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EF14E0" w14:textId="09945A49" w:rsidR="00684B80" w:rsidRPr="00FF597F" w:rsidRDefault="00684B80" w:rsidP="00684B80">
      <w:pPr>
        <w:pStyle w:val="Heading1"/>
        <w:rPr>
          <w:rFonts w:cs="Times New Roman"/>
        </w:rPr>
      </w:pPr>
      <w:r w:rsidRPr="00FF597F">
        <w:rPr>
          <w:rFonts w:cs="Times New Roman"/>
        </w:rPr>
        <w:t>Forensic Science Aff</w:t>
      </w:r>
      <w:r>
        <w:rPr>
          <w:rFonts w:cs="Times New Roman"/>
        </w:rPr>
        <w:t xml:space="preserve"> - GDI 2020</w:t>
      </w:r>
    </w:p>
    <w:p w14:paraId="6D00A552" w14:textId="32E06C10" w:rsidR="00684B80" w:rsidRDefault="00526041" w:rsidP="00526041">
      <w:pPr>
        <w:pStyle w:val="Heading2"/>
      </w:pPr>
      <w:r>
        <w:lastRenderedPageBreak/>
        <w:t>1AC</w:t>
      </w:r>
    </w:p>
    <w:p w14:paraId="275120F4" w14:textId="3B88FB4C" w:rsidR="00526041" w:rsidRDefault="00526041" w:rsidP="00526041">
      <w:pPr>
        <w:pStyle w:val="Heading3"/>
      </w:pPr>
      <w:r>
        <w:lastRenderedPageBreak/>
        <w:t xml:space="preserve">1AC </w:t>
      </w:r>
      <w:r>
        <w:t xml:space="preserve">Advantage - </w:t>
      </w:r>
      <w:r>
        <w:t xml:space="preserve">Wrongful Conviction </w:t>
      </w:r>
    </w:p>
    <w:p w14:paraId="582746E2" w14:textId="77777777" w:rsidR="004E6816" w:rsidRDefault="00526041" w:rsidP="00526041">
      <w:pPr>
        <w:pStyle w:val="Heading4"/>
        <w:rPr>
          <w:rFonts w:cs="Times New Roman"/>
        </w:rPr>
      </w:pPr>
      <w:r w:rsidRPr="00FF597F">
        <w:rPr>
          <w:rFonts w:cs="Times New Roman"/>
        </w:rPr>
        <w:t xml:space="preserve">Lack of oversight and regulations of forensic science </w:t>
      </w:r>
      <w:r w:rsidR="004E6816">
        <w:rPr>
          <w:rFonts w:cs="Times New Roman"/>
        </w:rPr>
        <w:t xml:space="preserve">goes unchallenged following the Trump administration’s shut down of the National Commission on Forensic Science. </w:t>
      </w:r>
    </w:p>
    <w:p w14:paraId="6E69F858" w14:textId="3F203EA7" w:rsidR="00526041" w:rsidRPr="00FF597F" w:rsidRDefault="004E6816" w:rsidP="00526041">
      <w:pPr>
        <w:pStyle w:val="Heading4"/>
        <w:rPr>
          <w:rFonts w:cs="Times New Roman"/>
        </w:rPr>
      </w:pPr>
      <w:r>
        <w:rPr>
          <w:rFonts w:cs="Times New Roman"/>
        </w:rPr>
        <w:t xml:space="preserve">Absent a national independent oversight board </w:t>
      </w:r>
      <w:r w:rsidR="00526041" w:rsidRPr="00FF597F">
        <w:rPr>
          <w:rFonts w:cs="Times New Roman"/>
        </w:rPr>
        <w:t xml:space="preserve">wrongful convictions </w:t>
      </w:r>
      <w:r>
        <w:rPr>
          <w:rFonts w:cs="Times New Roman"/>
        </w:rPr>
        <w:t xml:space="preserve">are rampant </w:t>
      </w:r>
      <w:r w:rsidR="00526041" w:rsidRPr="00FF597F">
        <w:rPr>
          <w:rFonts w:cs="Times New Roman"/>
        </w:rPr>
        <w:t>– governments have an obligation to be diligent when liberty is on the line</w:t>
      </w:r>
    </w:p>
    <w:p w14:paraId="726941A6" w14:textId="77777777" w:rsidR="00526041" w:rsidRPr="00FF597F" w:rsidRDefault="00526041" w:rsidP="00526041">
      <w:pPr>
        <w:rPr>
          <w:rStyle w:val="Style13ptBold"/>
        </w:rPr>
      </w:pPr>
      <w:r w:rsidRPr="00FF597F">
        <w:rPr>
          <w:rStyle w:val="Style13ptBold"/>
        </w:rPr>
        <w:t>Henry, Montclair State Justice Studies Professor, 19</w:t>
      </w:r>
    </w:p>
    <w:p w14:paraId="4B087CE8" w14:textId="77777777" w:rsidR="00526041" w:rsidRPr="00FF597F" w:rsidRDefault="00526041" w:rsidP="00526041">
      <w:r w:rsidRPr="00FF597F">
        <w:t xml:space="preserve">(Jessica is an Associate Professor, Department of Justice Studies, Montclair State University "How corruption in forensic science is harming the criminal justice system," Conversation, </w:t>
      </w:r>
      <w:hyperlink r:id="rId5" w:history="1">
        <w:r w:rsidRPr="00FF597F">
          <w:rPr>
            <w:rStyle w:val="Hyperlink"/>
          </w:rPr>
          <w:t>https://theconversation.com/how-corruption-in-forensic-science-is-harming-the-criminal-justice-system-108975 /Accessed 6-23-2020/</w:t>
        </w:r>
      </w:hyperlink>
      <w:r w:rsidRPr="00FF597F">
        <w:t>WY)</w:t>
      </w:r>
    </w:p>
    <w:p w14:paraId="1FACB703" w14:textId="77777777" w:rsidR="00526041" w:rsidRPr="00FF597F" w:rsidRDefault="00526041" w:rsidP="00526041">
      <w:r w:rsidRPr="00FF597F">
        <w:t>But it’s not just in New Jersey.</w:t>
      </w:r>
      <w:r w:rsidRPr="00FF597F">
        <w:rPr>
          <w:rStyle w:val="StyleUnderline"/>
        </w:rPr>
        <w:t xml:space="preserve"> Around the nation, corruption and misconduct by forensic experts have led to the reversal of thousands of criminal convictions. In Massachusetts, Annie Dookhan, a forensic lab scientist, was arrested in 2012 after admitting that she falsified drug tests in nearly 24,000 cases; </w:t>
      </w:r>
      <w:r w:rsidRPr="00FF597F">
        <w:t>most of the Dookhan convictions were eventually dismissed. Months later, in a different Massachusetts crime lab</w:t>
      </w:r>
      <w:r w:rsidRPr="00FF597F">
        <w:rPr>
          <w:rStyle w:val="StyleUnderline"/>
        </w:rPr>
        <w:t>, Sonya Farak, a forensic scientist who both tested drugs and illegally used them, falsified lab results in thousands of cases; 11,000 convictions were dismissed after her misconduct was uncovered</w:t>
      </w:r>
      <w:r w:rsidRPr="00FF597F">
        <w:t>. Dookhan pleaded guilty to a range of crimes relating to the falsification of tests. She was sentenced to three to five years in prison. Farak also pleaded guilty and was sentenced to 18 months in prison.</w:t>
      </w:r>
    </w:p>
    <w:p w14:paraId="3FF5A2B1" w14:textId="77777777" w:rsidR="00526041" w:rsidRPr="00FF597F" w:rsidRDefault="00526041" w:rsidP="00526041">
      <w:r w:rsidRPr="00FF597F">
        <w:t>In Oregon, Nika Larsen altered drug evidence and stole controlled substances from her lab, requiring review of more than 2,500 cases. In 2018, Ana Romero from El Paso, Texas, was accused of falsifying test results for alcohol samples, causing the wrongful conviction of 22 people. John Salvador, a scientist who worked in a different lab in Texas, was accused of falsifying drug test results, impacting thousands of cases.</w:t>
      </w:r>
    </w:p>
    <w:p w14:paraId="4D6F2768" w14:textId="77777777" w:rsidR="00526041" w:rsidRPr="00FF597F" w:rsidRDefault="00526041" w:rsidP="00526041">
      <w:r w:rsidRPr="00FF597F">
        <w:t>Lack of oversight The accuracy of fingerprinting is sometimes called into question.</w:t>
      </w:r>
    </w:p>
    <w:p w14:paraId="3C47A915" w14:textId="77777777" w:rsidR="00526041" w:rsidRPr="00FF597F" w:rsidRDefault="00526041" w:rsidP="00526041">
      <w:pPr>
        <w:rPr>
          <w:rStyle w:val="StyleUnderline"/>
        </w:rPr>
      </w:pPr>
      <w:r w:rsidRPr="00FF597F">
        <w:rPr>
          <w:rStyle w:val="StyleUnderline"/>
        </w:rPr>
        <w:t>When the people in charge of forensic testing engage in misconduct</w:t>
      </w:r>
      <w:r w:rsidRPr="00FF597F">
        <w:t xml:space="preserve">, </w:t>
      </w:r>
      <w:r w:rsidRPr="00FF597F">
        <w:rPr>
          <w:rStyle w:val="StyleUnderline"/>
        </w:rPr>
        <w:t>the integrity of the entire system is challenged. Our criminal justice system relies on forensic scientists to tell the truth, because laypeople rely on their testimony and lack the expertise to detect their lies. When the system goes awry, guilty people go free, innocent people are wrongly convicted, confidence in the criminal justice system is shaken, and taxpayers carry the significant financial burden of cleaning up the mess left behind.</w:t>
      </w:r>
    </w:p>
    <w:p w14:paraId="242E5E7A" w14:textId="77777777" w:rsidR="00526041" w:rsidRPr="00FF597F" w:rsidRDefault="00526041" w:rsidP="00526041">
      <w:pPr>
        <w:rPr>
          <w:rStyle w:val="StyleUnderline"/>
        </w:rPr>
      </w:pPr>
      <w:r w:rsidRPr="00FF597F">
        <w:rPr>
          <w:rStyle w:val="StyleUnderline"/>
        </w:rPr>
        <w:t>There are plenty of reasons for forensic misconduct: Career advancement, laziness and greed are only part of the story. But there is also the reality that many crime labs lack proper oversight, and that it is rare for misconduct to be uncovered. In the scandals above, the science itself was not the issue – although the reliability of various forensic science techniques, from fingerprint matching to bite mark analysis have been challenged</w:t>
      </w:r>
      <w:r w:rsidRPr="00FF597F">
        <w:t xml:space="preserve"> </w:t>
      </w:r>
      <w:r w:rsidRPr="00FF597F">
        <w:rPr>
          <w:rStyle w:val="StyleUnderline"/>
        </w:rPr>
        <w:t>– but rather it was that so-called experts did not properly do their jobs.</w:t>
      </w:r>
    </w:p>
    <w:p w14:paraId="21EB2B9D" w14:textId="77777777" w:rsidR="00526041" w:rsidRPr="00FF597F" w:rsidRDefault="00526041" w:rsidP="00526041">
      <w:r w:rsidRPr="00FF597F">
        <w:rPr>
          <w:rStyle w:val="StyleUnderline"/>
        </w:rPr>
        <w:t>And no one initially noticed. The certification of scientists within crime labs varies widely, as do the levels of active supervision</w:t>
      </w:r>
      <w:r w:rsidRPr="00FF597F">
        <w:t>. In Massachusetts, for instance, Dookhan’s prodigious productivity went unchecked, even though the sheer volume of tests she claimed to have performed should have raised red flags, had anyone been looking. In New Jersey, Dennis’ failure to calibrate the Alocotest machines went undetected for years.</w:t>
      </w:r>
    </w:p>
    <w:p w14:paraId="55F4EFD7" w14:textId="77777777" w:rsidR="00526041" w:rsidRPr="00FF597F" w:rsidRDefault="00526041" w:rsidP="00526041">
      <w:r w:rsidRPr="00FF597F">
        <w:rPr>
          <w:rStyle w:val="StyleUnderline"/>
        </w:rPr>
        <w:lastRenderedPageBreak/>
        <w:t>The absence of oversight in forensic science should be cause for alarm</w:t>
      </w:r>
      <w:r w:rsidRPr="00FF597F">
        <w:t xml:space="preserve">. In 2009, </w:t>
      </w:r>
      <w:r w:rsidRPr="00FF597F">
        <w:rPr>
          <w:rStyle w:val="StyleUnderline"/>
        </w:rPr>
        <w:t>the</w:t>
      </w:r>
      <w:r w:rsidRPr="00FF597F">
        <w:t xml:space="preserve"> U.S. </w:t>
      </w:r>
      <w:r w:rsidRPr="00FF597F">
        <w:rPr>
          <w:rStyle w:val="StyleUnderline"/>
        </w:rPr>
        <w:t>National Research Counci</w:t>
      </w:r>
      <w:r w:rsidRPr="00FF597F">
        <w:t xml:space="preserve">l issued a scathing report calling into question forensic practices around the country. It </w:t>
      </w:r>
      <w:r w:rsidRPr="00FF597F">
        <w:rPr>
          <w:rStyle w:val="StyleUnderline"/>
        </w:rPr>
        <w:t>noted</w:t>
      </w:r>
      <w:r w:rsidRPr="00FF597F">
        <w:t xml:space="preserve"> the </w:t>
      </w:r>
      <w:r w:rsidRPr="00FF597F">
        <w:rPr>
          <w:rStyle w:val="StyleUnderline"/>
        </w:rPr>
        <w:t>lack of accreditation for crimes labs and the need for certification of forensic scientists</w:t>
      </w:r>
      <w:r w:rsidRPr="00FF597F">
        <w:t xml:space="preserve">. It also </w:t>
      </w:r>
      <w:r w:rsidRPr="00FF597F">
        <w:rPr>
          <w:rStyle w:val="StyleUnderline"/>
        </w:rPr>
        <w:t>called for crime labs to be removed from the purview of law enforcement agencies into independent entities</w:t>
      </w:r>
      <w:r w:rsidRPr="00FF597F">
        <w:t xml:space="preserve"> to enable more objective testing outcomes. In a 2016 report, the U.S. President’s Council of Advisors on Science and Technology echoed these concerns and called for an independent oversight commission for forensic laboratories around the country.</w:t>
      </w:r>
    </w:p>
    <w:p w14:paraId="30A1E1B9" w14:textId="77777777" w:rsidR="00526041" w:rsidRPr="00FF597F" w:rsidRDefault="00526041" w:rsidP="00526041">
      <w:pPr>
        <w:rPr>
          <w:u w:val="single"/>
        </w:rPr>
      </w:pPr>
      <w:r w:rsidRPr="00FF597F">
        <w:rPr>
          <w:rStyle w:val="StyleUnderline"/>
        </w:rPr>
        <w:t>Yet, in 2017, just as forensic reform was picking up momentum,</w:t>
      </w:r>
      <w:r w:rsidRPr="00FF597F">
        <w:t xml:space="preserve"> </w:t>
      </w:r>
      <w:r w:rsidRPr="00FF597F">
        <w:rPr>
          <w:u w:val="single"/>
        </w:rPr>
        <w:t>then-U.S. Attorney General Jeff Sessions shut down the National Commission on Forensic Science. A national independent oversight board has yet to be created.</w:t>
      </w:r>
    </w:p>
    <w:p w14:paraId="4D5D4F25" w14:textId="77777777" w:rsidR="00526041" w:rsidRPr="00A0296C" w:rsidRDefault="00526041" w:rsidP="00526041">
      <w:pPr>
        <w:rPr>
          <w:rStyle w:val="StyleUnderline"/>
          <w:u w:val="none"/>
        </w:rPr>
      </w:pPr>
      <w:r w:rsidRPr="00FF597F">
        <w:rPr>
          <w:u w:val="single"/>
        </w:rPr>
        <w:t xml:space="preserve">Misconduct may not ever be entirely preventable. But when life and liberty are on the line, as they are in every criminal case, </w:t>
      </w:r>
      <w:r w:rsidRPr="00FF597F">
        <w:t>I’d argue that</w:t>
      </w:r>
      <w:r w:rsidRPr="00FF597F">
        <w:rPr>
          <w:u w:val="single"/>
        </w:rPr>
        <w:t xml:space="preserve"> states should be ever-diligent in adopting measures to identify and prevent forensic misconduct, and in ensuring reliability of forensic testing, analysis and results.</w:t>
      </w:r>
    </w:p>
    <w:p w14:paraId="0FB22F96" w14:textId="77777777" w:rsidR="00526041" w:rsidRPr="00FF597F" w:rsidRDefault="00526041" w:rsidP="00526041">
      <w:pPr>
        <w:pStyle w:val="Heading4"/>
        <w:rPr>
          <w:rFonts w:cs="Times New Roman"/>
        </w:rPr>
      </w:pPr>
      <w:r w:rsidRPr="00FF597F">
        <w:rPr>
          <w:rFonts w:cs="Times New Roman"/>
        </w:rPr>
        <w:t>The criminal justice system is the cornerstone of democracy, in turn meaning that wrongful convictions serve to undermine democracy and the fundamental building blocks of our country</w:t>
      </w:r>
    </w:p>
    <w:p w14:paraId="41D84B9C" w14:textId="77777777" w:rsidR="00526041" w:rsidRPr="00FF597F" w:rsidRDefault="00526041" w:rsidP="00526041">
      <w:pPr>
        <w:rPr>
          <w:rStyle w:val="Style13ptBold"/>
        </w:rPr>
      </w:pPr>
      <w:r w:rsidRPr="00FF597F">
        <w:rPr>
          <w:rStyle w:val="Style13ptBold"/>
        </w:rPr>
        <w:t>Furman, Clinical Professor of Law and Director of Clinical Programs at University of Colorado, 2003</w:t>
      </w:r>
    </w:p>
    <w:p w14:paraId="21D96967" w14:textId="77777777" w:rsidR="00526041" w:rsidRPr="00FF597F" w:rsidRDefault="00526041" w:rsidP="00526041">
      <w:pPr>
        <w:rPr>
          <w:rStyle w:val="Style13ptBold"/>
          <w:sz w:val="20"/>
          <w:szCs w:val="16"/>
        </w:rPr>
      </w:pPr>
      <w:r w:rsidRPr="00FF597F">
        <w:rPr>
          <w:rStyle w:val="Style13ptBold"/>
          <w:b w:val="0"/>
          <w:bCs w:val="0"/>
          <w:sz w:val="20"/>
          <w:szCs w:val="16"/>
        </w:rPr>
        <w:t>[ H. Patrick, September 2003, The Colorado Lawyer, “</w:t>
      </w:r>
      <w:r w:rsidRPr="00FF597F">
        <w:rPr>
          <w:sz w:val="20"/>
          <w:szCs w:val="16"/>
        </w:rPr>
        <w:t xml:space="preserve">Wrongful Convictions and the Accuracy Of the Criminal Justice System”, </w:t>
      </w:r>
      <w:hyperlink r:id="rId6" w:history="1">
        <w:r w:rsidRPr="00FF597F">
          <w:rPr>
            <w:rStyle w:val="Hyperlink"/>
            <w:sz w:val="20"/>
            <w:szCs w:val="16"/>
          </w:rPr>
          <w:t>https://scholar.law.colorado.edu/cgi/viewcontent.cgi?article=1509&amp;context=articles</w:t>
        </w:r>
      </w:hyperlink>
      <w:r w:rsidRPr="00FF597F">
        <w:rPr>
          <w:sz w:val="20"/>
          <w:szCs w:val="16"/>
        </w:rPr>
        <w:t>, Accessed: 06/30/20, M.S.]</w:t>
      </w:r>
    </w:p>
    <w:p w14:paraId="2CAD6411" w14:textId="77777777" w:rsidR="00526041" w:rsidRPr="00FF597F" w:rsidRDefault="00526041" w:rsidP="00526041">
      <w:r w:rsidRPr="00FF597F">
        <w:t>CONCERN ABOUT WRONGFUL CONVICTIONS</w:t>
      </w:r>
    </w:p>
    <w:p w14:paraId="12E4BD3D" w14:textId="77777777" w:rsidR="00526041" w:rsidRPr="00FF597F" w:rsidRDefault="00526041" w:rsidP="00526041">
      <w:pPr>
        <w:ind w:firstLine="720"/>
        <w:rPr>
          <w:rStyle w:val="Emphasis"/>
        </w:rPr>
      </w:pPr>
      <w:r w:rsidRPr="00FF597F">
        <w:t xml:space="preserve">Wrongful convictions are a concern of prosecutors and defense lawyers, liberals and conservatives, lawyers and non-lawyers. The issue involves the accuracy in the justice system, and accuracy is a goal that is shared by everyone. It concerns anyone who cares about law enforcement and public safety. For every innocent person wrongfully convicted, a guilty person roams free. </w:t>
      </w:r>
      <w:r w:rsidRPr="00FF597F">
        <w:rPr>
          <w:rStyle w:val="Emphasis"/>
        </w:rPr>
        <w:t>Indeed, because the justice system is one of the cornerstones of democracy, it is not an overstatement to say that wrongful convictions concern anyone who cares about a democratic society.</w:t>
      </w:r>
    </w:p>
    <w:p w14:paraId="6C3C9790" w14:textId="77777777" w:rsidR="00526041" w:rsidRPr="00FF597F" w:rsidRDefault="00526041" w:rsidP="00526041">
      <w:pPr>
        <w:ind w:firstLine="720"/>
      </w:pPr>
      <w:r w:rsidRPr="00FF597F">
        <w:t>A criminal justice system should be fair to all: wealth, race, and social status should not affect the administration of justice. American constitutional history is replete with cases addressing this promise. For example, Gideon v. Wainwright established the right to counsel, regardless of ability to pay;6 Thmey v. Ohio established the right of a defendant to a judge free of personal interest in the case;7 Brady v. Maryland established the right of a defendant to exculpatory information in the hands of the prosecution;8 and Batson v. Kentucky barred the improper use of race injury selection.9 Decisions like these breathe life into the principle that no one shall be denied life or liberty without due process of law and that all persons are entitled to the equal protection of the law.</w:t>
      </w:r>
    </w:p>
    <w:p w14:paraId="6B8F5750" w14:textId="77777777" w:rsidR="00526041" w:rsidRPr="00FF597F" w:rsidRDefault="00526041" w:rsidP="00526041">
      <w:pPr>
        <w:ind w:firstLine="720"/>
      </w:pPr>
      <w:r w:rsidRPr="00FF597F">
        <w:rPr>
          <w:rStyle w:val="Emphasis"/>
        </w:rPr>
        <w:t xml:space="preserve">Even more fundamental is the principle that no justice system can operate fairly unless it can accurately determine guilt and innocence. The accuracy of the criminal justice system has been called </w:t>
      </w:r>
      <w:r w:rsidRPr="00FF597F">
        <w:rPr>
          <w:rStyle w:val="Emphasis"/>
        </w:rPr>
        <w:lastRenderedPageBreak/>
        <w:t>into question in recent years by revelations, often generated by new DNA investigative techniques, of innocent people across the country in prisons and even on death rows</w:t>
      </w:r>
      <w:r w:rsidRPr="00FF597F">
        <w:t>.</w:t>
      </w:r>
    </w:p>
    <w:p w14:paraId="75157665" w14:textId="77777777" w:rsidR="00526041" w:rsidRPr="00FF597F" w:rsidRDefault="00526041" w:rsidP="00526041">
      <w:r w:rsidRPr="00FF597F">
        <w:t>THE FREQUENCY OF WRONGFUL CONVICTIONS</w:t>
      </w:r>
    </w:p>
    <w:p w14:paraId="536BF4E8" w14:textId="77777777" w:rsidR="00526041" w:rsidRPr="00FF597F" w:rsidRDefault="00526041" w:rsidP="00526041">
      <w:pPr>
        <w:ind w:firstLine="720"/>
      </w:pPr>
      <w:r w:rsidRPr="00FF597F">
        <w:t>It is impossible, given the state of current knowledge, to determine precisely how many innocent people have been wrongfully convicted. A Harris Poll of Americans taken in 2000 revealed that 94 percent of those surveyed believed that innocent people are sometimes convicted of murder, and estimated that this happens 13 percent of the time. 10 Results of surveys of participants in the Ohio criminal justice system and of attorneys general across the United States were reported in a 1996 book in which the authors concluded that the best estimate of wrongful convictions from these respondents was 0.5 percent.1 1 In January 2003, it was reported that at least 13 of the 167 inmates on death row in Illinois (approximately 8 percent) were innocent. This first led to a moratorium on the death penalty, next to a major study of capital punishment in Illinois, and then to the commutation of all remaining death sentences to life imprisonment. 12</w:t>
      </w:r>
    </w:p>
    <w:p w14:paraId="6F9F37A1" w14:textId="77777777" w:rsidR="00526041" w:rsidRPr="00FF597F" w:rsidRDefault="00526041" w:rsidP="00526041">
      <w:pPr>
        <w:ind w:firstLine="720"/>
      </w:pPr>
      <w:r w:rsidRPr="00FF597F">
        <w:rPr>
          <w:rStyle w:val="Emphasis"/>
        </w:rPr>
        <w:t>The question of wrongful convictions in capital cases has been studied more than the question of wrongful convictions generally</w:t>
      </w:r>
      <w:r w:rsidRPr="00FF597F">
        <w:t>. Error rates in capital cases may be higher or lower than error rates in other cases, but there is no obvious reason to assume that the error rates are significantly different. A 1987 study of potentially capital cases-cases in which the death penalty was, or could have been, sought-attempted to determine the reasons for such errors. This study found 350 cases of wrongful convictions in America between 1900 and 1984.13 Research into the appellate treatment of death penalty cases has indicated that as many as two-thirds of the death sentences imposed in American trial courts have been reversed by appellate courts, although only a fraction of these reversals was based on findings of actual innocence.14</w:t>
      </w:r>
    </w:p>
    <w:p w14:paraId="4A26030A" w14:textId="77777777" w:rsidR="00526041" w:rsidRPr="00FF597F" w:rsidRDefault="00526041" w:rsidP="00526041">
      <w:pPr>
        <w:ind w:firstLine="720"/>
      </w:pPr>
      <w:r w:rsidRPr="00FF597F">
        <w:rPr>
          <w:rStyle w:val="Emphasis"/>
        </w:rPr>
        <w:t>If the general public's estimate of a 13 percent error rate in murder convictions is applied to the total number of serious crimes (the FBI's so-called "index crimes") for which there is a conviction, the number of wrongful convictions is more than 200,000</w:t>
      </w:r>
      <w:r w:rsidRPr="00FF597F">
        <w:t xml:space="preserve">. Even if the most conservative estimate, that 99.5 percent of convictions are valid, 7,700 innocent people were convicted of serious crimes in the year 2000.15 Applying the Illinois death row error rate of 8 percent yields more than 123,000 wrongful convictions. Clearly, no system will ever be perfect, and a 99.5 percent accuracy rate would be an admirable achievement. Some commentators have argued that errors are inevitable and, even in capital cases, acceptable.16 Others would argue that the wrongful conviction of 7,700 people-much less, 123,000 people-is simply unacceptable. Still others question the accuracy of any of these error rates. </w:t>
      </w:r>
      <w:r w:rsidRPr="00FF597F">
        <w:rPr>
          <w:rStyle w:val="Emphasis"/>
        </w:rPr>
        <w:t>However, regardless of how the accuracy rate is viewed, or how the trade-offs between the need to convict the guilty and the need to exonerate the innocent are balanced, most would agree that reasonable steps can be taken to improve accuracy in the criminal justice system</w:t>
      </w:r>
      <w:r w:rsidRPr="00FF597F">
        <w:t>.</w:t>
      </w:r>
    </w:p>
    <w:p w14:paraId="2F4F71AC" w14:textId="77777777" w:rsidR="00526041" w:rsidRPr="00FF597F" w:rsidRDefault="00526041" w:rsidP="00526041">
      <w:pPr>
        <w:pStyle w:val="Heading4"/>
        <w:rPr>
          <w:rFonts w:cs="Times New Roman"/>
        </w:rPr>
      </w:pPr>
      <w:r w:rsidRPr="00FF597F">
        <w:rPr>
          <w:rFonts w:cs="Times New Roman"/>
        </w:rPr>
        <w:t>Lack of US commitment to Democracy triggers authoritarianism</w:t>
      </w:r>
    </w:p>
    <w:p w14:paraId="15C8A190" w14:textId="77777777" w:rsidR="00526041" w:rsidRPr="00FF597F" w:rsidRDefault="00526041" w:rsidP="00526041">
      <w:r w:rsidRPr="00FF597F">
        <w:rPr>
          <w:rStyle w:val="Heading4Char"/>
          <w:rFonts w:cs="Times New Roman"/>
        </w:rPr>
        <w:t>Gunitsky, associate professor of political science</w:t>
      </w:r>
      <w:r w:rsidRPr="00FF597F">
        <w:t xml:space="preserve"> </w:t>
      </w:r>
      <w:r w:rsidRPr="00FF597F">
        <w:rPr>
          <w:rStyle w:val="Heading4Char"/>
          <w:rFonts w:cs="Times New Roman"/>
        </w:rPr>
        <w:t>18</w:t>
      </w:r>
      <w:r w:rsidRPr="00FF597F">
        <w:t xml:space="preserve"> (Seva, “Democracy’s Future: Riding the Hegemonic Wave”, 116-117, </w:t>
      </w:r>
      <w:hyperlink r:id="rId7" w:history="1">
        <w:r w:rsidRPr="00FF597F">
          <w:rPr>
            <w:rStyle w:val="Hyperlink"/>
          </w:rPr>
          <w:t>https://www.tandfonline.com/doi/pdf/10.1080/0163660X.2018.1484233?needAccess=true</w:t>
        </w:r>
      </w:hyperlink>
      <w:r w:rsidRPr="00FF597F">
        <w:t>, accessed 7-12-18, J.B)</w:t>
      </w:r>
    </w:p>
    <w:p w14:paraId="4CEACF21" w14:textId="77777777" w:rsidR="00526041" w:rsidRPr="00FF597F" w:rsidRDefault="00526041" w:rsidP="00526041">
      <w:r w:rsidRPr="00FF597F">
        <w:rPr>
          <w:rStyle w:val="StyleUnderline"/>
        </w:rPr>
        <w:t>What does the looming presence of these waves, both democratic and nondemocratic, tell us about the nature of domestic reforms? And what can it reveal about the forces that undermine democracy?</w:t>
      </w:r>
      <w:r w:rsidRPr="00FF597F">
        <w:t xml:space="preserve"> After </w:t>
      </w:r>
      <w:r w:rsidRPr="00FF597F">
        <w:lastRenderedPageBreak/>
        <w:t>all, a number of powerful theories have been put forward to explain the causes of democratization. Many of these, however, focus on some element of the country’s internal environment that can help or hinder reforms—economic development, class relations, or civil society, to name just a few. These domestic explanations cannot tell us much about waves of regime change, which by definition defy and transcend national influences. Understanding the sources of these waves—and the causes of their demise—requires stepping outside the state and focusing on the international system as a whole.</w:t>
      </w:r>
    </w:p>
    <w:p w14:paraId="6718F935" w14:textId="77777777" w:rsidR="00526041" w:rsidRPr="00FF597F" w:rsidRDefault="00526041" w:rsidP="00526041">
      <w:pPr>
        <w:rPr>
          <w:rStyle w:val="StyleUnderline"/>
        </w:rPr>
      </w:pPr>
      <w:r w:rsidRPr="00FF597F">
        <w:rPr>
          <w:rStyle w:val="StyleUnderline"/>
        </w:rPr>
        <w:t>Once we do so, we see that the success and failure of democracy has hinged not only on domestic developments but on repeated transformations of the international system. Namely, the abrupt rise and fall of great powers has repeatedly led to intense and sweeping waves of domestic reforms, both toward and away from democracy. These hegemonic shocks, or the outcomes of tectonic clashes between great powers, create cascades of domestic reforms that repeatedly sweep across borders and deeply alter the paths of state development.</w:t>
      </w:r>
    </w:p>
    <w:p w14:paraId="441D4663" w14:textId="77777777" w:rsidR="00526041" w:rsidRPr="00FF597F" w:rsidRDefault="00526041" w:rsidP="00526041">
      <w:pPr>
        <w:rPr>
          <w:rStyle w:val="StyleUnderline"/>
        </w:rPr>
      </w:pPr>
      <w:r w:rsidRPr="00FF597F">
        <w:rPr>
          <w:rStyle w:val="StyleUnderline"/>
        </w:rPr>
        <w:t>In the twentieth century, the two World Wars, the Great Depression, and the Soviet collapse each produced global waves of reform that predictably reflected the changing structure of hegemonic power.3 In not just the democratic waves that followed World War I and the Soviet collapse, but also in the fascist wave of the 1930s and the twin waves toward democracy and communism after World War II, shifts in the distribution of hegemonic power produced bursts of reform that influenced many states around the world.</w:t>
      </w:r>
    </w:p>
    <w:p w14:paraId="32221F87" w14:textId="77777777" w:rsidR="00526041" w:rsidRPr="00FF597F" w:rsidRDefault="00526041" w:rsidP="00526041">
      <w:r w:rsidRPr="00FF597F">
        <w:t>What does this mean for how we think about the evolution of democracy? First and most broadly, it suggests that domestic change during the twentieth century often cannot be explained by the specifics of local revolts from below or elite concessions from above. Instead, contention was often embedded in a broader global process—a decadeslong confrontation between hegemonic rivals who embodied and promoted competing regime types. In this way, domestic party realignments and coalitional shifts often became reflections of broader geopolitical dynamics rather than of internal forces or party intrigues. Transformations of the international system, not just the internal attributes of states, have been major and often under-examined drivers of globe-spanning regime change.</w:t>
      </w:r>
    </w:p>
    <w:p w14:paraId="62205688" w14:textId="77777777" w:rsidR="00526041" w:rsidRPr="00FF597F" w:rsidRDefault="00526041" w:rsidP="00526041">
      <w:pPr>
        <w:rPr>
          <w:rStyle w:val="StyleUnderline"/>
        </w:rPr>
      </w:pPr>
      <w:r w:rsidRPr="00FF597F">
        <w:t xml:space="preserve">The relationship between the international and the domestic is often obscured by the vivid particularities of local reform—the despised tyrant, the crowds in public squares, the seemingly unique social forces and historical contingencies that shape each country’s institutional trajectory. </w:t>
      </w:r>
      <w:r w:rsidRPr="00FF597F">
        <w:rPr>
          <w:rStyle w:val="StyleUnderline"/>
        </w:rPr>
        <w:t>Yet, the aftermath of hegemonic shocks created powerful incentives for domestic reform even in countries that had little to do with the great powers themselves</w:t>
      </w:r>
      <w:r w:rsidRPr="00FF597F">
        <w:t xml:space="preserve">. As a result, the evolution of modern democracy cannot be completely understood without taking into account the effects of these systemic upheavals. </w:t>
      </w:r>
      <w:r w:rsidRPr="00FF597F">
        <w:rPr>
          <w:rStyle w:val="StyleUnderline"/>
        </w:rPr>
        <w:t>Hegemonic shocks not only altered the global hierarchy of leading states, but also shaped the wave-like spread and retreat of democracy and its rivals. The volatile evolution of democracy during the twentieth century has been closely linked to tectonic shifts in the structure of global power.</w:t>
      </w:r>
    </w:p>
    <w:p w14:paraId="0DA48D1B" w14:textId="77777777" w:rsidR="00526041" w:rsidRDefault="00526041" w:rsidP="00526041">
      <w:r w:rsidRPr="00FF597F">
        <w:rPr>
          <w:rStyle w:val="StyleUnderline"/>
        </w:rPr>
        <w:t>Second, looking at the history of democracy through the prism of hegemonic shocks suggests that moral appeal has never been sufficient for democracy’s success. Instead, democracy’s victory has relied on the outcomes of severe crises in which democratic great powers emerge triumphant</w:t>
      </w:r>
      <w:r w:rsidRPr="00FF597F">
        <w:t xml:space="preserve">. </w:t>
      </w:r>
      <w:r w:rsidRPr="00FF597F">
        <w:rPr>
          <w:rStyle w:val="StyleUnderline"/>
        </w:rPr>
        <w:t xml:space="preserve">When they do so, their victory appears natural and preordained. But when they fail to do so, as during the Great Depression, the tide of popular and elite opinion shifts just as readily and naturally against democratic institutions. The late interwar years witnessed a rapid hegemonic transition in which German power quickly matched and threatened to overtake a stagnant United States. </w:t>
      </w:r>
      <w:r w:rsidRPr="00FF597F">
        <w:t xml:space="preserve">The wave of institutional reforms of the 1930s </w:t>
      </w:r>
      <w:r w:rsidRPr="00FF597F">
        <w:lastRenderedPageBreak/>
        <w:t>closely followed the contours of this hegemonic shift. As the relative power of democratic regimes declined, democracy was increasingly seen as outdated, inefficient, and undesirable.</w:t>
      </w:r>
    </w:p>
    <w:p w14:paraId="7CC5F549" w14:textId="77777777" w:rsidR="00526041" w:rsidRDefault="00526041" w:rsidP="00526041">
      <w:pPr>
        <w:pStyle w:val="Heading4"/>
      </w:pPr>
      <w:r>
        <w:t>Authoritarian nations decimate their citizens quality of life and are more likely to go to war – we have a moral obligation to reject this.</w:t>
      </w:r>
    </w:p>
    <w:p w14:paraId="515FDF5D" w14:textId="77777777" w:rsidR="00526041" w:rsidRDefault="00526041" w:rsidP="00526041">
      <w:pPr>
        <w:rPr>
          <w:rStyle w:val="Style13ptBold"/>
        </w:rPr>
      </w:pPr>
      <w:r>
        <w:rPr>
          <w:rStyle w:val="Style13ptBold"/>
        </w:rPr>
        <w:t>Kasparov and Halvorssen, Human Rights Foundation Chair and Democracy Advocate 17</w:t>
      </w:r>
    </w:p>
    <w:p w14:paraId="6608D7B6" w14:textId="77777777" w:rsidR="00526041" w:rsidRPr="00013681" w:rsidRDefault="00526041" w:rsidP="00526041">
      <w:pPr>
        <w:pStyle w:val="ListParagraph"/>
        <w:numPr>
          <w:ilvl w:val="0"/>
          <w:numId w:val="17"/>
        </w:numPr>
        <w:rPr>
          <w:rStyle w:val="Style13ptBold"/>
          <w:b w:val="0"/>
          <w:bCs w:val="0"/>
          <w:sz w:val="24"/>
          <w:szCs w:val="18"/>
        </w:rPr>
      </w:pPr>
      <w:r>
        <w:rPr>
          <w:rStyle w:val="Style13ptBold"/>
          <w:b w:val="0"/>
          <w:bCs w:val="0"/>
          <w:sz w:val="24"/>
          <w:szCs w:val="18"/>
        </w:rPr>
        <w:t>Kasporov was also a former chess world champion, which is so cool tbh</w:t>
      </w:r>
    </w:p>
    <w:p w14:paraId="7C4854A7" w14:textId="77777777" w:rsidR="00526041" w:rsidRPr="00CF2696" w:rsidRDefault="00526041" w:rsidP="00526041">
      <w:pPr>
        <w:rPr>
          <w:sz w:val="24"/>
          <w:szCs w:val="20"/>
        </w:rPr>
      </w:pPr>
      <w:r>
        <w:rPr>
          <w:sz w:val="24"/>
          <w:szCs w:val="20"/>
        </w:rPr>
        <w:t xml:space="preserve">(Garry and Thor, 2/13/17, </w:t>
      </w:r>
      <w:r>
        <w:rPr>
          <w:i/>
          <w:iCs/>
          <w:sz w:val="24"/>
          <w:szCs w:val="20"/>
        </w:rPr>
        <w:t xml:space="preserve">The Washington Post, </w:t>
      </w:r>
      <w:r>
        <w:rPr>
          <w:sz w:val="24"/>
          <w:szCs w:val="20"/>
        </w:rPr>
        <w:t xml:space="preserve">“Why the rise of authoritarianism is a global catastrophe”, </w:t>
      </w:r>
      <w:hyperlink r:id="rId8" w:history="1">
        <w:r w:rsidRPr="00E41B1B">
          <w:rPr>
            <w:rStyle w:val="Hyperlink"/>
            <w:sz w:val="24"/>
            <w:szCs w:val="20"/>
          </w:rPr>
          <w:t>https://www.washingtonpost.com/news/democracy-post/wp/2017/02/13/why-the-rise-of-authoritarianism-is-a-global-catastrophe/</w:t>
        </w:r>
      </w:hyperlink>
      <w:r>
        <w:rPr>
          <w:sz w:val="24"/>
          <w:szCs w:val="20"/>
        </w:rPr>
        <w:t>, accessed 7/7/20, zC)</w:t>
      </w:r>
    </w:p>
    <w:p w14:paraId="7DE48E50" w14:textId="77777777" w:rsidR="00526041" w:rsidRDefault="00526041" w:rsidP="00526041">
      <w:r w:rsidRPr="00CF2696">
        <w:rPr>
          <w:rStyle w:val="StyleUnderline"/>
        </w:rPr>
        <w:t>If injustice and oppression aren’t bad enough, authoritarian governments bear an enormous social cost.</w:t>
      </w:r>
      <w:r>
        <w:t xml:space="preserve"> </w:t>
      </w:r>
      <w:r w:rsidRPr="00CF2696">
        <w:rPr>
          <w:rStyle w:val="StyleUnderline"/>
        </w:rPr>
        <w:t xml:space="preserve">Dictator-led countries have higher rates of mental illness, lower levels of health and life expectancy, and, as Amartya Sen famously argued, higher susceptibility to famine. </w:t>
      </w:r>
      <w:r>
        <w:t xml:space="preserve">Their </w:t>
      </w:r>
      <w:r w:rsidRPr="00CF2696">
        <w:rPr>
          <w:rStyle w:val="StyleUnderline"/>
        </w:rPr>
        <w:t>citizens are less educated</w:t>
      </w:r>
      <w:r>
        <w:t xml:space="preserve"> and file fewer patents. In 2016, more patents were filed in France than in the entire Arab world — not because Arabs are less entrepreneurial than the French, but because nearly all of them live under stifling authoritarianism. Clearly, </w:t>
      </w:r>
      <w:r w:rsidRPr="00CF2696">
        <w:rPr>
          <w:rStyle w:val="StyleUnderline"/>
        </w:rPr>
        <w:t>the suppression of free expression and creativity has harmful effects on innovation and economic growth.</w:t>
      </w:r>
      <w:r>
        <w:t xml:space="preserve"> Citizens of free and open societies such as Germany, South Korea and Chile witness advances in business, science and technology that Belarusans, Burmese and Cubans can only dream of.</w:t>
      </w:r>
    </w:p>
    <w:p w14:paraId="443498CF" w14:textId="77777777" w:rsidR="00526041" w:rsidRPr="00CF2696" w:rsidRDefault="00526041" w:rsidP="00526041">
      <w:pPr>
        <w:rPr>
          <w:rStyle w:val="StyleUnderline"/>
        </w:rPr>
      </w:pPr>
      <w:r>
        <w:t xml:space="preserve">And consider that </w:t>
      </w:r>
      <w:r w:rsidRPr="00CF2696">
        <w:rPr>
          <w:rStyle w:val="Emphasis"/>
        </w:rPr>
        <w:t>free nations do not go to war with each other</w:t>
      </w:r>
      <w:r>
        <w:t xml:space="preserve">. </w:t>
      </w:r>
      <w:r w:rsidRPr="00CF2696">
        <w:rPr>
          <w:rStyle w:val="StyleUnderline"/>
        </w:rPr>
        <w:t>History has shown this to be the only ironclad law of political theory.</w:t>
      </w:r>
      <w:r>
        <w:t xml:space="preserve"> Meanwhile, </w:t>
      </w:r>
      <w:r w:rsidRPr="00CF2696">
        <w:rPr>
          <w:rStyle w:val="StyleUnderline"/>
        </w:rPr>
        <w:t>dictators are always at war, often with a foreign power and always with their own people. If you are worried about public health, poverty or peace, your mandate is clear: Oppose tyranny.</w:t>
      </w:r>
    </w:p>
    <w:p w14:paraId="30D71FE2" w14:textId="77777777" w:rsidR="00526041" w:rsidRPr="00CF2696" w:rsidRDefault="00526041" w:rsidP="00526041">
      <w:pPr>
        <w:rPr>
          <w:rStyle w:val="StyleUnderline"/>
        </w:rPr>
      </w:pPr>
      <w:r>
        <w:t xml:space="preserve">Tragically, </w:t>
      </w:r>
      <w:r w:rsidRPr="00CF2696">
        <w:rPr>
          <w:rStyle w:val="StyleUnderline"/>
        </w:rPr>
        <w:t>world institutions and organizations have failed to properly address authoritarianism. Western governments sometimes protest human rights violations in countries such as Russia, Iran, and North Korea — but routinely ignore them in places such as China and Saudi Arabia, in favor of upholding trade deals and security agreements.</w:t>
      </w:r>
      <w:r>
        <w:t xml:space="preserve"> </w:t>
      </w:r>
      <w:r w:rsidRPr="00CF2696">
        <w:rPr>
          <w:rStyle w:val="StyleUnderline"/>
        </w:rPr>
        <w:t>The United Nations, established to bring peace and justice to the world, includes Cuba, Egypt and Rwanda on its Human Rights Council. Here, a representative from a democracy carries the same legitimacy as a representative from a dictatorship.</w:t>
      </w:r>
      <w:r>
        <w:t xml:space="preserve"> One acts on behalf of its citizens, while the other acts to silence them. Between June 2006 and August 2015 </w:t>
      </w:r>
      <w:r w:rsidRPr="00CF2696">
        <w:rPr>
          <w:rStyle w:val="StyleUnderline"/>
        </w:rPr>
        <w:t>the Human Rights Council issued zero condemnations of repressive regimes in China, Cuba, Egypt, Russia, Saudi Arabia and Turkey.</w:t>
      </w:r>
    </w:p>
    <w:p w14:paraId="47EEDD0B" w14:textId="77777777" w:rsidR="00526041" w:rsidRPr="00CF2696" w:rsidRDefault="00526041" w:rsidP="00526041">
      <w:pPr>
        <w:rPr>
          <w:rStyle w:val="StyleUnderline"/>
        </w:rPr>
      </w:pPr>
      <w:r>
        <w:t xml:space="preserve">Despite the fact that </w:t>
      </w:r>
      <w:r w:rsidRPr="00CF2696">
        <w:rPr>
          <w:rStyle w:val="StyleUnderline"/>
        </w:rPr>
        <w:t>dictatorship is at the root of many global ills — poor health, failing education systems and global poverty among them</w:t>
      </w:r>
      <w:r>
        <w:t xml:space="preserve"> — authoritarianism is hardly ever addressed at major conferences worldwide. And no wonder: </w:t>
      </w:r>
      <w:r w:rsidRPr="00CF2696">
        <w:rPr>
          <w:rStyle w:val="StyleUnderline"/>
        </w:rPr>
        <w:t>Many, including the World Economic Forum and the now-defunct Clinton Global Initiative, receive ample funding from authoritarians. Few human rights groups focus exclusively on authoritarianism, and most establishment ones spend significant chunks of their budgets on criticizing democratic governments and their policies. Dictators are rarely in the spotlight.</w:t>
      </w:r>
    </w:p>
    <w:p w14:paraId="31A2D4D3" w14:textId="77777777" w:rsidR="00526041" w:rsidRPr="00CF2696" w:rsidRDefault="00526041" w:rsidP="00526041">
      <w:pPr>
        <w:rPr>
          <w:rStyle w:val="StyleUnderline"/>
        </w:rPr>
      </w:pPr>
      <w:r w:rsidRPr="00CF2696">
        <w:rPr>
          <w:rStyle w:val="Emphasis"/>
        </w:rPr>
        <w:lastRenderedPageBreak/>
        <w:t>The noble struggle against tyranny has fallen upon individual activists and dissidents living under authoritarian rule or working from exile</w:t>
      </w:r>
      <w:r>
        <w:t xml:space="preserve">. Citizen journalists Abdalaziz Alhamza and Meron Estefanos found that </w:t>
      </w:r>
      <w:r w:rsidRPr="00CF2696">
        <w:rPr>
          <w:rStyle w:val="StyleUnderline"/>
        </w:rPr>
        <w:t>few people in peaceful, free countries were interested in reporting on Syria and Eritrea, so they took it upon themselves to do so, despite the enormous danger this put them in. Hyeonseo Lee defected from North Korea to find that victims of sex trafficking in China are often abandoned and ignored, so she started pressuring the Chinese government herself.</w:t>
      </w:r>
      <w:r>
        <w:t xml:space="preserve"> When Rosa María Payá’s father, Cuban democracy leader Oswaldo Payá, died in mysterious circumstances in 2012, it fell to her to demand a formal investigation and fair treatment for dissidents in Cuba. </w:t>
      </w:r>
      <w:r w:rsidRPr="00CF2696">
        <w:rPr>
          <w:rStyle w:val="StyleUnderline"/>
        </w:rPr>
        <w:t>Such individuals are in constant need of support, because in their home countries there is no legal way to protest, no ACLU, no Washington Post and no opposition party to stand up for their rights.</w:t>
      </w:r>
    </w:p>
    <w:p w14:paraId="4ECB76B9" w14:textId="77777777" w:rsidR="00526041" w:rsidRDefault="00526041" w:rsidP="00526041">
      <w:pPr>
        <w:rPr>
          <w:rStyle w:val="StyleUnderline"/>
        </w:rPr>
      </w:pPr>
      <w:r w:rsidRPr="00CF2696">
        <w:rPr>
          <w:rStyle w:val="StyleUnderline"/>
        </w:rPr>
        <w:t>If authoritarianism and dictatorship are to be properly challenged — and if so many resulting crises, including military conflict, poverty and extremism, are to be addressed at their root cause — such dissidents need funding, strategic advice, technical training, attention and solidarity. To turn the tide against repression, people across all industries need to join the movement. Artists, entrepreneurs, technologists, investors, diplomats, students — no matter who you are, you can reach out to a civil society organization at risk and ask how you can help by using your knowledge, resources or skills.</w:t>
      </w:r>
    </w:p>
    <w:p w14:paraId="6E966967" w14:textId="77777777" w:rsidR="00526041" w:rsidRDefault="00526041" w:rsidP="00526041">
      <w:pPr>
        <w:rPr>
          <w:rStyle w:val="Emphasis"/>
        </w:rPr>
      </w:pPr>
      <w:r w:rsidRPr="00CF2696">
        <w:t xml:space="preserve">Today, authoritarians rule an increasingly large part of the globe, but the </w:t>
      </w:r>
      <w:r w:rsidRPr="00CF2696">
        <w:rPr>
          <w:rStyle w:val="StyleUnderline"/>
        </w:rPr>
        <w:t>leaders of the free world lack the motivation</w:t>
      </w:r>
      <w:r w:rsidRPr="00CF2696">
        <w:t xml:space="preserve"> and gumption to create a new U.N.-style League of Democracies. In the meantime, as individuals living in a free society, </w:t>
      </w:r>
      <w:r w:rsidRPr="00CF2696">
        <w:rPr>
          <w:rStyle w:val="Emphasis"/>
        </w:rPr>
        <w:t>we believe it is our moral obligation to take action to expose human rights violations and to use our freedom to help others achieve theirs.</w:t>
      </w:r>
    </w:p>
    <w:p w14:paraId="1B56783A" w14:textId="77777777" w:rsidR="00526041" w:rsidRPr="00A0296C" w:rsidRDefault="00526041" w:rsidP="00526041"/>
    <w:p w14:paraId="007D515A" w14:textId="6BA455EC" w:rsidR="00526041" w:rsidRPr="00895C6D" w:rsidRDefault="00526041" w:rsidP="00526041">
      <w:pPr>
        <w:pStyle w:val="Heading3"/>
      </w:pPr>
      <w:r>
        <w:lastRenderedPageBreak/>
        <w:t xml:space="preserve">1AC </w:t>
      </w:r>
      <w:r>
        <w:t>Advantage – Credibility</w:t>
      </w:r>
    </w:p>
    <w:p w14:paraId="62A68890" w14:textId="77777777" w:rsidR="00526041" w:rsidRPr="00C75B9E" w:rsidRDefault="00526041" w:rsidP="00526041"/>
    <w:p w14:paraId="29D1F639" w14:textId="77777777" w:rsidR="00526041" w:rsidRPr="00FF597F" w:rsidRDefault="00526041" w:rsidP="00526041">
      <w:pPr>
        <w:pStyle w:val="Heading4"/>
        <w:rPr>
          <w:rFonts w:cs="Times New Roman"/>
        </w:rPr>
      </w:pPr>
      <w:r>
        <w:rPr>
          <w:rFonts w:cs="Times New Roman"/>
        </w:rPr>
        <w:t>Absent independent oversight, flawed forensic science is collapsing the integrity of the entire system</w:t>
      </w:r>
    </w:p>
    <w:p w14:paraId="76DFBBF3" w14:textId="77777777" w:rsidR="00526041" w:rsidRPr="00FF597F" w:rsidRDefault="00526041" w:rsidP="00526041">
      <w:pPr>
        <w:rPr>
          <w:rStyle w:val="Style13ptBold"/>
        </w:rPr>
      </w:pPr>
      <w:r w:rsidRPr="00FF597F">
        <w:rPr>
          <w:rStyle w:val="Style13ptBold"/>
        </w:rPr>
        <w:t>Henry, Montclair Justice Studies Professor, 19</w:t>
      </w:r>
    </w:p>
    <w:p w14:paraId="003A51EB" w14:textId="77777777" w:rsidR="00526041" w:rsidRPr="00FF597F" w:rsidRDefault="00526041" w:rsidP="00526041">
      <w:pPr>
        <w:spacing w:after="0" w:line="240" w:lineRule="auto"/>
        <w:rPr>
          <w:sz w:val="24"/>
        </w:rPr>
      </w:pPr>
      <w:r w:rsidRPr="00FF597F">
        <w:t>(Jessica, January 25</w:t>
      </w:r>
      <w:r w:rsidRPr="00FF597F">
        <w:rPr>
          <w:vertAlign w:val="superscript"/>
        </w:rPr>
        <w:t>th</w:t>
      </w:r>
      <w:r w:rsidRPr="00FF597F">
        <w:t xml:space="preserve">, 2019, “How Corruption in Forensic Science is Harming the Criminal Justice System”, </w:t>
      </w:r>
      <w:hyperlink r:id="rId9" w:history="1">
        <w:r w:rsidRPr="00FF597F">
          <w:rPr>
            <w:rStyle w:val="Hyperlink"/>
          </w:rPr>
          <w:t>https://theconversation.com/how-corruption-in-forensic-science-is-harming-the-criminal-justice-system-108975</w:t>
        </w:r>
      </w:hyperlink>
      <w:r w:rsidRPr="00FF597F">
        <w:t>, accessed: 06/25/20, SS)</w:t>
      </w:r>
    </w:p>
    <w:p w14:paraId="58654291" w14:textId="77777777" w:rsidR="00526041" w:rsidRPr="00FF597F" w:rsidRDefault="00526041" w:rsidP="00526041">
      <w:pPr>
        <w:spacing w:after="0" w:line="240" w:lineRule="auto"/>
        <w:rPr>
          <w:sz w:val="24"/>
        </w:rPr>
      </w:pPr>
    </w:p>
    <w:p w14:paraId="3FB7963C" w14:textId="77777777" w:rsidR="00526041" w:rsidRPr="00FF597F" w:rsidRDefault="00526041" w:rsidP="00526041">
      <w:pPr>
        <w:rPr>
          <w:rStyle w:val="StyleUnderline"/>
        </w:rPr>
      </w:pPr>
      <w:r w:rsidRPr="00FF597F">
        <w:rPr>
          <w:rStyle w:val="StyleUnderline"/>
        </w:rPr>
        <w:t>When the people in charge of forensic testing engage in misconduct, the integrity of the entire system is challenged. Our criminal justice system relies on forensic scientists to tell the truth</w:t>
      </w:r>
      <w:r w:rsidRPr="00FF597F">
        <w:t xml:space="preserve">, because laypeople rely on their testimony and lack the expertise to detect their lies. </w:t>
      </w:r>
      <w:r w:rsidRPr="00FF597F">
        <w:rPr>
          <w:rStyle w:val="StyleUnderline"/>
        </w:rPr>
        <w:t>When the system goes awry, guilty people go free, innocent people are wrongly convicted, confidence in the criminal justice system is shaken, and taxpayers carry the significant financial burden of cleaning up the mess left behind.</w:t>
      </w:r>
    </w:p>
    <w:p w14:paraId="010B50B2" w14:textId="77777777" w:rsidR="00526041" w:rsidRPr="00FF597F" w:rsidRDefault="00526041" w:rsidP="00526041">
      <w:pPr>
        <w:rPr>
          <w:rStyle w:val="StyleUnderline"/>
        </w:rPr>
      </w:pPr>
      <w:r w:rsidRPr="005510DB">
        <w:rPr>
          <w:rStyle w:val="StyleUnderline"/>
        </w:rPr>
        <w:t xml:space="preserve">There are plenty of reasons for forensic misconduct: Career advancement, laziness and greed are only part of the story. But there is also the reality that many </w:t>
      </w:r>
      <w:hyperlink r:id="rId10" w:history="1">
        <w:r w:rsidRPr="005510DB">
          <w:rPr>
            <w:rStyle w:val="StyleUnderline"/>
          </w:rPr>
          <w:t>crime labs lack proper oversight</w:t>
        </w:r>
      </w:hyperlink>
      <w:r w:rsidRPr="005510DB">
        <w:rPr>
          <w:rStyle w:val="StyleUnderline"/>
        </w:rPr>
        <w:t xml:space="preserve">, and that it is rare for misconduct to be uncovered. </w:t>
      </w:r>
      <w:r w:rsidRPr="00FF597F">
        <w:rPr>
          <w:rStyle w:val="StyleUnderline"/>
        </w:rPr>
        <w:t xml:space="preserve">In the scandals above, the science itself was not the issue – although the reliability of various forensic science techniques, from fingerprint matching to </w:t>
      </w:r>
      <w:hyperlink r:id="rId11" w:history="1">
        <w:r w:rsidRPr="00FF597F">
          <w:rPr>
            <w:rStyle w:val="StyleUnderline"/>
          </w:rPr>
          <w:t>bite mark</w:t>
        </w:r>
      </w:hyperlink>
      <w:r w:rsidRPr="00FF597F">
        <w:rPr>
          <w:rStyle w:val="StyleUnderline"/>
        </w:rPr>
        <w:t xml:space="preserve"> analysis have been challenged – but rather it was that so-called experts did not properly do their jobs.</w:t>
      </w:r>
    </w:p>
    <w:p w14:paraId="2A23686D" w14:textId="77777777" w:rsidR="00526041" w:rsidRPr="00FF597F" w:rsidRDefault="00526041" w:rsidP="00526041">
      <w:r w:rsidRPr="00FF597F">
        <w:t>And no one initially noticed.</w:t>
      </w:r>
    </w:p>
    <w:p w14:paraId="2B69D413" w14:textId="77777777" w:rsidR="00526041" w:rsidRPr="00FF597F" w:rsidRDefault="00526041" w:rsidP="00526041">
      <w:r w:rsidRPr="00FF597F">
        <w:rPr>
          <w:rStyle w:val="StyleUnderline"/>
        </w:rPr>
        <w:t>The certification of scientists within crime labs varies widely, as do the levels of active supervision</w:t>
      </w:r>
      <w:r w:rsidRPr="00FF597F">
        <w:t xml:space="preserve">. In Massachusetts, for instance, Dookhan’s prodigious productivity went </w:t>
      </w:r>
      <w:hyperlink r:id="rId12" w:history="1">
        <w:r w:rsidRPr="00FF597F">
          <w:rPr>
            <w:rStyle w:val="Hyperlink"/>
          </w:rPr>
          <w:t>unchecked</w:t>
        </w:r>
      </w:hyperlink>
      <w:r w:rsidRPr="00FF597F">
        <w:t>, even though the sheer volume of tests she claimed to have performed should have raised red flags, had anyone been looking. In New Jersey, Dennis’ failure to calibrate the Alocotest machines went undetected for years.</w:t>
      </w:r>
    </w:p>
    <w:p w14:paraId="15F99DE8" w14:textId="77777777" w:rsidR="00526041" w:rsidRPr="00FF597F" w:rsidRDefault="00526041" w:rsidP="00526041">
      <w:pPr>
        <w:rPr>
          <w:rStyle w:val="StyleUnderline"/>
        </w:rPr>
      </w:pPr>
      <w:r w:rsidRPr="00FF597F">
        <w:rPr>
          <w:rStyle w:val="Emphasis"/>
        </w:rPr>
        <w:t>The absence of oversight in forensic science should be cause for alarm</w:t>
      </w:r>
      <w:r w:rsidRPr="00FF597F">
        <w:t xml:space="preserve">. </w:t>
      </w:r>
      <w:r w:rsidRPr="005510DB">
        <w:t xml:space="preserve">In 2009, </w:t>
      </w:r>
      <w:r w:rsidRPr="00F042A1">
        <w:rPr>
          <w:rStyle w:val="StyleUnderline"/>
        </w:rPr>
        <w:t xml:space="preserve">the U.S. National Research Council issued </w:t>
      </w:r>
      <w:hyperlink r:id="rId13" w:history="1">
        <w:r w:rsidRPr="00F042A1">
          <w:rPr>
            <w:rStyle w:val="StyleUnderline"/>
          </w:rPr>
          <w:t>a scathing report</w:t>
        </w:r>
      </w:hyperlink>
      <w:r w:rsidRPr="00F042A1">
        <w:rPr>
          <w:rStyle w:val="StyleUnderline"/>
        </w:rPr>
        <w:t xml:space="preserve"> calling into question forensic practices around the country</w:t>
      </w:r>
      <w:r w:rsidRPr="00FF597F">
        <w:t xml:space="preserve">. </w:t>
      </w:r>
      <w:r w:rsidRPr="00FF597F">
        <w:rPr>
          <w:rStyle w:val="StyleUnderline"/>
        </w:rPr>
        <w:t>It noted the lack of accreditation for crimes labs and the need for certification of forensic scientists.</w:t>
      </w:r>
      <w:r w:rsidRPr="00FF597F">
        <w:t xml:space="preserve"> </w:t>
      </w:r>
      <w:r w:rsidRPr="00FF597F">
        <w:rPr>
          <w:rStyle w:val="StyleUnderline"/>
        </w:rPr>
        <w:t>It also called for crime labs to be removed from the purview of law enforcement agencies into independent entities to enable more objective testing outcomes.</w:t>
      </w:r>
      <w:r w:rsidRPr="00FF597F">
        <w:t xml:space="preserve"> In a </w:t>
      </w:r>
      <w:hyperlink r:id="rId14" w:history="1">
        <w:r w:rsidRPr="00FF597F">
          <w:rPr>
            <w:rStyle w:val="Hyperlink"/>
          </w:rPr>
          <w:t>2016 report</w:t>
        </w:r>
      </w:hyperlink>
      <w:r w:rsidRPr="00FF597F">
        <w:t xml:space="preserve">, </w:t>
      </w:r>
      <w:r w:rsidRPr="00F042A1">
        <w:rPr>
          <w:rStyle w:val="StyleUnderline"/>
        </w:rPr>
        <w:t>the U.S. President’s Council of Advisors on Science and Technology echoed these concerns and</w:t>
      </w:r>
      <w:r w:rsidRPr="00FF597F">
        <w:t xml:space="preserve"> </w:t>
      </w:r>
      <w:r w:rsidRPr="00FF597F">
        <w:rPr>
          <w:rStyle w:val="StyleUnderline"/>
        </w:rPr>
        <w:t>called for an independent oversight commission for forensic laboratories around the country.</w:t>
      </w:r>
    </w:p>
    <w:p w14:paraId="242B8392" w14:textId="77777777" w:rsidR="00526041" w:rsidRPr="00FF597F" w:rsidRDefault="00526041" w:rsidP="00526041">
      <w:pPr>
        <w:rPr>
          <w:rStyle w:val="StyleUnderline"/>
        </w:rPr>
      </w:pPr>
      <w:r w:rsidRPr="00FF597F">
        <w:rPr>
          <w:rStyle w:val="StyleUnderline"/>
        </w:rPr>
        <w:t xml:space="preserve">Yet, in 2017, just as forensic reform was picking up momentum, then-U.S. Attorney General </w:t>
      </w:r>
      <w:hyperlink r:id="rId15" w:history="1">
        <w:r w:rsidRPr="00FF597F">
          <w:rPr>
            <w:rStyle w:val="StyleUnderline"/>
          </w:rPr>
          <w:t>Jeff Sessions shut down</w:t>
        </w:r>
      </w:hyperlink>
      <w:r w:rsidRPr="00FF597F">
        <w:rPr>
          <w:rStyle w:val="StyleUnderline"/>
        </w:rPr>
        <w:t xml:space="preserve"> the National Commission on Forensic Science. A national independent oversight board has yet to be created.</w:t>
      </w:r>
    </w:p>
    <w:p w14:paraId="34632F4D" w14:textId="77777777" w:rsidR="00526041" w:rsidRDefault="00526041" w:rsidP="00526041">
      <w:r w:rsidRPr="00FF597F">
        <w:t>Misconduct may not ever be entirely preventable. But when life and liberty are on the line, as they are in every criminal case, I’d argue that states should be ever-diligent in adopting measures to identify and prevent forensic misconduct, and in ensuring reliability of forensic testing, analysis and results.</w:t>
      </w:r>
    </w:p>
    <w:p w14:paraId="5C1A6218" w14:textId="77777777" w:rsidR="00526041" w:rsidRDefault="00526041" w:rsidP="00526041"/>
    <w:p w14:paraId="7B320EFD" w14:textId="77777777" w:rsidR="00526041" w:rsidRDefault="00526041" w:rsidP="00526041">
      <w:pPr>
        <w:pStyle w:val="Heading4"/>
      </w:pPr>
      <w:r>
        <w:lastRenderedPageBreak/>
        <w:t>Scenario 1 – Genocide</w:t>
      </w:r>
    </w:p>
    <w:p w14:paraId="4A760761" w14:textId="77777777" w:rsidR="00526041" w:rsidRPr="000528B6" w:rsidRDefault="00526041" w:rsidP="00526041">
      <w:pPr>
        <w:pStyle w:val="Heading4"/>
      </w:pPr>
      <w:r w:rsidRPr="000528B6">
        <w:t xml:space="preserve">Forensic </w:t>
      </w:r>
      <w:r>
        <w:t>credibility</w:t>
      </w:r>
      <w:r w:rsidRPr="000528B6">
        <w:t xml:space="preserve"> </w:t>
      </w:r>
      <w:r>
        <w:t>crucial</w:t>
      </w:r>
      <w:r w:rsidRPr="000528B6">
        <w:t xml:space="preserve"> to </w:t>
      </w:r>
      <w:r>
        <w:t>international just in addressing crimes against humanity, genocide, and war crimes</w:t>
      </w:r>
    </w:p>
    <w:p w14:paraId="2D05FDAA" w14:textId="77777777" w:rsidR="00526041" w:rsidRPr="00B834BD" w:rsidRDefault="00526041" w:rsidP="00526041">
      <w:pPr>
        <w:rPr>
          <w:rStyle w:val="Style13ptBold"/>
        </w:rPr>
      </w:pPr>
      <w:r w:rsidRPr="00B834BD">
        <w:rPr>
          <w:rStyle w:val="Style13ptBold"/>
        </w:rPr>
        <w:t>Klinker, Principal Academic in International Law Bournemouth University, 9</w:t>
      </w:r>
    </w:p>
    <w:p w14:paraId="59E12C09" w14:textId="77777777" w:rsidR="00526041" w:rsidRPr="000528B6" w:rsidRDefault="00526041" w:rsidP="00526041">
      <w:pPr>
        <w:rPr>
          <w:sz w:val="24"/>
        </w:rPr>
      </w:pPr>
      <w:r w:rsidRPr="000528B6">
        <w:rPr>
          <w:sz w:val="24"/>
        </w:rPr>
        <w:t xml:space="preserve">[Melanie, </w:t>
      </w:r>
      <w:r>
        <w:rPr>
          <w:sz w:val="24"/>
        </w:rPr>
        <w:t xml:space="preserve">Principal Investigator on a Global Challenges Research Fund project, teacher of teaches public international law, international criminal law and international human rights law, </w:t>
      </w:r>
      <w:r w:rsidRPr="000528B6">
        <w:rPr>
          <w:sz w:val="24"/>
        </w:rPr>
        <w:t>5/1/09, The International Journal of Evidence &amp; Proof, “Forensic science expertise for international criminal proceedings: an old problem, a new context and a pragmatic resolution”, Volume 13, Issue No. 2, p.103-104, MZK]</w:t>
      </w:r>
    </w:p>
    <w:p w14:paraId="2E6347D6" w14:textId="77777777" w:rsidR="00526041" w:rsidRDefault="00526041" w:rsidP="00526041">
      <w:pPr>
        <w:rPr>
          <w:sz w:val="24"/>
        </w:rPr>
      </w:pPr>
      <w:r w:rsidRPr="000528B6">
        <w:rPr>
          <w:sz w:val="24"/>
          <w:u w:val="single"/>
        </w:rPr>
        <w:t>Since the commencement of the trials at the International Criminal Tribunal for the Former Yugoslavia (ICTY),</w:t>
      </w:r>
      <w:r w:rsidRPr="000528B6">
        <w:rPr>
          <w:sz w:val="24"/>
        </w:rPr>
        <w:t xml:space="preserve"> </w:t>
      </w:r>
      <w:r w:rsidRPr="000528B6">
        <w:rPr>
          <w:sz w:val="24"/>
          <w:u w:val="single"/>
        </w:rPr>
        <w:t>the judges have heard numerous testimonies from expert witnesses</w:t>
      </w:r>
      <w:r w:rsidRPr="000528B6">
        <w:rPr>
          <w:sz w:val="24"/>
        </w:rPr>
        <w:t>. Expert witness testimonies during international criminal trials have been paramount, due to the complexity of cases adjudicated. Often, in order to establish whether the accused is guilty, the context, including political, military and historical information, needs to be explored. Thus, expert witnesses are asked to provide clarification on elements relevant to the trial that require specialist knowledge. ‘They are normally allowed to testify on issues about which the judges themselves, based on their personal knowledge and experience, cannot be expected to reach an opinion alone.’1 Introducing expert testimony can increase the complexity surrounding a case, yet simultaneously help reduce</w:t>
      </w:r>
      <w:r w:rsidRPr="0002165E">
        <w:rPr>
          <w:sz w:val="24"/>
        </w:rPr>
        <w:t xml:space="preserve"> that complexity to a level manageable by judicial fact-finders at the ICTY.</w:t>
      </w:r>
    </w:p>
    <w:p w14:paraId="31C7AC2B" w14:textId="77777777" w:rsidR="00526041" w:rsidRDefault="00526041" w:rsidP="00526041">
      <w:pPr>
        <w:rPr>
          <w:sz w:val="24"/>
        </w:rPr>
      </w:pPr>
      <w:r w:rsidRPr="0002165E">
        <w:rPr>
          <w:sz w:val="24"/>
        </w:rPr>
        <w:t xml:space="preserve">Expert witnesses are also called to testify about the particular crimes that are alleged in the proceedings. Forensic science investigations into mass graves have been a major activity within the ICTY’s Office of the Prosecutor, providing vital evidence from the crime scene in order to facilitate successful prosecution. Expert evidence regarding the exhumation of mass graves has been important for a number of trials, specifically those relating to the Srebrenica crimes in Bosnia and Herzegovina.2 Whilst </w:t>
      </w:r>
      <w:r w:rsidRPr="008A12E3">
        <w:rPr>
          <w:sz w:val="24"/>
          <w:u w:val="single"/>
        </w:rPr>
        <w:t>forensic science evidence from crime scenes</w:t>
      </w:r>
      <w:r w:rsidRPr="0002165E">
        <w:rPr>
          <w:sz w:val="24"/>
        </w:rPr>
        <w:t xml:space="preserve"> does not attempt to explain why certain crimes were committed, it </w:t>
      </w:r>
      <w:r w:rsidRPr="008A12E3">
        <w:rPr>
          <w:sz w:val="24"/>
          <w:u w:val="single"/>
        </w:rPr>
        <w:t>can give indications as to what happened and how</w:t>
      </w:r>
      <w:r w:rsidRPr="0002165E">
        <w:rPr>
          <w:sz w:val="24"/>
        </w:rPr>
        <w:t>. It attempts to answer these empirical questions through well-designed empirical studies and inquiries.</w:t>
      </w:r>
    </w:p>
    <w:p w14:paraId="5424B5C7" w14:textId="77777777" w:rsidR="00526041" w:rsidRDefault="00526041" w:rsidP="00526041">
      <w:pPr>
        <w:rPr>
          <w:sz w:val="24"/>
        </w:rPr>
      </w:pPr>
      <w:r w:rsidRPr="0002165E">
        <w:rPr>
          <w:sz w:val="24"/>
        </w:rPr>
        <w:t xml:space="preserve">To date, </w:t>
      </w:r>
      <w:r w:rsidRPr="008A12E3">
        <w:rPr>
          <w:sz w:val="24"/>
          <w:u w:val="single"/>
        </w:rPr>
        <w:t>little attention has been paid to how international law interfaces with expert witnesses and forensic science experts</w:t>
      </w:r>
      <w:r w:rsidRPr="0002165E">
        <w:rPr>
          <w:sz w:val="24"/>
        </w:rPr>
        <w:t xml:space="preserve"> in particular.3 It is anticipated that</w:t>
      </w:r>
      <w:r>
        <w:rPr>
          <w:sz w:val="24"/>
        </w:rPr>
        <w:t xml:space="preserve"> </w:t>
      </w:r>
      <w:r w:rsidRPr="008A12E3">
        <w:rPr>
          <w:sz w:val="24"/>
          <w:u w:val="single"/>
        </w:rPr>
        <w:t>the use of expert witnesses will continue to be imperative for the future administration of international justice because of the complexity of trying perpetrators accused of genocide, crimes against humanity, war crimes and/or the crime of aggression</w:t>
      </w:r>
      <w:r w:rsidRPr="0002165E">
        <w:rPr>
          <w:sz w:val="24"/>
        </w:rPr>
        <w:t xml:space="preserve">.4 </w:t>
      </w:r>
      <w:r w:rsidRPr="008A12E3">
        <w:rPr>
          <w:sz w:val="24"/>
          <w:u w:val="single"/>
        </w:rPr>
        <w:t>The potential value of forensic science for international justice is</w:t>
      </w:r>
      <w:r w:rsidRPr="0002165E">
        <w:rPr>
          <w:sz w:val="24"/>
        </w:rPr>
        <w:t xml:space="preserve"> all the greater to the extent </w:t>
      </w:r>
      <w:r w:rsidRPr="008A12E3">
        <w:rPr>
          <w:sz w:val="24"/>
          <w:u w:val="single"/>
        </w:rPr>
        <w:t>that some transitional justice scholars believe that one rationale for, and a function of, justice is to create an accurate historical record.</w:t>
      </w:r>
      <w:r w:rsidRPr="0002165E">
        <w:rPr>
          <w:sz w:val="24"/>
        </w:rPr>
        <w:t xml:space="preserve">5 </w:t>
      </w:r>
      <w:r w:rsidRPr="008A12E3">
        <w:rPr>
          <w:sz w:val="24"/>
          <w:u w:val="single"/>
        </w:rPr>
        <w:t>Relying on expert knowledge and the opinions and facts it provides is commonly accepted to be a good strategy for achieving justice, as long as the expertise is impartial and truthful.</w:t>
      </w:r>
      <w:r w:rsidRPr="0002165E">
        <w:rPr>
          <w:sz w:val="24"/>
        </w:rPr>
        <w:t xml:space="preserve"> </w:t>
      </w:r>
      <w:r w:rsidRPr="008A12E3">
        <w:rPr>
          <w:sz w:val="24"/>
          <w:u w:val="single"/>
        </w:rPr>
        <w:t xml:space="preserve">This is particularly the </w:t>
      </w:r>
      <w:r w:rsidRPr="008A12E3">
        <w:rPr>
          <w:sz w:val="24"/>
          <w:u w:val="single"/>
        </w:rPr>
        <w:lastRenderedPageBreak/>
        <w:t>case for experts presenting their scientific findings and explanations;</w:t>
      </w:r>
      <w:r w:rsidRPr="0002165E">
        <w:rPr>
          <w:sz w:val="24"/>
        </w:rPr>
        <w:t xml:space="preserve"> for science—to many—offers better explanations than non-science.6 However, </w:t>
      </w:r>
      <w:r w:rsidRPr="009673BE">
        <w:rPr>
          <w:sz w:val="24"/>
          <w:u w:val="single"/>
        </w:rPr>
        <w:t>increasing dependence on expertise also introduces new uncertainties, which are inherent to the scientific discipline, to the relationship between science and law.</w:t>
      </w:r>
      <w:r w:rsidRPr="0002165E">
        <w:rPr>
          <w:sz w:val="24"/>
        </w:rPr>
        <w:t>7</w:t>
      </w:r>
    </w:p>
    <w:p w14:paraId="1F5E6A10" w14:textId="77777777" w:rsidR="00526041" w:rsidRPr="0002165E" w:rsidRDefault="00526041" w:rsidP="00526041">
      <w:pPr>
        <w:rPr>
          <w:sz w:val="24"/>
        </w:rPr>
      </w:pPr>
      <w:r w:rsidRPr="0002165E">
        <w:rPr>
          <w:sz w:val="24"/>
        </w:rPr>
        <w:t xml:space="preserve">Over the centuries, </w:t>
      </w:r>
      <w:r w:rsidRPr="008A12E3">
        <w:rPr>
          <w:sz w:val="24"/>
          <w:u w:val="single"/>
        </w:rPr>
        <w:t>philosophers of science have tried to answer questions about what makes scientific findings truthful and to formulate standards that would help identify good scientific explanations</w:t>
      </w:r>
      <w:r w:rsidRPr="0002165E">
        <w:rPr>
          <w:sz w:val="24"/>
        </w:rPr>
        <w:t>. They have considered whether scientific pronouncements ought to be causal, unified, nomological, statistical, deductive, inductive or any combination of these.8 Given that philosophers wrestle with such questions, how are ICTY Trial Chamber judges, with their judicial expertise and limited time for deliberation, to determine what makes scientific results valid and reliable, truthful and credible</w:t>
      </w:r>
      <w:r w:rsidRPr="008A12E3">
        <w:rPr>
          <w:sz w:val="24"/>
          <w:u w:val="single"/>
        </w:rPr>
        <w:t>? The issue of ‘science v. non-science’ is further complicated by the recognition that ‘despite its obvious value, forensic science has not always merited the term “science</w:t>
      </w:r>
      <w:r w:rsidRPr="0002165E">
        <w:rPr>
          <w:sz w:val="24"/>
        </w:rPr>
        <w:t>”’.9 Forensic science is not a discipline as such, but rather the application of a range of sciences, alongside techniques and skills that do not qualify as science, to legal proceedings. Furthermore, whilst mass grave exhumations had been conducted for humanitarian purposes, the investigation of mass graves for prosecution purposes has been pioneered by the ICTY, posing new challenges for the forensic scientists involved.</w:t>
      </w:r>
    </w:p>
    <w:p w14:paraId="0417A854" w14:textId="77777777" w:rsidR="00526041" w:rsidRDefault="00526041" w:rsidP="00526041"/>
    <w:p w14:paraId="1AA1610E" w14:textId="77777777" w:rsidR="00526041" w:rsidRDefault="00526041" w:rsidP="00526041">
      <w:pPr>
        <w:pStyle w:val="Heading4"/>
      </w:pPr>
      <w:r>
        <w:t>Scenario 2 – Terrorism</w:t>
      </w:r>
    </w:p>
    <w:p w14:paraId="3C1514F4" w14:textId="77777777" w:rsidR="00526041" w:rsidRPr="00A1134D" w:rsidRDefault="00526041" w:rsidP="00526041"/>
    <w:p w14:paraId="0FD19754" w14:textId="77777777" w:rsidR="00526041" w:rsidRDefault="00526041" w:rsidP="00526041">
      <w:pPr>
        <w:pStyle w:val="Heading4"/>
        <w:rPr>
          <w:rFonts w:cs="Times New Roman"/>
        </w:rPr>
      </w:pPr>
      <w:r>
        <w:rPr>
          <w:rFonts w:cs="Times New Roman"/>
        </w:rPr>
        <w:t>Forensic science is key to effective justice system – flawed system undermines our defenses against terrorism and threats to public health</w:t>
      </w:r>
    </w:p>
    <w:p w14:paraId="76A73E50" w14:textId="77777777" w:rsidR="00526041" w:rsidRPr="00FF597F" w:rsidRDefault="00526041" w:rsidP="00526041">
      <w:r w:rsidRPr="00FF597F">
        <w:rPr>
          <w:rStyle w:val="Style13ptBold"/>
        </w:rPr>
        <w:t>American Chemical Society</w:t>
      </w:r>
      <w:r>
        <w:rPr>
          <w:rStyle w:val="Style13ptBold"/>
        </w:rPr>
        <w:t>,</w:t>
      </w:r>
      <w:r w:rsidRPr="00FF597F">
        <w:rPr>
          <w:rStyle w:val="Style13ptBold"/>
        </w:rPr>
        <w:t xml:space="preserve"> 19</w:t>
      </w:r>
    </w:p>
    <w:p w14:paraId="090E8A3D" w14:textId="77777777" w:rsidR="00526041" w:rsidRPr="00FF597F" w:rsidRDefault="00526041" w:rsidP="00526041">
      <w:r w:rsidRPr="00FF597F">
        <w:t>[American Chemical Society “Forensic Science,” https://www.acs.org/content/acs/en/policy/publicpolicies/science-policy/forensic-science.html, accessed 7-1-2020, JL]</w:t>
      </w:r>
    </w:p>
    <w:p w14:paraId="0DD9ED5A" w14:textId="77777777" w:rsidR="00526041" w:rsidRPr="00FF597F" w:rsidRDefault="00526041" w:rsidP="00526041">
      <w:r w:rsidRPr="00FF597F">
        <w:rPr>
          <w:u w:val="single"/>
        </w:rPr>
        <w:t>Forensic science is critical to an effective justice system, which in turn is a pillar of a civil society.</w:t>
      </w:r>
      <w:r w:rsidRPr="00FF597F">
        <w:t xml:space="preserve"> It is an interdisciplinary field that includes chemistry as a foundational and integral component. </w:t>
      </w:r>
      <w:r w:rsidRPr="00FF597F">
        <w:rPr>
          <w:u w:val="single"/>
        </w:rPr>
        <w:t>Physical evidence presented in courts is frequently analyzed using forensic science techniques that are often grounded in chemical principles and methods. The credibility of the legal system critically depends on forensic tests that are consistent, accurate, and scientifically valid.</w:t>
      </w:r>
      <w:r w:rsidRPr="00FF597F">
        <w:t xml:space="preserve"> Consequently, it is of significant importance to the American Chemical Society (ACS) that best practices from chemistry are part of how forensic science is carried out.</w:t>
      </w:r>
    </w:p>
    <w:p w14:paraId="7C734918" w14:textId="77777777" w:rsidR="00526041" w:rsidRPr="00FF597F" w:rsidRDefault="00526041" w:rsidP="00526041">
      <w:pPr>
        <w:rPr>
          <w:u w:val="single"/>
        </w:rPr>
      </w:pPr>
      <w:r w:rsidRPr="00FF597F">
        <w:t xml:space="preserve">Modern forensic science faces enormous challenges. The 2009 National Academies report, Strengthening Forensic Science in the United States: A Path Forward, enumerated the problems of the forensic science community in detail. The report noted that due to its history, its interdisciplinary and applied nature, and its close ties to law enforcement and the legal system, </w:t>
      </w:r>
      <w:r w:rsidRPr="00FF597F">
        <w:rPr>
          <w:u w:val="single"/>
        </w:rPr>
        <w:t xml:space="preserve">forensic science has not developed a culture that reflects important aspects of how sciences such as chemistry are conducted – </w:t>
      </w:r>
      <w:r w:rsidRPr="00FF597F">
        <w:rPr>
          <w:u w:val="single"/>
        </w:rPr>
        <w:lastRenderedPageBreak/>
        <w:t>the centrality of evidence, the analysis and interpretation of verifiable data, efforts to identify and avoid bias, and clear connection to and building on peer reviewed research. Therefore, the necessary work to establish validity and reliability in analytical methods that are hallmarks of other scientific fields is often weak or absent in forensic science.</w:t>
      </w:r>
    </w:p>
    <w:p w14:paraId="6DC80EC8" w14:textId="77777777" w:rsidR="00526041" w:rsidRDefault="00526041" w:rsidP="00526041">
      <w:pPr>
        <w:rPr>
          <w:u w:val="single"/>
        </w:rPr>
      </w:pPr>
      <w:r w:rsidRPr="00FF597F">
        <w:rPr>
          <w:u w:val="single"/>
        </w:rPr>
        <w:t>Forensic science also plays a critically important role in other areas such as the investigation of domestic and international incidents, U.S. national security, and ensuring public health and safety. Investigating terrorist threats from chemical and biological agents, such as the 2001 anthrax attacks, requires novel methods of evidence collection and innovative forensic techniques. Nuclear Forensics: A Capability at Risk, a report released in 2010 by the National Academies, identified areas of concern for nuclear forensics that overlap with concerns raised about forensic science in general. Strengthening the scientific foundations of forensic science will benefit these areas of public concern as well.</w:t>
      </w:r>
    </w:p>
    <w:p w14:paraId="2EEC129B" w14:textId="77777777" w:rsidR="00526041" w:rsidRDefault="00526041" w:rsidP="00526041">
      <w:pPr>
        <w:rPr>
          <w:u w:val="single"/>
        </w:rPr>
      </w:pPr>
    </w:p>
    <w:p w14:paraId="31929934" w14:textId="77777777" w:rsidR="00526041" w:rsidRDefault="00526041" w:rsidP="00526041"/>
    <w:p w14:paraId="600C3203" w14:textId="77777777" w:rsidR="00526041" w:rsidRDefault="00526041" w:rsidP="00526041">
      <w:pPr>
        <w:pStyle w:val="Heading4"/>
      </w:pPr>
      <w:r>
        <w:t>Terrorism increases the risk of great power war and destroys global stability</w:t>
      </w:r>
    </w:p>
    <w:p w14:paraId="4EE779ED" w14:textId="77777777" w:rsidR="00526041" w:rsidRDefault="00526041" w:rsidP="00526041">
      <w:r>
        <w:rPr>
          <w:rStyle w:val="Style13ptBold"/>
        </w:rPr>
        <w:t>Byman, Georgetown University School of Foreign Service Professor, 19</w:t>
      </w:r>
      <w:r>
        <w:t xml:space="preserve"> </w:t>
      </w:r>
    </w:p>
    <w:p w14:paraId="213D54F6" w14:textId="77777777" w:rsidR="00526041" w:rsidRDefault="00526041" w:rsidP="00526041">
      <w:r>
        <w:t>[Daniel, Brookings Institution Senior Fellow, 11-26-2019, War on the Rocks, “When Does Terrorism Have a Strategic Effect?,” https://warontherocks.com/2019/11/when-does-terrorism-have-a-strategic-effect/, accessed 7-4-2020, JL]</w:t>
      </w:r>
    </w:p>
    <w:p w14:paraId="48F12F5E" w14:textId="77777777" w:rsidR="00526041" w:rsidRDefault="00526041" w:rsidP="00526041">
      <w:pPr>
        <w:rPr>
          <w:u w:val="single"/>
        </w:rPr>
      </w:pPr>
      <w:r>
        <w:rPr>
          <w:u w:val="single"/>
        </w:rPr>
        <w:t>The 9/11 attacks are a rare but painful example of how terrorism can truly reshape foreign policy, creating new allies and new enemies. The United States not only went to war in Afghanistan to roust Al Qaeda and its Taliban sponsor — a war that continues to this day — but it also deployed military forces </w:t>
      </w:r>
      <w:hyperlink r:id="rId16" w:history="1">
        <w:r>
          <w:rPr>
            <w:rStyle w:val="Hyperlink"/>
          </w:rPr>
          <w:t>around the world</w:t>
        </w:r>
      </w:hyperlink>
      <w:r>
        <w:rPr>
          <w:u w:val="single"/>
        </w:rPr>
        <w:t> to root out Al Qaeda affiliates and like-minded groups.</w:t>
      </w:r>
      <w:r>
        <w:t xml:space="preserve"> In addition to such obvious efforts, </w:t>
      </w:r>
      <w:r>
        <w:rPr>
          <w:u w:val="single"/>
        </w:rPr>
        <w:t>the United States also focused far more attention on allies like </w:t>
      </w:r>
      <w:hyperlink r:id="rId17" w:history="1">
        <w:r>
          <w:rPr>
            <w:rStyle w:val="Hyperlink"/>
          </w:rPr>
          <w:t>Egypt</w:t>
        </w:r>
      </w:hyperlink>
      <w:r>
        <w:rPr>
          <w:u w:val="single"/>
        </w:rPr>
        <w:t> and </w:t>
      </w:r>
      <w:hyperlink r:id="rId18" w:history="1">
        <w:r>
          <w:rPr>
            <w:rStyle w:val="Hyperlink"/>
          </w:rPr>
          <w:t>Yemen</w:t>
        </w:r>
      </w:hyperlink>
      <w:r>
        <w:rPr>
          <w:u w:val="single"/>
        </w:rPr>
        <w:t> as well as </w:t>
      </w:r>
      <w:hyperlink r:id="rId19" w:history="1">
        <w:r>
          <w:rPr>
            <w:rStyle w:val="Hyperlink"/>
          </w:rPr>
          <w:t>frenemies like Pakistan</w:t>
        </w:r>
      </w:hyperlink>
      <w:r>
        <w:t xml:space="preserve">, which previously had been neglected. </w:t>
      </w:r>
      <w:r>
        <w:rPr>
          <w:u w:val="single"/>
        </w:rPr>
        <w:t>The rise of China and other important changes in the world order </w:t>
      </w:r>
      <w:hyperlink r:id="rId20" w:history="1">
        <w:r>
          <w:rPr>
            <w:rStyle w:val="Hyperlink"/>
          </w:rPr>
          <w:t>received far less attention</w:t>
        </w:r>
      </w:hyperlink>
      <w:r>
        <w:rPr>
          <w:u w:val="single"/>
        </w:rPr>
        <w:t xml:space="preserve"> as a result. </w:t>
      </w:r>
      <w:r>
        <w:t xml:space="preserve">Critics claim that beyond this neglect, </w:t>
      </w:r>
      <w:r>
        <w:rPr>
          <w:u w:val="single"/>
        </w:rPr>
        <w:t>counterterrorism has </w:t>
      </w:r>
      <w:hyperlink r:id="rId21" w:history="1">
        <w:r>
          <w:rPr>
            <w:rStyle w:val="Hyperlink"/>
          </w:rPr>
          <w:t>distorted U.S. foreign policy in the Middle East</w:t>
        </w:r>
      </w:hyperlink>
      <w:r>
        <w:rPr>
          <w:u w:val="single"/>
        </w:rPr>
        <w:t> and </w:t>
      </w:r>
      <w:hyperlink r:id="rId22" w:history="1">
        <w:r>
          <w:rPr>
            <w:rStyle w:val="Hyperlink"/>
          </w:rPr>
          <w:t>infringed on civil rights</w:t>
        </w:r>
      </w:hyperlink>
      <w:r>
        <w:rPr>
          <w:u w:val="single"/>
        </w:rPr>
        <w:t> at home.</w:t>
      </w:r>
    </w:p>
    <w:p w14:paraId="67B3065B" w14:textId="77777777" w:rsidR="00526041" w:rsidRDefault="00526041" w:rsidP="00526041">
      <w:r>
        <w:rPr>
          <w:u w:val="single"/>
        </w:rPr>
        <w:t>Terrorism can even spark wars among the great powers and, in so doing, destroy entire political orders.</w:t>
      </w:r>
      <w:r>
        <w:t> </w:t>
      </w:r>
      <w:hyperlink r:id="rId23" w:history="1">
        <w:r>
          <w:rPr>
            <w:rStyle w:val="Hyperlink"/>
          </w:rPr>
          <w:t>Serbia sponsored the Black Hand</w:t>
        </w:r>
      </w:hyperlink>
      <w:r>
        <w:t xml:space="preserve">, a pan-Serb group that sought to unify, and in their eyes liberate, Bosnia and other areas with large Serb populations under Austro-Hungarian control. </w:t>
      </w:r>
      <w:r>
        <w:rPr>
          <w:u w:val="single"/>
        </w:rPr>
        <w:t>In 1914, the Black Hand assassinated Archduke Franz Ferdinand, plunging Europe into war. Ferdinand, ironically, was a </w:t>
      </w:r>
      <w:hyperlink r:id="rId24" w:history="1">
        <w:r>
          <w:rPr>
            <w:rStyle w:val="Hyperlink"/>
          </w:rPr>
          <w:t>strong advocate for peace and federalism</w:t>
        </w:r>
      </w:hyperlink>
      <w:r>
        <w:rPr>
          <w:u w:val="single"/>
        </w:rPr>
        <w:t> proposals that enhanced the status of Slavs in the empire, and his assassination not only proved a pretext for Austria to invade, but also eliminated the leader of the peace camp.</w:t>
      </w:r>
      <w:r>
        <w:t xml:space="preserve"> Serbia itself </w:t>
      </w:r>
      <w:hyperlink r:id="rId25" w:history="1">
        <w:r>
          <w:rPr>
            <w:rStyle w:val="Hyperlink"/>
          </w:rPr>
          <w:t>lost almost half of its army</w:t>
        </w:r>
      </w:hyperlink>
      <w:r>
        <w:t> in the war to death, injury, or capture, while the war in total led to over </w:t>
      </w:r>
      <w:hyperlink r:id="rId26" w:history="1">
        <w:r>
          <w:rPr>
            <w:rStyle w:val="Hyperlink"/>
          </w:rPr>
          <w:t>eight million military </w:t>
        </w:r>
      </w:hyperlink>
      <w:r>
        <w:t>and </w:t>
      </w:r>
      <w:hyperlink r:id="rId27" w:history="1">
        <w:r>
          <w:rPr>
            <w:rStyle w:val="Hyperlink"/>
          </w:rPr>
          <w:t>hundreds of thousands of civilian deaths</w:t>
        </w:r>
      </w:hyperlink>
      <w:r>
        <w:t>. In the ensuing conflagration, the Austro-Hungarian empire collapsed, Russia fell to revolution, and nations like Poland were reborn.</w:t>
      </w:r>
    </w:p>
    <w:p w14:paraId="5A07CFC3" w14:textId="77777777" w:rsidR="00526041" w:rsidRDefault="00526041" w:rsidP="00526041">
      <w:pPr>
        <w:rPr>
          <w:u w:val="single"/>
        </w:rPr>
      </w:pPr>
      <w:r>
        <w:t xml:space="preserve">Less dramatically, but no less consequentially for those involved, </w:t>
      </w:r>
      <w:r>
        <w:rPr>
          <w:u w:val="single"/>
        </w:rPr>
        <w:t xml:space="preserve">terrorism can snowball into other forms of deadly violence, leading to broader insurgencies and rebellions. After the 2003 U.S. invasion and occupation of Iraq, jihadists launched a series of terrorist attacks on UN, Shiite, and other targets in </w:t>
      </w:r>
      <w:r>
        <w:rPr>
          <w:u w:val="single"/>
        </w:rPr>
        <w:lastRenderedPageBreak/>
        <w:t>an attempt to exacerbate sectarian tension and isolate Iraq from international support. The death toll was not huge, but the violence, along with a general lack of governance, destroyed faith in the new Iraqi government and the U.S.-imposed system. Caught in the vacuum, the population turned to sectarian militias rather than the government for protection. By 2004, </w:t>
      </w:r>
      <w:hyperlink r:id="rId28" w:anchor="v=onepage&amp;q=ricks%20fiasco&amp;f=false" w:history="1">
        <w:r>
          <w:rPr>
            <w:rStyle w:val="Hyperlink"/>
          </w:rPr>
          <w:t>terrorism had snowballed into an insurgency</w:t>
        </w:r>
      </w:hyperlink>
      <w:r>
        <w:rPr>
          <w:u w:val="single"/>
        </w:rPr>
        <w:t>, and a year later, the country was suffering from a full-blown civil war with continued terrorist attacks like the Askari shrine bombing exacerbating the violence.</w:t>
      </w:r>
    </w:p>
    <w:p w14:paraId="78BA4B98" w14:textId="77777777" w:rsidR="00526041" w:rsidRDefault="00526041" w:rsidP="00526041">
      <w:pPr>
        <w:rPr>
          <w:u w:val="single"/>
        </w:rPr>
      </w:pPr>
      <w:r>
        <w:rPr>
          <w:u w:val="single"/>
        </w:rPr>
        <w:t>Just as terrorism can foster war, so too can it inhibit peace. Terrorists can play the role of </w:t>
      </w:r>
      <w:hyperlink r:id="rId29" w:history="1">
        <w:r>
          <w:rPr>
            <w:rStyle w:val="Hyperlink"/>
          </w:rPr>
          <w:t>spoiler</w:t>
        </w:r>
      </w:hyperlink>
      <w:r>
        <w:rPr>
          <w:u w:val="single"/>
        </w:rPr>
        <w:t>, using violence to disrupt negotiations. In 1995, a Jewish terrorist </w:t>
      </w:r>
      <w:hyperlink r:id="rId30" w:history="1">
        <w:r>
          <w:rPr>
            <w:rStyle w:val="Hyperlink"/>
          </w:rPr>
          <w:t>assassinated Israeli Prime Minister Yitzhak Rabin</w:t>
        </w:r>
      </w:hyperlink>
      <w:r>
        <w:rPr>
          <w:u w:val="single"/>
        </w:rPr>
        <w:t xml:space="preserve"> because the terrorist opposed Rabin’s efforts to make peace with the Palestinians. In the months that followed, Palestinian terrorists launched a bloody campaign with attacks on Israeli buses and outside a major shopping center. The campaign led Israelis to distrust the good intentions of Yasir Arafat, the Palestinian leader, seeing him as either complicit in the violence or powerless to stop it. </w:t>
      </w:r>
      <w:r>
        <w:t xml:space="preserve">In 1996, as terrorist attacks continued unabated, </w:t>
      </w:r>
      <w:r>
        <w:rPr>
          <w:u w:val="single"/>
        </w:rPr>
        <w:t>Israelis </w:t>
      </w:r>
      <w:hyperlink r:id="rId31" w:history="1">
        <w:r>
          <w:rPr>
            <w:rStyle w:val="Hyperlink"/>
          </w:rPr>
          <w:t>elected a new Prime Minister</w:t>
        </w:r>
      </w:hyperlink>
      <w:r>
        <w:rPr>
          <w:u w:val="single"/>
        </w:rPr>
        <w:t>, Benjamin Netanyahu, who was far more skeptical of peace talks. Talks continued for the rest of the decade, but the damage to Arafat’s image lingered even after the violence ebbed.</w:t>
      </w:r>
    </w:p>
    <w:p w14:paraId="1DF30BAB" w14:textId="77777777" w:rsidR="00526041" w:rsidRDefault="00526041" w:rsidP="00526041">
      <w:r>
        <w:t>Emphasizing such strategic effects differs from a more standard focus on whether terrorism is a successful set of tactics in the first place for the terrorist group. Scholars have pointed out that groups </w:t>
      </w:r>
      <w:hyperlink r:id="rId32" w:history="1">
        <w:r>
          <w:rPr>
            <w:rStyle w:val="Hyperlink"/>
          </w:rPr>
          <w:t>often fail to achieve their goals</w:t>
        </w:r>
      </w:hyperlink>
      <w:r>
        <w:t>, in part because attacking civilians makes government concessions less likely, and that </w:t>
      </w:r>
      <w:hyperlink r:id="rId33" w:history="1">
        <w:r>
          <w:rPr>
            <w:rStyle w:val="Hyperlink"/>
          </w:rPr>
          <w:t>non-violent means</w:t>
        </w:r>
      </w:hyperlink>
      <w:r>
        <w:t> are often more effective.  Counterterrorism, however, must counter the wide array of effects attacks can have beyond the chance of terrorist victory.</w:t>
      </w:r>
    </w:p>
    <w:p w14:paraId="101365EE" w14:textId="77777777" w:rsidR="00526041" w:rsidRPr="00FF597F" w:rsidRDefault="00526041" w:rsidP="00526041">
      <w:pPr>
        <w:rPr>
          <w:u w:val="single"/>
        </w:rPr>
      </w:pPr>
    </w:p>
    <w:p w14:paraId="533A27E3" w14:textId="77777777" w:rsidR="00526041" w:rsidRDefault="00526041" w:rsidP="00526041">
      <w:pPr>
        <w:pStyle w:val="Heading4"/>
      </w:pPr>
      <w:r>
        <w:t>Scenario 3 – Pandemics</w:t>
      </w:r>
    </w:p>
    <w:p w14:paraId="791913CA" w14:textId="77777777" w:rsidR="00526041" w:rsidRDefault="00526041" w:rsidP="00526041">
      <w:pPr>
        <w:pStyle w:val="Heading4"/>
      </w:pPr>
      <w:r>
        <w:t xml:space="preserve">Forensic science capacity key to pandemic efforts </w:t>
      </w:r>
    </w:p>
    <w:p w14:paraId="521934E7" w14:textId="77777777" w:rsidR="00526041" w:rsidRDefault="00526041" w:rsidP="00526041">
      <w:pPr>
        <w:rPr>
          <w:rStyle w:val="Style13ptBold"/>
        </w:rPr>
      </w:pPr>
      <w:r>
        <w:rPr>
          <w:rStyle w:val="Style13ptBold"/>
        </w:rPr>
        <w:t xml:space="preserve">Srivastav, Forensic biology specialist, 20 </w:t>
      </w:r>
    </w:p>
    <w:p w14:paraId="2C0F59F6" w14:textId="77777777" w:rsidR="00526041" w:rsidRPr="00B76C86" w:rsidRDefault="00526041" w:rsidP="00526041">
      <w:pPr>
        <w:spacing w:line="240" w:lineRule="auto"/>
        <w:rPr>
          <w:rStyle w:val="Style13ptBold"/>
          <w:rFonts w:eastAsia="Times New Roman"/>
          <w:b w:val="0"/>
          <w:bCs w:val="0"/>
          <w:sz w:val="24"/>
          <w:szCs w:val="24"/>
        </w:rPr>
      </w:pPr>
      <w:r w:rsidRPr="009A40D1">
        <w:rPr>
          <w:rFonts w:eastAsia="Times New Roman"/>
          <w:color w:val="000000"/>
        </w:rPr>
        <w:t>[</w:t>
      </w:r>
      <w:r>
        <w:rPr>
          <w:rFonts w:eastAsia="Times New Roman"/>
          <w:color w:val="000000"/>
        </w:rPr>
        <w:t>Kuwar Veer Vikram Srivastav, 4-24-20,</w:t>
      </w:r>
      <w:r w:rsidRPr="009A40D1">
        <w:rPr>
          <w:rFonts w:eastAsia="Times New Roman"/>
          <w:color w:val="000000"/>
        </w:rPr>
        <w:t xml:space="preserve"> </w:t>
      </w:r>
      <w:r>
        <w:rPr>
          <w:rFonts w:eastAsia="Times New Roman"/>
          <w:color w:val="000000"/>
        </w:rPr>
        <w:t xml:space="preserve">Magzter, </w:t>
      </w:r>
      <w:r w:rsidRPr="009A40D1">
        <w:rPr>
          <w:rFonts w:eastAsia="Times New Roman"/>
          <w:color w:val="000000"/>
        </w:rPr>
        <w:t>“</w:t>
      </w:r>
      <w:r>
        <w:rPr>
          <w:rFonts w:eastAsia="Times New Roman"/>
          <w:color w:val="000000"/>
        </w:rPr>
        <w:t>Role of Forensic Science in COVID-19</w:t>
      </w:r>
      <w:r w:rsidRPr="009A40D1">
        <w:rPr>
          <w:rFonts w:eastAsia="Times New Roman"/>
          <w:color w:val="000000"/>
        </w:rPr>
        <w:t>”,</w:t>
      </w:r>
      <w:r>
        <w:rPr>
          <w:rFonts w:eastAsia="Times New Roman"/>
          <w:color w:val="000000"/>
        </w:rPr>
        <w:t xml:space="preserve"> https://www.magzter.com/news/822/2381/042020/2s935</w:t>
      </w:r>
      <w:r w:rsidRPr="009A40D1">
        <w:rPr>
          <w:rFonts w:eastAsia="Times New Roman"/>
          <w:color w:val="000000"/>
        </w:rPr>
        <w:t xml:space="preserve">, accessed </w:t>
      </w:r>
      <w:r>
        <w:rPr>
          <w:rFonts w:eastAsia="Times New Roman"/>
          <w:color w:val="000000"/>
        </w:rPr>
        <w:t>7-7-20, LH</w:t>
      </w:r>
      <w:r w:rsidRPr="009A40D1">
        <w:rPr>
          <w:rFonts w:eastAsia="Times New Roman"/>
          <w:color w:val="000000"/>
        </w:rPr>
        <w:t>]</w:t>
      </w:r>
    </w:p>
    <w:p w14:paraId="63FAF640" w14:textId="77777777" w:rsidR="00526041" w:rsidRPr="00B76C86" w:rsidRDefault="00526041" w:rsidP="00526041">
      <w:pPr>
        <w:rPr>
          <w:rStyle w:val="StyleUnderline"/>
        </w:rPr>
      </w:pPr>
      <w:r w:rsidRPr="001B4732">
        <w:t xml:space="preserve">Forensic science is an amalgam of different traits. Forensic virology is the branch of Forensic science. </w:t>
      </w:r>
      <w:r w:rsidRPr="00B76C86">
        <w:rPr>
          <w:rStyle w:val="StyleUnderline"/>
        </w:rPr>
        <w:t xml:space="preserve">Forensic Virology is the systematic and scientific study of viruses for the purpose of justice or legal investigation [1]. </w:t>
      </w:r>
    </w:p>
    <w:p w14:paraId="2DC5E4D2" w14:textId="77777777" w:rsidR="00526041" w:rsidRPr="001B4732" w:rsidRDefault="00526041" w:rsidP="00526041">
      <w:r w:rsidRPr="001B4732">
        <w:t xml:space="preserve">COVID-19 or Corona virus disease 2019 is an infectious disease caused by a recently discovered coronavirus [nCov, n-novel, CoV= Corona Virus] [2]. </w:t>
      </w:r>
    </w:p>
    <w:p w14:paraId="1BE81186" w14:textId="77777777" w:rsidR="00526041" w:rsidRPr="001B4732" w:rsidRDefault="00526041" w:rsidP="00526041">
      <w:r w:rsidRPr="001B4732">
        <w:t>COVID-19 name is given by the World Health Organization [WHO] on February 11, 2020 [3].  Coronavirus is belongs from virus family Coronaviridae, order Nidovirales [4]. Coronavirus disease was first described in 1931 [5].</w:t>
      </w:r>
    </w:p>
    <w:p w14:paraId="30F5153A" w14:textId="77777777" w:rsidR="00526041" w:rsidRPr="00B76C86" w:rsidRDefault="00526041" w:rsidP="00526041">
      <w:pPr>
        <w:rPr>
          <w:rStyle w:val="StyleUnderline"/>
        </w:rPr>
      </w:pPr>
      <w:r w:rsidRPr="001B4732">
        <w:t xml:space="preserve">Role of Forensic Science – We know that Forensic science is the scientific study of various aspects of science for the purpose of justice, </w:t>
      </w:r>
      <w:r w:rsidRPr="00B76C86">
        <w:rPr>
          <w:rStyle w:val="StyleUnderline"/>
        </w:rPr>
        <w:t xml:space="preserve">the role of forensic science in a pandemic are – </w:t>
      </w:r>
    </w:p>
    <w:p w14:paraId="453C19DA" w14:textId="77777777" w:rsidR="00526041" w:rsidRPr="001B4732" w:rsidRDefault="00526041" w:rsidP="00526041">
      <w:r w:rsidRPr="00B76C86">
        <w:rPr>
          <w:rStyle w:val="StyleUnderline"/>
        </w:rPr>
        <w:t>Forensic Pathology : -</w:t>
      </w:r>
      <w:r w:rsidRPr="001B4732">
        <w:t xml:space="preserve"> Forensic pathology is the field of forensic science that coordinates legal system and medicine to determine the cause, mechanism, manner and time of a person’s death. </w:t>
      </w:r>
    </w:p>
    <w:p w14:paraId="2DB89A7C" w14:textId="77777777" w:rsidR="00526041" w:rsidRPr="00B76C86" w:rsidRDefault="00526041" w:rsidP="00526041">
      <w:pPr>
        <w:rPr>
          <w:rStyle w:val="StyleUnderline"/>
        </w:rPr>
      </w:pPr>
      <w:r w:rsidRPr="001B4732">
        <w:lastRenderedPageBreak/>
        <w:t xml:space="preserve">During this pandemic situation, </w:t>
      </w:r>
      <w:r w:rsidRPr="00B76C86">
        <w:rPr>
          <w:rStyle w:val="StyleUnderline"/>
        </w:rPr>
        <w:t xml:space="preserve">forensic pathologists are heavily involved in managing the crisis, either within their local communities or as a part of a humanitarian mission working with vulnerable communities abroad. </w:t>
      </w:r>
    </w:p>
    <w:p w14:paraId="1E0B5C2B" w14:textId="77777777" w:rsidR="00526041" w:rsidRPr="00B76C86" w:rsidRDefault="00526041" w:rsidP="00526041">
      <w:pPr>
        <w:rPr>
          <w:rStyle w:val="StyleUnderline"/>
        </w:rPr>
      </w:pPr>
      <w:r w:rsidRPr="00B76C86">
        <w:rPr>
          <w:rStyle w:val="StyleUnderline"/>
        </w:rPr>
        <w:t xml:space="preserve">The role of forensic pathologists in these pandemic days to ensure the proper management of dead bodies and minimizing the spread of the Coronavirus. </w:t>
      </w:r>
    </w:p>
    <w:p w14:paraId="34DB9E49" w14:textId="77777777" w:rsidR="00526041" w:rsidRPr="001B4732" w:rsidRDefault="00526041" w:rsidP="00526041">
      <w:r w:rsidRPr="001B4732">
        <w:t xml:space="preserve">The Coronavirus is highly spreadable and infections, the postmortem procedure, release of body and safe burial is as well as possible, smoothly and properly. </w:t>
      </w:r>
    </w:p>
    <w:p w14:paraId="685426FE" w14:textId="77777777" w:rsidR="00526041" w:rsidRPr="00B76C86" w:rsidRDefault="00526041" w:rsidP="00526041">
      <w:pPr>
        <w:rPr>
          <w:rStyle w:val="StyleUnderline"/>
        </w:rPr>
      </w:pPr>
      <w:r w:rsidRPr="00B76C86">
        <w:rPr>
          <w:rStyle w:val="StyleUnderline"/>
        </w:rPr>
        <w:t xml:space="preserve">Forensic virology: - Viruses are small infections agent that can replicate only in the living cells of an organism. This is a challenge for Forensics to solve this puzzle that the novel coronavirus is a bioweapon or not. </w:t>
      </w:r>
    </w:p>
    <w:p w14:paraId="7F68BB42" w14:textId="77777777" w:rsidR="00526041" w:rsidRPr="001B4732" w:rsidRDefault="00526041" w:rsidP="00526041">
      <w:r w:rsidRPr="00B76C86">
        <w:rPr>
          <w:rStyle w:val="StyleUnderline"/>
        </w:rPr>
        <w:t>Forensic psychology:</w:t>
      </w:r>
      <w:r w:rsidRPr="001B4732">
        <w:t xml:space="preserve"> - After the infection there are several changes seen in the human body, so the psychological changes also may be the change. </w:t>
      </w:r>
    </w:p>
    <w:p w14:paraId="6FE4BCC6" w14:textId="77777777" w:rsidR="00526041" w:rsidRPr="00B76C86" w:rsidRDefault="00526041" w:rsidP="00526041">
      <w:pPr>
        <w:rPr>
          <w:rStyle w:val="StyleUnderline"/>
        </w:rPr>
      </w:pPr>
      <w:r w:rsidRPr="00B76C86">
        <w:rPr>
          <w:rStyle w:val="StyleUnderline"/>
        </w:rPr>
        <w:t xml:space="preserve">The psychology of doctors and nurses are playing an important role during the treatment of patients. </w:t>
      </w:r>
    </w:p>
    <w:p w14:paraId="352AE40D" w14:textId="77777777" w:rsidR="00526041" w:rsidRPr="001B4732" w:rsidRDefault="00526041" w:rsidP="00526041">
      <w:r w:rsidRPr="001B4732">
        <w:t xml:space="preserve">Locard’s Physical exchange: - The novel coronavirus spreads from one place to another by physical contact. </w:t>
      </w:r>
    </w:p>
    <w:p w14:paraId="497BA4C2" w14:textId="77777777" w:rsidR="00526041" w:rsidRPr="00B76C86" w:rsidRDefault="00526041" w:rsidP="00526041">
      <w:pPr>
        <w:rPr>
          <w:rStyle w:val="StyleUnderline"/>
        </w:rPr>
      </w:pPr>
      <w:r w:rsidRPr="00B76C86">
        <w:rPr>
          <w:rStyle w:val="StyleUnderline"/>
        </w:rPr>
        <w:t xml:space="preserve">Some peoples are intentionally spreading the virus by spitting or touching. In this situation Forensic science and Police officers have great challenge for identifying to those types of disloyal people. </w:t>
      </w:r>
    </w:p>
    <w:p w14:paraId="276C7EBE" w14:textId="77777777" w:rsidR="00526041" w:rsidRPr="00B76C86" w:rsidRDefault="00526041" w:rsidP="00526041">
      <w:pPr>
        <w:rPr>
          <w:rStyle w:val="StyleUnderline"/>
        </w:rPr>
      </w:pPr>
      <w:r w:rsidRPr="00B76C86">
        <w:rPr>
          <w:rStyle w:val="StyleUnderline"/>
        </w:rPr>
        <w:t xml:space="preserve">Cyber Forensic: - In these pandemic days there are many cases of rumors and fake news are registered, these cases are solved by cyber forensic. </w:t>
      </w:r>
    </w:p>
    <w:p w14:paraId="084717D1" w14:textId="77777777" w:rsidR="00526041" w:rsidRDefault="00526041" w:rsidP="00526041">
      <w:r w:rsidRPr="001B4732">
        <w:t xml:space="preserve">Finally, Forensic science is continuously doing his job in these pandemic days for our nation in proper manner and I hope that “CORONA HAREGA, BHARAT JITEGA”. </w:t>
      </w:r>
    </w:p>
    <w:p w14:paraId="2A6969C5" w14:textId="77777777" w:rsidR="00526041" w:rsidRPr="00441E51" w:rsidRDefault="00526041" w:rsidP="00526041"/>
    <w:p w14:paraId="290B70ED" w14:textId="77777777" w:rsidR="00526041" w:rsidRPr="00FF597F" w:rsidRDefault="00526041" w:rsidP="00526041">
      <w:pPr>
        <w:pStyle w:val="Heading4"/>
        <w:rPr>
          <w:rFonts w:cs="Times New Roman"/>
        </w:rPr>
      </w:pPr>
      <w:r>
        <w:rPr>
          <w:rFonts w:cs="Times New Roman"/>
        </w:rPr>
        <w:t>Strengthening national science capacity</w:t>
      </w:r>
      <w:r w:rsidRPr="00FF597F">
        <w:rPr>
          <w:rFonts w:cs="Times New Roman"/>
        </w:rPr>
        <w:t xml:space="preserve"> key to effective response to COVID and better preparedness for future disasters</w:t>
      </w:r>
    </w:p>
    <w:p w14:paraId="36F7FD14" w14:textId="77777777" w:rsidR="00526041" w:rsidRPr="00FF597F" w:rsidRDefault="00526041" w:rsidP="00526041">
      <w:pPr>
        <w:rPr>
          <w:rStyle w:val="Style13ptBold"/>
        </w:rPr>
      </w:pPr>
      <w:r w:rsidRPr="00FF597F">
        <w:rPr>
          <w:rStyle w:val="Style13ptBold"/>
        </w:rPr>
        <w:t>United Nations</w:t>
      </w:r>
      <w:r>
        <w:rPr>
          <w:rStyle w:val="Style13ptBold"/>
        </w:rPr>
        <w:t>,</w:t>
      </w:r>
      <w:r w:rsidRPr="00FF597F">
        <w:rPr>
          <w:rStyle w:val="Style13ptBold"/>
        </w:rPr>
        <w:t xml:space="preserve"> 20</w:t>
      </w:r>
    </w:p>
    <w:p w14:paraId="62B4BEF5" w14:textId="77777777" w:rsidR="00526041" w:rsidRPr="00FF597F" w:rsidRDefault="00526041" w:rsidP="00526041">
      <w:r w:rsidRPr="00FF597F">
        <w:t xml:space="preserve">[The Division for Sustainable Development Goals, 4-1-2020, "A wake-up call for better cooperation at the science–policy–society interface," </w:t>
      </w:r>
      <w:hyperlink r:id="rId34" w:history="1">
        <w:r w:rsidRPr="00FF597F">
          <w:rPr>
            <w:rStyle w:val="Hyperlink"/>
          </w:rPr>
          <w:t>https://www.un.org/development/desa/dpad/publication/un-desa-policy-brief-62-the-covid-19-pandemic-a-wake-up-call-for-better-cooperation-at-the-science-policy-society-interface/</w:t>
        </w:r>
      </w:hyperlink>
      <w:r w:rsidRPr="00FF597F">
        <w:t>, accessed 7-1-20]</w:t>
      </w:r>
    </w:p>
    <w:p w14:paraId="4B0E9CE9" w14:textId="77777777" w:rsidR="00526041" w:rsidRPr="00FF597F" w:rsidRDefault="00526041" w:rsidP="00526041">
      <w:r w:rsidRPr="00FF597F">
        <w:t xml:space="preserve">Science and technology are essential to humanity’s collective response to the COVID-19 pandemic. Yet </w:t>
      </w:r>
      <w:r w:rsidRPr="00FF597F">
        <w:rPr>
          <w:rStyle w:val="StyleUnderline"/>
        </w:rPr>
        <w:t>the extent to which policymaking is shaped by scientific evidence and by technological possibilities varies across governments and societies, and can often be limited.</w:t>
      </w:r>
      <w:r w:rsidRPr="00FF597F">
        <w:t xml:space="preserve"> At the same time, collaborations across science and technology communities have grown in response to the current crisis, holding promise for enhanced cooperation in the future as well.</w:t>
      </w:r>
    </w:p>
    <w:p w14:paraId="0AA683AB" w14:textId="77777777" w:rsidR="00526041" w:rsidRPr="00FF597F" w:rsidRDefault="00526041" w:rsidP="00526041">
      <w:r w:rsidRPr="00FF597F">
        <w:rPr>
          <w:rStyle w:val="StyleUnderline"/>
        </w:rPr>
        <w:t xml:space="preserve">How can we improve the way in which science and technology are harnessed to resolve global challenges such as the current pandemic? </w:t>
      </w:r>
      <w:r w:rsidRPr="00FF597F">
        <w:t xml:space="preserve">This policy brief presents a set of recommendations towards </w:t>
      </w:r>
      <w:r w:rsidRPr="00FF597F">
        <w:lastRenderedPageBreak/>
        <w:t>this end, drawing upon the emerging response to the pandemic as well as ongoing multi-stakeholder conversations in the context of the United Nations Technology Facilitation Mechanism (TFM). Each of these recommendations will be critical to recovery from the pandemic, as also strengthening the contributions of science towards the Sustainable Development Goals (SDGs).</w:t>
      </w:r>
    </w:p>
    <w:p w14:paraId="3115F59D" w14:textId="77777777" w:rsidR="00526041" w:rsidRPr="00FF597F" w:rsidRDefault="00526041" w:rsidP="00526041">
      <w:r w:rsidRPr="00FF597F">
        <w:t>Five lessons for science, policy and society</w:t>
      </w:r>
    </w:p>
    <w:p w14:paraId="327C4E3E" w14:textId="77777777" w:rsidR="00526041" w:rsidRPr="00FF597F" w:rsidRDefault="00526041" w:rsidP="00526041">
      <w:pPr>
        <w:rPr>
          <w:rStyle w:val="StyleUnderline"/>
        </w:rPr>
      </w:pPr>
      <w:r w:rsidRPr="00FF597F">
        <w:rPr>
          <w:rStyle w:val="StyleUnderline"/>
        </w:rPr>
        <w:t>Strengthen national capacities for science-based decision making across all countries</w:t>
      </w:r>
    </w:p>
    <w:p w14:paraId="65D281EE" w14:textId="77777777" w:rsidR="00526041" w:rsidRPr="00FF597F" w:rsidRDefault="00526041" w:rsidP="00526041">
      <w:r w:rsidRPr="00FF597F">
        <w:t>Scientific assessments like the one presented in Figure 1 are guiding policies to respond to COVID-19 in countries across the world. Across countries, such assessments share many common features, but there is considerable variation in when actions are being initiated following detection of the first cases in each country, and what the responses look like (Hale et. al. 2020).</w:t>
      </w:r>
    </w:p>
    <w:p w14:paraId="57CF6665" w14:textId="77777777" w:rsidR="00526041" w:rsidRPr="00FF597F" w:rsidRDefault="00526041" w:rsidP="00526041">
      <w:pPr>
        <w:rPr>
          <w:rStyle w:val="StyleUnderline"/>
        </w:rPr>
      </w:pPr>
      <w:r w:rsidRPr="00FF597F">
        <w:t>Much of this reflects different country contexts, but it also underscores differences in science–policy advisory systems. Hence</w:t>
      </w:r>
      <w:r w:rsidRPr="00FF597F">
        <w:rPr>
          <w:rStyle w:val="StyleUnderline"/>
        </w:rPr>
        <w:t>, there is a need to re-assess the functioning of these systems, where they exist; and to build them up where they are weak or non-existent.</w:t>
      </w:r>
    </w:p>
    <w:p w14:paraId="4A980FDA" w14:textId="77777777" w:rsidR="00526041" w:rsidRPr="00FF597F" w:rsidRDefault="00526041" w:rsidP="00526041">
      <w:r w:rsidRPr="00FF597F">
        <w:t>In poorer countries, such as least developed countries (LDCs) and landlocked developing countries (LLDCs), longer term structural weaknesses at the science–policy interface have been documented. The TFM’s work on supporting countries to develop their roadmaps for applying science, technology and innovation (STI) to the SDGs, and the accompanying inter-agency UN support is helping to address these.</w:t>
      </w:r>
    </w:p>
    <w:p w14:paraId="46A4EBE5" w14:textId="77777777" w:rsidR="00526041" w:rsidRPr="00FF597F" w:rsidRDefault="00526041" w:rsidP="00526041">
      <w:pPr>
        <w:rPr>
          <w:u w:val="single"/>
        </w:rPr>
      </w:pPr>
      <w:r w:rsidRPr="00FF597F">
        <w:t xml:space="preserve">Figure 1 Number of hospitalisations, critical cases, and fatalities in the world until the end of the pandemicAcross other countries, arrangements vary: a recent OECD (2020) survey across 30 countries illustrates that there is a wide range of institutional configurations for science–policy advice on COVID-19, marked by both formal and ad hoc structures. But </w:t>
      </w:r>
      <w:r w:rsidRPr="00FF597F">
        <w:rPr>
          <w:rStyle w:val="StyleUnderline"/>
        </w:rPr>
        <w:t>even where systems exist and are well established—for example through institutionalised positions of science advisors in ministries and to the head of government—there is room for improvement.</w:t>
      </w:r>
    </w:p>
    <w:p w14:paraId="3FFA97E4" w14:textId="77777777" w:rsidR="00526041" w:rsidRPr="00FF597F" w:rsidRDefault="00526041" w:rsidP="00526041">
      <w:pPr>
        <w:rPr>
          <w:rStyle w:val="StyleUnderline"/>
        </w:rPr>
      </w:pPr>
      <w:r w:rsidRPr="00FF597F">
        <w:t xml:space="preserve">In particular, </w:t>
      </w:r>
      <w:r w:rsidRPr="00FF597F">
        <w:rPr>
          <w:rStyle w:val="StyleUnderline"/>
        </w:rPr>
        <w:t>COVID-19 responses are marked by needing to mitigate difficult trade-offs. Such decisions call for multi-sectoral and inclusive assessments—by bringing natural scientists together with economists and other social scientists</w:t>
      </w:r>
      <w:r w:rsidRPr="00FF597F">
        <w:t xml:space="preserve">, including those who may be able to present differential impacts across different communities and population groups. </w:t>
      </w:r>
      <w:r w:rsidRPr="00FF597F">
        <w:rPr>
          <w:rStyle w:val="StyleUnderline"/>
        </w:rPr>
        <w:t>Policymakers and chief science advisors must therefore be able to tap into a wide range of science and technology advice from both within and outside governments.</w:t>
      </w:r>
    </w:p>
    <w:p w14:paraId="0BA1EEA8" w14:textId="77777777" w:rsidR="00526041" w:rsidRPr="00FF597F" w:rsidRDefault="00526041" w:rsidP="00526041">
      <w:r w:rsidRPr="00FF597F">
        <w:rPr>
          <w:rStyle w:val="StyleUnderline"/>
        </w:rPr>
        <w:t>When scientific advice is solicited, it is important to make such advice public in an open and transparent way. Otherwise, public trust in both science and governments risks being eroded.</w:t>
      </w:r>
      <w:r w:rsidRPr="00FF597F">
        <w:t xml:space="preserve"> The United Kingdom, for example, adjusted its approach to the pandemic on the basis of an epidemiological scenario study that was made publicly available (Ferguson, et al., 2020; Adam, 2020).</w:t>
      </w:r>
    </w:p>
    <w:p w14:paraId="5E4D5AED" w14:textId="77777777" w:rsidR="00526041" w:rsidRPr="00FF597F" w:rsidRDefault="00526041" w:rsidP="00526041">
      <w:r w:rsidRPr="00FF597F">
        <w:t xml:space="preserve">Yet another aspect is the need for timely data to inform policy. Indeed, evidence-driven early action, guided by rapid and pro-active testing has been fundamental to early successes in several countries including Austria and the Republic of Korea, as also in territories such as the province of Kerala in India. In many others, though, limited testing in the early stages appears to have delayed understanding of the pandemic trajectory in the country and therefore an appropriate policy response. All countries will need </w:t>
      </w:r>
      <w:r w:rsidRPr="00FF597F">
        <w:lastRenderedPageBreak/>
        <w:t>significant enhancement of testing and monitoring capacity to generate the real time evidence and disaggregated data that will “flatten the curve” and enable a sustained recovery.</w:t>
      </w:r>
    </w:p>
    <w:p w14:paraId="58A62344" w14:textId="77777777" w:rsidR="00526041" w:rsidRPr="00FF597F" w:rsidRDefault="00526041" w:rsidP="00526041">
      <w:pPr>
        <w:rPr>
          <w:rStyle w:val="Emphasis"/>
        </w:rPr>
      </w:pPr>
      <w:r w:rsidRPr="00FF597F">
        <w:rPr>
          <w:rStyle w:val="Emphasis"/>
        </w:rPr>
        <w:t>Enhance public trust in science</w:t>
      </w:r>
    </w:p>
    <w:p w14:paraId="78A3DA7D" w14:textId="77777777" w:rsidR="00526041" w:rsidRPr="00FF597F" w:rsidRDefault="00526041" w:rsidP="00526041">
      <w:r w:rsidRPr="00FF597F">
        <w:rPr>
          <w:rStyle w:val="StyleUnderline"/>
        </w:rPr>
        <w:t>Public trust in science is essential for science-based policies to succeed: in the case of COVID-19, all individuals must trust the scientific guidance if they are to alter their behavior and lower rates of transmission.</w:t>
      </w:r>
      <w:r w:rsidRPr="00FF597F">
        <w:t xml:space="preserve"> This becomes easier if there is a common understanding that scientific insights—based on objective evidence—can really work in practical settings, independent of normative values or ideologies.</w:t>
      </w:r>
    </w:p>
    <w:p w14:paraId="4101F81A" w14:textId="77777777" w:rsidR="00526041" w:rsidRPr="00FF597F" w:rsidRDefault="00526041" w:rsidP="00526041">
      <w:r w:rsidRPr="00FF597F">
        <w:t>In general, levels of trust in scientists are quite high albeit with differences across countries and regions. A 2019 survey conducted across 140 countries showed that, globally, 72% of the respondents trusted scientists at “high” or “medium” levels. However, the proportion expressing “high” or “medium” levels of trust in science ranged from about 90% in Northern and Western Europe to 68% in South America and 48% in Central Africa (Rabesandratana, 2020). It is also important to note that there are enduring group differences within countries (Gauchat, 2012).</w:t>
      </w:r>
    </w:p>
    <w:p w14:paraId="0397DFAE" w14:textId="77777777" w:rsidR="00526041" w:rsidRPr="00FF597F" w:rsidRDefault="00526041" w:rsidP="00526041">
      <w:r w:rsidRPr="00FF597F">
        <w:rPr>
          <w:rStyle w:val="StyleUnderline"/>
        </w:rPr>
        <w:t xml:space="preserve">Where public trust is high, clear and direct communications from scientists are likely to be most effective. </w:t>
      </w:r>
      <w:r w:rsidRPr="00FF597F">
        <w:t>A phrase like “flatten the curve”, for instance, captures complex modeling into a communicable, accessible, understandable and actionable message—although additional effort may be needed to ensure it is crafted so as to reach all sections of the population, accounting for differences in age, disability status, language and culture.</w:t>
      </w:r>
    </w:p>
    <w:p w14:paraId="746CCEB4" w14:textId="77777777" w:rsidR="00526041" w:rsidRPr="00FF597F" w:rsidRDefault="00526041" w:rsidP="00526041">
      <w:pPr>
        <w:rPr>
          <w:rStyle w:val="StyleUnderline"/>
        </w:rPr>
      </w:pPr>
      <w:r w:rsidRPr="00FF597F">
        <w:rPr>
          <w:rStyle w:val="StyleUnderline"/>
        </w:rPr>
        <w:t>Even where public trust in science is limited such messages can drive action, but may need additional sup.port from credible champions from other areas.</w:t>
      </w:r>
    </w:p>
    <w:p w14:paraId="0D42CDF3" w14:textId="77777777" w:rsidR="00526041" w:rsidRPr="00FF597F" w:rsidRDefault="00526041" w:rsidP="00526041">
      <w:r w:rsidRPr="00FF597F">
        <w:t>A novel pandemic presents specific challenges as well: relatively little may be known to start with, and as new knowledge becomes available, scientific guidance may change. Being able to honestly explain the uncertain.ties and evolving understanding is also essential to maintaining credibility.</w:t>
      </w:r>
    </w:p>
    <w:p w14:paraId="56E38ECF" w14:textId="77777777" w:rsidR="00526041" w:rsidRPr="00FF597F" w:rsidRDefault="00526041" w:rsidP="00526041">
      <w:pPr>
        <w:rPr>
          <w:rStyle w:val="StyleUnderline"/>
        </w:rPr>
      </w:pPr>
      <w:r w:rsidRPr="00FF597F">
        <w:rPr>
          <w:rStyle w:val="StyleUnderline"/>
        </w:rPr>
        <w:t>Yet another challenge—also applicable to other areas of science-based policymaking—is countering the “infodemic”: incorrect and potentially damaging information that is disseminated widely through various media platforms and social networks.</w:t>
      </w:r>
    </w:p>
    <w:p w14:paraId="72EA897E" w14:textId="77777777" w:rsidR="00526041" w:rsidRPr="00FF597F" w:rsidRDefault="00526041" w:rsidP="00526041">
      <w:r w:rsidRPr="00FF597F">
        <w:t>It can be difficult to distinguish between true and false: researchers have reported that about 60% of mis.information about COVID-19 actually has some vestige of truth to it but is “spun” to make it misleading (Brennen et al., 2020). Social media platforms can counter these through active flagging and removal, while also promoting accurate, validated information based on trusted sources such as the World Health Organization’s (WHO) myth busters. Prominent public figures have an especially important role, as their posts generate far greater social media engagement. Such efforts will continue to be urgent during recovery in both the immediate and medium term, including in dealing with attitudes against the acceptance of vaccines in many countries.</w:t>
      </w:r>
    </w:p>
    <w:p w14:paraId="2AA98F00" w14:textId="77777777" w:rsidR="00526041" w:rsidRPr="00FF597F" w:rsidRDefault="00526041" w:rsidP="00526041">
      <w:r w:rsidRPr="00FF597F">
        <w:rPr>
          <w:rStyle w:val="StyleUnderline"/>
        </w:rPr>
        <w:t xml:space="preserve">Effective science-based engagement with society can go beyond communicating knowledge and guidance into active collaboration through “citizen science”, where non-scientists also participate in scientific advance and discovery. </w:t>
      </w:r>
      <w:r w:rsidRPr="00FF597F">
        <w:t xml:space="preserve">The general public can actively contribute through several initiatives—for example self-reporting temperatures or flu-like symptoms every day (FluTrack.ing), participating in online challenges in designing antiviral proteins through folding games (FoldIt, Folding@home) and </w:t>
      </w:r>
      <w:r w:rsidRPr="00FF597F">
        <w:lastRenderedPageBreak/>
        <w:t>many others (Tulloch, et al., 2020). Such collaboration can, over time, improve public understanding of science, and trust in it.</w:t>
      </w:r>
    </w:p>
    <w:p w14:paraId="45DFBFF4" w14:textId="77777777" w:rsidR="00526041" w:rsidRPr="00FF597F" w:rsidRDefault="00526041" w:rsidP="00526041">
      <w:pPr>
        <w:rPr>
          <w:rStyle w:val="StyleUnderline"/>
        </w:rPr>
      </w:pPr>
      <w:r w:rsidRPr="00FF597F">
        <w:rPr>
          <w:rStyle w:val="StyleUnderline"/>
        </w:rPr>
        <w:t>Share knowledge and data to promote collaborative research</w:t>
      </w:r>
    </w:p>
    <w:p w14:paraId="33D3BC06" w14:textId="77777777" w:rsidR="00526041" w:rsidRPr="00FF597F" w:rsidRDefault="00526041" w:rsidP="00526041">
      <w:r w:rsidRPr="00FF597F">
        <w:rPr>
          <w:rStyle w:val="StyleUnderline"/>
        </w:rPr>
        <w:t>Academic research is traditionally published in journals only accessible on payment, which limits access in various ways.</w:t>
      </w:r>
      <w:r w:rsidRPr="00FF597F">
        <w:t xml:space="preserve"> In response to the pandemic, prominent academic journals have dropped subscription requirements: high quality peer-reviewed articles relating to COVID-19 are now available to researchers from across the world, and across disciplines.</w:t>
      </w:r>
    </w:p>
    <w:p w14:paraId="5CE0F77D" w14:textId="77777777" w:rsidR="00526041" w:rsidRPr="00FF597F" w:rsidRDefault="00526041" w:rsidP="00526041">
      <w:r w:rsidRPr="00FF597F">
        <w:rPr>
          <w:rStyle w:val="StyleUnderline"/>
        </w:rPr>
        <w:t xml:space="preserve">The pace of discovery has been further accelerated by sharing research and data even before it goes through the formal peer-review process for journal publication. </w:t>
      </w:r>
      <w:r w:rsidRPr="00FF597F">
        <w:t>For example, early public online sharing of the genome of the virus by scientists in China allowed researchers in Germany to rapidly build PCR-based testing kits that were then made available around the world by the WHO. It allowed the rapid identification of candidate vaccine prototypes and was essential for researchers in the Unit.ed States to produce a 3D model of the virus to better understand the infection mechanism and support drug development (Shang, et al., 2020).</w:t>
      </w:r>
    </w:p>
    <w:p w14:paraId="3D8350ED" w14:textId="77777777" w:rsidR="00526041" w:rsidRPr="00FF597F" w:rsidRDefault="00526041" w:rsidP="00526041">
      <w:r w:rsidRPr="00FF597F">
        <w:t>Dedicated sharing and collaboration initiatives have also emerged. The Virus Outbreak Data Network is a pub.lic-private effort that aims to make all possible COVID-19 data available. In addition, grassroots cooperation efforts by scientists are emerging. For example, Crowdfight Covid19 is an online initiative matching volunteering scientists to requests for help on COVID-19 research from around the world: 32,000 such matches had been made by the end of March. These initiatives in turn allow other researchers such as AI experts or those working with big data analytics in technology companies to contribute.</w:t>
      </w:r>
    </w:p>
    <w:p w14:paraId="71C457C1" w14:textId="77777777" w:rsidR="00526041" w:rsidRPr="00FF597F" w:rsidRDefault="00526041" w:rsidP="00526041">
      <w:r w:rsidRPr="00FF597F">
        <w:rPr>
          <w:rStyle w:val="StyleUnderline"/>
        </w:rPr>
        <w:t xml:space="preserve">Policymakers too can benefit from these advances in “open science” by tapping into the collective, multi-disciplinary expertise available through these networks to “better interrogate their models and…improve their decisions” </w:t>
      </w:r>
      <w:r w:rsidRPr="00FF597F">
        <w:t>(Nature, 2020). They can also accelerate the sharing of publicly funded research and data collected by public agencies.</w:t>
      </w:r>
    </w:p>
    <w:p w14:paraId="14678825" w14:textId="77777777" w:rsidR="00526041" w:rsidRPr="00FF597F" w:rsidRDefault="00526041" w:rsidP="00526041">
      <w:pPr>
        <w:rPr>
          <w:rStyle w:val="StyleUnderline"/>
        </w:rPr>
      </w:pPr>
      <w:r w:rsidRPr="00FF597F">
        <w:t xml:space="preserve">There are broader implications for policy and society as well. </w:t>
      </w:r>
      <w:r w:rsidRPr="00FF597F">
        <w:rPr>
          <w:rStyle w:val="StyleUnderline"/>
        </w:rPr>
        <w:t>On the one hand open access promotes collaboration across disciplines and geographies, being especially important for developing countries that may otherwise find it difficult to participate in the latest research.</w:t>
      </w:r>
    </w:p>
    <w:p w14:paraId="62DE9ED3" w14:textId="77777777" w:rsidR="00526041" w:rsidRPr="00FF597F" w:rsidRDefault="00526041" w:rsidP="00526041">
      <w:r w:rsidRPr="00FF597F">
        <w:rPr>
          <w:rStyle w:val="StyleUnderline"/>
        </w:rPr>
        <w:t>At the same time, the rapid dissemination of results inevitably leads to some that are not valid becoming wide.ly available</w:t>
      </w:r>
      <w:r w:rsidRPr="00FF597F">
        <w:t>. While they may be corrected later through the efforts of other researchers, their initial dissemination can fuel misinterpretation and lower credibility. Societal consensus also needs to be developed over privacy and data sharing.</w:t>
      </w:r>
    </w:p>
    <w:p w14:paraId="117FE503" w14:textId="77777777" w:rsidR="00526041" w:rsidRPr="00FF597F" w:rsidRDefault="00526041" w:rsidP="00526041">
      <w:r w:rsidRPr="00FF597F">
        <w:t>Ensure universal access to solutions</w:t>
      </w:r>
    </w:p>
    <w:p w14:paraId="72816E31" w14:textId="77777777" w:rsidR="00526041" w:rsidRPr="00FF597F" w:rsidRDefault="00526041" w:rsidP="00526041">
      <w:pPr>
        <w:rPr>
          <w:rStyle w:val="StyleUnderline"/>
        </w:rPr>
      </w:pPr>
      <w:r w:rsidRPr="00FF597F">
        <w:rPr>
          <w:rStyle w:val="StyleUnderline"/>
        </w:rPr>
        <w:t>While rapid and ready access to research results and data is fueling collaborations in a decentralized way, more co.ordinated multi-stakeholder and multilateral efforts are also needed to accelerate progress towards practical solutions and, when these become available, ensure universal access to them.</w:t>
      </w:r>
    </w:p>
    <w:p w14:paraId="6A6D404A" w14:textId="77777777" w:rsidR="00526041" w:rsidRPr="00FF597F" w:rsidRDefault="00526041" w:rsidP="00526041">
      <w:r w:rsidRPr="00FF597F">
        <w:t xml:space="preserve">A prominent example of this is the Coalition for Epidemic Preparedness Innovations (CEPI), launched in 2017 as a partnership between public, private, philanthropic and civil society organizations to accelerate </w:t>
      </w:r>
      <w:r w:rsidRPr="00FF597F">
        <w:lastRenderedPageBreak/>
        <w:t>the development of epidemic vaccines. Its ongoing work has cut the expected development time for a COVID-19 vaccine to 12–18 months, and its grants are providing quick fund.ing for some promising early candidates. It is estimated that an investment of USD 2 billion will be needed, with resources being made available from a variety of sources (Yamey, et al., 2020).</w:t>
      </w:r>
    </w:p>
    <w:p w14:paraId="7C4845B3" w14:textId="77777777" w:rsidR="00526041" w:rsidRPr="00FF597F" w:rsidRDefault="00526041" w:rsidP="00526041">
      <w:r w:rsidRPr="00FF597F">
        <w:t>The need for a vaccine is global, but past experience shows that fair and equitable access is not a given (Fidler, 2010). One of the most important functions of the science–policy–society interface at the global level is ensuring universal access to such global public goods. Similar considerations apply also to medicines that may become available to treat the disease.</w:t>
      </w:r>
    </w:p>
    <w:p w14:paraId="7BA6D6AA" w14:textId="77777777" w:rsidR="00526041" w:rsidRPr="00FF597F" w:rsidRDefault="00526041" w:rsidP="00526041">
      <w:r w:rsidRPr="00FF597F">
        <w:rPr>
          <w:rStyle w:val="StyleUnderline"/>
        </w:rPr>
        <w:t>Apart from medicines and vaccines, technology-driven solutions are becoming available in different countries as they come to terms with the pandemic</w:t>
      </w:r>
      <w:r w:rsidRPr="00FF597F">
        <w:t>—flu symptom tracking through digital devices, movement tracing, low cost ventilator design, 3-D printed equipment, tele.medicine and remote learning innovations to name a few.</w:t>
      </w:r>
    </w:p>
    <w:p w14:paraId="4A8634AA" w14:textId="77777777" w:rsidR="00526041" w:rsidRPr="00FF597F" w:rsidRDefault="00526041" w:rsidP="00526041">
      <w:r w:rsidRPr="00FF597F">
        <w:t>The TFM’s networking and sharing spaces—the annual global multi-stakeholder STI Forum and the online platform—facilitate wider access to these innovations for adoption across countries. In response to a call for examples of technology solutions to address the pandemic and its impacts, more than 30 submissions were received within a few days and the number is growing.</w:t>
      </w:r>
    </w:p>
    <w:p w14:paraId="199F2FCF" w14:textId="77777777" w:rsidR="00526041" w:rsidRPr="00FF597F" w:rsidRDefault="00526041" w:rsidP="00526041">
      <w:r w:rsidRPr="00FF597F">
        <w:rPr>
          <w:rStyle w:val="StyleUnderline"/>
        </w:rPr>
        <w:t>Notwithstanding these developments, deeper structural factors such as Internet availability can inhibit ac.cess. Only slightly more than half the world population (54%) had Internet access in 2019,</w:t>
      </w:r>
      <w:r w:rsidRPr="00FF597F">
        <w:t xml:space="preserve"> the figure falling to slightly less than 20% in LDCs. Such access is a precondition to learning about and benefiting from solutions that are made available through web-based channels.</w:t>
      </w:r>
    </w:p>
    <w:p w14:paraId="0AF9C7B5" w14:textId="77777777" w:rsidR="00526041" w:rsidRPr="00FF597F" w:rsidRDefault="00526041" w:rsidP="00526041">
      <w:pPr>
        <w:rPr>
          <w:rStyle w:val="StyleUnderline"/>
        </w:rPr>
      </w:pPr>
      <w:r w:rsidRPr="00FF597F">
        <w:rPr>
          <w:rStyle w:val="StyleUnderline"/>
        </w:rPr>
        <w:t>Act with greater urgency on global scientific assessments</w:t>
      </w:r>
    </w:p>
    <w:p w14:paraId="2B6F2460" w14:textId="77777777" w:rsidR="00526041" w:rsidRPr="00FF597F" w:rsidRDefault="00526041" w:rsidP="00526041">
      <w:r w:rsidRPr="00FF597F">
        <w:rPr>
          <w:rStyle w:val="StyleUnderline"/>
        </w:rPr>
        <w:t xml:space="preserve">International collaborations across scientists and ex.perts are a powerful way of bringing evidence and scientific consensus to the attention of policymakers to inform actions. </w:t>
      </w:r>
      <w:r w:rsidRPr="00FF597F">
        <w:t>For example, the report of the Global Preparedness Monitoring Board (2019), an independent expert body co-convened by the WHO and the World Bank, presented a set of actions at all levels to prepare for a global health emergency, such as “a rapidly spreading pandemic due to a lethal respiratory pathogen”.</w:t>
      </w:r>
    </w:p>
    <w:p w14:paraId="61D34480" w14:textId="77777777" w:rsidR="00526041" w:rsidRPr="00FF597F" w:rsidRDefault="00526041" w:rsidP="00526041">
      <w:pPr>
        <w:rPr>
          <w:rStyle w:val="StyleUnderline"/>
        </w:rPr>
      </w:pPr>
      <w:r w:rsidRPr="00FF597F">
        <w:t xml:space="preserve">While seemingly prescient, this was just the most recent of calls to action, arising from earlier assessments that had followed avian influenza, SARS and Ebola epidemics. </w:t>
      </w:r>
      <w:r w:rsidRPr="00FF597F">
        <w:rPr>
          <w:rStyle w:val="StyleUnderline"/>
        </w:rPr>
        <w:t>Implementing the recommendations of those assessments would have built preparedness within and across countries, and hastened an effective response to the current pandemic, potentially saving tens of thou.sands of lives, hundreds of millions of livelihoods and billions of dollars in overall economic damage.</w:t>
      </w:r>
    </w:p>
    <w:p w14:paraId="00F7C33D" w14:textId="77777777" w:rsidR="00526041" w:rsidRPr="00FF597F" w:rsidRDefault="00526041" w:rsidP="00526041">
      <w:r w:rsidRPr="00FF597F">
        <w:rPr>
          <w:rStyle w:val="StyleUnderline"/>
        </w:rPr>
        <w:t>Such preparedness would have been guided by science but also drawn from practical experiences in dis.aster-risk reduction and mitigation.</w:t>
      </w:r>
      <w:r w:rsidRPr="00FF597F">
        <w:t xml:space="preserve"> Other independent scientific assessments are also predicting increasingly urgent global challenges, for example with regard to sustainable development, making early preemptive and coordinated action essential.</w:t>
      </w:r>
    </w:p>
    <w:p w14:paraId="3C099B61" w14:textId="77777777" w:rsidR="00526041" w:rsidRPr="00FF597F" w:rsidRDefault="00526041" w:rsidP="00526041">
      <w:pPr>
        <w:rPr>
          <w:rStyle w:val="StyleUnderline"/>
        </w:rPr>
      </w:pPr>
      <w:r w:rsidRPr="00FF597F">
        <w:rPr>
          <w:rStyle w:val="StyleUnderline"/>
        </w:rPr>
        <w:t>The way forward—a call for stronger international cooperation</w:t>
      </w:r>
    </w:p>
    <w:p w14:paraId="579AB620" w14:textId="77777777" w:rsidR="00526041" w:rsidRPr="00FF597F" w:rsidRDefault="00526041" w:rsidP="00526041">
      <w:r w:rsidRPr="00FF597F">
        <w:t xml:space="preserve">This pandemic is a crisis and a human tragedy—but it is also an opportunity to recognize and address the deeper shortcomings of our current science–policy advisory systems, and their interface with society at all levels. Much of the action will need to come from countries themselves, but </w:t>
      </w:r>
      <w:r w:rsidRPr="00FF597F">
        <w:rPr>
          <w:rStyle w:val="StyleUnderline"/>
        </w:rPr>
        <w:t xml:space="preserve">international </w:t>
      </w:r>
      <w:r w:rsidRPr="00FF597F">
        <w:rPr>
          <w:rStyle w:val="StyleUnderline"/>
        </w:rPr>
        <w:lastRenderedPageBreak/>
        <w:t>cooperation, supported by the United Nations system, can facilitate progress in all these areas.</w:t>
      </w:r>
      <w:r w:rsidRPr="00FF597F">
        <w:t xml:space="preserve"> Many such initiatives are in place, but need to be scaled up. For example, the TFM works with other partners such as the Inter-Academy Partnership, the International Science Council and many others to facilitate the sharing of scientific knowledge and technology solutions</w:t>
      </w:r>
      <w:r w:rsidRPr="00FF597F">
        <w:rPr>
          <w:rStyle w:val="StyleUnderline"/>
        </w:rPr>
        <w:t>. It also helps strengthen national capacities for science-based policymaking</w:t>
      </w:r>
      <w:r w:rsidRPr="00FF597F">
        <w:t xml:space="preserve"> for the SDGs, but is currently only able to do this in a small number of countries.</w:t>
      </w:r>
    </w:p>
    <w:p w14:paraId="6549BF6A" w14:textId="77777777" w:rsidR="00526041" w:rsidRPr="00FF597F" w:rsidRDefault="00526041" w:rsidP="00526041">
      <w:r w:rsidRPr="00FF597F">
        <w:rPr>
          <w:rStyle w:val="StyleUnderline"/>
        </w:rPr>
        <w:t>Entities such as UNESCO are helping the open science movement to progress towards establishing norms and standards that will facilitate greater, and more timely, access to scientific research across the world. Independent scientific assessments that inform the work of many United Nations bodies are indicating areas needing ur.gent action, and international cooperation can help with national capacities to implement them</w:t>
      </w:r>
      <w:r w:rsidRPr="00FF597F">
        <w:t>. At the same time, actively engaging with different stakeholders in countries around the dissemination of the findings of such assessments can help in building public trust in science.</w:t>
      </w:r>
    </w:p>
    <w:p w14:paraId="57F19B11" w14:textId="77777777" w:rsidR="00526041" w:rsidRDefault="00526041" w:rsidP="00526041">
      <w:pPr>
        <w:pStyle w:val="Heading3"/>
      </w:pPr>
      <w:r>
        <w:lastRenderedPageBreak/>
        <w:t xml:space="preserve">1AC Advantage - Scientific Literacy </w:t>
      </w:r>
    </w:p>
    <w:p w14:paraId="6AD6B251" w14:textId="77777777" w:rsidR="00526041" w:rsidRPr="004C176D" w:rsidRDefault="00526041" w:rsidP="00526041">
      <w:pPr>
        <w:pStyle w:val="Heading4"/>
      </w:pPr>
      <w:r>
        <w:t>Failure to enact oversight and standards means forensic science lacks scientific rigor</w:t>
      </w:r>
    </w:p>
    <w:p w14:paraId="4983B0C8" w14:textId="77777777" w:rsidR="00526041" w:rsidRDefault="00526041" w:rsidP="00526041">
      <w:pPr>
        <w:rPr>
          <w:rStyle w:val="Style13ptBold"/>
        </w:rPr>
      </w:pPr>
      <w:r>
        <w:rPr>
          <w:rStyle w:val="Style13ptBold"/>
        </w:rPr>
        <w:t>National Research Council, 09</w:t>
      </w:r>
    </w:p>
    <w:p w14:paraId="5C21BD19" w14:textId="77777777" w:rsidR="00526041" w:rsidRDefault="00526041" w:rsidP="00526041">
      <w:r w:rsidRPr="00C91023">
        <w:t xml:space="preserve">[Committee on Identifying the Needs of the Forensic Sciences Community, National Research Council, 8-09, “Strengthening Forensic Science in the United States: A Path Forward”, </w:t>
      </w:r>
      <w:r>
        <w:t xml:space="preserve">pg. 42-44, </w:t>
      </w:r>
      <w:r w:rsidRPr="00B14B94">
        <w:t>https://www.ncjrs.gov/pdffiles1/nij/grants/228091.pdf</w:t>
      </w:r>
      <w:r w:rsidRPr="00C91023">
        <w:t>, accessed 6-24-20</w:t>
      </w:r>
      <w:r>
        <w:t>, LH</w:t>
      </w:r>
      <w:r w:rsidRPr="00C91023">
        <w:t>]</w:t>
      </w:r>
    </w:p>
    <w:p w14:paraId="15605D1F" w14:textId="77777777" w:rsidR="00526041" w:rsidRDefault="00526041" w:rsidP="00526041">
      <w:r>
        <w:t xml:space="preserve">The fact is that </w:t>
      </w:r>
      <w:r w:rsidRPr="00C91023">
        <w:rPr>
          <w:rStyle w:val="StyleUnderline"/>
        </w:rPr>
        <w:t>many forensic tests—such as those used to infer the</w:t>
      </w:r>
      <w:r>
        <w:rPr>
          <w:rStyle w:val="StyleUnderline"/>
        </w:rPr>
        <w:t xml:space="preserve"> </w:t>
      </w:r>
      <w:r w:rsidRPr="00C91023">
        <w:rPr>
          <w:rStyle w:val="StyleUnderline"/>
        </w:rPr>
        <w:t xml:space="preserve">source of toolmarks or bite marks—have </w:t>
      </w:r>
      <w:r w:rsidRPr="00C91023">
        <w:rPr>
          <w:rStyle w:val="Emphasis"/>
        </w:rPr>
        <w:t>never been exposed to stringent scientific scrutiny</w:t>
      </w:r>
      <w:r w:rsidRPr="00C91023">
        <w:rPr>
          <w:rStyle w:val="StyleUnderline"/>
        </w:rPr>
        <w:t>. Most of these techniques were developed in crime</w:t>
      </w:r>
      <w:r>
        <w:rPr>
          <w:rStyle w:val="StyleUnderline"/>
        </w:rPr>
        <w:t xml:space="preserve"> </w:t>
      </w:r>
      <w:r w:rsidRPr="00C91023">
        <w:rPr>
          <w:rStyle w:val="StyleUnderline"/>
        </w:rPr>
        <w:t>laboratories to aid in the investigation of evidence from a particular crime</w:t>
      </w:r>
      <w:r>
        <w:rPr>
          <w:rStyle w:val="StyleUnderline"/>
        </w:rPr>
        <w:t xml:space="preserve"> </w:t>
      </w:r>
      <w:r w:rsidRPr="00C91023">
        <w:rPr>
          <w:rStyle w:val="StyleUnderline"/>
        </w:rPr>
        <w:t>scene, and researching their limitations and foundations was never a top</w:t>
      </w:r>
      <w:r>
        <w:rPr>
          <w:rStyle w:val="StyleUnderline"/>
        </w:rPr>
        <w:t xml:space="preserve"> </w:t>
      </w:r>
      <w:r w:rsidRPr="00C91023">
        <w:rPr>
          <w:rStyle w:val="StyleUnderline"/>
        </w:rPr>
        <w:t xml:space="preserve">priority. </w:t>
      </w:r>
      <w:r>
        <w:t>There is some logic behind the application of these techniques; practitioners worked hard to improve their methods, and results from other evidence have combined with these tests to give forensic scientists a degree of confidence in their probative value</w:t>
      </w:r>
      <w:r w:rsidRPr="00C91023">
        <w:rPr>
          <w:rStyle w:val="StyleUnderline"/>
        </w:rPr>
        <w:t xml:space="preserve">. Before </w:t>
      </w:r>
      <w:r w:rsidRPr="004C176D">
        <w:t>the first offering of the use of</w:t>
      </w:r>
      <w:r w:rsidRPr="00C91023">
        <w:rPr>
          <w:rStyle w:val="StyleUnderline"/>
        </w:rPr>
        <w:t xml:space="preserve"> DNA </w:t>
      </w:r>
      <w:r w:rsidRPr="004C176D">
        <w:t>in</w:t>
      </w:r>
      <w:r w:rsidRPr="00C91023">
        <w:rPr>
          <w:rStyle w:val="StyleUnderline"/>
        </w:rPr>
        <w:t xml:space="preserve"> forensic science in 1986, no concerted effort had been made to</w:t>
      </w:r>
      <w:r>
        <w:rPr>
          <w:rStyle w:val="StyleUnderline"/>
        </w:rPr>
        <w:t xml:space="preserve"> </w:t>
      </w:r>
      <w:r w:rsidRPr="00C91023">
        <w:rPr>
          <w:rStyle w:val="StyleUnderline"/>
        </w:rPr>
        <w:t>determine the reliability of these tests, and some in the forensic science and</w:t>
      </w:r>
      <w:r>
        <w:rPr>
          <w:rStyle w:val="StyleUnderline"/>
        </w:rPr>
        <w:t xml:space="preserve"> </w:t>
      </w:r>
      <w:r w:rsidRPr="00C91023">
        <w:rPr>
          <w:rStyle w:val="StyleUnderline"/>
        </w:rPr>
        <w:t>law enforcement communities believed that scientists’ ability to withstand</w:t>
      </w:r>
      <w:r>
        <w:rPr>
          <w:rStyle w:val="StyleUnderline"/>
        </w:rPr>
        <w:t xml:space="preserve"> </w:t>
      </w:r>
      <w:r w:rsidRPr="00C91023">
        <w:rPr>
          <w:rStyle w:val="StyleUnderline"/>
        </w:rPr>
        <w:t>cross-examination in court when giving testimony related to these tests</w:t>
      </w:r>
      <w:r>
        <w:rPr>
          <w:rStyle w:val="StyleUnderline"/>
        </w:rPr>
        <w:t xml:space="preserve"> </w:t>
      </w:r>
      <w:r w:rsidRPr="00C91023">
        <w:rPr>
          <w:rStyle w:val="StyleUnderline"/>
        </w:rPr>
        <w:t>was sufficient to demonstrate the tests’ reliability.</w:t>
      </w:r>
      <w:r>
        <w:t xml:space="preserve"> However, </w:t>
      </w:r>
      <w:r w:rsidRPr="004C176D">
        <w:t xml:space="preserve">although the precise error rates of these forensic tests are still unknown, comparison of their results with DNA testing in the same cases has revealed that some of these analyses, as </w:t>
      </w:r>
      <w:r>
        <w:t xml:space="preserve">currently performed, produce erroneous results. The conclusions of forensic examiners may or may not be right—depending on the case—but each wrongful conviction based on improperly interpreted evidence is serious, both for the innocent person and also for society, because of the threat that may be posed by a guilty person going free. </w:t>
      </w:r>
      <w:r w:rsidRPr="00C91023">
        <w:rPr>
          <w:rStyle w:val="StyleUnderline"/>
        </w:rPr>
        <w:t>Some</w:t>
      </w:r>
      <w:r>
        <w:rPr>
          <w:rStyle w:val="StyleUnderline"/>
        </w:rPr>
        <w:t xml:space="preserve"> </w:t>
      </w:r>
      <w:r w:rsidRPr="00C91023">
        <w:rPr>
          <w:rStyle w:val="StyleUnderline"/>
        </w:rPr>
        <w:t>non-DNA forensic tests do not meet the fundamental requirements of science, in terms of reproducibility, validity, and falsifiability</w:t>
      </w:r>
      <w:r>
        <w:t xml:space="preserve"> (see Chapters 4 through 6).</w:t>
      </w:r>
    </w:p>
    <w:p w14:paraId="2CE13D76" w14:textId="77777777" w:rsidR="00526041" w:rsidRDefault="00526041" w:rsidP="00526041">
      <w:r>
        <w:t xml:space="preserve">Even fingerprint analysis has been called into question. For nearly a century, fingerprint examiners have been comparing partial latent fingerprints found at crime scenes to inked fingerprints taken directly from suspects. Fingerprint identifications have been viewed as exact means of associating a suspect with a crime scene print and rarely were questioned.17 Recently, however, </w:t>
      </w:r>
      <w:r w:rsidRPr="00A94E66">
        <w:rPr>
          <w:rStyle w:val="StyleUnderline"/>
        </w:rPr>
        <w:t>the scientific foundation of the fingerprint field has</w:t>
      </w:r>
      <w:r>
        <w:rPr>
          <w:rStyle w:val="StyleUnderline"/>
        </w:rPr>
        <w:t xml:space="preserve"> </w:t>
      </w:r>
      <w:r w:rsidRPr="00A94E66">
        <w:rPr>
          <w:rStyle w:val="StyleUnderline"/>
        </w:rPr>
        <w:t>been questioned, and the suggestion has been made that latent fingerprint</w:t>
      </w:r>
      <w:r>
        <w:rPr>
          <w:rStyle w:val="StyleUnderline"/>
        </w:rPr>
        <w:t xml:space="preserve"> </w:t>
      </w:r>
      <w:r w:rsidRPr="00A94E66">
        <w:rPr>
          <w:rStyle w:val="StyleUnderline"/>
        </w:rPr>
        <w:t>identifications may not be as reliable as previously assumed</w:t>
      </w:r>
      <w:r>
        <w:t>.18 The question is less a matter of whether each person’s fingerprints are permanent and unique—uniqueness is commonly assumed—and more a matter of whether one can determine with adequate reliability that the finger that left an imperfect impression at a crime scene is the same finger that left an impression (with different imperfections) in a file of fingerprints. In October 2007, Baltimore County Circuit Judge Susan M. Souder refused to allow a fingerprint analyst to testify that a latent print was made by the defendant in a death penalty trial. In her ruling, Judge Souder found the traditional method of fingerprint analysis to be “a subjective, untested, unverifiable identification procedure that purports to be infallible.”19</w:t>
      </w:r>
    </w:p>
    <w:p w14:paraId="57FFB17B" w14:textId="77777777" w:rsidR="00526041" w:rsidRPr="004C176D" w:rsidRDefault="00526041" w:rsidP="00526041">
      <w:r>
        <w:t xml:space="preserve">Some forensic science methods have as their goal the “individualization” of specific types of evidence (typically shoe and tire impressions, dermal ridge prints, toolmarks and firearms, and handwriting). Analysts using such methods believe that unique markings are acquired by a source item in random fashion and that such uniqueness is faithfully transmitted from the source item to the evidence item being examined (or in the case of handwriting, that individuals acquire habits that result in unique </w:t>
      </w:r>
      <w:r>
        <w:lastRenderedPageBreak/>
        <w:t>handwriting). When the evidence and putative source items are compared, a conclusion of individualization implies that the evidence originated from that source, to the exclusion of all other possible sources.20,21 The determination of uniqueness requires measurements of object attributes, data collected on the population frequency of variation in these attributes, testing of attribute independence, and calculations of the probability that different objects share a common set of observable attributes.22 Importantly</w:t>
      </w:r>
      <w:r w:rsidRPr="00A94E66">
        <w:rPr>
          <w:rStyle w:val="StyleUnderline"/>
        </w:rPr>
        <w:t>, the results of</w:t>
      </w:r>
      <w:r>
        <w:rPr>
          <w:rStyle w:val="StyleUnderline"/>
        </w:rPr>
        <w:t xml:space="preserve"> </w:t>
      </w:r>
      <w:r w:rsidRPr="00A94E66">
        <w:rPr>
          <w:rStyle w:val="StyleUnderline"/>
        </w:rPr>
        <w:t>research must be made public so that they can be reviewed, checked by</w:t>
      </w:r>
      <w:r>
        <w:rPr>
          <w:rStyle w:val="StyleUnderline"/>
        </w:rPr>
        <w:t xml:space="preserve"> </w:t>
      </w:r>
      <w:r w:rsidRPr="00A94E66">
        <w:rPr>
          <w:rStyle w:val="StyleUnderline"/>
        </w:rPr>
        <w:t>others, criticized, and then revised, and this has not been done for some of</w:t>
      </w:r>
      <w:r>
        <w:rPr>
          <w:rStyle w:val="StyleUnderline"/>
        </w:rPr>
        <w:t xml:space="preserve"> </w:t>
      </w:r>
      <w:r w:rsidRPr="00A94E66">
        <w:rPr>
          <w:rStyle w:val="StyleUnderline"/>
        </w:rPr>
        <w:t>the forensic science disciplines.</w:t>
      </w:r>
      <w:r>
        <w:t xml:space="preserve">23 As recently as September 2008, the Detroit Police crime laboratory was shut down following a Michigan State Police audit that found </w:t>
      </w:r>
      <w:r w:rsidRPr="004C176D">
        <w:t>a 10 percent error rate in ballistic evidence.24</w:t>
      </w:r>
    </w:p>
    <w:p w14:paraId="07489ED1" w14:textId="77777777" w:rsidR="00526041" w:rsidRDefault="00526041" w:rsidP="00526041">
      <w:r w:rsidRPr="00A94E66">
        <w:rPr>
          <w:rStyle w:val="StyleUnderline"/>
        </w:rPr>
        <w:t>The forensic science community has had little opportunity to pursue</w:t>
      </w:r>
      <w:r>
        <w:rPr>
          <w:rStyle w:val="StyleUnderline"/>
        </w:rPr>
        <w:t xml:space="preserve"> </w:t>
      </w:r>
      <w:r w:rsidRPr="00A94E66">
        <w:rPr>
          <w:rStyle w:val="StyleUnderline"/>
        </w:rPr>
        <w:t>or become proficient in the research that is needed to support what it does.</w:t>
      </w:r>
      <w:r>
        <w:rPr>
          <w:rStyle w:val="StyleUnderline"/>
        </w:rPr>
        <w:t xml:space="preserve"> </w:t>
      </w:r>
      <w:r w:rsidRPr="004C176D">
        <w:t>Few sources of funding exist for independent forensic research (see Chapter 2). Most of the studies are commissioned by DOJ and conducted by crime laboratories with little or no participation by the traditional scientific community</w:t>
      </w:r>
      <w:r w:rsidRPr="00A94E66">
        <w:rPr>
          <w:rStyle w:val="StyleUnderline"/>
        </w:rPr>
        <w:t>.</w:t>
      </w:r>
      <w:r>
        <w:t xml:space="preserve"> In addition, most disciplines in the profession are hindered by a lack of enforceable standards for interpretation of data (see Chapter 7).</w:t>
      </w:r>
    </w:p>
    <w:p w14:paraId="08017752" w14:textId="77777777" w:rsidR="00526041" w:rsidRPr="00FF597F" w:rsidRDefault="00526041" w:rsidP="00526041">
      <w:pPr>
        <w:pStyle w:val="Heading4"/>
        <w:rPr>
          <w:rFonts w:cs="Times New Roman"/>
        </w:rPr>
      </w:pPr>
      <w:r>
        <w:rPr>
          <w:rFonts w:cs="Times New Roman"/>
        </w:rPr>
        <w:t>F</w:t>
      </w:r>
      <w:r w:rsidRPr="00FF597F">
        <w:rPr>
          <w:rFonts w:cs="Times New Roman"/>
        </w:rPr>
        <w:t>orensic science reforms spill up into broader scientific literacy</w:t>
      </w:r>
    </w:p>
    <w:p w14:paraId="3B4B2B87" w14:textId="77777777" w:rsidR="00526041" w:rsidRPr="00FF597F" w:rsidRDefault="00526041" w:rsidP="00526041">
      <w:pPr>
        <w:rPr>
          <w:rStyle w:val="Style13ptBold"/>
        </w:rPr>
      </w:pPr>
      <w:r w:rsidRPr="00FF597F">
        <w:rPr>
          <w:rStyle w:val="Style13ptBold"/>
        </w:rPr>
        <w:t>Howes and Kemp, U Tasmania Senior Criminology Lecturer, and Psychologist 17</w:t>
      </w:r>
    </w:p>
    <w:p w14:paraId="4DD1B05C" w14:textId="77777777" w:rsidR="00526041" w:rsidRPr="00FF597F" w:rsidRDefault="00526041" w:rsidP="00526041">
      <w:pPr>
        <w:rPr>
          <w:rStyle w:val="Style13ptBold"/>
          <w:b w:val="0"/>
          <w:bCs w:val="0"/>
          <w:sz w:val="24"/>
          <w:szCs w:val="18"/>
        </w:rPr>
      </w:pPr>
      <w:r w:rsidRPr="00FF597F">
        <w:rPr>
          <w:rStyle w:val="Style13ptBold"/>
          <w:b w:val="0"/>
          <w:bCs w:val="0"/>
          <w:sz w:val="24"/>
          <w:szCs w:val="18"/>
        </w:rPr>
        <w:t xml:space="preserve">(Loene M. and Nenagh, January 2017, </w:t>
      </w:r>
      <w:r w:rsidRPr="00FF597F">
        <w:rPr>
          <w:rStyle w:val="Style13ptBold"/>
          <w:b w:val="0"/>
          <w:bCs w:val="0"/>
          <w:i/>
          <w:iCs/>
          <w:sz w:val="24"/>
          <w:szCs w:val="18"/>
        </w:rPr>
        <w:t xml:space="preserve">Journal of Language and Social Psychology </w:t>
      </w:r>
      <w:r w:rsidRPr="00FF597F">
        <w:rPr>
          <w:rStyle w:val="Style13ptBold"/>
          <w:b w:val="0"/>
          <w:bCs w:val="0"/>
          <w:sz w:val="24"/>
          <w:szCs w:val="18"/>
        </w:rPr>
        <w:t xml:space="preserve">36(1):96-111 , “Discord in the Communication of Forensic Science: Can the Science of Language Help Foster Shared Understanding?”, </w:t>
      </w:r>
      <w:hyperlink r:id="rId35" w:history="1">
        <w:r w:rsidRPr="00FF597F">
          <w:rPr>
            <w:rStyle w:val="Hyperlink"/>
            <w:sz w:val="24"/>
            <w:szCs w:val="18"/>
          </w:rPr>
          <w:t>https://doi.org/10.1177/0261927X16663589</w:t>
        </w:r>
      </w:hyperlink>
      <w:r w:rsidRPr="00FF597F">
        <w:rPr>
          <w:rStyle w:val="Style13ptBold"/>
          <w:b w:val="0"/>
          <w:bCs w:val="0"/>
          <w:sz w:val="24"/>
          <w:szCs w:val="18"/>
        </w:rPr>
        <w:t>, p. 12, accessed 7/1/20, zC</w:t>
      </w:r>
    </w:p>
    <w:p w14:paraId="00679CDB" w14:textId="77777777" w:rsidR="00526041" w:rsidRPr="00FF597F" w:rsidRDefault="00526041" w:rsidP="00526041">
      <w:r w:rsidRPr="00FF597F">
        <w:t>Implications</w:t>
      </w:r>
    </w:p>
    <w:p w14:paraId="21F93276" w14:textId="77777777" w:rsidR="00526041" w:rsidRPr="00FF597F" w:rsidRDefault="00526041" w:rsidP="00526041">
      <w:r w:rsidRPr="00FF597F">
        <w:rPr>
          <w:rStyle w:val="StyleUnderline"/>
        </w:rPr>
        <w:t xml:space="preserve">The issues raised above have some more general implications for the communication of science. </w:t>
      </w:r>
      <w:r w:rsidRPr="00FF597F">
        <w:rPr>
          <w:rStyle w:val="Emphasis"/>
        </w:rPr>
        <w:t>Forensic science is science applied to law, so that nonscientist decision makers have access to expertise to assist in their decision making.</w:t>
      </w:r>
      <w:r w:rsidRPr="00FF597F">
        <w:t xml:space="preserve"> Although some unique communication challenges arise in the context of the criminal justice system, </w:t>
      </w:r>
      <w:r w:rsidRPr="00FF597F">
        <w:rPr>
          <w:rStyle w:val="StyleUnderline"/>
        </w:rPr>
        <w:t>some of the research findings from this area may transfer to other contexts, such as</w:t>
      </w:r>
      <w:r w:rsidRPr="00FF597F">
        <w:rPr>
          <w:rStyle w:val="Emphasis"/>
        </w:rPr>
        <w:t xml:space="preserve"> science communication that informs governmental policy and organisational practice.</w:t>
      </w:r>
      <w:r w:rsidRPr="00FF597F">
        <w:t xml:space="preserve"> Transferable implications include the principles used to guide written communication and the need for science communication to be explicitly taught and enacted with appropriate guidelines, so that professional integrity is not compromised.</w:t>
      </w:r>
    </w:p>
    <w:p w14:paraId="7011957C" w14:textId="77777777" w:rsidR="00526041" w:rsidRPr="00FF597F" w:rsidRDefault="00526041" w:rsidP="00526041">
      <w:r w:rsidRPr="00FF597F">
        <w:t>The principles of the written guidelines that have been developed to assist forensic scientists to write readable reports were drawn from theory and research (Howes, 2015a). Such principles have been used in other fields such as medical patients’ health literacy (e.g., Clerehan, Buchbinder, &amp; Moodie, 2005; Feufel, Schneider, &amp; Berkel, 2010) and may also be applied to writing for nonscientists about other fields of scientific endeavour. In written communication, to facilitate understanding by nonscientists, it is essential to sequence the text logically to walk the reader through the scientist’s reasoning process, outline key limitations and assumptions of the scientific techniques used, and explain the basis for the opinion in lay terms, defining all necessary specialist terms</w:t>
      </w:r>
      <w:r w:rsidRPr="00FF597F">
        <w:rPr>
          <w:rStyle w:val="Emphasis"/>
        </w:rPr>
        <w:t xml:space="preserve">. When verbal communication is also possible, it allows a chance for mutually beneficial exchanges, for nonscientists to deepen their </w:t>
      </w:r>
      <w:r w:rsidRPr="00FF597F">
        <w:rPr>
          <w:rStyle w:val="Emphasis"/>
        </w:rPr>
        <w:lastRenderedPageBreak/>
        <w:t>understanding of science, and for both parties to negotiate meaning of the scientific findings and expert opinion in the specific context</w:t>
      </w:r>
      <w:r w:rsidRPr="00FF597F">
        <w:t xml:space="preserve"> (about which the nonscientist has valuable knowledge).</w:t>
      </w:r>
    </w:p>
    <w:p w14:paraId="6DA09C3F" w14:textId="77777777" w:rsidR="00526041" w:rsidRPr="00FF597F" w:rsidRDefault="00526041" w:rsidP="00526041">
      <w:pPr>
        <w:rPr>
          <w:rStyle w:val="StyleUnderline"/>
        </w:rPr>
      </w:pPr>
      <w:r w:rsidRPr="00FF597F">
        <w:t xml:space="preserve">It is evident that </w:t>
      </w:r>
      <w:r w:rsidRPr="00FF597F">
        <w:rPr>
          <w:rStyle w:val="Emphasis"/>
        </w:rPr>
        <w:t>science communication is an important aspect of many science related careers</w:t>
      </w:r>
      <w:r w:rsidRPr="00FF597F">
        <w:t xml:space="preserve">: </w:t>
      </w:r>
      <w:r w:rsidRPr="00FF597F">
        <w:rPr>
          <w:rStyle w:val="StyleUnderline"/>
        </w:rPr>
        <w:t>Science communicators help foster scientific literacy in the communities with which they work.</w:t>
      </w:r>
      <w:r w:rsidRPr="00FF597F">
        <w:t xml:space="preserve"> There is a need for a science communication component to be included in science degrees and professional development workshops. A number of universities offer science communication courses as part of science or journalism degrees (Longnecker, 2009). Such courses encourage students to break away from disciplinary norms and develop flexibility in their writing (and speaking) about science. Some universities also offer cross-disciplinary courses, which foster interaction between prospective forensic scientists and law students (Biedermann et al., 2014). Similar </w:t>
      </w:r>
      <w:r w:rsidRPr="00FF597F">
        <w:rPr>
          <w:rStyle w:val="StyleUnderline"/>
        </w:rPr>
        <w:t>cross-disciplinary courses could be offered, for example, for students of climate and political sciences</w:t>
      </w:r>
      <w:r w:rsidRPr="00FF597F">
        <w:t>.</w:t>
      </w:r>
      <w:r w:rsidRPr="00FF597F">
        <w:rPr>
          <w:rStyle w:val="Emphasis"/>
        </w:rPr>
        <w:t xml:space="preserve"> </w:t>
      </w:r>
      <w:r w:rsidRPr="00FF597F">
        <w:t xml:space="preserve">In such courses, </w:t>
      </w:r>
      <w:r w:rsidRPr="00FF597F">
        <w:rPr>
          <w:rStyle w:val="StyleUnderline"/>
        </w:rPr>
        <w:t>consideration should be given to how audiences can be involved in negotiating meaning for greater understanding through dialogue- and participation-based approaches to science communication.</w:t>
      </w:r>
    </w:p>
    <w:p w14:paraId="459713CC" w14:textId="77777777" w:rsidR="00526041" w:rsidRPr="00FF597F" w:rsidRDefault="00526041" w:rsidP="00526041">
      <w:r w:rsidRPr="00FF597F">
        <w:t>In this article, as part of the special issue on using the science of language to help translate the language of science, we have highlighted some of the contentious aspects of communicating effectively about forensic science in the criminal justice system. We have argued that</w:t>
      </w:r>
      <w:r w:rsidRPr="00FF597F">
        <w:rPr>
          <w:rStyle w:val="StyleUnderline"/>
        </w:rPr>
        <w:t xml:space="preserve"> in light of past failings, forensic science is in an era of increased accountability and transparency. It is incumbent on actors in the criminal justice process to communicate clearly and understand adequately the forensic scientific evidence presented in the criminal justice process.</w:t>
      </w:r>
      <w:r w:rsidRPr="00FF597F">
        <w:t xml:space="preserve"> We argued that </w:t>
      </w:r>
      <w:r w:rsidRPr="00FF597F">
        <w:rPr>
          <w:rStyle w:val="StyleUnderline"/>
        </w:rPr>
        <w:t xml:space="preserve">the science of language can assist in translating the language of science in the criminal justice system. </w:t>
      </w:r>
      <w:r w:rsidRPr="00FF597F">
        <w:t xml:space="preserve">However, we contended that the attempts to improve language must be part of an overall approach that considers the practices and processes of communication more broadly. </w:t>
      </w:r>
      <w:r w:rsidRPr="00FF597F">
        <w:rPr>
          <w:rStyle w:val="Emphasis"/>
        </w:rPr>
        <w:t xml:space="preserve">Discussion and participation models of communication facilitate understanding through negotiation of meaning. </w:t>
      </w:r>
      <w:r w:rsidRPr="00FF597F">
        <w:t>In the criminal justice system, we acknowledged that various initiatives offering the opportunity for discussion and participation are already in place, and we have offered here a theoretical basis to explain their value. We hope that this illustration may be of interest to others who aim to communicate scientific findings from diverse scientific disciplines to nonscientists.</w:t>
      </w:r>
    </w:p>
    <w:p w14:paraId="4FDF5D23" w14:textId="77777777" w:rsidR="00526041" w:rsidRDefault="00526041" w:rsidP="00526041">
      <w:pPr>
        <w:pStyle w:val="Heading4"/>
      </w:pPr>
      <w:r>
        <w:t xml:space="preserve">Decline in scientific literacy leads to distrust in science, accelerates climate change </w:t>
      </w:r>
    </w:p>
    <w:p w14:paraId="4704F45C" w14:textId="77777777" w:rsidR="00526041" w:rsidRPr="00057B86" w:rsidRDefault="00526041" w:rsidP="00526041">
      <w:pPr>
        <w:pStyle w:val="NormalWeb"/>
        <w:spacing w:before="0" w:beforeAutospacing="0" w:after="160" w:afterAutospacing="0"/>
        <w:rPr>
          <w:color w:val="000000"/>
          <w:sz w:val="22"/>
          <w:szCs w:val="22"/>
        </w:rPr>
      </w:pPr>
      <w:r w:rsidRPr="00B80492">
        <w:rPr>
          <w:rStyle w:val="Style13ptBold"/>
        </w:rPr>
        <w:t>Wayne Clough, former secretary of the Smithsonian, 10,</w:t>
      </w:r>
      <w:r w:rsidRPr="00B80492">
        <w:rPr>
          <w:color w:val="000000"/>
          <w:sz w:val="22"/>
          <w:szCs w:val="22"/>
        </w:rPr>
        <w:t xml:space="preserve"> [Gerald, 02/27/2010, Smithsonian, “INCREASING SCIENTIFIC LITERACY</w:t>
      </w:r>
      <w:r>
        <w:rPr>
          <w:rFonts w:asciiTheme="minorHAnsi" w:hAnsiTheme="minorHAnsi" w:cstheme="minorHAnsi"/>
          <w:color w:val="000000"/>
          <w:sz w:val="22"/>
          <w:szCs w:val="22"/>
        </w:rPr>
        <w:t>: A SHARED RESPONSIBILITY</w:t>
      </w:r>
      <w:r w:rsidRPr="00922F58">
        <w:rPr>
          <w:rFonts w:asciiTheme="minorHAnsi" w:hAnsiTheme="minorHAnsi" w:cstheme="minorHAnsi"/>
          <w:color w:val="000000"/>
          <w:sz w:val="22"/>
          <w:szCs w:val="22"/>
        </w:rPr>
        <w:t>,”</w:t>
      </w:r>
      <w:r>
        <w:rPr>
          <w:rFonts w:asciiTheme="minorHAnsi" w:hAnsiTheme="minorHAnsi" w:cstheme="minorHAnsi"/>
          <w:color w:val="000000"/>
          <w:sz w:val="22"/>
          <w:szCs w:val="22"/>
        </w:rPr>
        <w:t xml:space="preserve"> https://www.si.edu/Content/Pdf/About/Secretary/Increasing-Scientific-Literacy-a-Shared-Responsibility.pdf</w:t>
      </w:r>
      <w:r>
        <w:rPr>
          <w:color w:val="000000"/>
          <w:sz w:val="22"/>
          <w:szCs w:val="22"/>
        </w:rPr>
        <w:t>, pp. 33, accessed on 07/01/2020, BS]</w:t>
      </w:r>
    </w:p>
    <w:p w14:paraId="241F55CD" w14:textId="77777777" w:rsidR="00526041" w:rsidRDefault="00526041" w:rsidP="00526041">
      <w:r w:rsidRPr="003D6638">
        <w:rPr>
          <w:rStyle w:val="StyleUnderline"/>
        </w:rPr>
        <w:t>The decline of scientific literacy leads to a growing distrust of science and scientists, and with it a decline in public support for scientific discovery</w:t>
      </w:r>
      <w:r>
        <w:t xml:space="preserve">. Exhibit A is the recent supercharged rhetoric and mixed messages about climate change. We know that climate change has been occurring for a very long time — long before Homo sapiens was on Earth. Many different mechanisms provoke climate change; some are cyclical, such as the gradual change in exposure of the Earth to the sun as a result of the tilt of its axis, while others are episodic, such as large volcanic eruptions. The geologic record documents large, prolonged changes in climate; </w:t>
      </w:r>
      <w:r w:rsidRPr="007A7CA1">
        <w:rPr>
          <w:rStyle w:val="StyleUnderline"/>
        </w:rPr>
        <w:t xml:space="preserve">one such is termed </w:t>
      </w:r>
      <w:r w:rsidRPr="007A7CA1">
        <w:rPr>
          <w:rStyle w:val="Emphasis"/>
        </w:rPr>
        <w:t>the Paleocene-Eocene Thermal Maximum (PETM</w:t>
      </w:r>
      <w:r w:rsidRPr="007A7CA1">
        <w:rPr>
          <w:rStyle w:val="StyleUnderline"/>
        </w:rPr>
        <w:t>), a period of significant global warming that occurred 55 million years ago</w:t>
      </w:r>
      <w:r>
        <w:t xml:space="preserve">. Smithsonian paleobotanist Scott Wing discovered rock exposures in the Bighorn Basin of Wyoming dating back to this period, and decades of digging have uncovered fossils that demonstrate the extensive warming the planet </w:t>
      </w:r>
      <w:r>
        <w:lastRenderedPageBreak/>
        <w:t xml:space="preserve">experienced. </w:t>
      </w:r>
      <w:r w:rsidRPr="007A7CA1">
        <w:rPr>
          <w:rStyle w:val="StyleUnderline"/>
        </w:rPr>
        <w:t>By collaborating with colleagues from other specialties, Wing has been able to describe what it was like for the mammals, fish, and plants of the time. As temperatures rose, Wyoming’s climate became much like that of northern Mexico or parts of southern Georgia and Florida today</w:t>
      </w:r>
      <w:r>
        <w:t xml:space="preserve">.30 </w:t>
      </w:r>
    </w:p>
    <w:p w14:paraId="612B4DEC" w14:textId="77777777" w:rsidR="00526041" w:rsidRDefault="00526041" w:rsidP="00526041">
      <w:pPr>
        <w:rPr>
          <w:rStyle w:val="StyleUnderline"/>
        </w:rPr>
      </w:pPr>
      <w:r>
        <w:t xml:space="preserve">When the work of Wing and his team is combined with that of </w:t>
      </w:r>
      <w:r w:rsidRPr="007A7CA1">
        <w:rPr>
          <w:rStyle w:val="StyleUnderline"/>
        </w:rPr>
        <w:t xml:space="preserve">scientists who study cores drilled from the ocean floor that show sweeping patterns of climate change stretching back millions of years, the PETM emerges as a world where polar ice melted, sea levels rose by as much as 300 feet above those of today, the ocean acidified, and life often lost the struggle to adapt. </w:t>
      </w:r>
    </w:p>
    <w:p w14:paraId="55593644" w14:textId="77777777" w:rsidR="00526041" w:rsidRDefault="00526041" w:rsidP="00526041">
      <w:r w:rsidRPr="007A7CA1">
        <w:rPr>
          <w:rStyle w:val="StyleUnderline"/>
        </w:rPr>
        <w:t xml:space="preserve">Many of the findings about the PETM are well established and make clear that largescale warming would be </w:t>
      </w:r>
      <w:r w:rsidRPr="007A7CA1">
        <w:rPr>
          <w:rStyle w:val="Emphasis"/>
        </w:rPr>
        <w:t>devastating to life as we know it</w:t>
      </w:r>
      <w:r>
        <w:t xml:space="preserve">. It is all the more important given that in the past 100,000 years, our species has expanded from a mere handful to seven billion today and is expected to increase to more than nine billion by 2050.31 </w:t>
      </w:r>
      <w:r w:rsidRPr="0000707C">
        <w:rPr>
          <w:rStyle w:val="StyleUnderline"/>
        </w:rPr>
        <w:t>While human beings did not exist during the PETM, we now have become a documented agent of change. We generate substantial amounts of greenhouse gases and cut down large areas of forest that would otherwise help absorb them.</w:t>
      </w:r>
      <w:r>
        <w:t xml:space="preserve"> Scientists are nearly unanimous in their expectation that </w:t>
      </w:r>
      <w:r w:rsidRPr="0000707C">
        <w:rPr>
          <w:rStyle w:val="StyleUnderline"/>
        </w:rPr>
        <w:t>such activities will have an impact on our future, though they do not know exactly how the different natural elements involved in climate change will interact with each other or precisely what role our own activities will play in those interaction</w:t>
      </w:r>
      <w:r>
        <w:t xml:space="preserve">s. Scientists have gained much knowledge and insight into climate change, but we still have much to learn. Admitting we do not know it all is hard for some to do, and there are those who would use such an admission to advocate that we should do nothing. Still, the case must be presented on its merits and the debate engaged on the appropriate terms. </w:t>
      </w:r>
    </w:p>
    <w:p w14:paraId="5A83BF3E" w14:textId="77777777" w:rsidR="00526041" w:rsidRDefault="00526041" w:rsidP="00526041">
      <w:pPr>
        <w:rPr>
          <w:rStyle w:val="StyleUnderline"/>
        </w:rPr>
      </w:pPr>
      <w:r w:rsidRPr="0000707C">
        <w:rPr>
          <w:rStyle w:val="StyleUnderline"/>
        </w:rPr>
        <w:t>Recent surveys show that while a majority of Americans believe global warming is occurring, their belief is currently based on immediate impressions rather than a grasp of basic science</w:t>
      </w:r>
      <w:r>
        <w:t xml:space="preserve">. A January </w:t>
      </w:r>
      <w:r w:rsidRPr="0000707C">
        <w:rPr>
          <w:rStyle w:val="StyleUnderline"/>
        </w:rPr>
        <w:t>2010 survey by Yale and George Mason Universities shortly after the release of controversial e-mails by climate scientists showed a significant drop from a year earlier in the number of American adults who believed global warming was happening and who trusted scientists as a source of information about</w:t>
      </w:r>
      <w:r>
        <w:t xml:space="preserve"> it.32 By the time of a parallel June survey, </w:t>
      </w:r>
      <w:r w:rsidRPr="0000707C">
        <w:rPr>
          <w:rStyle w:val="StyleUnderline"/>
        </w:rPr>
        <w:t>the numbers had begun to rebound — according to Anthony Leiserowitz of Yale, a reflection of the waning of “climategate” from the daily news, as well as other factors such as an improving economy and the BP oil spill in the Gulf of Mexico, which called attention to the dark side of reliance on fossil fuels</w:t>
      </w:r>
      <w:r>
        <w:t xml:space="preserve">.33 If we are </w:t>
      </w:r>
      <w:r w:rsidRPr="005F1E4B">
        <w:rPr>
          <w:rStyle w:val="StyleUnderline"/>
        </w:rPr>
        <w:t xml:space="preserve">to garner the consistent public support that will be needed for the long-term response that climate change requires, we need to find ways to clearly communicate what we know and do not know. </w:t>
      </w:r>
    </w:p>
    <w:p w14:paraId="0B4CA6FC" w14:textId="77777777" w:rsidR="00526041" w:rsidRDefault="00526041" w:rsidP="00526041">
      <w:r>
        <w:t>Ironically, even as we continue to struggle with what are often abstract debates about the causes of climate change, it is beginning to have a very real impact. I recently traveled to Alaska to open a new exhibit, “Living Our Cultures, Sharing Our Heritage: The First Peoples of Alaska,” at our National Museum of Natural History’s Arctic Studies Center at the Anchorage Museum of History and Art. While in Alaska, I traveled with two Smithsonian scientists to the Yupik village of Gambell, located on St. Lawrence Island in the Bering Strait. St. Lawrence Island is a low-lying land mass formed from volcanic rock and accumulated deposits of sand and gravel on the coasts. The day we arrived it snowed and small icebergs floated in the sea. It seemed an odd place to talk about global warming.</w:t>
      </w:r>
    </w:p>
    <w:p w14:paraId="16AED5E2" w14:textId="77777777" w:rsidR="00526041" w:rsidRDefault="00526041" w:rsidP="00526041">
      <w:pPr>
        <w:rPr>
          <w:rStyle w:val="StyleUnderline"/>
        </w:rPr>
      </w:pPr>
      <w:r>
        <w:t xml:space="preserve">The Yupik are an ancient people who have survived for thousands of years as subsistence hunters, using the land, ice, and sea to hunt whales, walrus, fish, and waterfowl. At the local high school we met with the village elders, men who for a lifetime have hunted from small open boats in the face of one of the </w:t>
      </w:r>
      <w:r>
        <w:lastRenderedPageBreak/>
        <w:t xml:space="preserve">most hostile climates in the world. Evidence of the year’s hunt was on the beach in the form of the bones of five whales killed recently. While the whale hunt had been good, it did not take long for climate change to come up, and once mentioned, each of the elders had a story to tell. The ramifications are multifold. Permafrost is melting, weakening the bottom of the island lakes and allowing the water to drain. Ducks and geese no longer land there. The sea ice is no longer thick enough for the walrus to haul out close to the island, and the boats cannot be relied upon to reach the thicker ice far to the north. The warming seas spawn summer storms that erode the land, undermining the foundations of buildings, and prevent hunters from hunting. For the first time in anyone’s memory, subarctic sharks have been seen on the hunts. </w:t>
      </w:r>
      <w:r w:rsidRPr="00827845">
        <w:rPr>
          <w:rStyle w:val="StyleUnderline"/>
        </w:rPr>
        <w:t xml:space="preserve">The elders are concerned for their children and grandchildren and their future. At the conclusion of the discussion, they asked us why more people are not worried about the very real changes they see day to day. Good question. </w:t>
      </w:r>
    </w:p>
    <w:p w14:paraId="4C500BC1" w14:textId="77777777" w:rsidR="00526041" w:rsidRDefault="00526041" w:rsidP="00526041">
      <w:r w:rsidRPr="00827845">
        <w:rPr>
          <w:rStyle w:val="StyleUnderline"/>
        </w:rPr>
        <w:t>Farther south, the citizens of New Orleans also have reasons to be concerned about climate change. With much of the city lying below sea level, the levees and flood walls surrounding it are crucial to warding off the effects of storm surges from hurricanes.</w:t>
      </w:r>
      <w:r>
        <w:t xml:space="preserve"> Hurricane Katrina was a wake-up call in more ways than the obvious damage that citizens around the world saw during the event itself. In the aftermath of the hurricane, I was asked to chair the National Academies Committee on Hurricane Protection for New Orleans to provide oversight for the reconstruction of the hurricane protection system. Early on in our work, we came face to face with an issue related to global warming. </w:t>
      </w:r>
    </w:p>
    <w:p w14:paraId="35DFBDFC" w14:textId="77777777" w:rsidR="00526041" w:rsidRDefault="00526041" w:rsidP="00526041">
      <w:r>
        <w:t xml:space="preserve">One of the first actions undertaken after the disaster was to measure the height of the levees that remained. This task proved to be problematic, because the original elevations set for the levees were based on sea level. But sea level is not the constant it once was perceived to be. </w:t>
      </w:r>
      <w:r w:rsidRPr="00827845">
        <w:rPr>
          <w:rStyle w:val="StyleUnderline"/>
        </w:rPr>
        <w:t>Because of global warming, sea level has been rising for about the last century at a rate of two to three millimeters per year. Over a century, the rise in sea level amounts to between 0.7 and 1.0 feet</w:t>
      </w:r>
      <w:r>
        <w:t xml:space="preserve">. Although few of the levees had been around for a century, the effective height of all the levees in terms of flood protection was less than believed because the level of the waters of the Gulf had risen over time. </w:t>
      </w:r>
    </w:p>
    <w:p w14:paraId="63884257" w14:textId="77777777" w:rsidR="00526041" w:rsidRDefault="00526041" w:rsidP="00526041">
      <w:r>
        <w:t xml:space="preserve">This reality was food for thought in itself, but it became a critical issue in the design of the reconstructed flood protection system. Looking ahead, the levees should ideally provide protection for a long time — one century or more — and prudent design should take into account sea-level rise over that time. </w:t>
      </w:r>
      <w:r w:rsidRPr="00FE3AC6">
        <w:rPr>
          <w:rStyle w:val="StyleUnderline"/>
        </w:rPr>
        <w:t xml:space="preserve">How much higher should the levees be built to accommodate rising sea levels? This question is not easy to answer, because recent evidence points to an acceleration of the rate of sea-level rise. Designers could easily justify projecting two to three feet in sea-level rise, causing a significant increase in the required height and size of the levees. </w:t>
      </w:r>
      <w:r>
        <w:t xml:space="preserve">The </w:t>
      </w:r>
      <w:r w:rsidRPr="00FE3AC6">
        <w:rPr>
          <w:rStyle w:val="StyleUnderline"/>
        </w:rPr>
        <w:t xml:space="preserve">choice is not an abstract one; it is a matter of the potential for enormous property damage and loss of life. It is a matter that </w:t>
      </w:r>
      <w:r w:rsidRPr="00FE3AC6">
        <w:rPr>
          <w:rStyle w:val="Emphasis"/>
        </w:rPr>
        <w:t>threatens the future of one of America’s great cities</w:t>
      </w:r>
      <w:r w:rsidRPr="00FE3AC6">
        <w:rPr>
          <w:rStyle w:val="StyleUnderline"/>
        </w:rPr>
        <w:t>.</w:t>
      </w:r>
      <w:r>
        <w:t xml:space="preserve"> </w:t>
      </w:r>
    </w:p>
    <w:p w14:paraId="7D65DC9E" w14:textId="77777777" w:rsidR="00526041" w:rsidRDefault="00526041" w:rsidP="00526041">
      <w:r w:rsidRPr="00FE3AC6">
        <w:rPr>
          <w:rStyle w:val="StyleUnderline"/>
        </w:rPr>
        <w:t>Whether you live in the far north of our nation on St. Lawrence Island or the far south in New Orleans, the impact of climate change is very real.</w:t>
      </w:r>
      <w:r>
        <w:t xml:space="preserve"> Both of these locations are seeing harbingers of the future, a future that will require us to make critical decisions. If we are to provide future generations with a chance to meet the challenges they will face, we have to understand and appreciate the science behind climate change. </w:t>
      </w:r>
    </w:p>
    <w:p w14:paraId="47CD9182" w14:textId="77777777" w:rsidR="00526041" w:rsidRPr="00E25D81" w:rsidRDefault="00526041" w:rsidP="00526041">
      <w:r>
        <w:t xml:space="preserve">Is our situation hopeless? Those charged with helping the public understand science and technology struggle in light of an accelerating knowledge base and ever-increasing specialization. It is time to sort out the real issues from the false, to work on reducing the unneeded complexity that surrounds science, </w:t>
      </w:r>
      <w:r>
        <w:lastRenderedPageBreak/>
        <w:t>and to seek common ground, as Harvard’s E.O. Wilson makes clear in his book, The Creation: An Appeal to Save Life on Earth.34 Arrogance has no place here; too much is at stake. Such attitudes are a threat to the vitality of science and technology and hence our ability to sustain our standard of living. In the next chapter, I will suggest a few ideas that I believe can help increase scientific literacy.</w:t>
      </w:r>
    </w:p>
    <w:p w14:paraId="345408A9" w14:textId="77777777" w:rsidR="00526041" w:rsidRDefault="00526041" w:rsidP="00526041"/>
    <w:p w14:paraId="16DD0C78" w14:textId="77777777" w:rsidR="00526041" w:rsidRPr="00FF597F" w:rsidRDefault="00526041" w:rsidP="00526041">
      <w:pPr>
        <w:pStyle w:val="Heading4"/>
        <w:rPr>
          <w:rFonts w:cs="Times New Roman"/>
        </w:rPr>
      </w:pPr>
      <w:r w:rsidRPr="00FF597F">
        <w:rPr>
          <w:rFonts w:cs="Times New Roman"/>
        </w:rPr>
        <w:t>Climate change is an existential threat: The collapse of agriculture, billions displaced and the destruction of the international order all mean climate change causes extinction – only acting now can solve</w:t>
      </w:r>
    </w:p>
    <w:p w14:paraId="39341F9A" w14:textId="77777777" w:rsidR="00526041" w:rsidRPr="00FF597F" w:rsidRDefault="00526041" w:rsidP="00526041">
      <w:pPr>
        <w:rPr>
          <w:rStyle w:val="Style13ptBold"/>
        </w:rPr>
      </w:pPr>
      <w:r w:rsidRPr="00FF597F">
        <w:rPr>
          <w:rStyle w:val="Style13ptBold"/>
        </w:rPr>
        <w:t>Ahmed, Vice investigative journalist, 19</w:t>
      </w:r>
    </w:p>
    <w:p w14:paraId="1FAD1FC7" w14:textId="77777777" w:rsidR="00526041" w:rsidRPr="00FF597F" w:rsidRDefault="00526041" w:rsidP="00526041">
      <w:r w:rsidRPr="00FF597F">
        <w:t>(Nafeez, 6/3/2019, Vice, “New Report Suggests ‘High Likelihood of Human Civilization Coming to an End’ Starting in 2050,” vice.com/en_us/article/597kpd/new-report-suggests-high-likelihood-of-human-civilization-coming-to-an-end-in-2050, accessed 7/3/2020, MM)</w:t>
      </w:r>
    </w:p>
    <w:p w14:paraId="4FA8DE0C" w14:textId="77777777" w:rsidR="00526041" w:rsidRPr="00FF597F" w:rsidRDefault="00526041" w:rsidP="00526041">
      <w:r w:rsidRPr="00FF597F">
        <w:rPr>
          <w:rStyle w:val="StyleUnderline"/>
        </w:rPr>
        <w:t>A harrowing scenario analysis of how human civilization might collapse in coming decades due to climate change has been endorsed by a former Australian defense chief and senior royal navy commander</w:t>
      </w:r>
      <w:r w:rsidRPr="00FF597F">
        <w:t>.</w:t>
      </w:r>
    </w:p>
    <w:p w14:paraId="1C5B5A83" w14:textId="77777777" w:rsidR="00526041" w:rsidRPr="00FF597F" w:rsidRDefault="00526041" w:rsidP="00526041">
      <w:pPr>
        <w:rPr>
          <w:u w:val="single"/>
        </w:rPr>
      </w:pPr>
      <w:r w:rsidRPr="00FF597F">
        <w:rPr>
          <w:rStyle w:val="StyleUnderline"/>
        </w:rPr>
        <w:t>The analysis</w:t>
      </w:r>
      <w:r w:rsidRPr="00FF597F">
        <w:t xml:space="preserve">, published by the Breakthrough National Centre for Climate Restoration, a think-tank in Melbourne, Australia, </w:t>
      </w:r>
      <w:r w:rsidRPr="00FF597F">
        <w:rPr>
          <w:rStyle w:val="StyleUnderline"/>
        </w:rPr>
        <w:t>describes climate change as “a near- to mid-term existential threat to human civilization” and sets out a plausible scenario of where business-as-usual could lead over the next 30 years.</w:t>
      </w:r>
    </w:p>
    <w:p w14:paraId="77AC197F" w14:textId="77777777" w:rsidR="00526041" w:rsidRPr="00FF597F" w:rsidRDefault="00526041" w:rsidP="00526041">
      <w:pPr>
        <w:rPr>
          <w:u w:val="single"/>
        </w:rPr>
      </w:pPr>
      <w:r w:rsidRPr="00FF597F">
        <w:t xml:space="preserve">The paper argues that the </w:t>
      </w:r>
      <w:r w:rsidRPr="00FF597F">
        <w:rPr>
          <w:rStyle w:val="StyleUnderline"/>
        </w:rPr>
        <w:t>potentially “extremely serious outcomes” of climate-related security threats are often far more probable than conventionally assumed, but almost impossible to quantify because they “fall outside the human experience of the last thousand years.”</w:t>
      </w:r>
    </w:p>
    <w:p w14:paraId="205B0909" w14:textId="77777777" w:rsidR="00526041" w:rsidRPr="00FF597F" w:rsidRDefault="00526041" w:rsidP="00526041">
      <w:pPr>
        <w:rPr>
          <w:u w:val="single"/>
        </w:rPr>
      </w:pPr>
      <w:r w:rsidRPr="00FF597F">
        <w:rPr>
          <w:rStyle w:val="StyleUnderline"/>
        </w:rPr>
        <w:t>On our current trajectory</w:t>
      </w:r>
      <w:r w:rsidRPr="00FF597F">
        <w:t>, the report warns, “</w:t>
      </w:r>
      <w:r w:rsidRPr="00FF597F">
        <w:rPr>
          <w:rStyle w:val="StyleUnderline"/>
        </w:rPr>
        <w:t>planetary and human systems [are] reaching a ‘point of no return’ by mid-century, in which the prospect of a largely uninhabitable Earth leads to the breakdown of nations and the international order.”</w:t>
      </w:r>
    </w:p>
    <w:p w14:paraId="5F766753" w14:textId="77777777" w:rsidR="00526041" w:rsidRPr="00FF597F" w:rsidRDefault="00526041" w:rsidP="00526041">
      <w:r w:rsidRPr="00FF597F">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5C66B8D0" w14:textId="77777777" w:rsidR="00526041" w:rsidRPr="00FF597F" w:rsidRDefault="00526041" w:rsidP="00526041">
      <w:r w:rsidRPr="00FF597F">
        <w:t>The scenario warns that our current trajectory will likely lock in at least 3 degrees Celsius (C) of global heating, which in turn could trigger further amplifying feedbacks unleashing further warming. This would drive the accelerating collapse of key ecosystems “including coral reef systems, the Amazon rainforest and in the Arctic.”</w:t>
      </w:r>
    </w:p>
    <w:p w14:paraId="6BCCDF59" w14:textId="77777777" w:rsidR="00526041" w:rsidRPr="00FF597F" w:rsidRDefault="00526041" w:rsidP="00526041">
      <w:r w:rsidRPr="00FF597F">
        <w:rPr>
          <w:rStyle w:val="StyleUnderline"/>
        </w:rPr>
        <w:t>The results would be devastating. Some one billion people would be forced to attempt to relocate from unlivable conditions, and two billion would face scarcity of water supplies. Agriculture would collapse in the sub-tropics, and food production would suffer dramatically worldwide. The internal cohesion of nation-states like the US and China would unravel</w:t>
      </w:r>
      <w:r w:rsidRPr="00FF597F">
        <w:t>.</w:t>
      </w:r>
    </w:p>
    <w:p w14:paraId="2DA146BB" w14:textId="77777777" w:rsidR="00526041" w:rsidRPr="00FF597F" w:rsidRDefault="00526041" w:rsidP="00526041">
      <w:r w:rsidRPr="00FF597F">
        <w:lastRenderedPageBreak/>
        <w:t>“</w:t>
      </w:r>
      <w:r w:rsidRPr="00FF597F">
        <w:rPr>
          <w:rStyle w:val="StyleUnderline"/>
        </w:rPr>
        <w:t>Even for 2°C of warming, more than a billion people may need to be relocated and in high-end scenarios, the scale of destruction is beyond our capacity to model with a high likelihood of human civilization coming to an end</w:t>
      </w:r>
      <w:r w:rsidRPr="00FF597F">
        <w:t>,” the report notes.</w:t>
      </w:r>
    </w:p>
    <w:p w14:paraId="1F232EE8" w14:textId="77777777" w:rsidR="00526041" w:rsidRPr="00FF597F" w:rsidRDefault="00526041" w:rsidP="00526041">
      <w:r w:rsidRPr="00FF597F">
        <w:t>The new policy briefing is written by David Spratt, Breakthrough’s research director and Ian Dunlop, a former senior executive of Royal Dutch Shell who previously chaired the Australian Coal Association.</w:t>
      </w:r>
    </w:p>
    <w:p w14:paraId="23CB2BE3" w14:textId="77777777" w:rsidR="00526041" w:rsidRPr="00FF597F" w:rsidRDefault="00526041" w:rsidP="00526041">
      <w:r w:rsidRPr="00FF597F">
        <w:t>In the briefing’s foreword, retired Admiral Chris Barrie—Chief of the Australian Defence Force from 1998 to 2002 and former Deputy Chief of the Australian Navy—commends the paper for laying “bare the unvarnished truth about the desperate situation humans, and our planet, are in, painting a disturbing picture of the real possibility that human life on Earth may be on the way to extinction, in the most horrible way.”</w:t>
      </w:r>
    </w:p>
    <w:p w14:paraId="445F6062" w14:textId="77777777" w:rsidR="00526041" w:rsidRPr="00FF597F" w:rsidRDefault="00526041" w:rsidP="00526041">
      <w:r w:rsidRPr="00FF597F">
        <w:t>Barrie now works for the Climate Change Institute at Australian National University, Canberra.</w:t>
      </w:r>
    </w:p>
    <w:p w14:paraId="1A015CEE" w14:textId="77777777" w:rsidR="00526041" w:rsidRPr="00FF597F" w:rsidRDefault="00526041" w:rsidP="00526041">
      <w:pPr>
        <w:rPr>
          <w:u w:val="single"/>
        </w:rPr>
      </w:pPr>
      <w:r w:rsidRPr="00FF597F">
        <w:t xml:space="preserve">Spratt told Motherboard that </w:t>
      </w:r>
      <w:r w:rsidRPr="00FF597F">
        <w:rPr>
          <w:rStyle w:val="StyleUnderline"/>
        </w:rPr>
        <w:t xml:space="preserve">a key reason the risks are not understood is that “much knowledge produced for policymakers is too conservative. Because </w:t>
      </w:r>
      <w:r w:rsidRPr="00FF597F">
        <w:rPr>
          <w:rStyle w:val="Emphasis"/>
        </w:rPr>
        <w:t>the risks are now existential</w:t>
      </w:r>
      <w:r w:rsidRPr="00FF597F">
        <w:rPr>
          <w:rStyle w:val="StyleUnderline"/>
        </w:rPr>
        <w:t>, a new approach to climate and security risk assessment is required using scenario analysis.”</w:t>
      </w:r>
    </w:p>
    <w:p w14:paraId="4156DB52" w14:textId="77777777" w:rsidR="00526041" w:rsidRPr="00FF597F" w:rsidRDefault="00526041" w:rsidP="00526041">
      <w:r w:rsidRPr="00FF597F">
        <w:t xml:space="preserve">Last October, Motherboard reported on scientific evidence that </w:t>
      </w:r>
      <w:r w:rsidRPr="00FF597F">
        <w:rPr>
          <w:rStyle w:val="StyleUnderline"/>
        </w:rPr>
        <w:t>the UN’s summary report for government policymakers on climate change—whose findings were widely recognized as “devastating”—were in fact too optimistic</w:t>
      </w:r>
      <w:r w:rsidRPr="00FF597F">
        <w:t>.</w:t>
      </w:r>
    </w:p>
    <w:p w14:paraId="3C28AFDB" w14:textId="77777777" w:rsidR="00526041" w:rsidRPr="00FF597F" w:rsidRDefault="00526041" w:rsidP="00526041">
      <w:pPr>
        <w:rPr>
          <w:u w:val="single"/>
        </w:rPr>
      </w:pPr>
      <w:r w:rsidRPr="00FF597F">
        <w:t xml:space="preserve">While the Breakthrough scenario sets out some of the more ‘high end’ risk possibilities, it is often not possible to meaningfully quantify their probabilities. As a result, the authors emphasize that </w:t>
      </w:r>
      <w:r w:rsidRPr="00FF597F">
        <w:rPr>
          <w:rStyle w:val="StyleUnderline"/>
        </w:rPr>
        <w:t>conventional risk approaches tend to downplay worst-case scenarios despite their plausibility.</w:t>
      </w:r>
    </w:p>
    <w:p w14:paraId="7FEF40F1" w14:textId="77777777" w:rsidR="00526041" w:rsidRPr="00FF597F" w:rsidRDefault="00526041" w:rsidP="00526041">
      <w:r w:rsidRPr="00FF597F">
        <w:t>Spratt and Dunlop’s 2050 scenario illustrates how easy it could be to end up in an accelerating runaway climate scenario which would lead to a largely uninhabitable planet within just a few decades.</w:t>
      </w:r>
    </w:p>
    <w:p w14:paraId="189B5C55" w14:textId="77777777" w:rsidR="00526041" w:rsidRDefault="00526041" w:rsidP="00526041">
      <w:pPr>
        <w:rPr>
          <w:rStyle w:val="StyleUnderline"/>
        </w:rPr>
      </w:pPr>
      <w:r w:rsidRPr="00FF597F">
        <w:t>“</w:t>
      </w:r>
      <w:r w:rsidRPr="00FF597F">
        <w:rPr>
          <w:rStyle w:val="StyleUnderline"/>
        </w:rPr>
        <w:t>A high-end 2050 scenario finds a world in social breakdown and outright chaos,” said Spratt. “But a short window of opportunity exists for an emergency, global mobilization of resources, in which the logistical and planning experiences of the national security sector could play a valuable role.”</w:t>
      </w:r>
    </w:p>
    <w:p w14:paraId="1B31E93F" w14:textId="77777777" w:rsidR="00526041" w:rsidRPr="001D7AAC" w:rsidRDefault="00526041" w:rsidP="00526041">
      <w:pPr>
        <w:pStyle w:val="Heading4"/>
        <w:rPr>
          <w:rStyle w:val="Style13ptBold"/>
          <w:b/>
          <w:bCs w:val="0"/>
        </w:rPr>
      </w:pPr>
      <w:r>
        <w:rPr>
          <w:rStyle w:val="Style13ptBold"/>
          <w:b/>
          <w:bCs w:val="0"/>
        </w:rPr>
        <w:t>Covid-19 means US hegemony low now</w:t>
      </w:r>
    </w:p>
    <w:p w14:paraId="64CDCA7C" w14:textId="77777777" w:rsidR="00526041" w:rsidRPr="00DD6366" w:rsidRDefault="00526041" w:rsidP="00526041">
      <w:pPr>
        <w:rPr>
          <w:b/>
          <w:bCs/>
          <w:sz w:val="26"/>
        </w:rPr>
      </w:pPr>
      <w:r w:rsidRPr="001A2E07">
        <w:rPr>
          <w:rStyle w:val="Style13ptBold"/>
        </w:rPr>
        <w:t xml:space="preserve">Tellis, Carnegie Endowment for International Peace senior fellow, 5/4, </w:t>
      </w:r>
      <w:r>
        <w:t xml:space="preserve">[Ashley J., 5/4/20, National Bureau of Asian Research, “Covid-19 Knocks on American Hegemony,” </w:t>
      </w:r>
      <w:hyperlink r:id="rId36" w:history="1">
        <w:r w:rsidRPr="00A3163D">
          <w:rPr>
            <w:rStyle w:val="Hyperlink"/>
          </w:rPr>
          <w:t>https://www.nbr.org/publication/covid-19-knocks-on-american-hegemony/</w:t>
        </w:r>
      </w:hyperlink>
      <w:r>
        <w:t>, accessed on 7/2/20, BS]</w:t>
      </w:r>
    </w:p>
    <w:p w14:paraId="45DDE484" w14:textId="77777777" w:rsidR="00526041" w:rsidRDefault="00526041" w:rsidP="00526041">
      <w:r>
        <w:t xml:space="preserve">While it is still too early to tell what the pandemic’s long-term economic impact on the United States will be, the early consequences are alarming. </w:t>
      </w:r>
      <w:r w:rsidRPr="00CA0728">
        <w:rPr>
          <w:rStyle w:val="StyleUnderline"/>
        </w:rPr>
        <w:t>The slowing economic activity that began in March this year is expected to accelerate deeply into the next quarter, leading to a contraction of the U.S. economy (and that of its European partners) at double-digit rates. The 12% decline expected in the second quarter is equivalent to an annualized 40% decline rate in GDP growth</w:t>
      </w:r>
      <w:r>
        <w:t xml:space="preserve">, something never witnessed even at the height of the global financial crisis in 2008 (and that could exceed the worst since the end of World War II). </w:t>
      </w:r>
      <w:r w:rsidRPr="00CA0728">
        <w:rPr>
          <w:rStyle w:val="StyleUnderline"/>
        </w:rPr>
        <w:t xml:space="preserve">As a result, the U.S. economy is expected to witness an unemployment rate of some 15% in the second and third quarters of 2020, with double-digit unemployment persisting well into 2021 according </w:t>
      </w:r>
      <w:r w:rsidRPr="00CA0728">
        <w:rPr>
          <w:rStyle w:val="StyleUnderline"/>
        </w:rPr>
        <w:lastRenderedPageBreak/>
        <w:t>to the Congressional Budget Office. This economic shock is part of the larger contraction in global GDP, which is also expected to witness negative growth in 2020</w:t>
      </w:r>
      <w:r>
        <w:t>.</w:t>
      </w:r>
    </w:p>
    <w:p w14:paraId="6C948440" w14:textId="77777777" w:rsidR="00526041" w:rsidRPr="00CA0728" w:rsidRDefault="00526041" w:rsidP="00526041">
      <w:pPr>
        <w:rPr>
          <w:rStyle w:val="StyleUnderline"/>
        </w:rPr>
      </w:pPr>
      <w:r w:rsidRPr="00CA0728">
        <w:rPr>
          <w:rStyle w:val="StyleUnderline"/>
        </w:rPr>
        <w:t>The massive dislocations that are now occurring on a global scale have made the state the principal engine of mitigation and recovery</w:t>
      </w:r>
      <w:r>
        <w:t xml:space="preserve">, in effect returning it to the center stage even in what are otherwise free-market economies. This has </w:t>
      </w:r>
      <w:r w:rsidRPr="00CA0728">
        <w:rPr>
          <w:rStyle w:val="StyleUnderline"/>
        </w:rPr>
        <w:t>already occurred in the United States.</w:t>
      </w:r>
      <w:r>
        <w:t xml:space="preserve"> To alleviate the consequences of the rapid recession, the U.S. Congress has appropriated over $2 trillion thus far, more than doubling the package passed during the 2008 financial crisis, with even more to come. And the Federal Reserve has launched a new round of quantitative easing involving $700 billion worth of asset purchases, while dropping its benchmark interest rate to zero and reducing the discount rates and lengthening the loan terms for banks in an effort to keep aggregate credit flowing and illiquid firms solvent. </w:t>
      </w:r>
      <w:r w:rsidRPr="00CA0728">
        <w:rPr>
          <w:rStyle w:val="StyleUnderline"/>
        </w:rPr>
        <w:t>The Congressional Budget Office has assessed that the legislative actions are expected to expand the U.S. federal budget deficit to $3.7 trillion, and total U.S. debt by almost 10%, with the debt held by the U.S. public reaching 101% of GDP by the year’s end.</w:t>
      </w:r>
    </w:p>
    <w:p w14:paraId="18A28576" w14:textId="77777777" w:rsidR="00526041" w:rsidRDefault="00526041" w:rsidP="00526041">
      <w:r>
        <w:t>While such massive governmental intervention is inevitable and necessary, whether it will suffice for recovery is still uncertain. Much will depend on when the lockdowns can be relaxed, and that in turn depends on the progress made in containing the virus. The dilemmas involved in juggling the threats of pandemic resurgence, on the one hand, and the perils of continued contraction of the real economy, on the other hand, cannot be underestimated. What is certain, however, is that the U.S. economy will face significant transitions in the aftermath of this pandemic in at least two directions that bear on the future of its national power.</w:t>
      </w:r>
    </w:p>
    <w:p w14:paraId="2DE6BD3C" w14:textId="77777777" w:rsidR="00526041" w:rsidRDefault="00526041" w:rsidP="00526041">
      <w:r>
        <w:t xml:space="preserve">First, it is likely </w:t>
      </w:r>
      <w:r w:rsidRPr="00CA0728">
        <w:rPr>
          <w:rStyle w:val="StyleUnderline"/>
        </w:rPr>
        <w:t>that the unrestrained globalization that evolved over the last several decades—driven largely by the profit-maximizing behaviors of private entities—will be replaced by a more constrictive version of interdependence in which states seek to protect critical aspects of the production chain</w:t>
      </w:r>
      <w:r>
        <w:t xml:space="preserve"> within national boundaries as an </w:t>
      </w:r>
      <w:r w:rsidRPr="00CA0728">
        <w:rPr>
          <w:rStyle w:val="StyleUnderline"/>
        </w:rPr>
        <w:t xml:space="preserve">insurance against future vulnerability. These efforts necessarily entail increased systemic inefficiency and could reduce overall growth rates, </w:t>
      </w:r>
      <w:r>
        <w:t>but it appears that governments are now more willing to accept such costs if they promise greater security and control.</w:t>
      </w:r>
    </w:p>
    <w:p w14:paraId="07F67793" w14:textId="77777777" w:rsidR="00526041" w:rsidRDefault="00526041" w:rsidP="00526041">
      <w:r>
        <w:t xml:space="preserve">Where the United States is concerned, the drive to constrict globalization, which had already been initiated by the Trump administration prior to the pandemic, is likely to gather greater steam. </w:t>
      </w:r>
      <w:r w:rsidRPr="00CA0728">
        <w:rPr>
          <w:rStyle w:val="StyleUnderline"/>
        </w:rPr>
        <w:t>The prospect of China retaining monopolistic dominance in global manufacturing is proving unacceptable to Washington when intensified competition with Beijing looms large</w:t>
      </w:r>
      <w:r>
        <w:t>. Consequently, even if global production chains do not retreat to within national boundaries—as is likely—the shift toward greater integration within regions populated by friendly states will gain momentum. China’s own irresponsible behavior in concealing the scope of the pandemic’s outbreak and its distribution of shoddy test kits and personal protective equipment internationally are only likely to reinforce the desire for greater national autonomy over critical manufacturing capabilities whose definition now promises to transcend all narrow conceptions of national defense.</w:t>
      </w:r>
    </w:p>
    <w:p w14:paraId="1555EE8A" w14:textId="77777777" w:rsidR="00526041" w:rsidRPr="00CA0728" w:rsidRDefault="00526041" w:rsidP="00526041">
      <w:pPr>
        <w:rPr>
          <w:rStyle w:val="StyleUnderline"/>
        </w:rPr>
      </w:pPr>
      <w:r w:rsidRPr="00CA0728">
        <w:rPr>
          <w:rStyle w:val="StyleUnderline"/>
        </w:rPr>
        <w:t>Second, short of an armed attack on the United States, the competition for public resources between nondefense and defense goods is likely to intensify.</w:t>
      </w:r>
      <w:r>
        <w:t xml:space="preserve"> Already before the pandemic, political pressures within the country from both the right and the left were pushing in the direction of greater attention to needs at home, with the Trump administration’s combative efforts at increasing burden sharing by the allies only a manifestation of this challenge. Even if the more optimistic analysis from J.P. Morgan, for example, comes to pass—that the United States could begin to bounce back from the pandemic in the </w:t>
      </w:r>
      <w:r>
        <w:lastRenderedPageBreak/>
        <w:t>second half of the year—</w:t>
      </w:r>
      <w:r w:rsidRPr="00CA0728">
        <w:rPr>
          <w:rStyle w:val="StyleUnderline"/>
        </w:rPr>
        <w:t>the cumulative economic losses that the country suffers would total roughly $11 trillion over a decade. More pessimistic assessments offered under some scenarios by McKinsey, in contrast, suggest that such losses would reach almost $19 trillion over the same time period</w:t>
      </w:r>
      <w:r>
        <w:t xml:space="preserve">. Under such conditions, </w:t>
      </w:r>
      <w:r w:rsidRPr="00CA0728">
        <w:rPr>
          <w:rStyle w:val="StyleUnderline"/>
        </w:rPr>
        <w:t>it is unlikely that U.S. defense expenditures at the 2019 level of $676 billion could be sustained over the next decade.</w:t>
      </w:r>
    </w:p>
    <w:p w14:paraId="1CACD716" w14:textId="77777777" w:rsidR="00526041" w:rsidRPr="00CA0728" w:rsidRDefault="00526041" w:rsidP="00526041">
      <w:pPr>
        <w:rPr>
          <w:rStyle w:val="StyleUnderline"/>
        </w:rPr>
      </w:pPr>
      <w:r>
        <w:t xml:space="preserve">If the experience of the global financial crisis is any indication, </w:t>
      </w:r>
      <w:r w:rsidRPr="00CA0728">
        <w:rPr>
          <w:rStyle w:val="StyleUnderline"/>
        </w:rPr>
        <w:t>U.S. defense expenditures, which were reduced by some $500 billion over a decade under the Budget Control Act of 2011, will likely face an even deeper cuts given the much larger current stimulus packages that will have to be serviced over time</w:t>
      </w:r>
      <w:r>
        <w:t xml:space="preserve">. As it is, U.S. defense expenditures were already slated to fall as a percentage of GDP over the next ten years. Consequently, the Pentagon should consider itself lucky if, as one insightful RAND analysis concluded, </w:t>
      </w:r>
      <w:r w:rsidRPr="00CA0728">
        <w:rPr>
          <w:rStyle w:val="StyleUnderline"/>
        </w:rPr>
        <w:t>the impact of Covid-19 on its budget was merely equivalent to a second sequestration. It will likely be far worse. At a time when the United States is struggling to reorient its military capabilities to deal with new rising challengers such as China—threats that the nation ignored for over two decades because of its involvement in wars in the greater Middle East—this likely compression of its defense budgets cannot be good news. If Washington cannot complete the transformations necessary to successfully project power into the Asian rimland in the face of Beijing’s significant and growing denial capabilities, the threat to American primacy will be serious indeed.</w:t>
      </w:r>
    </w:p>
    <w:p w14:paraId="2DC42E40" w14:textId="77777777" w:rsidR="00526041" w:rsidRPr="00CA0728" w:rsidRDefault="00526041" w:rsidP="00526041">
      <w:pPr>
        <w:rPr>
          <w:rStyle w:val="StyleUnderline"/>
        </w:rPr>
      </w:pPr>
      <w:r>
        <w:t xml:space="preserve">The coming pressures on the defense budget, however, are only part of a larger problem facing the United States as it seeks to buttress the economic foundations of its primacy. The recent rise of populism in both political parties has highlighted the acute income inequalities in the United States, which are now the highest among G-7 countries. A broad segment of the American population has not benefited from the otherwise successful globalization that permitted the country to enjoy higher levels of aggregate growth. </w:t>
      </w:r>
      <w:r w:rsidRPr="00CA0728">
        <w:rPr>
          <w:rStyle w:val="StyleUnderline"/>
        </w:rPr>
        <w:t xml:space="preserve">The rising domestic demand for </w:t>
      </w:r>
      <w:r w:rsidRPr="00CA0728">
        <w:rPr>
          <w:rStyle w:val="Emphasis"/>
        </w:rPr>
        <w:t xml:space="preserve">shifting resources from maintaining hegemonic order </w:t>
      </w:r>
      <w:r w:rsidRPr="00CA0728">
        <w:rPr>
          <w:rStyle w:val="StyleUnderline"/>
        </w:rPr>
        <w:t>globally to remedying the economic losses suffered by the 80% of households who collectively earn just 48% of the country’s income (according to the Pew Research Center) will only intensify because of the pandemic’s consequences.</w:t>
      </w:r>
    </w:p>
    <w:p w14:paraId="5A2F1D1F" w14:textId="77777777" w:rsidR="00526041" w:rsidRPr="00CA0728" w:rsidRDefault="00526041" w:rsidP="00526041">
      <w:pPr>
        <w:rPr>
          <w:rStyle w:val="StyleUnderline"/>
        </w:rPr>
      </w:pPr>
      <w:r w:rsidRPr="00CA0728">
        <w:rPr>
          <w:rStyle w:val="StyleUnderline"/>
        </w:rPr>
        <w:t>“But if the country is in fact now trapped in a period of low productivity growth and persistent weaknesses in aggregate demand…the net result may be a diminished capacity to sustain both the increasing domestic obligations and its extant international interests simultaneously.”</w:t>
      </w:r>
    </w:p>
    <w:p w14:paraId="5C7D203A" w14:textId="77777777" w:rsidR="00526041" w:rsidRDefault="00526041" w:rsidP="00526041">
      <w:r>
        <w:t>Although an increase in the size of the American welfare state and a transformation of its character as means of dealing with this problem are long overdue, these alterations unfortunately will have to occur against the backdrop of what Lawrence Summers and others have highlighted as the renewed threat of “secular stagnation</w:t>
      </w:r>
      <w:r w:rsidRPr="00CA0728">
        <w:rPr>
          <w:rStyle w:val="StyleUnderline"/>
        </w:rPr>
        <w:t>.” As scholars of international competition have long understood, successful hegemonies arise—and can be successfully maintained—only by states that dominate the cycles of innovation to create new leading sectors in the economy</w:t>
      </w:r>
      <w:r>
        <w:t xml:space="preserve">. These transformations produce supernormal returns, which are then utilized for satisfying internal needs and expanding external influence. By the best accounts, </w:t>
      </w:r>
      <w:r w:rsidRPr="00CA0728">
        <w:rPr>
          <w:rStyle w:val="StyleUnderline"/>
        </w:rPr>
        <w:t xml:space="preserve">the United States has exemplified this pattern since around 1945. But if the country is in fact now trapped in a period of low productivity growth and persistent weaknesses in aggregate demand—each for different reasons—the net result may be a diminished capacity to sustain both the increasing domestic obligations and its extant international interests simultaneously. Or, in other words, the </w:t>
      </w:r>
      <w:r w:rsidRPr="00CA0728">
        <w:rPr>
          <w:rStyle w:val="Emphasis"/>
        </w:rPr>
        <w:t>task of preserving U.S. primacy over the next few decades will prove to be harder</w:t>
      </w:r>
      <w:r w:rsidRPr="00CA0728">
        <w:rPr>
          <w:rStyle w:val="StyleUnderline"/>
        </w:rPr>
        <w:t xml:space="preserve"> than before.</w:t>
      </w:r>
      <w:r>
        <w:t xml:space="preserve"> This constraint will only be amplified if the disconcerting findings of a working paper from the Federal </w:t>
      </w:r>
      <w:r>
        <w:lastRenderedPageBreak/>
        <w:t>Reserve Bank of San Francisco prove to be true of the Covid-19 pandemic: that the deleterious macroeconomic consequences of pandemics appear to persist for around 40 years.</w:t>
      </w:r>
    </w:p>
    <w:p w14:paraId="474A3579" w14:textId="77777777" w:rsidR="00526041" w:rsidRPr="00DC1C07" w:rsidRDefault="00526041" w:rsidP="00526041">
      <w:pPr>
        <w:pStyle w:val="Heading4"/>
      </w:pPr>
      <w:r w:rsidRPr="00DC1C07">
        <w:t>American hegemony depends directly on scientific literacy</w:t>
      </w:r>
    </w:p>
    <w:p w14:paraId="04F24C16" w14:textId="77777777" w:rsidR="00526041" w:rsidRPr="00C50F79" w:rsidRDefault="00526041" w:rsidP="00526041">
      <w:pPr>
        <w:pStyle w:val="NormalWeb"/>
        <w:spacing w:before="0" w:beforeAutospacing="0" w:after="160" w:afterAutospacing="0"/>
        <w:rPr>
          <w:color w:val="000000"/>
          <w:sz w:val="22"/>
          <w:szCs w:val="22"/>
        </w:rPr>
      </w:pPr>
      <w:r w:rsidRPr="00B80492">
        <w:rPr>
          <w:rStyle w:val="Style13ptBold"/>
        </w:rPr>
        <w:t>Clough, former secretary of the Smithsonian, 10,</w:t>
      </w:r>
      <w:r w:rsidRPr="00B80492">
        <w:rPr>
          <w:color w:val="000000"/>
          <w:sz w:val="22"/>
          <w:szCs w:val="22"/>
        </w:rPr>
        <w:t xml:space="preserve"> [Gerald</w:t>
      </w:r>
      <w:r>
        <w:rPr>
          <w:color w:val="000000"/>
          <w:sz w:val="22"/>
          <w:szCs w:val="22"/>
        </w:rPr>
        <w:t xml:space="preserve"> Wayne</w:t>
      </w:r>
      <w:r w:rsidRPr="00B80492">
        <w:rPr>
          <w:color w:val="000000"/>
          <w:sz w:val="22"/>
          <w:szCs w:val="22"/>
        </w:rPr>
        <w:t>, 02/27/2010, Smithsonian, “INCREASING SCIENTIFIC LITERACY</w:t>
      </w:r>
      <w:r>
        <w:rPr>
          <w:rFonts w:asciiTheme="minorHAnsi" w:hAnsiTheme="minorHAnsi" w:cstheme="minorHAnsi"/>
          <w:color w:val="000000"/>
          <w:sz w:val="22"/>
          <w:szCs w:val="22"/>
        </w:rPr>
        <w:t>: A SHARED RESPONSIBILITY</w:t>
      </w:r>
      <w:r w:rsidRPr="00922F58">
        <w:rPr>
          <w:rFonts w:asciiTheme="minorHAnsi" w:hAnsiTheme="minorHAnsi" w:cstheme="minorHAnsi"/>
          <w:color w:val="000000"/>
          <w:sz w:val="22"/>
          <w:szCs w:val="22"/>
        </w:rPr>
        <w:t>,”</w:t>
      </w:r>
      <w:r>
        <w:rPr>
          <w:rFonts w:asciiTheme="minorHAnsi" w:hAnsiTheme="minorHAnsi" w:cstheme="minorHAnsi"/>
          <w:color w:val="000000"/>
          <w:sz w:val="22"/>
          <w:szCs w:val="22"/>
        </w:rPr>
        <w:t xml:space="preserve"> https://www.si.edu/Content/Pdf/About/Secretary/Increasing-Scientific-Literacy-a-Shared-Responsibility.pdf</w:t>
      </w:r>
      <w:r>
        <w:rPr>
          <w:color w:val="000000"/>
          <w:sz w:val="22"/>
          <w:szCs w:val="22"/>
        </w:rPr>
        <w:t>, pp. 7, accessed on 07/01/2020, BS]</w:t>
      </w:r>
    </w:p>
    <w:p w14:paraId="5E5D9566" w14:textId="77777777" w:rsidR="00526041" w:rsidRDefault="00526041" w:rsidP="00526041">
      <w:r w:rsidRPr="00E62FF6">
        <w:rPr>
          <w:rStyle w:val="StyleUnderline"/>
        </w:rPr>
        <w:t xml:space="preserve">This </w:t>
      </w:r>
      <w:r w:rsidRPr="000F25D2">
        <w:rPr>
          <w:rStyle w:val="Emphasis"/>
        </w:rPr>
        <w:t>nation’s high standard of living depends directly on the scientific literacy</w:t>
      </w:r>
      <w:r>
        <w:t xml:space="preserve"> — defined broadly as an appreciation of the basic principles of science and its methodology and an understanding of what scientific research produces — </w:t>
      </w:r>
      <w:r w:rsidRPr="00E62FF6">
        <w:rPr>
          <w:rStyle w:val="StyleUnderline"/>
        </w:rPr>
        <w:t xml:space="preserve">that has </w:t>
      </w:r>
      <w:r w:rsidRPr="000F25D2">
        <w:rPr>
          <w:rStyle w:val="Emphasis"/>
        </w:rPr>
        <w:t>given us the competitive edge</w:t>
      </w:r>
      <w:r w:rsidRPr="00E62FF6">
        <w:rPr>
          <w:rStyle w:val="StyleUnderline"/>
        </w:rPr>
        <w:t xml:space="preserve"> over the past 30 to 40 years</w:t>
      </w:r>
      <w:r>
        <w:t xml:space="preserve">. </w:t>
      </w:r>
      <w:r w:rsidRPr="00E62FF6">
        <w:rPr>
          <w:rStyle w:val="StyleUnderline"/>
        </w:rPr>
        <w:t>America’s investments in scientific and engineering research in the 1960s, ’70s, and ’80s gave us personal computers, the Internet, cures for diseases</w:t>
      </w:r>
      <w:r w:rsidRPr="00370E96">
        <w:rPr>
          <w:rStyle w:val="StyleUnderline"/>
        </w:rPr>
        <w:t>, advanced telecommunications</w:t>
      </w:r>
      <w:r w:rsidRPr="00C47CF3">
        <w:t xml:space="preserve">, and a longer lifespan, to name just a few examples. </w:t>
      </w:r>
      <w:r w:rsidRPr="00C47CF3">
        <w:rPr>
          <w:rStyle w:val="StyleUnderline"/>
        </w:rPr>
        <w:t>Today, other</w:t>
      </w:r>
      <w:r w:rsidRPr="00E62FF6">
        <w:rPr>
          <w:rStyle w:val="StyleUnderline"/>
        </w:rPr>
        <w:t xml:space="preserve"> nations are emulating our course and steadily improving their ability to compete with us</w:t>
      </w:r>
      <w:r>
        <w:t xml:space="preserve">. </w:t>
      </w:r>
      <w:r w:rsidRPr="000F25D2">
        <w:rPr>
          <w:rStyle w:val="Emphasis"/>
        </w:rPr>
        <w:t>The best jobs are</w:t>
      </w:r>
      <w:r w:rsidRPr="00E62FF6">
        <w:rPr>
          <w:rStyle w:val="StyleUnderline"/>
        </w:rPr>
        <w:t xml:space="preserve"> </w:t>
      </w:r>
      <w:r w:rsidRPr="00C47CF3">
        <w:t>moving to those nations</w:t>
      </w:r>
      <w:r w:rsidRPr="00E62FF6">
        <w:rPr>
          <w:rStyle w:val="StyleUnderline"/>
        </w:rPr>
        <w:t xml:space="preserve"> </w:t>
      </w:r>
      <w:r w:rsidRPr="000F25D2">
        <w:rPr>
          <w:rStyle w:val="Emphasis"/>
        </w:rPr>
        <w:t>where education in math and science is strong and valued</w:t>
      </w:r>
      <w:r w:rsidRPr="00E62FF6">
        <w:rPr>
          <w:rStyle w:val="StyleUnderline"/>
        </w:rPr>
        <w:t>.</w:t>
      </w:r>
      <w:r>
        <w:t xml:space="preserve"> </w:t>
      </w:r>
      <w:r w:rsidRPr="009001A3">
        <w:rPr>
          <w:rStyle w:val="StyleUnderline"/>
        </w:rPr>
        <w:t>Critical decisions we must make also rely on our understanding of science and technology. How do we handle climate change? Will we invest in alternative fuels? How will we repair our decaying infrastructure? Under what circumstances will we allow genetic engineering to be used in food technology and for medical developments? How can we address serious environmental issues in a way that makes sense?</w:t>
      </w:r>
      <w:r>
        <w:t xml:space="preserve"> </w:t>
      </w:r>
    </w:p>
    <w:p w14:paraId="473946BE" w14:textId="77777777" w:rsidR="00526041" w:rsidRDefault="00526041" w:rsidP="00526041">
      <w:r>
        <w:t xml:space="preserve">Many Earth and atmospheric scientists assert that </w:t>
      </w:r>
      <w:r w:rsidRPr="009001A3">
        <w:rPr>
          <w:rStyle w:val="StyleUnderline"/>
        </w:rPr>
        <w:t>the planet has entered a new geological time period — the Anthropocene</w:t>
      </w:r>
      <w:r>
        <w:t xml:space="preserve"> — whose name is a combination of Greek roots meaning “human” and “new.”1 The </w:t>
      </w:r>
      <w:r w:rsidRPr="009001A3">
        <w:rPr>
          <w:rStyle w:val="StyleUnderline"/>
        </w:rPr>
        <w:t>Anthropocene is described as a time when human activities have such a profound impact on the environment that they become a primary driver of change in the Earth’s natural systems</w:t>
      </w:r>
      <w:r>
        <w:t xml:space="preserve">. In essence, </w:t>
      </w:r>
      <w:r w:rsidRPr="009001A3">
        <w:rPr>
          <w:rStyle w:val="StyleUnderline"/>
        </w:rPr>
        <w:t>our survival as a species is now in our own hands. Yet too few Americans have the background needed to appreciate the choices we face</w:t>
      </w:r>
      <w:r>
        <w:t xml:space="preserve">. Many reasons help to explain why we find ourselves where we are. One is that the </w:t>
      </w:r>
      <w:r w:rsidRPr="009001A3">
        <w:rPr>
          <w:rStyle w:val="StyleUnderline"/>
        </w:rPr>
        <w:t>present generation of scientists for the most part is unable, or unwilling, to engage in the necessary public dialog. A recent study noted that “when it comes to persuading the American public about some of the most controversial issues of our time, today’s scientists too often get failing grades</w:t>
      </w:r>
      <w:r>
        <w:t xml:space="preserve">.”2 For example, Gallup polls show that </w:t>
      </w:r>
      <w:r w:rsidRPr="009001A3">
        <w:rPr>
          <w:rStyle w:val="StyleUnderline"/>
        </w:rPr>
        <w:t>only 39 percent of Americans believe in evolution, one of the lowest percentages in the developed world</w:t>
      </w:r>
      <w:r>
        <w:t xml:space="preserve">.3 Recent court rulings assert there is </w:t>
      </w:r>
      <w:r w:rsidRPr="009001A3">
        <w:rPr>
          <w:rStyle w:val="StyleUnderline"/>
        </w:rPr>
        <w:t>no scientific evidence that vaccines cause autism, yet far too many parents cling to that dangerous belief and refuse to have their children vaccinated</w:t>
      </w:r>
      <w:r>
        <w:t xml:space="preserve">. Contrast these findings with the National Science Board’s Science and Engineering Indicators 2010, which reports that </w:t>
      </w:r>
      <w:r w:rsidRPr="000F25D2">
        <w:rPr>
          <w:rStyle w:val="Emphasis"/>
        </w:rPr>
        <w:t>80 percent of Americans</w:t>
      </w:r>
      <w:r w:rsidRPr="000F25D2">
        <w:rPr>
          <w:rStyle w:val="StyleUnderline"/>
        </w:rPr>
        <w:t xml:space="preserve"> claim to be very or </w:t>
      </w:r>
      <w:r w:rsidRPr="000F25D2">
        <w:rPr>
          <w:rStyle w:val="Emphasis"/>
        </w:rPr>
        <w:t>moderately interested in new scientific discoveries</w:t>
      </w:r>
      <w:r w:rsidRPr="000F25D2">
        <w:rPr>
          <w:rStyle w:val="StyleUnderline"/>
        </w:rPr>
        <w:t>.4 If the interest is there, why are perceptions so far off the mark</w:t>
      </w:r>
      <w:r>
        <w:t>? Who will clearly explain new discoveries to the public — and to policymakers? Everyone in the scientific community, including all of us at the Smithsonian, must do a better job.</w:t>
      </w:r>
    </w:p>
    <w:p w14:paraId="7B5BB4F2" w14:textId="77777777" w:rsidR="00526041" w:rsidRPr="004B01E9" w:rsidRDefault="00526041" w:rsidP="00526041">
      <w:pPr>
        <w:pStyle w:val="Heading4"/>
      </w:pPr>
      <w:r>
        <w:t>Decline of US hegemony leaves power vacuum for great power war</w:t>
      </w:r>
    </w:p>
    <w:p w14:paraId="0839A486" w14:textId="77777777" w:rsidR="00526041" w:rsidRPr="00C02C21" w:rsidRDefault="00526041" w:rsidP="00526041">
      <w:pPr>
        <w:rPr>
          <w:rStyle w:val="Style13ptBold"/>
        </w:rPr>
      </w:pPr>
      <w:r>
        <w:rPr>
          <w:rStyle w:val="Style13ptBold"/>
        </w:rPr>
        <w:t xml:space="preserve">Ward, international security and defense staff writer for Vox, 14, </w:t>
      </w:r>
      <w:r w:rsidRPr="00C02C21">
        <w:t>[</w:t>
      </w:r>
      <w:r>
        <w:t xml:space="preserve">Alex, 8/22/14, The Diplomat, “Only US Can Prevent Great Power War,” </w:t>
      </w:r>
      <w:hyperlink r:id="rId37" w:history="1">
        <w:r w:rsidRPr="006143D8">
          <w:rPr>
            <w:rStyle w:val="Hyperlink"/>
          </w:rPr>
          <w:t>https://thediplomat.com/2014/08/only-us-can-prevent-great-power-war/</w:t>
        </w:r>
      </w:hyperlink>
      <w:r>
        <w:t>, accessed on 7/5/20, BS]</w:t>
      </w:r>
    </w:p>
    <w:p w14:paraId="26695EDB" w14:textId="77777777" w:rsidR="00526041" w:rsidRDefault="00526041" w:rsidP="00526041">
      <w:r>
        <w:lastRenderedPageBreak/>
        <w:t>As the World War I centennial is celebrated, repressed thoughts of great power war once again begin to surface. With today’s highly “interconnected global economy” underwritten by a liberal order leading to the “rise of the rest,” it appears unlikely that any state would want to disrupt the current system. And yet, the constant stream of somber news reignites fears of a calamitous global catastrophe.</w:t>
      </w:r>
    </w:p>
    <w:p w14:paraId="3368B78C" w14:textId="77777777" w:rsidR="00526041" w:rsidRPr="00E61265" w:rsidRDefault="00526041" w:rsidP="00526041">
      <w:pPr>
        <w:rPr>
          <w:rStyle w:val="StyleUnderline"/>
        </w:rPr>
      </w:pPr>
      <w:r w:rsidRPr="00E61265">
        <w:rPr>
          <w:rStyle w:val="StyleUnderline"/>
        </w:rPr>
        <w:t>In times of international flux, where the worst seems possible, it is important to turn to those who can best interpret these eras. In the case of great power or “hegemonic” wars, there is hardly a greater authority than Robert Gilpin. In his seminal work on the subject, War and Change in World Politics, Gilpin argues that three preconditions must be met for a hegemonic war to occur. First, Gilpin believes that the soon-to-be warring parties must feel there is a “‘closing in’ of space and opportunities.” Second, there must be a general “perception that a fundamental historical change is taking place.” Finally, events around the world start to “escape human control.”</w:t>
      </w:r>
    </w:p>
    <w:p w14:paraId="53565458" w14:textId="77777777" w:rsidR="00526041" w:rsidRPr="00E61265" w:rsidRDefault="00526041" w:rsidP="00526041">
      <w:pPr>
        <w:rPr>
          <w:rStyle w:val="StyleUnderline"/>
        </w:rPr>
      </w:pPr>
      <w:r w:rsidRPr="00E61265">
        <w:rPr>
          <w:rStyle w:val="StyleUnderline"/>
        </w:rPr>
        <w:t xml:space="preserve">Notably, </w:t>
      </w:r>
      <w:r w:rsidRPr="00933323">
        <w:rPr>
          <w:rStyle w:val="Emphasis"/>
        </w:rPr>
        <w:t>all three of these conditions currently exist in the world.</w:t>
      </w:r>
    </w:p>
    <w:p w14:paraId="31EE8FAF" w14:textId="77777777" w:rsidR="00526041" w:rsidRDefault="00526041" w:rsidP="00526041">
      <w:r>
        <w:t>Closing In</w:t>
      </w:r>
    </w:p>
    <w:p w14:paraId="280AECA4" w14:textId="77777777" w:rsidR="00526041" w:rsidRDefault="00526041" w:rsidP="00526041">
      <w:r>
        <w:t>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w:t>
      </w:r>
    </w:p>
    <w:p w14:paraId="46250EAB" w14:textId="77777777" w:rsidR="00526041" w:rsidRPr="00B74546" w:rsidRDefault="00526041" w:rsidP="00526041">
      <w:pPr>
        <w:rPr>
          <w:rStyle w:val="StyleUnderline"/>
        </w:rPr>
      </w:pPr>
      <w:r>
        <w:t xml:space="preserve">Today, some say, the world is different. </w:t>
      </w:r>
      <w:r w:rsidRPr="00B74546">
        <w:rPr>
          <w:rStyle w:val="StyleUnderline"/>
        </w:rPr>
        <w:t xml:space="preserve">The two powers that would compete in a war — the United States and China — are separated by a vast ocean, supposedly making it hard for each to antagonize the other. This, however, is not true. The map may show an expansive world, but new technologies — leading to hyperconnectivity and shorter travel times, especially for military equipment — have </w:t>
      </w:r>
      <w:r w:rsidRPr="00B74546">
        <w:rPr>
          <w:rStyle w:val="Emphasis"/>
        </w:rPr>
        <w:t>made the world “claustrophobic</w:t>
      </w:r>
      <w:r w:rsidRPr="00B74546">
        <w:rPr>
          <w:rStyle w:val="StyleUnderline"/>
        </w:rPr>
        <w:t>.” To wit, when China announced an “Air Defense Identification Zone” the United States quickly deployed two B-52 bombers to challenge its claim.</w:t>
      </w:r>
    </w:p>
    <w:p w14:paraId="16B08DB7" w14:textId="77777777" w:rsidR="00526041" w:rsidRDefault="00526041" w:rsidP="00526041">
      <w:r>
        <w:t xml:space="preserve">And that was using old equipment. </w:t>
      </w:r>
      <w:r w:rsidRPr="00501185">
        <w:rPr>
          <w:rStyle w:val="StyleUnderline"/>
        </w:rPr>
        <w:t>Both China and the United States are developing hypersonic missiles and vehicles.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w:t>
      </w:r>
      <w:r>
        <w:t>.</w:t>
      </w:r>
    </w:p>
    <w:p w14:paraId="0E3965EC" w14:textId="77777777" w:rsidR="00526041" w:rsidRDefault="00526041" w:rsidP="00526041">
      <w:r>
        <w:t>Perception</w:t>
      </w:r>
    </w:p>
    <w:p w14:paraId="4B07CA4D" w14:textId="77777777" w:rsidR="00526041" w:rsidRPr="00501185" w:rsidRDefault="00526041" w:rsidP="00526041">
      <w:pPr>
        <w:rPr>
          <w:rStyle w:val="StyleUnderline"/>
        </w:rPr>
      </w:pPr>
      <w:r>
        <w:t xml:space="preserve">Since the dawn of “Pax Americana” after World War II, </w:t>
      </w:r>
      <w:r w:rsidRPr="00501185">
        <w:rPr>
          <w:rStyle w:val="StyleUnderline"/>
        </w:rPr>
        <w:t>belief in the United States as the undisputed global hegemon remained fairly stable. Until now. According to a recent Pew poll, Americans’ views of the United States as a global power have reached a 40-year low.</w:t>
      </w:r>
      <w:r>
        <w:t xml:space="preserve"> Indeed, </w:t>
      </w:r>
      <w:r w:rsidRPr="00501185">
        <w:rPr>
          <w:rStyle w:val="StyleUnderline"/>
        </w:rPr>
        <w:t>only 17 percent believe that America plays a “more important and powerful role than ten years ago.” Rightly or wrongly, this perception exist</w:t>
      </w:r>
      <w:r>
        <w:t xml:space="preserve">s. Even though most people still find the United States preferable to China, </w:t>
      </w:r>
      <w:r w:rsidRPr="00501185">
        <w:rPr>
          <w:rStyle w:val="StyleUnderline"/>
        </w:rPr>
        <w:t>regional powers can use the widespread belief that America is declining to make their cases for running the system. In fact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w:t>
      </w:r>
    </w:p>
    <w:p w14:paraId="04E8D553" w14:textId="77777777" w:rsidR="00526041" w:rsidRDefault="00526041" w:rsidP="00526041">
      <w:r>
        <w:lastRenderedPageBreak/>
        <w:t>Human Control</w:t>
      </w:r>
    </w:p>
    <w:p w14:paraId="734C9376" w14:textId="77777777" w:rsidR="00526041" w:rsidRDefault="00526041" w:rsidP="00526041">
      <w:r>
        <w:t>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w:t>
      </w:r>
    </w:p>
    <w:p w14:paraId="5BC20C8D" w14:textId="77777777" w:rsidR="00526041" w:rsidRPr="00AB7539" w:rsidRDefault="00526041" w:rsidP="00526041">
      <w:pPr>
        <w:rPr>
          <w:rStyle w:val="StyleUnderline"/>
        </w:rPr>
      </w:pPr>
      <w:r>
        <w:t xml:space="preserve">In fact, </w:t>
      </w:r>
      <w:r w:rsidRPr="00AB7539">
        <w:rPr>
          <w:rStyle w:val="StyleUnderline"/>
        </w:rPr>
        <w:t>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w:t>
      </w:r>
      <w:r>
        <w:t xml:space="preserve"> </w:t>
      </w:r>
      <w:r w:rsidRPr="00AB7539">
        <w:rPr>
          <w:rStyle w:val="StyleUnderline"/>
        </w:rPr>
        <w:t>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w:t>
      </w:r>
    </w:p>
    <w:p w14:paraId="3E6872A3" w14:textId="77777777" w:rsidR="00526041" w:rsidRDefault="00526041" w:rsidP="00526041">
      <w:r>
        <w:t>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w:t>
      </w:r>
    </w:p>
    <w:p w14:paraId="4802A2E4" w14:textId="77777777" w:rsidR="00526041" w:rsidRDefault="00526041" w:rsidP="00526041">
      <w:r>
        <w:t>Second, some of the trends that can cause harm, like rapid technological progress, can also be used to help stabilize the global order. To be sure, technology could be used to curb the desolation brought on by expectedly low water, food, and energy levels.</w:t>
      </w:r>
    </w:p>
    <w:p w14:paraId="282FF034" w14:textId="77777777" w:rsidR="00526041" w:rsidRDefault="00526041" w:rsidP="00526041">
      <w:r>
        <w:t>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w:t>
      </w:r>
    </w:p>
    <w:p w14:paraId="521EB988" w14:textId="77777777" w:rsidR="00526041" w:rsidRPr="004F560E" w:rsidRDefault="00526041" w:rsidP="00526041">
      <w:r w:rsidRPr="00814586">
        <w:rPr>
          <w:rStyle w:val="StyleUnderline"/>
        </w:rPr>
        <w:t>But Gilpin’s preconditions shouldn’t be misconstrued as predictive or fatalistic. Indeed, the United States, as the hegemon, has the capability (and responsibility) to preserve the international order and lead the world out of this mess. By keeping good relations with partners and allies, deterring adversaries, reversing the perception of its decline, and leveraging technological capabilities for global good, there is a decent chance that the U.S. can make the great-power-war-incubation period fade away.</w:t>
      </w:r>
      <w:r>
        <w:t xml:space="preserve"> </w:t>
      </w:r>
      <w:r w:rsidRPr="00814586">
        <w:rPr>
          <w:rStyle w:val="StyleUnderline"/>
        </w:rPr>
        <w:t xml:space="preserve">Should the United States not seize this moment, and ensure that China is a responsible partner in the current global system alongside it, then </w:t>
      </w:r>
      <w:r w:rsidRPr="00814586">
        <w:rPr>
          <w:rStyle w:val="Emphasis"/>
        </w:rPr>
        <w:t>the chance of a great power war cannot be dismissed</w:t>
      </w:r>
      <w:r>
        <w:t>, however remote.</w:t>
      </w:r>
    </w:p>
    <w:p w14:paraId="7FC06A8C" w14:textId="77777777" w:rsidR="00526041" w:rsidRPr="00FF597F" w:rsidRDefault="00526041" w:rsidP="00526041">
      <w:pPr>
        <w:pStyle w:val="Heading4"/>
        <w:rPr>
          <w:rFonts w:cs="Times New Roman"/>
        </w:rPr>
      </w:pPr>
      <w:r w:rsidRPr="00FF597F">
        <w:rPr>
          <w:rFonts w:cs="Times New Roman"/>
        </w:rPr>
        <w:t>Scientific Literacy is shared within communities and is built through democratic forums and facilitated debate</w:t>
      </w:r>
    </w:p>
    <w:p w14:paraId="13C47C64" w14:textId="77777777" w:rsidR="00526041" w:rsidRPr="00FF597F" w:rsidRDefault="00526041" w:rsidP="00526041">
      <w:r w:rsidRPr="00FF597F">
        <w:rPr>
          <w:rStyle w:val="Style13ptBold"/>
        </w:rPr>
        <w:t>Roth, Professor of Applied Cognitive Science at the University of Victoria, and Lee, student contributor, 02</w:t>
      </w:r>
      <w:r w:rsidRPr="00FF597F">
        <w:t xml:space="preserve"> (Wolff-Michael and Stuart, 1/1/02, Sage Journals “Scientific literacy as collective praxis,” </w:t>
      </w:r>
      <w:hyperlink r:id="rId38" w:history="1">
        <w:r w:rsidRPr="00FF597F">
          <w:rPr>
            <w:rStyle w:val="Hyperlink"/>
          </w:rPr>
          <w:t>https://journals.sagepub.com/doi/pdf/10.1088/0963-6625/11/1/302</w:t>
        </w:r>
      </w:hyperlink>
      <w:r w:rsidRPr="00FF597F">
        <w:t>, accessed 7/1/2020, MM)</w:t>
      </w:r>
    </w:p>
    <w:p w14:paraId="73E4C1CC" w14:textId="77777777" w:rsidR="00526041" w:rsidRPr="00FF597F" w:rsidRDefault="00526041" w:rsidP="00526041">
      <w:r w:rsidRPr="00FF597F">
        <w:lastRenderedPageBreak/>
        <w:t xml:space="preserve">5. Discussion and implications </w:t>
      </w:r>
      <w:r w:rsidRPr="00FF597F">
        <w:rPr>
          <w:rStyle w:val="StyleUnderline"/>
        </w:rPr>
        <w:t>In this study, we report and theorize community-based activities in which science was an important, but not exclusive, fiber that contributed to scientific literacy</w:t>
      </w:r>
      <w:r w:rsidRPr="00FF597F">
        <w:t xml:space="preserve">. Knowing and learning were taken as aspects of culturally and historically situated activity, discernible as changing participation in changing social practices. </w:t>
      </w:r>
      <w:r w:rsidRPr="00FF597F">
        <w:rPr>
          <w:rStyle w:val="StyleUnderline"/>
        </w:rPr>
        <w:t>Because interaction and participation cannot be understood simply as an individual acting toward a stable environment, scientific literacy cannot be understood in terms of what comes from and happens to individuals</w:t>
      </w:r>
      <w:r w:rsidRPr="00FF597F">
        <w:t xml:space="preserve">. Engaging with the environment becomes an important social activity to which children can contribute from early on, and which therefore provides a context of apprenticeship.44 Here we focus on two salient issues emerging from our research. </w:t>
      </w:r>
      <w:r w:rsidRPr="00FF597F">
        <w:rPr>
          <w:rStyle w:val="StyleUnderline"/>
        </w:rPr>
        <w:t>First, we propose viewing scientific literacy as an indeterminate outcome of conversational activity. Second, we propose viewing participation in such scientific literacy as a life-long curriculum</w:t>
      </w:r>
      <w:r w:rsidRPr="00FF597F">
        <w:t>.</w:t>
      </w:r>
    </w:p>
    <w:p w14:paraId="29EB952A" w14:textId="77777777" w:rsidR="00526041" w:rsidRPr="00FF597F" w:rsidRDefault="00526041" w:rsidP="00526041">
      <w:r w:rsidRPr="00FF597F">
        <w:t xml:space="preserve">Scientific literacy as an indeterminate outcome of conversational activity </w:t>
      </w:r>
      <w:r w:rsidRPr="00FF597F">
        <w:rPr>
          <w:rStyle w:val="StyleUnderline"/>
        </w:rPr>
        <w:t>Dialogue and debate are paradigmatic practices of democratic social systems; so much of social structure is realized and reproduced in ongoing conversation</w:t>
      </w:r>
      <w:r w:rsidRPr="00FF597F">
        <w:t xml:space="preserve">.45 </w:t>
      </w:r>
      <w:r w:rsidRPr="00FF597F">
        <w:rPr>
          <w:rStyle w:val="StyleUnderline"/>
        </w:rPr>
        <w:t>There are many forms of public involvement in policy-making, such as public hearings or “study circles</w:t>
      </w:r>
      <w:r w:rsidRPr="00FF597F">
        <w:t xml:space="preserve">”.46 </w:t>
      </w:r>
      <w:r w:rsidRPr="00FF597F">
        <w:rPr>
          <w:rStyle w:val="StyleUnderline"/>
        </w:rPr>
        <w:t>Conversation may therefore be a good way to articulate the context in which scientific literacy is allowed to emerge</w:t>
      </w:r>
      <w:r w:rsidRPr="00FF597F">
        <w:t xml:space="preserve">. From our perspective, </w:t>
      </w:r>
      <w:r w:rsidRPr="00FF597F">
        <w:rPr>
          <w:rStyle w:val="StyleUnderline"/>
        </w:rPr>
        <w:t>it is more important that citizens care for and are engaged in these scientific conversations than whether or not and how many do well on some individualized test of scientific literacy.</w:t>
      </w:r>
      <w:r w:rsidRPr="00FF597F">
        <w:t xml:space="preserve"> </w:t>
      </w:r>
      <w:r w:rsidRPr="00FF597F">
        <w:rPr>
          <w:rStyle w:val="StyleUnderline"/>
        </w:rPr>
        <w:t xml:space="preserve">In the process of conversing, the participants draw on (the same or different) discursive repertoires, diagrams, drawings, and graphs </w:t>
      </w:r>
      <w:r w:rsidRPr="00FF597F">
        <w:t xml:space="preserve">(material structures). </w:t>
      </w:r>
      <w:r w:rsidRPr="00FF597F">
        <w:rPr>
          <w:rStyle w:val="StyleUnderline"/>
        </w:rPr>
        <w:t>In this conversational activity system, scientific literacy is neither a property of the individual participants nor something a priori available in the activity system as a resource.</w:t>
      </w:r>
      <w:r w:rsidRPr="00FF597F">
        <w:t xml:space="preserve"> Rather, </w:t>
      </w:r>
      <w:r w:rsidRPr="00FF597F">
        <w:rPr>
          <w:rStyle w:val="StyleUnderline"/>
        </w:rPr>
        <w:t>scientific literacy is a contingent achievement that emerges from local organization of the different conversations</w:t>
      </w:r>
      <w:r w:rsidRPr="00FF597F">
        <w:t xml:space="preserve">. From this perspective, the knowledge-ignorance paradox articulated by Ungar disappears, because </w:t>
      </w:r>
      <w:r w:rsidRPr="00FF597F">
        <w:rPr>
          <w:rStyle w:val="StyleUnderline"/>
        </w:rPr>
        <w:t>in the collective conversation, an increase in specialized knowledge is not causally related to an increase in ignorance</w:t>
      </w:r>
      <w:r w:rsidRPr="00FF597F">
        <w:t xml:space="preserve">.47 </w:t>
      </w:r>
      <w:r w:rsidRPr="00FF597F">
        <w:rPr>
          <w:rStyle w:val="StyleUnderline"/>
        </w:rPr>
        <w:t>Rather, the opposite appears to be the case, in that the more individuals and specialists participate in a conversation, the greater are the chances for new forms of scientific literacy to emerge in addition to existing forms of scientific knowledge</w:t>
      </w:r>
      <w:r w:rsidRPr="00FF597F">
        <w:t>.48</w:t>
      </w:r>
    </w:p>
    <w:p w14:paraId="4DC62F05" w14:textId="77777777" w:rsidR="00526041" w:rsidRPr="00FF597F" w:rsidRDefault="00526041" w:rsidP="00526041">
      <w:r w:rsidRPr="00FF597F">
        <w:t xml:space="preserve">In the same way, </w:t>
      </w:r>
      <w:r w:rsidRPr="00FF597F">
        <w:rPr>
          <w:rStyle w:val="StyleUnderline"/>
        </w:rPr>
        <w:t>scientific literacy is produced in conversations that take place in other situations in the community and where individual participants bring different resources based on a variety of socio-, ethico-, and politico-scientific practices</w:t>
      </w:r>
      <w:r w:rsidRPr="00FF597F">
        <w:t xml:space="preserve">. Each contribution to the conversation is not merely outcome but becomes itself a part of the context of the activity; that is, each outcome is reintegrated into the activity system in which it can become a resource available to the community as a whole. Each contribution not only produces the conversation but also contributes to the production and reproduction of the individual qua member of the community.49 In addition, each contribution is also an aspect of the division of labor taken on by the co-participants in various ways. Because each contribution shapes the context of the conversation in ways that other participants cannot foresee, the unfolding of the topical thread is in principle unpredictable and indeterminate.50 </w:t>
      </w:r>
      <w:r w:rsidRPr="00FF597F">
        <w:rPr>
          <w:rStyle w:val="StyleUnderline"/>
        </w:rPr>
        <w:t>The settlement of controversial issues as scientific literacy is therefore an outcome of the dialectic and dynamic conversational processes to which the different elements in an activity system contribute</w:t>
      </w:r>
      <w:r w:rsidRPr="00FF597F">
        <w:t>.</w:t>
      </w:r>
    </w:p>
    <w:p w14:paraId="4706A696" w14:textId="25D942D0" w:rsidR="00526041" w:rsidRDefault="00526041" w:rsidP="00526041">
      <w:pPr>
        <w:rPr>
          <w:rStyle w:val="StyleUnderline"/>
        </w:rPr>
      </w:pPr>
      <w:r w:rsidRPr="00FF597F">
        <w:rPr>
          <w:rStyle w:val="StyleUnderline"/>
        </w:rPr>
        <w:t>Scientific literacy can be thought of in terms of the right use of specialists, black boxes, simple models, interdisciplinary models, metaphors, standardized knowledge, and translations and transfer of knowledge</w:t>
      </w:r>
      <w:r w:rsidRPr="00FF597F">
        <w:t xml:space="preserve">.51 </w:t>
      </w:r>
      <w:r w:rsidRPr="00FF597F">
        <w:rPr>
          <w:rStyle w:val="StyleUnderline"/>
        </w:rPr>
        <w:t>Right use does not imply that decisions have to be made by individuals; right use can be accomplished within collectives that work in their specific ways on the resolution of the problems at hand</w:t>
      </w:r>
      <w:r w:rsidRPr="00FF597F">
        <w:t xml:space="preserve">. That is, </w:t>
      </w:r>
      <w:r w:rsidRPr="00FF597F">
        <w:rPr>
          <w:rStyle w:val="StyleUnderline"/>
        </w:rPr>
        <w:t xml:space="preserve">right use of the above entities can be made to be a characteristic of situations, such as </w:t>
      </w:r>
      <w:r w:rsidRPr="00FF597F">
        <w:rPr>
          <w:rStyle w:val="StyleUnderline"/>
        </w:rPr>
        <w:lastRenderedPageBreak/>
        <w:t>public meetings or other democratic forums that shape policy-setting and decision-making processes in public arenas</w:t>
      </w:r>
      <w:r w:rsidRPr="00FF597F">
        <w:t xml:space="preserve">. Such a view implies that </w:t>
      </w:r>
      <w:r w:rsidRPr="00FF597F">
        <w:rPr>
          <w:rStyle w:val="StyleUnderline"/>
        </w:rPr>
        <w:t>our task as school and adult educators becomes one of enabling situations characterized by a collective scientific literacy rather than thinking about the individual appropriation or construction of knowledge</w:t>
      </w:r>
      <w:r w:rsidRPr="00FF597F">
        <w:t xml:space="preserve">. Because of this focus on collective activity, </w:t>
      </w:r>
      <w:r w:rsidRPr="00FF597F">
        <w:rPr>
          <w:rStyle w:val="StyleUnderline"/>
        </w:rPr>
        <w:t>we do not require every citizen to know the definition of BSE, how genetic modification is actually achieved, or how the level of chromium is established. Rather, it is sufficient that such knowledge and practice exists within a collective body, in which members have a commitment to open and truly democratic dialogue. Our real problem then becomes one of how to facilitate democratic conversations among individuals with different expertise and with different locations in social space.</w:t>
      </w:r>
    </w:p>
    <w:p w14:paraId="5980D9A1" w14:textId="77777777" w:rsidR="00D21CA4" w:rsidRDefault="00D21CA4" w:rsidP="00D21CA4"/>
    <w:p w14:paraId="3F29E103" w14:textId="7B536BFF" w:rsidR="00D21CA4" w:rsidRDefault="00D21CA4" w:rsidP="00D21CA4">
      <w:pPr>
        <w:pStyle w:val="Heading3"/>
      </w:pPr>
      <w:r>
        <w:lastRenderedPageBreak/>
        <w:t xml:space="preserve">1AC – </w:t>
      </w:r>
      <w:r>
        <w:t>Solvency</w:t>
      </w:r>
    </w:p>
    <w:p w14:paraId="44A9FCAB" w14:textId="77777777" w:rsidR="00D21CA4" w:rsidRDefault="00D21CA4" w:rsidP="00D21CA4"/>
    <w:p w14:paraId="484EF806" w14:textId="77777777" w:rsidR="00D21CA4" w:rsidRDefault="00D21CA4" w:rsidP="00D21CA4">
      <w:pPr>
        <w:pStyle w:val="Heading4"/>
      </w:pPr>
      <w:r>
        <w:t xml:space="preserve">Plan text – </w:t>
      </w:r>
    </w:p>
    <w:p w14:paraId="188DD819" w14:textId="77777777" w:rsidR="00D21CA4" w:rsidRDefault="00D21CA4" w:rsidP="00D21CA4">
      <w:r>
        <w:t>The United States federal government should enact substantial criminal justice reform in the United States in forensic science, including establishing an independent oversight commission to ensure certification, accreditation, and the use of reliability and validity standards and best practices in forensic laboratories.</w:t>
      </w:r>
    </w:p>
    <w:p w14:paraId="14A7E95D" w14:textId="77777777" w:rsidR="00D21CA4" w:rsidRPr="00314D21" w:rsidRDefault="00D21CA4" w:rsidP="00D21CA4"/>
    <w:p w14:paraId="08B043B2" w14:textId="77777777" w:rsidR="00D21CA4" w:rsidRPr="00FF597F" w:rsidRDefault="00D21CA4" w:rsidP="00D21CA4">
      <w:pPr>
        <w:pStyle w:val="Heading4"/>
        <w:rPr>
          <w:rFonts w:cs="Times New Roman"/>
        </w:rPr>
      </w:pPr>
      <w:r w:rsidRPr="00FF597F">
        <w:rPr>
          <w:rFonts w:cs="Times New Roman"/>
        </w:rPr>
        <w:t>National reforms and oversight crucial to address wrongful convictions, restore credibility and improve overall scientific literacy</w:t>
      </w:r>
    </w:p>
    <w:p w14:paraId="6D21ABE6" w14:textId="77777777" w:rsidR="00D21CA4" w:rsidRPr="00FF597F" w:rsidRDefault="00D21CA4" w:rsidP="00D21CA4">
      <w:r w:rsidRPr="00FF597F">
        <w:rPr>
          <w:rStyle w:val="Style13ptBold"/>
        </w:rPr>
        <w:t xml:space="preserve">Kafadar, </w:t>
      </w:r>
      <w:r>
        <w:rPr>
          <w:rStyle w:val="Style13ptBold"/>
        </w:rPr>
        <w:t xml:space="preserve">University of Virginia </w:t>
      </w:r>
      <w:r w:rsidRPr="00FF597F">
        <w:rPr>
          <w:rStyle w:val="Style13ptBold"/>
        </w:rPr>
        <w:t xml:space="preserve">Statistics Professor </w:t>
      </w:r>
      <w:r>
        <w:rPr>
          <w:rStyle w:val="Style13ptBold"/>
        </w:rPr>
        <w:t xml:space="preserve">&amp; </w:t>
      </w:r>
      <w:r w:rsidRPr="00FF597F">
        <w:rPr>
          <w:rStyle w:val="Style13ptBold"/>
        </w:rPr>
        <w:t>Mazza, National Academy of Sciences Committee on Science, Technology and Law Chair, 15</w:t>
      </w:r>
    </w:p>
    <w:p w14:paraId="3FCC8526" w14:textId="77777777" w:rsidR="00D21CA4" w:rsidRPr="00FF597F" w:rsidRDefault="00D21CA4" w:rsidP="00D21CA4">
      <w:r w:rsidRPr="00FF597F">
        <w:t xml:space="preserve">(Karen Kafedar a member of the Forensic Science Standards Board and Anne-Marie Mazza a former senior program officer with both committee on science engineering and public policy, LiveScience, “Using Faulty Forensic Science, Courts Fail the Innocent (Op-Ed),” </w:t>
      </w:r>
      <w:hyperlink r:id="rId39" w:history="1">
        <w:r w:rsidRPr="00FF597F">
          <w:rPr>
            <w:rStyle w:val="Hyperlink"/>
          </w:rPr>
          <w:t>https://www.livescience.com/49929-faulty-forensic-science-failing-united-states-court-system.html</w:t>
        </w:r>
      </w:hyperlink>
      <w:r w:rsidRPr="00FF597F">
        <w:t xml:space="preserve"> /Accessed 6-25-2020/ WY)</w:t>
      </w:r>
    </w:p>
    <w:p w14:paraId="241CE08B" w14:textId="77777777" w:rsidR="00D21CA4" w:rsidRPr="00FF597F" w:rsidRDefault="00D21CA4" w:rsidP="00D21CA4">
      <w:r w:rsidRPr="00FF597F">
        <w:t>Protecting the innocent</w:t>
      </w:r>
    </w:p>
    <w:p w14:paraId="02DEF0E4" w14:textId="77777777" w:rsidR="00D21CA4" w:rsidRPr="00FF597F" w:rsidRDefault="00D21CA4" w:rsidP="00D21CA4">
      <w:r w:rsidRPr="00FF597F">
        <w:rPr>
          <w:rStyle w:val="StyleUnderline"/>
        </w:rPr>
        <w:t>It is important to recognize that errors arising from overreaching interpretations of forensic evidence can have serious consequences. If forensic evidence or eyewitness identification incorrectly implicates an innocent person in a crime, the innocent person is unfairly (and immorally) convicted, and possibly incarcerated for years. DNA evidence has revealed erroneous findings from other types of forensic evidence and led to the reversal of more than 300 cases, freeing innocent individuals who were unfairly found guilty and spent decades in prison</w:t>
      </w:r>
      <w:r w:rsidRPr="00FF597F">
        <w:t xml:space="preserve">, says the Innocence Project. </w:t>
      </w:r>
      <w:r w:rsidRPr="00FF597F">
        <w:rPr>
          <w:rStyle w:val="StyleUnderline"/>
        </w:rPr>
        <w:t>Worse, with false evidence, the guilty person is free to conduct additional crimes; in roughly half of the overturned cases, the new evidence led to the conviction of the person who actually committed the crime.</w:t>
      </w:r>
      <w:r w:rsidRPr="00FF597F">
        <w:t xml:space="preserve"> [Innocent Suspects Confess Under Pressure ]</w:t>
      </w:r>
    </w:p>
    <w:p w14:paraId="3DCC1DBD" w14:textId="77777777" w:rsidR="00D21CA4" w:rsidRPr="00FF597F" w:rsidRDefault="00D21CA4" w:rsidP="00D21CA4">
      <w:r w:rsidRPr="00FF597F">
        <w:t>Mistaken eyewitnesses were present in more than 70 percent of these false accusations. For examples of mistaken eyewitness identification, see "Convicting the Innocent: Where Criminal Prosecutions Go Wrong" (Harvard University Press, 2011). For an assessment of eyewitness identification research, see the National Research Council report titled "Identifying the Culprit: Assessing of Eyewitness Identification" (National Academies Press, 2014).</w:t>
      </w:r>
    </w:p>
    <w:p w14:paraId="5A9DBD5E" w14:textId="77777777" w:rsidR="00D21CA4" w:rsidRPr="00FF597F" w:rsidRDefault="00D21CA4" w:rsidP="00D21CA4">
      <w:pPr>
        <w:rPr>
          <w:rStyle w:val="StyleUnderline"/>
        </w:rPr>
      </w:pPr>
      <w:r w:rsidRPr="00FF597F">
        <w:rPr>
          <w:rStyle w:val="StyleUnderline"/>
        </w:rPr>
        <w:t>When those falsely convicted individuals are exonerated by DNA evidence, news reports of the exonerations lead the general public to question the validity of procedures used by the criminal justice system, overshadowing the system's many other positive impacts</w:t>
      </w:r>
      <w:r w:rsidRPr="00FF597F">
        <w:t xml:space="preserve">. The 2009 report also emphasized that </w:t>
      </w:r>
      <w:r w:rsidRPr="00FF597F">
        <w:rPr>
          <w:rStyle w:val="StyleUnderline"/>
        </w:rPr>
        <w:t>results of tests on forensic evidence</w:t>
      </w:r>
      <w:r w:rsidRPr="00FF597F">
        <w:t xml:space="preserve"> (e.g., fingerprint comparisons, source of bite marks) </w:t>
      </w:r>
      <w:r w:rsidRPr="00FF597F">
        <w:rPr>
          <w:rStyle w:val="StyleUnderline"/>
        </w:rPr>
        <w:t>need to be clear and transparent, and independent of law enforcement, to limit the effects of unintentional bias.</w:t>
      </w:r>
    </w:p>
    <w:p w14:paraId="7076AA98" w14:textId="77777777" w:rsidR="00D21CA4" w:rsidRPr="00FF597F" w:rsidRDefault="00D21CA4" w:rsidP="00D21CA4">
      <w:pPr>
        <w:rPr>
          <w:rStyle w:val="StyleUnderline"/>
        </w:rPr>
      </w:pPr>
      <w:r w:rsidRPr="00FF597F">
        <w:rPr>
          <w:rStyle w:val="StyleUnderline"/>
        </w:rPr>
        <w:t>A path toward better forensics</w:t>
      </w:r>
    </w:p>
    <w:p w14:paraId="137B7532" w14:textId="77777777" w:rsidR="00D21CA4" w:rsidRPr="00FF597F" w:rsidRDefault="00D21CA4" w:rsidP="00D21CA4">
      <w:pPr>
        <w:rPr>
          <w:rStyle w:val="StyleUnderline"/>
        </w:rPr>
      </w:pPr>
      <w:r w:rsidRPr="00FF597F">
        <w:lastRenderedPageBreak/>
        <w:t>The NCFS and OSAC are beginning</w:t>
      </w:r>
      <w:r w:rsidRPr="00FF597F">
        <w:rPr>
          <w:rStyle w:val="StyleUnderline"/>
        </w:rPr>
        <w:t xml:space="preserve"> to address the underlying causes of such errors by recommending more scientific research into the validity and reliability of specific forms of forensic evidence, such as:</w:t>
      </w:r>
    </w:p>
    <w:p w14:paraId="024BA8E7" w14:textId="77777777" w:rsidR="00D21CA4" w:rsidRPr="00FF597F" w:rsidRDefault="00D21CA4" w:rsidP="00D21CA4">
      <w:pPr>
        <w:rPr>
          <w:rStyle w:val="StyleUnderline"/>
        </w:rPr>
      </w:pPr>
      <w:r w:rsidRPr="00FF597F">
        <w:rPr>
          <w:rStyle w:val="StyleUnderline"/>
        </w:rPr>
        <w:t>Quantifying the uncertainty in forensic analyses</w:t>
      </w:r>
    </w:p>
    <w:p w14:paraId="2B9B6010" w14:textId="77777777" w:rsidR="00D21CA4" w:rsidRPr="00FF597F" w:rsidRDefault="00D21CA4" w:rsidP="00D21CA4">
      <w:pPr>
        <w:rPr>
          <w:rStyle w:val="StyleUnderline"/>
        </w:rPr>
      </w:pPr>
      <w:r w:rsidRPr="00FF597F">
        <w:rPr>
          <w:rStyle w:val="StyleUnderline"/>
        </w:rPr>
        <w:t>Investigating effects of human bias, variability and errors in forensic examinations, and the establishment of well-validated procedures for reducing such effects in practice</w:t>
      </w:r>
    </w:p>
    <w:p w14:paraId="02C11DDC" w14:textId="77777777" w:rsidR="00D21CA4" w:rsidRPr="00FF597F" w:rsidRDefault="00D21CA4" w:rsidP="00D21CA4">
      <w:pPr>
        <w:rPr>
          <w:rStyle w:val="StyleUnderline"/>
        </w:rPr>
      </w:pPr>
      <w:r w:rsidRPr="00FF597F">
        <w:rPr>
          <w:rStyle w:val="StyleUnderline"/>
        </w:rPr>
        <w:t>Increasing transparency and standardization of operations in crime laboratories</w:t>
      </w:r>
    </w:p>
    <w:p w14:paraId="45A33572" w14:textId="77777777" w:rsidR="00D21CA4" w:rsidRPr="00FF597F" w:rsidRDefault="00D21CA4" w:rsidP="00D21CA4">
      <w:pPr>
        <w:rPr>
          <w:rStyle w:val="StyleUnderline"/>
        </w:rPr>
      </w:pPr>
      <w:r w:rsidRPr="00FF597F">
        <w:rPr>
          <w:rStyle w:val="StyleUnderline"/>
        </w:rPr>
        <w:t>Developing certification standards for forensic practitioners and accreditation programs for crime laboratories</w:t>
      </w:r>
    </w:p>
    <w:p w14:paraId="21463CEC" w14:textId="77777777" w:rsidR="00D21CA4" w:rsidRPr="00FF597F" w:rsidRDefault="00D21CA4" w:rsidP="00D21CA4">
      <w:pPr>
        <w:rPr>
          <w:rStyle w:val="StyleUnderline"/>
        </w:rPr>
      </w:pPr>
      <w:r w:rsidRPr="00FF597F">
        <w:rPr>
          <w:rStyle w:val="StyleUnderline"/>
        </w:rPr>
        <w:t>Developing standard terminology for reporting forensic evidence and presenting testimony</w:t>
      </w:r>
    </w:p>
    <w:p w14:paraId="1E9BE06F" w14:textId="77777777" w:rsidR="00D21CA4" w:rsidRPr="00FF597F" w:rsidRDefault="00D21CA4" w:rsidP="00D21CA4">
      <w:pPr>
        <w:rPr>
          <w:rStyle w:val="StyleUnderline"/>
        </w:rPr>
      </w:pPr>
      <w:r w:rsidRPr="00FF597F">
        <w:rPr>
          <w:rStyle w:val="StyleUnderline"/>
        </w:rPr>
        <w:t>Expanding training and oversight of forensics programs</w:t>
      </w:r>
    </w:p>
    <w:p w14:paraId="5CFDCCBA" w14:textId="77777777" w:rsidR="00D21CA4" w:rsidRPr="00FF597F" w:rsidRDefault="00D21CA4" w:rsidP="00D21CA4">
      <w:pPr>
        <w:rPr>
          <w:rStyle w:val="StyleUnderline"/>
        </w:rPr>
      </w:pPr>
      <w:r w:rsidRPr="00FF597F">
        <w:rPr>
          <w:rStyle w:val="StyleUnderline"/>
        </w:rPr>
        <w:t>And</w:t>
      </w:r>
      <w:r w:rsidRPr="00FF597F">
        <w:t xml:space="preserve"> most importantly, </w:t>
      </w:r>
      <w:r w:rsidRPr="00FF597F">
        <w:rPr>
          <w:rStyle w:val="StyleUnderline"/>
        </w:rPr>
        <w:t>conducting scientific research on validation, reliability and reproducibility of forensic procedures</w:t>
      </w:r>
    </w:p>
    <w:p w14:paraId="0FA3E393" w14:textId="77777777" w:rsidR="00D21CA4" w:rsidRPr="00FF597F" w:rsidRDefault="00D21CA4" w:rsidP="00D21CA4">
      <w:r w:rsidRPr="00FF597F">
        <w:rPr>
          <w:rStyle w:val="StyleUnderline"/>
        </w:rPr>
        <w:t xml:space="preserve">These efforts need well-documented and validated research that has been subjected to rigorous review by the scientific community. </w:t>
      </w:r>
      <w:r w:rsidRPr="00FF597F">
        <w:t>To that end, a statement from the NCFS Scientific Inquiry and Research Subcommittee presents criteria for assessing scientific literature for its consistency with scientific principles.</w:t>
      </w:r>
    </w:p>
    <w:p w14:paraId="1D5E3660" w14:textId="77777777" w:rsidR="00D21CA4" w:rsidRPr="00FF597F" w:rsidRDefault="00D21CA4" w:rsidP="00D21CA4">
      <w:r w:rsidRPr="00FF597F">
        <w:rPr>
          <w:rStyle w:val="StyleUnderline"/>
        </w:rPr>
        <w:t>Without such reform, what will happen</w:t>
      </w:r>
      <w:r w:rsidRPr="00FF597F">
        <w:t>? As Judge H.T. Edwards of the U.S. Court of Appeals for the District of Columbia Circuit noted in his comments at NCFS's inaugural meeting on Feb. 3, 2014:</w:t>
      </w:r>
    </w:p>
    <w:p w14:paraId="4258CEA7" w14:textId="77777777" w:rsidR="00D21CA4" w:rsidRPr="00FF597F" w:rsidRDefault="00D21CA4" w:rsidP="00D21CA4">
      <w:r w:rsidRPr="00FF597F">
        <w:t>"</w:t>
      </w:r>
      <w:r w:rsidRPr="00FF597F">
        <w:rPr>
          <w:rStyle w:val="StyleUnderline"/>
        </w:rPr>
        <w:t>Absent meaningful action by scientists and forensic analysts, the courts will continue to admit forensic evidence in criminal trials, without regard to its scientific validity and reliability. Why? Because precedent supports this practice</w:t>
      </w:r>
      <w:r w:rsidRPr="00FF597F">
        <w:t>. Yes, there have been a few trial court decisions that have limited the admission of some forensic evidence, but, to date, there has not been a single federal court of appeals decision that has curbed its admissibility."</w:t>
      </w:r>
    </w:p>
    <w:p w14:paraId="63FCA4F9" w14:textId="77777777" w:rsidR="00D21CA4" w:rsidRPr="00FF597F" w:rsidRDefault="00D21CA4" w:rsidP="00D21CA4">
      <w:pPr>
        <w:rPr>
          <w:rStyle w:val="StyleUnderline"/>
        </w:rPr>
      </w:pPr>
      <w:r w:rsidRPr="00FF597F">
        <w:rPr>
          <w:rStyle w:val="StyleUnderline"/>
        </w:rPr>
        <w:t>Until such reform is implemented, errors will occur, innocent victims will be falsely accused while the true perpetrators continue to commit crimes, and the public ultimately will lose confidence in the criminal justice system.</w:t>
      </w:r>
    </w:p>
    <w:p w14:paraId="6E51C928" w14:textId="77777777" w:rsidR="00D21CA4" w:rsidRPr="006071A2" w:rsidRDefault="00D21CA4" w:rsidP="00D21CA4">
      <w:pPr>
        <w:rPr>
          <w:u w:val="single"/>
        </w:rPr>
      </w:pPr>
      <w:r w:rsidRPr="00FF597F">
        <w:rPr>
          <w:rStyle w:val="StyleUnderline"/>
        </w:rPr>
        <w:t>Historically, new problems have stimulated scientific research. The proposed reforms to the forensic science field, which the legal and scientific communities are addressing together, can have lasting benefits, not only for increased accuracy in criminal investigations but also for advancing science.</w:t>
      </w:r>
    </w:p>
    <w:p w14:paraId="529F0887" w14:textId="77777777" w:rsidR="00D21CA4" w:rsidRDefault="00D21CA4" w:rsidP="00D21CA4"/>
    <w:p w14:paraId="3A170CC4" w14:textId="77777777" w:rsidR="00D21CA4" w:rsidRDefault="00D21CA4" w:rsidP="00D21CA4">
      <w:pPr>
        <w:pStyle w:val="Heading4"/>
        <w:rPr>
          <w:rFonts w:cs="Times New Roman"/>
        </w:rPr>
      </w:pPr>
      <w:r>
        <w:rPr>
          <w:rFonts w:cs="Times New Roman"/>
        </w:rPr>
        <w:t>Forensic science is at a crucial crossroads – the plan is key to improving forensic science – without institutional oversight, there will be no meaningful reforms</w:t>
      </w:r>
    </w:p>
    <w:p w14:paraId="2151A05C" w14:textId="77777777" w:rsidR="00D21CA4" w:rsidRPr="00FF597F" w:rsidRDefault="00D21CA4" w:rsidP="00D21CA4">
      <w:pPr>
        <w:rPr>
          <w:rStyle w:val="Style13ptBold"/>
        </w:rPr>
      </w:pPr>
      <w:r w:rsidRPr="00FF597F">
        <w:rPr>
          <w:rStyle w:val="Style13ptBold"/>
        </w:rPr>
        <w:t>Hadley</w:t>
      </w:r>
      <w:r w:rsidRPr="00FF597F">
        <w:t xml:space="preserve">, </w:t>
      </w:r>
      <w:r w:rsidRPr="00FF597F">
        <w:rPr>
          <w:rStyle w:val="Style13ptBold"/>
        </w:rPr>
        <w:t>The Crime Report</w:t>
      </w:r>
      <w:r>
        <w:rPr>
          <w:rStyle w:val="Style13ptBold"/>
        </w:rPr>
        <w:t xml:space="preserve"> senior writer</w:t>
      </w:r>
      <w:r w:rsidRPr="00FF597F">
        <w:rPr>
          <w:rStyle w:val="Style13ptBold"/>
        </w:rPr>
        <w:t>, 19</w:t>
      </w:r>
    </w:p>
    <w:p w14:paraId="5381A524" w14:textId="77777777" w:rsidR="00D21CA4" w:rsidRPr="00FF597F" w:rsidRDefault="00D21CA4" w:rsidP="00D21CA4">
      <w:r w:rsidRPr="00FF597F">
        <w:lastRenderedPageBreak/>
        <w:t xml:space="preserve">(Megan Hadley is a senior staff writer at The Crime Report "Forensic Science Reform at ‘Crossroads’," Crime Report, </w:t>
      </w:r>
      <w:hyperlink r:id="rId40" w:history="1">
        <w:r w:rsidRPr="00FF597F">
          <w:rPr>
            <w:rStyle w:val="Hyperlink"/>
          </w:rPr>
          <w:t>https://thecrimereport.org/2019/01/10/forensic-science-reform-at-crossroads/</w:t>
        </w:r>
      </w:hyperlink>
      <w:r w:rsidRPr="00FF597F">
        <w:t xml:space="preserve"> Accessed 6-25-2020/WY)</w:t>
      </w:r>
    </w:p>
    <w:p w14:paraId="2FA92701" w14:textId="77777777" w:rsidR="00D21CA4" w:rsidRPr="00FF597F" w:rsidRDefault="00D21CA4" w:rsidP="00D21CA4">
      <w:r w:rsidRPr="00FF597F">
        <w:rPr>
          <w:rStyle w:val="StyleUnderline"/>
        </w:rPr>
        <w:t>Recent efforts to reform the use of forensic science in the courtroom don’t go far enough to meet widespread criticisms of its validity and reliability</w:t>
      </w:r>
      <w:r w:rsidRPr="00FF597F">
        <w:t xml:space="preserve">, </w:t>
      </w:r>
      <w:r w:rsidRPr="00D272B6">
        <w:rPr>
          <w:rStyle w:val="StyleUnderline"/>
        </w:rPr>
        <w:t xml:space="preserve">according to a </w:t>
      </w:r>
      <w:r w:rsidRPr="00D272B6">
        <w:t>University of California-Los Angeles</w:t>
      </w:r>
      <w:r w:rsidRPr="00D272B6">
        <w:rPr>
          <w:rStyle w:val="StyleUnderline"/>
        </w:rPr>
        <w:t xml:space="preserve"> (UCLA) Law School study</w:t>
      </w:r>
      <w:r w:rsidRPr="00FF597F">
        <w:t>. forensic science UCLA Law Professor Jennifer L. Mnookin examined the state of forensic science reform.</w:t>
      </w:r>
    </w:p>
    <w:p w14:paraId="074A0B70" w14:textId="77777777" w:rsidR="00D21CA4" w:rsidRPr="00FF597F" w:rsidRDefault="00D21CA4" w:rsidP="00D21CA4">
      <w:r w:rsidRPr="00FF597F">
        <w:t xml:space="preserve">Photo courtesy UCLA </w:t>
      </w:r>
      <w:r w:rsidRPr="00FF597F">
        <w:rPr>
          <w:rStyle w:val="StyleUnderline"/>
        </w:rPr>
        <w:t>In the last two decades, often-used forms of pattern evidence, such as fingerprint, tool mark, and bite mark identification, have faced significant criticism</w:t>
      </w:r>
      <w:r w:rsidRPr="00D272B6">
        <w:rPr>
          <w:rStyle w:val="StyleUnderline"/>
        </w:rPr>
        <w:t>, wrote study author Jennifer L. Mnookin, a law professor at UCLA</w:t>
      </w:r>
      <w:r w:rsidRPr="00FF597F">
        <w:t>, in a research paper posted in Daedalus, a journal of the American Academy of Arts and Sciences.</w:t>
      </w:r>
    </w:p>
    <w:p w14:paraId="3EA57266" w14:textId="77777777" w:rsidR="00D21CA4" w:rsidRPr="00FF597F" w:rsidRDefault="00D21CA4" w:rsidP="00D21CA4">
      <w:pPr>
        <w:rPr>
          <w:rStyle w:val="StyleUnderline"/>
        </w:rPr>
      </w:pPr>
      <w:r w:rsidRPr="00FF597F">
        <w:rPr>
          <w:rStyle w:val="StyleUnderline"/>
        </w:rPr>
        <w:t>The Department of Justice’s decision in April 2017 not to renew the charter of the National Commission on Forensic Science reduces the likelihood of real reform,</w:t>
      </w:r>
      <w:r w:rsidRPr="00FF597F">
        <w:t xml:space="preserve"> </w:t>
      </w:r>
      <w:r w:rsidRPr="00FF597F">
        <w:rPr>
          <w:rStyle w:val="StyleUnderline"/>
        </w:rPr>
        <w:t>which</w:t>
      </w:r>
      <w:r w:rsidRPr="00FF597F">
        <w:t xml:space="preserve"> Mnookin said </w:t>
      </w:r>
      <w:r w:rsidRPr="00FF597F">
        <w:rPr>
          <w:rStyle w:val="StyleUnderline"/>
        </w:rPr>
        <w:t>puts forensic science at a “crossroads.”</w:t>
      </w:r>
    </w:p>
    <w:p w14:paraId="6C227B0F" w14:textId="77777777" w:rsidR="00D21CA4" w:rsidRPr="00FF597F" w:rsidRDefault="00D21CA4" w:rsidP="00D21CA4">
      <w:r w:rsidRPr="00FF597F">
        <w:t>“</w:t>
      </w:r>
      <w:r w:rsidRPr="00FF597F">
        <w:rPr>
          <w:rStyle w:val="StyleUnderline"/>
        </w:rPr>
        <w:t>Our best hope for sustained, substantial changes necessary for improving forensic science evidence within our system of justice requires the creation of another national commission or other institutional body, made up of both research scientists and other institutional stakeholders,” she wrote</w:t>
      </w:r>
      <w:r w:rsidRPr="00FF597F">
        <w:t>. Mnookin uses a mistaken bite mark identification case to further her point. Alfred Swinton, was released from prison after serving 18 years of a 60-year sentence for murder, after an expert admitted ruled the bite mark identification evidence used to convict him no longer seemed persuasive or valid.</w:t>
      </w:r>
    </w:p>
    <w:p w14:paraId="01D7DDA6" w14:textId="77777777" w:rsidR="00D21CA4" w:rsidRPr="00FF597F" w:rsidRDefault="00D21CA4" w:rsidP="00D21CA4">
      <w:r w:rsidRPr="00FF597F">
        <w:t>The bite mark expert “no longer believed with reasonable medical certainty–or with any degree of certainty –that the marks on [the victim] were created by Mr. Swinton’s teeth, because of the recent developments in the scientific understanding of bite-mark analysis,” odontologist Constantine Karazulas told the Hartford Courant, as quoted by Mnookin.</w:t>
      </w:r>
    </w:p>
    <w:p w14:paraId="515ECBB2" w14:textId="77777777" w:rsidR="00D21CA4" w:rsidRPr="00FF597F" w:rsidRDefault="00D21CA4" w:rsidP="00D21CA4">
      <w:r w:rsidRPr="00FF597F">
        <w:t>Is Forensic Science ‘Junk Science’? Karazulas even called his earlier testimony “junk science” and said he “no longer believes that Mr. Swinton’s detention was uniquely capable of producing the bite marks I observed.” Mnookin suggested the case indicated a potential sea change for the use of bite mark evidence, and noted there is a growing consensus among judges that the forensic science community should scale back exaggerated and overconfident assertions of knowledge and authority by forensic scientists.</w:t>
      </w:r>
    </w:p>
    <w:p w14:paraId="3CB953D1" w14:textId="77777777" w:rsidR="00D21CA4" w:rsidRPr="00FF597F" w:rsidRDefault="00D21CA4" w:rsidP="00D21CA4">
      <w:r w:rsidRPr="00FF597F">
        <w:t>Mnookin concluded that future reform required an institutional structure adversarial advocates, and practitioners themselves, staffed by accomplished research scientists to pave new ways for credible forensic science evidence to be used in courtrooms.</w:t>
      </w:r>
    </w:p>
    <w:p w14:paraId="2CD155D7" w14:textId="77777777" w:rsidR="00D21CA4" w:rsidRPr="00FF597F" w:rsidRDefault="00D21CA4" w:rsidP="00D21CA4">
      <w:pPr>
        <w:rPr>
          <w:rStyle w:val="StyleUnderline"/>
        </w:rPr>
      </w:pPr>
      <w:r w:rsidRPr="00FF597F">
        <w:rPr>
          <w:rStyle w:val="StyleUnderline"/>
        </w:rPr>
        <w:t xml:space="preserve">“We are simply not likely to see continued forward motion unless there is some institutional body to prompt reform, </w:t>
      </w:r>
      <w:r w:rsidRPr="00C9553B">
        <w:t>a commission or working group</w:t>
      </w:r>
      <w:r w:rsidRPr="00FF597F">
        <w:rPr>
          <w:rStyle w:val="StyleUnderline"/>
        </w:rPr>
        <w:t xml:space="preserve"> with both convening power and a claim to legitimacy, in which academic researchers and forensic science stakeholders can jointly assess the state of forensic science and </w:t>
      </w:r>
      <w:r w:rsidRPr="00D272B6">
        <w:rPr>
          <w:rStyle w:val="StyleUnderline"/>
        </w:rPr>
        <w:t>continue to push for, and argue about, improvements,” she wrote</w:t>
      </w:r>
      <w:r w:rsidRPr="00FF597F">
        <w:t xml:space="preserve">. </w:t>
      </w:r>
      <w:r w:rsidRPr="00FF597F">
        <w:rPr>
          <w:rStyle w:val="StyleUnderline"/>
        </w:rPr>
        <w:t>If it can happen, she said, the future of forensic science will almost certainly be far brighter, and the substance of what is used in investigations and offered in courtrooms throughout our nation will be more reliable, more trustworthy, and more scientifically valid.</w:t>
      </w:r>
    </w:p>
    <w:p w14:paraId="4CD33F39" w14:textId="77777777" w:rsidR="00684B80" w:rsidRPr="00FF597F" w:rsidRDefault="00684B80" w:rsidP="00684B80">
      <w:pPr>
        <w:pStyle w:val="Heading2"/>
        <w:rPr>
          <w:rFonts w:cs="Times New Roman"/>
        </w:rPr>
      </w:pPr>
      <w:r w:rsidRPr="00FF597F">
        <w:rPr>
          <w:rFonts w:cs="Times New Roman"/>
        </w:rPr>
        <w:lastRenderedPageBreak/>
        <w:t>FYI</w:t>
      </w:r>
    </w:p>
    <w:p w14:paraId="5F2D5CAD" w14:textId="77777777" w:rsidR="00684B80" w:rsidRPr="00FF597F" w:rsidRDefault="00684B80" w:rsidP="00684B80"/>
    <w:p w14:paraId="6A49330F" w14:textId="77777777" w:rsidR="00684B80" w:rsidRPr="00FF597F" w:rsidRDefault="00684B80" w:rsidP="00684B80">
      <w:pPr>
        <w:pStyle w:val="Heading3"/>
        <w:rPr>
          <w:rFonts w:cs="Times New Roman"/>
        </w:rPr>
      </w:pPr>
      <w:r w:rsidRPr="00FF597F">
        <w:rPr>
          <w:rFonts w:cs="Times New Roman"/>
        </w:rPr>
        <w:lastRenderedPageBreak/>
        <w:t>Info – Balko’s Method</w:t>
      </w:r>
    </w:p>
    <w:p w14:paraId="1538BAF7" w14:textId="77777777" w:rsidR="00684B80" w:rsidRPr="00FF597F" w:rsidRDefault="00684B80" w:rsidP="00684B80"/>
    <w:p w14:paraId="3C695A84" w14:textId="77777777" w:rsidR="00684B80" w:rsidRPr="00FF597F" w:rsidRDefault="00684B80" w:rsidP="00684B80">
      <w:pPr>
        <w:pStyle w:val="Heading4"/>
        <w:rPr>
          <w:rFonts w:cs="Times New Roman"/>
        </w:rPr>
      </w:pPr>
      <w:r w:rsidRPr="00FF597F">
        <w:rPr>
          <w:rFonts w:cs="Times New Roman"/>
        </w:rPr>
        <w:t>Balko methodology involved email questions to experts (mostly critics)</w:t>
      </w:r>
    </w:p>
    <w:p w14:paraId="30C24A0D" w14:textId="77777777" w:rsidR="00684B80" w:rsidRPr="00FF597F" w:rsidRDefault="00684B80" w:rsidP="00684B80">
      <w:pPr>
        <w:rPr>
          <w:rStyle w:val="Style13ptBold"/>
        </w:rPr>
      </w:pPr>
      <w:r w:rsidRPr="00FF597F">
        <w:rPr>
          <w:rStyle w:val="Style13ptBold"/>
        </w:rPr>
        <w:t>Balko, Washington Post opinion columnist, 19</w:t>
      </w:r>
    </w:p>
    <w:p w14:paraId="289FB53B" w14:textId="77777777" w:rsidR="00684B80" w:rsidRPr="00FF597F" w:rsidRDefault="00684B80" w:rsidP="00684B80">
      <w:r w:rsidRPr="00FF597F">
        <w:t xml:space="preserve">[Radley, 6-20-19, Washington Post, “We need to fix forensics. But how?”, </w:t>
      </w:r>
      <w:hyperlink r:id="rId41" w:history="1">
        <w:r w:rsidRPr="00FF597F">
          <w:rPr>
            <w:rStyle w:val="Hyperlink"/>
          </w:rPr>
          <w:t>https://www.washingtonpost.com/opinions/2019/06/20/we-need-fix-forensics-how/</w:t>
        </w:r>
      </w:hyperlink>
      <w:r w:rsidRPr="00FF597F">
        <w:t>, accessed 6-21-20, AFB]</w:t>
      </w:r>
    </w:p>
    <w:p w14:paraId="11F8707A" w14:textId="77777777" w:rsidR="00684B80" w:rsidRPr="00FF597F" w:rsidRDefault="00684B80" w:rsidP="00684B80"/>
    <w:p w14:paraId="02FFBC36" w14:textId="77777777" w:rsidR="00684B80" w:rsidRPr="00FF597F" w:rsidRDefault="00684B80" w:rsidP="00684B80">
      <w:r w:rsidRPr="00FF597F">
        <w:t xml:space="preserve">In covering these issues, I have found that there are lots of people willing to talk about the problems with forensics in the courtroom. But solutions are harder to come by — especially solutions that would be politically feasible, findable, and fit the current framework of our judicial-legal system. So </w:t>
      </w:r>
      <w:r w:rsidRPr="00FF597F">
        <w:rPr>
          <w:rStyle w:val="StyleUnderline"/>
        </w:rPr>
        <w:t>I decided to seek solutions from those who work in the areas of law, science and forensics. I sent an inquiry to 33 people, 14 of whom were willing to email answers to a set of six questions. All could be called critics of the way forensics are used in criminal cases today</w:t>
      </w:r>
      <w:r w:rsidRPr="00FF597F">
        <w:t>. You can read their full biographies here.</w:t>
      </w:r>
    </w:p>
    <w:p w14:paraId="27E40676" w14:textId="77777777" w:rsidR="00684B80" w:rsidRPr="00FF597F" w:rsidRDefault="00684B80" w:rsidP="00684B80">
      <w:pPr>
        <w:pStyle w:val="Heading2"/>
        <w:rPr>
          <w:rFonts w:cs="Times New Roman"/>
        </w:rPr>
      </w:pPr>
      <w:r w:rsidRPr="00FF597F">
        <w:rPr>
          <w:rFonts w:cs="Times New Roman"/>
        </w:rPr>
        <w:lastRenderedPageBreak/>
        <w:t>Inherency</w:t>
      </w:r>
    </w:p>
    <w:p w14:paraId="71D8A21A" w14:textId="77777777" w:rsidR="00684B80" w:rsidRPr="00FF597F" w:rsidRDefault="00684B80" w:rsidP="00684B80"/>
    <w:p w14:paraId="1ECFA9FF" w14:textId="77777777" w:rsidR="00684B80" w:rsidRPr="00FF597F" w:rsidRDefault="00684B80" w:rsidP="00684B80">
      <w:pPr>
        <w:pStyle w:val="Heading3"/>
        <w:rPr>
          <w:rFonts w:cs="Times New Roman"/>
        </w:rPr>
      </w:pPr>
      <w:r w:rsidRPr="00FF597F">
        <w:rPr>
          <w:rFonts w:cs="Times New Roman"/>
        </w:rPr>
        <w:lastRenderedPageBreak/>
        <w:t>Problems/Commission Expired</w:t>
      </w:r>
    </w:p>
    <w:p w14:paraId="1FB95A81" w14:textId="77777777" w:rsidR="00684B80" w:rsidRDefault="00684B80" w:rsidP="00684B80"/>
    <w:p w14:paraId="24D1C98D" w14:textId="77777777" w:rsidR="00684B80" w:rsidRPr="004900F9" w:rsidRDefault="00684B80" w:rsidP="00684B80">
      <w:pPr>
        <w:pStyle w:val="Heading4"/>
      </w:pPr>
      <w:r>
        <w:t>Momentum on forensic science standards stalled with end of the Commission – the DOJ has turned its back on science – there is more work to be done</w:t>
      </w:r>
    </w:p>
    <w:p w14:paraId="1F2DF307" w14:textId="77777777" w:rsidR="00684B80" w:rsidRDefault="00684B80" w:rsidP="00684B80">
      <w:r w:rsidRPr="002B5AE2">
        <w:rPr>
          <w:rStyle w:val="Style13ptBold"/>
        </w:rPr>
        <w:t>Rodriguez, a Law 360 writer, 4-12-20</w:t>
      </w:r>
      <w:r>
        <w:t xml:space="preserve"> </w:t>
      </w:r>
    </w:p>
    <w:p w14:paraId="40D10DFD" w14:textId="77777777" w:rsidR="00684B80" w:rsidRDefault="00684B80" w:rsidP="00684B80">
      <w:r>
        <w:t>(Natalie</w:t>
      </w:r>
      <w:r w:rsidRPr="002B5AE2">
        <w:t xml:space="preserve">, 4-12-20, </w:t>
      </w:r>
      <w:r>
        <w:t xml:space="preserve">Law 360, </w:t>
      </w:r>
      <w:r w:rsidRPr="002B5AE2">
        <w:t xml:space="preserve">"Why Courts Still Lag Behind On Forensic Science," </w:t>
      </w:r>
      <w:hyperlink r:id="rId42" w:history="1">
        <w:r w:rsidRPr="00F16B9C">
          <w:rPr>
            <w:rStyle w:val="Hyperlink"/>
          </w:rPr>
          <w:t>https://www.law360.com/articles/1261492/why-courts-still-lag-behind-on-forensic-science ACCESSED 7-6-2020</w:t>
        </w:r>
      </w:hyperlink>
      <w:r>
        <w:t xml:space="preserve"> BN)</w:t>
      </w:r>
    </w:p>
    <w:p w14:paraId="2F127076" w14:textId="77777777" w:rsidR="00684B80" w:rsidRDefault="00684B80" w:rsidP="00684B80">
      <w:r w:rsidRPr="004900F9">
        <w:rPr>
          <w:rStyle w:val="StyleUnderline"/>
        </w:rPr>
        <w:t>Eddie Lee Howard is currently a death row inmate in Mississippi. He is there, in large part, because of the prosecution’s ability to match Howard’s bite marks to those on the victims</w:t>
      </w:r>
      <w:r>
        <w:t xml:space="preserve"> he allegedly raped and murdered nearly three decades ago.</w:t>
      </w:r>
    </w:p>
    <w:p w14:paraId="717138A1" w14:textId="77777777" w:rsidR="00684B80" w:rsidRDefault="00684B80" w:rsidP="00684B80">
      <w:r w:rsidRPr="004900F9">
        <w:rPr>
          <w:rStyle w:val="StyleUnderline"/>
        </w:rPr>
        <w:t>Forensic odontologist</w:t>
      </w:r>
      <w:r>
        <w:t xml:space="preserve"> Michael West, a bite marks expert, played a large role in Howard’s conviction both in his first trial in 1994 and in a 2000 retrial, as well as subsequent post-conviction hearings.</w:t>
      </w:r>
    </w:p>
    <w:p w14:paraId="1F96698F" w14:textId="77777777" w:rsidR="00684B80" w:rsidRPr="004900F9" w:rsidRDefault="00684B80" w:rsidP="00684B80">
      <w:pPr>
        <w:rPr>
          <w:rStyle w:val="StyleUnderline"/>
        </w:rPr>
      </w:pPr>
      <w:r w:rsidRPr="004900F9">
        <w:rPr>
          <w:rStyle w:val="StyleUnderline"/>
        </w:rPr>
        <w:t>West himself has acknowledged problems with his previous testimony</w:t>
      </w:r>
      <w:r>
        <w:t xml:space="preserve">. In 2011, in a deposition in a separate case, West said the “science is not as exact as I had hoped” </w:t>
      </w:r>
      <w:r w:rsidRPr="004900F9">
        <w:rPr>
          <w:rStyle w:val="StyleUnderline"/>
        </w:rPr>
        <w:t>and suggested it should not be used in court cases.</w:t>
      </w:r>
    </w:p>
    <w:p w14:paraId="685C4A2B" w14:textId="77777777" w:rsidR="00684B80" w:rsidRDefault="00684B80" w:rsidP="00684B80">
      <w:r w:rsidRPr="004900F9">
        <w:rPr>
          <w:rStyle w:val="StyleUnderline"/>
        </w:rPr>
        <w:t xml:space="preserve">“The state of Mississippi is still defending their right to put someone to death on the basis of something we know is bad science,” said </w:t>
      </w:r>
      <w:r w:rsidRPr="00D36E0F">
        <w:t xml:space="preserve">Dana </w:t>
      </w:r>
      <w:r w:rsidRPr="004900F9">
        <w:rPr>
          <w:rStyle w:val="StyleUnderline"/>
        </w:rPr>
        <w:t xml:space="preserve">Delger, </w:t>
      </w:r>
      <w:r w:rsidRPr="00D36E0F">
        <w:t>a staff attorney</w:t>
      </w:r>
      <w:r w:rsidRPr="004900F9">
        <w:rPr>
          <w:rStyle w:val="StyleUnderline"/>
        </w:rPr>
        <w:t xml:space="preserve"> with the Innocence Project</w:t>
      </w:r>
      <w:r>
        <w:t>, which is representing Howard.</w:t>
      </w:r>
    </w:p>
    <w:p w14:paraId="37964ECE" w14:textId="77777777" w:rsidR="00684B80" w:rsidRPr="004900F9" w:rsidRDefault="00684B80" w:rsidP="00684B80">
      <w:pPr>
        <w:rPr>
          <w:rStyle w:val="StyleUnderline"/>
        </w:rPr>
      </w:pPr>
      <w:r w:rsidRPr="004900F9">
        <w:rPr>
          <w:rStyle w:val="StyleUnderline"/>
        </w:rPr>
        <w:t>Mississippi is not an outlier, however.</w:t>
      </w:r>
    </w:p>
    <w:p w14:paraId="1C59FFFE" w14:textId="77777777" w:rsidR="00684B80" w:rsidRPr="002B5AE2" w:rsidRDefault="00684B80" w:rsidP="00684B80">
      <w:pPr>
        <w:rPr>
          <w:rStyle w:val="StyleUnderline"/>
        </w:rPr>
      </w:pPr>
      <w:r w:rsidRPr="002B5AE2">
        <w:rPr>
          <w:rStyle w:val="StyleUnderline"/>
        </w:rPr>
        <w:t>Bite mark analysis, once considered cutting-edge forensic science, has been used in courts across the country for decades. But over the years, its reliability has fallen into disrepute. While there have been a few instances of courts taking developments in forensic science and new testimony on the accuracy of older techniques into account on appeal, many courts have declined to reverse precedent allowing bite marks to be considered at trial and often don’t properly caution juries about accuracy issues.</w:t>
      </w:r>
    </w:p>
    <w:p w14:paraId="43BE6DDE" w14:textId="77777777" w:rsidR="00684B80" w:rsidRPr="002B5AE2" w:rsidRDefault="00684B80" w:rsidP="00684B80">
      <w:pPr>
        <w:rPr>
          <w:rStyle w:val="StyleUnderline"/>
        </w:rPr>
      </w:pPr>
      <w:r w:rsidRPr="002B5AE2">
        <w:rPr>
          <w:rStyle w:val="StyleUnderline"/>
        </w:rPr>
        <w:t xml:space="preserve">This, in a nutshell, is often the </w:t>
      </w:r>
      <w:r w:rsidRPr="00491379">
        <w:rPr>
          <w:rStyle w:val="Emphasis"/>
        </w:rPr>
        <w:t>fundamental clash</w:t>
      </w:r>
      <w:r w:rsidRPr="002B5AE2">
        <w:rPr>
          <w:rStyle w:val="StyleUnderline"/>
        </w:rPr>
        <w:t xml:space="preserve"> between ever-evolving forensic sciences and the precedent-preserving court system.</w:t>
      </w:r>
    </w:p>
    <w:p w14:paraId="7B89B922" w14:textId="77777777" w:rsidR="00684B80" w:rsidRPr="002B5AE2" w:rsidRDefault="00684B80" w:rsidP="00684B80">
      <w:pPr>
        <w:rPr>
          <w:rStyle w:val="StyleUnderline"/>
        </w:rPr>
      </w:pPr>
      <w:r w:rsidRPr="002B5AE2">
        <w:rPr>
          <w:rStyle w:val="StyleUnderline"/>
        </w:rPr>
        <w:t>In the not so distant past, the National Commission on Forensic Science was at the center of trying to create consensus between scientists and lawyers on issues like bite marks, fingerprint, ballistic marks and other forensic sciences that have come under scrutiny.</w:t>
      </w:r>
    </w:p>
    <w:p w14:paraId="6D90453C" w14:textId="77777777" w:rsidR="00684B80" w:rsidRPr="002B5AE2" w:rsidRDefault="00684B80" w:rsidP="00684B80">
      <w:pPr>
        <w:rPr>
          <w:rStyle w:val="StyleUnderline"/>
        </w:rPr>
      </w:pPr>
      <w:r w:rsidRPr="002B5AE2">
        <w:rPr>
          <w:rStyle w:val="StyleUnderline"/>
        </w:rPr>
        <w:t>But since the commission’s sunset in 2017, many experts in the field contend that the U.S. Department of Justice under the Trump administration has turned its back on trying to strengthen forensic evidence guidelines in collaboration with scientists.</w:t>
      </w:r>
    </w:p>
    <w:p w14:paraId="52BD009D" w14:textId="77777777" w:rsidR="00684B80" w:rsidRPr="002B5AE2" w:rsidRDefault="00684B80" w:rsidP="00684B80">
      <w:pPr>
        <w:rPr>
          <w:rStyle w:val="StyleUnderline"/>
        </w:rPr>
      </w:pPr>
      <w:r w:rsidRPr="002B5AE2">
        <w:rPr>
          <w:rStyle w:val="StyleUnderline"/>
        </w:rPr>
        <w:t>Now, with the DOJ working on its own guidelines behind closed doors and the private sector trying to fill the void left by the commission, some experts fear momentum on fixing the loopholes that allow scientifically suspect evidence into the courtroom is being lost.</w:t>
      </w:r>
    </w:p>
    <w:p w14:paraId="37CD5D94" w14:textId="77777777" w:rsidR="00684B80" w:rsidRPr="00491379" w:rsidRDefault="00684B80" w:rsidP="00684B80">
      <w:pPr>
        <w:rPr>
          <w:b/>
          <w:u w:val="single"/>
        </w:rPr>
      </w:pPr>
      <w:r w:rsidRPr="004900F9">
        <w:rPr>
          <w:rStyle w:val="StyleUnderline"/>
        </w:rPr>
        <w:lastRenderedPageBreak/>
        <w:t>“What I’m afraid of is we’re going to go back to the same problems that created the need for the commission in the first place,” said</w:t>
      </w:r>
      <w:r>
        <w:t xml:space="preserve"> Nina </w:t>
      </w:r>
      <w:r w:rsidRPr="004900F9">
        <w:rPr>
          <w:rStyle w:val="StyleUnderline"/>
        </w:rPr>
        <w:t>Ginsberg</w:t>
      </w:r>
      <w:r>
        <w:t xml:space="preserve">, founding partner of DiMuro Ginsberg PC and </w:t>
      </w:r>
      <w:r w:rsidRPr="004900F9">
        <w:rPr>
          <w:rStyle w:val="StyleUnderline"/>
        </w:rPr>
        <w:t>president of the National Association of Criminal Defense Lawyers.</w:t>
      </w:r>
    </w:p>
    <w:p w14:paraId="5C8BC8BC" w14:textId="77777777" w:rsidR="00684B80" w:rsidRPr="002B5AE2" w:rsidRDefault="00684B80" w:rsidP="00684B80">
      <w:pPr>
        <w:rPr>
          <w:rStyle w:val="StyleUnderline"/>
        </w:rPr>
      </w:pPr>
      <w:r w:rsidRPr="002B5AE2">
        <w:rPr>
          <w:rStyle w:val="StyleUnderline"/>
        </w:rPr>
        <w:t>Unlike other sciences, forensic science grew out of law enforcement, and that has long put on it a mark of suspicion that its loyalty to prosecutorial agencies overrides the scientific rigor of other disciplines, according to experts. And over the years several forensic techniques, including bite mark, fingerprint, bloodstain and hair analysis, have faced critiques for having larger margins of error than experts once thought — and often stated as part of testimony.</w:t>
      </w:r>
    </w:p>
    <w:p w14:paraId="79A0C98E" w14:textId="77777777" w:rsidR="00684B80" w:rsidRDefault="00684B80" w:rsidP="00684B80">
      <w:r>
        <w:t>For example, a police expert in a decades-old Texas murder trial acknowledged in 2018 that his testimony on the case’s bloodstain analysis would no longer hold up, according to an affidavit. That same year, the Texas Forensic Science Commission, investigating a complaint about the murder case, came to the conclusion that the testimony “was and is unreliable.”</w:t>
      </w:r>
    </w:p>
    <w:p w14:paraId="2861570E" w14:textId="77777777" w:rsidR="00684B80" w:rsidRDefault="00684B80" w:rsidP="00684B80">
      <w:r>
        <w:t>The blood spatter analysis was central to the conviction of Joe Bryan, the Texas man convicted of murdering his wife. In the beginning of the year, Texas’ high court declined to review the case. Media attention on the case, however, eventually led to Bryan being granted parole on March 31, according to the Innocence Project of Texas, which was representing Bryan.</w:t>
      </w:r>
    </w:p>
    <w:p w14:paraId="39558156" w14:textId="77777777" w:rsidR="00684B80" w:rsidRPr="002B5AE2" w:rsidRDefault="00684B80" w:rsidP="00684B80">
      <w:pPr>
        <w:rPr>
          <w:rStyle w:val="StyleUnderline"/>
        </w:rPr>
      </w:pPr>
      <w:r w:rsidRPr="002B5AE2">
        <w:rPr>
          <w:rStyle w:val="StyleUnderline"/>
        </w:rPr>
        <w:t>In an effort to bridge the gap between forensic science and the law, the National Commission on Forensic Science was established in 2013 by the DOJ as a federal advisory committee, in partnership with the National Institute of Standards and Technology.</w:t>
      </w:r>
    </w:p>
    <w:p w14:paraId="204FA480" w14:textId="77777777" w:rsidR="00684B80" w:rsidRDefault="00684B80" w:rsidP="00684B80">
      <w:r>
        <w:t>The rare public-private partnership put together myriad, seemingly incongruent characters. The former chief of New York City’s detectives rubbed elbows with lab researchers and academics, judges sat down with scientists and both national associations representing prosecutors and defense attorneys had an equal seat at the table.</w:t>
      </w:r>
    </w:p>
    <w:p w14:paraId="2A667753" w14:textId="77777777" w:rsidR="00684B80" w:rsidRPr="002B5AE2" w:rsidRDefault="00684B80" w:rsidP="00684B80">
      <w:pPr>
        <w:rPr>
          <w:rStyle w:val="StyleUnderline"/>
        </w:rPr>
      </w:pPr>
      <w:r w:rsidRPr="002B5AE2">
        <w:rPr>
          <w:rStyle w:val="StyleUnderline"/>
        </w:rPr>
        <w:t>“The commission changed the whole orientation about how validating the reliability of science was being approached by inserting independence, transparency and a wide group of stakeholders,” Ginsberg said.</w:t>
      </w:r>
    </w:p>
    <w:p w14:paraId="37FC872A" w14:textId="77777777" w:rsidR="00684B80" w:rsidRPr="002B5AE2" w:rsidRDefault="00684B80" w:rsidP="00684B80">
      <w:pPr>
        <w:rPr>
          <w:rStyle w:val="StyleUnderline"/>
        </w:rPr>
      </w:pPr>
      <w:r w:rsidRPr="002B5AE2">
        <w:rPr>
          <w:rStyle w:val="StyleUnderline"/>
        </w:rPr>
        <w:t>They all got together on a quarterly basis for public meetings to review various standards and practices in the forensic sciences field. More than 600 documents were discussed during its four-year existence. There was exciting energy and momentum in the room, several former commission members told Law360.</w:t>
      </w:r>
    </w:p>
    <w:p w14:paraId="6DDA3231" w14:textId="77777777" w:rsidR="00684B80" w:rsidRDefault="00684B80" w:rsidP="00684B80">
      <w:r>
        <w:t>The meetings were like “pulling a tiger by the tail,” said John Butler, an NIST fellow who was co-vice chair of the commission.</w:t>
      </w:r>
    </w:p>
    <w:p w14:paraId="66C47D21" w14:textId="77777777" w:rsidR="00684B80" w:rsidRPr="00491379" w:rsidRDefault="00684B80" w:rsidP="00684B80">
      <w:r w:rsidRPr="00491379">
        <w:t>But the commission’s output didn’t necessarily match everyone’s hopes. Over those four years, the commission had only a handful of recommendations and documents out of the 600 reviewed.</w:t>
      </w:r>
    </w:p>
    <w:p w14:paraId="1B015A98" w14:textId="77777777" w:rsidR="00684B80" w:rsidRPr="002B5AE2" w:rsidRDefault="00684B80" w:rsidP="00684B80">
      <w:pPr>
        <w:rPr>
          <w:rStyle w:val="StyleUnderline"/>
        </w:rPr>
      </w:pPr>
      <w:r w:rsidRPr="002B5AE2">
        <w:rPr>
          <w:rStyle w:val="StyleUnderline"/>
        </w:rPr>
        <w:t xml:space="preserve">There had been important consensus made on when forensics experts could use the subjective term “reasonable scientific certainty” as part of testimony, but there was still a great deal of work to be done on a number of issues </w:t>
      </w:r>
      <w:r w:rsidRPr="00491379">
        <w:t>ranging from setting new certification standards for medical examiners to tackling the fast-evolving world of digital forensics.</w:t>
      </w:r>
    </w:p>
    <w:p w14:paraId="1DFD3982" w14:textId="77777777" w:rsidR="00684B80" w:rsidRPr="002B5AE2" w:rsidRDefault="00684B80" w:rsidP="00684B80">
      <w:pPr>
        <w:rPr>
          <w:rStyle w:val="StyleUnderline"/>
        </w:rPr>
      </w:pPr>
      <w:r w:rsidRPr="002B5AE2">
        <w:rPr>
          <w:rStyle w:val="StyleUnderline"/>
        </w:rPr>
        <w:lastRenderedPageBreak/>
        <w:t>The commission also hoped to create guidance for testing of cold-case evidence, particularly when advances in testing may made reevaluation worthwhile and to provide training for lawyers and judges, according to its final report.</w:t>
      </w:r>
    </w:p>
    <w:p w14:paraId="16940439" w14:textId="77777777" w:rsidR="00684B80" w:rsidRDefault="00684B80" w:rsidP="00684B80">
      <w:r>
        <w:t>Jules Epstein, a Temple Law professor and former commission member, acknowledged the commission’s impact was limited.</w:t>
      </w:r>
    </w:p>
    <w:p w14:paraId="4772C9EF" w14:textId="77777777" w:rsidR="00684B80" w:rsidRDefault="00684B80" w:rsidP="00684B80">
      <w:r>
        <w:t>“I think the commission needed to keep going because there was a lot on its agenda,” he said, adding that the commission’s sunsetting “left the job incomplete.”</w:t>
      </w:r>
    </w:p>
    <w:p w14:paraId="19B9BDC1" w14:textId="77777777" w:rsidR="00684B80" w:rsidRPr="00491379" w:rsidRDefault="00684B80" w:rsidP="00684B80">
      <w:r w:rsidRPr="00491379">
        <w:t>The National District Attorneys Association, frustrated that disagreements had reduced the commission to a “think tank” with few results, actively called for the commission to be closed and replaced with an Office of Forensic Science inside the Justice Department. Having such an office under the DOJ would have better oversight on accreditation, certification and more, the NDAA said in a 2017 statement to the U.S. House of Representatives’ Committee on the Judiciary.</w:t>
      </w:r>
    </w:p>
    <w:p w14:paraId="05B1461F" w14:textId="77777777" w:rsidR="00684B80" w:rsidRDefault="00684B80" w:rsidP="00684B80">
      <w:r>
        <w:t>“There is much to work to be done. Not only will the [Office of Forensic Science] spearhead this important effort but it will also work on policy that still needs to be developed in the forensic science,” the NDAA said in the 2017 statement.</w:t>
      </w:r>
    </w:p>
    <w:p w14:paraId="7CDBBECB" w14:textId="77777777" w:rsidR="00684B80" w:rsidRDefault="00684B80" w:rsidP="00684B80">
      <w:r>
        <w:t>A member of the NDAA could not immediately be reached for comment.</w:t>
      </w:r>
    </w:p>
    <w:p w14:paraId="1533600B" w14:textId="77777777" w:rsidR="00684B80" w:rsidRPr="002B5AE2" w:rsidRDefault="00684B80" w:rsidP="00684B80">
      <w:pPr>
        <w:rPr>
          <w:rStyle w:val="StyleUnderline"/>
        </w:rPr>
      </w:pPr>
      <w:r w:rsidRPr="002B5AE2">
        <w:rPr>
          <w:rStyle w:val="StyleUnderline"/>
        </w:rPr>
        <w:t>But Ginsberg believes the commission was working the way it was supposed to, coming to hard-fought conclusions and compromises on key forensic science issues — such as what kind of language to use when testifying on findings — in a transparent manner.</w:t>
      </w:r>
    </w:p>
    <w:p w14:paraId="6EF847DB" w14:textId="77777777" w:rsidR="00684B80" w:rsidRPr="004900F9" w:rsidRDefault="00684B80" w:rsidP="00684B80">
      <w:pPr>
        <w:rPr>
          <w:rStyle w:val="StyleUnderline"/>
        </w:rPr>
      </w:pPr>
      <w:r w:rsidRPr="004900F9">
        <w:rPr>
          <w:rStyle w:val="StyleUnderline"/>
        </w:rPr>
        <w:t>“I think they accomplished a great deal. There was more that they didn’t accomplish than they did, but that’s because they were written out of existence,” Ginsberg said.</w:t>
      </w:r>
    </w:p>
    <w:p w14:paraId="45E98FCC" w14:textId="77777777" w:rsidR="00684B80" w:rsidRDefault="00684B80" w:rsidP="00684B80">
      <w:r>
        <w:t>In April 2017, the Trump administration allowed the commission to sunset, and then-Attorney General Jeff Sessions ordered that the DOJ suspend a multiyear, large-scale review of FBI testimony that the commission had been tackling, looking to assess the scale to which experts had provided inaccurate or flawed testimony.</w:t>
      </w:r>
    </w:p>
    <w:p w14:paraId="2C3E6D09" w14:textId="77777777" w:rsidR="00684B80" w:rsidRPr="00D36E0F" w:rsidRDefault="00684B80" w:rsidP="00684B80">
      <w:pPr>
        <w:rPr>
          <w:rStyle w:val="StyleUnderline"/>
        </w:rPr>
      </w:pPr>
      <w:r w:rsidRPr="00D36E0F">
        <w:rPr>
          <w:rStyle w:val="StyleUnderline"/>
        </w:rPr>
        <w:t>“To me, the loss of the commission was also part of a greater change in the Department of Justice’s approach to forensic policy,” Epstein said. He called the sunsetting of the commission “an emblem of a turning away from science.”</w:t>
      </w:r>
    </w:p>
    <w:p w14:paraId="71E9C9A2" w14:textId="77777777" w:rsidR="00684B80" w:rsidRPr="00D36E0F" w:rsidRDefault="00684B80" w:rsidP="00684B80">
      <w:pPr>
        <w:rPr>
          <w:rStyle w:val="StyleUnderline"/>
        </w:rPr>
      </w:pPr>
      <w:r w:rsidRPr="00D36E0F">
        <w:rPr>
          <w:rStyle w:val="StyleUnderline"/>
        </w:rPr>
        <w:t>Since then, the forensics community has been left with a communication void.</w:t>
      </w:r>
    </w:p>
    <w:p w14:paraId="30E9441D" w14:textId="77777777" w:rsidR="00684B80" w:rsidRPr="005502F1" w:rsidRDefault="00684B80" w:rsidP="00684B80">
      <w:pPr>
        <w:rPr>
          <w:rStyle w:val="StyleUnderline"/>
        </w:rPr>
      </w:pPr>
      <w:r w:rsidRPr="005502F1">
        <w:rPr>
          <w:rStyle w:val="StyleUnderline"/>
        </w:rPr>
        <w:t xml:space="preserve">The NIST is continuing its work through the Organization of Scientific Area Committees </w:t>
      </w:r>
      <w:r w:rsidRPr="00B1532E">
        <w:t>— a body of more than 500 forensic science experts in academia, government and industry — and there’s a smattering of industry events that try to get a varied group of stakeholders to reach consensus,</w:t>
      </w:r>
      <w:r w:rsidRPr="005502F1">
        <w:rPr>
          <w:rStyle w:val="StyleUnderline"/>
        </w:rPr>
        <w:t xml:space="preserve"> but nothing quite like the commission’s standing, according to experts.</w:t>
      </w:r>
    </w:p>
    <w:p w14:paraId="7FE6D48A" w14:textId="77777777" w:rsidR="00684B80" w:rsidRDefault="00684B80" w:rsidP="00684B80">
      <w:r w:rsidRPr="00D36E0F">
        <w:rPr>
          <w:rStyle w:val="StyleUnderline"/>
        </w:rPr>
        <w:t>“There’s not really a platform and place to come together to have those discussions,” Butler said</w:t>
      </w:r>
      <w:r>
        <w:t>.</w:t>
      </w:r>
    </w:p>
    <w:p w14:paraId="5574A153" w14:textId="77777777" w:rsidR="00684B80" w:rsidRPr="00B1532E" w:rsidRDefault="00684B80" w:rsidP="00684B80">
      <w:pPr>
        <w:rPr>
          <w:rStyle w:val="StyleUnderline"/>
        </w:rPr>
      </w:pPr>
      <w:r w:rsidRPr="00B1532E">
        <w:rPr>
          <w:rStyle w:val="StyleUnderline"/>
        </w:rPr>
        <w:t>To get true consensus and momentum forward, the industry has to have the DOJ at the table, according to Butler.</w:t>
      </w:r>
    </w:p>
    <w:p w14:paraId="765DDC45" w14:textId="77777777" w:rsidR="00684B80" w:rsidRPr="005502F1" w:rsidRDefault="00684B80" w:rsidP="00684B80">
      <w:pPr>
        <w:rPr>
          <w:rStyle w:val="StyleUnderline"/>
        </w:rPr>
      </w:pPr>
      <w:r w:rsidRPr="005502F1">
        <w:rPr>
          <w:rStyle w:val="StyleUnderline"/>
        </w:rPr>
        <w:lastRenderedPageBreak/>
        <w:t>While the DOJ has a new forensic science working group established after the close of the commission, experts say the group’s scope of work is more limited and several said its unclear what exactly the working group is doing because there is less transparency.</w:t>
      </w:r>
    </w:p>
    <w:p w14:paraId="09D82B38" w14:textId="77777777" w:rsidR="00684B80" w:rsidRPr="00B1532E" w:rsidRDefault="00684B80" w:rsidP="00684B80">
      <w:pPr>
        <w:rPr>
          <w:rStyle w:val="StyleUnderline"/>
        </w:rPr>
      </w:pPr>
      <w:r w:rsidRPr="00B1532E">
        <w:rPr>
          <w:rStyle w:val="StyleUnderline"/>
        </w:rPr>
        <w:t>“One of the biggest problems is because it's happening all behind the door of the Department of Justice. We don’t really know what they are doing. We don’t know how they are formulating these standards. We don’t know if or to what extent the law enforcement biases are inadvertently — or advertently — being built in to the work they are doing,” Ginsberg said.</w:t>
      </w:r>
    </w:p>
    <w:p w14:paraId="44FEC967" w14:textId="77777777" w:rsidR="00684B80" w:rsidRPr="00B1532E" w:rsidRDefault="00684B80" w:rsidP="00684B80">
      <w:r w:rsidRPr="00B1532E">
        <w:t>The DOJ, however, says it has continued to work with a wide array of stakeholders, including independent scientists not affiliated with law enforcement.</w:t>
      </w:r>
    </w:p>
    <w:p w14:paraId="7D8147E2" w14:textId="77777777" w:rsidR="00684B80" w:rsidRPr="00B1532E" w:rsidRDefault="00684B80" w:rsidP="00684B80">
      <w:r w:rsidRPr="00B1532E">
        <w:t>"The Department both created and continues to support working groups and other bodies that include forensic academics, researchers, and other experts from outside the Department of Justice," the department said in a statement emailed to Law360.</w:t>
      </w:r>
    </w:p>
    <w:p w14:paraId="63AFB6A4" w14:textId="77777777" w:rsidR="00684B80" w:rsidRPr="00B1532E" w:rsidRDefault="00684B80" w:rsidP="00684B80">
      <w:r w:rsidRPr="00B1532E">
        <w:t>The department added, "We also partnered with NIST to establish and support the Organization of Scientific Area Committees — a body composed of over 550 scientists, academics, forensic practitioners, innocence advocates, attorneys, and judges, who collectively work to develop national standards of forensic practice in over twenty-five separate disciplines."</w:t>
      </w:r>
    </w:p>
    <w:p w14:paraId="66FE9010" w14:textId="77777777" w:rsidR="00684B80" w:rsidRPr="00B1532E" w:rsidRDefault="00684B80" w:rsidP="00684B80">
      <w:r w:rsidRPr="00B1532E">
        <w:t>In the DOJ’s latest code of professional responsibility that was developed after the closure of the commission, there is a line that tells forensic scientists to “document and, if appropriate, inform management or quality assurance personnel of nonconformities and breaches of law or professional standards,” Ginsberg noted.</w:t>
      </w:r>
    </w:p>
    <w:p w14:paraId="4EE99186" w14:textId="77777777" w:rsidR="00684B80" w:rsidRDefault="00684B80" w:rsidP="00684B80">
      <w:r>
        <w:t>“I can't envision any instance where it shouldn’t be mandatory if you uncover nonconformities or breaches of law and professional standards,” Ginsberg said.</w:t>
      </w:r>
    </w:p>
    <w:p w14:paraId="7180A81B" w14:textId="77777777" w:rsidR="00684B80" w:rsidRPr="005502F1" w:rsidRDefault="00684B80" w:rsidP="00684B80">
      <w:pPr>
        <w:rPr>
          <w:rStyle w:val="StyleUnderline"/>
        </w:rPr>
      </w:pPr>
      <w:r w:rsidRPr="005502F1">
        <w:rPr>
          <w:rStyle w:val="StyleUnderline"/>
        </w:rPr>
        <w:t>Only when law enforcement, scientists and lawyers get in a room together can real progress be made on creating guidelines that can be trusted by the community as a whole, according to several experts.</w:t>
      </w:r>
    </w:p>
    <w:p w14:paraId="6FBDF942" w14:textId="77777777" w:rsidR="00684B80" w:rsidRDefault="00684B80" w:rsidP="00684B80">
      <w:r>
        <w:t>“Nothing is perfect, but there is at least some sense that these recommendations don’t represent just one view, but a consensus view,” Delger said of the commission’s work products.</w:t>
      </w:r>
    </w:p>
    <w:p w14:paraId="66105714" w14:textId="77777777" w:rsidR="00684B80" w:rsidRPr="005502F1" w:rsidRDefault="00684B80" w:rsidP="00684B80">
      <w:pPr>
        <w:rPr>
          <w:rStyle w:val="StyleUnderline"/>
        </w:rPr>
      </w:pPr>
      <w:r w:rsidRPr="005502F1">
        <w:rPr>
          <w:rStyle w:val="StyleUnderline"/>
        </w:rPr>
        <w:t>Ginsberg pointed to a joint effort that began in 2012 by the FBI, DOJ, NACDL and Innocence Project that looked into microscopic hair comparison analysis and found that up to 90% of the testimony given about hair comparisons was overstated.</w:t>
      </w:r>
    </w:p>
    <w:p w14:paraId="1BE98F15" w14:textId="77777777" w:rsidR="00684B80" w:rsidRPr="005502F1" w:rsidRDefault="00684B80" w:rsidP="00684B80">
      <w:pPr>
        <w:rPr>
          <w:rStyle w:val="StyleUnderline"/>
        </w:rPr>
      </w:pPr>
      <w:r w:rsidRPr="005502F1">
        <w:rPr>
          <w:rStyle w:val="StyleUnderline"/>
        </w:rPr>
        <w:t>That joint effort resulted in new guidelines for giving testimony on microscopic hair that has been largely accepted across the board.</w:t>
      </w:r>
    </w:p>
    <w:p w14:paraId="6A22D2EC" w14:textId="77777777" w:rsidR="00684B80" w:rsidRPr="005502F1" w:rsidRDefault="00684B80" w:rsidP="00684B80">
      <w:pPr>
        <w:rPr>
          <w:rStyle w:val="StyleUnderline"/>
        </w:rPr>
      </w:pPr>
      <w:r w:rsidRPr="005502F1">
        <w:rPr>
          <w:rStyle w:val="StyleUnderline"/>
        </w:rPr>
        <w:t>Currently, efforts to make similar progress on other issues — such as bite marks — face hurdles of the private sector and the government law enforcement not necessarily being on the same page and coming up with different conclusions.</w:t>
      </w:r>
    </w:p>
    <w:p w14:paraId="55028DB6" w14:textId="77777777" w:rsidR="00684B80" w:rsidRPr="005502F1" w:rsidRDefault="00684B80" w:rsidP="00684B80">
      <w:pPr>
        <w:rPr>
          <w:rStyle w:val="StyleUnderline"/>
        </w:rPr>
      </w:pPr>
      <w:r w:rsidRPr="005502F1">
        <w:rPr>
          <w:rStyle w:val="StyleUnderline"/>
        </w:rPr>
        <w:t xml:space="preserve">“Where the Justice Department may be consulting with independent scientists, they are not standing on equal footing and their recommendations are not carrying the same kind of weight,” Ginsberg said.       </w:t>
      </w:r>
    </w:p>
    <w:p w14:paraId="5E03611F" w14:textId="77777777" w:rsidR="00684B80" w:rsidRPr="00FF597F" w:rsidRDefault="00684B80" w:rsidP="00684B80"/>
    <w:p w14:paraId="42B1D294" w14:textId="77777777" w:rsidR="00684B80" w:rsidRPr="00FF597F" w:rsidRDefault="00684B80" w:rsidP="00684B80">
      <w:pPr>
        <w:pStyle w:val="Heading4"/>
        <w:rPr>
          <w:rFonts w:cs="Times New Roman"/>
        </w:rPr>
      </w:pPr>
      <w:r w:rsidRPr="00FF597F">
        <w:rPr>
          <w:rFonts w:cs="Times New Roman"/>
        </w:rPr>
        <w:lastRenderedPageBreak/>
        <w:t>Multiple studies have undercut credibility of forensic science fields – and the National Commission charter expired</w:t>
      </w:r>
    </w:p>
    <w:p w14:paraId="3AE85C52" w14:textId="77777777" w:rsidR="00684B80" w:rsidRPr="00FF597F" w:rsidRDefault="00684B80" w:rsidP="00684B80">
      <w:pPr>
        <w:rPr>
          <w:rStyle w:val="Style13ptBold"/>
        </w:rPr>
      </w:pPr>
      <w:r w:rsidRPr="00FF597F">
        <w:rPr>
          <w:rStyle w:val="Style13ptBold"/>
        </w:rPr>
        <w:t>Balko, Washington Post opinion columnist, 19</w:t>
      </w:r>
    </w:p>
    <w:p w14:paraId="7F2A867C" w14:textId="77777777" w:rsidR="00684B80" w:rsidRPr="00FF597F" w:rsidRDefault="00684B80" w:rsidP="00684B80">
      <w:r w:rsidRPr="00FF597F">
        <w:t xml:space="preserve">[Radley, 6-20-19, Washington Post, “We need to fix forensics. But how?”, </w:t>
      </w:r>
      <w:hyperlink r:id="rId43" w:history="1">
        <w:r w:rsidRPr="00FF597F">
          <w:rPr>
            <w:rStyle w:val="Hyperlink"/>
          </w:rPr>
          <w:t>https://www.washingtonpost.com/opinions/2019/06/20/we-need-fix-forensics-how/</w:t>
        </w:r>
      </w:hyperlink>
      <w:r w:rsidRPr="00FF597F">
        <w:t>, accessed 6-21-20, AFB]</w:t>
      </w:r>
    </w:p>
    <w:p w14:paraId="1D7634F1" w14:textId="77777777" w:rsidR="00684B80" w:rsidRPr="00FF597F" w:rsidRDefault="00684B80" w:rsidP="00684B80"/>
    <w:p w14:paraId="5AD9B89F" w14:textId="77777777" w:rsidR="00684B80" w:rsidRPr="00FF597F" w:rsidRDefault="00684B80" w:rsidP="00684B80">
      <w:r w:rsidRPr="00FF597F">
        <w:rPr>
          <w:rStyle w:val="StyleUnderline"/>
        </w:rPr>
        <w:t>Ten years ago, the</w:t>
      </w:r>
      <w:r w:rsidRPr="00FF597F">
        <w:t xml:space="preserve"> National Academy of Sciences </w:t>
      </w:r>
      <w:r w:rsidRPr="00FF597F">
        <w:rPr>
          <w:rStyle w:val="StyleUnderline"/>
        </w:rPr>
        <w:t xml:space="preserve">(NAS) published a groundbreaking study on the use of forensics in criminal trials. The study found that, in the “pattern matching” fields of forensics in particular, expert witnesses had been vastly overstating the significance and certainty of their analyses. For some fields, such as bite-mark analysis, the study found </w:t>
      </w:r>
      <w:r w:rsidRPr="00FF597F">
        <w:rPr>
          <w:rStyle w:val="Emphasis"/>
        </w:rPr>
        <w:t>no scientific research at all</w:t>
      </w:r>
      <w:r w:rsidRPr="00FF597F">
        <w:rPr>
          <w:rStyle w:val="StyleUnderline"/>
        </w:rPr>
        <w:t xml:space="preserve"> to support the central claims of practitioners.</w:t>
      </w:r>
    </w:p>
    <w:p w14:paraId="6D8C9901" w14:textId="77777777" w:rsidR="00684B80" w:rsidRPr="00FF597F" w:rsidRDefault="00684B80" w:rsidP="00684B80">
      <w:pPr>
        <w:rPr>
          <w:rStyle w:val="StyleUnderline"/>
        </w:rPr>
      </w:pPr>
      <w:r w:rsidRPr="00FF597F">
        <w:rPr>
          <w:rStyle w:val="StyleUnderline"/>
        </w:rPr>
        <w:t>Since then, other panels populated with scientists have come to similar conclusions, including the President’s Council of Advisors on Science and Technology and the Texas Forensic Science Commission. In 2013, Congress and the Obama administration responded to these reports by creating the National Commission on Forensic Science, a panel of lawyers and scientists charged with coming up with standards and protocols in these fields. The Trump administration then allowed the commission’s charter to expire in April 2017.</w:t>
      </w:r>
    </w:p>
    <w:p w14:paraId="45D6B51F" w14:textId="77777777" w:rsidR="00684B80" w:rsidRPr="00FF597F" w:rsidRDefault="00684B80" w:rsidP="00684B80">
      <w:pPr>
        <w:rPr>
          <w:rStyle w:val="StyleUnderline"/>
        </w:rPr>
      </w:pPr>
    </w:p>
    <w:p w14:paraId="58EF468B" w14:textId="77777777" w:rsidR="00684B80" w:rsidRPr="00FF597F" w:rsidRDefault="00684B80" w:rsidP="00684B80">
      <w:pPr>
        <w:pStyle w:val="Heading4"/>
        <w:rPr>
          <w:rFonts w:cs="Times New Roman"/>
        </w:rPr>
      </w:pPr>
      <w:r w:rsidRPr="00FF597F">
        <w:rPr>
          <w:rFonts w:cs="Times New Roman"/>
        </w:rPr>
        <w:t>The decision to let the National Commission on Forensic Science expire puts Reform at ‘Crossroads’ – Only substantial change within the creation of another national commission will solve.</w:t>
      </w:r>
    </w:p>
    <w:p w14:paraId="6E722BFE" w14:textId="77777777" w:rsidR="00684B80" w:rsidRPr="00FF597F" w:rsidRDefault="00684B80" w:rsidP="00684B80">
      <w:pPr>
        <w:rPr>
          <w:rStyle w:val="Style13ptBold"/>
        </w:rPr>
      </w:pPr>
      <w:r w:rsidRPr="00FF597F">
        <w:rPr>
          <w:rStyle w:val="Style13ptBold"/>
        </w:rPr>
        <w:t>Hadley</w:t>
      </w:r>
      <w:r w:rsidRPr="00FF597F">
        <w:t xml:space="preserve">, </w:t>
      </w:r>
      <w:r w:rsidRPr="00FF597F">
        <w:rPr>
          <w:rStyle w:val="Style13ptBold"/>
        </w:rPr>
        <w:t>The Crime Report</w:t>
      </w:r>
      <w:r>
        <w:rPr>
          <w:rStyle w:val="Style13ptBold"/>
        </w:rPr>
        <w:t xml:space="preserve"> senior writer</w:t>
      </w:r>
      <w:r w:rsidRPr="00FF597F">
        <w:rPr>
          <w:rStyle w:val="Style13ptBold"/>
        </w:rPr>
        <w:t>, 19</w:t>
      </w:r>
    </w:p>
    <w:p w14:paraId="2D0EA5E3" w14:textId="77777777" w:rsidR="00684B80" w:rsidRPr="00FF597F" w:rsidRDefault="00684B80" w:rsidP="00684B80">
      <w:r w:rsidRPr="00FF597F">
        <w:t xml:space="preserve">(Megan Hadley is a senior staff writer at The Crime Report "Forensic Science Reform at ‘Crossroads’," Crime Report, </w:t>
      </w:r>
      <w:hyperlink r:id="rId44" w:history="1">
        <w:r w:rsidRPr="00FF597F">
          <w:rPr>
            <w:rStyle w:val="Hyperlink"/>
          </w:rPr>
          <w:t>https://thecrimereport.org/2019/01/10/forensic-science-reform-at-crossroads/</w:t>
        </w:r>
      </w:hyperlink>
      <w:r w:rsidRPr="00FF597F">
        <w:t xml:space="preserve"> Accessed 6-25-2020/WY)</w:t>
      </w:r>
    </w:p>
    <w:p w14:paraId="25FEBD9F" w14:textId="77777777" w:rsidR="00684B80" w:rsidRPr="00FF597F" w:rsidRDefault="00684B80" w:rsidP="00684B80">
      <w:r w:rsidRPr="00FF597F">
        <w:rPr>
          <w:rStyle w:val="StyleUnderline"/>
        </w:rPr>
        <w:t>Recent efforts to reform the use of forensic science in the courtroom don’t go far enough to meet widespread criticisms of its validity and reliability</w:t>
      </w:r>
      <w:r w:rsidRPr="00FF597F">
        <w:t>, according to a University of California-Los Angeles (UCLA) Law School study. forensic science UCLA Law Professor Jennifer L. Mnookin examined the state of forensic science reform.</w:t>
      </w:r>
    </w:p>
    <w:p w14:paraId="38BD5388" w14:textId="77777777" w:rsidR="00684B80" w:rsidRPr="00FF597F" w:rsidRDefault="00684B80" w:rsidP="00684B80">
      <w:r w:rsidRPr="00FF597F">
        <w:t xml:space="preserve">Photo courtesy UCLA </w:t>
      </w:r>
      <w:r w:rsidRPr="00FF597F">
        <w:rPr>
          <w:rStyle w:val="StyleUnderline"/>
        </w:rPr>
        <w:t>In the last two decades, often-used forms of pattern evidence, such as fingerprint, tool mark, and bite mark identification, have faced significant criticism</w:t>
      </w:r>
      <w:r w:rsidRPr="00FF597F">
        <w:t>, wrote study author Jennifer L. Mnookin, a law professor at UCLA, in a research paper posted in Daedalus, a journal of the American Academy of Arts and Sciences.</w:t>
      </w:r>
    </w:p>
    <w:p w14:paraId="523A48EB" w14:textId="77777777" w:rsidR="00684B80" w:rsidRPr="00FF597F" w:rsidRDefault="00684B80" w:rsidP="00684B80">
      <w:pPr>
        <w:rPr>
          <w:rStyle w:val="StyleUnderline"/>
        </w:rPr>
      </w:pPr>
      <w:r w:rsidRPr="00FF597F">
        <w:rPr>
          <w:rStyle w:val="StyleUnderline"/>
        </w:rPr>
        <w:t>The Department of Justice’s decision in April 2017 not to renew the charter of the National Commission on Forensic Science reduces the likelihood of real reform,</w:t>
      </w:r>
      <w:r w:rsidRPr="00FF597F">
        <w:t xml:space="preserve"> </w:t>
      </w:r>
      <w:r w:rsidRPr="00FF597F">
        <w:rPr>
          <w:rStyle w:val="StyleUnderline"/>
        </w:rPr>
        <w:t>which</w:t>
      </w:r>
      <w:r w:rsidRPr="00FF597F">
        <w:t xml:space="preserve"> Mnookin said </w:t>
      </w:r>
      <w:r w:rsidRPr="00FF597F">
        <w:rPr>
          <w:rStyle w:val="StyleUnderline"/>
        </w:rPr>
        <w:t>puts forensic science at a “crossroads.”</w:t>
      </w:r>
    </w:p>
    <w:p w14:paraId="210C4846" w14:textId="77777777" w:rsidR="00684B80" w:rsidRPr="00FF597F" w:rsidRDefault="00684B80" w:rsidP="00684B80">
      <w:r w:rsidRPr="00FF597F">
        <w:lastRenderedPageBreak/>
        <w:t>“</w:t>
      </w:r>
      <w:r w:rsidRPr="00FF597F">
        <w:rPr>
          <w:rStyle w:val="StyleUnderline"/>
        </w:rPr>
        <w:t>Our best hope for sustained, substantial changes necessary for improving forensic science evidence within our system of justice requires the creation of another national commission or other institutional body, made up of both research scientists and other institutional stakeholders,” she wrote</w:t>
      </w:r>
      <w:r w:rsidRPr="00FF597F">
        <w:t>. Mnookin uses a mistaken bite mark identification case to further her point. Alfred Swinton, was released from prison after serving 18 years of a 60-year sentence for murder, after an expert admitted ruled the bite mark identification evidence used to convict him no longer seemed persuasive or valid.</w:t>
      </w:r>
    </w:p>
    <w:p w14:paraId="6F3D644B" w14:textId="77777777" w:rsidR="00684B80" w:rsidRPr="00FF597F" w:rsidRDefault="00684B80" w:rsidP="00684B80">
      <w:r w:rsidRPr="00FF597F">
        <w:t>The bite mark expert “no longer believed with reasonable medical certainty–or with any degree of certainty –that the marks on [the victim] were created by Mr. Swinton’s teeth, because of the recent developments in the scientific understanding of bite-mark analysis,” odontologist Constantine Karazulas told the Hartford Courant, as quoted by Mnookin.</w:t>
      </w:r>
    </w:p>
    <w:p w14:paraId="213D7A4C" w14:textId="77777777" w:rsidR="00684B80" w:rsidRPr="00FF597F" w:rsidRDefault="00684B80" w:rsidP="00684B80">
      <w:r w:rsidRPr="00FF597F">
        <w:t>Is Forensic Science ‘Junk Science’? Karazulas even called his earlier testimony “junk science” and said he “no longer believes that Mr. Swinton’s detention was uniquely capable of producing the bite marks I observed.” Mnookin suggested the case indicated a potential sea change for the use of bite mark evidence, and noted there is a growing consensus among judges that the forensic science community should scale back exaggerated and overconfident assertions of knowledge and authority by forensic scientists.</w:t>
      </w:r>
    </w:p>
    <w:p w14:paraId="4E89828F" w14:textId="77777777" w:rsidR="00684B80" w:rsidRPr="00FF597F" w:rsidRDefault="00684B80" w:rsidP="00684B80">
      <w:r w:rsidRPr="00FF597F">
        <w:t>Mnookin concluded that future reform required an institutional structure adversarial advocates, and practitioners themselves, staffed by accomplished research scientists to pave new ways for credible forensic science evidence to be used in courtrooms.</w:t>
      </w:r>
    </w:p>
    <w:p w14:paraId="0C6296B2" w14:textId="77777777" w:rsidR="00684B80" w:rsidRPr="00FF597F" w:rsidRDefault="00684B80" w:rsidP="00684B80">
      <w:pPr>
        <w:rPr>
          <w:rStyle w:val="StyleUnderline"/>
        </w:rPr>
      </w:pPr>
      <w:r w:rsidRPr="00FF597F">
        <w:rPr>
          <w:rStyle w:val="StyleUnderline"/>
        </w:rPr>
        <w:t>“We are simply not likely to see continued forward motion unless there is some institutional body to prompt reform, a commission or working group with both convening power and a claim to legitimacy, in which academic researchers and forensic science stakeholders can jointly assess the state of forensic science and continue to push for</w:t>
      </w:r>
      <w:r w:rsidRPr="00FF597F">
        <w:t xml:space="preserve">, and argue about, improvements,” she wrote. </w:t>
      </w:r>
      <w:r w:rsidRPr="00FF597F">
        <w:rPr>
          <w:rStyle w:val="StyleUnderline"/>
        </w:rPr>
        <w:t>If it can happen, she said, the future of forensic science will almost certainly be far brighter, and the substance of what is used in investigations and offered in courtrooms throughout our nation will be more reliable, more trustworthy, and more scientifically valid.</w:t>
      </w:r>
    </w:p>
    <w:p w14:paraId="3D3BEFF9" w14:textId="77777777" w:rsidR="00684B80" w:rsidRDefault="00684B80" w:rsidP="00684B80">
      <w:pPr>
        <w:rPr>
          <w:rStyle w:val="StyleUnderline"/>
        </w:rPr>
      </w:pPr>
    </w:p>
    <w:p w14:paraId="3F71FDF9" w14:textId="77777777" w:rsidR="00684B80" w:rsidRPr="0049356F" w:rsidRDefault="00684B80" w:rsidP="00684B80">
      <w:pPr>
        <w:rPr>
          <w:rStyle w:val="StyleUnderline"/>
          <w:bCs/>
          <w:sz w:val="26"/>
          <w:u w:val="none"/>
        </w:rPr>
      </w:pPr>
      <w:r>
        <w:rPr>
          <w:rStyle w:val="Style13ptBold"/>
        </w:rPr>
        <w:t>Failure to renew the Commission’s charter undermines the criminal justice system – it is a massive step backward in standardizing forensic science and holding it accountable – innocent people will continue to suffer</w:t>
      </w:r>
    </w:p>
    <w:p w14:paraId="1328FD1F" w14:textId="77777777" w:rsidR="00684B80" w:rsidRPr="009A04E8" w:rsidRDefault="00684B80" w:rsidP="00684B80">
      <w:pPr>
        <w:rPr>
          <w:rStyle w:val="Style13ptBold"/>
        </w:rPr>
      </w:pPr>
      <w:r w:rsidRPr="009A04E8">
        <w:rPr>
          <w:rStyle w:val="Style13ptBold"/>
        </w:rPr>
        <w:t>Costakes, Innocence Project, 17</w:t>
      </w:r>
    </w:p>
    <w:p w14:paraId="26834290" w14:textId="77777777" w:rsidR="00684B80" w:rsidRDefault="00684B80" w:rsidP="00684B80">
      <w:r>
        <w:t xml:space="preserve">[Ariana, 4-11-17, Innocence Project, “Department of Justice to End National Commission on Forensic Science”, </w:t>
      </w:r>
      <w:hyperlink r:id="rId45" w:history="1">
        <w:r w:rsidRPr="000744DD">
          <w:rPr>
            <w:rStyle w:val="Hyperlink"/>
          </w:rPr>
          <w:t>https://www.innocenceproject.org/department-justice-ends-national-commission-forensic-science/</w:t>
        </w:r>
      </w:hyperlink>
      <w:r>
        <w:t>, accessed 7-5-20, AFB]</w:t>
      </w:r>
    </w:p>
    <w:p w14:paraId="149D5FEA" w14:textId="77777777" w:rsidR="00684B80" w:rsidRDefault="00684B80" w:rsidP="00684B80"/>
    <w:p w14:paraId="74754010" w14:textId="77777777" w:rsidR="00684B80" w:rsidRDefault="00684B80" w:rsidP="00684B80">
      <w:r w:rsidRPr="009A04E8">
        <w:rPr>
          <w:rStyle w:val="StyleUnderline"/>
        </w:rPr>
        <w:t>The</w:t>
      </w:r>
      <w:r>
        <w:t xml:space="preserve"> Department of Justice </w:t>
      </w:r>
      <w:r w:rsidRPr="009A04E8">
        <w:rPr>
          <w:rStyle w:val="StyleUnderline"/>
        </w:rPr>
        <w:t>(DOJ) announced Monday at the final meeting of the National Commission on Forensic Science its decision not to renew the federal advisory body’s charter</w:t>
      </w:r>
      <w:r>
        <w:t>.</w:t>
      </w:r>
    </w:p>
    <w:p w14:paraId="51279E85" w14:textId="77777777" w:rsidR="00684B80" w:rsidRDefault="00684B80" w:rsidP="00684B80">
      <w:r w:rsidRPr="009A04E8">
        <w:rPr>
          <w:rStyle w:val="StyleUnderline"/>
        </w:rPr>
        <w:lastRenderedPageBreak/>
        <w:t>Attorney General</w:t>
      </w:r>
      <w:r>
        <w:t xml:space="preserve"> Jeff </w:t>
      </w:r>
      <w:r w:rsidRPr="009A04E8">
        <w:rPr>
          <w:rStyle w:val="StyleUnderline"/>
        </w:rPr>
        <w:t>Sessions said the department’s next steps would be developed by an internal committee that will not include independent scientists</w:t>
      </w:r>
      <w:r>
        <w:t>.</w:t>
      </w:r>
    </w:p>
    <w:p w14:paraId="77F94621" w14:textId="77777777" w:rsidR="00684B80" w:rsidRPr="009A04E8" w:rsidRDefault="00684B80" w:rsidP="00684B80">
      <w:pPr>
        <w:rPr>
          <w:rStyle w:val="StyleUnderline"/>
        </w:rPr>
      </w:pPr>
      <w:r w:rsidRPr="009A04E8">
        <w:rPr>
          <w:rStyle w:val="StyleUnderline"/>
        </w:rPr>
        <w:t>Prior to the start of the meeting, six of the commission’s research scientists submitted a letter to the attorney general and the acting director of the National Institute of Standards and Technology urging that the commission be renewed and that its membership continue to include a strong representation of research scientists.</w:t>
      </w:r>
    </w:p>
    <w:p w14:paraId="31045CD2" w14:textId="77777777" w:rsidR="00684B80" w:rsidRDefault="00684B80" w:rsidP="00684B80">
      <w:r w:rsidRPr="009A04E8">
        <w:rPr>
          <w:rStyle w:val="StyleUnderline"/>
        </w:rPr>
        <w:t>“Limiting the ‘relevant scientific community’ to forensic practitioners is a disservice to that field and to the criminal justice system,” the scientists wrote</w:t>
      </w:r>
      <w:r>
        <w:t>.</w:t>
      </w:r>
    </w:p>
    <w:p w14:paraId="0F69AF72" w14:textId="77777777" w:rsidR="00684B80" w:rsidRDefault="00684B80" w:rsidP="00684B80">
      <w:r>
        <w:t>Attorney General Sessions’ announcement stated that the internal working group would conduct a needs assessment to examine “workload, backlog, personnel and equipment needs of public crime laboratories and the needs of academic and non-traditional forensic science practitioners.”</w:t>
      </w:r>
    </w:p>
    <w:p w14:paraId="647C6302" w14:textId="77777777" w:rsidR="00684B80" w:rsidRPr="009A04E8" w:rsidRDefault="00684B80" w:rsidP="00684B80">
      <w:pPr>
        <w:rPr>
          <w:rStyle w:val="StyleUnderline"/>
        </w:rPr>
      </w:pPr>
      <w:r w:rsidRPr="009A04E8">
        <w:rPr>
          <w:rStyle w:val="StyleUnderline"/>
        </w:rPr>
        <w:t>“The Department of Justice’s decision not to renew the commission is a giant step backwards,” said Innocence Project Executive Director</w:t>
      </w:r>
      <w:r>
        <w:t xml:space="preserve"> Madeline </w:t>
      </w:r>
      <w:r w:rsidRPr="009A04E8">
        <w:rPr>
          <w:rStyle w:val="StyleUnderline"/>
        </w:rPr>
        <w:t>deLone. “By including independent academic scientists, this commission contributed significantly towards ensuring that forensic practices are based on the best available science. The commission had begun to do very important work to make forensic evidence more scientific, and now we won’t see what it could have accomplished. There are still many people in our prisons unjustly because of erroneous forensic practices and many more will continue to be wrongly convicted because of this.”</w:t>
      </w:r>
    </w:p>
    <w:p w14:paraId="12EF1F38" w14:textId="77777777" w:rsidR="00684B80" w:rsidRDefault="00684B80" w:rsidP="00684B80">
      <w:r>
        <w:t>The DOJ also announced that it would suspend its internal and ongoing work to develop testimonial standards based on scientific principles and to conduct a retrospective review of the FBI forensic testimony in light of the discoveries of the FBI microscopic hair comparison review.</w:t>
      </w:r>
    </w:p>
    <w:p w14:paraId="7A8D5280" w14:textId="77777777" w:rsidR="00684B80" w:rsidRDefault="00684B80" w:rsidP="00684B80">
      <w:r w:rsidRPr="009A04E8">
        <w:rPr>
          <w:rStyle w:val="StyleUnderline"/>
        </w:rPr>
        <w:t>“[T]he department has literally decided to suspend the search for the truth,” said Peter J. Neufeld, co-founder of the Innocence Project, which has reported that nearly half of 349 DNA exonerations involved misapplications of forensic science. “As a consequence innocent people will languish in prison or,</w:t>
      </w:r>
      <w:r>
        <w:t xml:space="preserve"> God forbid, </w:t>
      </w:r>
      <w:r w:rsidRPr="009A04E8">
        <w:rPr>
          <w:rStyle w:val="StyleUnderline"/>
        </w:rPr>
        <w:t>could be executed.”</w:t>
      </w:r>
    </w:p>
    <w:p w14:paraId="1AA2EA52" w14:textId="77777777" w:rsidR="00684B80" w:rsidRPr="009A04E8" w:rsidRDefault="00684B80" w:rsidP="00684B80">
      <w:pPr>
        <w:rPr>
          <w:rStyle w:val="StyleUnderline"/>
        </w:rPr>
      </w:pPr>
      <w:r w:rsidRPr="009A04E8">
        <w:rPr>
          <w:rStyle w:val="StyleUnderline"/>
        </w:rPr>
        <w:t>The commission also heard from Keith Harward, a DNA exoneree who spent 33 years in prison for a violent sexual assault and a murder that he did not commit. Harward’s conviction was based in large part on a bite mark</w:t>
      </w:r>
      <w:r>
        <w:t xml:space="preserve"> identification in which six forensic odontologists erroneously agreed that Harward’s teeth made a bite that was found on one of the victims. </w:t>
      </w:r>
      <w:r w:rsidRPr="009A04E8">
        <w:rPr>
          <w:rStyle w:val="StyleUnderline"/>
        </w:rPr>
        <w:t>Bite mark evidence has since been widely discredited by scientific bodies.</w:t>
      </w:r>
    </w:p>
    <w:p w14:paraId="7703FBF7" w14:textId="77777777" w:rsidR="00684B80" w:rsidRDefault="00684B80" w:rsidP="00684B80">
      <w:pPr>
        <w:rPr>
          <w:rStyle w:val="StyleUnderline"/>
        </w:rPr>
      </w:pPr>
      <w:r w:rsidRPr="009A04E8">
        <w:rPr>
          <w:rStyle w:val="StyleUnderline"/>
        </w:rPr>
        <w:t>“It saddens me that they’ve stopped</w:t>
      </w:r>
      <w:r>
        <w:t xml:space="preserve"> this [</w:t>
      </w:r>
      <w:r w:rsidRPr="009A04E8">
        <w:rPr>
          <w:rStyle w:val="StyleUnderline"/>
        </w:rPr>
        <w:t>the commission],” Harward said. “Because they need something like this going on, with different views, sitting down to decide what is right and what is wrong. Just this year there’s been two innocent people, like me, who’ve gotten out of prison. Explain to me, what does it take to admit that some of these forensic practices just don’t work?”</w:t>
      </w:r>
    </w:p>
    <w:p w14:paraId="6EE62B10" w14:textId="77777777" w:rsidR="00684B80" w:rsidRDefault="00684B80" w:rsidP="00684B80">
      <w:pPr>
        <w:rPr>
          <w:rStyle w:val="StyleUnderline"/>
        </w:rPr>
      </w:pPr>
    </w:p>
    <w:p w14:paraId="0F0EFA3A" w14:textId="77777777" w:rsidR="00684B80" w:rsidRPr="0087621C" w:rsidRDefault="00684B80" w:rsidP="00684B80">
      <w:pPr>
        <w:pStyle w:val="Heading4"/>
      </w:pPr>
      <w:r w:rsidRPr="0087621C">
        <w:t>Termina</w:t>
      </w:r>
      <w:r>
        <w:t>tion of the Commission jeopardizes rigorous examination of forensic practices – ending the search for the truth and putting the system at risk</w:t>
      </w:r>
    </w:p>
    <w:p w14:paraId="4CA24ED3" w14:textId="77777777" w:rsidR="00684B80" w:rsidRPr="009A04E8" w:rsidRDefault="00684B80" w:rsidP="00684B80">
      <w:pPr>
        <w:rPr>
          <w:rStyle w:val="Style13ptBold"/>
        </w:rPr>
      </w:pPr>
      <w:r w:rsidRPr="009A04E8">
        <w:rPr>
          <w:rStyle w:val="Style13ptBold"/>
        </w:rPr>
        <w:t>Hsu, Washington Post investigative reporter, 17</w:t>
      </w:r>
    </w:p>
    <w:p w14:paraId="09B6C0A2" w14:textId="77777777" w:rsidR="00684B80" w:rsidRDefault="00684B80" w:rsidP="00684B80">
      <w:r>
        <w:lastRenderedPageBreak/>
        <w:t xml:space="preserve">[Stephen S., </w:t>
      </w:r>
      <w:r w:rsidRPr="009A04E8">
        <w:t>4-10</w:t>
      </w:r>
      <w:r>
        <w:t xml:space="preserve">-17, Washington Post, “Sessions orders Justice Dept. to end forensic science commission, suspend review policy”, </w:t>
      </w:r>
      <w:hyperlink r:id="rId46" w:history="1">
        <w:r w:rsidRPr="000744DD">
          <w:rPr>
            <w:rStyle w:val="Hyperlink"/>
          </w:rPr>
          <w:t>https://www.washingtonpost.com/local/public-safety/sessions-orders-justice-dept-to-end-forensic-science-commission-suspend-review-policy/2017/04/10/2dada0ca-1c96-11e7-9887-1a5314b56a08_story.html</w:t>
        </w:r>
      </w:hyperlink>
      <w:r>
        <w:t>, accessed 7-5-20, AFB]</w:t>
      </w:r>
    </w:p>
    <w:p w14:paraId="4308C15F" w14:textId="77777777" w:rsidR="00684B80" w:rsidRPr="009A04E8" w:rsidRDefault="00684B80" w:rsidP="00684B80"/>
    <w:p w14:paraId="41EF2E08" w14:textId="77777777" w:rsidR="00684B80" w:rsidRDefault="00684B80" w:rsidP="00684B80">
      <w:r>
        <w:t xml:space="preserve">Even before the announcement not to renew the national commission, </w:t>
      </w:r>
      <w:r w:rsidRPr="009A04E8">
        <w:rPr>
          <w:rStyle w:val="StyleUnderline"/>
        </w:rPr>
        <w:t>several commission members from outside the Justice Department warned against ending its work, saying the Trump administration has made several moves to reduce the role of science and independent scientists in policymaking</w:t>
      </w:r>
      <w:r>
        <w:t>.</w:t>
      </w:r>
    </w:p>
    <w:p w14:paraId="0FC5BE8D" w14:textId="77777777" w:rsidR="00684B80" w:rsidRDefault="00684B80" w:rsidP="00684B80">
      <w:r>
        <w:t>[Scientists are conspicuously missing from Trump’s government]</w:t>
      </w:r>
    </w:p>
    <w:p w14:paraId="302BF24D" w14:textId="77777777" w:rsidR="00684B80" w:rsidRDefault="00684B80" w:rsidP="00684B80">
      <w:r w:rsidRPr="009A04E8">
        <w:rPr>
          <w:rStyle w:val="StyleUnderline"/>
        </w:rPr>
        <w:t>In a letter Thursday, six leading research scientists on the panel urged re-upping the commission</w:t>
      </w:r>
      <w:r>
        <w:t xml:space="preserve"> for an additional two years, </w:t>
      </w:r>
      <w:r w:rsidRPr="009A04E8">
        <w:rPr>
          <w:rStyle w:val="StyleUnderline"/>
        </w:rPr>
        <w:t>saying, “for too long, decisions regarding forensic science have been made without the input of the research science community.”</w:t>
      </w:r>
    </w:p>
    <w:p w14:paraId="20FB4DF7" w14:textId="77777777" w:rsidR="00684B80" w:rsidRDefault="00684B80" w:rsidP="00684B80">
      <w:r w:rsidRPr="009A04E8">
        <w:rPr>
          <w:rStyle w:val="StyleUnderline"/>
        </w:rPr>
        <w:t xml:space="preserve">“Limiting the ‘relevant scientific community’ to forensic practitioners is a disservice to that field and to the criminal justice system,” they wrote, led by Thomas D. Albright, an internationally recognized neuroscientist </w:t>
      </w:r>
      <w:r w:rsidRPr="009A04E8">
        <w:t>specializing in vision and the brain</w:t>
      </w:r>
      <w:r w:rsidRPr="009A04E8">
        <w:rPr>
          <w:rStyle w:val="StyleUnderline"/>
        </w:rPr>
        <w:t xml:space="preserve"> at the Salk Institute</w:t>
      </w:r>
      <w:r>
        <w:t xml:space="preserve"> for Biological Studies.</w:t>
      </w:r>
    </w:p>
    <w:p w14:paraId="63EAB5F9" w14:textId="77777777" w:rsidR="00684B80" w:rsidRDefault="00684B80" w:rsidP="00684B80">
      <w:r>
        <w:t>[Read letter from scientists here]</w:t>
      </w:r>
    </w:p>
    <w:p w14:paraId="3E5408F8" w14:textId="77777777" w:rsidR="00684B80" w:rsidRPr="009A04E8" w:rsidRDefault="00684B80" w:rsidP="00684B80">
      <w:pPr>
        <w:rPr>
          <w:rStyle w:val="StyleUnderline"/>
        </w:rPr>
      </w:pPr>
      <w:r w:rsidRPr="009A04E8">
        <w:rPr>
          <w:rStyle w:val="StyleUnderline"/>
        </w:rPr>
        <w:t>The commission jointly led by Justice and the Commerce Department’s National Institute of Standards and Technology (NIST) has prompted several changes.</w:t>
      </w:r>
    </w:p>
    <w:p w14:paraId="38E8E112" w14:textId="77777777" w:rsidR="00684B80" w:rsidRDefault="00684B80" w:rsidP="00684B80">
      <w:r w:rsidRPr="009A04E8">
        <w:rPr>
          <w:rStyle w:val="StyleUnderline"/>
        </w:rPr>
        <w:t>Following one recommendation, NIST launched a $20 million research effort to solidify understanding of whether techniques used more than 100,000 times a year in U.S. crime labs work as advertised — starting with the question of how often claimed matches of pattern-based evidence such as complex DNA profile mixtures may be in error, followed by studies of firearms and bite-mark tracing</w:t>
      </w:r>
      <w:r>
        <w:t>.</w:t>
      </w:r>
    </w:p>
    <w:p w14:paraId="590F343F" w14:textId="77777777" w:rsidR="00684B80" w:rsidRDefault="00684B80" w:rsidP="00684B80">
      <w:r w:rsidRPr="009A04E8">
        <w:rPr>
          <w:rStyle w:val="StyleUnderline"/>
        </w:rPr>
        <w:t>Sessions’s predecessor as attorney general, Loretta E. Lynch, also accepted commission recommendations to set new accrediting and ethical codes for forensic labs and practitioners</w:t>
      </w:r>
      <w:r>
        <w:t>.</w:t>
      </w:r>
    </w:p>
    <w:p w14:paraId="37544462" w14:textId="77777777" w:rsidR="00684B80" w:rsidRDefault="00684B80" w:rsidP="00684B80">
      <w:r>
        <w:t>[Justice Department issues first standards for forensic expert testimony]</w:t>
      </w:r>
    </w:p>
    <w:p w14:paraId="36D021DE" w14:textId="77777777" w:rsidR="00684B80" w:rsidRPr="009A04E8" w:rsidRDefault="00684B80" w:rsidP="00684B80">
      <w:pPr>
        <w:rPr>
          <w:rStyle w:val="StyleUnderline"/>
        </w:rPr>
      </w:pPr>
      <w:r w:rsidRPr="009A04E8">
        <w:rPr>
          <w:rStyle w:val="StyleUnderline"/>
        </w:rPr>
        <w:t>Several commission members who have worked in criminal courts and supported the input of independent scientists said the department risks retreating into insularity and repeating past mistakes, saying that no matter how well-intentioned, prosecutors lack scientists’ objectivity and training.</w:t>
      </w:r>
    </w:p>
    <w:p w14:paraId="69B01950" w14:textId="77777777" w:rsidR="00684B80" w:rsidRDefault="00684B80" w:rsidP="00684B80">
      <w:r w:rsidRPr="009A04E8">
        <w:rPr>
          <w:rStyle w:val="StyleUnderline"/>
        </w:rPr>
        <w:t>U.S. District Judge</w:t>
      </w:r>
      <w:r>
        <w:t xml:space="preserve"> Jed S. </w:t>
      </w:r>
      <w:r w:rsidRPr="009A04E8">
        <w:rPr>
          <w:rStyle w:val="StyleUnderline"/>
        </w:rPr>
        <w:t xml:space="preserve">Rakoff </w:t>
      </w:r>
      <w:r>
        <w:t xml:space="preserve">of New York, </w:t>
      </w:r>
      <w:r w:rsidRPr="009A04E8">
        <w:rPr>
          <w:rStyle w:val="StyleUnderline"/>
        </w:rPr>
        <w:t>the only federal judge on the commission, said, “It is unrealistic to expect that truly objective, scientifically sound standards for the use of forensic science . . . can be arrived at by entities centered solely within the Department of Justice.”</w:t>
      </w:r>
    </w:p>
    <w:p w14:paraId="23C7FFD6" w14:textId="77777777" w:rsidR="00684B80" w:rsidRDefault="00684B80" w:rsidP="00684B80">
      <w:r w:rsidRPr="009A04E8">
        <w:rPr>
          <w:rStyle w:val="StyleUnderline"/>
        </w:rPr>
        <w:t>In suspending reviews of past testimony and the development of standards for future reporting, “the department has literally decided to suspend the search for the truth,” said</w:t>
      </w:r>
      <w:r>
        <w:t xml:space="preserve"> Peter S. Neufeld, </w:t>
      </w:r>
      <w:r w:rsidRPr="009A04E8">
        <w:rPr>
          <w:rStyle w:val="StyleUnderline"/>
        </w:rPr>
        <w:t>co-founder of the Innocence Project, which has reported that nearly half of 349 DNA exonerations involved misapplications of forensic science. “As a consequence innocent people will languish in prison or, God forbid, could be executed,” he said.</w:t>
      </w:r>
    </w:p>
    <w:p w14:paraId="4AAE6C30" w14:textId="77777777" w:rsidR="00684B80" w:rsidRDefault="00684B80" w:rsidP="00684B80">
      <w:r>
        <w:lastRenderedPageBreak/>
        <w:t>However, the National District Attorneys Association, which represents prosecutors, applauded the end of the commission and called for it to be replaced by an Office of Forensic Science inside the Justice Department. Disagreements between crime lab practitioners and defense community representatives on the commission had reduced it to “a think tank,” yielding few accomplishments and wasted tax dollars, the association said.</w:t>
      </w:r>
    </w:p>
    <w:p w14:paraId="2079572A" w14:textId="77777777" w:rsidR="00684B80" w:rsidRPr="009A04E8" w:rsidRDefault="00684B80" w:rsidP="00684B80">
      <w:pPr>
        <w:rPr>
          <w:rStyle w:val="StyleUnderline"/>
        </w:rPr>
      </w:pPr>
      <w:r w:rsidRPr="009A04E8">
        <w:rPr>
          <w:rStyle w:val="StyleUnderline"/>
        </w:rPr>
        <w:t>The commission was created after critical reports by the National Academy of Sciences about a dearth of standards and funding for crime labs, examiners and researchers, problems it partly traced to law enforcement control over the system.</w:t>
      </w:r>
    </w:p>
    <w:p w14:paraId="6A11A50C" w14:textId="77777777" w:rsidR="00684B80" w:rsidRPr="009A04E8" w:rsidRDefault="00684B80" w:rsidP="00684B80">
      <w:pPr>
        <w:rPr>
          <w:rStyle w:val="StyleUnderline"/>
        </w:rPr>
      </w:pPr>
      <w:r w:rsidRPr="009A04E8">
        <w:rPr>
          <w:rStyle w:val="StyleUnderline"/>
        </w:rPr>
        <w:t>Although examiners had long claimed to be able to match pattern evidence — such as with firearms or bite marks — to a source with “absolute” or “scientific” certainty, only DNA analysis had been validated through statistical research, scientists reported.</w:t>
      </w:r>
    </w:p>
    <w:p w14:paraId="41F59F71" w14:textId="77777777" w:rsidR="00684B80" w:rsidRPr="009A04E8" w:rsidRDefault="00684B80" w:rsidP="00684B80">
      <w:pPr>
        <w:rPr>
          <w:rStyle w:val="StyleUnderline"/>
        </w:rPr>
      </w:pPr>
      <w:r w:rsidRPr="009A04E8">
        <w:rPr>
          <w:rStyle w:val="StyleUnderline"/>
        </w:rPr>
        <w:t>In one case, the FBI lab in 2005 abandoned its four-decade-long practice of tracing bullets to a specific manufacturer’s batch through chemical analyses after its method were scientifically debunked.</w:t>
      </w:r>
      <w:r>
        <w:t xml:space="preserve"> </w:t>
      </w:r>
      <w:r w:rsidRPr="009A04E8">
        <w:rPr>
          <w:rStyle w:val="StyleUnderline"/>
        </w:rPr>
        <w:t>In 2015, the department and bureau reported that nearly every examiner in an elite hair-analysis unit gave scientifically flawed or overstated testimony in 90 percent of cases for two decades before 2000.</w:t>
      </w:r>
    </w:p>
    <w:p w14:paraId="06F282FA" w14:textId="77777777" w:rsidR="00684B80" w:rsidRDefault="00684B80" w:rsidP="00684B80">
      <w:r w:rsidRPr="009A04E8">
        <w:rPr>
          <w:rStyle w:val="StyleUnderline"/>
        </w:rPr>
        <w:t>The cases include 32 defendants sentenced to death. Of those, 14 have been executed or died in prison.</w:t>
      </w:r>
    </w:p>
    <w:p w14:paraId="20976AE4" w14:textId="77777777" w:rsidR="00684B80" w:rsidRDefault="00684B80" w:rsidP="00684B80">
      <w:r w:rsidRPr="0087621C">
        <w:rPr>
          <w:rStyle w:val="StyleUnderline"/>
        </w:rPr>
        <w:t>Separately on Monday, the national commission heard from</w:t>
      </w:r>
      <w:r>
        <w:t xml:space="preserve"> Keith </w:t>
      </w:r>
      <w:r w:rsidRPr="0087621C">
        <w:rPr>
          <w:rStyle w:val="StyleUnderline"/>
        </w:rPr>
        <w:t>Harward, an ex-Navy sailor exonerated last year after serving 33 years of a life sentence for rape and murder</w:t>
      </w:r>
      <w:r>
        <w:t xml:space="preserve"> in Newport News, Va. </w:t>
      </w:r>
      <w:r w:rsidRPr="0087621C">
        <w:rPr>
          <w:rStyle w:val="StyleUnderline"/>
        </w:rPr>
        <w:t>Harward was convicted after six experts, including a leader in the field, concurred that bite marks on a victim matched his teeth to a “medical certainty.” DNA testing identified a different sailor as the perpetrator. No court in the United States has barred bite-mark evidence, despite 21 known wrongful convictions, a proposed moratorium in Texas and research showing that experts cannot consistently agree even on whether injuries are caused by human teeth.</w:t>
      </w:r>
    </w:p>
    <w:p w14:paraId="6BEC7DE6" w14:textId="77777777" w:rsidR="00684B80" w:rsidRDefault="00684B80" w:rsidP="00684B80">
      <w:r>
        <w:t>[Va. exoneration underscores mounting challenges to bite-mark evidence</w:t>
      </w:r>
    </w:p>
    <w:p w14:paraId="6AA6CEEC" w14:textId="77777777" w:rsidR="00684B80" w:rsidRPr="0087621C" w:rsidRDefault="00684B80" w:rsidP="00684B80">
      <w:pPr>
        <w:rPr>
          <w:rStyle w:val="StyleUnderline"/>
        </w:rPr>
      </w:pPr>
      <w:r w:rsidRPr="0087621C">
        <w:rPr>
          <w:rStyle w:val="StyleUnderline"/>
        </w:rPr>
        <w:t>The Justice Department and commission’s moves have had impact.</w:t>
      </w:r>
    </w:p>
    <w:p w14:paraId="1C5D2301" w14:textId="77777777" w:rsidR="00684B80" w:rsidRDefault="00684B80" w:rsidP="00684B80">
      <w:r>
        <w:t>FBI Director James B. Comey last year asked U.S. governors to have state and local crime labs review their hair-comparison cases, and reviews of past convictions are underway in at least a dozen states, according to the National Association of Criminal Defense Lawyers.</w:t>
      </w:r>
    </w:p>
    <w:p w14:paraId="3C14AD16" w14:textId="77777777" w:rsidR="00684B80" w:rsidRDefault="00684B80" w:rsidP="00684B80">
      <w:r>
        <w:t>“We want to make sure there aren’t other innocent people in jail based on our work,” Comey wrote in a June letter. “Unfortunately, in a large number of cases, our examiners made statements that went too far in explaining the significance of a hair comparison and could have misled a jury or judge.”</w:t>
      </w:r>
    </w:p>
    <w:p w14:paraId="00410907" w14:textId="77777777" w:rsidR="00684B80" w:rsidRPr="0087621C" w:rsidRDefault="00684B80" w:rsidP="00684B80">
      <w:pPr>
        <w:rPr>
          <w:rStyle w:val="StyleUnderline"/>
        </w:rPr>
      </w:pPr>
      <w:r w:rsidRPr="0087621C">
        <w:rPr>
          <w:rStyle w:val="StyleUnderline"/>
        </w:rPr>
        <w:t>In backing the expanded Justice Department testimony review, then-Deputy Attorney General Sally Yates said in February 2016 that its goal was to determine whether “the same kind of ‘testimonial overstatement’ . . . could have crept into other disciplines.”</w:t>
      </w:r>
    </w:p>
    <w:p w14:paraId="5A03F176" w14:textId="77777777" w:rsidR="00684B80" w:rsidRPr="0087621C" w:rsidRDefault="00684B80" w:rsidP="00684B80">
      <w:pPr>
        <w:rPr>
          <w:rStyle w:val="StyleUnderline"/>
        </w:rPr>
      </w:pPr>
      <w:r w:rsidRPr="0087621C">
        <w:rPr>
          <w:rStyle w:val="StyleUnderline"/>
        </w:rPr>
        <w:t>“The authority afforded to scientific experts is second to none, and we must make sure that our statements are clearly supported by sound science,” Yates said.</w:t>
      </w:r>
    </w:p>
    <w:p w14:paraId="6453243E" w14:textId="77777777" w:rsidR="00684B80" w:rsidRDefault="00684B80" w:rsidP="00684B80">
      <w:r>
        <w:t xml:space="preserve">In another example, the Defense Forensic Science Center, formerly called the U.S. Army Criminal Investigation Laboratory, has funded new research establishing error rates for firearms tracking and last </w:t>
      </w:r>
      <w:r>
        <w:lastRenderedPageBreak/>
        <w:t>month announced it would begin reporting fingerprint results using statistical probabilities instead of declaring one-to-one matches to individuals, a departure from FBI practice.</w:t>
      </w:r>
    </w:p>
    <w:p w14:paraId="64A247B9" w14:textId="77777777" w:rsidR="00684B80" w:rsidRPr="00FF597F" w:rsidRDefault="00684B80" w:rsidP="00684B80"/>
    <w:p w14:paraId="40A65EF2" w14:textId="77777777" w:rsidR="00684B80" w:rsidRDefault="00684B80" w:rsidP="00684B80">
      <w:pPr>
        <w:pStyle w:val="Heading2"/>
        <w:rPr>
          <w:rFonts w:cs="Times New Roman"/>
        </w:rPr>
      </w:pPr>
      <w:r w:rsidRPr="00FF597F">
        <w:rPr>
          <w:rFonts w:cs="Times New Roman"/>
        </w:rPr>
        <w:lastRenderedPageBreak/>
        <w:t>Advantage – Wrongful Conviction</w:t>
      </w:r>
    </w:p>
    <w:p w14:paraId="7E2436FB" w14:textId="249A75FC" w:rsidR="00684B80" w:rsidRPr="00302740" w:rsidRDefault="00526041" w:rsidP="00684B80">
      <w:pPr>
        <w:pStyle w:val="Heading3"/>
      </w:pPr>
      <w:r>
        <w:lastRenderedPageBreak/>
        <w:t xml:space="preserve">Wrongful Conviction - </w:t>
      </w:r>
      <w:r w:rsidR="00684B80">
        <w:t xml:space="preserve">Flawed </w:t>
      </w:r>
      <w:r>
        <w:t>Methods</w:t>
      </w:r>
      <w:r w:rsidR="00684B80">
        <w:t xml:space="preserve"> </w:t>
      </w:r>
    </w:p>
    <w:p w14:paraId="4E5E3444" w14:textId="77777777" w:rsidR="00684B80" w:rsidRPr="00302740" w:rsidRDefault="00684B80" w:rsidP="00684B80">
      <w:pPr>
        <w:pStyle w:val="Heading4"/>
      </w:pPr>
      <w:r>
        <w:t>Many flawed forensic science methods are still being used as evidence to wrongfully convict people</w:t>
      </w:r>
    </w:p>
    <w:p w14:paraId="0F0802ED" w14:textId="77777777" w:rsidR="00684B80" w:rsidRDefault="00684B80" w:rsidP="00684B80">
      <w:pPr>
        <w:rPr>
          <w:ins w:id="0" w:author="Adrienne Brovero" w:date="2020-07-06T18:18:00Z"/>
        </w:rPr>
      </w:pPr>
      <w:r w:rsidRPr="0019346F">
        <w:rPr>
          <w:rStyle w:val="Style13ptBold"/>
        </w:rPr>
        <w:t>Schuppe,</w:t>
      </w:r>
      <w:r>
        <w:rPr>
          <w:rStyle w:val="Style13ptBold"/>
        </w:rPr>
        <w:t xml:space="preserve"> NBC News Criminal Justice Writer,</w:t>
      </w:r>
      <w:r w:rsidRPr="0019346F">
        <w:rPr>
          <w:rStyle w:val="Style13ptBold"/>
        </w:rPr>
        <w:t xml:space="preserve"> 19</w:t>
      </w:r>
      <w:r w:rsidRPr="0019346F">
        <w:t xml:space="preserve">, </w:t>
      </w:r>
    </w:p>
    <w:p w14:paraId="4164F8FE" w14:textId="77777777" w:rsidR="00684B80" w:rsidRPr="005E0B82" w:rsidRDefault="00684B80" w:rsidP="00684B80">
      <w:r>
        <w:t>(</w:t>
      </w:r>
      <w:r w:rsidRPr="0019346F">
        <w:t xml:space="preserve">Jon Schuppe </w:t>
      </w:r>
      <w:r>
        <w:t xml:space="preserve">, 1-23-2019 </w:t>
      </w:r>
      <w:r w:rsidRPr="0019346F">
        <w:t xml:space="preserve">"How bad science is being used to send people to prison," NBC News, </w:t>
      </w:r>
      <w:hyperlink r:id="rId47" w:history="1">
        <w:r w:rsidRPr="005E0B82">
          <w:rPr>
            <w:rStyle w:val="Hyperlink"/>
          </w:rPr>
          <w:t>https://www.nbcnews.com/news/us-news/we-are-going-backward-how-justice-system-ignores-science-pursuit-n961256</w:t>
        </w:r>
      </w:hyperlink>
      <w:r w:rsidRPr="005E0B82">
        <w:t xml:space="preserve"> /Accessed 6-24-2020/BN)</w:t>
      </w:r>
    </w:p>
    <w:p w14:paraId="59B0F945" w14:textId="77777777" w:rsidR="00684B80" w:rsidRPr="00577544" w:rsidRDefault="00684B80" w:rsidP="00684B80">
      <w:pPr>
        <w:rPr>
          <w:ins w:id="1" w:author="Bao Nguyen" w:date="2020-07-06T14:44:00Z"/>
          <w:rStyle w:val="StyleUnderline"/>
        </w:rPr>
      </w:pPr>
      <w:r w:rsidRPr="00577544">
        <w:rPr>
          <w:rStyle w:val="StyleUnderline"/>
        </w:rPr>
        <w:t>Forensic techniques including bite-mark comparisons and blood-spatter analysis have sent dozens of innocent people to prison. Law enforcement authorities continue to rely on methods that researchers have called dubious, saying forensic examiners’ experience and intuition should not be discounted. Law enforcement authorities continue to rely on methods that researchers have called dubious, saying forensic examiners’ experience and intuition should not be discounted.</w:t>
      </w:r>
    </w:p>
    <w:p w14:paraId="7557B377" w14:textId="77777777" w:rsidR="00684B80" w:rsidRDefault="00684B80" w:rsidP="00684B80">
      <w:pPr>
        <w:rPr>
          <w:ins w:id="2" w:author="Bao Nguyen" w:date="2020-07-06T14:45:00Z"/>
          <w:rStyle w:val="StyleUnderline"/>
        </w:rPr>
      </w:pPr>
      <w:r>
        <w:t xml:space="preserve"> When Paul Aaron Ross returns to court for a new trial in the 2004 murder of a 26-year-old woman, prosecutors will rely on bite marks to prove that he did it — </w:t>
      </w:r>
      <w:r w:rsidRPr="005E0B82">
        <w:rPr>
          <w:rStyle w:val="StyleUnderline"/>
        </w:rPr>
        <w:t xml:space="preserve">even though the technique has been discredited by dozens of scientists and multiple studies. </w:t>
      </w:r>
    </w:p>
    <w:p w14:paraId="408CCF8C" w14:textId="77777777" w:rsidR="00684B80" w:rsidRDefault="00684B80" w:rsidP="00684B80">
      <w:pPr>
        <w:rPr>
          <w:ins w:id="3" w:author="Bao Nguyen" w:date="2020-07-06T14:45:00Z"/>
          <w:rStyle w:val="StyleUnderline"/>
        </w:rPr>
      </w:pPr>
      <w:r w:rsidRPr="005E0B82">
        <w:rPr>
          <w:rStyle w:val="StyleUnderline"/>
        </w:rPr>
        <w:t xml:space="preserve">Judges have said bite-mark evidence is fine to present, and in American courtrooms, that is what matters ─ not the mounting body of research questioning bite marks’ reliability, or the list of people convicted on such evidence only to be exonerated later. </w:t>
      </w:r>
    </w:p>
    <w:p w14:paraId="7502F650" w14:textId="77777777" w:rsidR="00684B80" w:rsidRDefault="00684B80" w:rsidP="00684B80">
      <w:pPr>
        <w:rPr>
          <w:ins w:id="4" w:author="Bao Nguyen" w:date="2020-07-06T14:45:00Z"/>
          <w:rStyle w:val="StyleUnderline"/>
        </w:rPr>
      </w:pPr>
      <w:r w:rsidRPr="005E0B82">
        <w:rPr>
          <w:rStyle w:val="StyleUnderline"/>
        </w:rPr>
        <w:t xml:space="preserve">Across the country, forensic techniques found tenuous by independent researchers representing a variety of specialties — including linking indentations found on a victim’s body to a suspect’s teeth — are still being used as evidence to convict people. </w:t>
      </w:r>
    </w:p>
    <w:p w14:paraId="0DB04DB5" w14:textId="77777777" w:rsidR="00684B80" w:rsidRDefault="00684B80" w:rsidP="00684B80">
      <w:pPr>
        <w:rPr>
          <w:ins w:id="5" w:author="Bao Nguyen" w:date="2020-07-06T14:45:00Z"/>
        </w:rPr>
      </w:pPr>
      <w:r w:rsidRPr="005E0B82">
        <w:rPr>
          <w:rStyle w:val="StyleUnderline"/>
        </w:rPr>
        <w:t>And that, critics say, can lead to wrongful convictions</w:t>
      </w:r>
      <w:r>
        <w:t xml:space="preserve">. </w:t>
      </w:r>
    </w:p>
    <w:p w14:paraId="3FA1C8EF" w14:textId="77777777" w:rsidR="00684B80" w:rsidRDefault="00684B80" w:rsidP="00684B80">
      <w:pPr>
        <w:rPr>
          <w:ins w:id="6" w:author="Bao Nguyen" w:date="2020-07-06T14:45:00Z"/>
          <w:rStyle w:val="StyleUnderline"/>
        </w:rPr>
      </w:pPr>
      <w:r>
        <w:t xml:space="preserve">“If we don’t have technologies that are objective, repeatable and reliable, </w:t>
      </w:r>
      <w:r w:rsidRPr="005E0B82">
        <w:rPr>
          <w:rStyle w:val="StyleUnderline"/>
        </w:rPr>
        <w:t>then we have no idea how many times we’re making the wrong decision,” said Alicia Carriquiry, director of the Center for Statistics and Applications in Forensic Evidence, a government-funded project to measure the limits of forensic methods</w:t>
      </w:r>
      <w:r>
        <w:t xml:space="preserve">. “We don’t even have a way to estimate how many times we’re making the wrong decisions.” </w:t>
      </w:r>
      <w:r w:rsidRPr="005E0B82">
        <w:rPr>
          <w:rStyle w:val="StyleUnderline"/>
        </w:rPr>
        <w:t xml:space="preserve">What happens after someone wrongly convicted is set free? </w:t>
      </w:r>
    </w:p>
    <w:p w14:paraId="3CA64ACC" w14:textId="77777777" w:rsidR="00684B80" w:rsidRDefault="00684B80" w:rsidP="00684B80">
      <w:pPr>
        <w:rPr>
          <w:ins w:id="7" w:author="Bao Nguyen" w:date="2020-07-06T14:45:00Z"/>
          <w:rStyle w:val="StyleUnderline"/>
        </w:rPr>
      </w:pPr>
      <w:r w:rsidRPr="005E0B82">
        <w:rPr>
          <w:rStyle w:val="StyleUnderline"/>
        </w:rPr>
        <w:t xml:space="preserve">Over the past decade, dozens of studies have warned of the inaccuracy of commonly used methods of forensic science. </w:t>
      </w:r>
    </w:p>
    <w:p w14:paraId="52904302" w14:textId="77777777" w:rsidR="00684B80" w:rsidRDefault="00684B80" w:rsidP="00684B80">
      <w:pPr>
        <w:rPr>
          <w:ins w:id="8" w:author="Bao Nguyen" w:date="2020-07-06T14:45:00Z"/>
          <w:rStyle w:val="StyleUnderline"/>
        </w:rPr>
      </w:pPr>
      <w:r w:rsidRPr="005E0B82">
        <w:rPr>
          <w:rStyle w:val="StyleUnderline"/>
        </w:rPr>
        <w:t xml:space="preserve">Some of the methods, including bite-mark comparisons and blood-spatter analysis, are now considered by many researchers to be scientifically dubious, responsible for dozens of wrongful convictions and deserving no place in the criminal justice system. </w:t>
      </w:r>
    </w:p>
    <w:p w14:paraId="036787D6" w14:textId="77777777" w:rsidR="00684B80" w:rsidRDefault="00684B80" w:rsidP="00684B80">
      <w:pPr>
        <w:rPr>
          <w:ins w:id="9" w:author="Bao Nguyen" w:date="2020-07-06T14:46:00Z"/>
          <w:rStyle w:val="StyleUnderline"/>
        </w:rPr>
      </w:pPr>
      <w:r w:rsidRPr="005E0B82">
        <w:rPr>
          <w:rStyle w:val="StyleUnderline"/>
        </w:rPr>
        <w:t xml:space="preserve">Others, such as shoe prints, fingerprints and ballistics comparisons, can still be useful, the researchers say, but only with the caveat that they do not provide definitive answers. </w:t>
      </w:r>
    </w:p>
    <w:p w14:paraId="35D2C3A2" w14:textId="77777777" w:rsidR="00684B80" w:rsidRDefault="00684B80" w:rsidP="00684B80">
      <w:pPr>
        <w:rPr>
          <w:ins w:id="10" w:author="Bao Nguyen" w:date="2020-07-06T14:46:00Z"/>
        </w:rPr>
      </w:pPr>
      <w:r w:rsidRPr="005E0B82">
        <w:rPr>
          <w:rStyle w:val="StyleUnderline"/>
        </w:rPr>
        <w:t>However, law enforcement authorities continue to rely on these methods, saying forensic examiners’ experience and intuition should not be discounted</w:t>
      </w:r>
      <w:r>
        <w:t xml:space="preserve">. Judges, meanwhile, are wary of bucking prior rulings, choosing to accept the methods as they always have rather than risk failed prosecutions. </w:t>
      </w:r>
    </w:p>
    <w:p w14:paraId="71A7DBBD" w14:textId="77777777" w:rsidR="00684B80" w:rsidRDefault="00684B80" w:rsidP="00684B80">
      <w:pPr>
        <w:rPr>
          <w:ins w:id="11" w:author="Bao Nguyen" w:date="2020-07-06T14:46:00Z"/>
        </w:rPr>
      </w:pPr>
      <w:r>
        <w:lastRenderedPageBreak/>
        <w:t xml:space="preserve">There is no way to precisely measure how often a particular technique is used, or to say exactly how many people have been wrongfully convicted because of its use. </w:t>
      </w:r>
    </w:p>
    <w:p w14:paraId="4FA5E336" w14:textId="77777777" w:rsidR="00684B80" w:rsidRDefault="00684B80" w:rsidP="00684B80">
      <w:pPr>
        <w:rPr>
          <w:ins w:id="12" w:author="Bao Nguyen" w:date="2020-07-06T14:47:00Z"/>
          <w:rStyle w:val="StyleUnderline"/>
        </w:rPr>
      </w:pPr>
      <w:r w:rsidRPr="005E0B82">
        <w:rPr>
          <w:rStyle w:val="StyleUnderline"/>
        </w:rPr>
        <w:t xml:space="preserve">The National Registry of Exonerations has documented 553 cases since 1989 in which someone was convicted on false or misleading forensic evidence and later cleared. The growing list of exonerations includes a Texas man whose 1987 murder conviction, based on bite-mark evidence, was thrown out in December, and an Illinois man declared innocent in January in the retrial of a murder case that hinged on dubious ballistics evidence. </w:t>
      </w:r>
    </w:p>
    <w:p w14:paraId="2A0A6AB5" w14:textId="77777777" w:rsidR="00684B80" w:rsidRDefault="00684B80" w:rsidP="00684B80">
      <w:pPr>
        <w:rPr>
          <w:ins w:id="13" w:author="Bao Nguyen" w:date="2020-07-06T14:47:00Z"/>
          <w:rStyle w:val="StyleUnderline"/>
        </w:rPr>
      </w:pPr>
      <w:r w:rsidRPr="005E0B82">
        <w:rPr>
          <w:rStyle w:val="StyleUnderline"/>
        </w:rPr>
        <w:t xml:space="preserve">But the exonerations likely represent only a fraction of the cases in which faulty forensics sent innocent people to prison, researchers say. </w:t>
      </w:r>
    </w:p>
    <w:p w14:paraId="6CAC5E4B" w14:textId="77777777" w:rsidR="00684B80" w:rsidRDefault="00684B80" w:rsidP="00684B80">
      <w:pPr>
        <w:rPr>
          <w:ins w:id="14" w:author="Bao Nguyen" w:date="2020-07-06T14:47:00Z"/>
        </w:rPr>
      </w:pPr>
      <w:r w:rsidRPr="005E0B82">
        <w:rPr>
          <w:rStyle w:val="StyleUnderline"/>
        </w:rPr>
        <w:t>“People continue to be exonerated, and we still see the courts let it in,” said Brandon Garrett, a Duke University Law School professor</w:t>
      </w:r>
      <w:r>
        <w:t xml:space="preserve">. </w:t>
      </w:r>
    </w:p>
    <w:p w14:paraId="2BAA5A75" w14:textId="77777777" w:rsidR="00684B80" w:rsidRDefault="00684B80" w:rsidP="00684B80">
      <w:pPr>
        <w:rPr>
          <w:ins w:id="15" w:author="Bao Nguyen" w:date="2020-07-06T14:49:00Z"/>
          <w:rStyle w:val="StyleUnderline"/>
        </w:rPr>
      </w:pPr>
      <w:r>
        <w:t xml:space="preserve">In 2018, two men in Ohio, including a former police sergeant, lost their appeals after being convicted of murder with the help of bite-mark evidence. </w:t>
      </w:r>
      <w:r w:rsidRPr="005E0B82">
        <w:rPr>
          <w:rStyle w:val="StyleUnderline"/>
        </w:rPr>
        <w:t xml:space="preserve">Blood-spatter evidence ─ which the National Academy of Sciences says is plagued with “enormous” uncertainties ─ was used in murder cases in Seattle and New Mexico in 2018 and in North Carolina in 2017, and was upheld on appeal in 2018 in an Ohio assault case. Men in Tennessee and Pennsylvania were convicted of murder last year based, in part, on shoe-print evidence, which government researchers have said is not dependable enough to match to a particular shoe or person. </w:t>
      </w:r>
    </w:p>
    <w:p w14:paraId="415D140B" w14:textId="77777777" w:rsidR="00684B80" w:rsidRDefault="00684B80" w:rsidP="00684B80">
      <w:pPr>
        <w:rPr>
          <w:ins w:id="16" w:author="Bao Nguyen" w:date="2020-07-06T14:49:00Z"/>
          <w:rStyle w:val="StyleUnderline"/>
        </w:rPr>
      </w:pPr>
      <w:r w:rsidRPr="005E0B82">
        <w:rPr>
          <w:rStyle w:val="StyleUnderline"/>
        </w:rPr>
        <w:t xml:space="preserve">The divide between science and justice has widened in the nearly two years since the Justice Department under then-Attorney General Jeff Sessions ended an Obama-era partnership with independent scientists to improve forensics. In 2017, Sessions disbanded the National Commission on Forensic Science, which included researchers, scientists, lawyers, evidence examiners and law enforcement officials, and replaced it with a Forensic Science Working Group, which is housed within the Justice Department and is led by a career prosecutor. </w:t>
      </w:r>
    </w:p>
    <w:p w14:paraId="2AD6C629" w14:textId="77777777" w:rsidR="00684B80" w:rsidRDefault="00684B80" w:rsidP="00684B80">
      <w:pPr>
        <w:rPr>
          <w:ins w:id="17" w:author="Bao Nguyen" w:date="2020-07-06T14:50:00Z"/>
        </w:rPr>
      </w:pPr>
      <w:r w:rsidRPr="005E0B82">
        <w:rPr>
          <w:rStyle w:val="StyleUnderline"/>
        </w:rPr>
        <w:t>Sessions stepped down in November, but others in the Trump Justice Department share his view that scientists should not have oversight of how forensic techniques are used by law enforcement</w:t>
      </w:r>
      <w:r>
        <w:t xml:space="preserve">. They include Deputy Attorney General Rod Rosenstein, who complained in August that “forensic science has been under attack” by critics who took “an erroneously narrow view of the nature of science and its application to forensic evidence.” </w:t>
      </w:r>
    </w:p>
    <w:p w14:paraId="0C7CD669" w14:textId="77777777" w:rsidR="00684B80" w:rsidRDefault="00684B80" w:rsidP="00684B80">
      <w:pPr>
        <w:rPr>
          <w:ins w:id="18" w:author="Bao Nguyen" w:date="2020-07-06T14:50:00Z"/>
          <w:rStyle w:val="StyleUnderline"/>
        </w:rPr>
      </w:pPr>
      <w:r>
        <w:t>The critics — scientists, defense attorneys, those who investigate wrongful convictions — say such moves have slowed the momentum to abandon questionable forensics and bring courtrooms into the 21st century</w:t>
      </w:r>
      <w:r w:rsidRPr="005E0B82">
        <w:rPr>
          <w:rStyle w:val="StyleUnderline"/>
        </w:rPr>
        <w:t xml:space="preserve">. </w:t>
      </w:r>
    </w:p>
    <w:p w14:paraId="2C3A2082" w14:textId="77777777" w:rsidR="00684B80" w:rsidRDefault="00684B80" w:rsidP="00684B80">
      <w:pPr>
        <w:rPr>
          <w:ins w:id="19" w:author="Bao Nguyen" w:date="2020-07-06T15:18:00Z"/>
        </w:rPr>
      </w:pPr>
      <w:r w:rsidRPr="005E0B82">
        <w:rPr>
          <w:rStyle w:val="StyleUnderline"/>
        </w:rPr>
        <w:t>“We are going backward,” said Betty Layne DesPortes, a criminal defense lawyer in Virginia and former president of the American Academy of Forensic Sciences, a professional association of forensic examiners and lawyers. “We need to get past the trust-me phase and get us to the show-us phase, because that’s what science is supposed to be ─ based not on faith,</w:t>
      </w:r>
      <w:r>
        <w:t xml:space="preserve"> but on results.” </w:t>
      </w:r>
    </w:p>
    <w:p w14:paraId="4CFDF511" w14:textId="77777777" w:rsidR="00684B80" w:rsidRDefault="00684B80" w:rsidP="00684B80">
      <w:pPr>
        <w:rPr>
          <w:ins w:id="20" w:author="Bao Nguyen" w:date="2020-07-06T14:50:00Z"/>
        </w:rPr>
      </w:pPr>
      <w:r>
        <w:t xml:space="preserve">‘WILLFUL SCIENTIFIC ILLITERACY’ </w:t>
      </w:r>
    </w:p>
    <w:p w14:paraId="45AF5ED9" w14:textId="77777777" w:rsidR="00684B80" w:rsidRDefault="00684B80" w:rsidP="00684B80">
      <w:pPr>
        <w:rPr>
          <w:ins w:id="21" w:author="Bao Nguyen" w:date="2020-07-06T14:50:00Z"/>
          <w:rStyle w:val="StyleUnderline"/>
        </w:rPr>
      </w:pPr>
      <w:r>
        <w:lastRenderedPageBreak/>
        <w:t>A little after noon on June 24, 2004, a fisherman on Canoe Creek Lake in Blair County, Pennsylvania, found the bound, beaten and sexually abused body of Tina Miller near a boat launch. Suspicion focused on Ross, who’d been with Miller nearby the night before</w:t>
      </w:r>
      <w:r w:rsidRPr="005E0B82">
        <w:rPr>
          <w:rStyle w:val="StyleUnderline"/>
        </w:rPr>
        <w:t xml:space="preserve">. </w:t>
      </w:r>
    </w:p>
    <w:p w14:paraId="73D68438" w14:textId="77777777" w:rsidR="00684B80" w:rsidRDefault="00684B80" w:rsidP="00684B80">
      <w:pPr>
        <w:rPr>
          <w:ins w:id="22" w:author="Bao Nguyen" w:date="2020-07-06T14:51:00Z"/>
          <w:rStyle w:val="StyleUnderline"/>
        </w:rPr>
      </w:pPr>
      <w:r w:rsidRPr="005E0B82">
        <w:rPr>
          <w:rStyle w:val="StyleUnderline"/>
        </w:rPr>
        <w:t xml:space="preserve">There were no witnesses to the killing, leaving authorities to build a case on circumstantial evidence: a man who said he had dropped Miller and Ross off near the boat launch, former girlfriends who said he’d abused them, a mark found on one of Miller’s breasts, and items collected from the scene ─ including a shoe print and a beer bottle. None of it definitively linked Ross to the murder, and Ross denied killing Miller, asserting that another man had picked her up in a truck. But prosecutors argued that, taken collectively, the evidence proved his guilt. </w:t>
      </w:r>
    </w:p>
    <w:p w14:paraId="079B4CF0" w14:textId="77777777" w:rsidR="00684B80" w:rsidRDefault="00684B80" w:rsidP="00684B80">
      <w:pPr>
        <w:rPr>
          <w:ins w:id="23" w:author="Bao Nguyen" w:date="2020-07-06T14:51:00Z"/>
          <w:rStyle w:val="StyleUnderline"/>
        </w:rPr>
      </w:pPr>
      <w:r w:rsidRPr="005E0B82">
        <w:rPr>
          <w:rStyle w:val="StyleUnderline"/>
        </w:rPr>
        <w:t xml:space="preserve">He went to trial in 2005, and a bite-mark examiner helped seal his conviction. </w:t>
      </w:r>
    </w:p>
    <w:p w14:paraId="6BE33893" w14:textId="77777777" w:rsidR="00684B80" w:rsidRDefault="00684B80" w:rsidP="00684B80">
      <w:pPr>
        <w:rPr>
          <w:ins w:id="24" w:author="Bao Nguyen" w:date="2020-07-06T14:51:00Z"/>
          <w:rStyle w:val="StyleUnderline"/>
        </w:rPr>
      </w:pPr>
      <w:r w:rsidRPr="005E0B82">
        <w:rPr>
          <w:rStyle w:val="StyleUnderline"/>
        </w:rPr>
        <w:t>The examiner, Dr. Dennis Asen, was a dentist with 25 years of experience identifying bodies by their teeth and examining bite marks. On the stand, he recalled viewing Miller’s body at the morgue and concluding that her breast bore patterns of a bite mark</w:t>
      </w:r>
      <w:r>
        <w:t xml:space="preserve">. He took a photograph of it and made an “overlay tracing” that he uploaded to a computer and compared with molds of Ross’ teeth and the teeth of four other suspects, including three who’d been in contact with Miller in the hours before her death. </w:t>
      </w:r>
      <w:r w:rsidRPr="005E0B82">
        <w:rPr>
          <w:rStyle w:val="StyleUnderline"/>
        </w:rPr>
        <w:t xml:space="preserve">Asen said he found the mark “very highly consistent” only with Ross’ teeth. Asen acknowledged, however, that he couldn’t say with 100 percent certainty that Ross had made the mark. The defense hired its own bite-mark examiner, who said he was unable to determine whether Ross left the mark. </w:t>
      </w:r>
    </w:p>
    <w:p w14:paraId="06FE51BF" w14:textId="77777777" w:rsidR="00684B80" w:rsidRDefault="00684B80" w:rsidP="00684B80">
      <w:pPr>
        <w:rPr>
          <w:ins w:id="25" w:author="Bao Nguyen" w:date="2020-07-06T14:52:00Z"/>
        </w:rPr>
      </w:pPr>
      <w:r w:rsidRPr="005E0B82">
        <w:rPr>
          <w:rStyle w:val="StyleUnderline"/>
        </w:rPr>
        <w:t>Ross was convicted of first-degree murder and sentenced to life in prison. But the conviction was overturned by an appeals court that ruled the trial court had “abused its discretion” in refusing to give Ross’ lawyer more time to prepare, and allowing the former girlfriends’ testimony</w:t>
      </w:r>
      <w:r>
        <w:t xml:space="preserve">. Prosecutors plan to try Ross again, but the process has stalled amid a battle over the bite-mark evidence. </w:t>
      </w:r>
    </w:p>
    <w:p w14:paraId="6592C70E" w14:textId="77777777" w:rsidR="00684B80" w:rsidRDefault="00684B80" w:rsidP="00684B80">
      <w:pPr>
        <w:rPr>
          <w:ins w:id="26" w:author="Bao Nguyen" w:date="2020-07-06T14:52:00Z"/>
        </w:rPr>
      </w:pPr>
      <w:r>
        <w:t xml:space="preserve">Defense lawyers, including members of the New York-based Innocence Project, have cited government reports and academic studies, including from the National Academy of Sciences, the President's Council of Advisors on Science and Technology and the Texas Forensic Science Commission. </w:t>
      </w:r>
      <w:r w:rsidRPr="005E0B82">
        <w:rPr>
          <w:rStyle w:val="StyleUnderline"/>
        </w:rPr>
        <w:t>The reports have shown that no one has sufficiently proven that human bite marks are unique, or that skin is a reliable material to record them ─ or that forensic dentists can reliably identify a human bite mark in the first place. "This is evidence...that has been accepted for 40 or 50 years.</w:t>
      </w:r>
      <w:r>
        <w:t xml:space="preserve">" </w:t>
      </w:r>
    </w:p>
    <w:p w14:paraId="4AEB468B" w14:textId="77777777" w:rsidR="00684B80" w:rsidRDefault="00684B80" w:rsidP="00684B80">
      <w:pPr>
        <w:rPr>
          <w:ins w:id="27" w:author="Bao Nguyen" w:date="2020-07-06T14:52:00Z"/>
        </w:rPr>
      </w:pPr>
      <w:r>
        <w:t xml:space="preserve">“Today there is absolutely no way for us to know how often a forensic dentist is right and how often he is wrong,” Dana Delger, an Innocence Project lawyer, told Blair County Judge Jolene Kopriva at a pre-trial hearing for Ross in 2016. </w:t>
      </w:r>
    </w:p>
    <w:p w14:paraId="3EFE0FE6" w14:textId="77777777" w:rsidR="00684B80" w:rsidRDefault="00684B80" w:rsidP="00684B80">
      <w:pPr>
        <w:rPr>
          <w:ins w:id="28" w:author="Bao Nguyen" w:date="2020-07-06T14:52:00Z"/>
          <w:rStyle w:val="StyleUnderline"/>
        </w:rPr>
      </w:pPr>
      <w:r w:rsidRPr="005E0B82">
        <w:rPr>
          <w:rStyle w:val="StyleUnderline"/>
        </w:rPr>
        <w:t xml:space="preserve">The county’s district attorney, Richard A. Consiglio, has defended bite-mark evidence, saying the authors of scientific reports lack “real world” experience. He has pointed out that no court in any state has ruled against admitting it. </w:t>
      </w:r>
    </w:p>
    <w:p w14:paraId="33B4B662" w14:textId="77777777" w:rsidR="00684B80" w:rsidRDefault="00684B80" w:rsidP="00684B80">
      <w:pPr>
        <w:rPr>
          <w:ins w:id="29" w:author="Bao Nguyen" w:date="2020-07-06T14:52:00Z"/>
          <w:rStyle w:val="StyleUnderline"/>
        </w:rPr>
      </w:pPr>
      <w:r w:rsidRPr="005E0B82">
        <w:rPr>
          <w:rStyle w:val="StyleUnderline"/>
        </w:rPr>
        <w:t xml:space="preserve">“This is evidence, your honor, that has been accepted for 40 or 50 years, not quite as old as I am, but 40 or 50 years, maybe longer, accepted by courts everywhere,” Consiglio told Kopriva in 2016. </w:t>
      </w:r>
    </w:p>
    <w:p w14:paraId="36C5A08C" w14:textId="77777777" w:rsidR="00684B80" w:rsidRDefault="00684B80" w:rsidP="00684B80">
      <w:pPr>
        <w:rPr>
          <w:ins w:id="30" w:author="Bao Nguyen" w:date="2020-07-06T14:52:00Z"/>
          <w:rStyle w:val="StyleUnderline"/>
        </w:rPr>
      </w:pPr>
      <w:r w:rsidRPr="005E0B82">
        <w:rPr>
          <w:rStyle w:val="StyleUnderline"/>
        </w:rPr>
        <w:t xml:space="preserve">The judge sided with prosecutors. </w:t>
      </w:r>
    </w:p>
    <w:p w14:paraId="56ACF79F" w14:textId="77777777" w:rsidR="00684B80" w:rsidRDefault="00684B80" w:rsidP="00684B80">
      <w:pPr>
        <w:rPr>
          <w:ins w:id="31" w:author="Bao Nguyen" w:date="2020-07-06T14:53:00Z"/>
          <w:rStyle w:val="StyleUnderline"/>
        </w:rPr>
      </w:pPr>
      <w:r w:rsidRPr="005E0B82">
        <w:rPr>
          <w:rStyle w:val="StyleUnderline"/>
        </w:rPr>
        <w:t xml:space="preserve">“Although the use of bite-mark evidence is beginning to face challenges, it would be premature for this court to order that the methodology is no longer generally accepted in the relevant scientific </w:t>
      </w:r>
      <w:r w:rsidRPr="005E0B82">
        <w:rPr>
          <w:rStyle w:val="StyleUnderline"/>
        </w:rPr>
        <w:lastRenderedPageBreak/>
        <w:t xml:space="preserve">community,” Kopriva wrote in March 2017. NBC OUT Judge clears records of wrongfully convicted 'San Antonio 4' </w:t>
      </w:r>
    </w:p>
    <w:p w14:paraId="44A463A8" w14:textId="77777777" w:rsidR="00684B80" w:rsidRDefault="00684B80" w:rsidP="00684B80">
      <w:pPr>
        <w:rPr>
          <w:ins w:id="32" w:author="Bao Nguyen" w:date="2020-07-06T14:53:00Z"/>
        </w:rPr>
      </w:pPr>
      <w:r w:rsidRPr="005E0B82">
        <w:rPr>
          <w:rStyle w:val="StyleUnderline"/>
        </w:rPr>
        <w:t>The Innocence Project responded with a blog post — since deleted — that described the case as an example of “willful scientific illiteracy among the judiciary.</w:t>
      </w:r>
      <w:r>
        <w:t xml:space="preserve">” Kopriva imposed a gag order preventing either side from talking publicly about the case outside of court. </w:t>
      </w:r>
    </w:p>
    <w:p w14:paraId="718FF626" w14:textId="77777777" w:rsidR="00684B80" w:rsidRDefault="00684B80" w:rsidP="00684B80">
      <w:pPr>
        <w:rPr>
          <w:ins w:id="33" w:author="Bao Nguyen" w:date="2020-07-06T14:53:00Z"/>
          <w:rStyle w:val="StyleUnderline"/>
        </w:rPr>
      </w:pPr>
      <w:r w:rsidRPr="005E0B82">
        <w:rPr>
          <w:rStyle w:val="StyleUnderline"/>
        </w:rPr>
        <w:t xml:space="preserve">Ross’ attorneys appealed Kopriva’s decision to the Pennsylvania Supreme Court, which in November sent it back to a lower court to decide, a process that could take months. </w:t>
      </w:r>
    </w:p>
    <w:p w14:paraId="3AE31301" w14:textId="77777777" w:rsidR="00684B80" w:rsidRDefault="00684B80" w:rsidP="00684B80">
      <w:pPr>
        <w:rPr>
          <w:ins w:id="34" w:author="Bao Nguyen" w:date="2020-07-06T14:53:00Z"/>
          <w:rStyle w:val="StyleUnderline"/>
        </w:rPr>
      </w:pPr>
      <w:r w:rsidRPr="005E0B82">
        <w:rPr>
          <w:rStyle w:val="StyleUnderline"/>
        </w:rPr>
        <w:t xml:space="preserve">Ross, who has been in state prison for more than 13 years, did not respond to written requests for comment; his lawyers, citing the gag order, advised him not to speak. </w:t>
      </w:r>
    </w:p>
    <w:p w14:paraId="345CE94D" w14:textId="77777777" w:rsidR="00684B80" w:rsidRDefault="00684B80" w:rsidP="00684B80">
      <w:pPr>
        <w:rPr>
          <w:ins w:id="35" w:author="Bao Nguyen" w:date="2020-07-06T14:53:00Z"/>
          <w:rStyle w:val="StyleUnderline"/>
        </w:rPr>
      </w:pPr>
      <w:r w:rsidRPr="005E0B82">
        <w:rPr>
          <w:rStyle w:val="StyleUnderline"/>
        </w:rPr>
        <w:t>A QUESTION OF BLOOD</w:t>
      </w:r>
    </w:p>
    <w:p w14:paraId="6B6F03F0" w14:textId="77777777" w:rsidR="00684B80" w:rsidRDefault="00684B80" w:rsidP="00684B80">
      <w:pPr>
        <w:rPr>
          <w:ins w:id="36" w:author="Bao Nguyen" w:date="2020-07-06T14:53:00Z"/>
        </w:rPr>
      </w:pPr>
      <w:r w:rsidRPr="005E0B82">
        <w:rPr>
          <w:rStyle w:val="StyleUnderline"/>
        </w:rPr>
        <w:t xml:space="preserve"> Just after midnight on Christmas Eve in 2006, Brad Jennings called police in Texas County, Missouri, to report that he’d found his wife, Lisa, dead of a gunshot wound to the head, his revolver under her body.</w:t>
      </w:r>
      <w:r>
        <w:t xml:space="preserve"> He told investigators they had fought the night before, and he believed she had taken her life. The local coroner and law enforcement authorities agreed, listing suicide as the cause of death. </w:t>
      </w:r>
    </w:p>
    <w:p w14:paraId="1CF70DA5" w14:textId="77777777" w:rsidR="00684B80" w:rsidRDefault="00684B80" w:rsidP="00684B80">
      <w:pPr>
        <w:rPr>
          <w:ins w:id="37" w:author="Bao Nguyen" w:date="2020-07-06T14:53:00Z"/>
        </w:rPr>
      </w:pPr>
      <w:r>
        <w:t xml:space="preserve">A few months later, Lisa Jennings’ younger sister contacted the Missouri State Highway Patrol and said she believed Brad had killed Lisa. Sgt. Dan Nash began looking through the crime-scene photos and was drawn to an image of Lisa’s right hand. On it was a single drop of blood. </w:t>
      </w:r>
    </w:p>
    <w:p w14:paraId="4CD3255E" w14:textId="77777777" w:rsidR="00684B80" w:rsidRDefault="00684B80" w:rsidP="00684B80">
      <w:r>
        <w:t xml:space="preserve">Nash later acknowledged in court that at the time he had little formal training in blood-spatter analysis. It’s a method of reconstructing a crime by looking at the shape and pattern of blood left at the scene, including the speed and direction blood travels and how that changes depending on the type of injury, the victim’s final movements and the victim’s proximity to a shooter. The National Academy of Sciences has described “enormous” uncertainties about the technique, and the Texas Forensic Science Commission has raised “serious questions” about the education and training of blood-pattern examiners. </w:t>
      </w:r>
    </w:p>
    <w:p w14:paraId="5B4D6A5A" w14:textId="77777777" w:rsidR="00684B80" w:rsidRDefault="00684B80" w:rsidP="00684B80">
      <w:r>
        <w:t xml:space="preserve"> The drop of blood made Nash suspicious: If Lisa had held the gun in her right hand, why wasn’t there more blood on it? </w:t>
      </w:r>
    </w:p>
    <w:p w14:paraId="43F5EB6B" w14:textId="77777777" w:rsidR="00684B80" w:rsidRDefault="00684B80" w:rsidP="00684B80">
      <w:r>
        <w:t xml:space="preserve">That question became central to a new investigation that viewed Jennings not as a grieving widower but as a murder suspect. </w:t>
      </w:r>
    </w:p>
    <w:p w14:paraId="4C5530DA" w14:textId="77777777" w:rsidR="00684B80" w:rsidRDefault="00684B80" w:rsidP="00684B80">
      <w:pPr>
        <w:rPr>
          <w:rStyle w:val="StyleUnderline"/>
        </w:rPr>
      </w:pPr>
      <w:r>
        <w:t xml:space="preserve">Jennings denied shooting his wife. He turned over to police a bathrobe and slippers he was wearing that night. </w:t>
      </w:r>
      <w:r w:rsidRPr="005E0B82">
        <w:rPr>
          <w:rStyle w:val="StyleUnderline"/>
        </w:rPr>
        <w:t xml:space="preserve">Analysts found Lisa’s blood. Jennings explained that it had gotten on the robe when he held her body after finding her dead. </w:t>
      </w:r>
    </w:p>
    <w:p w14:paraId="7B3FF1E2" w14:textId="77777777" w:rsidR="00684B80" w:rsidRDefault="00684B80" w:rsidP="00684B80">
      <w:pPr>
        <w:rPr>
          <w:rStyle w:val="StyleUnderline"/>
        </w:rPr>
      </w:pPr>
      <w:r w:rsidRPr="005E0B82">
        <w:rPr>
          <w:rStyle w:val="StyleUnderline"/>
        </w:rPr>
        <w:t xml:space="preserve">But Nash also said the blood on the robe fit the characteristics of “blowback” from a nearby gunshot. </w:t>
      </w:r>
    </w:p>
    <w:p w14:paraId="5F2F715F" w14:textId="77777777" w:rsidR="00684B80" w:rsidRDefault="00684B80" w:rsidP="00684B80">
      <w:pPr>
        <w:rPr>
          <w:rStyle w:val="StyleUnderline"/>
        </w:rPr>
      </w:pPr>
      <w:r w:rsidRPr="005E0B82">
        <w:rPr>
          <w:rStyle w:val="StyleUnderline"/>
        </w:rPr>
        <w:t xml:space="preserve">Nash concluded Lisa had been murdered, and he laid out his case at Jennings’ 2009 murder trial, which ended with a conviction. Jennings was sentenced to 25 years in prison. </w:t>
      </w:r>
    </w:p>
    <w:p w14:paraId="3A1D3688" w14:textId="77777777" w:rsidR="00684B80" w:rsidRDefault="00684B80" w:rsidP="00684B80">
      <w:pPr>
        <w:rPr>
          <w:rStyle w:val="StyleUnderline"/>
        </w:rPr>
      </w:pPr>
      <w:r w:rsidRPr="005E0B82">
        <w:rPr>
          <w:rStyle w:val="StyleUnderline"/>
        </w:rPr>
        <w:t xml:space="preserve">Six years into the sentence, a lawyer working on Jennings’ behalf discovered evidence that authorities had failed to share with his defense team: tests that turned up no traces of gunshot residue on Jennings’ robe ─ undercutting the assertion that he had pulled the trigger. </w:t>
      </w:r>
    </w:p>
    <w:p w14:paraId="0DC1E443" w14:textId="77777777" w:rsidR="00684B80" w:rsidRDefault="00684B80" w:rsidP="00684B80">
      <w:pPr>
        <w:rPr>
          <w:rStyle w:val="StyleUnderline"/>
        </w:rPr>
      </w:pPr>
      <w:r w:rsidRPr="005E0B82">
        <w:rPr>
          <w:rStyle w:val="StyleUnderline"/>
        </w:rPr>
        <w:lastRenderedPageBreak/>
        <w:t xml:space="preserve">In 2016, Jennings’ lawyers asked for the conviction to be thrown out. That request prompted a round of legal arguments that brought new scrutiny on the original blood-spatter analysis. </w:t>
      </w:r>
    </w:p>
    <w:p w14:paraId="625EA48C" w14:textId="77777777" w:rsidR="00684B80" w:rsidRDefault="00684B80" w:rsidP="00684B80">
      <w:r w:rsidRPr="005E0B82">
        <w:rPr>
          <w:rStyle w:val="StyleUnderline"/>
        </w:rPr>
        <w:t>Jennings’ lawyers hired Joseph Slemko, a 30-year Canadian police officer and longtime bloodstain pattern analyst. Slemko examined the crime-scene photos and concluded that the blood patterns did not indicate that Jennings had killed his wife.</w:t>
      </w:r>
      <w:r>
        <w:t xml:space="preserve"> He cited research showing Nash had been wrong to assume Lisa’s hand should have had more blood on it. It was “clearly a suicide,” Slemko said. </w:t>
      </w:r>
    </w:p>
    <w:p w14:paraId="63DB7044" w14:textId="77777777" w:rsidR="00684B80" w:rsidRDefault="00684B80" w:rsidP="00684B80">
      <w:r>
        <w:t xml:space="preserve">Jennings’ conviction was thrown out in February 2018, and prosecutors decided not to try him again. </w:t>
      </w:r>
    </w:p>
    <w:p w14:paraId="746EBFA2" w14:textId="77777777" w:rsidR="00684B80" w:rsidRDefault="00684B80" w:rsidP="00684B80">
      <w:r>
        <w:t xml:space="preserve">“It’s been a while, but I’m sure glad to get out of there,” Jennings told reporters after his release. He said it was hard not to lose hope in prison. “You wonder sometimes if anything will ever happen. But we made it. That’s all that matters.” </w:t>
      </w:r>
    </w:p>
    <w:p w14:paraId="57BAAF5F" w14:textId="77777777" w:rsidR="00684B80" w:rsidRDefault="00684B80" w:rsidP="00684B80">
      <w:r>
        <w:t xml:space="preserve">Now Jennings is suing the investigators who built the case against him, saying he suffered “indescribable mental anguish” in prison. </w:t>
      </w:r>
    </w:p>
    <w:p w14:paraId="2FE6C3BA" w14:textId="77777777" w:rsidR="00684B80" w:rsidRDefault="00684B80" w:rsidP="00684B80">
      <w:r>
        <w:t xml:space="preserve">Citing the pending litigation, Jennings’ lawyers would not let him comment. The Missouri State Highway Patrol, where Nash is still employed, declined to comment. </w:t>
      </w:r>
    </w:p>
    <w:p w14:paraId="42EF85D8" w14:textId="77777777" w:rsidR="00684B80" w:rsidRDefault="00684B80" w:rsidP="00684B80">
      <w:r>
        <w:t xml:space="preserve">CONVICTED ON ‘GARBAGE’ </w:t>
      </w:r>
    </w:p>
    <w:p w14:paraId="79EE900C" w14:textId="77777777" w:rsidR="00684B80" w:rsidRDefault="00684B80" w:rsidP="00684B80">
      <w:pPr>
        <w:rPr>
          <w:rStyle w:val="StyleUnderline"/>
        </w:rPr>
      </w:pPr>
      <w:r w:rsidRPr="005E0B82">
        <w:rPr>
          <w:rStyle w:val="StyleUnderline"/>
        </w:rPr>
        <w:t xml:space="preserve">While critics say bite-mark and blood-spatter evidence have no place in the criminal justice system, there is also mounting scrutiny of less contentious forms of evidence — fingerprints, ballistics, shoe prints — that researchers say should be used only if authorities acknowledge their limitations. </w:t>
      </w:r>
    </w:p>
    <w:p w14:paraId="501921BB" w14:textId="77777777" w:rsidR="00684B80" w:rsidRDefault="00684B80" w:rsidP="00684B80">
      <w:pPr>
        <w:rPr>
          <w:rStyle w:val="StyleUnderline"/>
        </w:rPr>
      </w:pPr>
      <w:r w:rsidRPr="005E0B82">
        <w:rPr>
          <w:rStyle w:val="StyleUnderline"/>
        </w:rPr>
        <w:t xml:space="preserve">Used correctly, these “pattern matching” techniques can be paired with other evidence to link a suspect to a crime — or exclude one, experts say. Used improperly, these methods can help build a case against the innocent. </w:t>
      </w:r>
    </w:p>
    <w:p w14:paraId="6F2FE90F" w14:textId="77777777" w:rsidR="00684B80" w:rsidRDefault="00684B80" w:rsidP="00684B80">
      <w:pPr>
        <w:rPr>
          <w:rStyle w:val="StyleUnderline"/>
        </w:rPr>
      </w:pPr>
      <w:r w:rsidRPr="005E0B82">
        <w:rPr>
          <w:rStyle w:val="StyleUnderline"/>
        </w:rPr>
        <w:t xml:space="preserve">In 1982, a teenage couple, Annette Cooper and Todd Schultz, were murdered and dismembered in West Logan, Ohio, a small town outside Columbus. Police focused on Dale Johnston, Annette’s stepfather, who lived on a nearby farm. They suspected him of killing the couple out of jealousy. </w:t>
      </w:r>
    </w:p>
    <w:p w14:paraId="1C0CD465" w14:textId="77777777" w:rsidR="00684B80" w:rsidRDefault="00684B80" w:rsidP="00684B80">
      <w:pPr>
        <w:rPr>
          <w:rStyle w:val="StyleUnderline"/>
        </w:rPr>
      </w:pPr>
      <w:r w:rsidRPr="005E0B82">
        <w:rPr>
          <w:rStyle w:val="StyleUnderline"/>
        </w:rPr>
        <w:t>Near the bodies, investigators found what they believed was a shoe print in mud</w:t>
      </w:r>
      <w:r>
        <w:t xml:space="preserve">. They sent a photograph and a casting of it to an FBI examiner, along with boots belonging to Johnston. The examiner could not determine whether the boot made the mark ─ or whether the mark was a boot print at all. </w:t>
      </w:r>
      <w:r w:rsidRPr="005E0B82">
        <w:rPr>
          <w:rStyle w:val="StyleUnderline"/>
        </w:rPr>
        <w:t xml:space="preserve">He sent the specimens to a North Carolina forensic anthropologist who concluded that one of Johnston’s boots made the mark. </w:t>
      </w:r>
    </w:p>
    <w:p w14:paraId="333CE88E" w14:textId="77777777" w:rsidR="00684B80" w:rsidRDefault="00684B80" w:rsidP="00684B80">
      <w:pPr>
        <w:rPr>
          <w:rStyle w:val="StyleUnderline"/>
        </w:rPr>
      </w:pPr>
      <w:r w:rsidRPr="005E0B82">
        <w:rPr>
          <w:rStyle w:val="StyleUnderline"/>
        </w:rPr>
        <w:t xml:space="preserve">Investigators also found a witness who, after being hypnotized, a technique sometimes used by law enforcement to enhance memories, said he remembered seeing Johnston force the couple into a car. </w:t>
      </w:r>
    </w:p>
    <w:p w14:paraId="42B25C76" w14:textId="77777777" w:rsidR="00684B80" w:rsidRDefault="00684B80" w:rsidP="00684B80">
      <w:r w:rsidRPr="005E0B82">
        <w:rPr>
          <w:rStyle w:val="StyleUnderline"/>
        </w:rPr>
        <w:t>Johnston insisted that he was innocent. But those two pieces of evidence turned the case against him. The FBI examiner testified at Johnston’s trial before a three-judge panel that he couldn’t find a match between his boot and the impression from the scene. But prosecutors also presented a deposition from the North Carolina anthropologist in which she said “it appears” that the heel of Johnston’s boot “could have indeed made that impression.” Johnston was convicted in 1984 and sentenced to die.</w:t>
      </w:r>
      <w:r>
        <w:t xml:space="preserve"> </w:t>
      </w:r>
    </w:p>
    <w:p w14:paraId="4F9202A4" w14:textId="77777777" w:rsidR="00684B80" w:rsidRDefault="00684B80" w:rsidP="00684B80">
      <w:pPr>
        <w:rPr>
          <w:rStyle w:val="StyleUnderline"/>
        </w:rPr>
      </w:pPr>
      <w:r>
        <w:lastRenderedPageBreak/>
        <w:t xml:space="preserve">After nearly six years on death row, Johnston’s conviction was thrown out after an appeals court found that the hypnosis techniques were unreliable and that prosecutors withheld evidence that Johnston could have used in his defense. </w:t>
      </w:r>
      <w:r w:rsidRPr="005E0B82">
        <w:rPr>
          <w:rStyle w:val="StyleUnderline"/>
        </w:rPr>
        <w:t xml:space="preserve">Further legal challenges led a court to find that police had seized Johnston’s boots improperly, leaving the shoe-print evidence unusable. The case fell apart, and in 1990 Johnston was freed. </w:t>
      </w:r>
    </w:p>
    <w:p w14:paraId="2F7C3D5F" w14:textId="77777777" w:rsidR="00684B80" w:rsidRDefault="00684B80" w:rsidP="00684B80">
      <w:r w:rsidRPr="005E0B82">
        <w:rPr>
          <w:rStyle w:val="StyleUnderline"/>
        </w:rPr>
        <w:t>Since Johnston’s exoneration, footwear analysis has been the subject of warnings from researchers, including, most recently, the National Academy of Sciences and the President's Council of Advisors on Science and Technology, which said such comparisons rely on an examiner’s subjective determination and are not supported by scientific studies.</w:t>
      </w:r>
      <w:r>
        <w:t xml:space="preserve"> </w:t>
      </w:r>
    </w:p>
    <w:p w14:paraId="4C4B3FA6" w14:textId="77777777" w:rsidR="00684B80" w:rsidRDefault="00684B80" w:rsidP="00684B80">
      <w:pPr>
        <w:rPr>
          <w:rStyle w:val="StyleUnderline"/>
        </w:rPr>
      </w:pPr>
      <w:r>
        <w:t xml:space="preserve">Tom Tyack, </w:t>
      </w:r>
      <w:r w:rsidRPr="005E0B82">
        <w:rPr>
          <w:rStyle w:val="StyleUnderline"/>
        </w:rPr>
        <w:t xml:space="preserve">the lawyer who represented Johnston at his original trial, said he was a victim of forensic fraud. </w:t>
      </w:r>
    </w:p>
    <w:p w14:paraId="7DD5B0D9" w14:textId="77777777" w:rsidR="00684B80" w:rsidRDefault="00684B80" w:rsidP="00684B80">
      <w:pPr>
        <w:rPr>
          <w:rStyle w:val="StyleUnderline"/>
        </w:rPr>
      </w:pPr>
      <w:r w:rsidRPr="005E0B82">
        <w:rPr>
          <w:rStyle w:val="StyleUnderline"/>
        </w:rPr>
        <w:t xml:space="preserve">“I honestly believe that the whole idea that you can do this stuff and have it make sense scientifically is garbage,” he said. </w:t>
      </w:r>
    </w:p>
    <w:p w14:paraId="09EE641B" w14:textId="77777777" w:rsidR="00684B80" w:rsidRDefault="00684B80" w:rsidP="00684B80">
      <w:r w:rsidRPr="005E0B82">
        <w:rPr>
          <w:rStyle w:val="StyleUnderline"/>
        </w:rPr>
        <w:t>Johnston left prison with virtually nothing; he and his wife divorced, she was ostracized and hospitalized for mental illness and they lost their farm, said James Owen, one of his lawyers. His younger stepdaughter was put in foster homes before eventually being placed back in her mother’s care</w:t>
      </w:r>
      <w:r>
        <w:t xml:space="preserve">. Both women remain traumatized, Owen said. "What they did to me they can do to anybody." </w:t>
      </w:r>
    </w:p>
    <w:p w14:paraId="1983093F" w14:textId="77777777" w:rsidR="00684B80" w:rsidRDefault="00684B80" w:rsidP="00684B80">
      <w:pPr>
        <w:rPr>
          <w:rStyle w:val="StyleUnderline"/>
        </w:rPr>
      </w:pPr>
      <w:r>
        <w:t xml:space="preserve">After leaving prison, Johnston lived with his mother and eventually got remarried. But he continued to live under a cloud of suspicion until 2008, when a convicted sex offender admitted that he’d killed the couple. </w:t>
      </w:r>
      <w:r w:rsidRPr="005E0B82">
        <w:rPr>
          <w:rStyle w:val="StyleUnderline"/>
        </w:rPr>
        <w:t xml:space="preserve">A second man pleaded guilty to helping dismembering the bodies. </w:t>
      </w:r>
    </w:p>
    <w:p w14:paraId="53067A85" w14:textId="77777777" w:rsidR="00684B80" w:rsidRDefault="00684B80" w:rsidP="00684B80">
      <w:r w:rsidRPr="005E0B82">
        <w:rPr>
          <w:rStyle w:val="StyleUnderline"/>
        </w:rPr>
        <w:t>Johnston sought compensation from authorities for his wrongful conviction, but he was repeatedly denied on legal technicalities. In December, Ohio lawmakers passed a law that could enable Johnston to finally receive a payout</w:t>
      </w:r>
      <w:r>
        <w:t xml:space="preserve">. But he is 85 and suffering from the early stages of dementia, a family spokesperson said. Johnston could not be reached for comment. </w:t>
      </w:r>
    </w:p>
    <w:p w14:paraId="3A9728D8" w14:textId="77777777" w:rsidR="00684B80" w:rsidRDefault="00684B80" w:rsidP="00684B80">
      <w:pPr>
        <w:rPr>
          <w:ins w:id="38" w:author="Bao Nguyen" w:date="2020-07-06T15:00:00Z"/>
        </w:rPr>
      </w:pPr>
      <w:r>
        <w:t xml:space="preserve">Interviewed about his ordeal in 1992, Johnson said his wrongful conviction cost him everything. </w:t>
      </w:r>
    </w:p>
    <w:p w14:paraId="5406A8DB" w14:textId="77777777" w:rsidR="00684B80" w:rsidRDefault="00684B80" w:rsidP="00684B80">
      <w:r>
        <w:t xml:space="preserve">“What they did to me they can do to anybody. That’s the scary part,” Johnston told the CBS News television show “48 Hours.” “They can convict anybody that they set out to convict if they choose to abuse part of the process.” </w:t>
      </w:r>
    </w:p>
    <w:p w14:paraId="1E88B0DA" w14:textId="77777777" w:rsidR="00684B80" w:rsidRPr="00AC1310" w:rsidRDefault="00684B80" w:rsidP="00684B80"/>
    <w:p w14:paraId="7CF5661F" w14:textId="77777777" w:rsidR="00684B80" w:rsidRDefault="00684B80" w:rsidP="00684B80">
      <w:pPr>
        <w:pStyle w:val="Heading4"/>
      </w:pPr>
      <w:r>
        <w:t xml:space="preserve">Junk forensic science is responsible for putting many innocent people behind bars. Only hiring and training people in the profession would solve </w:t>
      </w:r>
    </w:p>
    <w:p w14:paraId="6D5BA5AD" w14:textId="77777777" w:rsidR="00684B80" w:rsidRPr="007718BC" w:rsidRDefault="00684B80" w:rsidP="00684B80">
      <w:r>
        <w:rPr>
          <w:rStyle w:val="Style13ptBold"/>
        </w:rPr>
        <w:t>Barghouty, investigative journalist</w:t>
      </w:r>
      <w:r w:rsidRPr="007718BC">
        <w:rPr>
          <w:rStyle w:val="Style13ptBold"/>
        </w:rPr>
        <w:t>, 20</w:t>
      </w:r>
      <w:r>
        <w:t xml:space="preserve"> (Phoebe Leila is </w:t>
      </w:r>
      <w:r w:rsidRPr="007718BC">
        <w:t>a journalist and filmmaker primarily covering military, detention and law enforcement. Much of my reporting uses open-source tools like public databases</w:t>
      </w:r>
      <w:r>
        <w:t xml:space="preserve">, 1-23-20, </w:t>
      </w:r>
      <w:r w:rsidRPr="007718BC">
        <w:t xml:space="preserve">Outline, "The dangerous shortcomings of forensic science," </w:t>
      </w:r>
      <w:hyperlink r:id="rId48" w:history="1">
        <w:r w:rsidRPr="00DF6740">
          <w:rPr>
            <w:rStyle w:val="Hyperlink"/>
          </w:rPr>
          <w:t>https://theoutline.com/post/8587/forensic-science-bill-richards-wrongly-convicted</w:t>
        </w:r>
      </w:hyperlink>
      <w:r>
        <w:t xml:space="preserve"> /Accessed 6-23-2020/WY)</w:t>
      </w:r>
    </w:p>
    <w:p w14:paraId="6FEFC5C5" w14:textId="77777777" w:rsidR="00684B80" w:rsidRDefault="00684B80" w:rsidP="00684B80">
      <w:r>
        <w:lastRenderedPageBreak/>
        <w:t xml:space="preserve">Bill Richards came home from work on an August night in 1993 to find his wife lifeless and half-naked on the ground outside their San Bernardino, California home. It took three 911 calls before the police showed up at Richards’s property, but homicide detectives didn’t arrive until almost three hours later. </w:t>
      </w:r>
    </w:p>
    <w:p w14:paraId="5C83145F" w14:textId="77777777" w:rsidR="00684B80" w:rsidRDefault="00684B80" w:rsidP="00684B80">
      <w:r>
        <w:t xml:space="preserve">Pamela Richards’s body lay outside all night during a time of year in which temperatures could reach the triple digits and the area faced a growing coyote problem. Exposed to the elements and desert wildlife, her body wasn’t processed by the homicide team until dawn. The police later admitted they believed Bill Richards was guilty before they even arrived. </w:t>
      </w:r>
    </w:p>
    <w:p w14:paraId="2BB15974" w14:textId="77777777" w:rsidR="00684B80" w:rsidRDefault="00684B80" w:rsidP="00684B80">
      <w:r>
        <w:t xml:space="preserve">While homicide detectives waited till morning to gather evidence and the body, animals ran freely around the crime scene and left Pamela’s body mangled. Despite his alibi, statements from neighbors and coworkers, and his insistence that he didn’t kill his wife, Richards’s guilt was signed and sealed, in large part because an “expert” testified on a single piece of forensic evidence that has now been debunked as junk science: the bite marks found on his wife’s body. Richards was quickly and confidently convicted of his wife’s murder. </w:t>
      </w:r>
    </w:p>
    <w:p w14:paraId="4DC181EB" w14:textId="77777777" w:rsidR="00684B80" w:rsidRDefault="00684B80" w:rsidP="00684B80">
      <w:r w:rsidRPr="004D04C0">
        <w:rPr>
          <w:rStyle w:val="StyleUnderline"/>
        </w:rPr>
        <w:t>Forensic science is a slow, unglamorous, and constantly changing field that is often anything but definitive. In fact, it’s such an amorphous discipline that new ways of testing forensic evidence — or debunking it — can flip old convictions entirely, in either direction. Junk forensic science, along with delays in evidence gathering and mistakes in processing, put Richards behind bars, but these problems are not unique or uncommon. From massive rape-kit backlogs to under-funded coroners’ offices, a national lack of resources and standards mean that such dubious science can easily fill the cracks</w:t>
      </w:r>
      <w:r>
        <w:t xml:space="preserve">. </w:t>
      </w:r>
    </w:p>
    <w:p w14:paraId="13A1F8DA" w14:textId="77777777" w:rsidR="00684B80" w:rsidRDefault="00684B80" w:rsidP="00684B80">
      <w:r>
        <w:t xml:space="preserve">This month, the Department of Justice announced $145 million in awards for research programs and grants to advance the field of forensic science and help prevent the mistakes and shortcomings that put people like Richards in prison. </w:t>
      </w:r>
      <w:r w:rsidRPr="004D04C0">
        <w:rPr>
          <w:rStyle w:val="StyleUnderline"/>
        </w:rPr>
        <w:t>The money is set to give local jurisdictions resources to improve forensic analysis, but will fund research and development for “more accurate, reliable, and cost-effective and rapid methods of analyzing physical evidence.” While the funding is certainly a step toward preventing lapses in the quality of forensic investigation nationwide</w:t>
      </w:r>
      <w:r>
        <w:t xml:space="preserve">, </w:t>
      </w:r>
    </w:p>
    <w:p w14:paraId="47D48CED" w14:textId="77777777" w:rsidR="00684B80" w:rsidRDefault="00684B80" w:rsidP="00684B80">
      <w:r>
        <w:t>it’s unclear whether it will patch the hole left by the Trump administration’s 2017 termination of Obama’s National Commission on Forensic Science, an initiative set up in 2013 to address this very problem. During Richards’s 1997 murder trial, Norman “Skip” Skerber, a then-prominent forensic odontologist, testified under oath that he believed a bite mark on Pamela Richards’s hand was almost certainly made by her husband’s “highly unique lower dentition.” Skerber claimed that Richards’s bite pattern was so unique, similar ones only occurred in one to two percent of people.</w:t>
      </w:r>
    </w:p>
    <w:p w14:paraId="402F2FBF" w14:textId="77777777" w:rsidR="00684B80" w:rsidRDefault="00684B80" w:rsidP="00684B80">
      <w:r w:rsidRPr="004D04C0">
        <w:rPr>
          <w:rStyle w:val="StyleUnderline"/>
        </w:rPr>
        <w:t>Bite marks weren’t considered admissible evidence in California until 1975, when evidence of a bite mark in the cartilage of a murder victim’s nose was admitted into court. Dentists like Sperber started giving expert testimony on bite mark evidence in court almost immediately,</w:t>
      </w:r>
      <w:r>
        <w:t xml:space="preserve"> and his work as a forensic dentist across the country contributed to the contested practice becoming widespread for decades. While forensic testing of saliva or blood left by biting would yield a more definitive DNA test, the absence of DNA evidence led many forensic dentists to look at bruise patterns left on victims and compare them with molds taken of suspects’ teeth.</w:t>
      </w:r>
    </w:p>
    <w:p w14:paraId="6D478F72" w14:textId="77777777" w:rsidR="00684B80" w:rsidRDefault="00684B80" w:rsidP="00684B80">
      <w:r>
        <w:t xml:space="preserve">On top of the facts that flesh is malleable, people bruise differently, and bruises change shape and color rapidly (even in death), Michael Semanchik, the managing attorney for the California Innocence Project, </w:t>
      </w:r>
      <w:r>
        <w:lastRenderedPageBreak/>
        <w:t>told me that most bite-mark experts would only examine photos of the body — not the real thing. Richards never stopped maintaining his innocence. In 1999, he became one of the first clients of the California Innocence Project.</w:t>
      </w:r>
    </w:p>
    <w:p w14:paraId="6D56F92E" w14:textId="77777777" w:rsidR="00684B80" w:rsidRDefault="00684B80" w:rsidP="00684B80">
      <w:r>
        <w:t>Two years later, the organization motioned the court to DNA test the murder weapon, Pamela Richards’s fingernails, and other pieces of evidence that had been ignored in favor of the bogus bite-mark claim made by Skerber. The DNA that the organization found revealed that, almost two decades later, Pamela was killed by a totally different man who was never caught. Semanchik began working at the California Innocence Project while a law student in 2008. That year, Skerber recanted his testimony.</w:t>
      </w:r>
    </w:p>
    <w:p w14:paraId="3CA241C9" w14:textId="77777777" w:rsidR="00684B80" w:rsidRDefault="00684B80" w:rsidP="00684B80">
      <w:r>
        <w:t xml:space="preserve">He admitted that the statistic he had given about how “unique” Richards’s bite was wasn’t actually scientific. Richards’s legal team had additional dentists analyze the bite mark that had put him behind bars; ultimately the new dentists and Sperber concluded that they weren’t even sure the bite was human. “It could have actually just been bruising left from the dogs or the coyotes that were there that night,” Semanchik said. In addition to being driven by a science now accepted as all but completely unreliable, the Richards case was filled with errors and contamination that are sadly common. </w:t>
      </w:r>
    </w:p>
    <w:p w14:paraId="37C2A166" w14:textId="77777777" w:rsidR="00684B80" w:rsidRDefault="00684B80" w:rsidP="00684B80">
      <w:r>
        <w:t xml:space="preserve">Contamination, both at the scene of the crime and during analysis, is one of the biggest factors that affects the veracity of forensic investigations, </w:t>
      </w:r>
      <w:r w:rsidRPr="004D04C0">
        <w:rPr>
          <w:rStyle w:val="StyleUnderline"/>
        </w:rPr>
        <w:t>according to John Butler, a fellow and assistant to the director for forensic science at the National Institute of Standards and Technology. Butler told me that the lack of control that forensic experts face when obtaining uncompromised samples from crime scenes is a major factor in why forensic science isn’t as black and white as Hollywood might make it seem. “That's just the reality of it,” Butler said. “There may not be evidence that can be found by the investigators or it may have been washed away in the course of something occurring outside. Environmental conditions could lead to a degradation of the sample that’s available to you, and you only have a partial set of information you can compare to that.</w:t>
      </w:r>
      <w:r>
        <w:t xml:space="preserve"> </w:t>
      </w:r>
    </w:p>
    <w:p w14:paraId="40B696AE" w14:textId="77777777" w:rsidR="00684B80" w:rsidRDefault="00684B80" w:rsidP="00684B80">
      <w:r>
        <w:t xml:space="preserve">That's where the biggest challenges lie.” Butler says that contamination happens all the time, by both human error, and simply because it’s a fact of life. </w:t>
      </w:r>
      <w:r w:rsidRPr="004D04C0">
        <w:rPr>
          <w:rStyle w:val="StyleUnderline"/>
        </w:rPr>
        <w:t>Because there aren’t uniform standards enforced in forensics labs across the country, samples all too often get switched or tampered with. In addition, people who live together are likely to have each others’ DNA all over each others bodies and possessions. Butler uses the example of a mother driving a car; even though a mother’s infant is not likely to touch the steering wheel of her car, the steering wheel will likely have both their DNA on it simply because the mother has touched both the baby and the steering wheel.</w:t>
      </w:r>
      <w:r>
        <w:t xml:space="preserve"> </w:t>
      </w:r>
    </w:p>
    <w:p w14:paraId="37BF55C5" w14:textId="77777777" w:rsidR="00684B80" w:rsidRDefault="00684B80" w:rsidP="00684B80">
      <w:r>
        <w:t>The summation of these challenges, along with mistakes in interpretation and constantly burgeoning research are why even forensic science can’t solve most cases. “The reality is that many cases never come to closure,” Butler said. “You may have 50 percent to 60 percent of cases that never get solved.” In addition to the faulty bite-mark evidence, a single blue fiber matching Richards’s shirt was alleged to have been found under his wife’s fingernail. However, in photographs of Pamela Richards’s fingers taken before she was moved by police, no blue thread is visible.</w:t>
      </w:r>
    </w:p>
    <w:p w14:paraId="424A4820" w14:textId="77777777" w:rsidR="00684B80" w:rsidRDefault="00684B80" w:rsidP="00684B80">
      <w:r>
        <w:t xml:space="preserve">“It's unclear whether or not the fiber was planted, or how it ended up under her fingernail, but it's not there until later down the road,” Semanchik said. The new evidence and Skerber’s recanting of his testimony weren’t enough to get Richards out of prison. Expert testimonies like Skerber’s are treated like evidence; they’re used by lawyers to sort of connect the dots and interpret what an innocuous or minor detail found at a crime scene might mean. But Butler said the way analysts interpret and present </w:t>
      </w:r>
      <w:r>
        <w:lastRenderedPageBreak/>
        <w:t>forensic evidence to a jury is just another potential kink in the chain. “You may be able to measure data very well, but then extrapolating and making a stronger statement like, “This is definitely from that person,” he said, “and offering an opinion like that without having the data behind it to support it…that's one of the big challenges.”</w:t>
      </w:r>
    </w:p>
    <w:p w14:paraId="36BDBA22" w14:textId="77777777" w:rsidR="00684B80" w:rsidRDefault="00684B80" w:rsidP="00684B80">
      <w:r>
        <w:t>And another huge stumbling block? Experts often get paid for their testimonies. As forensic odontology grew in popularity, dentists saw an opportunity. An odontology group formed in the Academy of Forensic Science, and lawyers started calling on dentists like Sperber to testify in their cases. A 1988 profile of Sperber in the San Diego Reader called him “the tooth detective,” venerating work he did as a forensic dentist, including bite mark analysis. “Dentists started testifying and saying that they could, to the exclusion of all others, make these determinations,” Semanchik said. “They were getting paid big bucks for it.</w:t>
      </w:r>
    </w:p>
    <w:p w14:paraId="279A8145" w14:textId="77777777" w:rsidR="00684B80" w:rsidRDefault="00684B80" w:rsidP="00684B80">
      <w:pPr>
        <w:rPr>
          <w:rStyle w:val="StyleUnderline"/>
        </w:rPr>
      </w:pPr>
      <w:r>
        <w:t xml:space="preserve">But I don’t think it was just a money thing — I think they thought they were doing the good of society.” Semanchik and his team had to push for a bill to change the California state penal code to classify so-called expert testimonies that are recanted or disproved as “false evidence” in 2015. “‘False evidence’ includes opinions of experts that have either been repudiated by the expert who originally provided the opinion at a hearing or trial or that have been undermined by later scientific research or technological advances,” the criminal code now reads. </w:t>
      </w:r>
      <w:r w:rsidRPr="004D04C0">
        <w:rPr>
          <w:rStyle w:val="StyleUnderline"/>
        </w:rPr>
        <w:t>The “junk-science” legislation created a domino effect. Since 2015, 30 bite-mark related convictions have been overturned. “I think we can safely say that bite mark evidence is just junk,” Semanchik said. New law enforcement tools have also helped cull some of the red-letter flaws of forensic investigation.</w:t>
      </w:r>
    </w:p>
    <w:p w14:paraId="6D5E0284" w14:textId="77777777" w:rsidR="00684B80" w:rsidRDefault="00684B80" w:rsidP="00684B80">
      <w:r w:rsidRPr="004D04C0">
        <w:rPr>
          <w:rStyle w:val="StyleUnderline"/>
        </w:rPr>
        <w:t>In 1990, the FBI introduced the Combined DNA Index System, or CODIS. A digital catalogue of DNA samples from around the country, the database was meant to help local jurisdictions identify serial criminals who left DNA trails across state lines. However, a lack of training among law enforcement means that the CODIS system was and continues to be underused. But Butler thinks tools like CODIS and an overall improvement in the standards and scientific backing of forensic investigation will help prevent cases of people getting wrongfully convicted or let off. Still, even forensic efforts on the federal level are burdened with low reliability</w:t>
      </w:r>
      <w:r>
        <w:t>.</w:t>
      </w:r>
    </w:p>
    <w:p w14:paraId="4A93629C" w14:textId="77777777" w:rsidR="00684B80" w:rsidRDefault="00684B80" w:rsidP="00684B80">
      <w:pPr>
        <w:rPr>
          <w:rStyle w:val="StyleUnderline"/>
        </w:rPr>
      </w:pPr>
      <w:r>
        <w:t>In 2015, the FBI admitted that examiners in one of their forensic units had been giving flawed testimony in hundreds of trials in the ’80s and ’90s. Exoneration organizations like the California Innocence Project, however, still have their work cut out for them</w:t>
      </w:r>
      <w:r w:rsidRPr="004D04C0">
        <w:rPr>
          <w:rStyle w:val="StyleUnderline"/>
        </w:rPr>
        <w:t xml:space="preserve">. Semanchik said that major shortcomings exist in several forensic subfields that need to be addressed, particularly in infant death and arson cases, and at all levels of criminal justice. “This goes to the top level of law enforcement and forensics in the United States, where we’ve just relied on junk-science to convict people,” he said. “And we don't have a better way of confirming the forensic science that we're trying to rely on when somebody's life is in the balance.” </w:t>
      </w:r>
    </w:p>
    <w:p w14:paraId="133AE0CD" w14:textId="77777777" w:rsidR="00684B80" w:rsidRPr="00A16107" w:rsidRDefault="00684B80" w:rsidP="00684B80">
      <w:pPr>
        <w:rPr>
          <w:u w:val="single"/>
        </w:rPr>
      </w:pPr>
      <w:r w:rsidRPr="004D04C0">
        <w:rPr>
          <w:rStyle w:val="StyleUnderline"/>
        </w:rPr>
        <w:t>Richards was released from prison on June 21, 2016. Semanchik described seeing Richards walk out of prison as one of the highs of his career</w:t>
      </w:r>
      <w:r>
        <w:t>. Though he joins the ranks of more than 2,300 exonerees in the U.S., Richards reportedly developed terminal cancer while incarcerated. He filed a lawsuit against the county in 2017, which is ongoing.</w:t>
      </w:r>
    </w:p>
    <w:p w14:paraId="54CEE20D" w14:textId="77777777" w:rsidR="00684B80" w:rsidRPr="00CF357A" w:rsidRDefault="00684B80" w:rsidP="00684B80"/>
    <w:p w14:paraId="1FC2F4CD" w14:textId="77777777" w:rsidR="00684B80" w:rsidRPr="00FF597F" w:rsidRDefault="00684B80" w:rsidP="00684B80">
      <w:pPr>
        <w:pStyle w:val="Heading3"/>
        <w:rPr>
          <w:rFonts w:cs="Times New Roman"/>
        </w:rPr>
      </w:pPr>
      <w:r w:rsidRPr="00FF597F">
        <w:rPr>
          <w:rFonts w:cs="Times New Roman"/>
        </w:rPr>
        <w:lastRenderedPageBreak/>
        <w:t>Wrongful Conviction – Unregulated Expert Testimony</w:t>
      </w:r>
    </w:p>
    <w:p w14:paraId="15361B6A" w14:textId="77777777" w:rsidR="00684B80" w:rsidRPr="00FF597F" w:rsidRDefault="00684B80" w:rsidP="00684B80">
      <w:pPr>
        <w:pStyle w:val="Heading4"/>
        <w:rPr>
          <w:rFonts w:cs="Times New Roman"/>
        </w:rPr>
      </w:pPr>
      <w:r w:rsidRPr="00FF597F">
        <w:rPr>
          <w:rFonts w:cs="Times New Roman"/>
        </w:rPr>
        <w:t>Unregulated expert forensic testimony heightens the chance for wrongful conviction</w:t>
      </w:r>
    </w:p>
    <w:p w14:paraId="57C67B29" w14:textId="77777777" w:rsidR="00684B80" w:rsidRPr="00FF597F" w:rsidRDefault="00684B80" w:rsidP="00684B80">
      <w:pPr>
        <w:rPr>
          <w:rStyle w:val="Style13ptBold"/>
        </w:rPr>
      </w:pPr>
      <w:r w:rsidRPr="00FF597F">
        <w:rPr>
          <w:rStyle w:val="Style13ptBold"/>
        </w:rPr>
        <w:t>Murphy reporter New York Times, 19</w:t>
      </w:r>
    </w:p>
    <w:p w14:paraId="746FC2EF" w14:textId="77777777" w:rsidR="00684B80" w:rsidRPr="00FF597F" w:rsidRDefault="00684B80" w:rsidP="00684B80">
      <w:pPr>
        <w:rPr>
          <w:b/>
          <w:bCs/>
          <w:sz w:val="26"/>
        </w:rPr>
      </w:pPr>
      <w:r w:rsidRPr="00FF597F">
        <w:t xml:space="preserve">[Heather, 4-20-19, The New York Times, “A Leading Cause for Wrongful Convictions: Experts Overstating Forensic Results”, </w:t>
      </w:r>
      <w:hyperlink r:id="rId49" w:history="1">
        <w:r w:rsidRPr="00FF597F">
          <w:rPr>
            <w:rStyle w:val="Hyperlink"/>
          </w:rPr>
          <w:t>https://www.nytimes.com/2019/04/20/us/wrongful-convictions-forensic-results.html</w:t>
        </w:r>
      </w:hyperlink>
      <w:r w:rsidRPr="00FF597F">
        <w:t>, accessed 7-2-2020, BN]</w:t>
      </w:r>
    </w:p>
    <w:p w14:paraId="7E96525E" w14:textId="77777777" w:rsidR="00684B80" w:rsidRPr="00FF597F" w:rsidRDefault="00684B80" w:rsidP="00684B80">
      <w:pPr>
        <w:rPr>
          <w:rStyle w:val="StyleUnderline"/>
        </w:rPr>
      </w:pPr>
      <w:r w:rsidRPr="00FF597F">
        <w:rPr>
          <w:rStyle w:val="StyleUnderline"/>
        </w:rPr>
        <w:t>More than 150 men and women in American prisons were exonerated in 2018, according to a recent report by a registry that tracks wrongful convictions. Combined, these individuals spent more than 1,600 years in prison, a record for the database, which has data back to 1989.</w:t>
      </w:r>
    </w:p>
    <w:p w14:paraId="67E2D09D" w14:textId="77777777" w:rsidR="00684B80" w:rsidRPr="00FF597F" w:rsidRDefault="00684B80" w:rsidP="00684B80">
      <w:r w:rsidRPr="00FF597F">
        <w:t>The leading culprit in convicting innocent people was official misconduct, according to the report by the National Registry of Exonerations. Nearly one third of these cases involved a police corruption scheme in Chicago through which a police officer framed individuals on drug charges.</w:t>
      </w:r>
    </w:p>
    <w:p w14:paraId="036A099B" w14:textId="77777777" w:rsidR="00684B80" w:rsidRPr="00FF597F" w:rsidRDefault="00684B80" w:rsidP="00684B80">
      <w:pPr>
        <w:rPr>
          <w:rStyle w:val="StyleUnderline"/>
        </w:rPr>
      </w:pPr>
      <w:r w:rsidRPr="00FF597F">
        <w:rPr>
          <w:rStyle w:val="StyleUnderline"/>
        </w:rPr>
        <w:t>Another prominent factor in wrongful convictions across the country was misleading forensic evidence. A close look at these cases reveals how experts in fields like hair analysis, bite marks and DNA analysis have used exaggerated statistical claims to bolster unscientific assertions.</w:t>
      </w:r>
    </w:p>
    <w:p w14:paraId="15FF285F" w14:textId="77777777" w:rsidR="00684B80" w:rsidRPr="00FF597F" w:rsidRDefault="00684B80" w:rsidP="00684B80">
      <w:pPr>
        <w:rPr>
          <w:rStyle w:val="StyleUnderline"/>
        </w:rPr>
      </w:pPr>
      <w:r w:rsidRPr="00FF597F">
        <w:rPr>
          <w:rStyle w:val="StyleUnderline"/>
        </w:rPr>
        <w:t>Once experts meet the qualifications to take the stand in a courtroom, there are few limits on the words that come out of their mouths.</w:t>
      </w:r>
    </w:p>
    <w:p w14:paraId="78BC8CAA" w14:textId="77777777" w:rsidR="00684B80" w:rsidRPr="00FF597F" w:rsidRDefault="00684B80" w:rsidP="00684B80">
      <w:pPr>
        <w:rPr>
          <w:rStyle w:val="StyleUnderline"/>
        </w:rPr>
      </w:pPr>
      <w:r w:rsidRPr="00FF597F">
        <w:rPr>
          <w:rStyle w:val="StyleUnderline"/>
        </w:rPr>
        <w:t>“An expert can say whatever they want,” said Simon Cole, the director of the registry and a professor of Criminology, Law and Society at UC -Irvine.</w:t>
      </w:r>
    </w:p>
    <w:p w14:paraId="746D52E3" w14:textId="77777777" w:rsidR="00684B80" w:rsidRPr="00FF597F" w:rsidRDefault="00684B80" w:rsidP="00684B80">
      <w:pPr>
        <w:rPr>
          <w:rStyle w:val="StyleUnderline"/>
        </w:rPr>
      </w:pPr>
      <w:r w:rsidRPr="00FF597F">
        <w:rPr>
          <w:rStyle w:val="StyleUnderline"/>
        </w:rPr>
        <w:t>That includes offering up invented odds like “one in a million” or “1 in 129,600,” the registry says.</w:t>
      </w:r>
    </w:p>
    <w:p w14:paraId="2111B57E" w14:textId="77777777" w:rsidR="00684B80" w:rsidRPr="00FF597F" w:rsidRDefault="00684B80" w:rsidP="00684B80">
      <w:pPr>
        <w:rPr>
          <w:rStyle w:val="StyleUnderline"/>
        </w:rPr>
      </w:pPr>
      <w:r w:rsidRPr="00FF597F">
        <w:rPr>
          <w:rStyle w:val="StyleUnderline"/>
        </w:rPr>
        <w:t>“A lot of the problem with forensic testimony is that the diagnosticity is overstated,” said Barbara O’Brien, a professor at the Michigan State University College of Law and author of the report. A hair sample at the crime scene that resembles a suspect’s hair “gets dressed up with this scientific certainty that isn’t justified,” she said.</w:t>
      </w:r>
    </w:p>
    <w:p w14:paraId="3F6C7352" w14:textId="77777777" w:rsidR="00684B80" w:rsidRPr="00FF597F" w:rsidRDefault="00684B80" w:rsidP="00684B80">
      <w:r w:rsidRPr="00FF597F">
        <w:t>Here are three examples from the study’s case files.</w:t>
      </w:r>
    </w:p>
    <w:p w14:paraId="3E90F4BE" w14:textId="77777777" w:rsidR="00684B80" w:rsidRPr="00FF597F" w:rsidRDefault="00684B80" w:rsidP="00684B80">
      <w:r w:rsidRPr="00FF597F">
        <w:t>The tool: microscopic hair comparison</w:t>
      </w:r>
    </w:p>
    <w:p w14:paraId="5A0A02B3" w14:textId="77777777" w:rsidR="00684B80" w:rsidRPr="00FF597F" w:rsidRDefault="00684B80" w:rsidP="00684B80">
      <w:pPr>
        <w:rPr>
          <w:rStyle w:val="StyleUnderline"/>
        </w:rPr>
      </w:pPr>
      <w:r w:rsidRPr="00FF597F">
        <w:rPr>
          <w:rStyle w:val="StyleUnderline"/>
        </w:rPr>
        <w:t>In 2013, the F.B.I. reported that testimony asserting that microscopic hair comparison could produce a “match” between two hairs was scientifically invalid.</w:t>
      </w:r>
    </w:p>
    <w:p w14:paraId="4D167986" w14:textId="77777777" w:rsidR="00684B80" w:rsidRPr="00FF597F" w:rsidRDefault="00684B80" w:rsidP="00684B80">
      <w:r w:rsidRPr="00FF597F">
        <w:t>Four years later, a man named Glenn Payne was still grappling with the consequences of three sets of misleading odds. In 1990, when he was 28, he was charged with sexually abusing his 2-year-old neighbor. Upon arrest, Mr. Payne was asked to disrobe. A hair was left behind on a sheet of butcher paper. Investigators located a second hair on a tablecloth draped over the girl.</w:t>
      </w:r>
    </w:p>
    <w:p w14:paraId="7240E41E" w14:textId="77777777" w:rsidR="00684B80" w:rsidRPr="00FF597F" w:rsidRDefault="00684B80" w:rsidP="00684B80">
      <w:pPr>
        <w:rPr>
          <w:rStyle w:val="StyleUnderline"/>
        </w:rPr>
      </w:pPr>
      <w:r w:rsidRPr="00FF597F">
        <w:rPr>
          <w:rStyle w:val="StyleUnderline"/>
        </w:rPr>
        <w:t>In court, a lab analyst testified that the hair on the butcher paper had a 1 in 2,700 chance of matching someone other than the victim, and the hair on the tablecloth had a 1 in 48 chance of belonging to someone other than Mr. Payne. He then multiplied these figures together to get a “1 in 129,600” chance of anything other than a random occurrence.</w:t>
      </w:r>
    </w:p>
    <w:p w14:paraId="3E7C35F4" w14:textId="77777777" w:rsidR="00684B80" w:rsidRPr="00FF597F" w:rsidRDefault="00684B80" w:rsidP="00684B80">
      <w:pPr>
        <w:rPr>
          <w:rStyle w:val="StyleUnderline"/>
        </w:rPr>
      </w:pPr>
      <w:r w:rsidRPr="00FF597F">
        <w:rPr>
          <w:rStyle w:val="StyleUnderline"/>
        </w:rPr>
        <w:lastRenderedPageBreak/>
        <w:t>In 2017, lawyers who were reinvestigating the case reached out to the analyst. He acknowledged that the statistical evidence was invalid. He said he should have indicated “that the hair sample found on the defendant could have come from the victim, and the hair sample found on the tablecloth used to cover the victim could have come from the defendant.”</w:t>
      </w:r>
    </w:p>
    <w:p w14:paraId="3E2EB093" w14:textId="77777777" w:rsidR="00684B80" w:rsidRPr="00FF597F" w:rsidRDefault="00684B80" w:rsidP="00684B80">
      <w:pPr>
        <w:rPr>
          <w:rStyle w:val="StyleUnderline"/>
        </w:rPr>
      </w:pPr>
      <w:r w:rsidRPr="00FF597F">
        <w:rPr>
          <w:rStyle w:val="StyleUnderline"/>
        </w:rPr>
        <w:t>A new medical report also suggested that the charges were a product of a misunderstanding. The little girl wasn’t suffering from abuse, it concluded: She had a strep infection.</w:t>
      </w:r>
    </w:p>
    <w:p w14:paraId="2038D690" w14:textId="77777777" w:rsidR="00684B80" w:rsidRPr="00FF597F" w:rsidRDefault="00684B80" w:rsidP="00684B80">
      <w:r w:rsidRPr="00FF597F">
        <w:t>The tool: bite marks matching</w:t>
      </w:r>
    </w:p>
    <w:p w14:paraId="3F8C2003" w14:textId="77777777" w:rsidR="00684B80" w:rsidRPr="00FF597F" w:rsidRDefault="00684B80" w:rsidP="00684B80">
      <w:pPr>
        <w:rPr>
          <w:rStyle w:val="StyleUnderline"/>
        </w:rPr>
      </w:pPr>
      <w:r w:rsidRPr="00FF597F">
        <w:rPr>
          <w:rStyle w:val="StyleUnderline"/>
        </w:rPr>
        <w:t>Ms. O’Brien said bite mark analysis was even more bogus than hair comparisons. Often you can’t even tell if a wound is a bite mark, she said. “It doesn’t even get past the barest suggestion of scientific reality.”</w:t>
      </w:r>
    </w:p>
    <w:p w14:paraId="7DB4FACA" w14:textId="77777777" w:rsidR="00684B80" w:rsidRPr="00FF597F" w:rsidRDefault="00684B80" w:rsidP="00684B80">
      <w:pPr>
        <w:rPr>
          <w:rStyle w:val="StyleUnderline"/>
        </w:rPr>
      </w:pPr>
      <w:r w:rsidRPr="00FF597F">
        <w:rPr>
          <w:rStyle w:val="StyleUnderline"/>
        </w:rPr>
        <w:t>This pseudoscience cost Steven Chaney decades of his life. In 1987, Mr. Chaney was charged with murdering a couple who sold him drugs.</w:t>
      </w:r>
    </w:p>
    <w:p w14:paraId="23060036" w14:textId="77777777" w:rsidR="00684B80" w:rsidRPr="00FF597F" w:rsidRDefault="00684B80" w:rsidP="00684B80">
      <w:pPr>
        <w:rPr>
          <w:rStyle w:val="StyleUnderline"/>
        </w:rPr>
      </w:pPr>
      <w:r w:rsidRPr="00FF597F">
        <w:rPr>
          <w:rStyle w:val="StyleUnderline"/>
        </w:rPr>
        <w:t>At trial, a medical consultant testified that he’d compared a wax model of Mr. Chaney’s mouth to a mark on the male victim’s arm. Mr. Chaney’s upper and lower arches “matched” the bite, he said, adding that “only one in a million” people could have made that impression.</w:t>
      </w:r>
    </w:p>
    <w:p w14:paraId="3842CF97" w14:textId="77777777" w:rsidR="00684B80" w:rsidRPr="00FF597F" w:rsidRDefault="00684B80" w:rsidP="00684B80">
      <w:pPr>
        <w:rPr>
          <w:rStyle w:val="StyleUnderline"/>
        </w:rPr>
      </w:pPr>
      <w:r w:rsidRPr="00FF597F">
        <w:rPr>
          <w:rStyle w:val="StyleUnderline"/>
        </w:rPr>
        <w:t>In 2018, an appeals judge concluded that “scientific knowledge underlying the field of bite mark comparisons has evolved” since Chaney’s trial “in a way that contradicts the scientific evidence relied on by the State at trial.”</w:t>
      </w:r>
    </w:p>
    <w:p w14:paraId="7622A1A1" w14:textId="77777777" w:rsidR="00684B80" w:rsidRPr="00FF597F" w:rsidRDefault="00684B80" w:rsidP="00684B80">
      <w:r w:rsidRPr="00FF597F">
        <w:t>Though this was an extreme example, Mr. Cole said, exaggerated odds are common. “Often they are just saying this person is the source of the bite mark or it’s practically impossible that they are not the source of the bite mark,” he said.</w:t>
      </w:r>
    </w:p>
    <w:p w14:paraId="299F8C29" w14:textId="77777777" w:rsidR="00684B80" w:rsidRPr="00FF597F" w:rsidRDefault="00684B80" w:rsidP="00684B80">
      <w:r w:rsidRPr="00FF597F">
        <w:t>He remains concerned that, even though this type of analysis has been widely disavowed by forensic scientists, “not one court in the entire United States has said that bite mark evidence shouldn’t be admissible in court.”</w:t>
      </w:r>
    </w:p>
    <w:p w14:paraId="68D0BF4F" w14:textId="77777777" w:rsidR="00684B80" w:rsidRPr="00FF597F" w:rsidRDefault="00684B80" w:rsidP="00684B80">
      <w:r w:rsidRPr="00FF597F">
        <w:t>The tool: touch DNA amplification</w:t>
      </w:r>
    </w:p>
    <w:p w14:paraId="2B481F4E" w14:textId="77777777" w:rsidR="00684B80" w:rsidRPr="00FF597F" w:rsidRDefault="00684B80" w:rsidP="00684B80">
      <w:pPr>
        <w:rPr>
          <w:rStyle w:val="StyleUnderline"/>
        </w:rPr>
      </w:pPr>
      <w:r w:rsidRPr="00FF597F">
        <w:rPr>
          <w:rStyle w:val="StyleUnderline"/>
        </w:rPr>
        <w:t>DNA evidence analysis continues to be far more scientifically respected than the older methods of matching hair samples and bite marks, but the case of Mayer Herskovic is a reminder of how testimony about genetic odds can be misleading in court.</w:t>
      </w:r>
    </w:p>
    <w:p w14:paraId="08E5B281" w14:textId="77777777" w:rsidR="00684B80" w:rsidRPr="00FF597F" w:rsidRDefault="00684B80" w:rsidP="00684B80">
      <w:r w:rsidRPr="00FF597F">
        <w:t>In 2013, as a group of men was attacking a victim, an assailant grabbed the victim’s shoe and flung it onto a nearby roof. The genetic sample collected from the shoe was too small to be useful.</w:t>
      </w:r>
    </w:p>
    <w:p w14:paraId="6EFDB70F" w14:textId="77777777" w:rsidR="00684B80" w:rsidRPr="00FF597F" w:rsidRDefault="00684B80" w:rsidP="00684B80">
      <w:pPr>
        <w:rPr>
          <w:rStyle w:val="StyleUnderline"/>
        </w:rPr>
      </w:pPr>
      <w:r w:rsidRPr="00FF597F">
        <w:rPr>
          <w:rStyle w:val="StyleUnderline"/>
        </w:rPr>
        <w:t>But the Office of the Chief Medical Examiner in New York had developed software that it claimed could amplify samples. At trial, an expert testified that the probability that the shoe sample contained Mr. Herskovic’s DNA was 133 times greater than the likelihood that it came from an unknown person.</w:t>
      </w:r>
    </w:p>
    <w:p w14:paraId="16649D22" w14:textId="77777777" w:rsidR="00684B80" w:rsidRPr="00FF597F" w:rsidRDefault="00684B80" w:rsidP="00684B80">
      <w:pPr>
        <w:rPr>
          <w:rStyle w:val="StyleUnderline"/>
        </w:rPr>
      </w:pPr>
      <w:r w:rsidRPr="00FF597F">
        <w:rPr>
          <w:rStyle w:val="StyleUnderline"/>
        </w:rPr>
        <w:t>He was convicted. Two years later, a higher court concluded that the expert witness had oversold this newfangled technique. Mr. Herskovic was exonerated. And the medical examiner’s office abandoned the amplification tool.</w:t>
      </w:r>
    </w:p>
    <w:p w14:paraId="2CECDD5F" w14:textId="77777777" w:rsidR="00684B80" w:rsidRPr="00FF597F" w:rsidRDefault="00684B80" w:rsidP="00684B80"/>
    <w:p w14:paraId="15F54BF2" w14:textId="77777777" w:rsidR="00684B80" w:rsidRPr="00FF597F" w:rsidRDefault="00684B80" w:rsidP="00684B80">
      <w:pPr>
        <w:pStyle w:val="Heading3"/>
        <w:rPr>
          <w:rFonts w:cs="Times New Roman"/>
        </w:rPr>
      </w:pPr>
      <w:r w:rsidRPr="00FF597F">
        <w:rPr>
          <w:rFonts w:cs="Times New Roman"/>
        </w:rPr>
        <w:lastRenderedPageBreak/>
        <w:t>Wrongful Conviction – Innocent Incarcerations</w:t>
      </w:r>
    </w:p>
    <w:p w14:paraId="7E6F52DC" w14:textId="77777777" w:rsidR="00684B80" w:rsidRPr="00FF597F" w:rsidRDefault="00684B80" w:rsidP="00684B80">
      <w:pPr>
        <w:pStyle w:val="Heading4"/>
        <w:rPr>
          <w:rFonts w:cs="Times New Roman"/>
        </w:rPr>
      </w:pPr>
      <w:r w:rsidRPr="00FF597F">
        <w:rPr>
          <w:rFonts w:cs="Times New Roman"/>
        </w:rPr>
        <w:t>Corrupt forensic science is putting innocent people in prison due to flawed pattern-matching analysis, cognitive bias and systematic error.</w:t>
      </w:r>
    </w:p>
    <w:p w14:paraId="0FCABADC" w14:textId="77777777" w:rsidR="00684B80" w:rsidRPr="00FF597F" w:rsidRDefault="00684B80" w:rsidP="00684B80">
      <w:r w:rsidRPr="00FF597F">
        <w:rPr>
          <w:rStyle w:val="Style13ptBold"/>
        </w:rPr>
        <w:t>Humes, journalist, 19</w:t>
      </w:r>
    </w:p>
    <w:p w14:paraId="6F6F43FD" w14:textId="77777777" w:rsidR="00684B80" w:rsidRPr="00FF597F" w:rsidRDefault="00684B80" w:rsidP="00684B80">
      <w:r w:rsidRPr="00FF597F">
        <w:t>(Edward Humes is a Pulitzer Prize-winning journalist and the author of 15 nonfiction books, including his latest, “Burned: A Story of Murder and the Crime That Wasn’t.” "Op-Ed: Bad forensic science is putting innocent people in prison," Los Angeles Times, https://www.latimes.com/opinion/op-ed/la-oe-humes-forensic-evidence-20190113-story.html /Accessed 6-25-2020/WY)</w:t>
      </w:r>
    </w:p>
    <w:p w14:paraId="1A903859" w14:textId="77777777" w:rsidR="00684B80" w:rsidRPr="00FF597F" w:rsidRDefault="00684B80" w:rsidP="00684B80">
      <w:r w:rsidRPr="00FF597F">
        <w:t>On an April night in 1989, Jo Ann Parks survived a house fire in the Southern California city of Bell that claimed the lives of her three small children. Two years later, investigators announced that the seeming accident was actually a monstrous crime in which the 23-year-old waitress had set several fires, then barricaded her 4-year-old son inside a closet so he could not escape. Convicted through the power of forensic fire science, Parks was sentenced to life in prison without parole. She has steadfastly proclaimed her innocence.</w:t>
      </w:r>
    </w:p>
    <w:p w14:paraId="29CE767D" w14:textId="77777777" w:rsidR="00684B80" w:rsidRPr="00FF597F" w:rsidRDefault="00684B80" w:rsidP="00684B80">
      <w:r w:rsidRPr="00FF597F">
        <w:t>Nearly 30 years later, a revolution in the understanding of fire has exposed many of the scientific certainties of the era as guesswork in disguise — including forensic evidence used to convict Parks that was flat-out wrong.</w:t>
      </w:r>
    </w:p>
    <w:p w14:paraId="70A4702D" w14:textId="77777777" w:rsidR="00684B80" w:rsidRPr="00FF597F" w:rsidRDefault="00684B80" w:rsidP="00684B80">
      <w:r w:rsidRPr="00FF597F">
        <w:t>At her trial, the prosecution’s lead arson expert incorrectly claimed that a common and very intense burning known as flashover did not occur in the fire. Flashover can obscure a fire’s origins and make an accident look like arson, and its absence allowed the prosecution to argue with powerful certainty that the fire was deliberately set. Research since then has led to more accurate ways of looking for evidence of flashover and a greater understanding of its misleading effects, and even prosecution fire experts acknowledge now that it did occur in Parks’ case.</w:t>
      </w:r>
    </w:p>
    <w:p w14:paraId="6F705539" w14:textId="77777777" w:rsidR="00684B80" w:rsidRPr="00FF597F" w:rsidRDefault="00684B80" w:rsidP="00684B80">
      <w:r w:rsidRPr="00FF597F">
        <w:t>Yet she remains in California’s women’s prison in Chowchilla.</w:t>
      </w:r>
    </w:p>
    <w:p w14:paraId="438254AF" w14:textId="77777777" w:rsidR="00684B80" w:rsidRPr="00FF597F" w:rsidRDefault="00684B80" w:rsidP="00684B80">
      <w:pPr>
        <w:rPr>
          <w:rStyle w:val="StyleUnderline"/>
        </w:rPr>
      </w:pPr>
      <w:r w:rsidRPr="00FF597F">
        <w:rPr>
          <w:rStyle w:val="StyleUnderline"/>
        </w:rPr>
        <w:t>Welcome to the real world of forensics, where the wizardry lionized by the “CSI” television empire turns out to have serious flaws. The science of bite-mark comparisons, ballistic comparisons, fingerprint matching, blood-spatter analysis, arson investigation and other common forensic techniques has been tainted by systematic error, cognitive bias (sometimes called “tunnel vision”) and little or no research or data to support it. There is, in short, very little science behind some of the forensic “sciences” used in court to imprison and sometimes execute people.</w:t>
      </w:r>
    </w:p>
    <w:p w14:paraId="79F7837B" w14:textId="77777777" w:rsidR="00684B80" w:rsidRPr="00FF597F" w:rsidRDefault="00684B80" w:rsidP="00684B80">
      <w:r w:rsidRPr="00FF597F">
        <w:t>The rigorously researched and peer-reviewed newcomer to forensics, DNA matching, has thrown into sharp relief the lack of scientific rigor in many other forensic disciplines. According to data gathered by the National Registry of Exonerations, of the 2,363 inmates exonerated of murder or other serious felonies since 1989 (most commonly through DNA), 553 were convicted with flawed or misleading forensic evidence—nearly one out of four.</w:t>
      </w:r>
    </w:p>
    <w:p w14:paraId="277BF195" w14:textId="77777777" w:rsidR="00684B80" w:rsidRPr="00FF597F" w:rsidRDefault="00684B80" w:rsidP="00684B80">
      <w:r w:rsidRPr="00FF597F">
        <w:rPr>
          <w:rStyle w:val="StyleUnderline"/>
        </w:rPr>
        <w:t>Forensic science’s shortcomings have left the justice system alternately in a quiet panic or massive denial. The issue was first brought into the spotlight by a highly critical report from the National Academy of Sciences in 2009, which found a dearth of scientific backing for most forensics methods other than DNA</w:t>
      </w:r>
      <w:r w:rsidRPr="00FF597F">
        <w:t xml:space="preserve">. It cited evidence that “faulty forensic science analyses may have contributed to </w:t>
      </w:r>
      <w:r w:rsidRPr="00FF597F">
        <w:lastRenderedPageBreak/>
        <w:t xml:space="preserve">wrongful convictions of innocent people.” </w:t>
      </w:r>
      <w:r w:rsidRPr="00FF597F">
        <w:rPr>
          <w:rStyle w:val="StyleUnderline"/>
        </w:rPr>
        <w:t>That report was followed by an even more blistering presidential commission report in 2016, which found serious errors and junk science in a host of commonly used forensic methods tying suspects to crimes</w:t>
      </w:r>
      <w:r w:rsidRPr="00FF597F">
        <w:t>.</w:t>
      </w:r>
    </w:p>
    <w:p w14:paraId="58EFAA2F" w14:textId="77777777" w:rsidR="00684B80" w:rsidRPr="00FF597F" w:rsidRDefault="00684B80" w:rsidP="00684B80">
      <w:r w:rsidRPr="00FF597F">
        <w:t xml:space="preserve">Even the seeming infallibility of fingerprint evidence took a big hit. Multiple experts at the FBI’s vaunted Latent Print Unit incorrectly matched a Portland, Ore., attorney to prints found at the scene of the 2004 Madrid train station bombing. </w:t>
      </w:r>
      <w:r w:rsidRPr="00FF597F">
        <w:rPr>
          <w:rStyle w:val="StyleUnderline"/>
        </w:rPr>
        <w:t>The prints actually belonged to an Algerian terrorist. A form of cognitive bias — finding what you expect to find— has been blamed because the FBI examiners had received extraneous information about the lawyer converting to Islam, and they were also told that a respected senior agent had already declared a match.</w:t>
      </w:r>
    </w:p>
    <w:p w14:paraId="7D60AABB" w14:textId="77777777" w:rsidR="00684B80" w:rsidRPr="00FF597F" w:rsidRDefault="00684B80" w:rsidP="00684B80">
      <w:r w:rsidRPr="00FF597F">
        <w:t xml:space="preserve">Closer to home, </w:t>
      </w:r>
      <w:r w:rsidRPr="00FF597F">
        <w:rPr>
          <w:rStyle w:val="StyleUnderline"/>
        </w:rPr>
        <w:t>the murder conviction of Bill Richards of Mojave led the California Legislature to confront the problem of junk science in the courtroom — but only after an innocent man served 22 years in prison for supposedly killing his wife. After two hung juries failed to convict Richards, prosecutors found a bite-pattern expert who tilted the scales by matching a mark on the victim’s hand to Richards’ crooked teeth. Years later, attorneys at the California Innocence Project based in San Diego requested testing of samples from the murder weapon, which uncovered DNA that did not belong to either Richards or his wife</w:t>
      </w:r>
      <w:r w:rsidRPr="00FF597F">
        <w:t>. The expert recanted and admitted there was no scientific basis for any of his bite-mark findings in the case. But Richards’ release was delayed for eight years after prosecutors argued successfully that only factual testimony, not expert opinions, can be false evidence under California law. It took new legislation to change the definition of false evidence to include disproven or recanted expert opinions before Richards walked out of prison in 2016.</w:t>
      </w:r>
    </w:p>
    <w:p w14:paraId="0082CA17" w14:textId="77777777" w:rsidR="00684B80" w:rsidRPr="00FF597F" w:rsidRDefault="00684B80" w:rsidP="00684B80">
      <w:r w:rsidRPr="00FF597F">
        <w:t>The change in expert witness law also allowed the California Innocence Project attorneys to attempt to overturn Parks’ conviction for burning her children to death. Her attorneys argued that false forensic expert opinion was used against her at her original trial.</w:t>
      </w:r>
    </w:p>
    <w:p w14:paraId="348F751A" w14:textId="77777777" w:rsidR="00684B80" w:rsidRPr="00FF597F" w:rsidRDefault="00684B80" w:rsidP="00684B80">
      <w:r w:rsidRPr="00FF597F">
        <w:t>But the fire investigation community remains divided on how to handle cases such as Parks’. Experts testifying for her during a recent habeas corpus hearing said the misleading fire patterns and destruction wrought by flashover made it impossible to determine the origin and cause of the fire, and that she deserved a new trial. Prosecution experts argued they could still read the fire patterns like a book despite their concession that flashover had occurred. They offered little in the way of research or error rate studies to back that assertion.</w:t>
      </w:r>
    </w:p>
    <w:p w14:paraId="7E8C2861" w14:textId="77777777" w:rsidR="00684B80" w:rsidRPr="00FF597F" w:rsidRDefault="00684B80" w:rsidP="00684B80">
      <w:r w:rsidRPr="00FF597F">
        <w:rPr>
          <w:rStyle w:val="StyleUnderline"/>
        </w:rPr>
        <w:t>In November, Los Angeles County Superior Court Judge William C. Ryan ruled that the new flashover evidence was insufficient to win Parks a new trial because the experts cannot agree on its significance. “The world of fire science and fire investigation is a complex area rife with differing opinions and contentious debates</w:t>
      </w:r>
      <w:r w:rsidRPr="00FF597F">
        <w:t>,” Ryan wrote.</w:t>
      </w:r>
    </w:p>
    <w:p w14:paraId="61F616F2" w14:textId="77777777" w:rsidR="00684B80" w:rsidRPr="00FF597F" w:rsidRDefault="00684B80" w:rsidP="00684B80">
      <w:r w:rsidRPr="00FF597F">
        <w:t>His decision is being appealed.</w:t>
      </w:r>
    </w:p>
    <w:p w14:paraId="38DB3455" w14:textId="77777777" w:rsidR="00684B80" w:rsidRPr="00FF597F" w:rsidRDefault="00684B80" w:rsidP="00684B80">
      <w:pPr>
        <w:rPr>
          <w:rStyle w:val="StyleUnderline"/>
        </w:rPr>
      </w:pPr>
      <w:r w:rsidRPr="00FF597F">
        <w:rPr>
          <w:rStyle w:val="StyleUnderline"/>
        </w:rPr>
        <w:t>Whatever the outcome of the Parks case, it is one of many demonstrating the profound difficulty the justice system has in separating good science from bad. The National Academy of Sciences has suggested raising the bar for expert testimony by requiring hard data and error rates for all forensic disciplines.</w:t>
      </w:r>
    </w:p>
    <w:p w14:paraId="4C73625E" w14:textId="77777777" w:rsidR="00684B80" w:rsidRPr="00FF597F" w:rsidRDefault="00684B80" w:rsidP="00684B80">
      <w:pPr>
        <w:rPr>
          <w:rStyle w:val="StyleUnderline"/>
        </w:rPr>
      </w:pPr>
      <w:r w:rsidRPr="00FF597F">
        <w:rPr>
          <w:rStyle w:val="StyleUnderline"/>
        </w:rPr>
        <w:t>Right now the bar is shockingly low</w:t>
      </w:r>
      <w:r w:rsidRPr="00FF597F">
        <w:t xml:space="preserve">. One expert in the recent Parks hearing testified that his analysis of door hinges showed that she had barricaded her child in a closet, using a technique he had never </w:t>
      </w:r>
      <w:r w:rsidRPr="00FF597F">
        <w:lastRenderedPageBreak/>
        <w:t xml:space="preserve">attempted before and for which he cited no scientific data. </w:t>
      </w:r>
      <w:r w:rsidRPr="00FF597F">
        <w:rPr>
          <w:rStyle w:val="StyleUnderline"/>
        </w:rPr>
        <w:t>This lack of scientific rigor in the courtroom has to change.</w:t>
      </w:r>
    </w:p>
    <w:p w14:paraId="0191808D" w14:textId="77777777" w:rsidR="00684B80" w:rsidRPr="00FF597F" w:rsidRDefault="00684B80" w:rsidP="00684B80">
      <w:pPr>
        <w:rPr>
          <w:rStyle w:val="StyleUnderline"/>
        </w:rPr>
      </w:pPr>
      <w:r w:rsidRPr="00FF597F">
        <w:rPr>
          <w:rStyle w:val="StyleUnderline"/>
        </w:rPr>
        <w:t>A commission formed by President Obama to study solutions to flawed forensics was disbanded by the Trump administration</w:t>
      </w:r>
      <w:r w:rsidRPr="00FF597F">
        <w:t xml:space="preserve">. It may be time for the states, individually or in partnership, to undertake this effort. </w:t>
      </w:r>
      <w:r w:rsidRPr="00FF597F">
        <w:rPr>
          <w:rStyle w:val="StyleUnderline"/>
        </w:rPr>
        <w:t>The stakes are too high to maintain the status quo.</w:t>
      </w:r>
    </w:p>
    <w:p w14:paraId="45FD50E1" w14:textId="77777777" w:rsidR="00684B80" w:rsidRPr="00FF597F" w:rsidRDefault="00684B80" w:rsidP="00684B80"/>
    <w:p w14:paraId="22148F4C" w14:textId="77777777" w:rsidR="00684B80" w:rsidRPr="00FF597F" w:rsidRDefault="00684B80" w:rsidP="00684B80">
      <w:pPr>
        <w:pStyle w:val="Heading4"/>
        <w:rPr>
          <w:rFonts w:cs="Times New Roman"/>
        </w:rPr>
      </w:pPr>
      <w:r w:rsidRPr="00FF597F">
        <w:rPr>
          <w:rFonts w:cs="Times New Roman"/>
        </w:rPr>
        <w:t>Laundry list of problems in Forensic Science such as human bias, subjectivity, error and variability in testing.</w:t>
      </w:r>
    </w:p>
    <w:p w14:paraId="09CA2776" w14:textId="77777777" w:rsidR="00684B80" w:rsidRPr="00FF597F" w:rsidRDefault="00684B80" w:rsidP="00684B80">
      <w:r w:rsidRPr="00FF597F">
        <w:rPr>
          <w:rStyle w:val="Style13ptBold"/>
        </w:rPr>
        <w:t>Kafadar, Statistics Professor University of Virginia and Mazza, Committee on Science, Technology and Law Chair National Academy of Sciences, 15</w:t>
      </w:r>
    </w:p>
    <w:p w14:paraId="2B588CF8" w14:textId="77777777" w:rsidR="00684B80" w:rsidRPr="00FF597F" w:rsidRDefault="00684B80" w:rsidP="00684B80">
      <w:r w:rsidRPr="00FF597F">
        <w:t xml:space="preserve">(Karen Kafedar a member of the Forensic Science Standards Board and Anne-Marie Mazza a former senior program officer with both committee on science engineering and public policy "Using Faulty Forensic Science, Courts Fail the Innocent (Op-Ed)," LiveScience, </w:t>
      </w:r>
      <w:hyperlink r:id="rId50" w:history="1">
        <w:r w:rsidRPr="00FF597F">
          <w:rPr>
            <w:rStyle w:val="Hyperlink"/>
          </w:rPr>
          <w:t>https://www.livescience.com/49929-faulty-forensic-science-failing-united-states-court-system.html</w:t>
        </w:r>
      </w:hyperlink>
      <w:r w:rsidRPr="00FF597F">
        <w:t xml:space="preserve"> /Accessed 6-25-2020/ WY)</w:t>
      </w:r>
    </w:p>
    <w:p w14:paraId="7F24DB49" w14:textId="77777777" w:rsidR="00684B80" w:rsidRPr="00FF597F" w:rsidRDefault="00684B80" w:rsidP="00684B80">
      <w:r w:rsidRPr="00FF597F">
        <w:rPr>
          <w:rStyle w:val="StyleUnderline"/>
        </w:rPr>
        <w:t>Historically, forensic science has had a huge impact on identifying and confirming suspects in the courtroom, and on the judicial system more generall</w:t>
      </w:r>
      <w:r w:rsidRPr="00FF597F">
        <w:t xml:space="preserve">y. And yet, a 2009 report from the U.S. National Academy of Sciences (NAS) identified numerous shortcomings in the field, </w:t>
      </w:r>
      <w:r w:rsidRPr="00FF597F">
        <w:rPr>
          <w:rStyle w:val="StyleUnderline"/>
        </w:rPr>
        <w:t>including an absence of a scientific basis for most forms of forensic evidence, a lack of uniform standards and the need for independence from law enforcement. In short, the report called for nothing less than major reform</w:t>
      </w:r>
      <w:r w:rsidRPr="00FF597F">
        <w:t>.</w:t>
      </w:r>
    </w:p>
    <w:p w14:paraId="43FD6D84" w14:textId="77777777" w:rsidR="00684B80" w:rsidRPr="00FF597F" w:rsidRDefault="00684B80" w:rsidP="00684B80">
      <w:r w:rsidRPr="00FF597F">
        <w:rPr>
          <w:rStyle w:val="StyleUnderline"/>
        </w:rPr>
        <w:t>Forensic scientists have been an integral part of the judicial process for more than a century. The most well-known and widely used forensic evidence involves fingerprints left at a crime scene, which Edmond Locard and Francis Galton in the 19th century asserted as "unique" and reliably capable of identifying a single individual</w:t>
      </w:r>
      <w:r w:rsidRPr="00FF597F">
        <w:t xml:space="preserve"> ("The History of Statistics: The Measurement of Uncertainty Before 1900 by Stephen M. Stigler," Harvard University Press, 1986). </w:t>
      </w:r>
      <w:r w:rsidRPr="00FF597F">
        <w:rPr>
          <w:rStyle w:val="StyleUnderline"/>
        </w:rPr>
        <w:t>Other types of material then followed, such as other forms of pattern evidence (e.g., shoe prints, tool marks, tire tracks, bite marks and handwriting analysis) and chemical signatures, such as compositional analysis of bullet lead (CABL) and the presence or absence of 13 specific alleles found in human DNA</w:t>
      </w:r>
      <w:r w:rsidRPr="00FF597F">
        <w:t>.</w:t>
      </w:r>
    </w:p>
    <w:p w14:paraId="6C5F2D4D" w14:textId="77777777" w:rsidR="00684B80" w:rsidRPr="00FF597F" w:rsidRDefault="00684B80" w:rsidP="00684B80">
      <w:r w:rsidRPr="00FF597F">
        <w:rPr>
          <w:rStyle w:val="StyleUnderline"/>
        </w:rPr>
        <w:t>Of those methods, only DNA analysis arose not out of a forensic need but from academic research (in biology); not until later was it used as a method of forensic identification</w:t>
      </w:r>
      <w:r w:rsidRPr="00FF597F">
        <w:t xml:space="preserve">. The technique's ability to establish a numerical probability for comparing two single-source DNA signatures (one from biological evidence found at the crime scene and one from a suspect) and </w:t>
      </w:r>
      <w:r w:rsidRPr="00FF597F">
        <w:rPr>
          <w:rStyle w:val="StyleUnderline"/>
        </w:rPr>
        <w:t>the formal documentation of objective laboratory procedures for conducting DNA analysis (e.g., 13 specific alleles known to have high sensitivity and specificity for identification), contributed to its reputation as a "gold standard" for criminal investigations</w:t>
      </w:r>
      <w:r w:rsidRPr="00FF597F">
        <w:t>.</w:t>
      </w:r>
    </w:p>
    <w:p w14:paraId="1A59E6B3" w14:textId="77777777" w:rsidR="00684B80" w:rsidRPr="00FF597F" w:rsidRDefault="00684B80" w:rsidP="00684B80">
      <w:pPr>
        <w:rPr>
          <w:rStyle w:val="StyleUnderline"/>
        </w:rPr>
      </w:pPr>
      <w:r w:rsidRPr="00FF597F">
        <w:rPr>
          <w:rStyle w:val="StyleUnderline"/>
        </w:rPr>
        <w:t>Where forensic science is failing</w:t>
      </w:r>
    </w:p>
    <w:p w14:paraId="05F42118" w14:textId="77777777" w:rsidR="00684B80" w:rsidRPr="00FF597F" w:rsidRDefault="00684B80" w:rsidP="00684B80">
      <w:r w:rsidRPr="00FF597F">
        <w:rPr>
          <w:rStyle w:val="StyleUnderline"/>
        </w:rPr>
        <w:t xml:space="preserve">Unfortunately, most forms of forensic evidence other than DNA have lacked similar scientific foundations. Instead, they have been characterized by much subjectivity, human observer bias, error and variability in processing and interpreting the evidence, lack of standardized procedures and accreditation programs in crime laboratories, inconsistent validation and unknown error rates, and, </w:t>
      </w:r>
      <w:r w:rsidRPr="00FF597F">
        <w:rPr>
          <w:rStyle w:val="StyleUnderline"/>
        </w:rPr>
        <w:lastRenderedPageBreak/>
        <w:t>most worrisome, little incentive for conducting research into better, more reliable methods</w:t>
      </w:r>
      <w:r w:rsidRPr="00FF597F">
        <w:t>. [How Digital Forensics Can Help Reveal Online Fraud ]</w:t>
      </w:r>
    </w:p>
    <w:p w14:paraId="01A654D0" w14:textId="77777777" w:rsidR="00684B80" w:rsidRPr="00FF597F" w:rsidRDefault="00684B80" w:rsidP="00684B80">
      <w:r w:rsidRPr="00FF597F">
        <w:rPr>
          <w:rStyle w:val="StyleUnderline"/>
        </w:rPr>
        <w:t>Consequently, over the years "experts" have provided unjustified testimony in the courtroom. For example, for decades, a "bullet lead expert" could testify that bullets found at a crime scene were "consistent with their having come from the same box of ammunition" as that found in a suspect's possession, even though such a statement could not be statistically justified</w:t>
      </w:r>
      <w:r w:rsidRPr="00FF597F">
        <w:t>. (The FBI discontinued Compositional Analysis of Bullet Lead in September 2005.)</w:t>
      </w:r>
    </w:p>
    <w:p w14:paraId="651060CA" w14:textId="77777777" w:rsidR="00684B80" w:rsidRPr="00FF597F" w:rsidRDefault="00684B80" w:rsidP="00684B80">
      <w:r w:rsidRPr="00FF597F">
        <w:rPr>
          <w:rStyle w:val="StyleUnderline"/>
        </w:rPr>
        <w:t>The 2009 report from the National Academy of Sciences, "Strengthening Forensic Science in the United States: A Path Forward," documented similar shortcomings associated with other forms of non-DNA forensic evidence, as well as the need for increased training and education among forensic practitioners and judicial personnel</w:t>
      </w:r>
      <w:r w:rsidRPr="00FF597F">
        <w:t>. Five years later, the National Institute of Standards and Technology (NIST), jointly with the U.S. Department of Justice, responded to this call for reform by establishing the National Commission on Forensic Science (NCFS) and by coordinating leading forensic practitioners, researchers, law enforcement officers and judicial personnel through NIST's Organization of Scientific Area Committees (OSAC).</w:t>
      </w:r>
    </w:p>
    <w:p w14:paraId="405E0C30" w14:textId="77777777" w:rsidR="00684B80" w:rsidRPr="00FF597F" w:rsidRDefault="00684B80" w:rsidP="00684B80">
      <w:pPr>
        <w:pStyle w:val="Heading3"/>
        <w:rPr>
          <w:rFonts w:cs="Times New Roman"/>
        </w:rPr>
      </w:pPr>
      <w:r w:rsidRPr="00FF597F">
        <w:rPr>
          <w:rFonts w:cs="Times New Roman"/>
        </w:rPr>
        <w:lastRenderedPageBreak/>
        <w:t>Wrongful Conviction – Magnitude</w:t>
      </w:r>
    </w:p>
    <w:p w14:paraId="73065477" w14:textId="77777777" w:rsidR="00684B80" w:rsidRPr="00FF597F" w:rsidRDefault="00684B80" w:rsidP="00684B80">
      <w:pPr>
        <w:pStyle w:val="Heading4"/>
        <w:rPr>
          <w:rFonts w:cs="Times New Roman"/>
        </w:rPr>
      </w:pPr>
      <w:r w:rsidRPr="00FF597F">
        <w:rPr>
          <w:rFonts w:cs="Times New Roman"/>
        </w:rPr>
        <w:t>At least 1/3 wrongful convictions due to junk forensic evidence</w:t>
      </w:r>
    </w:p>
    <w:p w14:paraId="54E360ED" w14:textId="77777777" w:rsidR="00684B80" w:rsidRPr="00FF597F" w:rsidRDefault="00684B80" w:rsidP="00684B80">
      <w:r w:rsidRPr="00FF597F">
        <w:rPr>
          <w:rStyle w:val="Style13ptBold"/>
        </w:rPr>
        <w:t>Giannelli, Law Professor Case Western Reserve University, 6</w:t>
      </w:r>
    </w:p>
    <w:p w14:paraId="320A3C24" w14:textId="77777777" w:rsidR="00684B80" w:rsidRPr="00FF597F" w:rsidRDefault="00684B80" w:rsidP="00684B80">
      <w:r w:rsidRPr="00FF597F">
        <w:t>(Paul, 6/16/2006, The Journal of Law, Medicine &amp; Ethics, “Forensic Science,” Volume 32, Issue 2, Pages 311-312, MM)</w:t>
      </w:r>
    </w:p>
    <w:p w14:paraId="4DB1F4F6" w14:textId="77777777" w:rsidR="00684B80" w:rsidRPr="00FF597F" w:rsidRDefault="00684B80" w:rsidP="00684B80">
      <w:r w:rsidRPr="00FF597F">
        <w:t xml:space="preserve">Abuse Cases The third development concerned forensic science “abuse cases.” In </w:t>
      </w:r>
      <w:r w:rsidRPr="00FF597F">
        <w:rPr>
          <w:rStyle w:val="StyleUnderline"/>
        </w:rPr>
        <w:t>Actual Innocence</w:t>
      </w:r>
      <w:r w:rsidRPr="00FF597F">
        <w:t xml:space="preserve">, Barry Scheck, Peter Neufeld, and Jim Dwyer </w:t>
      </w:r>
      <w:r w:rsidRPr="00FF597F">
        <w:rPr>
          <w:rStyle w:val="StyleUnderline"/>
        </w:rPr>
        <w:t>examined sixty-two DNA exonerations secured through Cardozo Law School’s Innocence Project to ascertain what factors contributed to these miscarriages of justice</w:t>
      </w:r>
      <w:r w:rsidRPr="00FF597F">
        <w:t xml:space="preserve">. One of the more astounding conclusions was that </w:t>
      </w:r>
      <w:r w:rsidRPr="00FF597F">
        <w:rPr>
          <w:rStyle w:val="StyleUnderline"/>
        </w:rPr>
        <w:t>a third of these cases involved “tainted or fraudulent science.”</w:t>
      </w:r>
      <w:r w:rsidRPr="00FF597F">
        <w:t xml:space="preserve">31 </w:t>
      </w:r>
      <w:r w:rsidRPr="00FF597F">
        <w:rPr>
          <w:rStyle w:val="StyleUnderline"/>
        </w:rPr>
        <w:t>Fred Zain’s conduct at the West Virginia crime laboratory is probably the most notorious example</w:t>
      </w:r>
      <w:r w:rsidRPr="00FF597F">
        <w:t xml:space="preserve">. A judicial report concluded: </w:t>
      </w:r>
      <w:r w:rsidRPr="00FF597F">
        <w:rPr>
          <w:rStyle w:val="StyleUnderline"/>
        </w:rPr>
        <w:t>The acts of misconduct</w:t>
      </w:r>
      <w:r w:rsidRPr="00FF597F">
        <w:t xml:space="preserve"> on the part of Zain </w:t>
      </w:r>
      <w:r w:rsidRPr="00FF597F">
        <w:rPr>
          <w:rStyle w:val="StyleUnderline"/>
        </w:rPr>
        <w:t>included (1) overstating the strength of results; (2) overstating the frequency of genetic matches on individual pieces of evidence; (3) misreporting the frequency of genetic matches on multiple pieces of evidence; (4) reporting that multiple items had been tested, when only a single item had been tested; (5) reporting inconclusive results as conclusive; (6) repeatedly altering laboratory records; (7) grouping results to create the erroneous impression that genetic markers had been obtained from all samples tested; (8) failing to report conflicting results; (9) failing to conduct or to report conducting additional testing to resolve conflicting results; (10) implying a match with a suspect when testing supported only a match with the victim; and (11) reporting scientifically impossible or improbable results.32 Zain was such a treasured witness that even after he left the state</w:t>
      </w:r>
      <w:r w:rsidRPr="00FF597F">
        <w:t xml:space="preserve"> to accept a position in a San Antonio crime lab, </w:t>
      </w:r>
      <w:r w:rsidRPr="00FF597F">
        <w:rPr>
          <w:rStyle w:val="StyleUnderline"/>
        </w:rPr>
        <w:t>West Virginia prosecutors sent evidence to him for retesting because the remaining West Virginia serologists apparently could not reach the “right” results.</w:t>
      </w:r>
      <w:r w:rsidRPr="00FF597F">
        <w:t>33</w:t>
      </w:r>
    </w:p>
    <w:p w14:paraId="3F0F70F0" w14:textId="77777777" w:rsidR="00684B80" w:rsidRPr="00FF597F" w:rsidRDefault="00684B80" w:rsidP="00684B80">
      <w:r w:rsidRPr="00FF597F">
        <w:rPr>
          <w:rStyle w:val="StyleUnderline"/>
        </w:rPr>
        <w:t>Unfortunately, Zain was not alone</w:t>
      </w:r>
      <w:r w:rsidRPr="00FF597F">
        <w:t xml:space="preserve">.34 </w:t>
      </w:r>
      <w:r w:rsidRPr="00FF597F">
        <w:rPr>
          <w:rStyle w:val="StyleUnderline"/>
        </w:rPr>
        <w:t>Similar problems later arose in Oklahoma City, Houston, and Montana</w:t>
      </w:r>
      <w:r w:rsidRPr="00FF597F">
        <w:t xml:space="preserve">. Such cases are beginning to have an impact on admissibility decisions. For example, </w:t>
      </w:r>
      <w:r w:rsidRPr="00FF597F">
        <w:rPr>
          <w:rStyle w:val="StyleUnderline"/>
        </w:rPr>
        <w:t xml:space="preserve">the Florida Supreme Court has commented: In order to preserve the integrity of the criminal justice system in Florida, particularly in the face of rising nationwide criticism of forensic evidence in general, our state courts – both trial and appellate – must apply the Frye test in a prudent manner to cull scientific fiction and junk science from fact. </w:t>
      </w:r>
      <w:r w:rsidRPr="00FF597F">
        <w:t>Any doubt as to admissibility under Frye should be resolved in a manner that minimizes the chance of a wrongful conviction, especially in a capital case.35 These cases have led to some important reforms, as can be gleaned from the Inspector General’s report on the FBI laboratory. The report’s recommendations included: (1) seeking accreditation of the FBI laboratory by the American Society of Crime Laboratory Directors/Laboratory Accreditation Board (ASCLD/LAB); (2) requiring examiners in the Explosives Unit to have scientific backgrounds in chemistry, metallurgy, or engineering; (3) mandating the preparation and signing of separate reports instead of issuing one composite report “without attribution to individual examiners”; (4) establishing report review procedures by unit chiefs; (5) preparing adequate case files to support reports; (6) monitoring court testimony in order to preclude examiners from testifying to matters beyond their expertise or in ways that are “unprofessional”; and (7) developing written protocols for scientific procedures.36</w:t>
      </w:r>
    </w:p>
    <w:p w14:paraId="4E6C6C6C" w14:textId="77777777" w:rsidR="00684B80" w:rsidRPr="00FF597F" w:rsidRDefault="00684B80" w:rsidP="00684B80"/>
    <w:p w14:paraId="30883EC8" w14:textId="77777777" w:rsidR="00684B80" w:rsidRPr="00FF597F" w:rsidRDefault="00684B80" w:rsidP="00684B80">
      <w:pPr>
        <w:pStyle w:val="Heading3"/>
        <w:rPr>
          <w:rFonts w:cs="Times New Roman"/>
        </w:rPr>
      </w:pPr>
      <w:r w:rsidRPr="00FF597F">
        <w:rPr>
          <w:rFonts w:cs="Times New Roman"/>
        </w:rPr>
        <w:lastRenderedPageBreak/>
        <w:t>Wrongful Conviction - Racism</w:t>
      </w:r>
    </w:p>
    <w:p w14:paraId="75DD466F" w14:textId="77777777" w:rsidR="00684B80" w:rsidRPr="00FF597F" w:rsidRDefault="00684B80" w:rsidP="00684B80">
      <w:pPr>
        <w:pStyle w:val="Heading4"/>
        <w:rPr>
          <w:rFonts w:cs="Times New Roman"/>
        </w:rPr>
      </w:pPr>
      <w:r w:rsidRPr="00FF597F">
        <w:rPr>
          <w:rFonts w:cs="Times New Roman"/>
        </w:rPr>
        <w:t>African Americans are more likely to be wrongfully incarcerated and serve longer sentences</w:t>
      </w:r>
    </w:p>
    <w:p w14:paraId="44E410FA" w14:textId="77777777" w:rsidR="00684B80" w:rsidRPr="00FF597F" w:rsidRDefault="00684B80" w:rsidP="00684B80">
      <w:r w:rsidRPr="00FF597F">
        <w:rPr>
          <w:rStyle w:val="Style13ptBold"/>
        </w:rPr>
        <w:t xml:space="preserve">O’Brien, Michigan State University Law Professor, and Parker, writer for MSU News, 17 </w:t>
      </w:r>
      <w:r w:rsidRPr="00FF597F">
        <w:t xml:space="preserve">[Barbara &amp; Kristen, 3-7-2017, Michigan State University, “African-Americans More Likely to be Wrongfully Convicted,” </w:t>
      </w:r>
      <w:hyperlink r:id="rId51" w:history="1">
        <w:r w:rsidRPr="00FF597F">
          <w:rPr>
            <w:rStyle w:val="Hyperlink"/>
          </w:rPr>
          <w:t>https://research.msu.edu/innocent-african-americans-more-likely-to-be-wrongfully-convicted/</w:t>
        </w:r>
      </w:hyperlink>
      <w:r w:rsidRPr="00FF597F">
        <w:t>, accessed 6-25-2020, JL]</w:t>
      </w:r>
    </w:p>
    <w:p w14:paraId="7C6C1C03" w14:textId="77777777" w:rsidR="00684B80" w:rsidRPr="00FF597F" w:rsidRDefault="00684B80" w:rsidP="00684B80">
      <w:pPr>
        <w:rPr>
          <w:u w:val="single"/>
        </w:rPr>
      </w:pPr>
      <w:r w:rsidRPr="00FF597F">
        <w:rPr>
          <w:u w:val="single"/>
        </w:rPr>
        <w:t xml:space="preserve">African-American prisoners who were convicted of murder are about 50 percent more likely to be innocent than other convicted murderers and spend longer in prison before exoneration, according to a report released today that’s co-edited by a </w:t>
      </w:r>
      <w:hyperlink r:id="rId52" w:tgtFrame="_blank" w:history="1">
        <w:r w:rsidRPr="00FF597F">
          <w:rPr>
            <w:rStyle w:val="Hyperlink"/>
            <w:u w:val="single"/>
          </w:rPr>
          <w:t>Michigan State University College of Law</w:t>
        </w:r>
      </w:hyperlink>
      <w:r w:rsidRPr="00FF597F">
        <w:rPr>
          <w:u w:val="single"/>
        </w:rPr>
        <w:t xml:space="preserve"> professor.</w:t>
      </w:r>
    </w:p>
    <w:p w14:paraId="5A7B8D15" w14:textId="77777777" w:rsidR="00684B80" w:rsidRPr="00FF597F" w:rsidRDefault="00684B80" w:rsidP="00684B80">
      <w:pPr>
        <w:rPr>
          <w:u w:val="single"/>
        </w:rPr>
      </w:pPr>
      <w:r w:rsidRPr="00FF597F">
        <w:rPr>
          <w:u w:val="single"/>
        </w:rPr>
        <w:t xml:space="preserve">“The vast majority of wrongful convictions are never discovered,” said MSU Law’s </w:t>
      </w:r>
      <w:hyperlink r:id="rId53" w:history="1">
        <w:r w:rsidRPr="00FF597F">
          <w:rPr>
            <w:rStyle w:val="Hyperlink"/>
            <w:u w:val="single"/>
          </w:rPr>
          <w:t>Barbara O’Brien</w:t>
        </w:r>
      </w:hyperlink>
      <w:r w:rsidRPr="00FF597F">
        <w:rPr>
          <w:u w:val="single"/>
        </w:rPr>
        <w:t xml:space="preserve">, </w:t>
      </w:r>
      <w:r w:rsidRPr="00FF597F">
        <w:t>the author of a companion report, “</w:t>
      </w:r>
      <w:hyperlink r:id="rId54" w:history="1">
        <w:r w:rsidRPr="00FF597F">
          <w:rPr>
            <w:rStyle w:val="Hyperlink"/>
          </w:rPr>
          <w:t>Exonerations in 2016</w:t>
        </w:r>
      </w:hyperlink>
      <w:r w:rsidRPr="00FF597F">
        <w:t xml:space="preserve">,” and editor of the </w:t>
      </w:r>
      <w:hyperlink r:id="rId55" w:history="1">
        <w:r w:rsidRPr="00FF597F">
          <w:rPr>
            <w:rStyle w:val="Hyperlink"/>
          </w:rPr>
          <w:t>National Registry of Exonerations</w:t>
        </w:r>
      </w:hyperlink>
      <w:r w:rsidRPr="00FF597F">
        <w:t>.</w:t>
      </w:r>
      <w:r w:rsidRPr="00FF597F">
        <w:rPr>
          <w:u w:val="single"/>
        </w:rPr>
        <w:t xml:space="preserve"> “There’s no doubt anymore that innocent people get convicted regularly—that’s beyond dispute. Increasingly, police, prosecutors and judges recognize this problem. But will we do enough to actually address it? That remains to be seen.”</w:t>
      </w:r>
    </w:p>
    <w:p w14:paraId="50E05158" w14:textId="77777777" w:rsidR="00684B80" w:rsidRPr="00FF597F" w:rsidRDefault="00684B80" w:rsidP="00684B80">
      <w:pPr>
        <w:rPr>
          <w:u w:val="single"/>
        </w:rPr>
      </w:pPr>
      <w:r w:rsidRPr="00FF597F">
        <w:rPr>
          <w:u w:val="single"/>
        </w:rPr>
        <w:t>“Exonerations in 2016” found a record number of exonerations for the third straight year and a record number of cases with official misconduct.</w:t>
      </w:r>
    </w:p>
    <w:p w14:paraId="489D7A54" w14:textId="77777777" w:rsidR="00684B80" w:rsidRPr="00FF597F" w:rsidRDefault="00684B80" w:rsidP="00684B80">
      <w:r w:rsidRPr="00FF597F">
        <w:t>The National Registry of Exonerations is a joint project of the University of California Irvine Newkirk Center for Science and Society, University of Michigan Law School and Michigan State University College of Law. The registry provides detailed information about every known exoneration in the United States since 1989 – cases in which a person was wrongly convicted of a crime and later cleared of all the charges based on new evidence of innocence.</w:t>
      </w:r>
    </w:p>
    <w:p w14:paraId="5C6ACECB" w14:textId="77777777" w:rsidR="00684B80" w:rsidRPr="00FF597F" w:rsidRDefault="00684B80" w:rsidP="00684B80">
      <w:pPr>
        <w:rPr>
          <w:u w:val="single"/>
        </w:rPr>
      </w:pPr>
      <w:r w:rsidRPr="00FF597F">
        <w:rPr>
          <w:u w:val="single"/>
        </w:rPr>
        <w:t>The 2016 data show convictions that led to murder exonerations with black defendants were more likely to involve misconduct by police officers than those with white defendants. On average, black murder exonerees waited three years longer in prison before release than whites.</w:t>
      </w:r>
    </w:p>
    <w:p w14:paraId="088C1944" w14:textId="77777777" w:rsidR="00684B80" w:rsidRPr="00FF597F" w:rsidRDefault="00684B80" w:rsidP="00684B80">
      <w:pPr>
        <w:rPr>
          <w:u w:val="single"/>
        </w:rPr>
      </w:pPr>
      <w:r w:rsidRPr="00FF597F">
        <w:rPr>
          <w:u w:val="single"/>
        </w:rPr>
        <w:t>Judging from exonerations, a black prisoner serving time for sexual assault is three-and-a-half times more likely to be innocent than a white person convicted of sexual assault. On average, innocent African-Americans convicted of sexual assault spent almost four-and-a-half years longer in prison before exoneration than innocent whites.</w:t>
      </w:r>
    </w:p>
    <w:p w14:paraId="01B1FF2D" w14:textId="77777777" w:rsidR="00684B80" w:rsidRPr="00FF597F" w:rsidRDefault="00684B80" w:rsidP="00684B80">
      <w:pPr>
        <w:rPr>
          <w:u w:val="single"/>
        </w:rPr>
      </w:pPr>
      <w:r w:rsidRPr="00FF597F">
        <w:t>In addition, the report, officially titled, “</w:t>
      </w:r>
      <w:hyperlink r:id="rId56" w:history="1">
        <w:r w:rsidRPr="00FF597F">
          <w:rPr>
            <w:rStyle w:val="Hyperlink"/>
          </w:rPr>
          <w:t>Race and Wrongful Convictions in the United States</w:t>
        </w:r>
      </w:hyperlink>
      <w:r w:rsidRPr="00FF597F">
        <w:t xml:space="preserve">,” found </w:t>
      </w:r>
      <w:r w:rsidRPr="00FF597F">
        <w:rPr>
          <w:u w:val="single"/>
        </w:rPr>
        <w:t>innocent black people are about 12 times more likely to be convicted of drug crimes than innocent white people.</w:t>
      </w:r>
    </w:p>
    <w:p w14:paraId="2497210A" w14:textId="77777777" w:rsidR="00684B80" w:rsidRPr="00FF597F" w:rsidRDefault="00684B80" w:rsidP="00684B80">
      <w:pPr>
        <w:rPr>
          <w:u w:val="single"/>
        </w:rPr>
      </w:pPr>
      <w:r w:rsidRPr="00FF597F">
        <w:rPr>
          <w:u w:val="single"/>
        </w:rPr>
        <w:t>Since 1989, more than 1,800 defendants have been cleared in “group exonerations” that followed 15 large-scale police scandals in which officers systematically framed innocent defendants. The overwhelming majority were African-American defendants framed for drug crimes that never occurred.</w:t>
      </w:r>
    </w:p>
    <w:p w14:paraId="54DB3F3F" w14:textId="77777777" w:rsidR="00684B80" w:rsidRPr="00FF597F" w:rsidRDefault="00684B80" w:rsidP="00684B80">
      <w:r w:rsidRPr="00FF597F">
        <w:t xml:space="preserve">“Of the many costs the war on drugs inflicts on the black community, the practice of deliberately charging innocent defendants with fabricated crimes may be the most shameful,” said University of </w:t>
      </w:r>
      <w:r w:rsidRPr="00FF597F">
        <w:lastRenderedPageBreak/>
        <w:t>Michigan Law Professor Samuel Gross, the author of “Race and Wrongful Convictions in the United States” and senior editor of the National Registry of Exonerations.</w:t>
      </w:r>
    </w:p>
    <w:p w14:paraId="7A1630B8" w14:textId="77777777" w:rsidR="00684B80" w:rsidRPr="00FF597F" w:rsidRDefault="00684B80" w:rsidP="00684B80">
      <w:pPr>
        <w:rPr>
          <w:u w:val="single"/>
        </w:rPr>
      </w:pPr>
      <w:r w:rsidRPr="00FF597F">
        <w:rPr>
          <w:u w:val="single"/>
        </w:rPr>
        <w:t>Last year, there were more exonerations than in any previous year in which government officials committed misconduct; the convictions were based on guilty pleas; no crime actually occurred; and a prosecutorial conviction integrity unit worked on the exoneration.</w:t>
      </w:r>
    </w:p>
    <w:p w14:paraId="40580512" w14:textId="77777777" w:rsidR="00684B80" w:rsidRPr="007E48CF" w:rsidRDefault="00684B80" w:rsidP="00684B80"/>
    <w:p w14:paraId="0BC751B1" w14:textId="68586B83" w:rsidR="00684B80" w:rsidRPr="002D1671" w:rsidRDefault="00526041" w:rsidP="00684B80">
      <w:pPr>
        <w:pStyle w:val="Heading3"/>
      </w:pPr>
      <w:r w:rsidRPr="00FF597F">
        <w:rPr>
          <w:rFonts w:cs="Times New Roman"/>
        </w:rPr>
        <w:lastRenderedPageBreak/>
        <w:t>Wrongful Conviction</w:t>
      </w:r>
      <w:r>
        <w:rPr>
          <w:rFonts w:cs="Times New Roman"/>
        </w:rPr>
        <w:t xml:space="preserve"> </w:t>
      </w:r>
      <w:r w:rsidR="00684B80">
        <w:t>– Psychological Trauma</w:t>
      </w:r>
    </w:p>
    <w:p w14:paraId="7895B815" w14:textId="77777777" w:rsidR="00684B80" w:rsidRPr="009E18F9" w:rsidRDefault="00684B80" w:rsidP="00684B80">
      <w:pPr>
        <w:pStyle w:val="Heading4"/>
      </w:pPr>
      <w:r w:rsidRPr="009E18F9">
        <w:t>Psychological impacts of prison are exacerbated on wrongfully convicted prisoners</w:t>
      </w:r>
    </w:p>
    <w:p w14:paraId="22C3F418" w14:textId="77777777" w:rsidR="00684B80" w:rsidRDefault="00684B80" w:rsidP="00684B80">
      <w:r w:rsidRPr="009E18F9">
        <w:rPr>
          <w:rStyle w:val="Style13ptBold"/>
        </w:rPr>
        <w:t xml:space="preserve">Campbell and Denov, University of Ottawa </w:t>
      </w:r>
      <w:r>
        <w:rPr>
          <w:rStyle w:val="Style13ptBold"/>
        </w:rPr>
        <w:t>criminology professors,</w:t>
      </w:r>
      <w:r w:rsidRPr="009E18F9">
        <w:rPr>
          <w:rStyle w:val="Style13ptBold"/>
        </w:rPr>
        <w:t xml:space="preserve"> 5</w:t>
      </w:r>
      <w:r w:rsidRPr="009E18F9">
        <w:t xml:space="preserve"> </w:t>
      </w:r>
    </w:p>
    <w:p w14:paraId="5277F6F0" w14:textId="77777777" w:rsidR="00684B80" w:rsidRPr="009E18F9" w:rsidRDefault="00684B80" w:rsidP="00684B80">
      <w:r w:rsidRPr="009E18F9">
        <w:t xml:space="preserve">(Dr. Kathryn Campbell, Professor, Department of Criminology, University of Ottawa. Dr. Myriam Denov, Professor, Department of Criminology, University of Ottawa, 11-1-2005 "1. Miscarriages of Justice: The Impact of Wrongful Imprisonment," JustResearch, </w:t>
      </w:r>
      <w:hyperlink r:id="rId57" w:history="1">
        <w:r w:rsidRPr="009E18F9">
          <w:rPr>
            <w:rStyle w:val="Hyperlink"/>
          </w:rPr>
          <w:t>https://www.justice.gc.ca/eng/rp-pr/jr/jr13/p5a.html ACCESSED 6-30-20</w:t>
        </w:r>
      </w:hyperlink>
      <w:r w:rsidRPr="009E18F9">
        <w:t xml:space="preserve"> BN)</w:t>
      </w:r>
    </w:p>
    <w:p w14:paraId="5F493432" w14:textId="77777777" w:rsidR="00684B80" w:rsidRPr="009E18F9" w:rsidRDefault="00684B80" w:rsidP="00684B80">
      <w:r w:rsidRPr="009E18F9">
        <w:t>Coping with a Wrongful Incarceration</w:t>
      </w:r>
    </w:p>
    <w:p w14:paraId="1664484B" w14:textId="77777777" w:rsidR="00684B80" w:rsidRPr="009E18F9" w:rsidRDefault="00684B80" w:rsidP="00684B80">
      <w:r w:rsidRPr="009E18F9">
        <w:t xml:space="preserve">The deleterious effects of long-term imprisonment have been well documented in the literature (Flanagan 1995; Roberts and Jackson 1991). </w:t>
      </w:r>
      <w:r w:rsidRPr="009E18F9">
        <w:rPr>
          <w:rStyle w:val="StyleUnderline"/>
        </w:rPr>
        <w:t>The special stresses that affect prisoners include: relationship difficulties, such as loss of crucial relationships outside of prison and problems in developing relationships within the prison; concern with mental deterioration; the indeterminate nature of sentences; and the prison environment itself</w:t>
      </w:r>
      <w:r w:rsidRPr="009E18F9">
        <w:t xml:space="preserve"> (Flanagan 1995). </w:t>
      </w:r>
      <w:r w:rsidRPr="009E18F9">
        <w:rPr>
          <w:rStyle w:val="StyleUnderline"/>
        </w:rPr>
        <w:t>While all prisoners must learn to cope with the 'pains of imprisonment', the impact of imprisonment on the wrongly convicted appears to have effects that go beyond those experienced by other long-term prisoners. These individuals are victims of miscarriages of justice, and the harmful effects of confinement are further exacerbated by the unjust nature of their incarceration.</w:t>
      </w:r>
      <w:r w:rsidRPr="009E18F9">
        <w:t xml:space="preserve"> This section explores the varied coping strategies that the five participants used to adapt to their wrongful imprisonment. These strategies, including violence, cooperation, withdrawal, and preoccupation with exoneration, represent a resourceful means to ensure their well-being in the hostile environment of a prison.</w:t>
      </w:r>
    </w:p>
    <w:p w14:paraId="20362ED4" w14:textId="77777777" w:rsidR="00684B80" w:rsidRPr="009E18F9" w:rsidRDefault="00684B80" w:rsidP="00684B80">
      <w:r w:rsidRPr="009E18F9">
        <w:t>Coping Through Violence and Cooperation</w:t>
      </w:r>
    </w:p>
    <w:p w14:paraId="59AF3CBA" w14:textId="77777777" w:rsidR="00684B80" w:rsidRPr="009E18F9" w:rsidRDefault="00684B80" w:rsidP="00684B80">
      <w:r w:rsidRPr="009E18F9">
        <w:t>A prison sentence constitutes a "massive assault" on the lives of those imprisoned and such an experience is exacerbated for first-time inmates (Berger 1963). One participant, an electrician who had done some electrical work inside a prison prior to his wrongful conviction, recalls his first impressions of prison life:</w:t>
      </w:r>
    </w:p>
    <w:p w14:paraId="32B990E0" w14:textId="77777777" w:rsidR="00684B80" w:rsidRPr="009E18F9" w:rsidRDefault="00684B80" w:rsidP="00684B80">
      <w:r w:rsidRPr="009E18F9">
        <w:t>I didn't like the experience [of working as an electrician in prison] … You were working near the inmates and the guards. Then you saw the fights, or you'd be told stuff like "Oh, your tools, if you don't know what to do with them, I know what to do with them." Then you had inmates who would come up behind you, and you've got your tools to watch … So I found it hard, but it was only a superficial part of what prison is all about. So it wasn't a good experience for me, going to work there … I never thought that one day I would end up there myself. (Mark)</w:t>
      </w:r>
    </w:p>
    <w:p w14:paraId="13F7AB08" w14:textId="77777777" w:rsidR="00684B80" w:rsidRPr="009E18F9" w:rsidRDefault="00684B80" w:rsidP="00684B80">
      <w:pPr>
        <w:rPr>
          <w:rStyle w:val="StyleUnderline"/>
        </w:rPr>
      </w:pPr>
      <w:r w:rsidRPr="009E18F9">
        <w:rPr>
          <w:rStyle w:val="StyleUnderline"/>
        </w:rPr>
        <w:t>Once one is imprisoned, such perceptions of prison violence become a reality, as violence is part of daily existence inside. Two participants explained the importance of surviving prison violence and how they managed to cope:</w:t>
      </w:r>
    </w:p>
    <w:p w14:paraId="1F691A97" w14:textId="77777777" w:rsidR="00684B80" w:rsidRPr="009E18F9" w:rsidRDefault="00684B80" w:rsidP="00684B80">
      <w:r w:rsidRPr="009E18F9">
        <w:t xml:space="preserve">You've got armed groups, armed different factions, freely walking around, high-medium and maximum-security institutions. Armed, concealing, chemical weapons, fire weapons, bludgeoning weapons, slicing weapons. [Did you ever fear for your life?] I made a vest out of eleven National Geographics … I stole two rolls of duct tape from the Auto Body Shop, and I took eleven National Geographics off one of the reading carts. I made a kinda pseudo puncture-proof vest. I wasn't the only one. [I wore the vest] under </w:t>
      </w:r>
      <w:r w:rsidRPr="009E18F9">
        <w:lastRenderedPageBreak/>
        <w:t>my clothes, every damn day, every time I left my cell. And it was made that way, so that it wouldn't set off end control, where you walk through metal detectors. (Jason)</w:t>
      </w:r>
    </w:p>
    <w:p w14:paraId="1E2DCDAD" w14:textId="77777777" w:rsidR="00684B80" w:rsidRPr="009E18F9" w:rsidRDefault="00684B80" w:rsidP="00684B80">
      <w:r w:rsidRPr="009E18F9">
        <w:t>It's true that in prison, it's a world where survival comes before everything … you have to try to survive in the jungle, and there's a lot of violence. So, you have to protect yourself, especially if you are accused of sexual crimes … And so, you're always going around with a shiv or … a fork in your pockets. Because when you're walking around, you never know where and when and how you'll be attacked. (Mark)</w:t>
      </w:r>
    </w:p>
    <w:p w14:paraId="5E382FE0" w14:textId="77777777" w:rsidR="00684B80" w:rsidRPr="009E18F9" w:rsidRDefault="00684B80" w:rsidP="00684B80">
      <w:r w:rsidRPr="009E18F9">
        <w:rPr>
          <w:rStyle w:val="StyleUnderline"/>
        </w:rPr>
        <w:t>Finding a means to cope with prison violence was an unfortunate reality for many of our participants</w:t>
      </w:r>
      <w:r w:rsidRPr="009E18F9">
        <w:t xml:space="preserve">. </w:t>
      </w:r>
      <w:r w:rsidRPr="009E18F9">
        <w:rPr>
          <w:rStyle w:val="StyleUnderline"/>
        </w:rPr>
        <w:t>More adaptive means of coping were also evident, including cooperation and belonging. Cooperation is a strategy used to avoid problems, conflict, and stress in the prison environment (Matthew 1999).</w:t>
      </w:r>
      <w:r w:rsidRPr="009E18F9">
        <w:t xml:space="preserve"> Sean describes his involvement in a life-sentence inmate group where he provided support to and advocated on behalf of other long-term prisoners:</w:t>
      </w:r>
    </w:p>
    <w:p w14:paraId="2C918FE6" w14:textId="77777777" w:rsidR="00684B80" w:rsidRPr="009E18F9" w:rsidRDefault="00684B80" w:rsidP="00684B80">
      <w:r w:rsidRPr="009E18F9">
        <w:t>The lifer's group and helping out the guys was an escape. Was an escape completely! Because I'd worked on that, I give 'em community visits…there's a lot of people in there that were either drunk, or they were stoned…hearing their stories…I mean if they want to commit suicide and you're trying to help. I've always had a big heart, you know what I mean? I wanted to help these people. And also hearing their stories took me away from my… my situation I was in. You know what I mean? (Sean)</w:t>
      </w:r>
    </w:p>
    <w:p w14:paraId="674A3721" w14:textId="77777777" w:rsidR="00684B80" w:rsidRPr="009E18F9" w:rsidRDefault="00684B80" w:rsidP="00684B80">
      <w:r w:rsidRPr="009E18F9">
        <w:t>This strategy of cooperation enabled Sean to escape his own untenable reality by helping others cope with the prison experience. Similarly, Max, who had little formal education prior to his incarceration, coped with his wrongful imprisonment in large part through reading and learning. By taking advantage of his job in the prison library, Max taught himself a second language, as well as studying philosophy and semantics. Through this strategy of cooperation, Max was able to survive, and to some degree, escape from the harsh reality of prison:</w:t>
      </w:r>
    </w:p>
    <w:p w14:paraId="2531DF42" w14:textId="77777777" w:rsidR="00684B80" w:rsidRPr="009E18F9" w:rsidRDefault="00684B80" w:rsidP="00684B80">
      <w:r w:rsidRPr="009E18F9">
        <w:t>Fate is always operating out there somehow, for example sending me to work in the library, instead of the workshop where the majority of inmates were. So, I familiarized myself with the world of books and that is how I came to read a lot. All kinds of books, because I didn't have any knowledge at first…and I had tremendous difficulty, I have to say, even to read…A book could take me a week to read, and needless to say, I had enough time for that…sixteen hours and a half, seventeen in a cell…I discovered Sartre…Camus, authors that really bring you to understand… you know, we exist and that we are products of society…I learned [a second language]. I learned many different kinds of things. This was an excellent way for me to escape from prison. (Max)</w:t>
      </w:r>
    </w:p>
    <w:p w14:paraId="054E9A88" w14:textId="77777777" w:rsidR="00684B80" w:rsidRPr="009E18F9" w:rsidRDefault="00684B80" w:rsidP="00684B80">
      <w:r w:rsidRPr="009E18F9">
        <w:t>Withdrawal, Isolation, and Suicidal Ideation</w:t>
      </w:r>
    </w:p>
    <w:p w14:paraId="338B05AF" w14:textId="77777777" w:rsidR="00684B80" w:rsidRPr="009E18F9" w:rsidRDefault="00684B80" w:rsidP="00684B80">
      <w:r w:rsidRPr="009E18F9">
        <w:rPr>
          <w:rStyle w:val="StyleUnderline"/>
        </w:rPr>
        <w:t>Matthew (1999) suggests that withdrawal, which can take a number of forms, is also an important prison coping strategy. Withdrawal may be manifest as physical separation from other prisoners through segregation, isolation, and minimal communication with other inmates. Both Jason and Max describe their conscious withdrawal from the prison population.</w:t>
      </w:r>
      <w:r w:rsidRPr="009E18F9">
        <w:t xml:space="preserve"> For Jason, this isolation was to maintain his sense of sanity. For Max, it was simply because he felt that he was inherently different from the other inmates:</w:t>
      </w:r>
    </w:p>
    <w:p w14:paraId="7765DFD7" w14:textId="77777777" w:rsidR="00684B80" w:rsidRPr="009E18F9" w:rsidRDefault="00684B80" w:rsidP="00684B80">
      <w:r w:rsidRPr="009E18F9">
        <w:t xml:space="preserve">As my time progressed, I did two 8-months sentences, almost back to back, in segregation… I consciously, purposely, removed myself from that population…But, I purposely removed myself from everything. Not just the institution, but everything. And I put myself into a size of a normal house </w:t>
      </w:r>
      <w:r w:rsidRPr="009E18F9">
        <w:lastRenderedPageBreak/>
        <w:t>bathroom: vanity, toilet, mirror, tub. Turn the tub, and that's a cell. And I just lived there. Within me. I had to. I couldn't afford to lose my mind. (Jason)</w:t>
      </w:r>
    </w:p>
    <w:p w14:paraId="1A493012" w14:textId="77777777" w:rsidR="00684B80" w:rsidRPr="009E18F9" w:rsidRDefault="00684B80" w:rsidP="00684B80">
      <w:r w:rsidRPr="009E18F9">
        <w:t>I was always apart from the other inmates…criminals had nothing to offer me. (Max)</w:t>
      </w:r>
    </w:p>
    <w:p w14:paraId="04C5EAD9" w14:textId="77777777" w:rsidR="00684B80" w:rsidRPr="009E18F9" w:rsidRDefault="00684B80" w:rsidP="00684B80">
      <w:pPr>
        <w:rPr>
          <w:rStyle w:val="StyleUnderline"/>
        </w:rPr>
      </w:pPr>
      <w:r w:rsidRPr="009E18F9">
        <w:rPr>
          <w:rStyle w:val="StyleUnderline"/>
        </w:rPr>
        <w:t>Matthew (1999) argues that withdrawal may also reveal itself through forms of depression, self-mutilation, and suicide. Suicidal ideation and suicide attempts were a reality for many of the respondents. The prison literature indicates that those most likely to attempt suicide are those who are physically and socially isolated in prisons with few activities and with little contact with home and family (Liebling 1992). For the wrongly convicted, the effects of such isolation are likely exacerbated, given that their imprisonment resulted from miscarriage of justices. The following excerpt describes Jason's suicide attempt subsequent to his bail hearing:</w:t>
      </w:r>
    </w:p>
    <w:p w14:paraId="37CF452C" w14:textId="77777777" w:rsidR="00684B80" w:rsidRDefault="00684B80" w:rsidP="00684B80">
      <w:r w:rsidRPr="009E18F9">
        <w:t>I had been denied bail…Denied. Didn't take too long to decide that I wasn't going to go through that again. So, I waited for my cellmate to pass out, for the nurse to come, for him to get his medication, that shift's guard to do his walk. I had already made the rope, earlier that day. Took the bed sheet, braided it. Tested the metal box that protected the smoke detector. Decided it would hold my weight. Made the knot. Waited for everything, lights went out. Put it up, went and stood on the stainless steel sink in the corner. Put the rope around my neck and stepped off the sink…In about the instant that I was hanging there, I decided that I didn't want to be there. But I didn't have enough strength to pull myself up. I just, I was spinning. If I wasn't spinning, I probably could, but… The jolt of making the rope tense made me spin, which was a good thing, I guess, because my feet started to kick the sink and it woke my cell-mate. (Jason)</w:t>
      </w:r>
    </w:p>
    <w:p w14:paraId="259D879F" w14:textId="56AD250C" w:rsidR="00684B80" w:rsidRDefault="00526041" w:rsidP="00684B80">
      <w:pPr>
        <w:pStyle w:val="Heading3"/>
      </w:pPr>
      <w:r w:rsidRPr="00FF597F">
        <w:rPr>
          <w:rFonts w:cs="Times New Roman"/>
        </w:rPr>
        <w:lastRenderedPageBreak/>
        <w:t xml:space="preserve">Wrongful Conviction </w:t>
      </w:r>
      <w:r w:rsidR="00684B80">
        <w:t>– Psychological Impacts</w:t>
      </w:r>
    </w:p>
    <w:p w14:paraId="2768A20D" w14:textId="77777777" w:rsidR="00684B80" w:rsidRPr="007E48CF" w:rsidRDefault="00684B80" w:rsidP="00684B80"/>
    <w:p w14:paraId="741D848B" w14:textId="77777777" w:rsidR="00684B80" w:rsidRPr="009E18F9" w:rsidRDefault="00684B80" w:rsidP="00684B80">
      <w:pPr>
        <w:pStyle w:val="Heading4"/>
      </w:pPr>
      <w:r>
        <w:t>Wrongfully convicted people lose valuable time and experience a wide range of psychological issues like PTSD, anxiety, and depression</w:t>
      </w:r>
    </w:p>
    <w:p w14:paraId="2B72AEB3" w14:textId="77777777" w:rsidR="00684B80" w:rsidRDefault="00684B80" w:rsidP="00684B80">
      <w:r w:rsidRPr="00070E22">
        <w:rPr>
          <w:rStyle w:val="Style13ptBold"/>
        </w:rPr>
        <w:t>Mueller Law Firm</w:t>
      </w:r>
      <w:r>
        <w:rPr>
          <w:rStyle w:val="Style13ptBold"/>
        </w:rPr>
        <w:t xml:space="preserve">, specializes in wrongful convictions </w:t>
      </w:r>
      <w:r w:rsidRPr="00070E22">
        <w:rPr>
          <w:rStyle w:val="Style13ptBold"/>
        </w:rPr>
        <w:t>18</w:t>
      </w:r>
      <w:r>
        <w:t xml:space="preserve"> [</w:t>
      </w:r>
      <w:r w:rsidRPr="009E18F9">
        <w:t>Mueller Law Firm</w:t>
      </w:r>
      <w:r>
        <w:t xml:space="preserve">  a law firm that specializes in wrongful convictions and tries to fight against criminal injustice</w:t>
      </w:r>
      <w:r w:rsidRPr="009E18F9">
        <w:t xml:space="preserve">, 5-23-2018, "Wrongful convictions are an atrocity in our society," Mueller Law Firm, </w:t>
      </w:r>
      <w:hyperlink r:id="rId58" w:history="1">
        <w:r w:rsidRPr="004902DF">
          <w:rPr>
            <w:rStyle w:val="Hyperlink"/>
          </w:rPr>
          <w:t>https://www.wolfmuellerlaw.com/blog/2018/05/wrongful-convictions-are-an-atrocity-in-our-society/</w:t>
        </w:r>
      </w:hyperlink>
      <w:r>
        <w:t xml:space="preserve"> ACCESSED 7-1-20 BN]</w:t>
      </w:r>
    </w:p>
    <w:p w14:paraId="69A4D993" w14:textId="77777777" w:rsidR="00684B80" w:rsidRDefault="00684B80" w:rsidP="00684B80">
      <w:r w:rsidRPr="00070E22">
        <w:rPr>
          <w:rStyle w:val="StyleUnderline"/>
        </w:rPr>
        <w:t>Many people have a blind trust in the criminal justice system. They think that if a people are convicted of crimes, they did those crimes and should be punished. What many people don’t realize is that there are people who are wrongfully convicted each year in this country.</w:t>
      </w:r>
      <w:r>
        <w:t xml:space="preserve"> While the number of cases isn’t great, even one person spending time behind bars for a crime he or she didn’t commit is too much.</w:t>
      </w:r>
    </w:p>
    <w:p w14:paraId="743BC05B" w14:textId="77777777" w:rsidR="00684B80" w:rsidRDefault="00684B80" w:rsidP="00684B80">
      <w:r w:rsidRPr="00070E22">
        <w:rPr>
          <w:rStyle w:val="StyleUnderline"/>
        </w:rPr>
        <w:t>Wrongful convictions come with a host of effects to the person who is incarcerated for no good reason.</w:t>
      </w:r>
      <w:r>
        <w:t xml:space="preserve"> Here are a few points to consider when you are thinking about wrongful conviction and their impacts:</w:t>
      </w:r>
    </w:p>
    <w:p w14:paraId="334F48BD" w14:textId="77777777" w:rsidR="00684B80" w:rsidRDefault="00684B80" w:rsidP="00684B80">
      <w:r>
        <w:t>Lack of life advancement</w:t>
      </w:r>
    </w:p>
    <w:p w14:paraId="03A640DF" w14:textId="77777777" w:rsidR="00684B80" w:rsidRPr="00070E22" w:rsidRDefault="00684B80" w:rsidP="00684B80">
      <w:pPr>
        <w:rPr>
          <w:rStyle w:val="StyleUnderline"/>
        </w:rPr>
      </w:pPr>
      <w:r w:rsidRPr="00070E22">
        <w:rPr>
          <w:rStyle w:val="StyleUnderline"/>
        </w:rPr>
        <w:t>Even though they are getting older, these individuals don’t have the life advancement that their peers who weren’t incarcerated have. This is because the time they were in prison is essentially lost time.</w:t>
      </w:r>
      <w:r>
        <w:t xml:space="preserve"> </w:t>
      </w:r>
      <w:r w:rsidRPr="00070E22">
        <w:rPr>
          <w:rStyle w:val="StyleUnderline"/>
        </w:rPr>
        <w:t>While some inmates do have a chance to learn a trade, this isn’t always possible and it isn’t always something in the field in which the person wanted to have a career.</w:t>
      </w:r>
    </w:p>
    <w:p w14:paraId="1C13660F" w14:textId="77777777" w:rsidR="00684B80" w:rsidRDefault="00684B80" w:rsidP="00684B80">
      <w:r w:rsidRPr="00070E22">
        <w:rPr>
          <w:rStyle w:val="StyleUnderline"/>
        </w:rPr>
        <w:t>The lack of education and job history can be difficult for these individuals to overcome if they are released from prison. They are often left having to rely on other people to make ends meet and support them.</w:t>
      </w:r>
      <w:r>
        <w:t xml:space="preserve"> In some cases, they might be eligible for a settlement because of the wrongful conviction, but these can take a long time to work through the court system.</w:t>
      </w:r>
    </w:p>
    <w:p w14:paraId="2F3F0605" w14:textId="77777777" w:rsidR="00684B80" w:rsidRPr="00070E22" w:rsidRDefault="00684B80" w:rsidP="00684B80">
      <w:pPr>
        <w:rPr>
          <w:rStyle w:val="StyleUnderline"/>
        </w:rPr>
      </w:pPr>
      <w:r w:rsidRPr="00070E22">
        <w:rPr>
          <w:rStyle w:val="StyleUnderline"/>
        </w:rPr>
        <w:t>They also lose a lot of time that they could have been bonding with family members and friends. In some cases, people lose loved ones while they are wrongfully incarcerated and never get the chance to say goodbye. This can have a great toll.</w:t>
      </w:r>
    </w:p>
    <w:p w14:paraId="1FD6CCFA" w14:textId="77777777" w:rsidR="00684B80" w:rsidRDefault="00684B80" w:rsidP="00684B80">
      <w:r>
        <w:t>Psychological impacts</w:t>
      </w:r>
    </w:p>
    <w:p w14:paraId="0E826086" w14:textId="77777777" w:rsidR="00684B80" w:rsidRPr="00070E22" w:rsidRDefault="00684B80" w:rsidP="00684B80">
      <w:pPr>
        <w:rPr>
          <w:rStyle w:val="StyleUnderline"/>
        </w:rPr>
      </w:pPr>
      <w:r w:rsidRPr="00070E22">
        <w:rPr>
          <w:rStyle w:val="StyleUnderline"/>
        </w:rPr>
        <w:t>While it might be possible for a person to overcome the social impacts of a wrongful conviction, the psychological effects can be much more difficult to work through. There is the matter of losing trust in the criminal justice system that is tasked with keeping the country safe. On top of that, these individuals might have had to fight for survival in prison. They were locked up and might have been treated like caged animals. This is all horrible for mental health.</w:t>
      </w:r>
    </w:p>
    <w:p w14:paraId="3ABDB605" w14:textId="77777777" w:rsidR="00684B80" w:rsidRDefault="00684B80" w:rsidP="00684B80">
      <w:pPr>
        <w:rPr>
          <w:rStyle w:val="StyleUnderline"/>
        </w:rPr>
      </w:pPr>
      <w:r w:rsidRPr="00070E22">
        <w:rPr>
          <w:rStyle w:val="StyleUnderline"/>
        </w:rPr>
        <w:t>Post traumatic stress disorder, anxiety and depression are commonly associated with this social injustice. These can require mental health care to overcome, but with lack of income and other financial difficulties, this can be difficult to obtain.</w:t>
      </w:r>
    </w:p>
    <w:p w14:paraId="1AFCA048" w14:textId="77777777" w:rsidR="00684B80" w:rsidRPr="00FF597F" w:rsidRDefault="00684B80" w:rsidP="00684B80">
      <w:pPr>
        <w:pStyle w:val="Heading3"/>
        <w:rPr>
          <w:rFonts w:cs="Times New Roman"/>
        </w:rPr>
      </w:pPr>
      <w:r w:rsidRPr="00FF597F">
        <w:rPr>
          <w:rFonts w:cs="Times New Roman"/>
        </w:rPr>
        <w:lastRenderedPageBreak/>
        <w:t>Wrongful Conviction – Lasting Impact</w:t>
      </w:r>
    </w:p>
    <w:p w14:paraId="689DA20D" w14:textId="77777777" w:rsidR="00684B80" w:rsidRPr="00FF597F" w:rsidRDefault="00684B80" w:rsidP="00684B80"/>
    <w:p w14:paraId="025EB9E6" w14:textId="77777777" w:rsidR="00684B80" w:rsidRPr="00FF597F" w:rsidRDefault="00684B80" w:rsidP="00684B80">
      <w:pPr>
        <w:pStyle w:val="Heading4"/>
        <w:rPr>
          <w:rFonts w:cs="Times New Roman"/>
        </w:rPr>
      </w:pPr>
      <w:r w:rsidRPr="00FF597F">
        <w:rPr>
          <w:rFonts w:cs="Times New Roman"/>
        </w:rPr>
        <w:t>Difficulties persist after release -- loss of family and identity and continued sense of imprisonment</w:t>
      </w:r>
    </w:p>
    <w:p w14:paraId="070E529F" w14:textId="77777777" w:rsidR="00684B80" w:rsidRPr="00FF597F" w:rsidRDefault="00684B80" w:rsidP="00684B80">
      <w:r w:rsidRPr="00FF597F">
        <w:rPr>
          <w:rStyle w:val="Style13ptBold"/>
        </w:rPr>
        <w:t>Campbell and Denov, University of Ottawa Criminology Professors, 5</w:t>
      </w:r>
      <w:r w:rsidRPr="00FF597F">
        <w:t xml:space="preserve"> [Kathryn &amp; Myriam, Canada Department of Justice, “Miscarriages of Justice: The Impact of Wrongful Imprisonment,” </w:t>
      </w:r>
      <w:hyperlink r:id="rId59" w:history="1">
        <w:r w:rsidRPr="00FF597F">
          <w:rPr>
            <w:rStyle w:val="Hyperlink"/>
          </w:rPr>
          <w:t>https://www.justice.gc.ca/eng/rp-pr/jr/jr13/p5a.html</w:t>
        </w:r>
      </w:hyperlink>
      <w:r w:rsidRPr="00FF597F">
        <w:t>, accessed 6-25-20, JL]</w:t>
      </w:r>
    </w:p>
    <w:p w14:paraId="4B845BBB" w14:textId="77777777" w:rsidR="00684B80" w:rsidRPr="00FF597F" w:rsidRDefault="00684B80" w:rsidP="00684B80">
      <w:pPr>
        <w:rPr>
          <w:u w:val="single"/>
        </w:rPr>
      </w:pPr>
      <w:r w:rsidRPr="00FF597F">
        <w:rPr>
          <w:u w:val="single"/>
        </w:rPr>
        <w:t>The Long-term Effects of Wrongful Imprisonment</w:t>
      </w:r>
    </w:p>
    <w:p w14:paraId="2FBFE7B9" w14:textId="77777777" w:rsidR="00684B80" w:rsidRPr="00FF597F" w:rsidRDefault="00684B80" w:rsidP="00684B80">
      <w:pPr>
        <w:rPr>
          <w:u w:val="single"/>
        </w:rPr>
      </w:pPr>
      <w:r w:rsidRPr="00FF597F">
        <w:rPr>
          <w:u w:val="single"/>
        </w:rPr>
        <w:t>The difficulties encountered by the wrongly convicted did not end once they were released from prison. The following section explores the long-term effects of a wrongful imprisonment as identified by the respondents since their release from prison. These effects include issues of loss and effects on family, intense anger and aggression, an intolerance of injustices, and a continued sense of imprisonment despite their release.</w:t>
      </w:r>
    </w:p>
    <w:p w14:paraId="702963BE" w14:textId="77777777" w:rsidR="00684B80" w:rsidRPr="00FF597F" w:rsidRDefault="00684B80" w:rsidP="00684B80">
      <w:r w:rsidRPr="00FF597F">
        <w:t>Loss and Effects on Family</w:t>
      </w:r>
    </w:p>
    <w:p w14:paraId="7EE4716C" w14:textId="77777777" w:rsidR="00684B80" w:rsidRPr="00FF597F" w:rsidRDefault="00684B80" w:rsidP="00684B80">
      <w:pPr>
        <w:rPr>
          <w:u w:val="single"/>
        </w:rPr>
      </w:pPr>
      <w:r w:rsidRPr="00FF597F">
        <w:rPr>
          <w:u w:val="single"/>
        </w:rPr>
        <w:t>The losses experienced by those wrongly convicted were profound. These included loss of freedom and the loss of their former identity and sense of self:</w:t>
      </w:r>
    </w:p>
    <w:p w14:paraId="1CE030C0" w14:textId="77777777" w:rsidR="00684B80" w:rsidRPr="00FF597F" w:rsidRDefault="00684B80" w:rsidP="00684B80">
      <w:r w:rsidRPr="00FF597F">
        <w:rPr>
          <w:u w:val="single"/>
        </w:rPr>
        <w:t>I lost me, is what I lost…my identity, who I am…The way I viewed life.</w:t>
      </w:r>
      <w:r w:rsidRPr="00FF597F">
        <w:t xml:space="preserve"> (Jason)</w:t>
      </w:r>
    </w:p>
    <w:p w14:paraId="5FBAFA9C" w14:textId="77777777" w:rsidR="00684B80" w:rsidRPr="00FF597F" w:rsidRDefault="00684B80" w:rsidP="00684B80">
      <w:r w:rsidRPr="00FF597F">
        <w:rPr>
          <w:u w:val="single"/>
        </w:rPr>
        <w:t>However, the most significant loss appeared to be the loss of family.</w:t>
      </w:r>
      <w:r w:rsidRPr="00FF597F">
        <w:t xml:space="preserve"> Mark, whose two children were apprehended by child protection authorities when his wife suffered a breakdown during his incarceration, explains the devastation of losing his family:</w:t>
      </w:r>
    </w:p>
    <w:p w14:paraId="232D09BE" w14:textId="77777777" w:rsidR="00684B80" w:rsidRPr="00FF597F" w:rsidRDefault="00684B80" w:rsidP="00684B80">
      <w:r w:rsidRPr="00FF597F">
        <w:rPr>
          <w:u w:val="single"/>
        </w:rPr>
        <w:t>What it affected was my nuclear family—wife and my children, my family. It completely devastated that. We lost our home…I lost my kids… I lost the care and guidance and companionship of my dad. We were extremely close. I lost that… the hardest part about being an inmate was the loss of the family.</w:t>
      </w:r>
      <w:r w:rsidRPr="00FF597F">
        <w:t xml:space="preserve"> (Mark)</w:t>
      </w:r>
    </w:p>
    <w:p w14:paraId="11DB740D" w14:textId="77777777" w:rsidR="00684B80" w:rsidRPr="00FF597F" w:rsidRDefault="00684B80" w:rsidP="00684B80">
      <w:r w:rsidRPr="00FF597F">
        <w:rPr>
          <w:u w:val="single"/>
        </w:rPr>
        <w:t xml:space="preserve">Furthermore, the hardships that accompany losing one's family through incarceration also affect the families themselves. Not only are they deprived of the emotional support of their loved one, and forced to deal with the reality of having a family member in prison, but they also may be deprived of an essential source of income </w:t>
      </w:r>
      <w:r w:rsidRPr="00FF597F">
        <w:t>(Ferraro et al. 1983). As Jason explains:</w:t>
      </w:r>
    </w:p>
    <w:p w14:paraId="2AFFC8C7" w14:textId="77777777" w:rsidR="00684B80" w:rsidRPr="00FF597F" w:rsidRDefault="00684B80" w:rsidP="00684B80">
      <w:r w:rsidRPr="00FF597F">
        <w:t>[My wife] she was left living with the reality of being single, with four children, a mortgage, hydro, the groceries and other accoutrements that go with having four young children: one in school, needing to work, needing to deal with baby-sitters and, oh yeah, my husband's in prison. (Jason)</w:t>
      </w:r>
    </w:p>
    <w:p w14:paraId="31C63AA8" w14:textId="77777777" w:rsidR="00684B80" w:rsidRPr="00FF597F" w:rsidRDefault="00684B80" w:rsidP="00684B80">
      <w:r w:rsidRPr="00FF597F">
        <w:t>Volatility, Anger, and Aggression</w:t>
      </w:r>
    </w:p>
    <w:p w14:paraId="1CC519FF" w14:textId="77777777" w:rsidR="00684B80" w:rsidRPr="00FF597F" w:rsidRDefault="00684B80" w:rsidP="00684B80">
      <w:pPr>
        <w:rPr>
          <w:u w:val="single"/>
        </w:rPr>
      </w:pPr>
      <w:r w:rsidRPr="00FF597F">
        <w:rPr>
          <w:u w:val="single"/>
        </w:rPr>
        <w:t>All of the respondents noted that their experiences have fuelled a generalized anger and feelings of aggression towards society, as well as a more specific hatred of the justice system. Max, who was wrongly convicted of robbery notes:</w:t>
      </w:r>
    </w:p>
    <w:p w14:paraId="508312BE" w14:textId="77777777" w:rsidR="00684B80" w:rsidRPr="00FF597F" w:rsidRDefault="00684B80" w:rsidP="00684B80">
      <w:r w:rsidRPr="00FF597F">
        <w:t>I am full of HATE [shouting]. Full of hate and this has lasted for years. I am full of hate against the administration of justice in this province. I also hate a society that accepts injustices as normal. (Max)</w:t>
      </w:r>
    </w:p>
    <w:p w14:paraId="4F72EB53" w14:textId="77777777" w:rsidR="00684B80" w:rsidRPr="00FF597F" w:rsidRDefault="00684B80" w:rsidP="00684B80">
      <w:pPr>
        <w:rPr>
          <w:u w:val="single"/>
        </w:rPr>
      </w:pPr>
      <w:r w:rsidRPr="00FF597F">
        <w:rPr>
          <w:u w:val="single"/>
        </w:rPr>
        <w:lastRenderedPageBreak/>
        <w:t>All of the respondents reported that their wrongful incarcerations have had an important impact on their level of aggression and overall temperament. In all cases, participants reported being more angry, aggressive, and impulsive than prior to their imprisonment:</w:t>
      </w:r>
    </w:p>
    <w:p w14:paraId="06BAA300" w14:textId="77777777" w:rsidR="00684B80" w:rsidRPr="00FF597F" w:rsidRDefault="00684B80" w:rsidP="00684B80">
      <w:r w:rsidRPr="00FF597F">
        <w:t>There's no question that I had to learn to be tougher, harder. Without a doubt, I became more aggressive, more angry. It doesn't take much for me to blow up… [Before my incarceration] I was more patient, and it would take me a lot more to get angry. But now, it doesn't take anything. (Jason)</w:t>
      </w:r>
    </w:p>
    <w:p w14:paraId="410BF44B" w14:textId="77777777" w:rsidR="00684B80" w:rsidRPr="00FF597F" w:rsidRDefault="00684B80" w:rsidP="00684B80">
      <w:r w:rsidRPr="00FF597F">
        <w:t>Intolerance of Injustice</w:t>
      </w:r>
    </w:p>
    <w:p w14:paraId="02A7AB0E" w14:textId="77777777" w:rsidR="00684B80" w:rsidRPr="00FF597F" w:rsidRDefault="00684B80" w:rsidP="00684B80">
      <w:r w:rsidRPr="00FF597F">
        <w:rPr>
          <w:u w:val="single"/>
        </w:rPr>
        <w:t>Upon release from imprisonment, most prisoners experience a period of readjustment, in which they find new means to cope in society and adapt to increasing social and familial demands. Consistently found among the interviewees was an increasing intolerance for injustice.</w:t>
      </w:r>
      <w:r w:rsidRPr="00FF597F">
        <w:t xml:space="preserve"> Specific incidents where an individual's rights were not respected or where the outcome of a situation was considered unfair had a profound effect on several of these men. </w:t>
      </w:r>
      <w:r w:rsidRPr="00FF597F">
        <w:rPr>
          <w:u w:val="single"/>
        </w:rPr>
        <w:t>The experience of wrongful conviction and imprisonment seems to have instilled in them a profound cynicism and mistrust regarding the fairness and legitimacy of authority figures. This appeared to affect various aspects of their lives, whether it was an injustice perpetrated against themselves or against others.</w:t>
      </w:r>
      <w:r w:rsidRPr="00FF597F">
        <w:t xml:space="preserve"> Sam describes this heightened sensitivity:</w:t>
      </w:r>
    </w:p>
    <w:p w14:paraId="7559E856" w14:textId="77777777" w:rsidR="00684B80" w:rsidRPr="00FF597F" w:rsidRDefault="00684B80" w:rsidP="00684B80">
      <w:r w:rsidRPr="00FF597F">
        <w:t>Well it's made me less tolerant of a number of things, including injustices and bureaucracies…so… I still, you know, its pretty emotional issue for me, I still react when I read about injustice. I have a heightened sense of awareness, I'm a little hypersensitive to somebody getting screwed around by the justice system. (Sam)</w:t>
      </w:r>
    </w:p>
    <w:p w14:paraId="15332A8D" w14:textId="77777777" w:rsidR="00684B80" w:rsidRPr="00FF597F" w:rsidRDefault="00684B80" w:rsidP="00684B80">
      <w:r w:rsidRPr="00FF597F">
        <w:t>Continued Sense of Imprisonment Upon Release</w:t>
      </w:r>
    </w:p>
    <w:p w14:paraId="66F41EA4" w14:textId="77777777" w:rsidR="00684B80" w:rsidRPr="00FF597F" w:rsidRDefault="00684B80" w:rsidP="00684B80">
      <w:pPr>
        <w:rPr>
          <w:u w:val="single"/>
        </w:rPr>
      </w:pPr>
      <w:r w:rsidRPr="00FF597F">
        <w:rPr>
          <w:u w:val="single"/>
        </w:rPr>
        <w:t>Being wrongfully incarcerated has had a considerable effect on the respondent's behaviour, perspectives, and circumstances. However, in spite of being released from prison, many respondents do not feel that they are truly 'free,' and continue to feel constrained by a sense of imprisonment that prevents them from leading a normal or productive life:</w:t>
      </w:r>
    </w:p>
    <w:p w14:paraId="3E4854FE" w14:textId="77777777" w:rsidR="00684B80" w:rsidRPr="00FF597F" w:rsidRDefault="00684B80" w:rsidP="00684B80">
      <w:r w:rsidRPr="00FF597F">
        <w:t>When I'm asked how much time I did… I believe that I've been in prison for decades psychologically. (Max)</w:t>
      </w:r>
    </w:p>
    <w:p w14:paraId="77F15ED3" w14:textId="77777777" w:rsidR="00684B80" w:rsidRPr="00FF597F" w:rsidRDefault="00684B80" w:rsidP="00684B80">
      <w:r w:rsidRPr="00FF597F">
        <w:rPr>
          <w:u w:val="single"/>
        </w:rPr>
        <w:t>For Mark, seemingly simple daily tasks appear to take on enormous significance, often inciting panic and a self-consciousness concerning his former status as a prisoner.</w:t>
      </w:r>
      <w:r w:rsidRPr="00FF597F">
        <w:t xml:space="preserve"> He describes an incident buying groceries:</w:t>
      </w:r>
    </w:p>
    <w:p w14:paraId="01CFBA98" w14:textId="77777777" w:rsidR="00684B80" w:rsidRPr="00FF597F" w:rsidRDefault="00684B80" w:rsidP="00684B80">
      <w:r w:rsidRPr="00FF597F">
        <w:t xml:space="preserve">My wife wasn't feeling well that day, and she asked me to go run an errand. I took the car and I went to [city], to run an errand. I was panicking. I was there with the [grocery] basket and I felt like everyone was staring at me. </w:t>
      </w:r>
      <w:r w:rsidRPr="00FF597F">
        <w:rPr>
          <w:u w:val="single"/>
        </w:rPr>
        <w:t>I wasn't yet pardoned. I was only freed [from prison]. I still had to report to a probation officer…I still felt like a prisoner.</w:t>
      </w:r>
      <w:r w:rsidRPr="00FF597F">
        <w:t xml:space="preserve"> (Mark)</w:t>
      </w:r>
    </w:p>
    <w:p w14:paraId="1936091A" w14:textId="77777777" w:rsidR="00684B80" w:rsidRPr="00FF597F" w:rsidRDefault="00684B80" w:rsidP="00684B80">
      <w:r w:rsidRPr="00FF597F">
        <w:t>However, in spite of efforts to hide their pasts, many were unable to do so and were forced to live with the negative consequences. Mark, for example, was unable to escape the label and vilification associated with being a sex offender:</w:t>
      </w:r>
    </w:p>
    <w:p w14:paraId="4907E08C" w14:textId="77777777" w:rsidR="00684B80" w:rsidRPr="00FF597F" w:rsidRDefault="00684B80" w:rsidP="00684B80">
      <w:r w:rsidRPr="00FF597F">
        <w:t xml:space="preserve">The label of 'rapist' follows you. Even if you were to dye your hair black and you'd have darker skin when you get out. Whether you like it or not, the label 'rapist' always comes out, because there's always </w:t>
      </w:r>
      <w:r w:rsidRPr="00FF597F">
        <w:lastRenderedPageBreak/>
        <w:t>someone, somewhere, whether it be a guard or a prisoner, who has seen you and who passes along the message (Mark).</w:t>
      </w:r>
    </w:p>
    <w:p w14:paraId="4E3E2AE2" w14:textId="77777777" w:rsidR="00684B80" w:rsidRPr="00FF597F" w:rsidRDefault="00684B80" w:rsidP="00684B80">
      <w:r w:rsidRPr="00FF597F">
        <w:t>When I would go out for a short walk… I'd get scared when [my family] locked the doors on me. When I hear the 'click' of a door that shuts loudly, like a prison door, I turn around and jump. It's lessened somewhat, but it's still there. I can be in the middle of shaving and I get a flash of something that happened inside [prison]…it comes back to me. So you have flashes every now and then. Sometimes when I'm sleeping, I'd dream that I was in prison. I'd wake up in a panic. (Jason)</w:t>
      </w:r>
    </w:p>
    <w:p w14:paraId="41FFF9A4" w14:textId="77777777" w:rsidR="00684B80" w:rsidRPr="00FF597F" w:rsidRDefault="00684B80" w:rsidP="00684B80">
      <w:pPr>
        <w:rPr>
          <w:u w:val="single"/>
        </w:rPr>
      </w:pPr>
      <w:r w:rsidRPr="00FF597F">
        <w:rPr>
          <w:u w:val="single"/>
        </w:rPr>
        <w:t>Regardless of their newfound 'freedom' through exoneration, respondents continue to suffer upon release. Clearly, adaptation to life on the outside is fraught with painful, psychological difficulties.</w:t>
      </w:r>
    </w:p>
    <w:p w14:paraId="1418E4BE" w14:textId="77777777" w:rsidR="00684B80" w:rsidRPr="00FF597F" w:rsidRDefault="00684B80" w:rsidP="00684B80"/>
    <w:p w14:paraId="1A0C1089" w14:textId="77777777" w:rsidR="00684B80" w:rsidRPr="00FF597F" w:rsidRDefault="00684B80" w:rsidP="00684B80">
      <w:pPr>
        <w:pStyle w:val="Heading4"/>
        <w:rPr>
          <w:rFonts w:cs="Times New Roman"/>
        </w:rPr>
      </w:pPr>
      <w:r w:rsidRPr="00FF597F">
        <w:rPr>
          <w:rFonts w:cs="Times New Roman"/>
        </w:rPr>
        <w:t>The wrongfully incarcerated fear violence and suffer mental turmoil</w:t>
      </w:r>
    </w:p>
    <w:p w14:paraId="5BE3247F" w14:textId="77777777" w:rsidR="00684B80" w:rsidRPr="00FF597F" w:rsidRDefault="00684B80" w:rsidP="00684B80">
      <w:r w:rsidRPr="00FF597F">
        <w:rPr>
          <w:rStyle w:val="Style13ptBold"/>
        </w:rPr>
        <w:t>Campbell and Denov, University of Ottawa Criminology Professors, 15</w:t>
      </w:r>
      <w:r w:rsidRPr="00FF597F">
        <w:t xml:space="preserve"> [Kathryn &amp; Myriam, 1-7-2015, Canada Department of Justice, “Miscarriages of Justice: The Impact of Wrongful Imprisonment,” </w:t>
      </w:r>
      <w:hyperlink r:id="rId60" w:history="1">
        <w:r w:rsidRPr="00FF597F">
          <w:rPr>
            <w:rStyle w:val="Hyperlink"/>
          </w:rPr>
          <w:t>https://www.justice.gc.ca/eng/rp-pr/jr/jr13/p5a.html</w:t>
        </w:r>
      </w:hyperlink>
      <w:r w:rsidRPr="00FF597F">
        <w:t>, accessed 6-25-20, JL]</w:t>
      </w:r>
    </w:p>
    <w:p w14:paraId="33FBF5FA" w14:textId="77777777" w:rsidR="00684B80" w:rsidRPr="00FF597F" w:rsidRDefault="00684B80" w:rsidP="00684B80">
      <w:pPr>
        <w:rPr>
          <w:u w:val="single"/>
        </w:rPr>
      </w:pPr>
      <w:r w:rsidRPr="00FF597F">
        <w:rPr>
          <w:u w:val="single"/>
        </w:rPr>
        <w:t>Coping with a Wrongful Incarceration</w:t>
      </w:r>
    </w:p>
    <w:p w14:paraId="6418497E" w14:textId="77777777" w:rsidR="00684B80" w:rsidRPr="00FF597F" w:rsidRDefault="00684B80" w:rsidP="00684B80">
      <w:r w:rsidRPr="00FF597F">
        <w:t xml:space="preserve">The deleterious effects of long-term imprisonment have been well documented in the literature (Flanagan 1995; Roberts and Jackson 1991). </w:t>
      </w:r>
      <w:r w:rsidRPr="00FF597F">
        <w:rPr>
          <w:u w:val="single"/>
        </w:rPr>
        <w:t>The special stresses that affect prisoners include: relationship difficulties, such as loss of crucial relationships outside of prison and problems in developing relationships within the prison; concern with mental deterioration; the indeterminate nature of sentences; and the prison environment itself</w:t>
      </w:r>
      <w:r w:rsidRPr="00FF597F">
        <w:t xml:space="preserve"> (Flanagan 1995). While all prisoners must learn to cope with the 'pains of imprisonment', </w:t>
      </w:r>
      <w:r w:rsidRPr="00FF597F">
        <w:rPr>
          <w:rStyle w:val="Emphasis"/>
        </w:rPr>
        <w:t>the impact of imprisonment on the wrongly convicted appears to have effects that go beyond those experienced by other long-term prisoners.</w:t>
      </w:r>
      <w:r w:rsidRPr="00FF597F">
        <w:t xml:space="preserve"> These individuals are victims of miscarriages of justice, and the harmful effects of confinement are further exacerbated by the unjust nature of their incarceration. This section explores the varied coping strategies that the five participants used to adapt to their wrongful imprisonment. These strategies, including violence, cooperation, withdrawal, and preoccupation with exoneration, represent a resourceful means to ensure their well-being in the hostile environment of a prison.</w:t>
      </w:r>
    </w:p>
    <w:p w14:paraId="12C8402A" w14:textId="77777777" w:rsidR="00684B80" w:rsidRPr="00FF597F" w:rsidRDefault="00684B80" w:rsidP="00684B80">
      <w:r w:rsidRPr="00FF597F">
        <w:t>Coping Through Violence and Cooperation</w:t>
      </w:r>
    </w:p>
    <w:p w14:paraId="2752597C" w14:textId="77777777" w:rsidR="00684B80" w:rsidRPr="00FF597F" w:rsidRDefault="00684B80" w:rsidP="00684B80">
      <w:r w:rsidRPr="00FF597F">
        <w:rPr>
          <w:u w:val="single"/>
        </w:rPr>
        <w:t>A prison sentence constitutes a "massive assault" on the lives of those imprisoned and such an experience is exacerbated for first-time inmates</w:t>
      </w:r>
      <w:r w:rsidRPr="00FF597F">
        <w:t xml:space="preserve"> (Berger 1963). One participant, an electrician who had done some electrical work inside a prison prior to his wrongful conviction, recalls his first impressions of prison life:</w:t>
      </w:r>
    </w:p>
    <w:p w14:paraId="1D3FB5CD" w14:textId="77777777" w:rsidR="00684B80" w:rsidRPr="00FF597F" w:rsidRDefault="00684B80" w:rsidP="00684B80">
      <w:r w:rsidRPr="00FF597F">
        <w:t>I didn't like the experience [of working as an electrician in prison] … You were working near the inmates and the guards. Then you saw the fights, or you'd be told stuff like "Oh, your tools, if you don't know what to do with them, I know what to do with them." Then you had inmates who would come up behind you, and you've got your tools to watch … So I found it hard, but it was only a superficial part of what prison is all about. So it wasn't a good experience for me, going to work there … I never thought that one day I would end up there myself. (Mark)</w:t>
      </w:r>
    </w:p>
    <w:p w14:paraId="302E4574" w14:textId="77777777" w:rsidR="00684B80" w:rsidRPr="00FF597F" w:rsidRDefault="00684B80" w:rsidP="00684B80">
      <w:pPr>
        <w:rPr>
          <w:u w:val="single"/>
        </w:rPr>
      </w:pPr>
      <w:r w:rsidRPr="00FF597F">
        <w:rPr>
          <w:u w:val="single"/>
        </w:rPr>
        <w:lastRenderedPageBreak/>
        <w:t>Once one is imprisoned, such perceptions of prison violence become a reality, as violence is part of daily existence inside. Two participants explained the importance of surviving prison violence and how they managed to cope:</w:t>
      </w:r>
    </w:p>
    <w:p w14:paraId="7A2B2DA8" w14:textId="77777777" w:rsidR="00684B80" w:rsidRPr="00FF597F" w:rsidRDefault="00684B80" w:rsidP="00684B80">
      <w:r w:rsidRPr="00FF597F">
        <w:rPr>
          <w:u w:val="single"/>
        </w:rPr>
        <w:t>You've got armed groups, armed different factions, freely walking around, high-medium and maximum-security institutions. Armed, concealing, chemical weapons, fire weapons, bludgeoning weapons, slicing weapons.</w:t>
      </w:r>
      <w:r w:rsidRPr="00FF597F">
        <w:t xml:space="preserve"> [Did you ever fear for your life</w:t>
      </w:r>
      <w:r w:rsidRPr="00FF597F">
        <w:rPr>
          <w:u w:val="single"/>
        </w:rPr>
        <w:t>?] I made a vest out of eleven National Geographics</w:t>
      </w:r>
      <w:r w:rsidRPr="00FF597F">
        <w:t xml:space="preserve"> … I stole two rolls of duct tape from the Auto Body Shop, and I took eleven National Geographics off one of the reading carts</w:t>
      </w:r>
      <w:r w:rsidRPr="00FF597F">
        <w:rPr>
          <w:u w:val="single"/>
        </w:rPr>
        <w:t xml:space="preserve">. I made a kinda pseudo puncture-proof vest. I wasn't the only one. [I wore the vest] under my clothes, every damn day, every time I left my cell. And it was made that way, so that it wouldn't set off end control, where you walk through metal detectors. </w:t>
      </w:r>
      <w:r w:rsidRPr="00FF597F">
        <w:t>(Jason)</w:t>
      </w:r>
    </w:p>
    <w:p w14:paraId="658380E9" w14:textId="77777777" w:rsidR="00684B80" w:rsidRPr="00FF597F" w:rsidRDefault="00684B80" w:rsidP="00684B80">
      <w:r w:rsidRPr="00FF597F">
        <w:t xml:space="preserve">It's true that in prison, </w:t>
      </w:r>
      <w:r w:rsidRPr="00FF597F">
        <w:rPr>
          <w:u w:val="single"/>
        </w:rPr>
        <w:t>it's a world where survival comes before everything</w:t>
      </w:r>
      <w:r w:rsidRPr="00FF597F">
        <w:t xml:space="preserve"> … you have to try to survive in the jungle, and there's a lot of violence. So, you have to protect yourself, especially if you are accused of sexual crimes … And so, you're always going around with a shiv or … a fork in your pockets. Because when you're walking around, you never know where and when and how you'll be attacked. (Mark)</w:t>
      </w:r>
    </w:p>
    <w:p w14:paraId="00F566A8" w14:textId="77777777" w:rsidR="00684B80" w:rsidRPr="00FF597F" w:rsidRDefault="00684B80" w:rsidP="00684B80">
      <w:r w:rsidRPr="00FF597F">
        <w:t>Finding a means to cope with prison violence was an unfortunate reality for many of our participants. More adaptive means of coping were also evident, including cooperation and belonging. Cooperation is a strategy used to avoid problems, conflict, and stress in the prison environment (Matthew 1999). Sean describes his involvement in a life-sentence inmate group where he provided support to and advocated on behalf of other long-term prisoners:</w:t>
      </w:r>
    </w:p>
    <w:p w14:paraId="616FDFBF" w14:textId="77777777" w:rsidR="00684B80" w:rsidRPr="00FF597F" w:rsidRDefault="00684B80" w:rsidP="00684B80">
      <w:r w:rsidRPr="00FF597F">
        <w:t>The lifer's group and helping out the guys was an escape. Was an escape completely! Because I'd worked on that, I give 'em community visits…there's a lot of people in there that were either drunk, or they were stoned…hearing their stories…I mean if they want to commit suicide and you're trying to help. I've always had a big heart, you know what I mean? I wanted to help these people. And also hearing their stories took me away from my… my situation I was in. You know what I mean? (Sean)</w:t>
      </w:r>
    </w:p>
    <w:p w14:paraId="1BE77C61" w14:textId="77777777" w:rsidR="00684B80" w:rsidRPr="00FF597F" w:rsidRDefault="00684B80" w:rsidP="00684B80">
      <w:r w:rsidRPr="00FF597F">
        <w:t>This strategy of cooperation enabled Sean to escape his own untenable reality by helping others cope with the prison experience. Similarly, Max, who had little formal education prior to his incarceration, coped with his wrongful imprisonment in large part through reading and learning. By taking advantage of his job in the prison library, Max taught himself a second language, as well as studying philosophy and semantics. Through this strategy of cooperation, Max was able to survive, and to some degree, escape from the harsh reality of prison:</w:t>
      </w:r>
    </w:p>
    <w:p w14:paraId="1A9B59F3" w14:textId="77777777" w:rsidR="00684B80" w:rsidRPr="00FF597F" w:rsidRDefault="00684B80" w:rsidP="00684B80">
      <w:r w:rsidRPr="00FF597F">
        <w:t>Fate is always operating out there somehow, for example sending me to work in the library, instead of the workshop where the majority of inmates were. So, I familiarized myself with the world of books and that is how I came to read a lot. All kinds of books, because I didn't have any knowledge at first…and I had tremendous difficulty, I have to say, even to read…A book could take me a week to read, and needless to say, I had enough time for that…sixteen hours and a half, seventeen in a cell…I discovered Sartre…Camus, authors that really bring you to understand… you know, we exist and that we are products of society…I learned [a second language]. I learned many different kinds of things. This was an excellent way for me to escape from prison. (Max)</w:t>
      </w:r>
    </w:p>
    <w:p w14:paraId="54D68868" w14:textId="77777777" w:rsidR="00684B80" w:rsidRPr="00FF597F" w:rsidRDefault="00684B80" w:rsidP="00684B80">
      <w:r w:rsidRPr="00FF597F">
        <w:t>Withdrawal, Isolation, and Suicidal Ideation</w:t>
      </w:r>
    </w:p>
    <w:p w14:paraId="453BE269" w14:textId="77777777" w:rsidR="00684B80" w:rsidRPr="00FF597F" w:rsidRDefault="00684B80" w:rsidP="00684B80">
      <w:pPr>
        <w:rPr>
          <w:u w:val="single"/>
        </w:rPr>
      </w:pPr>
      <w:r w:rsidRPr="00FF597F">
        <w:rPr>
          <w:u w:val="single"/>
        </w:rPr>
        <w:lastRenderedPageBreak/>
        <w:t>Matthew (1999) suggests that withdrawal, which can take a number of forms, is also an important prison coping strategy. Withdrawal may be manifest as physical separation from other prisoners through segregation, isolation, and minimal communication with other inmates. Both Jason and Max describe their conscious withdrawal from the prison population. For Jason, this isolation was to maintain his sense of sanity. For Max, it was simply because he felt that he was inherently different from the other inmates:</w:t>
      </w:r>
    </w:p>
    <w:p w14:paraId="2569ADD0" w14:textId="77777777" w:rsidR="00684B80" w:rsidRPr="00FF597F" w:rsidRDefault="00684B80" w:rsidP="00684B80">
      <w:r w:rsidRPr="00FF597F">
        <w:t xml:space="preserve">As my time progressed, I did two 8-months sentences, almost back to back, in segregation… </w:t>
      </w:r>
      <w:r w:rsidRPr="00FF597F">
        <w:rPr>
          <w:u w:val="single"/>
        </w:rPr>
        <w:t>I consciously, purposely, removed myself from that population…But, I purposely removed myself from everything. Not just the institution, but everything. And I put myself into a size of a normal house bathroom: vanity, toilet, mirror, tub. Turn the tub, and that's a cell. And I just lived there. Within me. I had to. I couldn't afford to lose my mind.</w:t>
      </w:r>
      <w:r w:rsidRPr="00FF597F">
        <w:t xml:space="preserve"> (Jason)</w:t>
      </w:r>
    </w:p>
    <w:p w14:paraId="623DCBF8" w14:textId="77777777" w:rsidR="00684B80" w:rsidRPr="00FF597F" w:rsidRDefault="00684B80" w:rsidP="00684B80">
      <w:r w:rsidRPr="00FF597F">
        <w:t>I was always apart from the other inmates…criminals had nothing to offer me. (Max)</w:t>
      </w:r>
    </w:p>
    <w:p w14:paraId="77C6C6E7" w14:textId="77777777" w:rsidR="00684B80" w:rsidRPr="00FF597F" w:rsidRDefault="00684B80" w:rsidP="00684B80">
      <w:r w:rsidRPr="00FF597F">
        <w:rPr>
          <w:u w:val="single"/>
        </w:rPr>
        <w:t>Matthew (1999) argues that withdrawal may also reveal itself through forms of depression, self-mutilation, and suicide. Suicidal ideation and suicide attempts were a reality for many of the respondents. The prison literature indicates that those most likely to attempt suicide are those who are physically and socially isolated in prisons with few activities and with little contact with home and family (Liebling 1992). For the wrongly convicted, the effects of such isolation are likely exacerbated, given that their imprisonment resulted from miscarriage of justices.</w:t>
      </w:r>
      <w:r w:rsidRPr="00FF597F">
        <w:t xml:space="preserve"> The following excerpt describes Jason's suicide attempt subsequent to his bail hearing:</w:t>
      </w:r>
    </w:p>
    <w:p w14:paraId="1FC975A5" w14:textId="77777777" w:rsidR="00684B80" w:rsidRPr="00FF597F" w:rsidRDefault="00684B80" w:rsidP="00684B80">
      <w:r w:rsidRPr="00FF597F">
        <w:t>I had been denied bail…Denied. Didn't take too long to decide that I wasn't going to go through that again. So, I waited for my cellmate to pass out, for the nurse to come, for him to get his medication, that shift's guard to do his walk. I had already made the rope, earlier that day. Took the bed sheet, braided it. Tested the metal box that protected the smoke detector. Decided it would hold my weight. Made the knot. Waited for everything, lights went out. Put it up, went and stood on the stainless steel sink in the corner. Put the rope around my neck and stepped off the sink…In about the instant that I was hanging there, I decided that I didn't want to be there. But I didn't have enough strength to pull myself up. I just, I was spinning. If I wasn't spinning, I probably could, but… The jolt of making the rope tense made me spin, which was a good thing, I guess, because my feet started to kick the sink and it woke my cell-mate. (Jason)</w:t>
      </w:r>
    </w:p>
    <w:p w14:paraId="0EB2F9CF" w14:textId="77777777" w:rsidR="00684B80" w:rsidRPr="00FF597F" w:rsidRDefault="00684B80" w:rsidP="00684B80">
      <w:r w:rsidRPr="00FF597F">
        <w:t>Preoccupation with Exoneration</w:t>
      </w:r>
    </w:p>
    <w:p w14:paraId="03263CE4" w14:textId="77777777" w:rsidR="00684B80" w:rsidRPr="00FF597F" w:rsidRDefault="00684B80" w:rsidP="00684B80">
      <w:pPr>
        <w:rPr>
          <w:u w:val="single"/>
        </w:rPr>
      </w:pPr>
      <w:r w:rsidRPr="00FF597F">
        <w:rPr>
          <w:u w:val="single"/>
        </w:rPr>
        <w:t>A further coping strategy that appears particular to the experience of the wrongly convicted is a preoccupation with the facts of their case. All of the interviewees described how they became completely absorbed with the details of their cases, pouring over court transcripts and legal files, writing letters, hounding legal officials and prison administrators for information, all in pursuit of exoneration.</w:t>
      </w:r>
    </w:p>
    <w:p w14:paraId="6CFA9D44" w14:textId="77777777" w:rsidR="00684B80" w:rsidRPr="00FF597F" w:rsidRDefault="00684B80" w:rsidP="00684B80">
      <w:r w:rsidRPr="00FF597F">
        <w:t>I just poured over my transcripts… I was obsessed about the case. Kind of normal. I was wrongly convicted… I would always just get up in the middle of the night and start writing things down…I'd write everything down. That was my baby to save. And that's exactly what I did. (Sean)</w:t>
      </w:r>
    </w:p>
    <w:p w14:paraId="65701A83" w14:textId="77777777" w:rsidR="00684B80" w:rsidRPr="00FF597F" w:rsidRDefault="00684B80" w:rsidP="00684B80">
      <w:r w:rsidRPr="00FF597F">
        <w:t xml:space="preserve">All this time, I protested my innocence, I submitted an enormous amount of paperwork to the penitentiary authorities, first, and then to the Department of Justice…and also to Ottawa, and they </w:t>
      </w:r>
      <w:r w:rsidRPr="00FF597F">
        <w:lastRenderedPageBreak/>
        <w:t>would pass the buck to each other continually. Finally, I wrote to the Queen directly, that…obviously, didn't do anything. (Max)</w:t>
      </w:r>
    </w:p>
    <w:p w14:paraId="18B5F839" w14:textId="77777777" w:rsidR="00684B80" w:rsidRPr="00FF597F" w:rsidRDefault="00684B80" w:rsidP="00684B80">
      <w:r w:rsidRPr="00FF597F">
        <w:rPr>
          <w:u w:val="single"/>
        </w:rPr>
        <w:t>However, this preoccupation with their case often worked to their detriment inside the prison as the prison administration tended to view these actions as evidence of their lack of remorse and inability to adapt to the prison environment</w:t>
      </w:r>
      <w:r w:rsidRPr="00FF597F">
        <w:t>:</w:t>
      </w:r>
    </w:p>
    <w:p w14:paraId="18005403" w14:textId="77777777" w:rsidR="00684B80" w:rsidRPr="00FF597F" w:rsidRDefault="00684B80" w:rsidP="00684B80">
      <w:r w:rsidRPr="00FF597F">
        <w:t>I was obsessed about my case… I was wrongly convicted. [My case manager] kept on making reports, 'the guy just denies and denies and denies, he keeps talking about his case, case, case'…My classification officer told me, 'Jesus, you've got to stop doing this, you're never going to get out…The parole board takes this as if you're denying the crime…that you're not healed… you're not fixed…You have to admit to the crime in order to fix your problems' Sorry! I'm not guilty! I'm not denying. I'm just telling you the truth. (Sean)</w:t>
      </w:r>
    </w:p>
    <w:p w14:paraId="5FA3BE7F" w14:textId="77777777" w:rsidR="00684B80" w:rsidRPr="00FF597F" w:rsidRDefault="00684B80" w:rsidP="00684B80">
      <w:pPr>
        <w:pStyle w:val="Heading3"/>
        <w:rPr>
          <w:rFonts w:cs="Times New Roman"/>
        </w:rPr>
      </w:pPr>
      <w:r w:rsidRPr="00FF597F">
        <w:rPr>
          <w:rFonts w:cs="Times New Roman"/>
        </w:rPr>
        <w:lastRenderedPageBreak/>
        <w:t>Wrongful Conviction – Santae Tribble Example</w:t>
      </w:r>
    </w:p>
    <w:p w14:paraId="27CFEBF3" w14:textId="77777777" w:rsidR="00684B80" w:rsidRPr="00FF597F" w:rsidRDefault="00684B80" w:rsidP="00684B80">
      <w:pPr>
        <w:pStyle w:val="Heading4"/>
        <w:rPr>
          <w:rFonts w:cs="Times New Roman"/>
        </w:rPr>
      </w:pPr>
      <w:r w:rsidRPr="00FF597F">
        <w:rPr>
          <w:rFonts w:cs="Times New Roman"/>
        </w:rPr>
        <w:t>Santae Tribble was convicted of murder based on forensic junk science including misidentifying a DOG hair as his. He spent more than 20 years of a life sentence behind bars subject to violence, tear gassings, solitary confinement and heroin additction. When exonerated he received a $13 million dollar settlement and the news he likely had 4 years to live based on everything he had been through.</w:t>
      </w:r>
    </w:p>
    <w:p w14:paraId="6E9B8CA3" w14:textId="77777777" w:rsidR="00684B80" w:rsidRPr="00FF597F" w:rsidRDefault="00684B80" w:rsidP="00684B80">
      <w:pPr>
        <w:rPr>
          <w:rStyle w:val="Style13ptBold"/>
        </w:rPr>
      </w:pPr>
      <w:r w:rsidRPr="00FF597F">
        <w:rPr>
          <w:rStyle w:val="Style13ptBold"/>
        </w:rPr>
        <w:t>Kaplan and Puracal, Professor and Director, Criminal Justice Reform Clinic and Attorney, 18</w:t>
      </w:r>
    </w:p>
    <w:p w14:paraId="606F2E5E" w14:textId="77777777" w:rsidR="00684B80" w:rsidRPr="00FF597F" w:rsidRDefault="00684B80" w:rsidP="00684B80">
      <w:r w:rsidRPr="00FF597F">
        <w:t xml:space="preserve">(Aliza B. Kaplan and Janis C. Puracal, 2018, Professor and Director, Criminal Justice Reform Clinic and Attorney, Albany Law Review, “IT’S NOT A MATCH: WHY THE LAW CAN’T LET GO OF JUNK SCIENCE”, </w:t>
      </w:r>
      <w:hyperlink r:id="rId61" w:history="1">
        <w:r w:rsidRPr="00FF597F">
          <w:rPr>
            <w:rStyle w:val="Hyperlink"/>
          </w:rPr>
          <w:t>http://www.albanylawreview.org/Articles/Vol81_3/895%20Kaplan%20PRODUCTION.pdf</w:t>
        </w:r>
      </w:hyperlink>
      <w:r w:rsidRPr="00FF597F">
        <w:t>, pg. 895-898 accessed 7/1/20, EM)</w:t>
      </w:r>
    </w:p>
    <w:p w14:paraId="2452AE62" w14:textId="77777777" w:rsidR="00684B80" w:rsidRPr="00FF597F" w:rsidRDefault="00684B80" w:rsidP="00684B80">
      <w:r w:rsidRPr="00FF597F">
        <w:rPr>
          <w:rStyle w:val="StyleUnderline"/>
        </w:rPr>
        <w:t>On July 26, 1978, a sixty-three-year-old cab driver named John McCormick was fatally shot on the front porch of his home</w:t>
      </w:r>
      <w:r w:rsidRPr="00FF597F">
        <w:t xml:space="preserve"> outside of Washington D.C.1McCormick’s wife heard her husband’s pleas for his life before she heard the gunshot.</w:t>
      </w:r>
      <w:r w:rsidRPr="00FF597F">
        <w:rPr>
          <w:rStyle w:val="StyleUnderline"/>
        </w:rPr>
        <w:t>2She looked out a window and saw a man wearing a stocking mask over his head</w:t>
      </w:r>
      <w:r w:rsidRPr="00FF597F">
        <w:t>.3</w:t>
      </w:r>
    </w:p>
    <w:p w14:paraId="12F89E1A" w14:textId="77777777" w:rsidR="00684B80" w:rsidRPr="00FF597F" w:rsidRDefault="00684B80" w:rsidP="00684B80">
      <w:pPr>
        <w:rPr>
          <w:rStyle w:val="StyleUnderline"/>
        </w:rPr>
      </w:pPr>
      <w:r w:rsidRPr="00FF597F">
        <w:t>Police arrived to find McCormick’s body on the front porch, and ballistics indicated that he had been shot with a .32 caliber pistol.</w:t>
      </w:r>
      <w:r w:rsidRPr="00FF597F">
        <w:rPr>
          <w:rStyle w:val="StyleUnderline"/>
        </w:rPr>
        <w:t>4A police dog found a stocking mask on the sidewalk a block away.5Inside the stocking mask, police found several strands of hair.6The hairs were sent to the FBI for analysis, and one strand was determined suitable for comparison.7</w:t>
      </w:r>
    </w:p>
    <w:p w14:paraId="66D5FD45" w14:textId="77777777" w:rsidR="00684B80" w:rsidRPr="00FF597F" w:rsidRDefault="00684B80" w:rsidP="00684B80">
      <w:r w:rsidRPr="00FF597F">
        <w:rPr>
          <w:rStyle w:val="StyleUnderline"/>
        </w:rPr>
        <w:t>Police began investigating Santae Tribble for the shooting after a woman told police that Tribble and his friend, Cleveland Wright, recently soldher roommate a .32 caliber revolver</w:t>
      </w:r>
      <w:r w:rsidRPr="00FF597F">
        <w:t>.8Tribble was just seventeen years oldat the time.</w:t>
      </w:r>
      <w:r w:rsidRPr="00FF597F">
        <w:rPr>
          <w:rStyle w:val="StyleUnderline"/>
        </w:rPr>
        <w:t>9Police did not recover the gun, but found .32 caliber ammunition at Tribble’s mother house.10After the investigation, on February 14, 1979, Tribble was charged with felony murder and armed robbery</w:t>
      </w:r>
      <w:r w:rsidRPr="00FF597F">
        <w:t>.11</w:t>
      </w:r>
    </w:p>
    <w:p w14:paraId="3A623841" w14:textId="77777777" w:rsidR="00684B80" w:rsidRPr="00FF597F" w:rsidRDefault="00684B80" w:rsidP="00684B80">
      <w:pPr>
        <w:rPr>
          <w:rStyle w:val="StyleUnderline"/>
        </w:rPr>
      </w:pPr>
      <w:r w:rsidRPr="00FF597F">
        <w:t>At trial, the government presented the testimony of an FBI Special Agent.</w:t>
      </w:r>
      <w:r w:rsidRPr="00FF597F">
        <w:rPr>
          <w:rStyle w:val="StyleUnderline"/>
        </w:rPr>
        <w:t>12The FBI Agent “testified that the hairs found in the stocking mask ‘matched in all microscopic characteristics’” with Tribble’s hair.</w:t>
      </w:r>
      <w:r w:rsidRPr="00FF597F">
        <w:rPr>
          <w:rStyle w:val="Emphasis"/>
        </w:rPr>
        <w:t>13 The hair evidence, according to a court years later, was “critical to the jury’s decision.”</w:t>
      </w:r>
      <w:r w:rsidRPr="00FF597F">
        <w:rPr>
          <w:rStyle w:val="StyleUnderline"/>
        </w:rPr>
        <w:t>14</w:t>
      </w:r>
    </w:p>
    <w:p w14:paraId="6514D693" w14:textId="77777777" w:rsidR="00684B80" w:rsidRPr="00FF597F" w:rsidRDefault="00684B80" w:rsidP="00684B80">
      <w:pPr>
        <w:rPr>
          <w:rStyle w:val="StyleUnderline"/>
        </w:rPr>
      </w:pPr>
      <w:r w:rsidRPr="00FF597F">
        <w:rPr>
          <w:rStyle w:val="StyleUnderline"/>
        </w:rPr>
        <w:t>Tribble took the stand in his own defense denying any involvement in the crime.15Several witnesses also testified that Tribble was asleep at his mother’s house in Maryland at the time of the shooting.</w:t>
      </w:r>
      <w:r w:rsidRPr="00FF597F">
        <w:t xml:space="preserve">16In closing, the prosecution emphasized the hair evidence, </w:t>
      </w:r>
      <w:r w:rsidRPr="00FF597F">
        <w:rPr>
          <w:rStyle w:val="StyleUnderline"/>
        </w:rPr>
        <w:t>saying that the hair in the stocking mask and Tribble’s hair “matched perfectly.”17</w:t>
      </w:r>
    </w:p>
    <w:p w14:paraId="6B78B1BF" w14:textId="77777777" w:rsidR="00684B80" w:rsidRPr="00FF597F" w:rsidRDefault="00684B80" w:rsidP="00684B80">
      <w:r w:rsidRPr="00FF597F">
        <w:rPr>
          <w:rStyle w:val="StyleUnderline"/>
        </w:rPr>
        <w:t>On January 21, 1980, a jury convicted Tribble of felony murder and armed robbery.18Tribble was sentenced to twenty years to life.</w:t>
      </w:r>
      <w:r w:rsidRPr="00FF597F">
        <w:t>19He served more than twenty-seven years in prison.20</w:t>
      </w:r>
    </w:p>
    <w:p w14:paraId="1047DF41" w14:textId="77777777" w:rsidR="00684B80" w:rsidRPr="00FF597F" w:rsidRDefault="00684B80" w:rsidP="00684B80">
      <w:pPr>
        <w:rPr>
          <w:rStyle w:val="StyleUnderline"/>
        </w:rPr>
      </w:pPr>
      <w:r w:rsidRPr="00FF597F">
        <w:t>Tribble was paroled in April 2003, but served another three years for parole violations.</w:t>
      </w:r>
      <w:r w:rsidRPr="00FF597F">
        <w:rPr>
          <w:rStyle w:val="StyleUnderline"/>
        </w:rPr>
        <w:t xml:space="preserve">21In 2009—twenty years after he was arrested—Tribble read an article about the exoneration of Donald Gates, who had been convicted of murder after the FBI conducted microscopic hair analysis that identified Gates as </w:t>
      </w:r>
      <w:r w:rsidRPr="00FF597F">
        <w:rPr>
          <w:rStyle w:val="StyleUnderline"/>
        </w:rPr>
        <w:lastRenderedPageBreak/>
        <w:t>the perpetrator.22“Mitochondrial DNA testing of the hair evidence in Gates’case showed that the hair used to convict him was not his.”23</w:t>
      </w:r>
    </w:p>
    <w:p w14:paraId="304C85A0" w14:textId="77777777" w:rsidR="00684B80" w:rsidRPr="00FF597F" w:rsidRDefault="00684B80" w:rsidP="00684B80">
      <w:r w:rsidRPr="00FF597F">
        <w:rPr>
          <w:rStyle w:val="StyleUnderline"/>
        </w:rPr>
        <w:t>Tribble reached out to the public defender who had represented Gates</w:t>
      </w:r>
      <w:r w:rsidRPr="00FF597F">
        <w:t xml:space="preserve">.24“[O]n August 31, 2011, [the criminal court in Washington D.C.] </w:t>
      </w:r>
      <w:r w:rsidRPr="00FF597F">
        <w:rPr>
          <w:rStyle w:val="StyleUnderline"/>
        </w:rPr>
        <w:t>granted Mr. Tribble’s application for post-conviction DNA testing of hair from a stocking mask [that was] worn by the murderer and used to convict Mr. Tribble.”25The mitochondrial DNA testing excluded Tribble and Wright</w:t>
      </w:r>
      <w:r w:rsidRPr="00FF597F">
        <w:t xml:space="preserve">.26In fact, </w:t>
      </w:r>
      <w:r w:rsidRPr="00FF597F">
        <w:rPr>
          <w:rStyle w:val="StyleUnderline"/>
        </w:rPr>
        <w:t>testing revealed that one of the hairs belonged to a dog</w:t>
      </w:r>
      <w:r w:rsidRPr="00FF597F">
        <w:t>.27</w:t>
      </w:r>
    </w:p>
    <w:p w14:paraId="02AF09C5" w14:textId="77777777" w:rsidR="00684B80" w:rsidRPr="00FF597F" w:rsidRDefault="00684B80" w:rsidP="00684B80">
      <w:pPr>
        <w:rPr>
          <w:rStyle w:val="StyleUnderline"/>
        </w:rPr>
      </w:pPr>
      <w:r w:rsidRPr="00FF597F">
        <w:t xml:space="preserve">On May 14, 2012, the court granted “an order vacating [Tribble’s] conviction and dismissing the indictment with prejudice,”and, on December 14, 2012, </w:t>
      </w:r>
      <w:r w:rsidRPr="00FF597F">
        <w:rPr>
          <w:rStyle w:val="StyleUnderline"/>
        </w:rPr>
        <w:t>the court issued an order declaring that “Mr. Tribble has proved by clear and convincing evidence that he is actually innocent of the charges of armed robbery and felony murder while armed of Mr. McCormick of which he was convicted in this case.”28</w:t>
      </w:r>
    </w:p>
    <w:p w14:paraId="1016785A" w14:textId="77777777" w:rsidR="00684B80" w:rsidRPr="00FF597F" w:rsidRDefault="00684B80" w:rsidP="00684B80">
      <w:pPr>
        <w:rPr>
          <w:rStyle w:val="StyleUnderline"/>
        </w:rPr>
      </w:pPr>
      <w:r w:rsidRPr="00FF597F">
        <w:rPr>
          <w:rStyle w:val="StyleUnderline"/>
        </w:rPr>
        <w:t>Tribble was awarded $13.2 million in compensatory damages through a civil suit brought under the District of Columbia Unjust Imprisonment Act</w:t>
      </w:r>
      <w:r w:rsidRPr="00FF597F">
        <w:t>.29In the court’s lengthy order, the judge described the twenty-five year imprisonment that left Tribble a “broken man.”</w:t>
      </w:r>
      <w:r w:rsidRPr="00FF597F">
        <w:rPr>
          <w:rStyle w:val="StyleUnderline"/>
        </w:rPr>
        <w:t xml:space="preserve">30After being wrongfully convicted, separated from his family, moved from prison-to-prison, and subjected to assault by inmates and guards, Tribble “turned to heroin to cope with a situation that appeared unbearable and unending.”31He then contracted life-threatening diseases as a result of the heroin use, “which have ravaged his body and mind.”32He was </w:t>
      </w:r>
      <w:r w:rsidRPr="00FF597F">
        <w:rPr>
          <w:rStyle w:val="Emphasis"/>
        </w:rPr>
        <w:t>tasered, tear-gassed, strapped to a concrete bed</w:t>
      </w:r>
      <w:r w:rsidRPr="00FF597F">
        <w:rPr>
          <w:rStyle w:val="StyleUnderline"/>
        </w:rPr>
        <w:t xml:space="preserve">, and even </w:t>
      </w:r>
      <w:r w:rsidRPr="00FF597F">
        <w:rPr>
          <w:rStyle w:val="Emphasis"/>
        </w:rPr>
        <w:t xml:space="preserve">“held in solitary confinement, alone in a small cell </w:t>
      </w:r>
      <w:r w:rsidRPr="00FF597F">
        <w:rPr>
          <w:rStyle w:val="StyleUnderline"/>
        </w:rPr>
        <w:t>for twenty-three to twenty-four hours per day, for up to nine months at a time, for a total of between three and one-half to four years.”33His “father, mother, and sister died while he was incarcerated,” and his son grew up without him.</w:t>
      </w:r>
      <w:r w:rsidRPr="00FF597F">
        <w:t>34 A medical expert in the civil case testified that Tribble was more than likely to die from the addiction and diseasesby 2019—within the next four years.</w:t>
      </w:r>
      <w:r w:rsidRPr="00FF597F">
        <w:rPr>
          <w:rStyle w:val="StyleUnderline"/>
        </w:rPr>
        <w:t>35</w:t>
      </w:r>
    </w:p>
    <w:p w14:paraId="4913C780" w14:textId="77777777" w:rsidR="00684B80" w:rsidRPr="00FF597F" w:rsidRDefault="00684B80" w:rsidP="00684B80">
      <w:pPr>
        <w:rPr>
          <w:rStyle w:val="StyleUnderline"/>
        </w:rPr>
      </w:pPr>
      <w:r w:rsidRPr="00FF597F">
        <w:rPr>
          <w:rStyle w:val="StyleUnderline"/>
        </w:rPr>
        <w:t>The court wrote at length about the “</w:t>
      </w:r>
      <w:r w:rsidRPr="00FF597F">
        <w:rPr>
          <w:rStyle w:val="Emphasis"/>
        </w:rPr>
        <w:t>ordeal [that] did not merely deprive [Mr. Tribble] of his liberty in a constitutional that] subjected Mr. Tribble to all the horror, degradation, and threats to personal security and privacy inherent in prison life, each heightened by his youth, actual innocence, and life sentence</w:t>
      </w:r>
      <w:r w:rsidRPr="00FF597F">
        <w:t>.”</w:t>
      </w:r>
      <w:r w:rsidRPr="00FF597F">
        <w:rPr>
          <w:rStyle w:val="StyleUnderline"/>
        </w:rPr>
        <w:t>37</w:t>
      </w:r>
    </w:p>
    <w:p w14:paraId="16D949D3" w14:textId="77777777" w:rsidR="00684B80" w:rsidRDefault="00684B80" w:rsidP="00684B80">
      <w:r w:rsidRPr="00FF597F">
        <w:rPr>
          <w:rStyle w:val="StyleUnderline"/>
        </w:rPr>
        <w:t>We know that our criminal justice system has relied on faulty forensic science to convict individuals in this country for decades.38We know that juries place great weight on scientific-sounding evidence, disregarding all other evidence to the contrary</w:t>
      </w:r>
      <w:r w:rsidRPr="00FF597F">
        <w:t>.</w:t>
      </w:r>
      <w:r w:rsidRPr="00FF597F">
        <w:rPr>
          <w:rStyle w:val="StyleUnderline"/>
        </w:rPr>
        <w:t>39Our mistakes, which have led to hundreds of individuals being wrongfully convicted and imprisoned, have been proved through DNA testing and exonerations. Still, the law</w:t>
      </w:r>
      <w:r w:rsidRPr="00FF597F">
        <w:t xml:space="preserve"> (along with many actors in the criminal justice system) </w:t>
      </w:r>
      <w:r w:rsidRPr="00FF597F">
        <w:rPr>
          <w:rStyle w:val="StyleUnderline"/>
        </w:rPr>
        <w:t>turns a blind eye to advances in science, insisting that it must follow precedent</w:t>
      </w:r>
      <w:r w:rsidRPr="00FF597F">
        <w:t>.</w:t>
      </w:r>
    </w:p>
    <w:p w14:paraId="28F1F2B4" w14:textId="77777777" w:rsidR="00684B80" w:rsidRDefault="00684B80" w:rsidP="00684B80">
      <w:pPr>
        <w:pStyle w:val="Heading3"/>
      </w:pPr>
      <w:r>
        <w:lastRenderedPageBreak/>
        <w:t>Wrongful Conviction – Death Penalty</w:t>
      </w:r>
    </w:p>
    <w:p w14:paraId="64F8AF11" w14:textId="77777777" w:rsidR="00684B80" w:rsidRDefault="00684B80" w:rsidP="00684B80">
      <w:pPr>
        <w:pStyle w:val="Heading4"/>
      </w:pPr>
      <w:r>
        <w:t>Forensic science reform is a pre-requisite to death penalty reform.</w:t>
      </w:r>
    </w:p>
    <w:p w14:paraId="33610A8D" w14:textId="77777777" w:rsidR="00684B80" w:rsidRDefault="00684B80" w:rsidP="00684B80">
      <w:pPr>
        <w:rPr>
          <w:rStyle w:val="Style13ptBold"/>
        </w:rPr>
      </w:pPr>
      <w:r>
        <w:rPr>
          <w:rStyle w:val="Style13ptBold"/>
        </w:rPr>
        <w:t>Cooley, Innocence Project staff attorney 07</w:t>
      </w:r>
    </w:p>
    <w:p w14:paraId="2CDE81DD" w14:textId="77777777" w:rsidR="00684B80" w:rsidRPr="00AC7419" w:rsidRDefault="00684B80" w:rsidP="00684B80">
      <w:pPr>
        <w:rPr>
          <w:sz w:val="24"/>
          <w:szCs w:val="18"/>
        </w:rPr>
      </w:pPr>
      <w:r>
        <w:rPr>
          <w:rStyle w:val="Style13ptBold"/>
          <w:b w:val="0"/>
          <w:bCs w:val="0"/>
          <w:sz w:val="24"/>
          <w:szCs w:val="18"/>
        </w:rPr>
        <w:t xml:space="preserve">(Craig M., Spring 2007 </w:t>
      </w:r>
      <w:r w:rsidRPr="00AC7419">
        <w:rPr>
          <w:rStyle w:val="ssit"/>
          <w:rFonts w:cs="Helvetica"/>
          <w:i/>
          <w:iCs/>
          <w:color w:val="373739"/>
          <w:sz w:val="24"/>
          <w:szCs w:val="24"/>
          <w:bdr w:val="none" w:sz="0" w:space="0" w:color="auto" w:frame="1"/>
          <w:shd w:val="clear" w:color="auto" w:fill="FFFFFF"/>
        </w:rPr>
        <w:t>George Mason University Civil Rights Law Journal, 17, </w:t>
      </w:r>
      <w:r w:rsidRPr="00AC7419">
        <w:rPr>
          <w:rFonts w:cs="Helvetica"/>
          <w:color w:val="373739"/>
          <w:sz w:val="24"/>
          <w:szCs w:val="24"/>
          <w:shd w:val="clear" w:color="auto" w:fill="FFFFFF"/>
        </w:rPr>
        <w:t>299</w:t>
      </w:r>
      <w:r>
        <w:rPr>
          <w:rFonts w:cs="Helvetica"/>
          <w:color w:val="373739"/>
          <w:sz w:val="21"/>
          <w:szCs w:val="21"/>
          <w:shd w:val="clear" w:color="auto" w:fill="FFFFFF"/>
        </w:rPr>
        <w:t>. </w:t>
      </w:r>
      <w:r>
        <w:rPr>
          <w:rStyle w:val="Style13ptBold"/>
          <w:b w:val="0"/>
          <w:bCs w:val="0"/>
          <w:sz w:val="24"/>
          <w:szCs w:val="18"/>
        </w:rPr>
        <w:t xml:space="preserve"> “FORENSIC SCIENCE AND CAPITAL PUNISHMENT REFORM: AN "INTELLECTUALLY HONEST" ASSESSMENT”, , Retrieved from Nexis Uni, accessed 6/25/20, zC)</w:t>
      </w:r>
    </w:p>
    <w:p w14:paraId="6F28CF6D" w14:textId="77777777" w:rsidR="00684B80" w:rsidRDefault="00684B80" w:rsidP="00684B80">
      <w:pPr>
        <w:rPr>
          <w:rStyle w:val="StyleUnderline"/>
        </w:rPr>
      </w:pPr>
      <w:r w:rsidRPr="00DA51D7">
        <w:rPr>
          <w:rFonts w:cs="Helvetica"/>
          <w:color w:val="373739"/>
          <w:szCs w:val="26"/>
          <w:shd w:val="clear" w:color="auto" w:fill="FFFFFF"/>
        </w:rPr>
        <w:t xml:space="preserve">While Council Members should be commended for their incredible amount of work, Governor Romney's </w:t>
      </w:r>
      <w:r w:rsidRPr="00DA51D7">
        <w:rPr>
          <w:rStyle w:val="StyleUnderline"/>
        </w:rPr>
        <w:t>directive to construct a forensically-dependent, "foolproof" death penalty system is misplaced, particularly at this juncture, considering the numerous crime lab problems</w:t>
      </w:r>
      <w:r w:rsidRPr="00DA51D7">
        <w:rPr>
          <w:rFonts w:cs="Helvetica"/>
          <w:color w:val="373739"/>
          <w:szCs w:val="26"/>
          <w:shd w:val="clear" w:color="auto" w:fill="FFFFFF"/>
        </w:rPr>
        <w:t xml:space="preserve"> (across the country and especially in Massachusetts) </w:t>
      </w:r>
      <w:r w:rsidRPr="00DA51D7">
        <w:rPr>
          <w:rStyle w:val="StyleUnderline"/>
        </w:rPr>
        <w:t>and the lack of funding</w:t>
      </w:r>
      <w:r w:rsidRPr="00DA51D7">
        <w:rPr>
          <w:rFonts w:cs="Helvetica"/>
          <w:color w:val="373739"/>
          <w:szCs w:val="26"/>
          <w:shd w:val="clear" w:color="auto" w:fill="FFFFFF"/>
        </w:rPr>
        <w:t>. 22 As the author recently argued elsewhere: "</w:t>
      </w:r>
      <w:r w:rsidRPr="00DA51D7">
        <w:rPr>
          <w:rStyle w:val="Emphasis"/>
        </w:rPr>
        <w:t>We have a broken system (the forensic science system) attempting to support another broken system (the death penalty system)."</w:t>
      </w:r>
      <w:r w:rsidRPr="00DA51D7">
        <w:rPr>
          <w:rFonts w:cs="Helvetica"/>
          <w:color w:val="373739"/>
          <w:szCs w:val="26"/>
          <w:shd w:val="clear" w:color="auto" w:fill="FFFFFF"/>
        </w:rPr>
        <w:t xml:space="preserve"> 23 Accordingly, </w:t>
      </w:r>
      <w:r w:rsidRPr="00DA51D7">
        <w:rPr>
          <w:rStyle w:val="StyleUnderline"/>
        </w:rPr>
        <w:t xml:space="preserve">because capital cases require and demand perfection, something the forensic science community cannot presently offer, a capital system premised on forensic evidence, examiners, and labs will inevitability falter from the outset. </w:t>
      </w:r>
      <w:r w:rsidRPr="00DA51D7">
        <w:rPr>
          <w:rFonts w:cs="Helvetica"/>
          <w:color w:val="373739"/>
          <w:szCs w:val="26"/>
          <w:shd w:val="clear" w:color="auto" w:fill="FFFFFF"/>
        </w:rPr>
        <w:t xml:space="preserve">Thus, if </w:t>
      </w:r>
      <w:r w:rsidRPr="00DA51D7">
        <w:rPr>
          <w:rStyle w:val="StyleUnderline"/>
        </w:rPr>
        <w:t>"the criminal justice system wishes not to execute innocent individuals, the forensic science community's … shortcomings must [first] be addressed and rectified."</w:t>
      </w:r>
    </w:p>
    <w:p w14:paraId="0BAA8821" w14:textId="77777777" w:rsidR="00684B80" w:rsidRPr="00AB6C3C" w:rsidRDefault="00684B80" w:rsidP="00684B80"/>
    <w:p w14:paraId="28351376" w14:textId="514B9BA9" w:rsidR="00684B80" w:rsidRPr="00FF597F" w:rsidRDefault="00684B80" w:rsidP="00684B80">
      <w:pPr>
        <w:pStyle w:val="Heading3"/>
        <w:rPr>
          <w:rFonts w:cs="Times New Roman"/>
        </w:rPr>
      </w:pPr>
      <w:r w:rsidRPr="00FF597F">
        <w:rPr>
          <w:rFonts w:cs="Times New Roman"/>
        </w:rPr>
        <w:lastRenderedPageBreak/>
        <w:t xml:space="preserve">Wrongful Conviction - </w:t>
      </w:r>
      <w:r w:rsidR="00526041">
        <w:rPr>
          <w:rFonts w:cs="Times New Roman"/>
        </w:rPr>
        <w:t>Authoritarianism</w:t>
      </w:r>
    </w:p>
    <w:p w14:paraId="1738558F" w14:textId="77777777" w:rsidR="00684B80" w:rsidRPr="00FF597F" w:rsidRDefault="00684B80" w:rsidP="00684B80">
      <w:pPr>
        <w:pStyle w:val="Heading4"/>
        <w:rPr>
          <w:rFonts w:cs="Times New Roman"/>
        </w:rPr>
      </w:pPr>
      <w:r w:rsidRPr="00FF597F">
        <w:rPr>
          <w:rFonts w:cs="Times New Roman"/>
        </w:rPr>
        <w:t>The criminal justice system is the cornerstone of democracy, in turn meaning that wrongful convictions serve to undermine democracy and the fundamental building blocks of our country</w:t>
      </w:r>
    </w:p>
    <w:p w14:paraId="6737118F" w14:textId="77777777" w:rsidR="00684B80" w:rsidRPr="00FF597F" w:rsidRDefault="00684B80" w:rsidP="00684B80">
      <w:pPr>
        <w:rPr>
          <w:rStyle w:val="Style13ptBold"/>
        </w:rPr>
      </w:pPr>
      <w:r w:rsidRPr="00FF597F">
        <w:rPr>
          <w:rStyle w:val="Style13ptBold"/>
        </w:rPr>
        <w:t>Furman, Clinical Professor of Law and Director of Clinical Programs at University of Colorado, 2003</w:t>
      </w:r>
    </w:p>
    <w:p w14:paraId="46A98725" w14:textId="77777777" w:rsidR="00684B80" w:rsidRPr="00FF597F" w:rsidRDefault="00684B80" w:rsidP="00684B80">
      <w:pPr>
        <w:rPr>
          <w:rStyle w:val="Style13ptBold"/>
          <w:sz w:val="20"/>
          <w:szCs w:val="16"/>
        </w:rPr>
      </w:pPr>
      <w:r w:rsidRPr="00FF597F">
        <w:rPr>
          <w:rStyle w:val="Style13ptBold"/>
          <w:b w:val="0"/>
          <w:bCs w:val="0"/>
          <w:sz w:val="20"/>
          <w:szCs w:val="16"/>
        </w:rPr>
        <w:t>[ H. Patrick, September 2003, The Colorado Lawyer, “</w:t>
      </w:r>
      <w:r w:rsidRPr="00FF597F">
        <w:rPr>
          <w:sz w:val="20"/>
          <w:szCs w:val="16"/>
        </w:rPr>
        <w:t xml:space="preserve">Wrongful Convictions and the Accuracy Of the Criminal Justice System”, </w:t>
      </w:r>
      <w:hyperlink r:id="rId62" w:history="1">
        <w:r w:rsidRPr="00FF597F">
          <w:rPr>
            <w:rStyle w:val="Hyperlink"/>
            <w:sz w:val="20"/>
            <w:szCs w:val="16"/>
          </w:rPr>
          <w:t>https://scholar.law.colorado.edu/cgi/viewcontent.cgi?article=1509&amp;context=articles</w:t>
        </w:r>
      </w:hyperlink>
      <w:r w:rsidRPr="00FF597F">
        <w:rPr>
          <w:sz w:val="20"/>
          <w:szCs w:val="16"/>
        </w:rPr>
        <w:t>, Accessed: 06/30/20, M.S.]</w:t>
      </w:r>
    </w:p>
    <w:p w14:paraId="70B27B5E" w14:textId="77777777" w:rsidR="00684B80" w:rsidRPr="00FF597F" w:rsidRDefault="00684B80" w:rsidP="00684B80">
      <w:r w:rsidRPr="00FF597F">
        <w:t>CONCERN ABOUT WRONGFUL CONVICTIONS</w:t>
      </w:r>
    </w:p>
    <w:p w14:paraId="0A33B8B1" w14:textId="77777777" w:rsidR="00684B80" w:rsidRPr="00FF597F" w:rsidRDefault="00684B80" w:rsidP="00684B80">
      <w:pPr>
        <w:ind w:firstLine="720"/>
        <w:rPr>
          <w:rStyle w:val="Emphasis"/>
        </w:rPr>
      </w:pPr>
      <w:r w:rsidRPr="00FF597F">
        <w:t xml:space="preserve">Wrongful convictions are a concern of prosecutors and defense lawyers, liberals and conservatives, lawyers and non-lawyers. The issue involves the accuracy in the justice system, and accuracy is a goal that is shared by everyone. It concerns anyone who cares about law enforcement and public safety. For every innocent person wrongfully convicted, a guilty person roams free. </w:t>
      </w:r>
      <w:r w:rsidRPr="00FF597F">
        <w:rPr>
          <w:rStyle w:val="Emphasis"/>
        </w:rPr>
        <w:t>Indeed, because the justice system is one of the cornerstones of democracy, it is not an overstatement to say that wrongful convictions concern anyone who cares about a democratic society.</w:t>
      </w:r>
    </w:p>
    <w:p w14:paraId="7D41155F" w14:textId="77777777" w:rsidR="00684B80" w:rsidRPr="00FF597F" w:rsidRDefault="00684B80" w:rsidP="00684B80">
      <w:pPr>
        <w:ind w:firstLine="720"/>
      </w:pPr>
      <w:r w:rsidRPr="00FF597F">
        <w:t>A criminal justice system should be fair to all: wealth, race, and social status should not affect the administration of justice. American constitutional history is replete with cases addressing this promise. For example, Gideon v. Wainwright established the right to counsel, regardless of ability to pay;6 Thmey v. Ohio established the right of a defendant to a judge free of personal interest in the case;7 Brady v. Maryland established the right of a defendant to exculpatory information in the hands of the prosecution;8 and Batson v. Kentucky barred the improper use of race injury selection.9 Decisions like these breathe life into the principle that no one shall be denied life or liberty without due process of law and that all persons are entitled to the equal protection of the law.</w:t>
      </w:r>
    </w:p>
    <w:p w14:paraId="44DDCAC2" w14:textId="77777777" w:rsidR="00684B80" w:rsidRPr="00FF597F" w:rsidRDefault="00684B80" w:rsidP="00684B80">
      <w:pPr>
        <w:ind w:firstLine="720"/>
      </w:pPr>
      <w:r w:rsidRPr="00FF597F">
        <w:rPr>
          <w:rStyle w:val="Emphasis"/>
        </w:rPr>
        <w:t>Even more fundamental is the principle that no justice system can operate fairly unless it can accurately determine guilt and innocence. The accuracy of the criminal justice system has been called into question in recent years by revelations, often generated by new DNA investigative techniques, of innocent people across the country in prisons and even on death rows</w:t>
      </w:r>
      <w:r w:rsidRPr="00FF597F">
        <w:t>.</w:t>
      </w:r>
    </w:p>
    <w:p w14:paraId="0BB84806" w14:textId="77777777" w:rsidR="00684B80" w:rsidRPr="00FF597F" w:rsidRDefault="00684B80" w:rsidP="00684B80">
      <w:r w:rsidRPr="00FF597F">
        <w:t>THE FREQUENCY OF WRONGFUL CONVICTIONS</w:t>
      </w:r>
    </w:p>
    <w:p w14:paraId="37AFD5F6" w14:textId="77777777" w:rsidR="00684B80" w:rsidRPr="00FF597F" w:rsidRDefault="00684B80" w:rsidP="00684B80">
      <w:pPr>
        <w:ind w:firstLine="720"/>
      </w:pPr>
      <w:r w:rsidRPr="00FF597F">
        <w:t>It is impossible, given the state of current knowledge, to determine precisely how many innocent people have been wrongfully convicted. A Harris Poll of Americans taken in 2000 revealed that 94 percent of those surveyed believed that innocent people are sometimes convicted of murder, and estimated that this happens 13 percent of the time. 10 Results of surveys of participants in the Ohio criminal justice system and of attorneys general across the United States were reported in a 1996 book in which the authors concluded that the best estimate of wrongful convictions from these respondents was 0.5 percent.1 1 In January 2003, it was reported that at least 13 of the 167 inmates on death row in Illinois (approximately 8 percent) were innocent. This first led to a moratorium on the death penalty, next to a major study of capital punishment in Illinois, and then to the commutation of all remaining death sentences to life imprisonment. 12</w:t>
      </w:r>
    </w:p>
    <w:p w14:paraId="6FB018A7" w14:textId="77777777" w:rsidR="00684B80" w:rsidRPr="00FF597F" w:rsidRDefault="00684B80" w:rsidP="00684B80">
      <w:pPr>
        <w:ind w:firstLine="720"/>
      </w:pPr>
      <w:r w:rsidRPr="00FF597F">
        <w:rPr>
          <w:rStyle w:val="Emphasis"/>
        </w:rPr>
        <w:lastRenderedPageBreak/>
        <w:t>The question of wrongful convictions in capital cases has been studied more than the question of wrongful convictions generally</w:t>
      </w:r>
      <w:r w:rsidRPr="00FF597F">
        <w:t>. Error rates in capital cases may be higher or lower than error rates in other cases, but there is no obvious reason to assume that the error rates are significantly different. A 1987 study of potentially capital cases-cases in which the death penalty was, or could have been, sought-attempted to determine the reasons for such errors. This study found 350 cases of wrongful convictions in America between 1900 and 1984.13 Research into the appellate treatment of death penalty cases has indicated that as many as two-thirds of the death sentences imposed in American trial courts have been reversed by appellate courts, although only a fraction of these reversals was based on findings of actual innocence.14</w:t>
      </w:r>
    </w:p>
    <w:p w14:paraId="51AEBA26" w14:textId="77777777" w:rsidR="00684B80" w:rsidRPr="00FF597F" w:rsidRDefault="00684B80" w:rsidP="00684B80">
      <w:pPr>
        <w:ind w:firstLine="720"/>
      </w:pPr>
      <w:r w:rsidRPr="00FF597F">
        <w:rPr>
          <w:rStyle w:val="Emphasis"/>
        </w:rPr>
        <w:t>If the general public's estimate of a 13 percent error rate in murder convictions is applied to the total number of serious crimes (the FBI's so-called "index crimes") for which there is a conviction, the number of wrongful convictions is more than 200,000</w:t>
      </w:r>
      <w:r w:rsidRPr="00FF597F">
        <w:t xml:space="preserve">. Even if the most conservative estimate, that 99.5 percent of convictions are valid, 7,700 innocent people were convicted of serious crimes in the year 2000.15 Applying the Illinois death row error rate of 8 percent yields more than 123,000 wrongful convictions. Clearly, no system will ever be perfect, and a 99.5 percent accuracy rate would be an admirable achievement. Some commentators have argued that errors are inevitable and, even in capital cases, acceptable.16 Others would argue that the wrongful conviction of 7,700 people-much less, 123,000 people-is simply unacceptable. Still others question the accuracy of any of these error rates. </w:t>
      </w:r>
      <w:r w:rsidRPr="00FF597F">
        <w:rPr>
          <w:rStyle w:val="Emphasis"/>
        </w:rPr>
        <w:t>However, regardless of how the accuracy rate is viewed, or how the trade-offs between the need to convict the guilty and the need to exonerate the innocent are balanced, most would agree that reasonable steps can be taken to improve accuracy in the criminal justice system</w:t>
      </w:r>
      <w:r w:rsidRPr="00FF597F">
        <w:t>.</w:t>
      </w:r>
    </w:p>
    <w:p w14:paraId="37282AD5" w14:textId="77777777" w:rsidR="00684B80" w:rsidRPr="00FF597F" w:rsidRDefault="00684B80" w:rsidP="00684B80">
      <w:pPr>
        <w:pStyle w:val="Heading4"/>
        <w:rPr>
          <w:rFonts w:cs="Times New Roman"/>
        </w:rPr>
      </w:pPr>
      <w:r w:rsidRPr="00FF597F">
        <w:rPr>
          <w:rFonts w:cs="Times New Roman"/>
        </w:rPr>
        <w:t>Without a focus on due process criminal justice system, democracy-based ideals cannot be maintained, risking authoritarianism</w:t>
      </w:r>
    </w:p>
    <w:p w14:paraId="1AFFFDDB" w14:textId="77777777" w:rsidR="00684B80" w:rsidRPr="00FF597F" w:rsidRDefault="00684B80" w:rsidP="00684B80">
      <w:pPr>
        <w:rPr>
          <w:rStyle w:val="Style13ptBold"/>
        </w:rPr>
      </w:pPr>
      <w:r w:rsidRPr="00FF597F">
        <w:rPr>
          <w:rStyle w:val="Style13ptBold"/>
        </w:rPr>
        <w:t>Sung, John Jay College of Criminal Justice, 2006</w:t>
      </w:r>
    </w:p>
    <w:p w14:paraId="69BA712E" w14:textId="77777777" w:rsidR="00684B80" w:rsidRPr="00FF597F" w:rsidRDefault="00684B80" w:rsidP="00684B80">
      <w:pPr>
        <w:rPr>
          <w:sz w:val="20"/>
          <w:szCs w:val="16"/>
        </w:rPr>
      </w:pPr>
      <w:r w:rsidRPr="00FF597F">
        <w:rPr>
          <w:rStyle w:val="Style13ptBold"/>
          <w:b w:val="0"/>
          <w:bCs w:val="0"/>
          <w:sz w:val="20"/>
          <w:szCs w:val="16"/>
        </w:rPr>
        <w:t>[Hung-En, May 1, 2006,</w:t>
      </w:r>
      <w:r w:rsidRPr="00FF597F">
        <w:rPr>
          <w:rStyle w:val="Style13ptBold"/>
          <w:sz w:val="20"/>
          <w:szCs w:val="16"/>
        </w:rPr>
        <w:t xml:space="preserve"> </w:t>
      </w:r>
      <w:r w:rsidRPr="00FF597F">
        <w:rPr>
          <w:sz w:val="20"/>
          <w:szCs w:val="16"/>
        </w:rPr>
        <w:t xml:space="preserve">National Center on Addiction and Substance Abuse at Columbia University, “ Democracy and Criminal Justice in Cross-National Perspective: From Crime Control to Due Process “, </w:t>
      </w:r>
      <w:hyperlink r:id="rId63" w:history="1">
        <w:r w:rsidRPr="00FF597F">
          <w:rPr>
            <w:rStyle w:val="Hyperlink"/>
            <w:sz w:val="20"/>
            <w:szCs w:val="16"/>
          </w:rPr>
          <w:t>https://journals.sagepub.com/doi/10.1177/0002716206287546</w:t>
        </w:r>
      </w:hyperlink>
      <w:r w:rsidRPr="00FF597F">
        <w:rPr>
          <w:sz w:val="20"/>
          <w:szCs w:val="16"/>
        </w:rPr>
        <w:t xml:space="preserve"> , Accessed: 07/02/20, M.S.</w:t>
      </w:r>
    </w:p>
    <w:p w14:paraId="3094DB83" w14:textId="77777777" w:rsidR="00684B80" w:rsidRPr="00FF597F" w:rsidRDefault="00684B80" w:rsidP="00684B80">
      <w:pPr>
        <w:ind w:firstLine="720"/>
        <w:rPr>
          <w:rStyle w:val="Emphasis"/>
        </w:rPr>
      </w:pPr>
      <w:r w:rsidRPr="00FF597F">
        <w:t xml:space="preserve">Due process–oriented criminal justice. </w:t>
      </w:r>
      <w:r w:rsidRPr="00FF597F">
        <w:rPr>
          <w:rStyle w:val="Emphasis"/>
        </w:rPr>
        <w:t>A due process–oriented criminal justice system emerges in liberal democracies. These countries not only presume the vertical accountability of government officials to the citizenry through the electoral process or indirectly via civic organizations or the news media, but also require horizontal accountability in which legally empowered and factually willing state agencies routinely monitor other branches of the government and effectively punish acts of abuse or neglect by state officials</w:t>
      </w:r>
      <w:r w:rsidRPr="00FF597F">
        <w:t xml:space="preserve"> (Diamond 1996; O’Donnell 1999). A commitment to professionalism and respect for expertise provide the foundation for an increased insulation of criminal justice operations from political interferences and populist demands. </w:t>
      </w:r>
      <w:r w:rsidRPr="00FF597F">
        <w:rPr>
          <w:rStyle w:val="Emphasis"/>
        </w:rPr>
        <w:t>Because the due process framework is essentially a negative model, asserting limits on the scope of state power, its validating authority is judicial and demands an appeal to supralegislative law, the law of the constitution</w:t>
      </w:r>
      <w:r w:rsidRPr="00FF597F">
        <w:t xml:space="preserve">. With extensive provisions for individual rights in place, liberal democracies are characterized by legal restrictions against unreasonable searches and seizures, respect for habeas corpus, the right to legal counsel, and prohibition of illegal detention, torture, and cruel punishment. </w:t>
      </w:r>
      <w:r w:rsidRPr="00FF597F">
        <w:rPr>
          <w:rStyle w:val="Emphasis"/>
        </w:rPr>
        <w:t xml:space="preserve">A liberal political culture encourages individual freedom by restraining the intrusion of the state into citizens’ lives; this is achieved by </w:t>
      </w:r>
      <w:r w:rsidRPr="00FF597F">
        <w:rPr>
          <w:rStyle w:val="Emphasis"/>
        </w:rPr>
        <w:lastRenderedPageBreak/>
        <w:t>insisting on a formal adjudicative fact-finding process, often at the cost of increasing inefficiency and a high rate of case attrition in the criminal justice process.</w:t>
      </w:r>
    </w:p>
    <w:p w14:paraId="59B5F659" w14:textId="77777777" w:rsidR="00684B80" w:rsidRPr="00FF597F" w:rsidRDefault="00684B80" w:rsidP="00684B80">
      <w:pPr>
        <w:ind w:firstLine="720"/>
      </w:pPr>
      <w:r w:rsidRPr="00FF597F">
        <w:rPr>
          <w:rStyle w:val="Emphasis"/>
        </w:rPr>
        <w:t>Precisely because of its aversion to subjecting the individual to the coercive power of the state, the criminal justice process in due process systems is submitted to judicial controls that prevent it from indiscriminately repressing suspected offenders. The adoption of the doctrine of legal guilt as opposed to factual guilt requires that an individual be declared guilty only when the factual determination of evidence has been made under a strict set of formal procedures, including jurisdiction, venue, statutes of limitations, double jeopardy, and evidentiary hearings.</w:t>
      </w:r>
      <w:r w:rsidRPr="00FF597F">
        <w:t xml:space="preserve"> Each stage of the process is judicialized to enhance the capacity of the accused to challenge the operation of the process, and all defendants are allowed to take advantage of the opportunities thus created. All these activities require the existence of an impartial, well-trained, and resourceful tribunal.</w:t>
      </w:r>
    </w:p>
    <w:p w14:paraId="34B8924B" w14:textId="77777777" w:rsidR="00684B80" w:rsidRPr="00FF597F" w:rsidRDefault="00684B80" w:rsidP="00684B80">
      <w:pPr>
        <w:ind w:firstLine="720"/>
      </w:pPr>
      <w:r w:rsidRPr="00FF597F">
        <w:t xml:space="preserve">Based on Packer’s (1968) argument above, I hypothesize that the organization and operation of criminal justice administration vary according to the attained level of democratization. </w:t>
      </w:r>
      <w:r w:rsidRPr="00FF597F">
        <w:rPr>
          <w:rStyle w:val="Emphasis"/>
        </w:rPr>
        <w:t>In authoritarian societies, an extensive police-prosecutorial machine linked to a large prison system constitutes the backbone of criminal justice; this criminal justice system typically produces high rates of arrest, prosecution, conviction, and incarceration. I</w:t>
      </w:r>
      <w:r w:rsidRPr="00FF597F">
        <w:t xml:space="preserve">n the same way, the criminal justice system in liberal democracies is structurally distinguished by a well-staffed judicial body and operationally characterized by low rates of arrest, prosecution, conviction, and </w:t>
      </w:r>
      <w:r w:rsidRPr="00FF597F">
        <w:rPr>
          <w:rStyle w:val="Emphasis"/>
        </w:rPr>
        <w:t>incarceration. Variability in criminal justice administration exists for each stage of democratization, but on average the emphasis on the protection of individual liberties over the maintenance of social stability would be stronger for more mature democracies</w:t>
      </w:r>
      <w:r w:rsidRPr="00FF597F">
        <w:t>. Figure 1 summarizes this proposition</w:t>
      </w:r>
    </w:p>
    <w:p w14:paraId="27D1188C" w14:textId="77777777" w:rsidR="00684B80" w:rsidRPr="00FF597F" w:rsidRDefault="00684B80" w:rsidP="00684B80"/>
    <w:p w14:paraId="1BA76969" w14:textId="77777777" w:rsidR="00684B80" w:rsidRPr="00FF597F" w:rsidRDefault="00684B80" w:rsidP="00684B80">
      <w:pPr>
        <w:pStyle w:val="Heading4"/>
        <w:rPr>
          <w:rFonts w:cs="Times New Roman"/>
        </w:rPr>
      </w:pPr>
      <w:r w:rsidRPr="00FF597F">
        <w:rPr>
          <w:rFonts w:cs="Times New Roman"/>
        </w:rPr>
        <w:t>Lack of US commitment to Democracy triggers authoritarianism</w:t>
      </w:r>
    </w:p>
    <w:p w14:paraId="00839D9E" w14:textId="77777777" w:rsidR="00684B80" w:rsidRPr="00FF597F" w:rsidRDefault="00684B80" w:rsidP="00684B80">
      <w:r w:rsidRPr="00FF597F">
        <w:rPr>
          <w:rStyle w:val="Heading4Char"/>
          <w:rFonts w:cs="Times New Roman"/>
        </w:rPr>
        <w:t>Gunitsky, associate professor of political science</w:t>
      </w:r>
      <w:r w:rsidRPr="00FF597F">
        <w:t xml:space="preserve"> </w:t>
      </w:r>
      <w:r w:rsidRPr="00FF597F">
        <w:rPr>
          <w:rStyle w:val="Heading4Char"/>
          <w:rFonts w:cs="Times New Roman"/>
        </w:rPr>
        <w:t>18</w:t>
      </w:r>
      <w:r w:rsidRPr="00FF597F">
        <w:t xml:space="preserve"> (Seva, “Democracy’s Future: Riding the Hegemonic Wave”, 116-117, </w:t>
      </w:r>
      <w:hyperlink r:id="rId64" w:history="1">
        <w:r w:rsidRPr="00FF597F">
          <w:rPr>
            <w:rStyle w:val="Hyperlink"/>
          </w:rPr>
          <w:t>https://www.tandfonline.com/doi/pdf/10.1080/0163660X.2018.1484233?needAccess=true</w:t>
        </w:r>
      </w:hyperlink>
      <w:r w:rsidRPr="00FF597F">
        <w:t>, accessed 7-12-18, J.B)</w:t>
      </w:r>
    </w:p>
    <w:p w14:paraId="544259EA" w14:textId="77777777" w:rsidR="00684B80" w:rsidRPr="00FF597F" w:rsidRDefault="00684B80" w:rsidP="00684B80">
      <w:r w:rsidRPr="00FF597F">
        <w:rPr>
          <w:rStyle w:val="StyleUnderline"/>
        </w:rPr>
        <w:t>What does the looming presence of these waves, both democratic and nondemocratic, tell us about the nature of domestic reforms? And what can it reveal about the forces that undermine democracy?</w:t>
      </w:r>
      <w:r w:rsidRPr="00FF597F">
        <w:t xml:space="preserve"> After all, a number of powerful theories have been put forward to explain the causes of democratization. Many of these, however, focus on some element of the country’s internal environment that can help or hinder reforms—economic development, class relations, or civil society, to name just a few. These domestic explanations cannot tell us much about waves of regime change, which by definition defy and transcend national influences. Understanding the sources of these waves—and the causes of their demise—requires stepping outside the state and focusing on the international system as a whole.</w:t>
      </w:r>
    </w:p>
    <w:p w14:paraId="10804399" w14:textId="77777777" w:rsidR="00684B80" w:rsidRPr="00FF597F" w:rsidRDefault="00684B80" w:rsidP="00684B80">
      <w:pPr>
        <w:rPr>
          <w:rStyle w:val="StyleUnderline"/>
        </w:rPr>
      </w:pPr>
      <w:r w:rsidRPr="00FF597F">
        <w:rPr>
          <w:rStyle w:val="StyleUnderline"/>
        </w:rPr>
        <w:t>Once we do so, we see that the success and failure of democracy has hinged not only on domestic developments but on repeated transformations of the international system. Namely, the abrupt rise and fall of great powers has repeatedly led to intense and sweeping waves of domestic reforms, both toward and away from democracy. These hegemonic shocks, or the outcomes of tectonic clashes between great powers, create cascades of domestic reforms that repeatedly sweep across borders and deeply alter the paths of state development.</w:t>
      </w:r>
    </w:p>
    <w:p w14:paraId="23ADFE81" w14:textId="77777777" w:rsidR="00684B80" w:rsidRPr="00FF597F" w:rsidRDefault="00684B80" w:rsidP="00684B80">
      <w:pPr>
        <w:rPr>
          <w:rStyle w:val="StyleUnderline"/>
        </w:rPr>
      </w:pPr>
      <w:r w:rsidRPr="00FF597F">
        <w:rPr>
          <w:rStyle w:val="StyleUnderline"/>
        </w:rPr>
        <w:lastRenderedPageBreak/>
        <w:t>In the twentieth century, the two World Wars, the Great Depression, and the Soviet collapse each produced global waves of reform that predictably reflected the changing structure of hegemonic power.3 In not just the democratic waves that followed World War I and the Soviet collapse, but also in the fascist wave of the 1930s and the twin waves toward democracy and communism after World War II, shifts in the distribution of hegemonic power produced bursts of reform that influenced many states around the world.</w:t>
      </w:r>
    </w:p>
    <w:p w14:paraId="65095DFF" w14:textId="77777777" w:rsidR="00684B80" w:rsidRPr="00FF597F" w:rsidRDefault="00684B80" w:rsidP="00684B80">
      <w:r w:rsidRPr="00FF597F">
        <w:t>What does this mean for how we think about the evolution of democracy? First and most broadly, it suggests that domestic change during the twentieth century often cannot be explained by the specifics of local revolts from below or elite concessions from above. Instead, contention was often embedded in a broader global process—a decadeslong confrontation between hegemonic rivals who embodied and promoted competing regime types. In this way, domestic party realignments and coalitional shifts often became reflections of broader geopolitical dynamics rather than of internal forces or party intrigues. Transformations of the international system, not just the internal attributes of states, have been major and often under-examined drivers of globe-spanning regime change.</w:t>
      </w:r>
    </w:p>
    <w:p w14:paraId="3367F640" w14:textId="77777777" w:rsidR="00684B80" w:rsidRPr="00FF597F" w:rsidRDefault="00684B80" w:rsidP="00684B80">
      <w:pPr>
        <w:rPr>
          <w:rStyle w:val="StyleUnderline"/>
        </w:rPr>
      </w:pPr>
      <w:r w:rsidRPr="00FF597F">
        <w:t xml:space="preserve">The relationship between the international and the domestic is often obscured by the vivid particularities of local reform—the despised tyrant, the crowds in public squares, the seemingly unique social forces and historical contingencies that shape each country’s institutional trajectory. </w:t>
      </w:r>
      <w:r w:rsidRPr="00FF597F">
        <w:rPr>
          <w:rStyle w:val="StyleUnderline"/>
        </w:rPr>
        <w:t>Yet, the aftermath of hegemonic shocks created powerful incentives for domestic reform even in countries that had little to do with the great powers themselves</w:t>
      </w:r>
      <w:r w:rsidRPr="00FF597F">
        <w:t xml:space="preserve">. As a result, the evolution of modern democracy cannot be completely understood without taking into account the effects of these systemic upheavals. </w:t>
      </w:r>
      <w:r w:rsidRPr="00FF597F">
        <w:rPr>
          <w:rStyle w:val="StyleUnderline"/>
        </w:rPr>
        <w:t>Hegemonic shocks not only altered the global hierarchy of leading states, but also shaped the wave-like spread and retreat of democracy and its rivals. The volatile evolution of democracy during the twentieth century has been closely linked to tectonic shifts in the structure of global power.</w:t>
      </w:r>
    </w:p>
    <w:p w14:paraId="365EBD55" w14:textId="77777777" w:rsidR="00684B80" w:rsidRPr="00FF597F" w:rsidRDefault="00684B80" w:rsidP="00684B80">
      <w:r w:rsidRPr="00FF597F">
        <w:rPr>
          <w:rStyle w:val="StyleUnderline"/>
        </w:rPr>
        <w:t>Second, looking at the history of democracy through the prism of hegemonic shocks suggests that moral appeal has never been sufficient for democracy’s success. Instead, democracy’s victory has relied on the outcomes of severe crises in which democratic great powers emerge triumphant</w:t>
      </w:r>
      <w:r w:rsidRPr="00FF597F">
        <w:t xml:space="preserve">. </w:t>
      </w:r>
      <w:r w:rsidRPr="00FF597F">
        <w:rPr>
          <w:rStyle w:val="StyleUnderline"/>
        </w:rPr>
        <w:t xml:space="preserve">When they do so, their victory appears natural and preordained. But when they fail to do so, as during the Great Depression, the tide of popular and elite opinion shifts just as readily and naturally against democratic institutions. The late interwar years witnessed a rapid hegemonic transition in which German power quickly matched and threatened to overtake a stagnant United States. </w:t>
      </w:r>
      <w:r w:rsidRPr="00FF597F">
        <w:t>The wave of institutional reforms of the 1930s closely followed the contours of this hegemonic shift. As the relative power of democratic regimes declined, democracy was increasingly seen as outdated, inefficient, and undesirable.</w:t>
      </w:r>
    </w:p>
    <w:p w14:paraId="632218D8" w14:textId="77777777" w:rsidR="00684B80" w:rsidRDefault="00684B80" w:rsidP="00684B80">
      <w:pPr>
        <w:pStyle w:val="Heading4"/>
      </w:pPr>
      <w:r>
        <w:t xml:space="preserve">Democracy is contingent on commitment to equality and freedom, there’s no real potential for freedom without it </w:t>
      </w:r>
    </w:p>
    <w:p w14:paraId="2E1FFEFF" w14:textId="77777777" w:rsidR="00684B80" w:rsidRPr="00901144" w:rsidRDefault="00684B80" w:rsidP="00684B80">
      <w:pPr>
        <w:rPr>
          <w:rStyle w:val="Style13ptBold"/>
        </w:rPr>
      </w:pPr>
      <w:r>
        <w:rPr>
          <w:rStyle w:val="Style13ptBold"/>
        </w:rPr>
        <w:t>Ninet, University of Barcelona PhD and Lawyer at German Law Firm, 13</w:t>
      </w:r>
    </w:p>
    <w:p w14:paraId="1C863F07" w14:textId="77777777" w:rsidR="00684B80" w:rsidRDefault="00684B80" w:rsidP="00684B80">
      <w:r>
        <w:t>[ Antoni Abat i, 2013, Edinburgh University Press, “</w:t>
      </w:r>
      <w:r w:rsidRPr="00851528">
        <w:t>Constitutional Violence: Legitimacy, Democracy and Human Rights</w:t>
      </w:r>
      <w:r>
        <w:t xml:space="preserve">”, </w:t>
      </w:r>
      <w:r>
        <w:rPr>
          <w:rFonts w:ascii="Arial" w:hAnsi="Arial" w:cs="Arial"/>
          <w:color w:val="333333"/>
          <w:sz w:val="21"/>
          <w:szCs w:val="21"/>
          <w:shd w:val="clear" w:color="auto" w:fill="FFFFFF"/>
        </w:rPr>
        <w:t xml:space="preserve">pp. 40–89, </w:t>
      </w:r>
      <w:r>
        <w:t xml:space="preserve">JSTOR, Date Accessed: 6 July 2020, M.S. ] </w:t>
      </w:r>
    </w:p>
    <w:p w14:paraId="652CA078" w14:textId="77777777" w:rsidR="00684B80" w:rsidRDefault="00684B80" w:rsidP="00684B80">
      <w:pPr>
        <w:ind w:firstLine="720"/>
      </w:pPr>
      <w:r>
        <w:t xml:space="preserve">As Derrida notes, Plato had already announced that ‘democracy’ is in the end neither the name of a regime nor the name of a constitution. It is not a constitutional form among others. And yet there have in fact been, in addition to the monarchic, plutocratic and tyrannical democracies of antiquity, so </w:t>
      </w:r>
      <w:r>
        <w:lastRenderedPageBreak/>
        <w:t xml:space="preserve">many so-called modern democratic regimes, regimes that at least present themselves as democratic, that is, under and in the name of, the always Greek name, let us never forget, of democracy: democracy at once monarchic (what is called constitutional monarchy) and parliamentary (found in a large number of European nation-states), popular democracy, direct or indirect democracy, parliamentary democracy (whether presidential or not), liberal democracy, Christian democracy, social democracy, military or authoritarian democracy, and so on.30 </w:t>
      </w:r>
      <w:r w:rsidRPr="008A1991">
        <w:rPr>
          <w:rStyle w:val="Emphasis"/>
        </w:rPr>
        <w:t>To achieve a progressive ‘democratic democracy’ in our societies it is necessary to foment individual self-determination through strict equality and freedom.</w:t>
      </w:r>
      <w:r>
        <w:t xml:space="preserve"> This required self-determination must be completed with education, social justice and human rights enforcement. </w:t>
      </w:r>
      <w:r w:rsidRPr="008A1991">
        <w:rPr>
          <w:rStyle w:val="Emphasis"/>
        </w:rPr>
        <w:t>These elements are essential requirements to enable a feasible ‘democratic democracy’. The failure to meet these requirements cannot vitiate the definition of democracy on an abstract level.</w:t>
      </w:r>
      <w:r>
        <w:t xml:space="preserve"> Nor can it legitimise a democratic-aristocratic system or serve as an argument to confuse republic (Madison) with democracy.</w:t>
      </w:r>
    </w:p>
    <w:p w14:paraId="7C150CE2" w14:textId="77777777" w:rsidR="00684B80" w:rsidRDefault="00684B80" w:rsidP="00684B80">
      <w:pPr>
        <w:ind w:firstLine="720"/>
      </w:pPr>
      <w:r>
        <w:t>Part of the criticism that the concept of democracy has received is due to the disregard of the distinction between democracy and mob rule. Polybius’ differentiation between democracy and its degeneration into mob rule is extremely important in order to clarify the concept of democracy. The Founding Fathers (Madison, The Federalist Papers 10) and also Tocqueville (Democracy in America) were frightened by the atrocious effects of mob rule, not by democracy itself. The awful effects of mob rule had more weight in the Founding Fathers’ thought than the favourable effects of democracy. Nevertheless, stability was the main goal sought in 1776. I understand that democracy has been confused with mob rule until the present, but if mob rule exists it is because a non-degeneration of democracy is possible and suitable. Is mob rule what happened in Ukraine, Georgia, Tunisia and Egypt? Would not the fear of the demos be preferable to the rule of the tyrants, even when the latter is justified on economic grounds, as in China with its new friends in the Western world?</w:t>
      </w:r>
    </w:p>
    <w:p w14:paraId="4E9C2C84" w14:textId="77777777" w:rsidR="00684B80" w:rsidRDefault="00684B80" w:rsidP="00684B80">
      <w:pPr>
        <w:ind w:firstLine="720"/>
      </w:pPr>
      <w:r>
        <w:t xml:space="preserve">I claim the existence of a non-degenerated democracy as the goal to be implemented progressively. As Polybius quotes, the main causes of the transmutation from democracy to mob rule is the lack of equality and freedom. </w:t>
      </w:r>
      <w:r w:rsidRPr="008A1991">
        <w:rPr>
          <w:rStyle w:val="Emphasis"/>
        </w:rPr>
        <w:t>I contend that both terms are the two faces of the same coin, democracy. There is no real equality or freedom outside democracy, and there is no equality without freedom and vice versa.</w:t>
      </w:r>
    </w:p>
    <w:p w14:paraId="5864ABE1" w14:textId="77777777" w:rsidR="00684B80" w:rsidRPr="00FF597F" w:rsidRDefault="00684B80" w:rsidP="00684B80">
      <w:pPr>
        <w:pStyle w:val="Heading3"/>
        <w:rPr>
          <w:rFonts w:cs="Times New Roman"/>
        </w:rPr>
      </w:pPr>
      <w:r w:rsidRPr="00FF597F">
        <w:rPr>
          <w:rFonts w:cs="Times New Roman"/>
        </w:rPr>
        <w:lastRenderedPageBreak/>
        <w:t>Wrongful Conviction – Government Obligation</w:t>
      </w:r>
    </w:p>
    <w:p w14:paraId="2922AE1B" w14:textId="77777777" w:rsidR="00684B80" w:rsidRPr="00FF597F" w:rsidRDefault="00684B80" w:rsidP="00684B80">
      <w:pPr>
        <w:pStyle w:val="Heading4"/>
        <w:rPr>
          <w:rFonts w:cs="Times New Roman"/>
        </w:rPr>
      </w:pPr>
      <w:r w:rsidRPr="00FF597F">
        <w:rPr>
          <w:rFonts w:cs="Times New Roman"/>
        </w:rPr>
        <w:t>(Potential 1ac card – includes embedded inherency and credibility arguments)</w:t>
      </w:r>
    </w:p>
    <w:p w14:paraId="327E13B5" w14:textId="77777777" w:rsidR="00684B80" w:rsidRPr="00FF597F" w:rsidRDefault="00684B80" w:rsidP="00684B80">
      <w:pPr>
        <w:pStyle w:val="Heading4"/>
        <w:rPr>
          <w:rFonts w:cs="Times New Roman"/>
        </w:rPr>
      </w:pPr>
      <w:r w:rsidRPr="00FF597F">
        <w:rPr>
          <w:rFonts w:cs="Times New Roman"/>
        </w:rPr>
        <w:t>Lack of oversight and regulations of forensic junk science and misconduct causes wrongful convictions – governments have an obligation to be diligent when liberty is on the line</w:t>
      </w:r>
    </w:p>
    <w:p w14:paraId="29C6CEB0" w14:textId="77777777" w:rsidR="00684B80" w:rsidRPr="00FF597F" w:rsidRDefault="00684B80" w:rsidP="00684B80">
      <w:pPr>
        <w:rPr>
          <w:rStyle w:val="Style13ptBold"/>
        </w:rPr>
      </w:pPr>
      <w:r w:rsidRPr="00FF597F">
        <w:rPr>
          <w:rStyle w:val="Style13ptBold"/>
        </w:rPr>
        <w:t>Henry, Montclair State Justice Studies Professor, 19</w:t>
      </w:r>
    </w:p>
    <w:p w14:paraId="4AF3F7CD" w14:textId="77777777" w:rsidR="00684B80" w:rsidRPr="00FF597F" w:rsidRDefault="00684B80" w:rsidP="00684B80">
      <w:r w:rsidRPr="00FF597F">
        <w:t xml:space="preserve">(Jessica is an Associate Professor, Department of Justice Studies, Montclair State University "How corruption in forensic science is harming the criminal justice system," Conversation, </w:t>
      </w:r>
      <w:hyperlink r:id="rId65" w:history="1">
        <w:r w:rsidRPr="00FF597F">
          <w:rPr>
            <w:rStyle w:val="Hyperlink"/>
          </w:rPr>
          <w:t>https://theconversation.com/how-corruption-in-forensic-science-is-harming-the-criminal-justice-system-108975 /Accessed 6-23-2020/</w:t>
        </w:r>
      </w:hyperlink>
      <w:r w:rsidRPr="00FF597F">
        <w:t>WY)</w:t>
      </w:r>
    </w:p>
    <w:p w14:paraId="0C76405A" w14:textId="77777777" w:rsidR="00684B80" w:rsidRPr="00FF597F" w:rsidRDefault="00684B80" w:rsidP="00684B80">
      <w:r w:rsidRPr="00FF597F">
        <w:t>But it’s not just in New Jersey.</w:t>
      </w:r>
      <w:r w:rsidRPr="00FF597F">
        <w:rPr>
          <w:rStyle w:val="StyleUnderline"/>
        </w:rPr>
        <w:t xml:space="preserve"> Around the nation, corruption and misconduct by forensic experts have led to the reversal of thousands of criminal convictions. In Massachusetts, Annie Dookhan, a forensic lab scientist, was arrested in 2012 after admitting that she falsified drug tests in nearly 24,000 cases; </w:t>
      </w:r>
      <w:r w:rsidRPr="00FF597F">
        <w:t>most of the Dookhan convictions were eventually dismissed. Months later, in a different Massachusetts crime lab</w:t>
      </w:r>
      <w:r w:rsidRPr="00FF597F">
        <w:rPr>
          <w:rStyle w:val="StyleUnderline"/>
        </w:rPr>
        <w:t>, Sonya Farak, a forensic scientist who both tested drugs and illegally used them, falsified lab results in thousands of cases; 11,000 convictions were dismissed after her misconduct was uncovered</w:t>
      </w:r>
      <w:r w:rsidRPr="00FF597F">
        <w:t>. Dookhan pleaded guilty to a range of crimes relating to the falsification of tests. She was sentenced to three to five years in prison. Farak also pleaded guilty and was sentenced to 18 months in prison.</w:t>
      </w:r>
    </w:p>
    <w:p w14:paraId="2F8F7E1C" w14:textId="77777777" w:rsidR="00684B80" w:rsidRPr="00FF597F" w:rsidRDefault="00684B80" w:rsidP="00684B80">
      <w:r w:rsidRPr="00FF597F">
        <w:t>In Oregon, Nika Larsen altered drug evidence and stole controlled substances from her lab, requiring review of more than 2,500 cases. In 2018, Ana Romero from El Paso, Texas, was accused of falsifying test results for alcohol samples, causing the wrongful conviction of 22 people. John Salvador, a scientist who worked in a different lab in Texas, was accused of falsifying drug test results, impacting thousands of cases.</w:t>
      </w:r>
    </w:p>
    <w:p w14:paraId="2EE5C19A" w14:textId="77777777" w:rsidR="00684B80" w:rsidRPr="00FF597F" w:rsidRDefault="00684B80" w:rsidP="00684B80">
      <w:r w:rsidRPr="00FF597F">
        <w:t>Lack of oversight The accuracy of fingerprinting is sometimes called into question.</w:t>
      </w:r>
    </w:p>
    <w:p w14:paraId="3F410B16" w14:textId="77777777" w:rsidR="00684B80" w:rsidRPr="00FF597F" w:rsidRDefault="00684B80" w:rsidP="00684B80">
      <w:pPr>
        <w:rPr>
          <w:rStyle w:val="StyleUnderline"/>
        </w:rPr>
      </w:pPr>
      <w:r w:rsidRPr="00FF597F">
        <w:rPr>
          <w:rStyle w:val="StyleUnderline"/>
        </w:rPr>
        <w:t>When the people in charge of forensic testing engage in misconduct</w:t>
      </w:r>
      <w:r w:rsidRPr="00FF597F">
        <w:t xml:space="preserve">, </w:t>
      </w:r>
      <w:r w:rsidRPr="00FF597F">
        <w:rPr>
          <w:rStyle w:val="StyleUnderline"/>
        </w:rPr>
        <w:t>the integrity of the entire system is challenged. Our criminal justice system relies on forensic scientists to tell the truth, because laypeople rely on their testimony and lack the expertise to detect their lies. When the system goes awry, guilty people go free, innocent people are wrongly convicted, confidence in the criminal justice system is shaken, and taxpayers carry the significant financial burden of cleaning up the mess left behind.</w:t>
      </w:r>
    </w:p>
    <w:p w14:paraId="3D53122D" w14:textId="77777777" w:rsidR="00684B80" w:rsidRPr="00FF597F" w:rsidRDefault="00684B80" w:rsidP="00684B80">
      <w:pPr>
        <w:rPr>
          <w:rStyle w:val="StyleUnderline"/>
        </w:rPr>
      </w:pPr>
      <w:r w:rsidRPr="00FF597F">
        <w:rPr>
          <w:rStyle w:val="StyleUnderline"/>
        </w:rPr>
        <w:t>There are plenty of reasons for forensic misconduct: Career advancement, laziness and greed are only part of the story. But there is also the reality that many crime labs lack proper oversight, and that it is rare for misconduct to be uncovered. In the scandals above, the science itself was not the issue – although the reliability of various forensic science techniques, from fingerprint matching to bite mark analysis have been challenged</w:t>
      </w:r>
      <w:r w:rsidRPr="00FF597F">
        <w:t xml:space="preserve"> </w:t>
      </w:r>
      <w:r w:rsidRPr="00FF597F">
        <w:rPr>
          <w:rStyle w:val="StyleUnderline"/>
        </w:rPr>
        <w:t>– but rather it was that so-called experts did not properly do their jobs.</w:t>
      </w:r>
    </w:p>
    <w:p w14:paraId="36ED1141" w14:textId="77777777" w:rsidR="00684B80" w:rsidRPr="00FF597F" w:rsidRDefault="00684B80" w:rsidP="00684B80">
      <w:r w:rsidRPr="00FF597F">
        <w:rPr>
          <w:rStyle w:val="StyleUnderline"/>
        </w:rPr>
        <w:t>And no one initially noticed. The certification of scientists within crime labs varies widely, as do the levels of active supervision</w:t>
      </w:r>
      <w:r w:rsidRPr="00FF597F">
        <w:t>. In Massachusetts, for instance, Dookhan’s prodigious productivity went unchecked, even though the sheer volume of tests she claimed to have performed should have raised red flags, had anyone been looking. In New Jersey, Dennis’ failure to calibrate the Alocotest machines went undetected for years.</w:t>
      </w:r>
    </w:p>
    <w:p w14:paraId="3FBBBA56" w14:textId="77777777" w:rsidR="00684B80" w:rsidRPr="00FF597F" w:rsidRDefault="00684B80" w:rsidP="00684B80">
      <w:r w:rsidRPr="00FF597F">
        <w:rPr>
          <w:rStyle w:val="StyleUnderline"/>
        </w:rPr>
        <w:lastRenderedPageBreak/>
        <w:t>The absence of oversight in forensic science should be cause for alarm</w:t>
      </w:r>
      <w:r w:rsidRPr="00FF597F">
        <w:t xml:space="preserve">. In 2009, </w:t>
      </w:r>
      <w:r w:rsidRPr="00FF597F">
        <w:rPr>
          <w:rStyle w:val="StyleUnderline"/>
        </w:rPr>
        <w:t>the</w:t>
      </w:r>
      <w:r w:rsidRPr="00FF597F">
        <w:t xml:space="preserve"> U.S. </w:t>
      </w:r>
      <w:r w:rsidRPr="00FF597F">
        <w:rPr>
          <w:rStyle w:val="StyleUnderline"/>
        </w:rPr>
        <w:t>National Research Counci</w:t>
      </w:r>
      <w:r w:rsidRPr="00FF597F">
        <w:t xml:space="preserve">l issued a scathing report calling into question forensic practices around the country. It </w:t>
      </w:r>
      <w:r w:rsidRPr="00FF597F">
        <w:rPr>
          <w:rStyle w:val="StyleUnderline"/>
        </w:rPr>
        <w:t>noted</w:t>
      </w:r>
      <w:r w:rsidRPr="00FF597F">
        <w:t xml:space="preserve"> the </w:t>
      </w:r>
      <w:r w:rsidRPr="00FF597F">
        <w:rPr>
          <w:rStyle w:val="StyleUnderline"/>
        </w:rPr>
        <w:t>lack of accreditation for crimes labs and the need for certification of forensic scientists</w:t>
      </w:r>
      <w:r w:rsidRPr="00FF597F">
        <w:t xml:space="preserve">. It also </w:t>
      </w:r>
      <w:r w:rsidRPr="00FF597F">
        <w:rPr>
          <w:rStyle w:val="StyleUnderline"/>
        </w:rPr>
        <w:t>called for crime labs to be removed from the purview of law enforcement agencies into independent entities</w:t>
      </w:r>
      <w:r w:rsidRPr="00FF597F">
        <w:t xml:space="preserve"> to enable more objective testing outcomes. In a 2016 report, the U.S. President’s Council of Advisors on Science and Technology echoed these concerns and called for an independent oversight commission for forensic laboratories around the country.</w:t>
      </w:r>
    </w:p>
    <w:p w14:paraId="1FE85946" w14:textId="77777777" w:rsidR="00684B80" w:rsidRPr="00FF597F" w:rsidRDefault="00684B80" w:rsidP="00684B80">
      <w:pPr>
        <w:rPr>
          <w:u w:val="single"/>
        </w:rPr>
      </w:pPr>
      <w:r w:rsidRPr="00FF597F">
        <w:rPr>
          <w:rStyle w:val="StyleUnderline"/>
        </w:rPr>
        <w:t>Yet, in 2017, just as forensic reform was picking up momentum,</w:t>
      </w:r>
      <w:r w:rsidRPr="00FF597F">
        <w:t xml:space="preserve"> </w:t>
      </w:r>
      <w:r w:rsidRPr="00FF597F">
        <w:rPr>
          <w:u w:val="single"/>
        </w:rPr>
        <w:t>then-U.S. Attorney General Jeff Sessions shut down the National Commission on Forensic Science. A national independent oversight board has yet to be created.</w:t>
      </w:r>
    </w:p>
    <w:p w14:paraId="2FB598B7" w14:textId="77777777" w:rsidR="00684B80" w:rsidRPr="00FF597F" w:rsidRDefault="00684B80" w:rsidP="00684B80">
      <w:r w:rsidRPr="00FF597F">
        <w:rPr>
          <w:u w:val="single"/>
        </w:rPr>
        <w:t xml:space="preserve">Misconduct may not ever be entirely preventable. But when life and liberty are on the line, as they are in every criminal case, </w:t>
      </w:r>
      <w:r w:rsidRPr="00FF597F">
        <w:t>I’d argue that</w:t>
      </w:r>
      <w:r w:rsidRPr="00FF597F">
        <w:rPr>
          <w:u w:val="single"/>
        </w:rPr>
        <w:t xml:space="preserve"> states should be ever-diligent in adopting measures to identify and prevent forensic misconduct, and in ensuring reliability of forensic testing, analysis and results.</w:t>
      </w:r>
    </w:p>
    <w:p w14:paraId="64B0667E" w14:textId="77777777" w:rsidR="00684B80" w:rsidRPr="00FF597F" w:rsidRDefault="00684B80" w:rsidP="00684B80"/>
    <w:p w14:paraId="5E58CA96" w14:textId="4CA375B1" w:rsidR="00684B80" w:rsidRDefault="00684B80" w:rsidP="00684B80">
      <w:pPr>
        <w:pStyle w:val="Heading3"/>
      </w:pPr>
      <w:r>
        <w:lastRenderedPageBreak/>
        <w:t>AT –</w:t>
      </w:r>
      <w:r w:rsidR="00526041">
        <w:t xml:space="preserve"> </w:t>
      </w:r>
      <w:r>
        <w:t xml:space="preserve">Forensics Not </w:t>
      </w:r>
      <w:r w:rsidR="00526041">
        <w:t>Key to Convictions</w:t>
      </w:r>
    </w:p>
    <w:p w14:paraId="0F60BC07" w14:textId="77777777" w:rsidR="00684B80" w:rsidRPr="00147A30" w:rsidRDefault="00684B80" w:rsidP="00684B80"/>
    <w:p w14:paraId="0D1A22BA" w14:textId="77777777" w:rsidR="00684B80" w:rsidRDefault="00684B80" w:rsidP="00684B80">
      <w:pPr>
        <w:pStyle w:val="Heading4"/>
      </w:pPr>
      <w:r>
        <w:t>Over 24% exonerations are due to flawed evidence – and the FBI’s own review hair evidence testimony had a 95% error rate</w:t>
      </w:r>
    </w:p>
    <w:p w14:paraId="3EB2E64E" w14:textId="77777777" w:rsidR="00684B80" w:rsidRDefault="00684B80" w:rsidP="00684B80">
      <w:pPr>
        <w:rPr>
          <w:rStyle w:val="Style13ptBold"/>
        </w:rPr>
      </w:pPr>
      <w:r w:rsidRPr="006C686F">
        <w:rPr>
          <w:rStyle w:val="Style13ptBold"/>
        </w:rPr>
        <w:t>Center for Integrity in Forensic Sciences, advisory board of scientists, legal academics and forensic science experts, 19</w:t>
      </w:r>
    </w:p>
    <w:p w14:paraId="703A02AB" w14:textId="77777777" w:rsidR="00684B80" w:rsidRPr="007108DD" w:rsidRDefault="00684B80" w:rsidP="00684B80">
      <w:r w:rsidRPr="007108DD">
        <w:t>[</w:t>
      </w:r>
      <w:r>
        <w:t>Center for Integrity in Forensic Sciences</w:t>
      </w:r>
      <w:r w:rsidRPr="007108DD">
        <w:t xml:space="preserve">, the first non-profit organization in the United States to bring exclusive focus to improvement of the reliability and safety of criminal prosecutions through strengthening the forensic sciences. CIFS also works as an enthusiastic partner with other organizations dedicated to improving forensic evidence, such as the Innocence Project and its local affiliates in their own efforts in the realm of forensic science, 2019, CIFS Justice, “Reform in Forensic Sciences,” </w:t>
      </w:r>
      <w:hyperlink r:id="rId66" w:history="1">
        <w:r w:rsidRPr="007108DD">
          <w:rPr>
            <w:rStyle w:val="Hyperlink"/>
          </w:rPr>
          <w:t>https://cifsjustice.org/about-cifs/reform-in-forensic-sciences/</w:t>
        </w:r>
      </w:hyperlink>
      <w:r w:rsidRPr="007108DD">
        <w:t>, accessed on 06/24/20, BS]</w:t>
      </w:r>
    </w:p>
    <w:p w14:paraId="7C854D22" w14:textId="77777777" w:rsidR="00684B80" w:rsidRDefault="00684B80" w:rsidP="00684B80">
      <w:r>
        <w:t xml:space="preserve">Tracking by the National Registry of Exonerations has revealed that of the more than 2000 innocent people exonerated since 1989 from wrongful convictions sometimes decades old, </w:t>
      </w:r>
      <w:r w:rsidRPr="009D1365">
        <w:rPr>
          <w:rStyle w:val="StyleUnderline"/>
        </w:rPr>
        <w:t xml:space="preserve">a shocking </w:t>
      </w:r>
      <w:r w:rsidRPr="00AA5DAE">
        <w:rPr>
          <w:rStyle w:val="Emphasis"/>
        </w:rPr>
        <w:t>24 % had trials that featured improper or invalid forensic evidence</w:t>
      </w:r>
      <w:r>
        <w:t xml:space="preserve">. Sometimes this involved deliberately false testimony by purported scientists, but </w:t>
      </w:r>
      <w:r w:rsidRPr="009D1365">
        <w:rPr>
          <w:rStyle w:val="StyleUnderline"/>
        </w:rPr>
        <w:t>more often it was the result of unvalidated forensic techniques or exaggerated testimony by analysts</w:t>
      </w:r>
      <w:r>
        <w:t xml:space="preserve">. </w:t>
      </w:r>
    </w:p>
    <w:p w14:paraId="20ED0AAA" w14:textId="77777777" w:rsidR="00684B80" w:rsidRDefault="00684B80" w:rsidP="00684B80">
      <w:r>
        <w:t xml:space="preserve">In 2015, the FBI conducted a study of 268 cases where its crime lab analysts provided trial testimony about so-called microscopic hair comparison evidence. That now-discredited forensic technique involved the analyst’s comparison in a double-field microscope of hair found at a crime scene with hair taken from a suspect, and a subjective opinion about whether the two hairs could have come from the same source. Because there were no required standards of similarity, the analyst’s opinion was supposed to be limited to whether the hairs were “similar” or “consistent.” </w:t>
      </w:r>
    </w:p>
    <w:p w14:paraId="40BED23B" w14:textId="77777777" w:rsidR="00684B80" w:rsidRDefault="00684B80" w:rsidP="00684B80">
      <w:r>
        <w:t xml:space="preserve">Shockingly, the </w:t>
      </w:r>
      <w:r w:rsidRPr="009D1365">
        <w:rPr>
          <w:rStyle w:val="StyleUnderline"/>
        </w:rPr>
        <w:t xml:space="preserve">FBI’s 2015 study found that in </w:t>
      </w:r>
      <w:r w:rsidRPr="00AA5DAE">
        <w:rPr>
          <w:rStyle w:val="Emphasis"/>
        </w:rPr>
        <w:t>95% of the cases its own analysts provided false or misleading opinion testimony</w:t>
      </w:r>
      <w:r w:rsidRPr="009D1365">
        <w:rPr>
          <w:rStyle w:val="StyleUnderline"/>
        </w:rPr>
        <w:t xml:space="preserve"> about the hair evidence.</w:t>
      </w:r>
      <w:r>
        <w:t xml:space="preserve"> </w:t>
      </w:r>
      <w:r w:rsidRPr="00AA5DAE">
        <w:rPr>
          <w:rStyle w:val="Emphasis"/>
        </w:rPr>
        <w:t>Thirty-two of the cases involved defendants on death row</w:t>
      </w:r>
      <w:r w:rsidRPr="009D1365">
        <w:rPr>
          <w:rStyle w:val="StyleUnderline"/>
        </w:rPr>
        <w:t>, and 14 had already been executed</w:t>
      </w:r>
      <w:r>
        <w:t xml:space="preserve">. While the trials included other evidence besides the misleading hair comparison testimony, the study illustrates just one of many flawed forensic science disciplines that courts have allowed at trial despite subjective and unvalidated theories and techniques. </w:t>
      </w:r>
    </w:p>
    <w:p w14:paraId="7393FD4B" w14:textId="77777777" w:rsidR="00684B80" w:rsidRDefault="00684B80" w:rsidP="00684B80">
      <w:r>
        <w:t xml:space="preserve">The advent of DNA exonerations has highlighted the flaws in much of the forensic evidence used in American criminal courts. </w:t>
      </w:r>
      <w:r w:rsidRPr="00BA7A7F">
        <w:rPr>
          <w:rStyle w:val="StyleUnderline"/>
        </w:rPr>
        <w:t xml:space="preserve">A 2009 National Academy of Sciences report, “Strengthening Forensic Science in the United States,” surveyed all the various forensic science disciplines, from DNA to hair comparison, bite marks, ballistics and more. The study found </w:t>
      </w:r>
      <w:r w:rsidRPr="00AA5DAE">
        <w:rPr>
          <w:rStyle w:val="Emphasis"/>
        </w:rPr>
        <w:t>nearly all but DNA lacking in supporting validation studies</w:t>
      </w:r>
      <w:r>
        <w:t xml:space="preserve">. The </w:t>
      </w:r>
      <w:r w:rsidRPr="00BA7A7F">
        <w:rPr>
          <w:rStyle w:val="StyleUnderline"/>
        </w:rPr>
        <w:t xml:space="preserve">NAS recommended many types of reforms necessary to strengthen the reliability of forensic evidence. Yet, nearly ten years later </w:t>
      </w:r>
      <w:r w:rsidRPr="00AA5DAE">
        <w:rPr>
          <w:rStyle w:val="Emphasis"/>
        </w:rPr>
        <w:t>little progress has been made</w:t>
      </w:r>
      <w:r w:rsidRPr="00BA7A7F">
        <w:rPr>
          <w:rStyle w:val="StyleUnderline"/>
        </w:rPr>
        <w:t>.</w:t>
      </w:r>
      <w:r>
        <w:t xml:space="preserve"> </w:t>
      </w:r>
    </w:p>
    <w:p w14:paraId="0F691A9D" w14:textId="77777777" w:rsidR="00684B80" w:rsidRDefault="00684B80" w:rsidP="00684B80">
      <w:r>
        <w:t>CIFS seeks to build on the NAS and other studies to reform forensic science in this country by bringing together true scientists and criminal justice system participants to address the problems of skewed forensic science and its structural causes.</w:t>
      </w:r>
    </w:p>
    <w:p w14:paraId="4E2EAFF5" w14:textId="77777777" w:rsidR="00684B80" w:rsidRPr="00646E7D" w:rsidRDefault="00684B80" w:rsidP="00684B80">
      <w:pPr>
        <w:pStyle w:val="Heading4"/>
        <w:rPr>
          <w:rStyle w:val="Style13ptBold"/>
          <w:b/>
        </w:rPr>
      </w:pPr>
      <w:r>
        <w:rPr>
          <w:rStyle w:val="Style13ptBold"/>
          <w:b/>
        </w:rPr>
        <w:lastRenderedPageBreak/>
        <w:t>Many wrongfully convicted cases involved forensics science errors</w:t>
      </w:r>
    </w:p>
    <w:p w14:paraId="7021294F" w14:textId="77777777" w:rsidR="00684B80" w:rsidRPr="00646E7D" w:rsidRDefault="00684B80" w:rsidP="00684B80">
      <w:r w:rsidRPr="00646E7D">
        <w:rPr>
          <w:rStyle w:val="Style13ptBold"/>
        </w:rPr>
        <w:t xml:space="preserve">Garrett, </w:t>
      </w:r>
      <w:r>
        <w:rPr>
          <w:rStyle w:val="Style13ptBold"/>
        </w:rPr>
        <w:t>Duke law professor</w:t>
      </w:r>
      <w:r w:rsidRPr="00646E7D">
        <w:rPr>
          <w:rStyle w:val="Style13ptBold"/>
        </w:rPr>
        <w:t xml:space="preserve">, 19 </w:t>
      </w:r>
      <w:r>
        <w:t>[</w:t>
      </w:r>
      <w:r w:rsidRPr="00646E7D">
        <w:t>Brandon L., 9-16-19, Annual Review</w:t>
      </w:r>
      <w:r>
        <w:t xml:space="preserve"> of Criminology</w:t>
      </w:r>
      <w:r w:rsidRPr="00646E7D">
        <w:t xml:space="preserve">, "Wrongful Convictions," </w:t>
      </w:r>
      <w:hyperlink r:id="rId67" w:history="1">
        <w:r w:rsidRPr="004902DF">
          <w:rPr>
            <w:rStyle w:val="Hyperlink"/>
          </w:rPr>
          <w:t>https://www.annualreviews.org/doi/abs/10.1146/annurev-criminol-011518-024739 pp. 251-252 ACCESSED 7-1-2020</w:t>
        </w:r>
      </w:hyperlink>
      <w:r>
        <w:t xml:space="preserve"> BN]</w:t>
      </w:r>
    </w:p>
    <w:p w14:paraId="433ABDB3" w14:textId="77777777" w:rsidR="00684B80" w:rsidRDefault="00684B80" w:rsidP="00684B80">
      <w:pPr>
        <w:rPr>
          <w:rStyle w:val="StyleUnderline"/>
        </w:rPr>
      </w:pPr>
      <w:r>
        <w:t xml:space="preserve">Forensic Evidence </w:t>
      </w:r>
      <w:r w:rsidRPr="00646E7D">
        <w:rPr>
          <w:rStyle w:val="StyleUnderline"/>
        </w:rPr>
        <w:t xml:space="preserve">Scholars have increasingly studied the role that faulty forensic evidence has played in wrongful convictions. For example, Simon Cole (2006) has detailed the role of error in latent fingerprint comparisons. Others have documented the role of error in a range of forensic disciplines or in laboratories more broadly. </w:t>
      </w:r>
    </w:p>
    <w:p w14:paraId="3F8C5B90" w14:textId="77777777" w:rsidR="00684B80" w:rsidRDefault="00684B80" w:rsidP="00684B80">
      <w:r w:rsidRPr="00646E7D">
        <w:rPr>
          <w:rStyle w:val="StyleUnderline"/>
        </w:rPr>
        <w:t>The experience of exonerees, who were freed by DNA testing but who were (more often than not) convicted on the basis of false or even falsified forensics, powerfully affected the forensics community as well. Of the first 330 DNA exonerations in the United States, 71%, or 234 cases, involve forensic testimony (see Garrett 2011, Garrett &amp; Neufeld 2009). The bulk of these DNA exoneree trials included serology of pattern-matching forensics, not DNA testing, and much of that evidence was vaguely presented or presented in an outright erroneous or overstated manner. Of the 234 cases, 54%, or 126 cases, involved invalid, erroneous, or concealed forensics.</w:t>
      </w:r>
      <w:r>
        <w:t xml:space="preserve"> Twenty-eight cases involved concealed and exculpatory forensic evidence that could have supported a claim of innocence at trial if it had been disclosed to the defense. Twenty-nine of the cases involved analysis that was erroneous, including because of lab errors and expert misconduct. Of the remaining cases, which did not involve invalid, erroneous, or concealed evidence, an additional 19 cases involved vague testimony that evidence such as hairs or fibers or bite marks was similar or consistent with that of the defendant. Well over half of these DNA exoneration cases—at least 62%, or 145 of the 234 cases—involved invalid, erroneous, concealed, unreliable, or vague presentation of forensics (Garrett 2011). </w:t>
      </w:r>
    </w:p>
    <w:p w14:paraId="06A16D7F" w14:textId="77777777" w:rsidR="00684B80" w:rsidRDefault="00684B80" w:rsidP="00684B80">
      <w:r w:rsidRPr="00646E7D">
        <w:rPr>
          <w:rStyle w:val="StyleUnderline"/>
        </w:rPr>
        <w:t>In response, scholars increasingly called for wholesale reforms of forensics, including crime labs independent of law enforcement, scientific standards for reaching forensic conclusions, studies of error rates, and efforts to combat cognitive bias, as well as an end to the most unreliable forensic techniques. Those calls were echoed in 2009 by an influential National Academy of Sciences report concluding that “with the exception of nuclear DNA analysis, however, no forensic method has been rigorously shown to have the capacity to consistently, and with a high degree of certainty, demonstrate a connection between evidence and a specific individual or source”</w:t>
      </w:r>
      <w:r>
        <w:t xml:space="preserve"> (Natl. Res. Counc. 2009). </w:t>
      </w:r>
    </w:p>
    <w:p w14:paraId="79F24DDE" w14:textId="77777777" w:rsidR="00684B80" w:rsidRDefault="00684B80" w:rsidP="00684B80">
      <w:r w:rsidRPr="00646E7D">
        <w:rPr>
          <w:rStyle w:val="StyleUnderline"/>
        </w:rPr>
        <w:t>Seven years later, the 2016 report by the President’s Council of Advisors on Science and Technology (PCAST) issued a report highlighting that little had changed and more strongly stating that several forensic techniques should no longer be used in court until sufficient scientific research is done to validate their accuracy and reliability</w:t>
      </w:r>
      <w:r>
        <w:t xml:space="preserve"> (Pres. Counc. Advis. Sci. Technol. 2016). </w:t>
      </w:r>
      <w:r w:rsidRPr="00646E7D">
        <w:rPr>
          <w:rStyle w:val="StyleUnderline"/>
        </w:rPr>
        <w:t>That report also highlighted the need for information about error rates in forensic disciplines and proficiency of particular examiners and laboratories</w:t>
      </w:r>
      <w:r>
        <w:t xml:space="preserve"> (Pres. Counc. Advis. Sci. Technol. 2016). The report added that “courts should never permit scientifically indefensible claims such as: ‘zero,’ ‘vanishingly small,’ ‘essentially zero,’ ‘negligible,’ ‘minimal,’ or ‘microscopic’ error rates; ‘100% certainty’ or proof ‘to a reasonable degree of scientific certainty’; identification ‘to the exclusion of all other sources’; or a chance of error so remote as to be a ‘practical impossibility”’ (Pres. Counc. Advis. Sci. Technol. 2016, p. 19). </w:t>
      </w:r>
      <w:r w:rsidRPr="00646E7D">
        <w:rPr>
          <w:rStyle w:val="StyleUnderline"/>
        </w:rPr>
        <w:t>The National Commission on Forensic Science has similarly recommended that no examiner use “reasonable scientific certainty” conclusions</w:t>
      </w:r>
      <w:r>
        <w:t xml:space="preserve"> (Natl. Comm. Forensic Sci. 2013). </w:t>
      </w:r>
    </w:p>
    <w:p w14:paraId="5FA22858" w14:textId="77777777" w:rsidR="00684B80" w:rsidRPr="00070E22" w:rsidRDefault="00684B80" w:rsidP="00684B80">
      <w:pPr>
        <w:rPr>
          <w:rStyle w:val="StyleUnderline"/>
        </w:rPr>
      </w:pPr>
      <w:r>
        <w:lastRenderedPageBreak/>
        <w:t xml:space="preserve">Research from several disciplines has aimed to redress some of the flaws in forensics. For the first time in some disciplines, careful studies have attempted to estimate error rates (Ulery et al. 2011). </w:t>
      </w:r>
      <w:r w:rsidRPr="00646E7D">
        <w:rPr>
          <w:rStyle w:val="StyleUnderline"/>
        </w:rPr>
        <w:t>A new generation of statistical work has examined whether machine learning or more sophisticated statistical models can provide a sound empirical basis for traditional pattern-matching forensics such as fingerprinting or ballistics that have involved subjective and not quantitative conclusions in the past</w:t>
      </w:r>
      <w:r>
        <w:t xml:space="preserve"> (see Petraco et al. 2012, Spotts et al. 2014). A new generation of psychological work has examined cognitive-bias issues in forensics, including how a range of biases in information and practices can alter the conclusions that forensic analysts reach (see Dror et al. 2006, Dror &amp; Hampikian 2011). That research has impacted approaches toward forensic science in jurisdictions around the world (see Forensic Sci. Regul. 2015). Studies of jury decisionmaking have examined how well fact-finders understand and how they evaluate the conclusions that forensic examiners reach, which in the past were often highly confident and exaggerated (Garrett &amp; Mitchell 2013, Koehler 2017, Koehler et al. 2016, Lieberman et al. 2008). Some of that research has already led to recommendations regarding how forensic conclusions should be expressed, and changed the practices of testifying experts (US Dep. Justice 2019, Thompson et al. 2017).</w:t>
      </w:r>
    </w:p>
    <w:p w14:paraId="6AF2AAFB" w14:textId="77777777" w:rsidR="00684B80" w:rsidRPr="00FF597F" w:rsidRDefault="00684B80" w:rsidP="00684B80"/>
    <w:p w14:paraId="7A96586A" w14:textId="77777777" w:rsidR="00684B80" w:rsidRPr="00FF597F" w:rsidRDefault="00684B80" w:rsidP="00684B80">
      <w:pPr>
        <w:pStyle w:val="Heading3"/>
        <w:rPr>
          <w:rFonts w:cs="Times New Roman"/>
        </w:rPr>
      </w:pPr>
      <w:r w:rsidRPr="00FF597F">
        <w:rPr>
          <w:rFonts w:cs="Times New Roman"/>
        </w:rPr>
        <w:lastRenderedPageBreak/>
        <w:t>AT – System Corrects</w:t>
      </w:r>
    </w:p>
    <w:p w14:paraId="74CAD6D0" w14:textId="77777777" w:rsidR="00684B80" w:rsidRPr="00FF597F" w:rsidRDefault="00684B80" w:rsidP="00684B80"/>
    <w:p w14:paraId="249FD097" w14:textId="77777777" w:rsidR="00684B80" w:rsidRPr="00FF597F" w:rsidRDefault="00684B80" w:rsidP="00684B80">
      <w:pPr>
        <w:pStyle w:val="Heading4"/>
        <w:rPr>
          <w:rFonts w:cs="Times New Roman"/>
        </w:rPr>
      </w:pPr>
      <w:r w:rsidRPr="00FF597F">
        <w:rPr>
          <w:rFonts w:cs="Times New Roman"/>
        </w:rPr>
        <w:t>Reversing wrongful convictions is incredibly difficult</w:t>
      </w:r>
    </w:p>
    <w:p w14:paraId="22120168" w14:textId="77777777" w:rsidR="00684B80" w:rsidRPr="00FF597F" w:rsidRDefault="00684B80" w:rsidP="00684B80">
      <w:r w:rsidRPr="00FF597F">
        <w:rPr>
          <w:rStyle w:val="Style13ptBold"/>
        </w:rPr>
        <w:t>Grawert, Brennan Center Justice Program Senior Counsel, 18</w:t>
      </w:r>
      <w:r w:rsidRPr="00FF597F">
        <w:t xml:space="preserve"> [Ames, Brennan Center John L. Neu Justice Counsel, former Nassau County Appeals Bureau assistant district attorney, 10-5-18, Brennan Center for Justice, “Wrongful Convictions,” </w:t>
      </w:r>
      <w:hyperlink r:id="rId68" w:history="1">
        <w:r w:rsidRPr="00FF597F">
          <w:rPr>
            <w:rStyle w:val="Hyperlink"/>
          </w:rPr>
          <w:t>https://www.brennancenter.org/our-work/analysis-opinion/wrongful-convictions</w:t>
        </w:r>
      </w:hyperlink>
      <w:r w:rsidRPr="00FF597F">
        <w:t>, accessed 6-25-20, JL]</w:t>
      </w:r>
    </w:p>
    <w:p w14:paraId="27CCB060" w14:textId="77777777" w:rsidR="00684B80" w:rsidRPr="00FF597F" w:rsidRDefault="00684B80" w:rsidP="00684B80">
      <w:r w:rsidRPr="00FF597F">
        <w:t>Righting the Wrongs</w:t>
      </w:r>
    </w:p>
    <w:p w14:paraId="72971230" w14:textId="77777777" w:rsidR="00684B80" w:rsidRPr="00FF597F" w:rsidRDefault="00684B80" w:rsidP="00684B80">
      <w:r w:rsidRPr="00FF597F">
        <w:rPr>
          <w:u w:val="single"/>
        </w:rPr>
        <w:t>Once a wrongful conviction has occurred, it can be surprisingly difficult to fix.</w:t>
      </w:r>
    </w:p>
    <w:p w14:paraId="28A1A7EF" w14:textId="77777777" w:rsidR="00684B80" w:rsidRPr="00FF597F" w:rsidRDefault="00684B80" w:rsidP="00684B80">
      <w:r w:rsidRPr="00FF597F">
        <w:rPr>
          <w:u w:val="single"/>
        </w:rPr>
        <w:t>Anyone convicted of a crime can appeal</w:t>
      </w:r>
      <w:r w:rsidRPr="00FF597F">
        <w:t xml:space="preserve"> — that is, ask another judge to take a second look at their case. </w:t>
      </w:r>
      <w:r w:rsidRPr="00FF597F">
        <w:rPr>
          <w:u w:val="single"/>
        </w:rPr>
        <w:t>But most judges will only intervene if specific constitutional rights were violated during trial. And surprisingly, the conviction of an innocent man through an otherwise “fair” trial does not violate the U.S. Constitution</w:t>
      </w:r>
      <w:r w:rsidRPr="00FF597F">
        <w:t>.</w:t>
      </w:r>
      <w:bookmarkStart w:id="39" w:name="_ftnref1"/>
      <w:r w:rsidRPr="00FF597F">
        <w:fldChar w:fldCharType="begin"/>
      </w:r>
      <w:r w:rsidRPr="00FF597F">
        <w:instrText xml:space="preserve"> HYPERLINK "applewebdata://7036C671-534D-42BC-AD95-8D1C84FE700E" \l "_ftn1" \o "" </w:instrText>
      </w:r>
      <w:r w:rsidRPr="00FF597F">
        <w:fldChar w:fldCharType="separate"/>
      </w:r>
      <w:r w:rsidRPr="00FF597F">
        <w:rPr>
          <w:rStyle w:val="Hyperlink"/>
        </w:rPr>
        <w:t>[1]</w:t>
      </w:r>
      <w:r w:rsidRPr="00FF597F">
        <w:fldChar w:fldCharType="end"/>
      </w:r>
      <w:bookmarkEnd w:id="39"/>
      <w:r w:rsidRPr="00FF597F">
        <w:t xml:space="preserve"> </w:t>
      </w:r>
      <w:r w:rsidRPr="00FF597F">
        <w:rPr>
          <w:u w:val="single"/>
        </w:rPr>
        <w:t>As the Supreme Court wrote in a 1993 case, Herrera v. Collins, once someone “has been afforded a fair trial and convicted . . . the constitutional presumption of innocence disappears.”</w:t>
      </w:r>
      <w:r w:rsidRPr="00FF597F">
        <w:t xml:space="preserve"> Some states offer greater protection to their citizens: In 2014, a New York court allowed people convicted under its laws to protest their innocence in court.</w:t>
      </w:r>
      <w:bookmarkStart w:id="40" w:name="_ftnref2"/>
      <w:r w:rsidRPr="00FF597F">
        <w:fldChar w:fldCharType="begin"/>
      </w:r>
      <w:r w:rsidRPr="00FF597F">
        <w:instrText xml:space="preserve"> HYPERLINK "applewebdata://7036C671-534D-42BC-AD95-8D1C84FE700E" \l "_ftn2" \o "" </w:instrText>
      </w:r>
      <w:r w:rsidRPr="00FF597F">
        <w:fldChar w:fldCharType="separate"/>
      </w:r>
      <w:r w:rsidRPr="00FF597F">
        <w:rPr>
          <w:rStyle w:val="Hyperlink"/>
        </w:rPr>
        <w:t>[2]</w:t>
      </w:r>
      <w:r w:rsidRPr="00FF597F">
        <w:fldChar w:fldCharType="end"/>
      </w:r>
      <w:bookmarkEnd w:id="40"/>
      <w:r w:rsidRPr="00FF597F">
        <w:t xml:space="preserve"> But </w:t>
      </w:r>
      <w:r w:rsidRPr="00FF597F">
        <w:rPr>
          <w:u w:val="single"/>
        </w:rPr>
        <w:t>this right to protest someone’s “actual innocence” remains revolutionary and rare.</w:t>
      </w:r>
    </w:p>
    <w:p w14:paraId="5CB45643" w14:textId="77777777" w:rsidR="00684B80" w:rsidRPr="00FF597F" w:rsidRDefault="00684B80" w:rsidP="00684B80">
      <w:pPr>
        <w:rPr>
          <w:u w:val="single"/>
        </w:rPr>
      </w:pPr>
      <w:r w:rsidRPr="00FF597F">
        <w:rPr>
          <w:u w:val="single"/>
        </w:rPr>
        <w:t>Another recent innovation is the “Conviction Integrity Unit” (“CRU”): a team of prosecutors set up inside a district attorney’s office, tasked with re-investigating their colleagues’ cases. These units hear claims of innocence from incarcerated people, review them in depth, and, where warranted, use the DA’s authority to correct injustices.</w:t>
      </w:r>
      <w:r w:rsidRPr="00FF597F">
        <w:t xml:space="preserve"> CRUs </w:t>
      </w:r>
      <w:hyperlink r:id="rId69" w:tgtFrame="_blank" w:history="1">
        <w:r w:rsidRPr="00FF597F">
          <w:rPr>
            <w:rStyle w:val="Hyperlink"/>
          </w:rPr>
          <w:t>gained popularity</w:t>
        </w:r>
      </w:hyperlink>
      <w:r w:rsidRPr="00FF597F">
        <w:t xml:space="preserve"> thanks to Barry Scheck of the Innocence Project and were pioneered in </w:t>
      </w:r>
      <w:hyperlink r:id="rId70" w:tgtFrame="_blank" w:history="1">
        <w:r w:rsidRPr="00FF597F">
          <w:rPr>
            <w:rStyle w:val="Hyperlink"/>
          </w:rPr>
          <w:t>Brooklyn</w:t>
        </w:r>
      </w:hyperlink>
      <w:r w:rsidRPr="00FF597F">
        <w:t xml:space="preserve">, </w:t>
      </w:r>
      <w:hyperlink r:id="rId71" w:tgtFrame="_blank" w:history="1">
        <w:r w:rsidRPr="00FF597F">
          <w:rPr>
            <w:rStyle w:val="Hyperlink"/>
          </w:rPr>
          <w:t>Dallas</w:t>
        </w:r>
      </w:hyperlink>
      <w:r w:rsidRPr="00FF597F">
        <w:t xml:space="preserve">, and </w:t>
      </w:r>
      <w:hyperlink r:id="rId72" w:tgtFrame="_blank" w:history="1">
        <w:r w:rsidRPr="00FF597F">
          <w:rPr>
            <w:rStyle w:val="Hyperlink"/>
          </w:rPr>
          <w:t>Manhattan</w:t>
        </w:r>
      </w:hyperlink>
      <w:r w:rsidRPr="00FF597F">
        <w:t xml:space="preserve">. Brooklyn’s CRU helped </w:t>
      </w:r>
      <w:hyperlink r:id="rId73" w:tgtFrame="_blank" w:history="1">
        <w:r w:rsidRPr="00FF597F">
          <w:rPr>
            <w:rStyle w:val="Hyperlink"/>
          </w:rPr>
          <w:t>uncover wrongdoing</w:t>
        </w:r>
      </w:hyperlink>
      <w:r w:rsidRPr="00FF597F">
        <w:t xml:space="preserve"> by a key detective, </w:t>
      </w:r>
      <w:hyperlink r:id="rId74" w:tgtFrame="_blank" w:history="1">
        <w:r w:rsidRPr="00FF597F">
          <w:rPr>
            <w:rStyle w:val="Hyperlink"/>
          </w:rPr>
          <w:t>inspiring a (short-lived) TV show</w:t>
        </w:r>
      </w:hyperlink>
      <w:r w:rsidRPr="00FF597F">
        <w:t xml:space="preserve">. </w:t>
      </w:r>
      <w:r w:rsidRPr="00FF597F">
        <w:rPr>
          <w:u w:val="single"/>
        </w:rPr>
        <w:t xml:space="preserve">CRUs don’t always help the defendant, though — sometimes they conclude that </w:t>
      </w:r>
      <w:hyperlink r:id="rId75" w:tgtFrame="_blank" w:history="1">
        <w:r w:rsidRPr="00FF597F">
          <w:rPr>
            <w:rStyle w:val="Hyperlink"/>
            <w:u w:val="single"/>
          </w:rPr>
          <w:t>the conviction should stand</w:t>
        </w:r>
      </w:hyperlink>
      <w:r w:rsidRPr="00FF597F">
        <w:rPr>
          <w:u w:val="single"/>
        </w:rPr>
        <w:t>.</w:t>
      </w:r>
    </w:p>
    <w:p w14:paraId="0D5E2B66" w14:textId="77777777" w:rsidR="00684B80" w:rsidRPr="00FF597F" w:rsidRDefault="00684B80" w:rsidP="00684B80">
      <w:pPr>
        <w:rPr>
          <w:u w:val="single"/>
        </w:rPr>
      </w:pPr>
      <w:r w:rsidRPr="00FF597F">
        <w:rPr>
          <w:u w:val="single"/>
        </w:rPr>
        <w:t xml:space="preserve">Even when someone is found innocent, it’s </w:t>
      </w:r>
      <w:hyperlink r:id="rId76" w:anchor=".gy0VVnLEy" w:tgtFrame="_blank" w:history="1">
        <w:r w:rsidRPr="00FF597F">
          <w:rPr>
            <w:rStyle w:val="Hyperlink"/>
            <w:u w:val="single"/>
          </w:rPr>
          <w:t>not always easy to put your life back together</w:t>
        </w:r>
      </w:hyperlink>
      <w:r w:rsidRPr="00FF597F">
        <w:rPr>
          <w:u w:val="single"/>
        </w:rPr>
        <w:t xml:space="preserve"> after years in prison. The best way to correct wrongful convictions is to build a system that prevents them altogether.</w:t>
      </w:r>
    </w:p>
    <w:p w14:paraId="70B3A079" w14:textId="77777777" w:rsidR="00684B80" w:rsidRDefault="00684B80" w:rsidP="00684B80">
      <w:pPr>
        <w:pStyle w:val="Heading3"/>
      </w:pPr>
      <w:r>
        <w:lastRenderedPageBreak/>
        <w:t>AT – Defense Not Entitled to Protections</w:t>
      </w:r>
    </w:p>
    <w:p w14:paraId="3620398B" w14:textId="77777777" w:rsidR="00684B80" w:rsidRPr="008A127C" w:rsidRDefault="00684B80" w:rsidP="00684B80"/>
    <w:p w14:paraId="0D4C5F71" w14:textId="77777777" w:rsidR="00684B80" w:rsidRPr="00A03DED" w:rsidRDefault="00684B80" w:rsidP="00684B80">
      <w:pPr>
        <w:pStyle w:val="Heading4"/>
      </w:pPr>
      <w:r w:rsidRPr="00A03DED">
        <w:t>Defendants are awarded numerous protections -- fairness and due process</w:t>
      </w:r>
    </w:p>
    <w:p w14:paraId="45F632A4" w14:textId="77777777" w:rsidR="00684B80" w:rsidRDefault="00684B80" w:rsidP="00684B80">
      <w:r w:rsidRPr="00A03DED">
        <w:rPr>
          <w:rStyle w:val="Style13ptBold"/>
        </w:rPr>
        <w:t xml:space="preserve">Riffe, </w:t>
      </w:r>
      <w:r>
        <w:rPr>
          <w:rStyle w:val="Style13ptBold"/>
        </w:rPr>
        <w:t xml:space="preserve">Western Michigan University </w:t>
      </w:r>
      <w:r w:rsidRPr="00A03DED">
        <w:rPr>
          <w:rStyle w:val="Style13ptBold"/>
        </w:rPr>
        <w:t>Thomas M. Cooley Law School Student, 10</w:t>
      </w:r>
      <w:r>
        <w:t xml:space="preserve"> </w:t>
      </w:r>
      <w:r w:rsidRPr="00A03DED">
        <w:t xml:space="preserve">[Beth A., 2010, Thomas M. Cooley Law Review, </w:t>
      </w:r>
      <w:r>
        <w:t>“</w:t>
      </w:r>
      <w:r w:rsidRPr="00A03DED">
        <w:t>SYMPOSIUM ISSUE: "CSI EFFECT": JUROR EXPECTATIONS FOR FORENSIC SCIENCE: DOES REALITY MEET THE STANDARD?: COMMENT: The Aftermath of Melendez: Highlighting the Need for Accreditation-Based Rules of Admissibility for Forensic Evidence, 27 T.M. Cooley L. Rev. 165</w:t>
      </w:r>
      <w:r>
        <w:t>,” p. 166, Nexis Uni, accessed 6-24-2020, JL]</w:t>
      </w:r>
    </w:p>
    <w:p w14:paraId="11018716" w14:textId="77777777" w:rsidR="00684B80" w:rsidRPr="003D1D26" w:rsidRDefault="00684B80" w:rsidP="00684B80">
      <w:pPr>
        <w:rPr>
          <w:u w:val="single"/>
        </w:rPr>
      </w:pPr>
      <w:r w:rsidRPr="003D1D26">
        <w:t xml:space="preserve">B. Historical Concern for the </w:t>
      </w:r>
      <w:r w:rsidRPr="003D1D26">
        <w:rPr>
          <w:u w:val="single"/>
        </w:rPr>
        <w:t>Protection of the Rights of Defendants in Criminal Cases</w:t>
      </w:r>
    </w:p>
    <w:p w14:paraId="02A811BD" w14:textId="77777777" w:rsidR="00684B80" w:rsidRPr="009F52B5" w:rsidRDefault="00684B80" w:rsidP="00684B80">
      <w:pPr>
        <w:rPr>
          <w:u w:val="single"/>
        </w:rPr>
      </w:pPr>
      <w:r w:rsidRPr="003D1D26">
        <w:t xml:space="preserve">Most of the concerns about the reliability of forensic science revolve around the fact that </w:t>
      </w:r>
      <w:r w:rsidRPr="00067F60">
        <w:rPr>
          <w:u w:val="single"/>
        </w:rPr>
        <w:t>forensic evidence often plays a key role in criminal cases.</w:t>
      </w:r>
      <w:r w:rsidRPr="003D1D26">
        <w:t> </w:t>
      </w:r>
      <w:hyperlink r:id="rId77" w:history="1">
        <w:r w:rsidRPr="003D1D26">
          <w:rPr>
            <w:rStyle w:val="Hyperlink"/>
          </w:rPr>
          <w:t>24</w:t>
        </w:r>
      </w:hyperlink>
      <w:r w:rsidRPr="003D1D26">
        <w:t> </w:t>
      </w:r>
      <w:r w:rsidRPr="00067F60">
        <w:rPr>
          <w:u w:val="single"/>
        </w:rPr>
        <w:t>Concerns are heightened in the criminal context as the result of the judicial system's historical concern for defendants' rights</w:t>
      </w:r>
      <w:r w:rsidRPr="003D1D26">
        <w:t>. </w:t>
      </w:r>
      <w:hyperlink r:id="rId78" w:history="1">
        <w:r w:rsidRPr="003D1D26">
          <w:rPr>
            <w:rStyle w:val="Hyperlink"/>
          </w:rPr>
          <w:t>25</w:t>
        </w:r>
      </w:hyperlink>
      <w:r w:rsidRPr="003D1D26">
        <w:t xml:space="preserve"> As the Court articulated in its 1963 decision in Brady v. Maryland, </w:t>
      </w:r>
      <w:r w:rsidRPr="00067F60">
        <w:rPr>
          <w:u w:val="single"/>
        </w:rPr>
        <w:t>"Society wins not only when the guilty are convicted but when criminal trials are fair; our system of the administration of justice suffers when any accused is treated unfairly."</w:t>
      </w:r>
      <w:r w:rsidRPr="003D1D26">
        <w:t> </w:t>
      </w:r>
      <w:hyperlink r:id="rId79" w:history="1">
        <w:r w:rsidRPr="003D1D26">
          <w:rPr>
            <w:rStyle w:val="Hyperlink"/>
          </w:rPr>
          <w:t>26</w:t>
        </w:r>
      </w:hyperlink>
      <w:r w:rsidRPr="003D1D26">
        <w:t> This interest in fairness has also been recognized and protected by both national and state legislatures. </w:t>
      </w:r>
      <w:hyperlink r:id="rId80" w:history="1">
        <w:r w:rsidRPr="003D1D26">
          <w:rPr>
            <w:rStyle w:val="Hyperlink"/>
          </w:rPr>
          <w:t>27</w:t>
        </w:r>
      </w:hyperlink>
      <w:r w:rsidRPr="003D1D26">
        <w:t> </w:t>
      </w:r>
      <w:r w:rsidRPr="00067F60">
        <w:rPr>
          <w:u w:val="single"/>
        </w:rPr>
        <w:t>Over the years, the Court has interpreted the U.S. Constitution as incorporating a number of protections designed to preserve the fairness of criminal trials. </w:t>
      </w:r>
      <w:hyperlink r:id="rId81" w:history="1">
        <w:r w:rsidRPr="00067F60">
          <w:rPr>
            <w:rStyle w:val="Hyperlink"/>
            <w:u w:val="single"/>
          </w:rPr>
          <w:t>28</w:t>
        </w:r>
      </w:hyperlink>
      <w:r w:rsidRPr="00067F60">
        <w:rPr>
          <w:u w:val="single"/>
        </w:rPr>
        <w:t> In its most basic form, this protection is afforded by placing the burden on the prosecution of</w:t>
      </w:r>
      <w:r w:rsidRPr="003D1D26">
        <w:t> </w:t>
      </w:r>
      <w:bookmarkStart w:id="41" w:name="PAGE_8045"/>
      <w:r w:rsidRPr="003D1D26">
        <w:fldChar w:fldCharType="begin"/>
      </w:r>
      <w:r w:rsidRPr="003D1D26">
        <w:instrText xml:space="preserve"> HYPERLINK "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w:instrText>
      </w:r>
      <w:r w:rsidRPr="003D1D26">
        <w:fldChar w:fldCharType="separate"/>
      </w:r>
      <w:r w:rsidRPr="003D1D26">
        <w:rPr>
          <w:rStyle w:val="Hyperlink"/>
        </w:rPr>
        <w:t> [*170] </w:t>
      </w:r>
      <w:r w:rsidRPr="003D1D26">
        <w:fldChar w:fldCharType="end"/>
      </w:r>
      <w:bookmarkEnd w:id="41"/>
      <w:r w:rsidRPr="003D1D26">
        <w:t> </w:t>
      </w:r>
      <w:r w:rsidRPr="00067F60">
        <w:rPr>
          <w:u w:val="single"/>
        </w:rPr>
        <w:t>proving each element of the crime beyond a reasonable doubt.</w:t>
      </w:r>
      <w:r w:rsidRPr="003D1D26">
        <w:t> </w:t>
      </w:r>
      <w:hyperlink r:id="rId82" w:history="1">
        <w:r w:rsidRPr="003D1D26">
          <w:rPr>
            <w:rStyle w:val="Hyperlink"/>
          </w:rPr>
          <w:t>29</w:t>
        </w:r>
      </w:hyperlink>
      <w:r w:rsidRPr="003D1D26">
        <w:t> The reasonable-doubt standard was developed in recognition of the important liberty interests at stake for criminal defendants and has been characterized as a bedrock principle of our criminal-justice system. </w:t>
      </w:r>
      <w:hyperlink r:id="rId83" w:history="1">
        <w:r w:rsidRPr="003D1D26">
          <w:rPr>
            <w:rStyle w:val="Hyperlink"/>
          </w:rPr>
          <w:t>30</w:t>
        </w:r>
      </w:hyperlink>
      <w:r w:rsidRPr="003D1D26">
        <w:t> The Court has also found that the "Constitution gives a criminal defendant the right to demand that a jury find him guilty of all the elements of the crime with which he is charged." </w:t>
      </w:r>
      <w:hyperlink r:id="rId84" w:history="1">
        <w:r w:rsidRPr="003D1D26">
          <w:rPr>
            <w:rStyle w:val="Hyperlink"/>
          </w:rPr>
          <w:t>31</w:t>
        </w:r>
      </w:hyperlink>
      <w:r w:rsidRPr="003D1D26">
        <w:t> In Apprendi v. New Jersey, the Court reasserted the fundamental nature of this protection, holding that the right extended to include the right to a jury determination of "any fact that increases the penalty for a crime beyond the prescribed statutory maximum." </w:t>
      </w:r>
      <w:hyperlink r:id="rId85" w:history="1">
        <w:r w:rsidRPr="003D1D26">
          <w:rPr>
            <w:rStyle w:val="Hyperlink"/>
          </w:rPr>
          <w:t>32</w:t>
        </w:r>
      </w:hyperlink>
      <w:r w:rsidRPr="003D1D26">
        <w:t> </w:t>
      </w:r>
      <w:r w:rsidRPr="007A7EDE">
        <w:rPr>
          <w:u w:val="single"/>
        </w:rPr>
        <w:t>A further safeguard of the interests of justice in criminal trials is a defendant's constitutional right to the disclosure of exculpatory evidence.</w:t>
      </w:r>
      <w:r w:rsidRPr="003D1D26">
        <w:t> </w:t>
      </w:r>
      <w:hyperlink r:id="rId86" w:history="1">
        <w:r w:rsidRPr="003D1D26">
          <w:rPr>
            <w:rStyle w:val="Hyperlink"/>
          </w:rPr>
          <w:t>33</w:t>
        </w:r>
      </w:hyperlink>
      <w:r w:rsidRPr="003D1D26">
        <w:t> </w:t>
      </w:r>
      <w:r w:rsidRPr="007A7EDE">
        <w:rPr>
          <w:u w:val="single"/>
        </w:rPr>
        <w:t>In some instances, a prosecutor is under a duty to disclose evidence regardless of whether it has been requested by the defense or whether the prosecution was acting in good faith.</w:t>
      </w:r>
      <w:r w:rsidRPr="003D1D26">
        <w:t> </w:t>
      </w:r>
      <w:hyperlink r:id="rId87" w:history="1">
        <w:r w:rsidRPr="003D1D26">
          <w:rPr>
            <w:rStyle w:val="Hyperlink"/>
          </w:rPr>
          <w:t>34</w:t>
        </w:r>
      </w:hyperlink>
      <w:r w:rsidRPr="003D1D26">
        <w:t> </w:t>
      </w:r>
      <w:r w:rsidRPr="007A7EDE">
        <w:rPr>
          <w:u w:val="single"/>
        </w:rPr>
        <w:t>The Court has also found that due process, in many cases, establishes a defense right to expert assistance.</w:t>
      </w:r>
    </w:p>
    <w:p w14:paraId="04BD42BA" w14:textId="77777777" w:rsidR="00684B80" w:rsidRDefault="00684B80" w:rsidP="00684B80">
      <w:pPr>
        <w:pStyle w:val="Heading3"/>
      </w:pPr>
      <w:r>
        <w:lastRenderedPageBreak/>
        <w:t>AT – Defense Solves</w:t>
      </w:r>
    </w:p>
    <w:p w14:paraId="6BB57C7D" w14:textId="77777777" w:rsidR="00684B80" w:rsidRPr="00394934" w:rsidRDefault="00684B80" w:rsidP="00684B80"/>
    <w:p w14:paraId="2C75AA9B" w14:textId="77777777" w:rsidR="00684B80" w:rsidRPr="000F6B46" w:rsidRDefault="00684B80" w:rsidP="00684B80">
      <w:pPr>
        <w:pStyle w:val="Heading4"/>
      </w:pPr>
      <w:r>
        <w:t>Current forensics practices disadvantage the defense – no transparency or independent evaluation of evidence</w:t>
      </w:r>
    </w:p>
    <w:p w14:paraId="391ED9E5" w14:textId="77777777" w:rsidR="00684B80" w:rsidRDefault="00684B80" w:rsidP="00684B80">
      <w:r w:rsidRPr="00A03DED">
        <w:rPr>
          <w:rStyle w:val="Style13ptBold"/>
        </w:rPr>
        <w:t>Whitman, California State University Associate Economics Professor, and Koppl, Syracuse University Forensic and National Security Sciences Institute, 10</w:t>
      </w:r>
    </w:p>
    <w:p w14:paraId="6F99FB02" w14:textId="77777777" w:rsidR="00684B80" w:rsidRDefault="00684B80" w:rsidP="00684B80">
      <w:r w:rsidRPr="00A03DED">
        <w:t xml:space="preserve">[Glen &amp; Roger, 4-1-2010, </w:t>
      </w:r>
      <w:r>
        <w:t>Law, Probability, and Risk</w:t>
      </w:r>
      <w:r w:rsidRPr="00A03DED">
        <w:t xml:space="preserve">, </w:t>
      </w:r>
      <w:r>
        <w:t>“</w:t>
      </w:r>
      <w:r w:rsidRPr="00A03DED">
        <w:t>Rational bias in forensic science</w:t>
      </w:r>
      <w:r>
        <w:t>,” p. 12, Nexis Uni, accessed 6-24-20, JL]</w:t>
      </w:r>
    </w:p>
    <w:p w14:paraId="013F6D3F" w14:textId="77777777" w:rsidR="00684B80" w:rsidRDefault="00684B80" w:rsidP="00684B80">
      <w:r>
        <w:t>*NAS = National Academy of Forensic Science</w:t>
      </w:r>
    </w:p>
    <w:p w14:paraId="794EC48D" w14:textId="77777777" w:rsidR="00684B80" w:rsidRPr="00A03DED" w:rsidRDefault="00684B80" w:rsidP="00684B80">
      <w:r w:rsidRPr="00A03DED">
        <w:t>2. Subjective judgement and categorical testimony in forensic science</w:t>
      </w:r>
    </w:p>
    <w:p w14:paraId="5DD75E0B" w14:textId="77777777" w:rsidR="00684B80" w:rsidRPr="00A03DED" w:rsidRDefault="00684B80" w:rsidP="00684B80">
      <w:r w:rsidRPr="000F6B46">
        <w:rPr>
          <w:u w:val="single"/>
        </w:rPr>
        <w:t>Forensic science evidence is often ambiguous, and the analysis is generally subjective.</w:t>
      </w:r>
      <w:r w:rsidRPr="00A03DED">
        <w:t xml:space="preserve"> In spite of such ambiguity and subjective judgement, forensic science testimony is generally categorical, essentially conveying a ′match′ or ′no match′ decision. The tension exists within an institutional structure that frequently puts crime labs under the administration of law enforcement agencies.</w:t>
      </w:r>
    </w:p>
    <w:p w14:paraId="2A3FA4F0" w14:textId="77777777" w:rsidR="00684B80" w:rsidRPr="00A03DED" w:rsidRDefault="00684B80" w:rsidP="00684B80">
      <w:r w:rsidRPr="00A03DED">
        <w:t>2.1 Institutional dependence and subjective judgement</w:t>
      </w:r>
    </w:p>
    <w:p w14:paraId="66A755F7" w14:textId="77777777" w:rsidR="00684B80" w:rsidRPr="00A03DED" w:rsidRDefault="00684B80" w:rsidP="00684B80">
      <w:r w:rsidRPr="000F6B46">
        <w:rPr>
          <w:u w:val="single"/>
        </w:rPr>
        <w:t>Today, most forensic science work in our criminal justice system is conducted in government crime labs, and most of these labs are organized as a part of a police agency.</w:t>
      </w:r>
      <w:r w:rsidRPr="00A03DED">
        <w:t xml:space="preserve"> The NAS report says, ′The majority of forensic science laboratories are administered by law enforcement agencies, such as police departments, where the laboratory administrator reports to the head of the agency′ (p. 6-1).</w:t>
      </w:r>
    </w:p>
    <w:p w14:paraId="3C99C936" w14:textId="77777777" w:rsidR="00684B80" w:rsidRDefault="00684B80" w:rsidP="00684B80">
      <w:r w:rsidRPr="000F6B46">
        <w:rPr>
          <w:u w:val="single"/>
        </w:rPr>
        <w:t xml:space="preserve">The current process does not commonly produce multiple examinations by the defense experts or independent experts </w:t>
      </w:r>
      <w:r w:rsidRPr="00A03DED">
        <w:t xml:space="preserve">(Thompson, 1995, p. 167). Noting this fact, </w:t>
      </w:r>
      <w:r w:rsidRPr="000F6B46">
        <w:rPr>
          <w:u w:val="single"/>
        </w:rPr>
        <w:t>the NAS report says, ′prosecutors usually have an advantage over most defendants in offering expert testimony in criminal cases′</w:t>
      </w:r>
      <w:r w:rsidRPr="00A03DED">
        <w:t xml:space="preserve"> (p. S-8). </w:t>
      </w:r>
      <w:r w:rsidRPr="000F6B46">
        <w:rPr>
          <w:u w:val="single"/>
        </w:rPr>
        <w:t>Giannelli</w:t>
      </w:r>
      <w:r w:rsidRPr="00A03DED">
        <w:t xml:space="preserve"> (2004) </w:t>
      </w:r>
      <w:r w:rsidRPr="000F6B46">
        <w:rPr>
          <w:u w:val="single"/>
        </w:rPr>
        <w:t xml:space="preserve">finds that the defense right to expert assistance recognized by the Supreme Court in the 1985 case Ake v. Oklahoma ′has not been effectively implemented′ </w:t>
      </w:r>
      <w:r w:rsidRPr="00A03DED">
        <w:t>(p. 1419).</w:t>
      </w:r>
    </w:p>
    <w:p w14:paraId="72C8E658" w14:textId="77777777" w:rsidR="00684B80" w:rsidRDefault="00684B80" w:rsidP="00684B80"/>
    <w:p w14:paraId="2039B3FC" w14:textId="77777777" w:rsidR="00684B80" w:rsidRDefault="00684B80" w:rsidP="00684B80">
      <w:pPr>
        <w:pStyle w:val="Heading4"/>
      </w:pPr>
      <w:r>
        <w:t>Defense attorneys lack the ability to effectively challenge evidence admissibility and judges consistently rely on precedent rather than scientific standards</w:t>
      </w:r>
    </w:p>
    <w:p w14:paraId="60BA8151" w14:textId="77777777" w:rsidR="00684B80" w:rsidRDefault="00684B80" w:rsidP="00684B80">
      <w:pPr>
        <w:rPr>
          <w:rStyle w:val="Style13ptBold"/>
        </w:rPr>
      </w:pPr>
      <w:r w:rsidRPr="0036540C">
        <w:rPr>
          <w:rStyle w:val="Style13ptBold"/>
        </w:rPr>
        <w:t>National Academy of Sciences</w:t>
      </w:r>
      <w:r>
        <w:rPr>
          <w:rStyle w:val="Style13ptBold"/>
        </w:rPr>
        <w:t>,</w:t>
      </w:r>
      <w:r w:rsidRPr="0036540C">
        <w:rPr>
          <w:rStyle w:val="Style13ptBold"/>
        </w:rPr>
        <w:t xml:space="preserve"> </w:t>
      </w:r>
      <w:r>
        <w:rPr>
          <w:rStyle w:val="Style13ptBold"/>
        </w:rPr>
        <w:t>9</w:t>
      </w:r>
    </w:p>
    <w:p w14:paraId="6DFFF829" w14:textId="77777777" w:rsidR="00684B80" w:rsidRPr="0036540C" w:rsidRDefault="00684B80" w:rsidP="00684B80">
      <w:pPr>
        <w:rPr>
          <w:rStyle w:val="Style13ptBold"/>
        </w:rPr>
      </w:pPr>
      <w:r w:rsidRPr="0036540C">
        <w:t>[</w:t>
      </w:r>
      <w:r>
        <w:t xml:space="preserve">2009, National Criminal Justice Reference System, “Strengthening Forensic Science in the United States: A Path Forward,” </w:t>
      </w:r>
      <w:hyperlink r:id="rId88" w:history="1">
        <w:r>
          <w:rPr>
            <w:rStyle w:val="Hyperlink"/>
          </w:rPr>
          <w:t>https://www.ncjrs.gov/pdffiles1/nij/grants/228091.pdf</w:t>
        </w:r>
      </w:hyperlink>
      <w:r>
        <w:t>, p. 106-109 accessed 6-24-20, JL]</w:t>
      </w:r>
    </w:p>
    <w:p w14:paraId="0FE020C7" w14:textId="77777777" w:rsidR="00684B80" w:rsidRDefault="00684B80" w:rsidP="00684B80">
      <w:r>
        <w:t xml:space="preserve">Judicial Dispositions of Questions Relating to Other Forensic Disciplines </w:t>
      </w:r>
    </w:p>
    <w:p w14:paraId="24562AB7" w14:textId="77777777" w:rsidR="00684B80" w:rsidRPr="00973CD3" w:rsidRDefault="00684B80" w:rsidP="00684B80">
      <w:pPr>
        <w:rPr>
          <w:rStyle w:val="StyleUnderline"/>
        </w:rPr>
      </w:pPr>
      <w:r>
        <w:t xml:space="preserve">Review of reported judicial opinions reveals that, at least in criminal cases, </w:t>
      </w:r>
      <w:r w:rsidRPr="00973CD3">
        <w:rPr>
          <w:u w:val="single"/>
        </w:rPr>
        <w:t xml:space="preserve">forensic </w:t>
      </w:r>
      <w:r w:rsidRPr="00973CD3">
        <w:rPr>
          <w:rStyle w:val="StyleUnderline"/>
        </w:rPr>
        <w:t>science evidence is not routinely scrutinized pursuant to the standard of reliability enunciated in Daubert. The Supreme Court in Daubert indicated that the subject of an expert’s testimony should be “scientific knowledge”—</w:t>
      </w:r>
      <w:r w:rsidRPr="00973CD3">
        <w:rPr>
          <w:rStyle w:val="StyleUnderline"/>
        </w:rPr>
        <w:lastRenderedPageBreak/>
        <w:t xml:space="preserve">which implies that such knowledge is based on scientific methods—to ensure that “evidentiary reliability will be based upon scientific validity.” The standard is admittedly “flexible,” but that does not render it meaningless. Any reasonable reading of Daubert strongly suggests that, when faced with forensic evidence, “trial judge[s] must ensure that any and all scientific testimony or evidence admitted is not only relevant, but reliable.” As the reported cases suggest, however, Daubert has done little to improve the use of forensic science evidence in criminal cases. </w:t>
      </w:r>
    </w:p>
    <w:p w14:paraId="18B17FB5" w14:textId="77777777" w:rsidR="00684B80" w:rsidRPr="00973CD3" w:rsidRDefault="00684B80" w:rsidP="00684B80">
      <w:pPr>
        <w:rPr>
          <w:u w:val="single"/>
        </w:rPr>
      </w:pPr>
      <w:r w:rsidRPr="00973CD3">
        <w:rPr>
          <w:u w:val="single"/>
        </w:rPr>
        <w:t xml:space="preserve">For years in the forensic science community, the dominant argument against regulating experts was that every time a forensic scientist steps into a courtroom, his work is vigorously peer reviewed and scrutinized by opposing counsel. A forensic scientist might occasionally make an error in the crime laboratory, but the crucible of courtroom cross-examination would expose it at trial. </w:t>
      </w:r>
      <w:r w:rsidRPr="00973CD3">
        <w:rPr>
          <w:rStyle w:val="Emphasis"/>
        </w:rPr>
        <w:t>This “crucible,” however, turned out to be utterly ineffective</w:t>
      </w:r>
      <w:r>
        <w:t>. . . . Unlike the extremely well-litigated civil challenges</w:t>
      </w:r>
      <w:r w:rsidRPr="00973CD3">
        <w:rPr>
          <w:u w:val="single"/>
        </w:rPr>
        <w:t xml:space="preserve">, the criminal defendant’s challenge is usually perfunctory. Even when the most vulnerable forensic sciences—hair microscopy, bite marks, and handwriting—are attacked, the courts routinely affirm admissibility citing earlier decisions rather than facts established at a hearing. Defense lawyers generally fail to build a challenge with appropriate witnesses and new data. Thus, even if inclined to mount a Daubert challenge, </w:t>
      </w:r>
      <w:r w:rsidRPr="00973CD3">
        <w:rPr>
          <w:rStyle w:val="Emphasis"/>
        </w:rPr>
        <w:t>they lack the requisite knowledge and skills, as well as the funds, to succeed</w:t>
      </w:r>
      <w:r w:rsidRPr="00973CD3">
        <w:rPr>
          <w:u w:val="single"/>
        </w:rPr>
        <w:t>.</w:t>
      </w:r>
      <w:r w:rsidRPr="00973CD3">
        <w:t xml:space="preserve">80 </w:t>
      </w:r>
    </w:p>
    <w:p w14:paraId="6C7CF255" w14:textId="77777777" w:rsidR="00684B80" w:rsidRDefault="00684B80" w:rsidP="00684B80">
      <w:r>
        <w:t xml:space="preserve">The reported decisions dealing with judicial dispositions of Daubert-type questions appear to confirm this assessment. As noted above, the </w:t>
      </w:r>
      <w:r w:rsidRPr="00973CD3">
        <w:rPr>
          <w:u w:val="single"/>
        </w:rPr>
        <w:t xml:space="preserve">courts often “affirm admissibility citing earlier decisions rather than facts established at a hearing.” Much forensic evidence—including, for example, bite marks81 and firearm and toolmark identifications82—is introduced in criminal trials without any meaningful scientific validation, determination of error rates, or reliability testing to explain the limits of the discipline. </w:t>
      </w:r>
      <w:r>
        <w:t xml:space="preserve">One recent judicial decision highlights the problem. </w:t>
      </w:r>
      <w:r w:rsidRPr="00973CD3">
        <w:rPr>
          <w:u w:val="single"/>
        </w:rPr>
        <w:t>In United States v. Green, Judge Gertner acknowledged that toolmark identification testimony ought not be considered admissible under Daubert.</w:t>
      </w:r>
      <w:r>
        <w:t xml:space="preserve"> 83 But </w:t>
      </w:r>
      <w:r w:rsidRPr="00973CD3">
        <w:rPr>
          <w:u w:val="single"/>
        </w:rPr>
        <w:t>the judge pointed out that “</w:t>
      </w:r>
      <w:r w:rsidRPr="00973CD3">
        <w:rPr>
          <w:rStyle w:val="Emphasis"/>
        </w:rPr>
        <w:t>the problem for the defense is that every single court post-Daubert has admitted this testimony</w:t>
      </w:r>
      <w:r w:rsidRPr="00973CD3">
        <w:rPr>
          <w:u w:val="single"/>
        </w:rPr>
        <w:t>, sometimes without any searching review, much less a hearing</w:t>
      </w:r>
      <w:r>
        <w:t xml:space="preserve">.”84 Judge Gertner allowed the prosecution’s expert to describe the similarities between the shell casings at issue, but prohibited him from testifying that there was a definitive match. Obviously feeling bound by circuit precedent, the judge stated: </w:t>
      </w:r>
    </w:p>
    <w:p w14:paraId="10698DD5" w14:textId="77777777" w:rsidR="00684B80" w:rsidRDefault="00684B80" w:rsidP="00684B80">
      <w:r w:rsidRPr="0036540C">
        <w:rPr>
          <w:u w:val="single"/>
        </w:rPr>
        <w:t>I reluctantly [admit the evidence] because of my confidence that any other decision will be rejected by appellate courts</w:t>
      </w:r>
      <w:r>
        <w:t xml:space="preserve">, in light of precedents across the country, regardless of the findings I have made. While I recognize that the Daubert-Kumho standard does not require the illusory perfection of a television show (CSI, this wasn’t), </w:t>
      </w:r>
      <w:r w:rsidRPr="0036540C">
        <w:rPr>
          <w:u w:val="single"/>
        </w:rPr>
        <w:t>when liberty hangs in the balance—and, in the case of the defendants facing the death penalty, life itself—the standards should be higher than were met in this case, and than have been imposed across the country. The more courts admit this type of toolmark evidence without requiring documentation, proficiency testing, or evidence of reliability, the more sloppy practices will endure; we should require more</w:t>
      </w:r>
      <w:r>
        <w:t xml:space="preserve">.85 </w:t>
      </w:r>
    </w:p>
    <w:p w14:paraId="3C72EE09" w14:textId="77777777" w:rsidR="00684B80" w:rsidRPr="00A03DED" w:rsidRDefault="00684B80" w:rsidP="00684B80">
      <w:r>
        <w:t xml:space="preserve">“[T]he undeniable reality is that the community of forensic science professionals has not done nearly as much as it reasonably could have done to establish either the validity of its approach or the accuracy of its practitioners’ conclusions,”86 and </w:t>
      </w:r>
      <w:r w:rsidRPr="0036540C">
        <w:rPr>
          <w:u w:val="single"/>
        </w:rPr>
        <w:t>the courts have been “utterly ineffective” in addressing this problem</w:t>
      </w:r>
      <w:r>
        <w:t>.87</w:t>
      </w:r>
    </w:p>
    <w:p w14:paraId="202297F4" w14:textId="77777777" w:rsidR="00684B80" w:rsidRDefault="00684B80" w:rsidP="00684B80"/>
    <w:p w14:paraId="6A2C2675" w14:textId="77777777" w:rsidR="00684B80" w:rsidRDefault="00684B80" w:rsidP="00684B80">
      <w:pPr>
        <w:pStyle w:val="Heading2"/>
        <w:rPr>
          <w:rFonts w:cs="Times New Roman"/>
        </w:rPr>
      </w:pPr>
      <w:r w:rsidRPr="00FF597F">
        <w:rPr>
          <w:rFonts w:cs="Times New Roman"/>
        </w:rPr>
        <w:lastRenderedPageBreak/>
        <w:t>Advantage – Credibility</w:t>
      </w:r>
    </w:p>
    <w:p w14:paraId="3ACC46E6" w14:textId="3F4C8D85" w:rsidR="00684B80" w:rsidRPr="003C6467" w:rsidRDefault="00684B80" w:rsidP="00684B80">
      <w:pPr>
        <w:pStyle w:val="Heading3"/>
        <w:rPr>
          <w:rFonts w:cs="Times New Roman"/>
        </w:rPr>
      </w:pPr>
      <w:r w:rsidRPr="003C6467">
        <w:rPr>
          <w:rFonts w:cs="Times New Roman"/>
        </w:rPr>
        <w:lastRenderedPageBreak/>
        <w:t>Credibility</w:t>
      </w:r>
      <w:r w:rsidR="00526041">
        <w:rPr>
          <w:rFonts w:cs="Times New Roman"/>
        </w:rPr>
        <w:t xml:space="preserve"> </w:t>
      </w:r>
      <w:r w:rsidRPr="003C6467">
        <w:rPr>
          <w:rFonts w:cs="Times New Roman"/>
        </w:rPr>
        <w:t>–</w:t>
      </w:r>
      <w:r w:rsidR="00526041">
        <w:rPr>
          <w:rFonts w:cs="Times New Roman"/>
        </w:rPr>
        <w:t xml:space="preserve"> </w:t>
      </w:r>
      <w:r w:rsidRPr="003C6467">
        <w:rPr>
          <w:rFonts w:cs="Times New Roman"/>
        </w:rPr>
        <w:t>Inherency</w:t>
      </w:r>
    </w:p>
    <w:p w14:paraId="49C8AAB7" w14:textId="77777777" w:rsidR="00684B80" w:rsidRPr="003C6467" w:rsidRDefault="00684B80" w:rsidP="00684B80"/>
    <w:p w14:paraId="3249FB0F" w14:textId="77777777" w:rsidR="00684B80" w:rsidRPr="0007718D" w:rsidRDefault="00684B80" w:rsidP="00684B80">
      <w:pPr>
        <w:pStyle w:val="Heading4"/>
      </w:pPr>
      <w:r w:rsidRPr="0007718D">
        <w:t xml:space="preserve">Forensic Science labs collapsing now – vague protocols, judge gatekeeping, and non-existent DNA reliability standards </w:t>
      </w:r>
    </w:p>
    <w:p w14:paraId="5B313A5A" w14:textId="77777777" w:rsidR="00684B80" w:rsidRPr="0007718D" w:rsidRDefault="00684B80" w:rsidP="00684B80">
      <w:pPr>
        <w:rPr>
          <w:rStyle w:val="Style13ptBold"/>
        </w:rPr>
      </w:pPr>
      <w:r w:rsidRPr="0007718D">
        <w:rPr>
          <w:rStyle w:val="Style13ptBold"/>
        </w:rPr>
        <w:t>Cino, Law Professor Georgia State, 20</w:t>
      </w:r>
    </w:p>
    <w:p w14:paraId="0A98689D" w14:textId="77777777" w:rsidR="00684B80" w:rsidRPr="003C6467" w:rsidRDefault="00684B80" w:rsidP="00684B80">
      <w:r w:rsidRPr="003C6467">
        <w:t>[Jessica, 4/11/20, Houston Law Review, “ROADBLOCKS: CULTURAL AND STRUCTURAL IMPEDIMENTS TO FORENSIC SCIENCE REFORM”, HeinOnline, Vol. 57, No. 3, p. 542-544, accessed 7/6/20, MZK]</w:t>
      </w:r>
    </w:p>
    <w:p w14:paraId="13F20151" w14:textId="77777777" w:rsidR="00684B80" w:rsidRPr="003C6467" w:rsidRDefault="00684B80" w:rsidP="00684B80">
      <w:r w:rsidRPr="003C6467">
        <w:rPr>
          <w:u w:val="single"/>
        </w:rPr>
        <w:t>Forensic science is best understood as the provision of information to help answer questions of importance to investigators and to courts of law.</w:t>
      </w:r>
      <w:r w:rsidRPr="003C6467">
        <w:t xml:space="preserve"> A scientist becomes a forensic scientist when their scientific knowledge is used to assist courts in understanding their test results. 83 </w:t>
      </w:r>
      <w:r w:rsidRPr="003C6467">
        <w:rPr>
          <w:u w:val="single"/>
        </w:rPr>
        <w:t>Forensic analysis involves both deductive and inductive research techniques</w:t>
      </w:r>
      <w:r w:rsidRPr="003C6467">
        <w:t xml:space="preserve">. 84 </w:t>
      </w:r>
      <w:r w:rsidRPr="003C6467">
        <w:rPr>
          <w:u w:val="single"/>
        </w:rPr>
        <w:t>Deductive reasoning begins with a conceivable explanation that is tested and verified</w:t>
      </w:r>
      <w:r w:rsidRPr="003C6467">
        <w:t>.85 On the other hand</w:t>
      </w:r>
      <w:r w:rsidRPr="003C6467">
        <w:rPr>
          <w:u w:val="single"/>
        </w:rPr>
        <w:t>, inductive investigations combine confirmed activities with observed traces to create case-specific knowledge.</w:t>
      </w:r>
      <w:r w:rsidRPr="003C6467">
        <w:t>8 6</w:t>
      </w:r>
    </w:p>
    <w:p w14:paraId="46292F55" w14:textId="77777777" w:rsidR="00684B80" w:rsidRPr="003C6467" w:rsidRDefault="00684B80" w:rsidP="00684B80">
      <w:r w:rsidRPr="003C6467">
        <w:t xml:space="preserve">Scientific expert testimony is required to meet certain standards of reliability in order to be admissible in court.8 7 </w:t>
      </w:r>
      <w:r w:rsidRPr="003C6467">
        <w:rPr>
          <w:u w:val="single"/>
        </w:rPr>
        <w:t>The Daubert test determines whether scientific expert testimony is admissible in both state and federal courts</w:t>
      </w:r>
      <w:r w:rsidRPr="003C6467">
        <w:t xml:space="preserve">.88 </w:t>
      </w:r>
      <w:r w:rsidRPr="003C6467">
        <w:rPr>
          <w:u w:val="single"/>
        </w:rPr>
        <w:t>The test requires judges to act as gatekeepers who may only admit evidence that proves to be both "relevant" and "reliable."</w:t>
      </w:r>
      <w:r w:rsidRPr="003C6467">
        <w:t xml:space="preserve">89 Notwithstanding the evident "roadblocks" imposed by the Daubert test, </w:t>
      </w:r>
      <w:r w:rsidRPr="003C6467">
        <w:rPr>
          <w:u w:val="single"/>
        </w:rPr>
        <w:t>judges often accept forensic evidence that is backed by questionable scientific methods.</w:t>
      </w:r>
      <w:r w:rsidRPr="003C6467">
        <w:t xml:space="preserve"> 90 In fact, </w:t>
      </w:r>
      <w:r w:rsidRPr="003C6467">
        <w:rPr>
          <w:u w:val="single"/>
        </w:rPr>
        <w:t>American courts have welcomed factual and opinion-based forensic reports with open arms.</w:t>
      </w:r>
      <w:r w:rsidRPr="003C6467">
        <w:t xml:space="preserve"> 91 </w:t>
      </w:r>
      <w:r w:rsidRPr="003C6467">
        <w:rPr>
          <w:u w:val="single"/>
        </w:rPr>
        <w:t>As a result, many forensic disciplines have been improperly legitimized without subjection to the type of scrutiny that is required of novel scientific or technical evidence</w:t>
      </w:r>
      <w:r w:rsidRPr="003C6467">
        <w:t>. 92</w:t>
      </w:r>
    </w:p>
    <w:p w14:paraId="35099E7B" w14:textId="77777777" w:rsidR="00684B80" w:rsidRPr="003C6467" w:rsidRDefault="00684B80" w:rsidP="00684B80">
      <w:r w:rsidRPr="003C6467">
        <w:t xml:space="preserve">The comparison between research-based science and forensic sciences highlights the many flaws in crime lab culture. For instance, </w:t>
      </w:r>
      <w:r w:rsidRPr="003C6467">
        <w:rPr>
          <w:u w:val="single"/>
        </w:rPr>
        <w:t>forensic laboratory processes are often inconsistent and undependable because of the "vague scientific protocols" that underlie many fields of forensic science.</w:t>
      </w:r>
      <w:r w:rsidRPr="003C6467">
        <w:t xml:space="preserve"> 93 In addition, setting aside DNA, </w:t>
      </w:r>
      <w:r w:rsidRPr="003C6467">
        <w:rPr>
          <w:u w:val="single"/>
        </w:rPr>
        <w:t xml:space="preserve">"no single forensic technique has proven to have the ability to accurately . . . verify a match between evidence samples." </w:t>
      </w:r>
      <w:r w:rsidRPr="003C6467">
        <w:t xml:space="preserve">94 </w:t>
      </w:r>
      <w:r w:rsidRPr="003C6467">
        <w:rPr>
          <w:u w:val="single"/>
        </w:rPr>
        <w:t>The "[s]hortcomings in forensic science have harrowing implications" for both the accused and the scientists</w:t>
      </w:r>
      <w:r w:rsidRPr="003C6467">
        <w:t xml:space="preserve">. 9 5 For instance, </w:t>
      </w:r>
      <w:r w:rsidRPr="003C6467">
        <w:rPr>
          <w:u w:val="single"/>
        </w:rPr>
        <w:t>flawed forensic science has contributed to the conviction of numerous innocent people.</w:t>
      </w:r>
      <w:r w:rsidRPr="003C6467">
        <w:t xml:space="preserve"> 96 Further, </w:t>
      </w:r>
      <w:r w:rsidRPr="003C6467">
        <w:rPr>
          <w:u w:val="single"/>
        </w:rPr>
        <w:t>if a scientist is unable to reach the expected result, it might cost them their job because they may be required to withhold exculpatory evidence</w:t>
      </w:r>
      <w:r w:rsidRPr="003C6467">
        <w:t>. 97</w:t>
      </w:r>
    </w:p>
    <w:p w14:paraId="4D119CEA" w14:textId="77777777" w:rsidR="00684B80" w:rsidRPr="003C6467" w:rsidRDefault="00684B80" w:rsidP="00684B80">
      <w:r w:rsidRPr="003C6467">
        <w:t>The apparent strengths of forensic evidence and crime lab culture, in addition to some of their flaws, are well demonstrated by recent advances in DNA evidence. 98 DNA evidence has often been considered the "gold standard" of forensic evidence. 99 In fact, the NAS report considers it the one method that "has been rigorously shown to have the capacity to consistently, and with a high degree of certainty, demonstrate a connection between evidence and a specific individual or source."100</w:t>
      </w:r>
    </w:p>
    <w:p w14:paraId="37BD9ABE" w14:textId="77777777" w:rsidR="00684B80" w:rsidRDefault="00684B80" w:rsidP="00684B80">
      <w:pPr>
        <w:rPr>
          <w:u w:val="single"/>
        </w:rPr>
      </w:pPr>
      <w:r w:rsidRPr="003C6467">
        <w:t>Today, DNA evidence is becoming even more sophisticated. Scientists are now able to fill in blanks while assigning probabilities to potential outcomes. In addition</w:t>
      </w:r>
      <w:r w:rsidRPr="003C6467">
        <w:rPr>
          <w:u w:val="single"/>
        </w:rPr>
        <w:t>, more labs are engaging in ground truth explanation, and numerous software systems now exist to evaluate DNA.</w:t>
      </w:r>
      <w:r w:rsidRPr="003C6467">
        <w:t xml:space="preserve"> GeNie, BNlearn, R libraries, gRain, HUGIN, and AgenaRisk are some of the evaluating programs that are now available.101 Still, </w:t>
      </w:r>
      <w:r w:rsidRPr="003C6467">
        <w:lastRenderedPageBreak/>
        <w:t xml:space="preserve">other </w:t>
      </w:r>
      <w:r w:rsidRPr="003C6467">
        <w:rPr>
          <w:u w:val="single"/>
        </w:rPr>
        <w:t>technologies implementing advanced algorithms and the arguably more subjective interpretation of "touch DNA" samples have been called into question.</w:t>
      </w:r>
      <w:r w:rsidRPr="003C6467">
        <w:t xml:space="preserve"> 102 </w:t>
      </w:r>
      <w:r w:rsidRPr="003C6467">
        <w:rPr>
          <w:u w:val="single"/>
        </w:rPr>
        <w:t>Determining the reliability of a DNA expert will inevitably become more and more difficult as new methods of evaluating DNA samples continue to emerge with varying levels of procedural subjectivity.</w:t>
      </w:r>
    </w:p>
    <w:p w14:paraId="7FE64DC6" w14:textId="77777777" w:rsidR="00684B80" w:rsidRPr="009E2FC9" w:rsidRDefault="00684B80" w:rsidP="00684B80">
      <w:pPr>
        <w:pStyle w:val="Heading4"/>
        <w:rPr>
          <w:rFonts w:ascii="Times New Roman" w:hAnsi="Times New Roman" w:cs="Times New Roman"/>
        </w:rPr>
      </w:pPr>
      <w:r w:rsidRPr="009E2FC9">
        <w:rPr>
          <w:rFonts w:ascii="Times New Roman" w:hAnsi="Times New Roman" w:cs="Times New Roman"/>
        </w:rPr>
        <w:t>Lack of Forensic science lab regulation decreases confidence in the criminal justice system</w:t>
      </w:r>
    </w:p>
    <w:p w14:paraId="4142B491" w14:textId="77777777" w:rsidR="00684B80" w:rsidRPr="009E2FC9" w:rsidRDefault="00684B80" w:rsidP="00684B80">
      <w:pPr>
        <w:rPr>
          <w:rFonts w:ascii="Times New Roman" w:hAnsi="Times New Roman" w:cs="Times New Roman"/>
          <w:b/>
        </w:rPr>
      </w:pPr>
      <w:r w:rsidRPr="009E2FC9">
        <w:rPr>
          <w:rFonts w:ascii="Times New Roman" w:hAnsi="Times New Roman" w:cs="Times New Roman"/>
          <w:b/>
        </w:rPr>
        <w:t xml:space="preserve">Houck, Forensic Anthropologist, 18 </w:t>
      </w:r>
    </w:p>
    <w:p w14:paraId="37160075" w14:textId="77777777" w:rsidR="00684B80" w:rsidRPr="009E2FC9" w:rsidRDefault="00684B80" w:rsidP="00684B80">
      <w:pPr>
        <w:rPr>
          <w:rFonts w:ascii="Times New Roman" w:hAnsi="Times New Roman" w:cs="Times New Roman"/>
        </w:rPr>
      </w:pPr>
      <w:r w:rsidRPr="009E2FC9">
        <w:rPr>
          <w:rFonts w:ascii="Times New Roman" w:hAnsi="Times New Roman" w:cs="Times New Roman"/>
        </w:rPr>
        <w:t>[Max, 12/27/18, Forensic Science International: Synergy, “Open, transparent science helps promote justice”, https://doi.org/10.1016/j.fsisyn.2018.12.001, Vol. 1, p. 1, accessed 7/6/20, MZK]</w:t>
      </w:r>
    </w:p>
    <w:p w14:paraId="621C63EA" w14:textId="77777777" w:rsidR="00684B80" w:rsidRPr="009E2FC9" w:rsidRDefault="00684B80" w:rsidP="00684B80">
      <w:pPr>
        <w:rPr>
          <w:rFonts w:ascii="Times New Roman" w:hAnsi="Times New Roman" w:cs="Times New Roman"/>
        </w:rPr>
      </w:pPr>
      <w:r w:rsidRPr="009E2FC9">
        <w:rPr>
          <w:rFonts w:ascii="Times New Roman" w:hAnsi="Times New Roman" w:cs="Times New Roman"/>
          <w:u w:val="single"/>
        </w:rPr>
        <w:t>Science in general and forensic science in particular have not fared well lately</w:t>
      </w:r>
      <w:r w:rsidRPr="009E2FC9">
        <w:rPr>
          <w:rFonts w:ascii="Times New Roman" w:hAnsi="Times New Roman" w:cs="Times New Roman"/>
        </w:rPr>
        <w:t xml:space="preserve">. Individuals, managers, government officials, and systems have all faced setbacks. </w:t>
      </w:r>
      <w:r w:rsidRPr="009E2FC9">
        <w:rPr>
          <w:rFonts w:ascii="Times New Roman" w:hAnsi="Times New Roman" w:cs="Times New Roman"/>
          <w:u w:val="single"/>
        </w:rPr>
        <w:t>From flawed individuals, like Annie Dookhan, to spotty systems and political pressures, like the dissolving of science committees such as the US Department of Justice Office of Justice Programs' Science Advisory Board, and the continued use of what should be dismissed techniques, like bite mark analysis, have all contributed to a growing sense of gloom about science's role in justice</w:t>
      </w:r>
      <w:r w:rsidRPr="009E2FC9">
        <w:rPr>
          <w:rFonts w:ascii="Times New Roman" w:hAnsi="Times New Roman" w:cs="Times New Roman"/>
        </w:rPr>
        <w:t>. The cherry on top of this sad sundae is DNA, once the supposed savior of forensics, now mired between longstanding (but not openly discussed) issues of mixture interpretation and its ethically problematic use in familial and open database searches. If all this were not depressing enough, the UK House of Lords Science and Technology Committee has been holding hearings on the state of forensic science in that country and, it is safe to say, the “state” is troubling.</w:t>
      </w:r>
    </w:p>
    <w:p w14:paraId="7631F8EC" w14:textId="77777777" w:rsidR="00684B80" w:rsidRPr="009E2FC9" w:rsidRDefault="00684B80" w:rsidP="00684B80">
      <w:pPr>
        <w:rPr>
          <w:rFonts w:ascii="Times New Roman" w:hAnsi="Times New Roman" w:cs="Times New Roman"/>
        </w:rPr>
      </w:pPr>
      <w:r w:rsidRPr="009E2FC9">
        <w:rPr>
          <w:rFonts w:ascii="Times New Roman" w:hAnsi="Times New Roman" w:cs="Times New Roman"/>
        </w:rPr>
        <w:t xml:space="preserve">But here is the rub: </w:t>
      </w:r>
      <w:r w:rsidRPr="009E2FC9">
        <w:rPr>
          <w:rFonts w:ascii="Times New Roman" w:hAnsi="Times New Roman" w:cs="Times New Roman"/>
          <w:u w:val="single"/>
        </w:rPr>
        <w:t>Forensic science is still central to modern criminal justice systems. It can support investigations, demonstrate associations between people, places, and things involved in criminal activity, and–importantly–exonerate the innocent.</w:t>
      </w:r>
      <w:r w:rsidRPr="009E2FC9">
        <w:rPr>
          <w:rFonts w:ascii="Times New Roman" w:hAnsi="Times New Roman" w:cs="Times New Roman"/>
        </w:rPr>
        <w:t xml:space="preserve"> For many forensic methods, appropriately applied in the majority of cases, that forensic science can do these things is not the issue, it is how can it do them. In the wording of Warren Berger's influential work on creativity,1 we ask “why” first to challenge a situation, then generate multiple hypotheses or ideas to answer the “what if” questions of creativity, and finally get down to the meat of the issue by asking “how</w:t>
      </w:r>
      <w:r w:rsidRPr="009E2FC9">
        <w:rPr>
          <w:rFonts w:ascii="Times New Roman" w:hAnsi="Times New Roman" w:cs="Times New Roman"/>
          <w:u w:val="single"/>
        </w:rPr>
        <w:t>.” In forensic science, either in individual research or writ large as a profession, we are stuck at the “what if” stage.</w:t>
      </w:r>
      <w:r w:rsidRPr="009E2FC9">
        <w:rPr>
          <w:rFonts w:ascii="Times New Roman" w:hAnsi="Times New Roman" w:cs="Times New Roman"/>
        </w:rPr>
        <w:t xml:space="preserve"> We rarely make it to “how.” </w:t>
      </w:r>
      <w:r w:rsidRPr="009E2FC9">
        <w:rPr>
          <w:rFonts w:ascii="Times New Roman" w:hAnsi="Times New Roman" w:cs="Times New Roman"/>
          <w:u w:val="single"/>
        </w:rPr>
        <w:t>We have methods upon methods upon methods and, for many of them, we don't know how they work.</w:t>
      </w:r>
      <w:r w:rsidRPr="009E2FC9">
        <w:rPr>
          <w:rFonts w:ascii="Times New Roman" w:hAnsi="Times New Roman" w:cs="Times New Roman"/>
        </w:rPr>
        <w:t xml:space="preserve"> Which means, honestly, we only barely know that they work. </w:t>
      </w:r>
      <w:r w:rsidRPr="009E2FC9">
        <w:rPr>
          <w:rFonts w:ascii="Times New Roman" w:hAnsi="Times New Roman" w:cs="Times New Roman"/>
          <w:u w:val="single"/>
        </w:rPr>
        <w:t xml:space="preserve">If we accept that the concept is synonymous with the corresponding set of operations </w:t>
      </w:r>
      <w:r w:rsidRPr="009E2FC9">
        <w:rPr>
          <w:rFonts w:ascii="Times New Roman" w:hAnsi="Times New Roman" w:cs="Times New Roman"/>
        </w:rPr>
        <w:t xml:space="preserve">(P.W. Bridgman) </w:t>
      </w:r>
      <w:r w:rsidRPr="009E2FC9">
        <w:rPr>
          <w:rFonts w:ascii="Times New Roman" w:hAnsi="Times New Roman" w:cs="Times New Roman"/>
          <w:u w:val="single"/>
        </w:rPr>
        <w:t>and that no measurement can be taken without theory</w:t>
      </w:r>
      <w:r w:rsidRPr="009E2FC9">
        <w:rPr>
          <w:rFonts w:ascii="Times New Roman" w:hAnsi="Times New Roman" w:cs="Times New Roman"/>
        </w:rPr>
        <w:t xml:space="preserve"> (W. Edwards Deming), </w:t>
      </w:r>
      <w:r w:rsidRPr="009E2FC9">
        <w:rPr>
          <w:rFonts w:ascii="Times New Roman" w:hAnsi="Times New Roman" w:cs="Times New Roman"/>
          <w:u w:val="single"/>
        </w:rPr>
        <w:t>then forensic science must be operating on some set of theories,</w:t>
      </w:r>
      <w:r w:rsidRPr="009E2FC9">
        <w:rPr>
          <w:rFonts w:ascii="Times New Roman" w:hAnsi="Times New Roman" w:cs="Times New Roman"/>
        </w:rPr>
        <w:t xml:space="preserve"> whether it knows it or not and </w:t>
      </w:r>
      <w:r w:rsidRPr="009E2FC9">
        <w:rPr>
          <w:rFonts w:ascii="Times New Roman" w:hAnsi="Times New Roman" w:cs="Times New Roman"/>
          <w:u w:val="single"/>
        </w:rPr>
        <w:t>whether the theories are valid or not.</w:t>
      </w:r>
      <w:r w:rsidRPr="009E2FC9">
        <w:rPr>
          <w:rFonts w:ascii="Times New Roman" w:hAnsi="Times New Roman" w:cs="Times New Roman"/>
        </w:rPr>
        <w:t xml:space="preserve"> Forensic science is often judged to not be a “real science” because of our lack of just such pan-discipline philosophies. We are operationally too siloed to work together as a field. Just because drug chemistry in the laboratory is valid science, does not mean that the quality system delivering it is valid (see Dookhan, Farak, et al.) or that all applications of “drug testing” are appropriate (like presumptive drug testing by police). More to the point, </w:t>
      </w:r>
      <w:r w:rsidRPr="009E2FC9">
        <w:rPr>
          <w:rFonts w:ascii="Times New Roman" w:hAnsi="Times New Roman" w:cs="Times New Roman"/>
          <w:u w:val="single"/>
        </w:rPr>
        <w:t>just because a forensic analyst compares the crime scene sample to the suspect's known sample and gets a “match,2 ” that does not mean their job is to “get the bad guy.”</w:t>
      </w:r>
      <w:r w:rsidRPr="009E2FC9">
        <w:rPr>
          <w:rFonts w:ascii="Times New Roman" w:hAnsi="Times New Roman" w:cs="Times New Roman"/>
        </w:rPr>
        <w:t xml:space="preserve"> Forensic science has been stuck at the “why” and “what if” questions too long, prohibited or influenced by its policing administration (double meaning intended), to really approach the “how” questions properly like a science ought.</w:t>
      </w:r>
    </w:p>
    <w:p w14:paraId="76276BAB" w14:textId="77777777" w:rsidR="00684B80" w:rsidRPr="009E2FC9" w:rsidRDefault="00684B80" w:rsidP="00684B80">
      <w:pPr>
        <w:rPr>
          <w:rFonts w:ascii="Times New Roman" w:hAnsi="Times New Roman" w:cs="Times New Roman"/>
        </w:rPr>
      </w:pPr>
      <w:r w:rsidRPr="009E2FC9">
        <w:rPr>
          <w:rFonts w:ascii="Times New Roman" w:hAnsi="Times New Roman" w:cs="Times New Roman"/>
          <w:u w:val="single"/>
        </w:rPr>
        <w:t>A recent article by ProPublica questioning the validity of bloodstain pattern analysis highlighted this very point.</w:t>
      </w:r>
      <w:r w:rsidRPr="009E2FC9">
        <w:rPr>
          <w:rFonts w:ascii="Times New Roman" w:hAnsi="Times New Roman" w:cs="Times New Roman"/>
        </w:rPr>
        <w:t xml:space="preserve"> One person pioneered the method, applied it in cases, taught it to others, who then applied it and taught others, and so on. </w:t>
      </w:r>
      <w:r w:rsidRPr="009E2FC9">
        <w:rPr>
          <w:rFonts w:ascii="Times New Roman" w:hAnsi="Times New Roman" w:cs="Times New Roman"/>
          <w:u w:val="single"/>
        </w:rPr>
        <w:t>At the time, it was considered by the courts to seem science-y enough but it had not been independently tested</w:t>
      </w:r>
      <w:r w:rsidRPr="009E2FC9">
        <w:rPr>
          <w:rFonts w:ascii="Times New Roman" w:hAnsi="Times New Roman" w:cs="Times New Roman"/>
        </w:rPr>
        <w:t xml:space="preserve">. </w:t>
      </w:r>
      <w:r w:rsidRPr="009E2FC9">
        <w:rPr>
          <w:rFonts w:ascii="Times New Roman" w:hAnsi="Times New Roman" w:cs="Times New Roman"/>
          <w:u w:val="single"/>
        </w:rPr>
        <w:t xml:space="preserve">Decades later, when questions arose about the method's suitability, </w:t>
      </w:r>
      <w:r w:rsidRPr="009E2FC9">
        <w:rPr>
          <w:rFonts w:ascii="Times New Roman" w:hAnsi="Times New Roman" w:cs="Times New Roman"/>
          <w:u w:val="single"/>
        </w:rPr>
        <w:lastRenderedPageBreak/>
        <w:t>applicability, and validity, the very same questions persist despite millions of dollars in research into bloodstain pattern analysis.</w:t>
      </w:r>
      <w:r w:rsidRPr="009E2FC9">
        <w:rPr>
          <w:rFonts w:ascii="Times New Roman" w:hAnsi="Times New Roman" w:cs="Times New Roman"/>
        </w:rPr>
        <w:t xml:space="preserve"> The field finally gets a chance to answer “how” questions and … doesn't. One practitioner quoted in the article said that the millions of dollars in research had had no practical influence on the discipline or the method as applied; sadly, the researcher who conducted that research agreed. Responses like that lead this Editor back to a different series of “why” questions, some more polite than others.</w:t>
      </w:r>
    </w:p>
    <w:p w14:paraId="615A7BBA" w14:textId="77777777" w:rsidR="00684B80" w:rsidRPr="009E2FC9" w:rsidRDefault="00684B80" w:rsidP="00684B80">
      <w:pPr>
        <w:rPr>
          <w:rFonts w:ascii="Times New Roman" w:hAnsi="Times New Roman" w:cs="Times New Roman"/>
          <w:u w:val="single"/>
        </w:rPr>
      </w:pPr>
      <w:r w:rsidRPr="009E2FC9">
        <w:rPr>
          <w:rFonts w:ascii="Times New Roman" w:hAnsi="Times New Roman" w:cs="Times New Roman"/>
          <w:u w:val="single"/>
        </w:rPr>
        <w:t>Forensic services ought to</w:t>
      </w:r>
      <w:r w:rsidRPr="009E2FC9">
        <w:rPr>
          <w:rFonts w:ascii="Times New Roman" w:hAnsi="Times New Roman" w:cs="Times New Roman"/>
        </w:rPr>
        <w:t xml:space="preserve">, in the words of the US Federal Rule of Evidence 702, </w:t>
      </w:r>
      <w:r w:rsidRPr="009E2FC9">
        <w:rPr>
          <w:rFonts w:ascii="Times New Roman" w:hAnsi="Times New Roman" w:cs="Times New Roman"/>
          <w:u w:val="single"/>
        </w:rPr>
        <w:t>“help the trier of fact to understand the evidence or to determine a fact in issue” if “the testimony is based on sufficient facts or data; the testimony is the product of reliable principles and methods; and the expert has reliably applied the principles and methods to the facts of the case.”</w:t>
      </w:r>
      <w:r w:rsidRPr="009E2FC9">
        <w:rPr>
          <w:rFonts w:ascii="Times New Roman" w:hAnsi="Times New Roman" w:cs="Times New Roman"/>
        </w:rPr>
        <w:t xml:space="preserve"> </w:t>
      </w:r>
      <w:r w:rsidRPr="009E2FC9">
        <w:rPr>
          <w:rFonts w:ascii="Times New Roman" w:hAnsi="Times New Roman" w:cs="Times New Roman"/>
          <w:u w:val="single"/>
        </w:rPr>
        <w:t>Science in legal cases of any kind is integral to a just society governed through rule of law; that includes forensic science.</w:t>
      </w:r>
      <w:r w:rsidRPr="009E2FC9">
        <w:rPr>
          <w:rFonts w:ascii="Times New Roman" w:hAnsi="Times New Roman" w:cs="Times New Roman"/>
        </w:rPr>
        <w:t xml:space="preserve"> The use of science to inform legal decisions is unarguably a public good and should be accessible to anyone, not just the police and the prosecutors. Sunshine cures many ills and, thus, </w:t>
      </w:r>
      <w:r w:rsidRPr="009E2FC9">
        <w:rPr>
          <w:rFonts w:ascii="Times New Roman" w:hAnsi="Times New Roman" w:cs="Times New Roman"/>
          <w:u w:val="single"/>
        </w:rPr>
        <w:t>transparency is key to good science, rational governance, and equitable justice.</w:t>
      </w:r>
    </w:p>
    <w:p w14:paraId="304BDB5E" w14:textId="77777777" w:rsidR="00526041" w:rsidRPr="00286787" w:rsidRDefault="00526041" w:rsidP="00526041">
      <w:pPr>
        <w:pStyle w:val="Heading4"/>
      </w:pPr>
      <w:r>
        <w:t xml:space="preserve">The perception in trusting the forensic science system is influenced by shows such as Exhibit A and CSI effect that show unrealistic and flawed expectations of the forensic science system </w:t>
      </w:r>
    </w:p>
    <w:p w14:paraId="692B856E" w14:textId="77777777" w:rsidR="00526041" w:rsidRDefault="00526041" w:rsidP="00526041">
      <w:r w:rsidRPr="00286787">
        <w:rPr>
          <w:rStyle w:val="Style13ptBold"/>
        </w:rPr>
        <w:t>Williams</w:t>
      </w:r>
      <w:r>
        <w:rPr>
          <w:rStyle w:val="Style13ptBold"/>
        </w:rPr>
        <w:t>,</w:t>
      </w:r>
      <w:r w:rsidRPr="00286787">
        <w:rPr>
          <w:rStyle w:val="Style13ptBold"/>
        </w:rPr>
        <w:t xml:space="preserve"> </w:t>
      </w:r>
      <w:r>
        <w:rPr>
          <w:rStyle w:val="Style13ptBold"/>
        </w:rPr>
        <w:t>Staffordshire</w:t>
      </w:r>
      <w:r w:rsidRPr="00286787">
        <w:rPr>
          <w:rStyle w:val="Style13ptBold"/>
        </w:rPr>
        <w:t xml:space="preserve"> Forensic Biology </w:t>
      </w:r>
      <w:r>
        <w:rPr>
          <w:rStyle w:val="Style13ptBold"/>
        </w:rPr>
        <w:t xml:space="preserve">professor, </w:t>
      </w:r>
      <w:r w:rsidRPr="00286787">
        <w:rPr>
          <w:rStyle w:val="Style13ptBold"/>
        </w:rPr>
        <w:t>19</w:t>
      </w:r>
      <w:r w:rsidRPr="00286787">
        <w:t xml:space="preserve"> </w:t>
      </w:r>
    </w:p>
    <w:p w14:paraId="45AAB676" w14:textId="77777777" w:rsidR="00526041" w:rsidRDefault="00526041" w:rsidP="00526041">
      <w:r>
        <w:t xml:space="preserve">(Graham, 7-9-19, The Conversation,  </w:t>
      </w:r>
      <w:r w:rsidRPr="00286787">
        <w:t>"Exhibit A and other true crime shows can fuel misconceptions about forensic science,"</w:t>
      </w:r>
      <w:r>
        <w:t xml:space="preserve"> </w:t>
      </w:r>
      <w:r w:rsidRPr="00286787">
        <w:t xml:space="preserve"> </w:t>
      </w:r>
      <w:hyperlink r:id="rId89" w:history="1">
        <w:r w:rsidRPr="009B7B88">
          <w:rPr>
            <w:rStyle w:val="Hyperlink"/>
          </w:rPr>
          <w:t>https://theconversation.com/exhibit-a-and-other-true-crime-shows-can-fuel-misconceptions-about-forensic-science-120022</w:t>
        </w:r>
      </w:hyperlink>
      <w:r>
        <w:t xml:space="preserve"> /Accessed 7-1-2020/WY) </w:t>
      </w:r>
    </w:p>
    <w:p w14:paraId="41269D1E" w14:textId="77777777" w:rsidR="00526041" w:rsidRPr="00286787" w:rsidRDefault="00526041" w:rsidP="00526041">
      <w:r w:rsidRPr="00286787">
        <w:t>Forensic science is under attack. A string of recent collapsed trials and quashed convictions that relied on forensic evidence have led some experts to say the field is in crisis.</w:t>
      </w:r>
    </w:p>
    <w:p w14:paraId="01664FFC" w14:textId="77777777" w:rsidR="00526041" w:rsidRDefault="00526041" w:rsidP="00526041">
      <w:r w:rsidRPr="00D529DC">
        <w:rPr>
          <w:u w:val="single"/>
        </w:rPr>
        <w:t>Several US and UK government reports over the last few years have highlighted and condemned failings in the use of forensic science. And there is an increasing rhetoric in the media against "junk" forensic science,</w:t>
      </w:r>
      <w:r>
        <w:t xml:space="preserve"> an informal term used to condemn techniques not validated by a solid body of scientific research.</w:t>
      </w:r>
    </w:p>
    <w:p w14:paraId="4D171FFB" w14:textId="77777777" w:rsidR="00526041" w:rsidRPr="00D529DC" w:rsidRDefault="00526041" w:rsidP="00526041">
      <w:pPr>
        <w:rPr>
          <w:u w:val="single"/>
        </w:rPr>
      </w:pPr>
      <w:r w:rsidRPr="00D529DC">
        <w:rPr>
          <w:u w:val="single"/>
        </w:rPr>
        <w:t xml:space="preserve">Among the public, the popularity of true crime documentaries exploring the role of forensics in potential miscarriages of justices, such as Making a Murderer or Netflix's recent Exhibit A, </w:t>
      </w:r>
      <w:r w:rsidRPr="000A3EF0">
        <w:rPr>
          <w:u w:val="single"/>
        </w:rPr>
        <w:t>may be encouraging the idea that forensic science doesn't provide trustworthy evidence</w:t>
      </w:r>
      <w:r w:rsidRPr="00D529DC">
        <w:rPr>
          <w:u w:val="single"/>
        </w:rPr>
        <w:t>. But it's not the science itself that is the issue. It is how it is misused by rogue scientists or misinterpreted by the police and the courts</w:t>
      </w:r>
    </w:p>
    <w:p w14:paraId="0B32CB30" w14:textId="77777777" w:rsidR="00526041" w:rsidRPr="000A3EF0" w:rsidRDefault="00526041" w:rsidP="00526041">
      <w:r w:rsidRPr="000A3EF0">
        <w:t>DNA profiling</w:t>
      </w:r>
    </w:p>
    <w:p w14:paraId="36A997B3" w14:textId="77777777" w:rsidR="00526041" w:rsidRPr="000A3EF0" w:rsidRDefault="00526041" w:rsidP="00526041">
      <w:pPr>
        <w:rPr>
          <w:u w:val="single"/>
        </w:rPr>
      </w:pPr>
      <w:r w:rsidRPr="000A3EF0">
        <w:rPr>
          <w:u w:val="single"/>
        </w:rPr>
        <w:t>One example of a well established, highly validated forensic science technique is DNA profiling, which involves comparing the DNA of a suspect to that found at a crime scene. DNA profiling is often referred to as the "gold-standard" of forensic science</w:t>
      </w:r>
      <w:r>
        <w:t xml:space="preserve">. This is based not on the power of specific evidence, </w:t>
      </w:r>
      <w:r w:rsidRPr="000A3EF0">
        <w:rPr>
          <w:u w:val="single"/>
        </w:rPr>
        <w:t>but the fact it is based on meticulously researched scientific principles and has been thoroughly tested.</w:t>
      </w:r>
    </w:p>
    <w:p w14:paraId="232D8EC3" w14:textId="77777777" w:rsidR="00526041" w:rsidRDefault="00526041" w:rsidP="00526041">
      <w:r w:rsidRPr="000A3EF0">
        <w:t>When DNA profiling was first used in the case of suspected rapist and murderer Colin Pitchfork, it underwent a baptism of fire, where the science was being challenged from all sides, legally and</w:t>
      </w:r>
      <w:r w:rsidRPr="000A3EF0">
        <w:rPr>
          <w:u w:val="single"/>
        </w:rPr>
        <w:t xml:space="preserve"> </w:t>
      </w:r>
      <w:r w:rsidRPr="000A3EF0">
        <w:t xml:space="preserve">scientifically. But the evidence—based on semen samples taken from the victims' bodies—was deemed </w:t>
      </w:r>
      <w:r w:rsidRPr="000A3EF0">
        <w:lastRenderedPageBreak/>
        <w:t>watertight and Pitchfork was given a life sentence. DNA profiling emerged as a virtually unchallengeable forensic science discipline in routine cases.</w:t>
      </w:r>
    </w:p>
    <w:p w14:paraId="25CA956D" w14:textId="77777777" w:rsidR="00526041" w:rsidRDefault="00526041" w:rsidP="00526041">
      <w:r w:rsidRPr="000A3EF0">
        <w:rPr>
          <w:u w:val="single"/>
        </w:rPr>
        <w:t>So if all we need is to conduct a series of validation studies to prove whether a forensic technique is sound, why are some techniques still in question?</w:t>
      </w:r>
      <w:r>
        <w:t xml:space="preserve"> For routine cases, there often isn't a problem. If someone breaks a window and reaches through to open it, </w:t>
      </w:r>
      <w:r w:rsidRPr="000A3EF0">
        <w:rPr>
          <w:u w:val="single"/>
        </w:rPr>
        <w:t>they might cut themselves on the glass leaving some blood behind which is recovered and undergoes DNA profiling. This provides a strong, single-source DNA profile that matches the suspect.</w:t>
      </w:r>
    </w:p>
    <w:p w14:paraId="67D32E1E" w14:textId="77777777" w:rsidR="00526041" w:rsidRDefault="00526041" w:rsidP="00526041">
      <w:r w:rsidRPr="000A3EF0">
        <w:rPr>
          <w:u w:val="single"/>
        </w:rPr>
        <w:t>Exhibit A featured a case in which touch DNA evidence was misused.</w:t>
      </w:r>
      <w:r>
        <w:t xml:space="preserve"> Credit: Netflix</w:t>
      </w:r>
    </w:p>
    <w:p w14:paraId="2B9D2598" w14:textId="77777777" w:rsidR="00526041" w:rsidRDefault="00526041" w:rsidP="00526041">
      <w:r>
        <w:t>Touch DNA</w:t>
      </w:r>
    </w:p>
    <w:p w14:paraId="46B7F2E3" w14:textId="77777777" w:rsidR="00526041" w:rsidRPr="000A3EF0" w:rsidRDefault="00526041" w:rsidP="00526041">
      <w:pPr>
        <w:rPr>
          <w:u w:val="single"/>
        </w:rPr>
      </w:pPr>
      <w:r w:rsidRPr="000A3EF0">
        <w:rPr>
          <w:u w:val="single"/>
        </w:rPr>
        <w:t>The challenge lies in non-routine cases. One episode of Exhibit A looks at "touch DNA", a form of evidence that may be turned to if there isn't a stronger source of DNA</w:t>
      </w:r>
      <w:r>
        <w:t xml:space="preserve">. It basically refers to small DNA samples transferred to other people or objects that someone has touched, often from skin cells from the palms of their hands. </w:t>
      </w:r>
      <w:r w:rsidRPr="000A3EF0">
        <w:rPr>
          <w:u w:val="single"/>
        </w:rPr>
        <w:t>Touch DNA is typically found in very small amounts (less than 0.5 nanograms).</w:t>
      </w:r>
    </w:p>
    <w:p w14:paraId="19EDD0EC" w14:textId="77777777" w:rsidR="00526041" w:rsidRPr="000A3EF0" w:rsidRDefault="00526041" w:rsidP="00526041">
      <w:pPr>
        <w:rPr>
          <w:u w:val="single"/>
        </w:rPr>
      </w:pPr>
      <w:r w:rsidRPr="000A3EF0">
        <w:rPr>
          <w:u w:val="single"/>
        </w:rPr>
        <w:t>The documentary featured a case in which someone was beaten up by a large group of men, one of whom pulled off the victim's shoe</w:t>
      </w:r>
      <w:r>
        <w:t xml:space="preserve">. Investigators recovered what appeared to be a matching shoe from a nearby roof, and created a profile from touch DNA found on it. </w:t>
      </w:r>
      <w:r w:rsidRPr="000A3EF0">
        <w:rPr>
          <w:u w:val="single"/>
        </w:rPr>
        <w:t>This was the point when good science became bad.</w:t>
      </w:r>
    </w:p>
    <w:p w14:paraId="5374BB22" w14:textId="77777777" w:rsidR="00526041" w:rsidRDefault="00526041" w:rsidP="00526041">
      <w:r w:rsidRPr="000A3EF0">
        <w:rPr>
          <w:u w:val="single"/>
        </w:rPr>
        <w:t>All of the research supporting the use of DNA profiling comes from abundant sources of DNA associated with a body fluid, such as blood or semen. But in the Exhibit A case, there was no indication where the small amount of touch DNA had come from</w:t>
      </w:r>
      <w:r>
        <w:t>. This meant the quality of the resulting DNA profile was not as good, producing what's known as a low-level mixed DNA result that could contain DNA from multiple sources</w:t>
      </w:r>
    </w:p>
    <w:p w14:paraId="403BF98B" w14:textId="77777777" w:rsidR="00526041" w:rsidRDefault="00526041" w:rsidP="00526041">
      <w:r>
        <w:t>This means that even if the profile created by the DNA sample matched that of the suspect, you cannot be absolutely sure that the DNA actually came from the suspect. And yet, in the case featured in Exhibit A, the DNA result was treated the same as if it were a good quality result by the software used to analyse it.</w:t>
      </w:r>
    </w:p>
    <w:p w14:paraId="57E11C71" w14:textId="77777777" w:rsidR="00526041" w:rsidRDefault="00526041" w:rsidP="00526041">
      <w:r>
        <w:t>Too many unknowns</w:t>
      </w:r>
    </w:p>
    <w:p w14:paraId="720CF7CF" w14:textId="77777777" w:rsidR="00526041" w:rsidRDefault="00526041" w:rsidP="00526041">
      <w:r w:rsidRPr="000A3EF0">
        <w:rPr>
          <w:u w:val="single"/>
        </w:rPr>
        <w:t>Using touch DNA involves a lot of unknowns. We don't know exactly where any given sample comes from, but we also don't know enough about how well the samples transfer or how long they can last. These questions are currently the basis of a significant amount of research</w:t>
      </w:r>
      <w:r>
        <w:t>. But what was challenged in this episode of Exhibit A (and the rest of the series) was the application, or rather misapplication, of forensic science, not the science itself.</w:t>
      </w:r>
    </w:p>
    <w:p w14:paraId="768BBB74" w14:textId="77777777" w:rsidR="00526041" w:rsidRDefault="00526041" w:rsidP="00526041">
      <w:r w:rsidRPr="000A3EF0">
        <w:rPr>
          <w:u w:val="single"/>
        </w:rPr>
        <w:t>One of the problems with forensic science, is that the courts require black and white answers, which science generally cannot give. This means that there is often pressure to reinterpret results in simpler terms, leading evidence to be presented as much more definitive than it should</w:t>
      </w:r>
      <w:r>
        <w:t xml:space="preserve"> be. For example, a court may treat matching DNA profiles as conclusive proof that a sample came from a suspect when, as we know, there are limitations to this.</w:t>
      </w:r>
    </w:p>
    <w:p w14:paraId="69A349B3" w14:textId="77777777" w:rsidR="00526041" w:rsidRPr="00C91164" w:rsidRDefault="00526041" w:rsidP="00526041">
      <w:pPr>
        <w:rPr>
          <w:u w:val="single"/>
        </w:rPr>
      </w:pPr>
      <w:r w:rsidRPr="000A3EF0">
        <w:rPr>
          <w:u w:val="single"/>
        </w:rPr>
        <w:lastRenderedPageBreak/>
        <w:t>These kinds of miscarriages of justice based on misuse of evidence largely stem from a desire to see justice served.</w:t>
      </w:r>
      <w:r>
        <w:t xml:space="preserve"> People who work in law enforcement or forensic science want to contribute to making their communities safer. </w:t>
      </w:r>
      <w:r w:rsidRPr="000A3EF0">
        <w:rPr>
          <w:u w:val="single"/>
        </w:rPr>
        <w:t>In a high-profile or particularly horrific case, that emotional drive becomes a lot stronger. There is also a drive to be creative and innovative with the application of forensics.</w:t>
      </w:r>
    </w:p>
    <w:p w14:paraId="384F3BE8" w14:textId="77777777" w:rsidR="00526041" w:rsidRPr="000A3EF0" w:rsidRDefault="00526041" w:rsidP="00526041">
      <w:pPr>
        <w:rPr>
          <w:u w:val="single"/>
        </w:rPr>
      </w:pPr>
      <w:r>
        <w:t xml:space="preserve">This isn't inherently a bad thing (it's what fuels progress, after all), but </w:t>
      </w:r>
      <w:r w:rsidRPr="000A3EF0">
        <w:rPr>
          <w:u w:val="single"/>
        </w:rPr>
        <w:t>there needs to be more of a practical acceptance of the limitations of the forensic science within the justice system. Without this, not only will there continue to be miscarriages of justice, but forensic science as a whole could be damaged, potentially leading to even more people being wrongly freed or imprisoned.</w:t>
      </w:r>
    </w:p>
    <w:p w14:paraId="0867C444" w14:textId="77777777" w:rsidR="00684B80" w:rsidRPr="00FF597F" w:rsidRDefault="00684B80" w:rsidP="00684B80">
      <w:pPr>
        <w:pStyle w:val="Heading3"/>
        <w:rPr>
          <w:rFonts w:cs="Times New Roman"/>
        </w:rPr>
      </w:pPr>
      <w:r w:rsidRPr="00FF597F">
        <w:rPr>
          <w:rFonts w:cs="Times New Roman"/>
        </w:rPr>
        <w:lastRenderedPageBreak/>
        <w:t>Credibility – Lack Oversight SQ</w:t>
      </w:r>
    </w:p>
    <w:p w14:paraId="0FE1121D" w14:textId="77777777" w:rsidR="00684B80" w:rsidRPr="00FF597F" w:rsidRDefault="00684B80" w:rsidP="00684B80">
      <w:pPr>
        <w:pStyle w:val="Heading4"/>
        <w:rPr>
          <w:rFonts w:cs="Times New Roman"/>
        </w:rPr>
      </w:pPr>
      <w:r w:rsidRPr="00FF597F">
        <w:rPr>
          <w:rFonts w:cs="Times New Roman"/>
        </w:rPr>
        <w:t>Lack of oversight causes loss of credibility</w:t>
      </w:r>
    </w:p>
    <w:p w14:paraId="488098DC" w14:textId="77777777" w:rsidR="00684B80" w:rsidRPr="00FF597F" w:rsidRDefault="00684B80" w:rsidP="00684B80">
      <w:pPr>
        <w:rPr>
          <w:rStyle w:val="Style13ptBold"/>
        </w:rPr>
      </w:pPr>
      <w:r w:rsidRPr="00FF597F">
        <w:rPr>
          <w:rStyle w:val="Style13ptBold"/>
        </w:rPr>
        <w:t>Henry, Montclair Justice Studies Professor, 19</w:t>
      </w:r>
    </w:p>
    <w:p w14:paraId="0874FDDA" w14:textId="77777777" w:rsidR="00684B80" w:rsidRPr="00FF597F" w:rsidRDefault="00684B80" w:rsidP="00684B80">
      <w:pPr>
        <w:spacing w:after="0" w:line="240" w:lineRule="auto"/>
        <w:rPr>
          <w:sz w:val="24"/>
        </w:rPr>
      </w:pPr>
      <w:r w:rsidRPr="00FF597F">
        <w:t>(Jessica, January 25</w:t>
      </w:r>
      <w:r w:rsidRPr="00FF597F">
        <w:rPr>
          <w:vertAlign w:val="superscript"/>
        </w:rPr>
        <w:t>th</w:t>
      </w:r>
      <w:r w:rsidRPr="00FF597F">
        <w:t xml:space="preserve">, 2019, “How Corruption in Forensic Science is Harming the Criminal Justice System”, </w:t>
      </w:r>
      <w:hyperlink r:id="rId90" w:history="1">
        <w:r w:rsidRPr="00FF597F">
          <w:rPr>
            <w:rStyle w:val="Hyperlink"/>
          </w:rPr>
          <w:t>https://theconversation.com/how-corruption-in-forensic-science-is-harming-the-criminal-justice-system-108975</w:t>
        </w:r>
      </w:hyperlink>
      <w:r w:rsidRPr="00FF597F">
        <w:t>, accessed: 06/25/20, SS)</w:t>
      </w:r>
    </w:p>
    <w:p w14:paraId="0B3B4414" w14:textId="77777777" w:rsidR="00684B80" w:rsidRPr="00FF597F" w:rsidRDefault="00684B80" w:rsidP="00684B80">
      <w:pPr>
        <w:spacing w:after="0" w:line="240" w:lineRule="auto"/>
        <w:rPr>
          <w:sz w:val="24"/>
        </w:rPr>
      </w:pPr>
    </w:p>
    <w:p w14:paraId="7BAF695C" w14:textId="77777777" w:rsidR="00684B80" w:rsidRPr="00FF597F" w:rsidRDefault="00684B80" w:rsidP="00684B80">
      <w:pPr>
        <w:rPr>
          <w:rStyle w:val="StyleUnderline"/>
        </w:rPr>
      </w:pPr>
      <w:r w:rsidRPr="00FF597F">
        <w:rPr>
          <w:rStyle w:val="StyleUnderline"/>
        </w:rPr>
        <w:t>When the people in charge of forensic testing engage in misconduct, the integrity of the entire system is challenged. Our criminal justice system relies on forensic scientists to tell the truth</w:t>
      </w:r>
      <w:r w:rsidRPr="00FF597F">
        <w:t xml:space="preserve">, because laypeople rely on their testimony and lack the expertise to detect their lies. </w:t>
      </w:r>
      <w:r w:rsidRPr="00FF597F">
        <w:rPr>
          <w:rStyle w:val="StyleUnderline"/>
        </w:rPr>
        <w:t>When the system goes awry, guilty people go free, innocent people are wrongly convicted, confidence in the criminal justice system is shaken, and taxpayers carry the significant financial burden of cleaning up the mess left behind.</w:t>
      </w:r>
    </w:p>
    <w:p w14:paraId="1369F42C" w14:textId="77777777" w:rsidR="00684B80" w:rsidRPr="00FF597F" w:rsidRDefault="00684B80" w:rsidP="00684B80">
      <w:pPr>
        <w:rPr>
          <w:rStyle w:val="StyleUnderline"/>
        </w:rPr>
      </w:pPr>
      <w:r w:rsidRPr="00FF597F">
        <w:t xml:space="preserve">There are plenty of reasons for forensic misconduct: Career advancement, laziness and greed are only part of the story. But there is also the reality that many </w:t>
      </w:r>
      <w:hyperlink r:id="rId91" w:history="1">
        <w:r w:rsidRPr="00FF597F">
          <w:rPr>
            <w:rStyle w:val="Hyperlink"/>
          </w:rPr>
          <w:t>crime labs lack proper oversight</w:t>
        </w:r>
      </w:hyperlink>
      <w:r w:rsidRPr="00FF597F">
        <w:t>, and that it is rare for misconduct to be uncovered</w:t>
      </w:r>
      <w:r w:rsidRPr="00FF597F">
        <w:rPr>
          <w:rStyle w:val="StyleUnderline"/>
        </w:rPr>
        <w:t xml:space="preserve">. In the scandals above, the science itself was not the issue – although the reliability of various forensic science techniques, from fingerprint matching to </w:t>
      </w:r>
      <w:hyperlink r:id="rId92" w:history="1">
        <w:r w:rsidRPr="00FF597F">
          <w:rPr>
            <w:rStyle w:val="StyleUnderline"/>
          </w:rPr>
          <w:t>bite mark</w:t>
        </w:r>
      </w:hyperlink>
      <w:r w:rsidRPr="00FF597F">
        <w:rPr>
          <w:rStyle w:val="StyleUnderline"/>
        </w:rPr>
        <w:t xml:space="preserve"> analysis have been challenged – but rather it was that so-called experts did not properly do their jobs.</w:t>
      </w:r>
    </w:p>
    <w:p w14:paraId="62C8F84D" w14:textId="77777777" w:rsidR="00684B80" w:rsidRPr="00FF597F" w:rsidRDefault="00684B80" w:rsidP="00684B80">
      <w:r w:rsidRPr="00FF597F">
        <w:t>And no one initially noticed.</w:t>
      </w:r>
    </w:p>
    <w:p w14:paraId="52EA8447" w14:textId="77777777" w:rsidR="00684B80" w:rsidRPr="00FF597F" w:rsidRDefault="00684B80" w:rsidP="00684B80">
      <w:r w:rsidRPr="00FF597F">
        <w:rPr>
          <w:rStyle w:val="StyleUnderline"/>
        </w:rPr>
        <w:t>The certification of scientists within crime labs varies widely, as do the levels of active supervision</w:t>
      </w:r>
      <w:r w:rsidRPr="00FF597F">
        <w:t xml:space="preserve">. In Massachusetts, for instance, Dookhan’s prodigious productivity went </w:t>
      </w:r>
      <w:hyperlink r:id="rId93" w:history="1">
        <w:r w:rsidRPr="00FF597F">
          <w:rPr>
            <w:rStyle w:val="Hyperlink"/>
          </w:rPr>
          <w:t>unchecked</w:t>
        </w:r>
      </w:hyperlink>
      <w:r w:rsidRPr="00FF597F">
        <w:t>, even though the sheer volume of tests she claimed to have performed should have raised red flags, had anyone been looking. In New Jersey, Dennis’ failure to calibrate the Alocotest machines went undetected for years.</w:t>
      </w:r>
    </w:p>
    <w:p w14:paraId="09E17DA0" w14:textId="77777777" w:rsidR="00684B80" w:rsidRPr="00FF597F" w:rsidRDefault="00684B80" w:rsidP="00684B80">
      <w:pPr>
        <w:rPr>
          <w:rStyle w:val="StyleUnderline"/>
        </w:rPr>
      </w:pPr>
      <w:r w:rsidRPr="00FF597F">
        <w:rPr>
          <w:rStyle w:val="Emphasis"/>
        </w:rPr>
        <w:t>The absence of oversight in forensic science should be cause for alarm</w:t>
      </w:r>
      <w:r w:rsidRPr="00FF597F">
        <w:t xml:space="preserve">. In 2009, the U.S. National Research Council issued </w:t>
      </w:r>
      <w:hyperlink r:id="rId94" w:history="1">
        <w:r w:rsidRPr="00FF597F">
          <w:rPr>
            <w:rStyle w:val="Hyperlink"/>
          </w:rPr>
          <w:t>a scathing report</w:t>
        </w:r>
      </w:hyperlink>
      <w:r w:rsidRPr="00FF597F">
        <w:t xml:space="preserve"> calling into question forensic practices around the country. </w:t>
      </w:r>
      <w:r w:rsidRPr="00FF597F">
        <w:rPr>
          <w:rStyle w:val="StyleUnderline"/>
        </w:rPr>
        <w:t>It noted the lack of accreditation for crimes labs and the need for certification of forensic scientists.</w:t>
      </w:r>
      <w:r w:rsidRPr="00FF597F">
        <w:t xml:space="preserve"> </w:t>
      </w:r>
      <w:r w:rsidRPr="00FF597F">
        <w:rPr>
          <w:rStyle w:val="StyleUnderline"/>
        </w:rPr>
        <w:t>It also called for crime labs to be removed from the purview of law enforcement agencies into independent entities to enable more objective testing outcomes.</w:t>
      </w:r>
      <w:r w:rsidRPr="00FF597F">
        <w:t xml:space="preserve"> In a </w:t>
      </w:r>
      <w:hyperlink r:id="rId95" w:history="1">
        <w:r w:rsidRPr="00FF597F">
          <w:rPr>
            <w:rStyle w:val="Hyperlink"/>
          </w:rPr>
          <w:t>2016 report</w:t>
        </w:r>
      </w:hyperlink>
      <w:r w:rsidRPr="00FF597F">
        <w:t xml:space="preserve">, the U.S. President’s Council of Advisors on Science and Technology echoed these concerns and </w:t>
      </w:r>
      <w:r w:rsidRPr="00FF597F">
        <w:rPr>
          <w:rStyle w:val="StyleUnderline"/>
        </w:rPr>
        <w:t>called for an independent oversight commission for forensic laboratories around the country.</w:t>
      </w:r>
    </w:p>
    <w:p w14:paraId="2A9D10D5" w14:textId="77777777" w:rsidR="00684B80" w:rsidRPr="00FF597F" w:rsidRDefault="00684B80" w:rsidP="00684B80">
      <w:pPr>
        <w:rPr>
          <w:rStyle w:val="StyleUnderline"/>
        </w:rPr>
      </w:pPr>
      <w:r w:rsidRPr="00FF597F">
        <w:rPr>
          <w:rStyle w:val="StyleUnderline"/>
        </w:rPr>
        <w:t xml:space="preserve">Yet, in 2017, just as forensic reform was picking up momentum, then-U.S. Attorney General </w:t>
      </w:r>
      <w:hyperlink r:id="rId96" w:history="1">
        <w:r w:rsidRPr="00FF597F">
          <w:rPr>
            <w:rStyle w:val="StyleUnderline"/>
          </w:rPr>
          <w:t>Jeff Sessions shut down</w:t>
        </w:r>
      </w:hyperlink>
      <w:r w:rsidRPr="00FF597F">
        <w:rPr>
          <w:rStyle w:val="StyleUnderline"/>
        </w:rPr>
        <w:t xml:space="preserve"> the National Commission on Forensic Science. A national independent oversight board has yet to be created.</w:t>
      </w:r>
    </w:p>
    <w:p w14:paraId="669B8D93" w14:textId="77777777" w:rsidR="00684B80" w:rsidRPr="00FF597F" w:rsidRDefault="00684B80" w:rsidP="00684B80">
      <w:r w:rsidRPr="00FF597F">
        <w:t>Misconduct may not ever be entirely preventable. But when life and liberty are on the line, as they are in every criminal case, I’d argue that states should be ever-diligent in adopting measures to identify and prevent forensic misconduct, and in ensuring reliability of forensic testing, analysis and results.</w:t>
      </w:r>
    </w:p>
    <w:p w14:paraId="78932434" w14:textId="77777777" w:rsidR="00684B80" w:rsidRPr="00FF597F" w:rsidRDefault="00684B80" w:rsidP="00684B80">
      <w:pPr>
        <w:pStyle w:val="Heading3"/>
        <w:rPr>
          <w:rFonts w:cs="Times New Roman"/>
        </w:rPr>
      </w:pPr>
      <w:r w:rsidRPr="00FF597F">
        <w:rPr>
          <w:rFonts w:cs="Times New Roman"/>
        </w:rPr>
        <w:lastRenderedPageBreak/>
        <w:t>Credibility – Unregulated Labs SQ</w:t>
      </w:r>
    </w:p>
    <w:p w14:paraId="3FE0DCFF" w14:textId="77777777" w:rsidR="00684B80" w:rsidRPr="00FF597F" w:rsidRDefault="00684B80" w:rsidP="00684B80">
      <w:pPr>
        <w:pStyle w:val="Heading4"/>
        <w:rPr>
          <w:rFonts w:cs="Times New Roman"/>
        </w:rPr>
      </w:pPr>
      <w:r w:rsidRPr="00FF597F">
        <w:rPr>
          <w:rFonts w:cs="Times New Roman"/>
        </w:rPr>
        <w:t>Unregulated labs suffer from underfunding, bias, and inexperienced and unqualified workers</w:t>
      </w:r>
    </w:p>
    <w:p w14:paraId="308AF117" w14:textId="77777777" w:rsidR="00684B80" w:rsidRPr="00FF597F" w:rsidRDefault="00684B80" w:rsidP="00684B80">
      <w:r w:rsidRPr="00FF597F">
        <w:rPr>
          <w:rStyle w:val="Style13ptBold"/>
        </w:rPr>
        <w:t>Dexheimer, writer for the Statesman, 17</w:t>
      </w:r>
      <w:r w:rsidRPr="00FF597F">
        <w:t xml:space="preserve"> [Eric, 2-13-17, The Austin Statesman, “Austin crime lab bucked DNA standard for years, yet got passing grades,” https://www.statesman.com/news/20170213/austin-crime-lab-bucked-dna-standard-for-years-yet-got-passing-grades, accessed 6-25-2020, JL]</w:t>
      </w:r>
    </w:p>
    <w:p w14:paraId="5D4FB9A6" w14:textId="77777777" w:rsidR="00684B80" w:rsidRPr="00FF597F" w:rsidRDefault="00684B80" w:rsidP="00684B80">
      <w:r w:rsidRPr="00FF597F">
        <w:t>‘Sciences’ debunked</w:t>
      </w:r>
    </w:p>
    <w:p w14:paraId="5691FB48" w14:textId="77777777" w:rsidR="00684B80" w:rsidRPr="00FF597F" w:rsidRDefault="00684B80" w:rsidP="00684B80">
      <w:pPr>
        <w:rPr>
          <w:u w:val="single"/>
        </w:rPr>
      </w:pPr>
      <w:r w:rsidRPr="00FF597F">
        <w:rPr>
          <w:u w:val="single"/>
        </w:rPr>
        <w:t>In recent years, forensic science has struggled to redefine itself as evidence emerged that lab work confidently used to solve crimes in the past was anything but scientific. Once considered rigorous, verifiable science, bite marks and traditional arson investigations have been debunked as little more than tea-leaf reading.</w:t>
      </w:r>
    </w:p>
    <w:p w14:paraId="3961DB2A" w14:textId="77777777" w:rsidR="00684B80" w:rsidRPr="00FF597F" w:rsidRDefault="00684B80" w:rsidP="00684B80">
      <w:pPr>
        <w:rPr>
          <w:u w:val="single"/>
        </w:rPr>
      </w:pPr>
      <w:r w:rsidRPr="00FF597F">
        <w:rPr>
          <w:u w:val="single"/>
        </w:rPr>
        <w:t>Even ballistics and fingerprint analysis, while still valuable tools, are “more like art appraisal” than hard science, said University of Houston Law Center professor Sandra Guerra Thompson.</w:t>
      </w:r>
    </w:p>
    <w:p w14:paraId="7A21A435" w14:textId="77777777" w:rsidR="00684B80" w:rsidRPr="00FF597F" w:rsidRDefault="00684B80" w:rsidP="00684B80">
      <w:r w:rsidRPr="00FF597F">
        <w:rPr>
          <w:u w:val="single"/>
        </w:rPr>
        <w:t>Yet even with DNA analysis — a true science — Thompson,</w:t>
      </w:r>
      <w:r w:rsidRPr="00FF597F">
        <w:t xml:space="preserve"> whose research resulted in her 2015 book, “Cops in Lab Coats: Curbing Wrongful Convictions through Independent Forensic Laboratories,” </w:t>
      </w:r>
      <w:r w:rsidRPr="00FF597F">
        <w:rPr>
          <w:u w:val="single"/>
        </w:rPr>
        <w:t>said she found fundamental problems with the way forensic labs traditionally operated. For the most part, “these are police organizations that have a goal; to produce evidence to assist police officers in investigations, and prosecutors in securing convictions</w:t>
      </w:r>
      <w:r w:rsidRPr="00FF597F">
        <w:t>,” she said.</w:t>
      </w:r>
    </w:p>
    <w:p w14:paraId="77A5902B" w14:textId="77777777" w:rsidR="00684B80" w:rsidRPr="00FF597F" w:rsidRDefault="00684B80" w:rsidP="00684B80">
      <w:r w:rsidRPr="00FF597F">
        <w:t xml:space="preserve">Historically, </w:t>
      </w:r>
      <w:r w:rsidRPr="00FF597F">
        <w:rPr>
          <w:u w:val="single"/>
        </w:rPr>
        <w:t xml:space="preserve">she said, that had resulted in a range of flaws, including a law enforcement tilt by supposedly unbiased lab analysts. </w:t>
      </w:r>
      <w:hyperlink r:id="rId97" w:tgtFrame="_blank" w:history="1">
        <w:r w:rsidRPr="00FF597F">
          <w:rPr>
            <w:rStyle w:val="Hyperlink"/>
            <w:u w:val="single"/>
          </w:rPr>
          <w:t>A 2009 U.S. Supreme Court opinion</w:t>
        </w:r>
      </w:hyperlink>
      <w:r w:rsidRPr="00FF597F">
        <w:rPr>
          <w:u w:val="single"/>
        </w:rPr>
        <w:t xml:space="preserve"> noted that the “neutral scientific testing” police labs claimed as their standard was neither predictably objective nor reliable: “Forensic evidence is not uniquely immune from the risk of manipulation.”</w:t>
      </w:r>
      <w:r w:rsidRPr="00FF597F">
        <w:t xml:space="preserve"> That year the National Academy of Sciences published </w:t>
      </w:r>
      <w:hyperlink r:id="rId98" w:tgtFrame="_blank" w:history="1">
        <w:r w:rsidRPr="00FF597F">
          <w:rPr>
            <w:rStyle w:val="Hyperlink"/>
          </w:rPr>
          <w:t xml:space="preserve">an influential paper </w:t>
        </w:r>
      </w:hyperlink>
      <w:r w:rsidRPr="00FF597F">
        <w:t>challenging much of the science, interpretation and oversight of forensic work.</w:t>
      </w:r>
    </w:p>
    <w:p w14:paraId="2598B8D5" w14:textId="77777777" w:rsidR="00684B80" w:rsidRPr="00FF597F" w:rsidRDefault="00684B80" w:rsidP="00684B80">
      <w:pPr>
        <w:rPr>
          <w:u w:val="single"/>
        </w:rPr>
      </w:pPr>
      <w:r w:rsidRPr="00FF597F">
        <w:rPr>
          <w:u w:val="single"/>
        </w:rPr>
        <w:t>Thompson also discovered many labs struggled with inadequate funding from police chiefs more interested in buying new equipment and beefing up patrols. That, in turn, often led to the hiring of undertrained analysts who didn’t understand the science behind their work. Unqualified supervisors either let mistakes pass or failed to recognize them.</w:t>
      </w:r>
    </w:p>
    <w:p w14:paraId="6EF79CEA" w14:textId="77777777" w:rsidR="00684B80" w:rsidRPr="00FF597F" w:rsidRDefault="00684B80" w:rsidP="00684B80">
      <w:pPr>
        <w:rPr>
          <w:u w:val="single"/>
        </w:rPr>
      </w:pPr>
      <w:r w:rsidRPr="00FF597F">
        <w:rPr>
          <w:u w:val="single"/>
        </w:rPr>
        <w:t>“There has been a fair amount of fraud,” said Thompson. “But mostly it’s incompetence.”</w:t>
      </w:r>
    </w:p>
    <w:p w14:paraId="2C4BBF89" w14:textId="77777777" w:rsidR="00684B80" w:rsidRPr="00FF597F" w:rsidRDefault="00684B80" w:rsidP="00684B80">
      <w:r w:rsidRPr="00FF597F">
        <w:t xml:space="preserve">The failings have become more pronounced as DNA analysis has become more ambitious. Today, crime scene investigators collect genetic evidence that might include only a few hundred human cells and represent the biological codes of three or more people. </w:t>
      </w:r>
      <w:r w:rsidRPr="00FF597F">
        <w:rPr>
          <w:u w:val="single"/>
        </w:rPr>
        <w:t>Many lab technicians simply are unprepared for the advanced work necessary to analyze such evidence</w:t>
      </w:r>
      <w:r w:rsidRPr="00FF597F">
        <w:t>, Murphy said.</w:t>
      </w:r>
    </w:p>
    <w:p w14:paraId="70FFAE6D" w14:textId="77777777" w:rsidR="00684B80" w:rsidRPr="00FF597F" w:rsidRDefault="00684B80" w:rsidP="00684B80">
      <w:pPr>
        <w:rPr>
          <w:u w:val="single"/>
        </w:rPr>
      </w:pPr>
      <w:r w:rsidRPr="00FF597F">
        <w:t xml:space="preserve">At the same time, </w:t>
      </w:r>
      <w:r w:rsidRPr="00FF597F">
        <w:rPr>
          <w:u w:val="single"/>
        </w:rPr>
        <w:t>regulation of the profession — its facilities and workers — remains mostly voluntary. The result has been a steady string of scandals.</w:t>
      </w:r>
    </w:p>
    <w:p w14:paraId="1BD38CA0" w14:textId="77777777" w:rsidR="00684B80" w:rsidRPr="00FF597F" w:rsidRDefault="00684B80" w:rsidP="00684B80">
      <w:r w:rsidRPr="00FF597F">
        <w:t xml:space="preserve">In recent years, </w:t>
      </w:r>
      <w:r w:rsidRPr="00FF597F">
        <w:rPr>
          <w:u w:val="single"/>
        </w:rPr>
        <w:t xml:space="preserve">New York City </w:t>
      </w:r>
      <w:hyperlink r:id="rId99" w:tgtFrame="_blank" w:history="1">
        <w:r w:rsidRPr="00FF597F">
          <w:rPr>
            <w:rStyle w:val="Hyperlink"/>
            <w:u w:val="single"/>
          </w:rPr>
          <w:t>has been forced to revisit hundreds of rape cases</w:t>
        </w:r>
      </w:hyperlink>
      <w:r w:rsidRPr="00FF597F">
        <w:rPr>
          <w:u w:val="single"/>
        </w:rPr>
        <w:t xml:space="preserve"> because of poorly interpreted DNA evidence; a Boston lab’s credibility was rocked </w:t>
      </w:r>
      <w:hyperlink r:id="rId100" w:tgtFrame="_blank" w:history="1">
        <w:r w:rsidRPr="00FF597F">
          <w:rPr>
            <w:rStyle w:val="Hyperlink"/>
            <w:u w:val="single"/>
          </w:rPr>
          <w:t xml:space="preserve">when an analyst admitted to falsifying </w:t>
        </w:r>
        <w:r w:rsidRPr="00FF597F">
          <w:rPr>
            <w:rStyle w:val="Hyperlink"/>
            <w:u w:val="single"/>
          </w:rPr>
          <w:lastRenderedPageBreak/>
          <w:t>hundreds of drug tests</w:t>
        </w:r>
      </w:hyperlink>
      <w:r w:rsidRPr="00FF597F">
        <w:rPr>
          <w:u w:val="single"/>
        </w:rPr>
        <w:t xml:space="preserve">; and a Florida facility was humiliated after </w:t>
      </w:r>
      <w:hyperlink r:id="rId101" w:tgtFrame="_blank" w:history="1">
        <w:r w:rsidRPr="00FF597F">
          <w:rPr>
            <w:rStyle w:val="Hyperlink"/>
            <w:u w:val="single"/>
          </w:rPr>
          <w:t>a supervisor pleaded guilty to stealing drug evidence</w:t>
        </w:r>
      </w:hyperlink>
      <w:r w:rsidRPr="00FF597F">
        <w:rPr>
          <w:u w:val="single"/>
        </w:rPr>
        <w:t>.</w:t>
      </w:r>
    </w:p>
    <w:p w14:paraId="1DC6A7E0" w14:textId="77777777" w:rsidR="00684B80" w:rsidRPr="00FF597F" w:rsidRDefault="00684B80" w:rsidP="00684B80">
      <w:pPr>
        <w:rPr>
          <w:u w:val="single"/>
        </w:rPr>
      </w:pPr>
      <w:r w:rsidRPr="00FF597F">
        <w:t xml:space="preserve">Texas hasn’t been immune. </w:t>
      </w:r>
      <w:r w:rsidRPr="00FF597F">
        <w:rPr>
          <w:u w:val="single"/>
        </w:rPr>
        <w:t xml:space="preserve">Forensic labs in </w:t>
      </w:r>
      <w:hyperlink r:id="rId102" w:tgtFrame="_blank" w:history="1">
        <w:r w:rsidRPr="00FF597F">
          <w:rPr>
            <w:rStyle w:val="Hyperlink"/>
            <w:u w:val="single"/>
          </w:rPr>
          <w:t>Houston</w:t>
        </w:r>
      </w:hyperlink>
      <w:r w:rsidRPr="00FF597F">
        <w:rPr>
          <w:u w:val="single"/>
        </w:rPr>
        <w:t xml:space="preserve">, </w:t>
      </w:r>
      <w:hyperlink r:id="rId103" w:tgtFrame="_blank" w:history="1">
        <w:r w:rsidRPr="00FF597F">
          <w:rPr>
            <w:rStyle w:val="Hyperlink"/>
            <w:u w:val="single"/>
          </w:rPr>
          <w:t>San Antonio</w:t>
        </w:r>
      </w:hyperlink>
      <w:r w:rsidRPr="00FF597F">
        <w:rPr>
          <w:u w:val="single"/>
        </w:rPr>
        <w:t xml:space="preserve">, </w:t>
      </w:r>
      <w:hyperlink r:id="rId104" w:tgtFrame="_blank" w:history="1">
        <w:r w:rsidRPr="00FF597F">
          <w:rPr>
            <w:rStyle w:val="Hyperlink"/>
            <w:u w:val="single"/>
          </w:rPr>
          <w:t>El Paso</w:t>
        </w:r>
      </w:hyperlink>
      <w:r w:rsidRPr="00FF597F">
        <w:rPr>
          <w:u w:val="single"/>
        </w:rPr>
        <w:t xml:space="preserve"> and in the </w:t>
      </w:r>
      <w:hyperlink r:id="rId105" w:tgtFrame="_blank" w:history="1">
        <w:r w:rsidRPr="00FF597F">
          <w:rPr>
            <w:rStyle w:val="Hyperlink"/>
            <w:u w:val="single"/>
          </w:rPr>
          <w:t>Department of Public Safety</w:t>
        </w:r>
      </w:hyperlink>
      <w:r w:rsidRPr="00FF597F">
        <w:rPr>
          <w:u w:val="single"/>
        </w:rPr>
        <w:t xml:space="preserve"> have all been forced to re-examine thousands of cases due to problems ranging from clerical errors and theft to “dry-labbing” — the reporting of results without performing any actual testing.</w:t>
      </w:r>
    </w:p>
    <w:p w14:paraId="6922F65E" w14:textId="77777777" w:rsidR="00684B80" w:rsidRPr="00FF597F" w:rsidRDefault="00684B80" w:rsidP="00684B80"/>
    <w:p w14:paraId="7D52649D" w14:textId="77777777" w:rsidR="00684B80" w:rsidRPr="00FF597F" w:rsidRDefault="00684B80" w:rsidP="00684B80">
      <w:pPr>
        <w:pStyle w:val="Heading3"/>
        <w:rPr>
          <w:rFonts w:cs="Times New Roman"/>
        </w:rPr>
      </w:pPr>
      <w:r w:rsidRPr="00FF597F">
        <w:rPr>
          <w:rFonts w:cs="Times New Roman"/>
        </w:rPr>
        <w:lastRenderedPageBreak/>
        <w:t>Credibility – Terrorism – Forensic Science Key</w:t>
      </w:r>
    </w:p>
    <w:p w14:paraId="5CEACD86" w14:textId="77777777" w:rsidR="00684B80" w:rsidRPr="00FF597F" w:rsidRDefault="00684B80" w:rsidP="00684B80">
      <w:pPr>
        <w:pStyle w:val="Heading4"/>
        <w:rPr>
          <w:rFonts w:cs="Times New Roman"/>
        </w:rPr>
      </w:pPr>
      <w:r w:rsidRPr="00FF597F">
        <w:rPr>
          <w:rFonts w:cs="Times New Roman"/>
        </w:rPr>
        <w:t>Credibility and accountability in forensic science are key to address terror and public health</w:t>
      </w:r>
    </w:p>
    <w:p w14:paraId="36DB7C80" w14:textId="77777777" w:rsidR="00684B80" w:rsidRPr="00FF597F" w:rsidRDefault="00684B80" w:rsidP="00684B80">
      <w:r w:rsidRPr="00FF597F">
        <w:rPr>
          <w:rStyle w:val="Style13ptBold"/>
        </w:rPr>
        <w:t>American Chemical Society 19</w:t>
      </w:r>
    </w:p>
    <w:p w14:paraId="1D4406C8" w14:textId="77777777" w:rsidR="00684B80" w:rsidRPr="00FF597F" w:rsidRDefault="00684B80" w:rsidP="00684B80">
      <w:r w:rsidRPr="00FF597F">
        <w:t>[American Chemical Society “Forensic Science,” https://www.acs.org/content/acs/en/policy/publicpolicies/science-policy/forensic-science.html, accessed 7-1-2020, JL]</w:t>
      </w:r>
    </w:p>
    <w:p w14:paraId="55C4D6AF" w14:textId="77777777" w:rsidR="00684B80" w:rsidRPr="00FF597F" w:rsidRDefault="00684B80" w:rsidP="00684B80">
      <w:r w:rsidRPr="00FF597F">
        <w:rPr>
          <w:u w:val="single"/>
        </w:rPr>
        <w:t>Forensic science is critical to an effective justice system, which in turn is a pillar of a civil society.</w:t>
      </w:r>
      <w:r w:rsidRPr="00FF597F">
        <w:t xml:space="preserve"> It is an interdisciplinary field that includes chemistry as a foundational and integral component. </w:t>
      </w:r>
      <w:r w:rsidRPr="00FF597F">
        <w:rPr>
          <w:u w:val="single"/>
        </w:rPr>
        <w:t>Physical evidence presented in courts is frequently analyzed using forensic science techniques that are often grounded in chemical principles and methods. The credibility of the legal system critically depends on forensic tests that are consistent, accurate, and scientifically valid.</w:t>
      </w:r>
      <w:r w:rsidRPr="00FF597F">
        <w:t xml:space="preserve"> Consequently, it is of significant importance to the American Chemical Society (ACS) that best practices from chemistry are part of how forensic science is carried out.</w:t>
      </w:r>
    </w:p>
    <w:p w14:paraId="7B6CE1F8" w14:textId="77777777" w:rsidR="00684B80" w:rsidRPr="00FF597F" w:rsidRDefault="00684B80" w:rsidP="00684B80">
      <w:pPr>
        <w:rPr>
          <w:u w:val="single"/>
        </w:rPr>
      </w:pPr>
      <w:r w:rsidRPr="00FF597F">
        <w:t xml:space="preserve">Modern forensic science faces enormous challenges. The 2009 National Academies report, Strengthening Forensic Science in the United States: A Path Forward, enumerated the problems of the forensic science community in detail. The report noted that due to its history, its interdisciplinary and applied nature, and its close ties to law enforcement and the legal system, </w:t>
      </w:r>
      <w:r w:rsidRPr="00FF597F">
        <w:rPr>
          <w:u w:val="single"/>
        </w:rPr>
        <w:t>forensic science has not developed a culture that reflects important aspects of how sciences such as chemistry are conducted – the centrality of evidence, the analysis and interpretation of verifiable data, efforts to identify and avoid bias, and clear connection to and building on peer reviewed research. Therefore, the necessary work to establish validity and reliability in analytical methods that are hallmarks of other scientific fields is often weak or absent in forensic science.</w:t>
      </w:r>
    </w:p>
    <w:p w14:paraId="1B25E49A" w14:textId="77777777" w:rsidR="00684B80" w:rsidRPr="00FF597F" w:rsidRDefault="00684B80" w:rsidP="00684B80">
      <w:pPr>
        <w:rPr>
          <w:u w:val="single"/>
        </w:rPr>
      </w:pPr>
      <w:r w:rsidRPr="00FF597F">
        <w:rPr>
          <w:u w:val="single"/>
        </w:rPr>
        <w:t>Forensic science also plays a critically important role in other areas such as the investigation of domestic and international incidents, U.S. national security, and ensuring public health and safety. Investigating terrorist threats from chemical and biological agents, such as the 2001 anthrax attacks, requires novel methods of evidence collection and innovative forensic techniques. Nuclear Forensics: A Capability at Risk, a report released in 2010 by the National Academies, identified areas of concern for nuclear forensics that overlap with concerns raised about forensic science in general. Strengthening the scientific foundations of forensic science will benefit these areas of public concern as well.</w:t>
      </w:r>
    </w:p>
    <w:p w14:paraId="17BFA504" w14:textId="77777777" w:rsidR="00684B80" w:rsidRPr="00FF597F" w:rsidRDefault="00684B80" w:rsidP="00684B80">
      <w:pPr>
        <w:pStyle w:val="Heading4"/>
        <w:rPr>
          <w:rStyle w:val="Style13ptBold"/>
          <w:rFonts w:cs="Times New Roman"/>
          <w:b/>
          <w:bCs w:val="0"/>
        </w:rPr>
      </w:pPr>
      <w:r w:rsidRPr="00FF597F">
        <w:rPr>
          <w:rStyle w:val="Style13ptBold"/>
          <w:rFonts w:cs="Times New Roman"/>
          <w:b/>
          <w:bCs w:val="0"/>
        </w:rPr>
        <w:t>Local forensic labs are a key part in anti-terror efforts</w:t>
      </w:r>
    </w:p>
    <w:p w14:paraId="2E2A3F5B" w14:textId="77777777" w:rsidR="00684B80" w:rsidRPr="00FF597F" w:rsidRDefault="00684B80" w:rsidP="00684B80">
      <w:r w:rsidRPr="00FF597F">
        <w:rPr>
          <w:rStyle w:val="Style13ptBold"/>
        </w:rPr>
        <w:t>NevadaCSI, 16</w:t>
      </w:r>
      <w:r w:rsidRPr="00FF597F">
        <w:t xml:space="preserve"> [NevadaCSI, NevadaCSI is a private group of concerned citizens who are actively working to promote the use of forensic science as a means to solve crime, prevent crime and save lives., “Forensic Science Role in Homeland Security,” https://nevadacsi.com/homeland_security.html, accessed 7-1-2020, JL]</w:t>
      </w:r>
    </w:p>
    <w:p w14:paraId="25CD42AD" w14:textId="77777777" w:rsidR="00684B80" w:rsidRPr="00FF597F" w:rsidRDefault="00684B80" w:rsidP="00684B80">
      <w:r w:rsidRPr="00FF597F">
        <w:t>Forensic Laboratory Evidence Processing/Analysis</w:t>
      </w:r>
    </w:p>
    <w:p w14:paraId="4E83BEAA" w14:textId="77777777" w:rsidR="00684B80" w:rsidRPr="00FF597F" w:rsidRDefault="00684B80" w:rsidP="00684B80">
      <w:r w:rsidRPr="00FF597F">
        <w:rPr>
          <w:u w:val="single"/>
        </w:rPr>
        <w:t>Forensic laboratories process and analyze evidence from numerous types of crimes and other incidents</w:t>
      </w:r>
      <w:r w:rsidRPr="00FF597F">
        <w:t>; identify living and deceased subjects; link persons to a specific location, item, and to other persons; link one crime to others in various parts of the country; and provide investigative information.</w:t>
      </w:r>
    </w:p>
    <w:p w14:paraId="2F36551A" w14:textId="77777777" w:rsidR="00684B80" w:rsidRPr="00FF597F" w:rsidRDefault="00684B80" w:rsidP="00684B80">
      <w:pPr>
        <w:rPr>
          <w:u w:val="single"/>
        </w:rPr>
      </w:pPr>
      <w:r w:rsidRPr="00FF597F">
        <w:rPr>
          <w:u w:val="single"/>
        </w:rPr>
        <w:lastRenderedPageBreak/>
        <w:t>These capabilities help solve crimes, prevent crime, and save lives... across jurisdictional boundaries, across state lines, and across the nation.</w:t>
      </w:r>
    </w:p>
    <w:p w14:paraId="526B9C03" w14:textId="77777777" w:rsidR="00684B80" w:rsidRPr="00FF597F" w:rsidRDefault="00684B80" w:rsidP="00684B80">
      <w:r w:rsidRPr="00FF597F">
        <w:t>Crimes throughout the U.S. solved and prevented by local forensic labs</w:t>
      </w:r>
    </w:p>
    <w:p w14:paraId="054D0991" w14:textId="77777777" w:rsidR="00684B80" w:rsidRPr="00FF597F" w:rsidRDefault="00684B80" w:rsidP="00684B80">
      <w:pPr>
        <w:rPr>
          <w:u w:val="single"/>
        </w:rPr>
      </w:pPr>
      <w:r w:rsidRPr="00FF597F">
        <w:t xml:space="preserve">Through fingerprints or DNA alone, </w:t>
      </w:r>
      <w:r w:rsidRPr="00FF597F">
        <w:rPr>
          <w:u w:val="single"/>
        </w:rPr>
        <w:t>previously unknown subjects</w:t>
      </w:r>
      <w:r w:rsidRPr="00FF597F">
        <w:t xml:space="preserve"> (suspects, perpetrators, victims, and witnesses) </w:t>
      </w:r>
      <w:r w:rsidRPr="00FF597F">
        <w:rPr>
          <w:u w:val="single"/>
        </w:rPr>
        <w:t>can be identified</w:t>
      </w:r>
      <w:r w:rsidRPr="00FF597F">
        <w:t xml:space="preserve">. Using state-of-the-art equipment, firearms evidence and fingerprints from a crime scene in New York, Boston, Los Angeles, or San Bernardino can be tied to evidence in Las Vegas or Henderson, and vice-versa. </w:t>
      </w:r>
      <w:r w:rsidRPr="00FF597F">
        <w:rPr>
          <w:u w:val="single"/>
        </w:rPr>
        <w:t>A fingerprint or palm print recovered from a an abandoned explosive device, a firearm, interior of a stolen vehicle, or on an object from a bank or casino robbery can be processed locally and identified to subjects in a local or regional database, or in the FBI’s fingerprint databases that include millions of subjects. Samples of potential DNA from the same items can be matched to DNA profiles in the FBI’s National DNA Index System (NDIS) and Combined DNA Index System (CODIS) databases.</w:t>
      </w:r>
    </w:p>
    <w:p w14:paraId="7774B76B" w14:textId="77777777" w:rsidR="00684B80" w:rsidRPr="00FF597F" w:rsidRDefault="00684B80" w:rsidP="00684B80">
      <w:r w:rsidRPr="00FF597F">
        <w:t>The Henderson and Las Vegas Metropolitan Police Department (LVMPD) labs can determine the amount of alcohol in a person's blood as well as the type and quantity of other drugs in a person’s blood. They can identify hundreds of types of street drugs and other illicit or improperly used drugs/substances.</w:t>
      </w:r>
    </w:p>
    <w:p w14:paraId="53AD8978" w14:textId="77777777" w:rsidR="00684B80" w:rsidRPr="00FF597F" w:rsidRDefault="00684B80" w:rsidP="00684B80">
      <w:r w:rsidRPr="00FF597F">
        <w:t>The situations mentioned here are just a brief example of the many types of information and other resources available through the work of local forensic laboratories; information and resources that help solve crimes, prevent crime, and save lives. Forensic laboratories have a direct role in keeping our communities safe.</w:t>
      </w:r>
    </w:p>
    <w:p w14:paraId="437F9556" w14:textId="77777777" w:rsidR="00684B80" w:rsidRPr="00FF597F" w:rsidRDefault="00684B80" w:rsidP="00684B80">
      <w:pPr>
        <w:rPr>
          <w:u w:val="single"/>
        </w:rPr>
      </w:pPr>
      <w:r w:rsidRPr="00FF597F">
        <w:rPr>
          <w:u w:val="single"/>
        </w:rPr>
        <w:t>Just as local law enforcement is an essential component in our defense against terrorist attacks and subsequent investigation; forensic laboratory analysis is a major factor our homeland security throughout Nevada and nationwide.</w:t>
      </w:r>
    </w:p>
    <w:p w14:paraId="1090EECB" w14:textId="77777777" w:rsidR="00684B80" w:rsidRPr="00FF597F" w:rsidRDefault="00684B80" w:rsidP="00684B80">
      <w:r w:rsidRPr="00FF597F">
        <w:t>Force Multiplier</w:t>
      </w:r>
    </w:p>
    <w:p w14:paraId="2325A077" w14:textId="77777777" w:rsidR="00684B80" w:rsidRPr="00FF597F" w:rsidRDefault="00684B80" w:rsidP="00684B80">
      <w:r w:rsidRPr="00FF597F">
        <w:t>When forensic labs help solve and prevent crimes, law enforcement can shift the focus to other areas, other crimes, other criminals. The result is a dramatic increase in the effectiveness of law enforcement, or in other terms a huge "force multiplier" for law enforcement organizations.</w:t>
      </w:r>
    </w:p>
    <w:p w14:paraId="7589A9FA" w14:textId="77777777" w:rsidR="00684B80" w:rsidRPr="00FF597F" w:rsidRDefault="00684B80" w:rsidP="00684B80">
      <w:r w:rsidRPr="00FF597F">
        <w:t>Per U.S. Dept. of Homeland Security, local partners are the backbone against terrorist attacks</w:t>
      </w:r>
    </w:p>
    <w:p w14:paraId="3D4AD73A" w14:textId="77777777" w:rsidR="00684B80" w:rsidRPr="00FF597F" w:rsidRDefault="00684B80" w:rsidP="00684B80">
      <w:pPr>
        <w:rPr>
          <w:u w:val="single"/>
        </w:rPr>
      </w:pPr>
      <w:r w:rsidRPr="00FF597F">
        <w:rPr>
          <w:u w:val="single"/>
        </w:rPr>
        <w:t>The U.S. Department of Homeland Security website states: “Our law enforcement partners at the federal, state, local, tribal and territorial levels are the backbone of our nation’s domestic defense against terrorist attacks. They are this country’s eyes and ears on the ground, and the first line of detection and prevention. They are a vital partner in ensuring public safety, in every American community.”</w:t>
      </w:r>
    </w:p>
    <w:p w14:paraId="7B2FAC33" w14:textId="77777777" w:rsidR="00684B80" w:rsidRPr="00FF597F" w:rsidRDefault="00684B80" w:rsidP="00684B80">
      <w:r w:rsidRPr="00FF597F">
        <w:rPr>
          <w:u w:val="single"/>
        </w:rPr>
        <w:t xml:space="preserve">State and local law enforcement in southern Nevada relies on forensic evidence analysis conducted primarily by two forensic laboratories. </w:t>
      </w:r>
      <w:r w:rsidRPr="00FF597F">
        <w:t>Both labs, the larger one operated by the Las Vegas Metropolitan Police Department, and the other in the City of Henderson, are staffed with “civilian” (non-sworn) employees, not police officers. Washoe County in Northern Nevada has the third publicly operated forensic laboratory in Nevada.</w:t>
      </w:r>
    </w:p>
    <w:p w14:paraId="6EEE2273" w14:textId="77777777" w:rsidR="00684B80" w:rsidRPr="00FF597F" w:rsidRDefault="00684B80" w:rsidP="00684B80">
      <w:r w:rsidRPr="00FF597F">
        <w:t>Local CSIs and forensic labs process evidence from federal crimes</w:t>
      </w:r>
    </w:p>
    <w:p w14:paraId="40AC94C8" w14:textId="77777777" w:rsidR="00684B80" w:rsidRPr="00FF597F" w:rsidRDefault="00684B80" w:rsidP="00684B80">
      <w:r w:rsidRPr="00FF597F">
        <w:lastRenderedPageBreak/>
        <w:t xml:space="preserve">What often comes as a surprise to many, is that </w:t>
      </w:r>
      <w:r w:rsidRPr="00FF597F">
        <w:rPr>
          <w:u w:val="single"/>
        </w:rPr>
        <w:t>local civilian crime scene analysts/investigators</w:t>
      </w:r>
      <w:r w:rsidRPr="00FF597F">
        <w:t xml:space="preserve"> (CSIs) a</w:t>
      </w:r>
      <w:r w:rsidRPr="00FF597F">
        <w:rPr>
          <w:u w:val="single"/>
        </w:rPr>
        <w:t xml:space="preserve">re typically the primary persons to document and process crime scenes that have federal law enforcement jurisdiction such as bank robberies, bombings, etc. </w:t>
      </w:r>
      <w:r w:rsidRPr="00FF597F">
        <w:t>The FBI and ATF often participate in the investigation with local detectives, with the exception of the actual evidence collection and processing. Much of the evidence is subsequently sent to the local Forensic Laboratory (LVMPD or Henderson, depending on crime location) for additional processing, analysis, comparison, and possible identification to a particular person. The FBI, ATF and other federal agencies have their individual roles, and some evidence is forwarded to their own labs, but much of the evidence processing occurs in our local forensic labs.</w:t>
      </w:r>
    </w:p>
    <w:p w14:paraId="37D49200" w14:textId="77777777" w:rsidR="00684B80" w:rsidRPr="00FF597F" w:rsidRDefault="00684B80" w:rsidP="00684B80">
      <w:pPr>
        <w:rPr>
          <w:u w:val="single"/>
        </w:rPr>
      </w:pPr>
      <w:r w:rsidRPr="00FF597F">
        <w:rPr>
          <w:u w:val="single"/>
        </w:rPr>
        <w:t>Local forensic labs are an essential part of our homeland security</w:t>
      </w:r>
    </w:p>
    <w:p w14:paraId="70F1DF91" w14:textId="77777777" w:rsidR="00684B80" w:rsidRPr="00FF597F" w:rsidRDefault="00684B80" w:rsidP="00684B80">
      <w:pPr>
        <w:rPr>
          <w:u w:val="single"/>
        </w:rPr>
      </w:pPr>
      <w:r w:rsidRPr="00FF597F">
        <w:rPr>
          <w:u w:val="single"/>
        </w:rPr>
        <w:t>Local forensic laboratories are indeed a key to our nation’s security and safety. Homeland security begins with our local municipal or county agencies.</w:t>
      </w:r>
    </w:p>
    <w:p w14:paraId="0A1AA827" w14:textId="3D646D34" w:rsidR="00684B80" w:rsidRDefault="00526041" w:rsidP="00684B80">
      <w:pPr>
        <w:pStyle w:val="Heading3"/>
      </w:pPr>
      <w:r>
        <w:lastRenderedPageBreak/>
        <w:t xml:space="preserve">Credibility - </w:t>
      </w:r>
      <w:r w:rsidR="00684B80">
        <w:t>Terrorism Impact – War</w:t>
      </w:r>
    </w:p>
    <w:p w14:paraId="3BB197FD" w14:textId="77777777" w:rsidR="00684B80" w:rsidRDefault="00684B80" w:rsidP="00684B80"/>
    <w:p w14:paraId="2720AB1D" w14:textId="77777777" w:rsidR="00684B80" w:rsidRDefault="00684B80" w:rsidP="00684B80">
      <w:pPr>
        <w:pStyle w:val="Heading4"/>
      </w:pPr>
      <w:r>
        <w:t>Terrorism shapes foreign policy, sparks war, and leads to increased violence</w:t>
      </w:r>
    </w:p>
    <w:p w14:paraId="2B514816" w14:textId="77777777" w:rsidR="00684B80" w:rsidRDefault="00684B80" w:rsidP="00684B80">
      <w:r>
        <w:rPr>
          <w:rStyle w:val="Style13ptBold"/>
        </w:rPr>
        <w:t>Byman, Georgetown University School of Foreign Service Professor, 19</w:t>
      </w:r>
      <w:r>
        <w:t xml:space="preserve"> </w:t>
      </w:r>
    </w:p>
    <w:p w14:paraId="68473195" w14:textId="77777777" w:rsidR="00684B80" w:rsidRDefault="00684B80" w:rsidP="00684B80">
      <w:r>
        <w:t>[Daniel, Brookings Institution Senior Fellow, 11-26-2019, War on the Rocks, “When Does Terrorism Have a Strategic Effect?,” https://warontherocks.com/2019/11/when-does-terrorism-have-a-strategic-effect/, accessed 7-4-2020, JL]</w:t>
      </w:r>
    </w:p>
    <w:p w14:paraId="0E4606CF" w14:textId="77777777" w:rsidR="00684B80" w:rsidRDefault="00684B80" w:rsidP="00684B80">
      <w:pPr>
        <w:rPr>
          <w:u w:val="single"/>
        </w:rPr>
      </w:pPr>
      <w:r>
        <w:rPr>
          <w:u w:val="single"/>
        </w:rPr>
        <w:t>The 9/11 attacks are a rare but painful example of how terrorism can truly reshape foreign policy, creating new allies and new enemies. The United States not only went to war in Afghanistan to roust Al Qaeda and its Taliban sponsor — a war that continues to this day — but it also deployed military forces </w:t>
      </w:r>
      <w:hyperlink r:id="rId106" w:history="1">
        <w:r>
          <w:rPr>
            <w:rStyle w:val="Hyperlink"/>
          </w:rPr>
          <w:t>around the world</w:t>
        </w:r>
      </w:hyperlink>
      <w:r>
        <w:rPr>
          <w:u w:val="single"/>
        </w:rPr>
        <w:t> to root out Al Qaeda affiliates and like-minded groups.</w:t>
      </w:r>
      <w:r>
        <w:t xml:space="preserve"> In addition to such obvious efforts, </w:t>
      </w:r>
      <w:r>
        <w:rPr>
          <w:u w:val="single"/>
        </w:rPr>
        <w:t>the United States also focused far more attention on allies like </w:t>
      </w:r>
      <w:hyperlink r:id="rId107" w:history="1">
        <w:r>
          <w:rPr>
            <w:rStyle w:val="Hyperlink"/>
          </w:rPr>
          <w:t>Egypt</w:t>
        </w:r>
      </w:hyperlink>
      <w:r>
        <w:rPr>
          <w:u w:val="single"/>
        </w:rPr>
        <w:t> and </w:t>
      </w:r>
      <w:hyperlink r:id="rId108" w:history="1">
        <w:r>
          <w:rPr>
            <w:rStyle w:val="Hyperlink"/>
          </w:rPr>
          <w:t>Yemen</w:t>
        </w:r>
      </w:hyperlink>
      <w:r>
        <w:rPr>
          <w:u w:val="single"/>
        </w:rPr>
        <w:t> as well as </w:t>
      </w:r>
      <w:hyperlink r:id="rId109" w:history="1">
        <w:r>
          <w:rPr>
            <w:rStyle w:val="Hyperlink"/>
          </w:rPr>
          <w:t>frenemies like Pakistan</w:t>
        </w:r>
      </w:hyperlink>
      <w:r>
        <w:t xml:space="preserve">, which previously had been neglected. </w:t>
      </w:r>
      <w:r>
        <w:rPr>
          <w:u w:val="single"/>
        </w:rPr>
        <w:t>The rise of China and other important changes in the world order </w:t>
      </w:r>
      <w:hyperlink r:id="rId110" w:history="1">
        <w:r>
          <w:rPr>
            <w:rStyle w:val="Hyperlink"/>
          </w:rPr>
          <w:t>received far less attention</w:t>
        </w:r>
      </w:hyperlink>
      <w:r>
        <w:rPr>
          <w:u w:val="single"/>
        </w:rPr>
        <w:t xml:space="preserve"> as a result. </w:t>
      </w:r>
      <w:r>
        <w:t xml:space="preserve">Critics claim that beyond this neglect, </w:t>
      </w:r>
      <w:r>
        <w:rPr>
          <w:u w:val="single"/>
        </w:rPr>
        <w:t>counterterrorism has </w:t>
      </w:r>
      <w:hyperlink r:id="rId111" w:history="1">
        <w:r>
          <w:rPr>
            <w:rStyle w:val="Hyperlink"/>
          </w:rPr>
          <w:t>distorted U.S. foreign policy in the Middle East</w:t>
        </w:r>
      </w:hyperlink>
      <w:r>
        <w:rPr>
          <w:u w:val="single"/>
        </w:rPr>
        <w:t> and </w:t>
      </w:r>
      <w:hyperlink r:id="rId112" w:history="1">
        <w:r>
          <w:rPr>
            <w:rStyle w:val="Hyperlink"/>
          </w:rPr>
          <w:t>infringed on civil rights</w:t>
        </w:r>
      </w:hyperlink>
      <w:r>
        <w:rPr>
          <w:u w:val="single"/>
        </w:rPr>
        <w:t> at home.</w:t>
      </w:r>
    </w:p>
    <w:p w14:paraId="2F7FF955" w14:textId="77777777" w:rsidR="00684B80" w:rsidRDefault="00684B80" w:rsidP="00684B80">
      <w:r>
        <w:rPr>
          <w:u w:val="single"/>
        </w:rPr>
        <w:t>Terrorism can even spark wars among the great powers and, in so doing, destroy entire political orders.</w:t>
      </w:r>
      <w:r>
        <w:t> </w:t>
      </w:r>
      <w:hyperlink r:id="rId113" w:history="1">
        <w:r>
          <w:rPr>
            <w:rStyle w:val="Hyperlink"/>
          </w:rPr>
          <w:t>Serbia sponsored the Black Hand</w:t>
        </w:r>
      </w:hyperlink>
      <w:r>
        <w:t xml:space="preserve">, a pan-Serb group that sought to unify, and in their eyes liberate, Bosnia and other areas with large Serb populations under Austro-Hungarian control. </w:t>
      </w:r>
      <w:r>
        <w:rPr>
          <w:u w:val="single"/>
        </w:rPr>
        <w:t>In 1914, the Black Hand assassinated Archduke Franz Ferdinand, plunging Europe into war. Ferdinand, ironically, was a </w:t>
      </w:r>
      <w:hyperlink r:id="rId114" w:history="1">
        <w:r>
          <w:rPr>
            <w:rStyle w:val="Hyperlink"/>
          </w:rPr>
          <w:t>strong advocate for peace and federalism</w:t>
        </w:r>
      </w:hyperlink>
      <w:r>
        <w:rPr>
          <w:u w:val="single"/>
        </w:rPr>
        <w:t> proposals that enhanced the status of Slavs in the empire, and his assassination not only proved a pretext for Austria to invade, but also eliminated the leader of the peace camp.</w:t>
      </w:r>
      <w:r>
        <w:t xml:space="preserve"> Serbia itself </w:t>
      </w:r>
      <w:hyperlink r:id="rId115" w:history="1">
        <w:r>
          <w:rPr>
            <w:rStyle w:val="Hyperlink"/>
          </w:rPr>
          <w:t>lost almost half of its army</w:t>
        </w:r>
      </w:hyperlink>
      <w:r>
        <w:t> in the war to death, injury, or capture, while the war in total led to over </w:t>
      </w:r>
      <w:hyperlink r:id="rId116" w:history="1">
        <w:r>
          <w:rPr>
            <w:rStyle w:val="Hyperlink"/>
          </w:rPr>
          <w:t>eight million military </w:t>
        </w:r>
      </w:hyperlink>
      <w:r>
        <w:t>and </w:t>
      </w:r>
      <w:hyperlink r:id="rId117" w:history="1">
        <w:r>
          <w:rPr>
            <w:rStyle w:val="Hyperlink"/>
          </w:rPr>
          <w:t>hundreds of thousands of civilian deaths</w:t>
        </w:r>
      </w:hyperlink>
      <w:r>
        <w:t>. In the ensuing conflagration, the Austro-Hungarian empire collapsed, Russia fell to revolution, and nations like Poland were reborn.</w:t>
      </w:r>
    </w:p>
    <w:p w14:paraId="5B8D0C51" w14:textId="77777777" w:rsidR="00684B80" w:rsidRDefault="00684B80" w:rsidP="00684B80">
      <w:pPr>
        <w:rPr>
          <w:u w:val="single"/>
        </w:rPr>
      </w:pPr>
      <w:r>
        <w:t xml:space="preserve">Less dramatically, but no less consequentially for those involved, </w:t>
      </w:r>
      <w:r>
        <w:rPr>
          <w:u w:val="single"/>
        </w:rPr>
        <w:t>terrorism can snowball into other forms of deadly violence, leading to broader insurgencies and rebellions. After the 2003 U.S. invasion and occupation of Iraq, jihadists launched a series of terrorist attacks on UN, Shiite, and other targets in an attempt to exacerbate sectarian tension and isolate Iraq from international support. The death toll was not huge, but the violence, along with a general lack of governance, destroyed faith in the new Iraqi government and the U.S.-imposed system. Caught in the vacuum, the population turned to sectarian militias rather than the government for protection. By 2004, </w:t>
      </w:r>
      <w:hyperlink r:id="rId118" w:anchor="v=onepage&amp;q=ricks%20fiasco&amp;f=false" w:history="1">
        <w:r>
          <w:rPr>
            <w:rStyle w:val="Hyperlink"/>
          </w:rPr>
          <w:t>terrorism had snowballed into an insurgency</w:t>
        </w:r>
      </w:hyperlink>
      <w:r>
        <w:rPr>
          <w:u w:val="single"/>
        </w:rPr>
        <w:t>, and a year later, the country was suffering from a full-blown civil war with continued terrorist attacks like the Askari shrine bombing exacerbating the violence.</w:t>
      </w:r>
    </w:p>
    <w:p w14:paraId="4D1E627B" w14:textId="77777777" w:rsidR="00684B80" w:rsidRDefault="00684B80" w:rsidP="00684B80">
      <w:pPr>
        <w:rPr>
          <w:u w:val="single"/>
        </w:rPr>
      </w:pPr>
      <w:r>
        <w:rPr>
          <w:u w:val="single"/>
        </w:rPr>
        <w:t>Just as terrorism can foster war, so too can it inhibit peace. Terrorists can play the role of </w:t>
      </w:r>
      <w:hyperlink r:id="rId119" w:history="1">
        <w:r>
          <w:rPr>
            <w:rStyle w:val="Hyperlink"/>
          </w:rPr>
          <w:t>spoiler</w:t>
        </w:r>
      </w:hyperlink>
      <w:r>
        <w:rPr>
          <w:u w:val="single"/>
        </w:rPr>
        <w:t>, using violence to disrupt negotiations. In 1995, a Jewish terrorist </w:t>
      </w:r>
      <w:hyperlink r:id="rId120" w:history="1">
        <w:r>
          <w:rPr>
            <w:rStyle w:val="Hyperlink"/>
          </w:rPr>
          <w:t>assassinated Israeli Prime Minister Yitzhak Rabin</w:t>
        </w:r>
      </w:hyperlink>
      <w:r>
        <w:rPr>
          <w:u w:val="single"/>
        </w:rPr>
        <w:t xml:space="preserve"> because the terrorist opposed Rabin’s efforts to make peace with the Palestinians. In the months that followed, Palestinian terrorists launched a bloody campaign with attacks on Israeli buses and outside a major shopping center. The campaign led Israelis to distrust the good intentions of Yasir </w:t>
      </w:r>
      <w:r>
        <w:rPr>
          <w:u w:val="single"/>
        </w:rPr>
        <w:lastRenderedPageBreak/>
        <w:t xml:space="preserve">Arafat, the Palestinian leader, seeing him as either complicit in the violence or powerless to stop it. </w:t>
      </w:r>
      <w:r>
        <w:t xml:space="preserve">In 1996, as terrorist attacks continued unabated, </w:t>
      </w:r>
      <w:r>
        <w:rPr>
          <w:u w:val="single"/>
        </w:rPr>
        <w:t>Israelis </w:t>
      </w:r>
      <w:hyperlink r:id="rId121" w:history="1">
        <w:r>
          <w:rPr>
            <w:rStyle w:val="Hyperlink"/>
          </w:rPr>
          <w:t>elected a new Prime Minister</w:t>
        </w:r>
      </w:hyperlink>
      <w:r>
        <w:rPr>
          <w:u w:val="single"/>
        </w:rPr>
        <w:t>, Benjamin Netanyahu, who was far more skeptical of peace talks. Talks continued for the rest of the decade, but the damage to Arafat’s image lingered even after the violence ebbed.</w:t>
      </w:r>
    </w:p>
    <w:p w14:paraId="21B4E778" w14:textId="77777777" w:rsidR="00684B80" w:rsidRDefault="00684B80" w:rsidP="00684B80">
      <w:r>
        <w:t>Emphasizing such strategic effects differs from a more standard focus on whether terrorism is a successful set of tactics in the first place for the terrorist group. Scholars have pointed out that groups </w:t>
      </w:r>
      <w:hyperlink r:id="rId122" w:history="1">
        <w:r>
          <w:rPr>
            <w:rStyle w:val="Hyperlink"/>
          </w:rPr>
          <w:t>often fail to achieve their goals</w:t>
        </w:r>
      </w:hyperlink>
      <w:r>
        <w:t>, in part because attacking civilians makes government concessions less likely, and that </w:t>
      </w:r>
      <w:hyperlink r:id="rId123" w:history="1">
        <w:r>
          <w:rPr>
            <w:rStyle w:val="Hyperlink"/>
          </w:rPr>
          <w:t>non-violent means</w:t>
        </w:r>
      </w:hyperlink>
      <w:r>
        <w:t> are often more effective.  Counterterrorism, however, must counter the wide array of effects attacks can have beyond the chance of terrorist victory.</w:t>
      </w:r>
    </w:p>
    <w:p w14:paraId="3420B7D1" w14:textId="5BB67C08" w:rsidR="00684B80" w:rsidRDefault="00526041" w:rsidP="00684B80">
      <w:pPr>
        <w:pStyle w:val="Heading3"/>
      </w:pPr>
      <w:r>
        <w:lastRenderedPageBreak/>
        <w:t>Credibility</w:t>
      </w:r>
      <w:r>
        <w:t xml:space="preserve"> - </w:t>
      </w:r>
      <w:r w:rsidR="00684B80">
        <w:t>Terrorism Impact – Democracy</w:t>
      </w:r>
    </w:p>
    <w:p w14:paraId="6638A2DE" w14:textId="77777777" w:rsidR="00684B80" w:rsidRDefault="00684B80" w:rsidP="00684B80"/>
    <w:p w14:paraId="25CD059A" w14:textId="77777777" w:rsidR="00684B80" w:rsidRDefault="00684B80" w:rsidP="00684B80">
      <w:pPr>
        <w:pStyle w:val="Heading4"/>
      </w:pPr>
      <w:r>
        <w:t>Terrorism undermines democracy by eroding faith in institutions and demonstrating governmental weakness</w:t>
      </w:r>
    </w:p>
    <w:p w14:paraId="455CAE73" w14:textId="77777777" w:rsidR="00684B80" w:rsidRDefault="00684B80" w:rsidP="00684B80">
      <w:r>
        <w:rPr>
          <w:rStyle w:val="Style13ptBold"/>
        </w:rPr>
        <w:t>Byman, Georgetown University School of Foreign Service Professor, 19</w:t>
      </w:r>
      <w:r>
        <w:t xml:space="preserve"> </w:t>
      </w:r>
    </w:p>
    <w:p w14:paraId="0F9D52E3" w14:textId="77777777" w:rsidR="00684B80" w:rsidRDefault="00684B80" w:rsidP="00684B80">
      <w:r>
        <w:t>[Daniel, Brookings Institution Senior Fellow, 11-26-2019, War on the Rocks, “When Does Terrorism Have a Strategic Effect?,” https://warontherocks.com/2019/11/when-does-terrorism-have-a-strategic-effect/, accessed 7-4-2020, JL]</w:t>
      </w:r>
    </w:p>
    <w:p w14:paraId="21819187" w14:textId="77777777" w:rsidR="00684B80" w:rsidRDefault="00684B80" w:rsidP="00684B80">
      <w:pPr>
        <w:rPr>
          <w:u w:val="single"/>
        </w:rPr>
      </w:pPr>
      <w:r>
        <w:rPr>
          <w:u w:val="single"/>
        </w:rPr>
        <w:t>Effects on Democracy</w:t>
      </w:r>
    </w:p>
    <w:p w14:paraId="02B8B154" w14:textId="77777777" w:rsidR="00684B80" w:rsidRDefault="00684B80" w:rsidP="00684B80">
      <w:r>
        <w:t xml:space="preserve">The legacy of terrorist violence demonstrates yet another strategic effect: how </w:t>
      </w:r>
      <w:r>
        <w:rPr>
          <w:u w:val="single"/>
        </w:rPr>
        <w:t>terrorism can shape long-term public attitudes</w:t>
      </w:r>
      <w:r>
        <w:t>. In Israel, the violence of the Second Intifada, which began in 2000 and raged for several years before the violence fell dramatically after 2005, </w:t>
      </w:r>
      <w:hyperlink r:id="rId124" w:history="1">
        <w:r>
          <w:rPr>
            <w:rStyle w:val="Hyperlink"/>
          </w:rPr>
          <w:t>soured Israelis on peace negotiations</w:t>
        </w:r>
      </w:hyperlink>
      <w:r>
        <w:t>, convincing them that the Palestinians never truly wanted peace. This skepticism has continued even though Israel has now enjoyed more than a decade of low terrorism levels.</w:t>
      </w:r>
    </w:p>
    <w:p w14:paraId="0277895C" w14:textId="77777777" w:rsidR="00684B80" w:rsidRDefault="00684B80" w:rsidP="00684B80">
      <w:r>
        <w:rPr>
          <w:u w:val="single"/>
        </w:rPr>
        <w:t>For many countries, the biggest problem with terrorism is that it can erode faith in institutions. If a government cannot protect its people, it is no government at all. When terrorism is directed at particular communities and the government response is weak or even complicit, the consequences can be enduring. During Reconstruction and in the Jim Crow era, local law enforcement often tolerated or joined in KKK or other white-supremacist violence designed to subjugate African Americans, contributing to lasting suspicion of the police as an impartial force.</w:t>
      </w:r>
      <w:r>
        <w:t xml:space="preserve"> Despite </w:t>
      </w:r>
      <w:hyperlink r:id="rId125" w:history="1">
        <w:r>
          <w:rPr>
            <w:rStyle w:val="Hyperlink"/>
          </w:rPr>
          <w:t>progress since then</w:t>
        </w:r>
      </w:hyperlink>
      <w:r>
        <w:t>, African-Americans are more likely to </w:t>
      </w:r>
      <w:hyperlink r:id="rId126" w:history="1">
        <w:r>
          <w:rPr>
            <w:rStyle w:val="Hyperlink"/>
          </w:rPr>
          <w:t>see the police as biased</w:t>
        </w:r>
      </w:hyperlink>
      <w:r>
        <w:t>. Police shootings of unarmed blacks and other perceived abuses also lead to </w:t>
      </w:r>
      <w:hyperlink r:id="rId127" w:history="1">
        <w:r>
          <w:rPr>
            <w:rStyle w:val="Hyperlink"/>
          </w:rPr>
          <w:t>greater mental health problems</w:t>
        </w:r>
      </w:hyperlink>
      <w:r>
        <w:t> among the African-American community. Not surprisingly, when violence does occur, the community is less likely to work with the police or otherwise turn to the government to solve their problems. Governments must recognize that minority communities that have suffered discrimination deserve additional protections because of the risk of the government losing legitimacy is often greater.</w:t>
      </w:r>
    </w:p>
    <w:p w14:paraId="3EDD377C" w14:textId="77777777" w:rsidR="00684B80" w:rsidRDefault="00684B80" w:rsidP="00684B80">
      <w:pPr>
        <w:rPr>
          <w:u w:val="single"/>
        </w:rPr>
      </w:pPr>
      <w:r>
        <w:rPr>
          <w:u w:val="single"/>
        </w:rPr>
        <w:t>The strategic impact of terrorism depends heavily on the skill and reactions of the government fighting the terrorists. Terrorists seek to change government policies, and they often do so by pushing the government to overreact or to display weakness, thereby discrediting it or increasing support for the terrorist cause. It is difficult for political leaders not to respond as politicians, and President Trump’s reactions, such as using the aftermath of an attack to criticize his political opponents, shows </w:t>
      </w:r>
      <w:hyperlink r:id="rId128" w:history="1">
        <w:r>
          <w:rPr>
            <w:rStyle w:val="Hyperlink"/>
          </w:rPr>
          <w:t>how responses to terrorism can exacerbate social divisions</w:t>
        </w:r>
      </w:hyperlink>
      <w:r>
        <w:rPr>
          <w:u w:val="single"/>
        </w:rPr>
        <w:t> even more than attacks themselves.</w:t>
      </w:r>
    </w:p>
    <w:p w14:paraId="47A66F33" w14:textId="77777777" w:rsidR="00684B80" w:rsidRDefault="00684B80" w:rsidP="00684B80">
      <w:pPr>
        <w:rPr>
          <w:u w:val="single"/>
        </w:rPr>
      </w:pPr>
      <w:r>
        <w:t xml:space="preserve">History is not a tape to be rewound, but the </w:t>
      </w:r>
      <w:r>
        <w:rPr>
          <w:u w:val="single"/>
        </w:rPr>
        <w:t xml:space="preserve">failure to stop Jewish and Palestinian terrorists allowed peace to slip through the hands of negotiators just as the failure to police Iraq allowed small-scale violence to snowball into a disastrous civil war. Similarly, the U.S. government paid too little attention to white supremacists even after the threat became manifest.  Governments, however, must walk a careful line, as too tough a response is also often a mistake. Dramatic policy shifts, such as going to war or changing allies, must not be done lightly, but the political realities often push leaders to respond first and think through the tradeoffs later. Such rash actions often do the terrorists’ jobs for them, enabling </w:t>
      </w:r>
      <w:r>
        <w:rPr>
          <w:u w:val="single"/>
        </w:rPr>
        <w:lastRenderedPageBreak/>
        <w:t>them to gain sympathy for their cause and truly change the world when their actions would otherwise be consigned to oblivion.</w:t>
      </w:r>
    </w:p>
    <w:p w14:paraId="5704E3F3" w14:textId="77777777" w:rsidR="00684B80" w:rsidRDefault="00684B80" w:rsidP="00684B80"/>
    <w:p w14:paraId="71A9B4BF" w14:textId="538D1935" w:rsidR="00684B80" w:rsidRDefault="00526041" w:rsidP="00684B80">
      <w:pPr>
        <w:pStyle w:val="Heading3"/>
      </w:pPr>
      <w:r>
        <w:lastRenderedPageBreak/>
        <w:t xml:space="preserve">Credibility </w:t>
      </w:r>
      <w:r>
        <w:t xml:space="preserve">- </w:t>
      </w:r>
      <w:r w:rsidR="00684B80">
        <w:t>Terrorism Impact – WMD Terror</w:t>
      </w:r>
    </w:p>
    <w:p w14:paraId="1687EA91" w14:textId="77777777" w:rsidR="00684B80" w:rsidRDefault="00684B80" w:rsidP="00684B80">
      <w:pPr>
        <w:pStyle w:val="Heading4"/>
      </w:pPr>
      <w:r>
        <w:t>Terrorist groups have inroads to chemical, biological, and nuclear weapons</w:t>
      </w:r>
    </w:p>
    <w:p w14:paraId="773E74CB" w14:textId="77777777" w:rsidR="00684B80" w:rsidRDefault="00684B80" w:rsidP="00684B80">
      <w:r>
        <w:rPr>
          <w:rStyle w:val="Style13ptBold"/>
        </w:rPr>
        <w:t>Giorgidze, INTERPOL CBRNE Specialized Officer, and Wither, George C. Marshall Center European Center for Security Studies National Security Studies Professor, 19</w:t>
      </w:r>
      <w:r>
        <w:t xml:space="preserve"> [Lasha &amp; James K., December 2019, Marshall Center Occasional Paper Series, “Horror or Hype: The Challenge of Chemical, Biological, Radiological, and Nuclear Terrorism,” </w:t>
      </w:r>
      <w:hyperlink r:id="rId129" w:history="1">
        <w:r>
          <w:rPr>
            <w:rStyle w:val="Hyperlink"/>
          </w:rPr>
          <w:t>https://www.marshallcenter.org/en/publications/occasional-papers/horror-or-hype</w:t>
        </w:r>
      </w:hyperlink>
      <w:r>
        <w:t>, accessed 7-4-2020, JL]</w:t>
      </w:r>
    </w:p>
    <w:p w14:paraId="321391D3" w14:textId="77777777" w:rsidR="00684B80" w:rsidRDefault="00684B80" w:rsidP="00684B80">
      <w:r>
        <w:t>Terrorist Use of CBRN Materials</w:t>
      </w:r>
    </w:p>
    <w:p w14:paraId="33CE0BB8" w14:textId="77777777" w:rsidR="00684B80" w:rsidRDefault="00684B80" w:rsidP="00684B80">
      <w:pPr>
        <w:rPr>
          <w:u w:val="single"/>
        </w:rPr>
      </w:pPr>
      <w:r>
        <w:rPr>
          <w:u w:val="single"/>
        </w:rPr>
        <w:t>Islamic State</w:t>
      </w:r>
    </w:p>
    <w:p w14:paraId="02A450F0" w14:textId="77777777" w:rsidR="00684B80" w:rsidRDefault="00684B80" w:rsidP="00684B80">
      <w:r>
        <w:rPr>
          <w:u w:val="single"/>
        </w:rPr>
        <w:t>After 2014, IS controlled considerable territory, had access to precursor chemicals, laboratory equipment, and technical expertise. These advantages gave IS the opportunity to develop a CW capability. IS reportedly deployed chlorine, sulfur mustard, phosphine, and other toxic industrial chemicals</w:t>
      </w:r>
      <w:r>
        <w:t xml:space="preserve"> such as vinyltrichlorosilane.</w:t>
      </w:r>
      <w:bookmarkStart w:id="42" w:name="F13"/>
      <w:r>
        <w:fldChar w:fldCharType="begin"/>
      </w:r>
      <w:r>
        <w:instrText xml:space="preserve"> HYPERLINK "https://www.marshallcenter.org/node/1310" \l "C13" </w:instrText>
      </w:r>
      <w:r>
        <w:fldChar w:fldCharType="separate"/>
      </w:r>
      <w:r>
        <w:rPr>
          <w:rStyle w:val="Hyperlink"/>
        </w:rPr>
        <w:t>13</w:t>
      </w:r>
      <w:r>
        <w:fldChar w:fldCharType="end"/>
      </w:r>
      <w:bookmarkEnd w:id="42"/>
      <w:r>
        <w:t> </w:t>
      </w:r>
      <w:r>
        <w:rPr>
          <w:u w:val="single"/>
        </w:rPr>
        <w:t>Its forces employed chemicals in both offensive and defensive operations. IS utilized chemical weapons in up to thirty-seven separate attacks in Syria and Iraq.</w:t>
      </w:r>
      <w:bookmarkStart w:id="43" w:name="F14"/>
      <w:r>
        <w:fldChar w:fldCharType="begin"/>
      </w:r>
      <w:r>
        <w:instrText xml:space="preserve"> HYPERLINK "https://www.marshallcenter.org/node/1310" \l "C14" </w:instrText>
      </w:r>
      <w:r>
        <w:fldChar w:fldCharType="separate"/>
      </w:r>
      <w:r>
        <w:rPr>
          <w:rStyle w:val="Hyperlink"/>
        </w:rPr>
        <w:t>14</w:t>
      </w:r>
      <w:r>
        <w:fldChar w:fldCharType="end"/>
      </w:r>
      <w:bookmarkEnd w:id="43"/>
      <w:r>
        <w:t> </w:t>
      </w:r>
      <w:r>
        <w:rPr>
          <w:u w:val="single"/>
        </w:rPr>
        <w:t>In total, there were at least twenty instances of the use of chlorine by IS. The group was also reported to have used sulfur mustard chemical agent in August and September 2015. Another set of attacks took place in February and March 2016.</w:t>
      </w:r>
      <w:bookmarkStart w:id="44" w:name="F15"/>
      <w:r>
        <w:fldChar w:fldCharType="begin"/>
      </w:r>
      <w:r>
        <w:instrText xml:space="preserve"> HYPERLINK "https://www.marshallcenter.org/node/1310" \l "C15" </w:instrText>
      </w:r>
      <w:r>
        <w:fldChar w:fldCharType="separate"/>
      </w:r>
      <w:r>
        <w:rPr>
          <w:rStyle w:val="Hyperlink"/>
        </w:rPr>
        <w:t>15</w:t>
      </w:r>
      <w:r>
        <w:fldChar w:fldCharType="end"/>
      </w:r>
      <w:bookmarkEnd w:id="44"/>
      <w:r>
        <w:t> </w:t>
      </w:r>
      <w:r>
        <w:rPr>
          <w:u w:val="single"/>
        </w:rPr>
        <w:t>In 2017, IS operatives allegedly directed the construction of a chemical dispersal device in Sydney, Australia. An individual identified by the Australian Federal Police as a senior IS figure in Syria allegedly instructed the Australian suspects in the construction of a device that could disperse hydrogen sulfide, a toxic industrial chemical.</w:t>
      </w:r>
      <w:bookmarkStart w:id="45" w:name="F16"/>
      <w:r>
        <w:fldChar w:fldCharType="begin"/>
      </w:r>
      <w:r>
        <w:instrText xml:space="preserve"> HYPERLINK "https://www.marshallcenter.org/node/1310" \l "C16" </w:instrText>
      </w:r>
      <w:r>
        <w:fldChar w:fldCharType="separate"/>
      </w:r>
      <w:r>
        <w:rPr>
          <w:rStyle w:val="Hyperlink"/>
        </w:rPr>
        <w:t>16</w:t>
      </w:r>
      <w:r>
        <w:fldChar w:fldCharType="end"/>
      </w:r>
      <w:bookmarkEnd w:id="45"/>
    </w:p>
    <w:p w14:paraId="74C1B86A" w14:textId="77777777" w:rsidR="00684B80" w:rsidRDefault="00684B80" w:rsidP="00684B80">
      <w:pPr>
        <w:rPr>
          <w:u w:val="single"/>
        </w:rPr>
      </w:pPr>
      <w:r>
        <w:rPr>
          <w:u w:val="single"/>
        </w:rPr>
        <w:t>IS also attempted to use biological weapons. In May 2016, Kenyan and Ugandan law enforcement agencies arrested individuals linked to IS who were planning a terrorist attack using anthrax.</w:t>
      </w:r>
      <w:bookmarkStart w:id="46" w:name="F17"/>
      <w:r>
        <w:fldChar w:fldCharType="begin"/>
      </w:r>
      <w:r>
        <w:instrText xml:space="preserve"> HYPERLINK "https://www.marshallcenter.org/node/1310" \l "C17" </w:instrText>
      </w:r>
      <w:r>
        <w:fldChar w:fldCharType="separate"/>
      </w:r>
      <w:r>
        <w:rPr>
          <w:rStyle w:val="Hyperlink"/>
        </w:rPr>
        <w:t>17</w:t>
      </w:r>
      <w:r>
        <w:fldChar w:fldCharType="end"/>
      </w:r>
      <w:bookmarkEnd w:id="46"/>
      <w:r>
        <w:t> </w:t>
      </w:r>
      <w:r>
        <w:rPr>
          <w:u w:val="single"/>
        </w:rPr>
        <w:t>In June 2018 in Cologne, Germany, law enforcement agencies arrested a Tunisian national named Sief Allah H., who had been building an explosive device containing ricin. The suspect had communicated with two IS members based in North Africa or Syria</w:t>
      </w:r>
      <w:r>
        <w:t xml:space="preserve"> via the encrypted messaging application Telegram since the fall of 2017.</w:t>
      </w:r>
      <w:bookmarkStart w:id="47" w:name="F18"/>
      <w:r>
        <w:fldChar w:fldCharType="begin"/>
      </w:r>
      <w:r>
        <w:instrText xml:space="preserve"> HYPERLINK "https://www.marshallcenter.org/node/1310" \l "C18" </w:instrText>
      </w:r>
      <w:r>
        <w:fldChar w:fldCharType="separate"/>
      </w:r>
      <w:r>
        <w:rPr>
          <w:rStyle w:val="Hyperlink"/>
        </w:rPr>
        <w:t>18</w:t>
      </w:r>
      <w:r>
        <w:fldChar w:fldCharType="end"/>
      </w:r>
      <w:bookmarkEnd w:id="47"/>
      <w:r>
        <w:t> </w:t>
      </w:r>
      <w:r>
        <w:rPr>
          <w:u w:val="single"/>
        </w:rPr>
        <w:t>They allegedly gave him advice on ricin production and information on how to build an explosive device for its dispersal</w:t>
      </w:r>
      <w:r>
        <w:t>.</w:t>
      </w:r>
      <w:bookmarkStart w:id="48" w:name="F19"/>
      <w:r>
        <w:fldChar w:fldCharType="begin"/>
      </w:r>
      <w:r>
        <w:instrText xml:space="preserve"> HYPERLINK "https://www.marshallcenter.org/node/1310" \l "C19" </w:instrText>
      </w:r>
      <w:r>
        <w:fldChar w:fldCharType="separate"/>
      </w:r>
      <w:r>
        <w:rPr>
          <w:rStyle w:val="Hyperlink"/>
        </w:rPr>
        <w:t>19</w:t>
      </w:r>
      <w:r>
        <w:fldChar w:fldCharType="end"/>
      </w:r>
      <w:bookmarkEnd w:id="48"/>
      <w:r>
        <w:t> </w:t>
      </w:r>
      <w:r>
        <w:rPr>
          <w:u w:val="single"/>
        </w:rPr>
        <w:t>During the 2014 Ebola crisis in Africa, there were even reports that IS might attempt to use Ebola-infected individuals as delivery systems for the virus.</w:t>
      </w:r>
      <w:bookmarkStart w:id="49" w:name="F20"/>
      <w:r>
        <w:rPr>
          <w:u w:val="single"/>
        </w:rPr>
        <w:fldChar w:fldCharType="begin"/>
      </w:r>
      <w:r>
        <w:rPr>
          <w:u w:val="single"/>
        </w:rPr>
        <w:instrText xml:space="preserve"> HYPERLINK "https://www.marshallcenter.org/node/1310" \l "C20" </w:instrText>
      </w:r>
      <w:r>
        <w:rPr>
          <w:u w:val="single"/>
        </w:rPr>
        <w:fldChar w:fldCharType="separate"/>
      </w:r>
      <w:r>
        <w:rPr>
          <w:rStyle w:val="Hyperlink"/>
        </w:rPr>
        <w:t>20</w:t>
      </w:r>
      <w:r>
        <w:rPr>
          <w:u w:val="single"/>
        </w:rPr>
        <w:fldChar w:fldCharType="end"/>
      </w:r>
      <w:bookmarkEnd w:id="49"/>
    </w:p>
    <w:p w14:paraId="46CCA150" w14:textId="77777777" w:rsidR="00684B80" w:rsidRDefault="00684B80" w:rsidP="00684B80">
      <w:r>
        <w:rPr>
          <w:u w:val="single"/>
        </w:rPr>
        <w:t xml:space="preserve">IS has also voiced an interest in radiological and nuclear weapons. In 2014, reports stated that the group had seized eighty-eight pounds of Iraqi uranium from Mosul University. </w:t>
      </w:r>
      <w:r>
        <w:t>However, the materials were of low-grade and did not pose a security threat, as they would not have been suitable for an IND, RDD, or RED.</w:t>
      </w:r>
      <w:bookmarkStart w:id="50" w:name="F21"/>
      <w:r>
        <w:fldChar w:fldCharType="begin"/>
      </w:r>
      <w:r>
        <w:instrText xml:space="preserve"> HYPERLINK "https://www.marshallcenter.org/node/1310" \l "C21" </w:instrText>
      </w:r>
      <w:r>
        <w:fldChar w:fldCharType="separate"/>
      </w:r>
      <w:r>
        <w:rPr>
          <w:rStyle w:val="Hyperlink"/>
        </w:rPr>
        <w:t>21</w:t>
      </w:r>
      <w:r>
        <w:fldChar w:fldCharType="end"/>
      </w:r>
      <w:bookmarkEnd w:id="50"/>
      <w:r>
        <w:t> In 2015, IS’s Dabiq publication claimed that the group had the ability to acquire and smuggle a state-built nuclear weapon across the southern border of the United States, although this claim was assessed to have no credibility.</w:t>
      </w:r>
      <w:bookmarkStart w:id="51" w:name="F22"/>
      <w:r>
        <w:fldChar w:fldCharType="begin"/>
      </w:r>
      <w:r>
        <w:instrText xml:space="preserve"> HYPERLINK "https://www.marshallcenter.org/node/1310" \l "C22" </w:instrText>
      </w:r>
      <w:r>
        <w:fldChar w:fldCharType="separate"/>
      </w:r>
      <w:r>
        <w:rPr>
          <w:rStyle w:val="Hyperlink"/>
        </w:rPr>
        <w:t>22</w:t>
      </w:r>
      <w:r>
        <w:fldChar w:fldCharType="end"/>
      </w:r>
      <w:bookmarkEnd w:id="51"/>
    </w:p>
    <w:p w14:paraId="33554CB6" w14:textId="77777777" w:rsidR="00684B80" w:rsidRDefault="00684B80" w:rsidP="00684B80">
      <w:r>
        <w:t>Al Qaeda</w:t>
      </w:r>
    </w:p>
    <w:p w14:paraId="6A6CA301" w14:textId="77777777" w:rsidR="00684B80" w:rsidRDefault="00684B80" w:rsidP="00684B80">
      <w:r>
        <w:rPr>
          <w:u w:val="single"/>
        </w:rPr>
        <w:t>Al Qaeda had the most ambitious and persistent program to develop CBRN weapons. The group tried to obtain highly enriched uranium on several occasions</w:t>
      </w:r>
      <w:bookmarkStart w:id="52" w:name="F23"/>
      <w:r>
        <w:fldChar w:fldCharType="begin"/>
      </w:r>
      <w:r>
        <w:instrText xml:space="preserve"> HYPERLINK "https://www.marshallcenter.org/node/1310" \l "C23" </w:instrText>
      </w:r>
      <w:r>
        <w:fldChar w:fldCharType="separate"/>
      </w:r>
      <w:r>
        <w:rPr>
          <w:rStyle w:val="Hyperlink"/>
        </w:rPr>
        <w:t>23</w:t>
      </w:r>
      <w:r>
        <w:fldChar w:fldCharType="end"/>
      </w:r>
      <w:bookmarkEnd w:id="52"/>
      <w:r>
        <w:t> </w:t>
      </w:r>
      <w:r>
        <w:rPr>
          <w:u w:val="single"/>
        </w:rPr>
        <w:t>and considered the sabotage of vulnerable nuclear power plants.</w:t>
      </w:r>
      <w:bookmarkStart w:id="53" w:name="F24"/>
      <w:r>
        <w:fldChar w:fldCharType="begin"/>
      </w:r>
      <w:r>
        <w:instrText xml:space="preserve"> HYPERLINK "https://www.marshallcenter.org/node/1310" \l "C24" </w:instrText>
      </w:r>
      <w:r>
        <w:fldChar w:fldCharType="separate"/>
      </w:r>
      <w:r>
        <w:rPr>
          <w:rStyle w:val="Hyperlink"/>
        </w:rPr>
        <w:t>24</w:t>
      </w:r>
      <w:r>
        <w:fldChar w:fldCharType="end"/>
      </w:r>
      <w:bookmarkEnd w:id="53"/>
      <w:r>
        <w:t> </w:t>
      </w:r>
      <w:r>
        <w:rPr>
          <w:u w:val="single"/>
        </w:rPr>
        <w:t xml:space="preserve">In November 2001, Osama bin Laden even declared that al Qaeda possessed </w:t>
      </w:r>
      <w:r>
        <w:rPr>
          <w:u w:val="single"/>
        </w:rPr>
        <w:lastRenderedPageBreak/>
        <w:t>nuclear weapons as a deterrent against a U.S. nuclear attack. In the same interview, Ayman Zawahiri, another senior official of the group, said that al Qaeda had obtained nuclear weapons through the Asian nuclear black market.</w:t>
      </w:r>
      <w:bookmarkStart w:id="54" w:name="F25"/>
      <w:r>
        <w:fldChar w:fldCharType="begin"/>
      </w:r>
      <w:r>
        <w:instrText xml:space="preserve"> HYPERLINK "https://www.marshallcenter.org/node/1310" \l "C25" </w:instrText>
      </w:r>
      <w:r>
        <w:fldChar w:fldCharType="separate"/>
      </w:r>
      <w:r>
        <w:rPr>
          <w:rStyle w:val="Hyperlink"/>
        </w:rPr>
        <w:t>25</w:t>
      </w:r>
      <w:r>
        <w:fldChar w:fldCharType="end"/>
      </w:r>
      <w:bookmarkEnd w:id="54"/>
      <w:r>
        <w:t> </w:t>
      </w:r>
      <w:r>
        <w:rPr>
          <w:u w:val="single"/>
        </w:rPr>
        <w:t>The group also made it clear that they wanted a radiological weapon.</w:t>
      </w:r>
      <w:bookmarkStart w:id="55" w:name="F26"/>
      <w:r>
        <w:fldChar w:fldCharType="begin"/>
      </w:r>
      <w:r>
        <w:instrText xml:space="preserve"> HYPERLINK "https://www.marshallcenter.org/node/1310" \l "C26" </w:instrText>
      </w:r>
      <w:r>
        <w:fldChar w:fldCharType="separate"/>
      </w:r>
      <w:r>
        <w:rPr>
          <w:rStyle w:val="Hyperlink"/>
        </w:rPr>
        <w:t>26</w:t>
      </w:r>
      <w:r>
        <w:fldChar w:fldCharType="end"/>
      </w:r>
      <w:bookmarkEnd w:id="55"/>
      <w:r>
        <w:t> Although little came of this ambition, Jose Padilla, who claimed to be part of al Qaeda, was arrested in 2002 in Chicago on suspicion that he planned to carry out an attack using a RDD.</w:t>
      </w:r>
      <w:bookmarkStart w:id="56" w:name="F27"/>
      <w:r>
        <w:fldChar w:fldCharType="begin"/>
      </w:r>
      <w:r>
        <w:instrText xml:space="preserve"> HYPERLINK "https://www.marshallcenter.org/node/1310" \l "C27" </w:instrText>
      </w:r>
      <w:r>
        <w:fldChar w:fldCharType="separate"/>
      </w:r>
      <w:r>
        <w:rPr>
          <w:rStyle w:val="Hyperlink"/>
        </w:rPr>
        <w:t>27</w:t>
      </w:r>
      <w:r>
        <w:fldChar w:fldCharType="end"/>
      </w:r>
      <w:bookmarkEnd w:id="56"/>
      <w:r>
        <w:t> Finally, in 2006, Dhiren Barot, an al Qaeda supporter, was convicted in the UK for his involvement in a radiological weapon plot against U.S. and British targets.</w:t>
      </w:r>
      <w:bookmarkStart w:id="57" w:name="F28"/>
      <w:r>
        <w:fldChar w:fldCharType="begin"/>
      </w:r>
      <w:r>
        <w:instrText xml:space="preserve"> HYPERLINK "https://www.marshallcenter.org/node/1310" \l "C28" </w:instrText>
      </w:r>
      <w:r>
        <w:fldChar w:fldCharType="separate"/>
      </w:r>
      <w:r>
        <w:rPr>
          <w:rStyle w:val="Hyperlink"/>
        </w:rPr>
        <w:t>28</w:t>
      </w:r>
      <w:r>
        <w:fldChar w:fldCharType="end"/>
      </w:r>
      <w:bookmarkEnd w:id="57"/>
    </w:p>
    <w:p w14:paraId="64B642BD" w14:textId="77777777" w:rsidR="00684B80" w:rsidRDefault="00684B80" w:rsidP="00684B80">
      <w:r>
        <w:t>Allegedly, al Qaeda undertook the development of chemical weapons, but abandoned the program after several failures.</w:t>
      </w:r>
      <w:bookmarkStart w:id="58" w:name="F29"/>
      <w:r>
        <w:fldChar w:fldCharType="begin"/>
      </w:r>
      <w:r>
        <w:instrText xml:space="preserve"> HYPERLINK "https://www.marshallcenter.org/node/1310" \l "C29" </w:instrText>
      </w:r>
      <w:r>
        <w:fldChar w:fldCharType="separate"/>
      </w:r>
      <w:r>
        <w:rPr>
          <w:rStyle w:val="Hyperlink"/>
        </w:rPr>
        <w:t>29</w:t>
      </w:r>
      <w:r>
        <w:fldChar w:fldCharType="end"/>
      </w:r>
      <w:bookmarkEnd w:id="58"/>
      <w:r>
        <w:t> </w:t>
      </w:r>
      <w:r>
        <w:rPr>
          <w:u w:val="single"/>
        </w:rPr>
        <w:t>Al Qaeda had considered using cyanide along with explosives during the 1993 World Trade Center Bombing in New York</w:t>
      </w:r>
      <w:r>
        <w:t>.</w:t>
      </w:r>
      <w:bookmarkStart w:id="59" w:name="F30"/>
      <w:r>
        <w:fldChar w:fldCharType="begin"/>
      </w:r>
      <w:r>
        <w:instrText xml:space="preserve"> HYPERLINK "https://www.marshallcenter.org/node/1310" \l "C30" </w:instrText>
      </w:r>
      <w:r>
        <w:fldChar w:fldCharType="separate"/>
      </w:r>
      <w:r>
        <w:rPr>
          <w:rStyle w:val="Hyperlink"/>
        </w:rPr>
        <w:t>30</w:t>
      </w:r>
      <w:r>
        <w:fldChar w:fldCharType="end"/>
      </w:r>
      <w:bookmarkEnd w:id="59"/>
      <w:r>
        <w:t> </w:t>
      </w:r>
      <w:r>
        <w:rPr>
          <w:u w:val="single"/>
        </w:rPr>
        <w:t>In March 2003, al Qaeda also planned an attack on New York’s subway system deploying cyanogen gas from a device.</w:t>
      </w:r>
      <w:r>
        <w:t xml:space="preserve"> The group called the device mubtakkar or “invention.” However, at the last moment a key al Qaeda leader reportedly called off the attack.</w:t>
      </w:r>
      <w:bookmarkStart w:id="60" w:name="F31"/>
      <w:r>
        <w:fldChar w:fldCharType="begin"/>
      </w:r>
      <w:r>
        <w:instrText xml:space="preserve"> HYPERLINK "https://www.marshallcenter.org/node/1310" \l "C31" </w:instrText>
      </w:r>
      <w:r>
        <w:fldChar w:fldCharType="separate"/>
      </w:r>
      <w:r>
        <w:rPr>
          <w:rStyle w:val="Hyperlink"/>
        </w:rPr>
        <w:t>31</w:t>
      </w:r>
      <w:r>
        <w:fldChar w:fldCharType="end"/>
      </w:r>
      <w:bookmarkEnd w:id="60"/>
    </w:p>
    <w:p w14:paraId="3F2B43A6" w14:textId="77777777" w:rsidR="00684B80" w:rsidRDefault="00684B80" w:rsidP="00684B80">
      <w:r>
        <w:t>Right-wing Terrorists in the U.S.</w:t>
      </w:r>
    </w:p>
    <w:p w14:paraId="79CEFBDC" w14:textId="77777777" w:rsidR="00684B80" w:rsidRDefault="00684B80" w:rsidP="00684B80">
      <w:r>
        <w:rPr>
          <w:u w:val="single"/>
        </w:rPr>
        <w:t>Right-wing CBRN terrorism is rare, but examples when they occur often involve middle-aged and comparatively well-educated male perpetrators, mostly motivated by non-religious forms of far-right ideology, such as neo-Nazism or white supremacism.</w:t>
      </w:r>
      <w:bookmarkStart w:id="61" w:name="F32"/>
      <w:r>
        <w:fldChar w:fldCharType="begin"/>
      </w:r>
      <w:r>
        <w:instrText xml:space="preserve"> HYPERLINK "https://www.marshallcenter.org/node/1310" \l "C32" </w:instrText>
      </w:r>
      <w:r>
        <w:fldChar w:fldCharType="separate"/>
      </w:r>
      <w:r>
        <w:rPr>
          <w:rStyle w:val="Hyperlink"/>
        </w:rPr>
        <w:t>32</w:t>
      </w:r>
      <w:r>
        <w:fldChar w:fldCharType="end"/>
      </w:r>
      <w:bookmarkEnd w:id="61"/>
      <w:r>
        <w:t xml:space="preserve"> In April 2003, the FBI arrested right-wing extremists William J. Krar, Judith Bruey, and Edward Feltus. </w:t>
      </w:r>
      <w:r>
        <w:rPr>
          <w:u w:val="single"/>
        </w:rPr>
        <w:t>Law enforcement officers found chemicals, including nitric and acetic acids along with sodium cyanide, as well as instructions on how to produce chemical weapons at a storage unit that they had rented.</w:t>
      </w:r>
      <w:bookmarkStart w:id="62" w:name="F33"/>
      <w:r>
        <w:fldChar w:fldCharType="begin"/>
      </w:r>
      <w:r>
        <w:instrText xml:space="preserve"> HYPERLINK "https://www.marshallcenter.org/node/1310" \l "C33" </w:instrText>
      </w:r>
      <w:r>
        <w:fldChar w:fldCharType="separate"/>
      </w:r>
      <w:r>
        <w:rPr>
          <w:rStyle w:val="Hyperlink"/>
        </w:rPr>
        <w:t>33</w:t>
      </w:r>
      <w:r>
        <w:fldChar w:fldCharType="end"/>
      </w:r>
      <w:bookmarkEnd w:id="62"/>
      <w:r>
        <w:t xml:space="preserve"> More notably, in 2001, </w:t>
      </w:r>
      <w:r>
        <w:rPr>
          <w:u w:val="single"/>
        </w:rPr>
        <w:t>Bruce E. Ivins, a U.S. Army civilian research scientist, had mailed letters containing a highly virulent and sophisticated form of anthrax to media offices and the offices of two U.S. senators.</w:t>
      </w:r>
      <w:r>
        <w:t xml:space="preserve"> Five people died, seventeen people became gravely ill, the mail service stopped, and one of the Senate office buildings were shut down for fear of additional attacks.</w:t>
      </w:r>
      <w:bookmarkStart w:id="63" w:name="F34"/>
      <w:r>
        <w:fldChar w:fldCharType="begin"/>
      </w:r>
      <w:r>
        <w:instrText xml:space="preserve"> HYPERLINK "https://www.marshallcenter.org/node/1310" \l "C34" </w:instrText>
      </w:r>
      <w:r>
        <w:fldChar w:fldCharType="separate"/>
      </w:r>
      <w:r>
        <w:rPr>
          <w:rStyle w:val="Hyperlink"/>
        </w:rPr>
        <w:t>34</w:t>
      </w:r>
      <w:r>
        <w:fldChar w:fldCharType="end"/>
      </w:r>
      <w:bookmarkEnd w:id="63"/>
      <w:r>
        <w:t> Ivins committed suicide before an ideological motivation could be established.</w:t>
      </w:r>
    </w:p>
    <w:p w14:paraId="14A12ED8" w14:textId="77777777" w:rsidR="00684B80" w:rsidRDefault="00684B80" w:rsidP="00684B80">
      <w:r>
        <w:t xml:space="preserve">According to leading scholar of terrorism, Audrey Ruth Cronin, </w:t>
      </w:r>
      <w:r>
        <w:rPr>
          <w:u w:val="single"/>
        </w:rPr>
        <w:t>U.S. extremist groups</w:t>
      </w:r>
      <w:r>
        <w:t xml:space="preserve">, such as the Minnesota Patriots Council, </w:t>
      </w:r>
      <w:r>
        <w:rPr>
          <w:u w:val="single"/>
        </w:rPr>
        <w:t>have shown an interest in weapons such as “ricin, plague, anthrax, hydrogen cyanide, sarin, and other agents.”</w:t>
      </w:r>
      <w:bookmarkStart w:id="64" w:name="F35"/>
      <w:r>
        <w:fldChar w:fldCharType="begin"/>
      </w:r>
      <w:r>
        <w:instrText xml:space="preserve"> HYPERLINK "https://www.marshallcenter.org/node/1310" \l "C35" </w:instrText>
      </w:r>
      <w:r>
        <w:fldChar w:fldCharType="separate"/>
      </w:r>
      <w:r>
        <w:rPr>
          <w:rStyle w:val="Hyperlink"/>
        </w:rPr>
        <w:t>35</w:t>
      </w:r>
      <w:r>
        <w:fldChar w:fldCharType="end"/>
      </w:r>
      <w:bookmarkEnd w:id="64"/>
      <w:r>
        <w:t> There is evidence that the U.S. Patriot Movement and affiliated organizations intended to use chemical weapons, including cyanide and sarin, but have apparently lacked the ability or opportunity to acquire them.</w:t>
      </w:r>
      <w:bookmarkStart w:id="65" w:name="F36"/>
      <w:r>
        <w:fldChar w:fldCharType="begin"/>
      </w:r>
      <w:r>
        <w:instrText xml:space="preserve"> HYPERLINK "https://www.marshallcenter.org/node/1310" \l "C36" </w:instrText>
      </w:r>
      <w:r>
        <w:fldChar w:fldCharType="separate"/>
      </w:r>
      <w:r>
        <w:rPr>
          <w:rStyle w:val="Hyperlink"/>
        </w:rPr>
        <w:t>36</w:t>
      </w:r>
      <w:r>
        <w:fldChar w:fldCharType="end"/>
      </w:r>
      <w:bookmarkEnd w:id="65"/>
      <w:r>
        <w:t> </w:t>
      </w:r>
      <w:r>
        <w:rPr>
          <w:u w:val="single"/>
        </w:rPr>
        <w:t>In May 2017, a member of the right-wing neo-Nazi group called “Atomwaffen” was arrested in Tampa, Florida in possession of explosives and two radiological materials, thorium and americium</w:t>
      </w:r>
      <w:r>
        <w:t>.</w:t>
      </w:r>
      <w:bookmarkStart w:id="66" w:name="F37"/>
      <w:r>
        <w:fldChar w:fldCharType="begin"/>
      </w:r>
      <w:r>
        <w:instrText xml:space="preserve"> HYPERLINK "https://www.marshallcenter.org/node/1310" \l "C37" </w:instrText>
      </w:r>
      <w:r>
        <w:fldChar w:fldCharType="separate"/>
      </w:r>
      <w:r>
        <w:rPr>
          <w:rStyle w:val="Hyperlink"/>
        </w:rPr>
        <w:t>37</w:t>
      </w:r>
      <w:r>
        <w:fldChar w:fldCharType="end"/>
      </w:r>
      <w:bookmarkEnd w:id="66"/>
      <w:r>
        <w:t> These materials could have been used to construct a RDD but, as with so many other plots of this kind, the probability of success would have been low.</w:t>
      </w:r>
    </w:p>
    <w:p w14:paraId="068EDB21" w14:textId="77777777" w:rsidR="00684B80" w:rsidRDefault="00684B80" w:rsidP="00684B80"/>
    <w:p w14:paraId="31793F7B" w14:textId="2E393EA4" w:rsidR="00684B80" w:rsidRDefault="00526041" w:rsidP="00684B80">
      <w:pPr>
        <w:pStyle w:val="Heading3"/>
      </w:pPr>
      <w:r>
        <w:lastRenderedPageBreak/>
        <w:t xml:space="preserve">Credibility </w:t>
      </w:r>
      <w:r>
        <w:t xml:space="preserve">- </w:t>
      </w:r>
      <w:r w:rsidR="00684B80">
        <w:t>AT – Risk of Terror Low</w:t>
      </w:r>
    </w:p>
    <w:p w14:paraId="138517E5" w14:textId="77777777" w:rsidR="00684B80" w:rsidRDefault="00684B80" w:rsidP="00684B80">
      <w:pPr>
        <w:pStyle w:val="Heading4"/>
      </w:pPr>
      <w:r>
        <w:t>Risk of terror increased by Covid-19, the presidential election, and major polarizing events</w:t>
      </w:r>
    </w:p>
    <w:p w14:paraId="73F2673B" w14:textId="77777777" w:rsidR="00684B80" w:rsidRDefault="00684B80" w:rsidP="00684B80">
      <w:r>
        <w:rPr>
          <w:rStyle w:val="Style13ptBold"/>
        </w:rPr>
        <w:t>Jones, Center for Strategic and International Studies International Security Program Senior Advisor, et al., 20</w:t>
      </w:r>
      <w:r>
        <w:t xml:space="preserve"> </w:t>
      </w:r>
    </w:p>
    <w:p w14:paraId="356F47BB" w14:textId="77777777" w:rsidR="00684B80" w:rsidRDefault="00684B80" w:rsidP="00684B80">
      <w:r>
        <w:t xml:space="preserve">[Seth G., Catrina Doxsee, CSIS Transnational Threats Project Program Manager and Research Associate, Nicholas Harrington, CSIS Transnational Threats Project Research Associate, 6-17-2020, Center for Strategic and International Studies, “The Escalating Terrorism Problem in the United States,” </w:t>
      </w:r>
      <w:hyperlink r:id="rId130" w:history="1">
        <w:r>
          <w:rPr>
            <w:rStyle w:val="Hyperlink"/>
          </w:rPr>
          <w:t>https://www.csis.org/analysis/escalating-terrorism-problem-united-states</w:t>
        </w:r>
      </w:hyperlink>
      <w:r>
        <w:t>, accessed 7-4-2020, JL]</w:t>
      </w:r>
    </w:p>
    <w:p w14:paraId="091FB02C" w14:textId="77777777" w:rsidR="00684B80" w:rsidRDefault="00684B80" w:rsidP="00684B80"/>
    <w:p w14:paraId="1FB6364B" w14:textId="77777777" w:rsidR="00684B80" w:rsidRDefault="00684B80" w:rsidP="00684B80">
      <w:r>
        <w:t>THE RISING SPECTER OF TERRORISM</w:t>
      </w:r>
    </w:p>
    <w:p w14:paraId="2C4D9877" w14:textId="77777777" w:rsidR="00684B80" w:rsidRDefault="00684B80" w:rsidP="00684B80">
      <w:r>
        <w:t xml:space="preserve">Our data suggest that </w:t>
      </w:r>
      <w:r>
        <w:rPr>
          <w:u w:val="single"/>
        </w:rPr>
        <w:t xml:space="preserve">right-wing extremists pose the most significant terrorism threat to the United States, based on annual terrorist events and fatalities. Over the next year, the threat of terrorism in the United States will likely increase based on several factors, such as the November 2020 presidential election and the response to the Covid-19 crisis. </w:t>
      </w:r>
      <w:r>
        <w:t>These factors are not the cause of terrorism, but they are events and developments likely to fuel anger and be co-opted by a small minority of extremists as a pretext for violence.</w:t>
      </w:r>
    </w:p>
    <w:p w14:paraId="37DED011" w14:textId="77777777" w:rsidR="00684B80" w:rsidRDefault="00684B80" w:rsidP="00684B80">
      <w:pPr>
        <w:rPr>
          <w:u w:val="single"/>
        </w:rPr>
      </w:pPr>
      <w:r>
        <w:rPr>
          <w:u w:val="single"/>
        </w:rPr>
        <w:t>First, the November 2020 presidential election will likely be a significant source of anger and polarization that increases the possibility of terrorism. Some—though not all—far-right extremists associate themselves with President Trump and may resort to violence before or after the election.</w:t>
      </w:r>
      <w:r>
        <w:t xml:space="preserve"> As U.S. Department of Justice documents have highlighted, some far-right extremists have referred to themselves as “Trumpenkriegers”—or “fighters for Trump.”50 </w:t>
      </w:r>
      <w:r>
        <w:rPr>
          <w:u w:val="single"/>
        </w:rPr>
        <w:t>If President Trump loses the election, some extremists may use violence because they believe</w:t>
      </w:r>
      <w:r>
        <w:t>—however incorrectly—</w:t>
      </w:r>
      <w:r>
        <w:rPr>
          <w:u w:val="single"/>
        </w:rPr>
        <w:t xml:space="preserve">that there was fraud or that the election of Democratic candidate Joe Biden will undermine their extremist objectives. </w:t>
      </w:r>
      <w:r>
        <w:t xml:space="preserve">Alternatively, </w:t>
      </w:r>
      <w:r>
        <w:rPr>
          <w:u w:val="single"/>
        </w:rPr>
        <w:t>some on the far-left could resort to terrorism if President Trump is re-elected. In June 14, 2017, James Hodgkinson—a left-wing extremist—shot U.S. House Majority Whip Steve Scalise, U.S. Capitol Police officer Crystal Griner, congressional aide Zack Barth, and lobbyist Matt Mika in Alexandria, VA.</w:t>
      </w:r>
      <w:r>
        <w:t xml:space="preserve"> A few months earlier, Hodgkinson wrote in a Facebook post that “Trump is a Traitor. Trump Has Destroyed Our Democracy. It’s Time to Destroy Trump &amp; Co.”51 </w:t>
      </w:r>
      <w:r>
        <w:rPr>
          <w:u w:val="single"/>
        </w:rPr>
        <w:t>Tension on both the far right and far left has dramatically risen over the past several years.</w:t>
      </w:r>
    </w:p>
    <w:p w14:paraId="79E0F6E9" w14:textId="77777777" w:rsidR="00684B80" w:rsidRDefault="00684B80" w:rsidP="00684B80">
      <w:r>
        <w:t xml:space="preserve">Second, </w:t>
      </w:r>
      <w:r>
        <w:rPr>
          <w:u w:val="single"/>
        </w:rPr>
        <w:t>developments associated with Covid-19</w:t>
      </w:r>
      <w:r>
        <w:t>—such as prolonged unemployment or government attempts to close “non-essential” businesses in response to a second or third wave—</w:t>
      </w:r>
      <w:r>
        <w:rPr>
          <w:u w:val="single"/>
        </w:rPr>
        <w:t>could increase the possibility of terrorism. Some far-right extremists, for example, have threatened violence and railed against federal, state, and local efforts to take away their freedoms by requiring face coverings in public indoor settings, closing businesses, and prohibiting large gatherings to curb the spread of the virus. In March 2020, Timothy Wilson, who had ties to neo-Nazi groups, was killed in a shootout with FBI agents who were attempting to arrest him for planning to bomb a hospital in Missouri.</w:t>
      </w:r>
      <w:r>
        <w:t xml:space="preserve"> Though he had been planning the attack for some time and had considered a variety of targets, </w:t>
      </w:r>
      <w:r>
        <w:rPr>
          <w:u w:val="single"/>
        </w:rPr>
        <w:t>he used the outbreak of Covid-19 to target a hospital in order to gain additional publicity.</w:t>
      </w:r>
      <w:r>
        <w:t xml:space="preserve"> On the far left and far right, </w:t>
      </w:r>
      <w:r>
        <w:rPr>
          <w:u w:val="single"/>
        </w:rPr>
        <w:t>some anti-</w:t>
      </w:r>
      <w:r>
        <w:rPr>
          <w:u w:val="single"/>
        </w:rPr>
        <w:lastRenderedPageBreak/>
        <w:t>vaxxers</w:t>
      </w:r>
      <w:r>
        <w:t>—who oppose vaccines as a conspiracy by the government and pharmaceutical companies—</w:t>
      </w:r>
      <w:r>
        <w:rPr>
          <w:u w:val="single"/>
        </w:rPr>
        <w:t xml:space="preserve">have threatened violence </w:t>
      </w:r>
      <w:r>
        <w:t>in response to Covid-19 response efforts.52</w:t>
      </w:r>
    </w:p>
    <w:p w14:paraId="466D4793" w14:textId="77777777" w:rsidR="00684B80" w:rsidRDefault="00684B80" w:rsidP="00684B80">
      <w:pPr>
        <w:rPr>
          <w:u w:val="single"/>
        </w:rPr>
      </w:pPr>
      <w:r>
        <w:t xml:space="preserve">Third, </w:t>
      </w:r>
      <w:r>
        <w:rPr>
          <w:u w:val="single"/>
        </w:rPr>
        <w:t xml:space="preserve">a polarizing event other than the presidential election—such as a school shooting or racially-motivated killing—could spark protests that extremists attempt to hijack. </w:t>
      </w:r>
      <w:r>
        <w:t xml:space="preserve">As highlighted in the introduction, </w:t>
      </w:r>
      <w:r>
        <w:rPr>
          <w:u w:val="single"/>
        </w:rPr>
        <w:t>extremists from all sides attempted to hijack the May and June 2020 protests in the United States as an excuse to commit acts of terrorism.</w:t>
      </w:r>
      <w:r>
        <w:t xml:space="preserve"> In addition, </w:t>
      </w:r>
      <w:r>
        <w:rPr>
          <w:u w:val="single"/>
        </w:rPr>
        <w:t>far-right and far-left networks have used violence against each other at protests—such as in Berkeley, CA and Charlottesville, VA in 2017—raising concerns about escalating violence.</w:t>
      </w:r>
    </w:p>
    <w:p w14:paraId="695FA0DA" w14:textId="77777777" w:rsidR="00684B80" w:rsidRDefault="00684B80" w:rsidP="00684B80"/>
    <w:p w14:paraId="14AAABDB" w14:textId="77777777" w:rsidR="00684B80" w:rsidRDefault="00684B80" w:rsidP="00684B80"/>
    <w:p w14:paraId="728FB02C" w14:textId="77777777" w:rsidR="00684B80" w:rsidRDefault="00684B80" w:rsidP="00684B80">
      <w:pPr>
        <w:pStyle w:val="Heading4"/>
      </w:pPr>
      <w:r>
        <w:rPr>
          <w:b w:val="0"/>
        </w:rPr>
        <w:t>Terror especially likely in 2020</w:t>
      </w:r>
    </w:p>
    <w:p w14:paraId="0D6669FE" w14:textId="77777777" w:rsidR="00684B80" w:rsidRDefault="00684B80" w:rsidP="00684B80">
      <w:r>
        <w:rPr>
          <w:rStyle w:val="Style13ptBold"/>
        </w:rPr>
        <w:t>Hoffman, Council on Foreign Relations Senior Fellow, &amp; Ware, Council on Foreign Relations Counterterrorism and Studies Research Fellow, 20</w:t>
      </w:r>
      <w:r>
        <w:t xml:space="preserve"> </w:t>
      </w:r>
    </w:p>
    <w:p w14:paraId="2CFCFF3B" w14:textId="77777777" w:rsidR="00684B80" w:rsidRDefault="00684B80" w:rsidP="00684B80">
      <w:r>
        <w:t>[Bruce, Georgetown University Edmund A. Walsh School of Foreign Service tenured professor, Georgetown University Center for Security Studies, &amp; Jacob, 1-16-2020, Council on Foreign Relations, “Top Conflicts to Watch in 2020: A Mass-Casualty Terrorist Attack on the United States or a Treaty Ally,” https://www.cfr.org/blog/top-conflicts-watch-2020-mass-casualty-terrorist-attack-united-states-or-treaty-ally, accessed 7-4-2020, JL]</w:t>
      </w:r>
    </w:p>
    <w:p w14:paraId="00D838A1" w14:textId="77777777" w:rsidR="00684B80" w:rsidRDefault="00684B80" w:rsidP="00684B80">
      <w:r>
        <w:rPr>
          <w:u w:val="single"/>
        </w:rPr>
        <w:t>Among the highest rated risks in this year’s </w:t>
      </w:r>
      <w:hyperlink r:id="rId131" w:tgtFrame="_blank" w:tooltip="Preventive Priorities Survey" w:history="1">
        <w:r>
          <w:rPr>
            <w:rStyle w:val="Hyperlink"/>
          </w:rPr>
          <w:t>Preventive Priorities Survey</w:t>
        </w:r>
      </w:hyperlink>
      <w:r>
        <w:rPr>
          <w:u w:val="single"/>
        </w:rPr>
        <w:t> was a mass-casualty terrorist attack on the United States</w:t>
      </w:r>
      <w:r>
        <w:t xml:space="preserve"> or a treaty ally directed or </w:t>
      </w:r>
      <w:r>
        <w:rPr>
          <w:u w:val="single"/>
        </w:rPr>
        <w:t>inspired by a foreign terrorist organization</w:t>
      </w:r>
      <w:r>
        <w:t xml:space="preserve">. This ranking underscores an important trend in the United States’ nearly twenty-year war on terrorism. That is, </w:t>
      </w:r>
      <w:r>
        <w:rPr>
          <w:u w:val="single"/>
        </w:rPr>
        <w:t xml:space="preserve">the number and diversity of terrorist threats facing the United States </w:t>
      </w:r>
      <w:r>
        <w:t xml:space="preserve">and its allies has not diminished—it </w:t>
      </w:r>
      <w:r>
        <w:rPr>
          <w:u w:val="single"/>
        </w:rPr>
        <w:t>may have actually increased</w:t>
      </w:r>
      <w:r>
        <w:t>—despite concerted national and international counterterrorism efforts. Notwithstanding the pressure since the latest iteration of the </w:t>
      </w:r>
      <w:hyperlink r:id="rId132" w:tgtFrame="_blank" w:tooltip="National Defense Strategy" w:history="1">
        <w:r>
          <w:rPr>
            <w:rStyle w:val="Hyperlink"/>
          </w:rPr>
          <w:t>National Defense Strategy</w:t>
        </w:r>
      </w:hyperlink>
      <w:r>
        <w:t> [PDF] in January 2018 to shift resources to great power competition, counterterrorism remains a top U.S. concern. Appropriate authorities will need to remain energetic, alert, and well-funded to ensure the safety of the homeland.</w:t>
      </w:r>
    </w:p>
    <w:p w14:paraId="020122D4" w14:textId="77777777" w:rsidR="00684B80" w:rsidRDefault="00684B80" w:rsidP="00684B80">
      <w:r>
        <w:t xml:space="preserve">Despite the killing of the self-proclaimed Islamic State’s founder and leader last October, the United States still faces a determined and resilient adversary, eager to retaliate for the deaths of several high-level commanders and the dismantling of its caliphate. </w:t>
      </w:r>
      <w:r>
        <w:rPr>
          <w:u w:val="single"/>
        </w:rPr>
        <w:t>Violence could take the form of a command-driven attack, where the Islamic State’s leadership directly orders an attack against a specific target, or an inspired attack whereby there is no command-and-control relationship between the terrorist group and the perpetrator.</w:t>
      </w:r>
      <w:r>
        <w:t xml:space="preserve"> In the latter case, the perpetrator is simply inspired to commit a violent act on his or her own. </w:t>
      </w:r>
      <w:r>
        <w:rPr>
          <w:u w:val="single"/>
        </w:rPr>
        <w:t>Al-Qaeda, meanwhile, is actively attempting to fill the vacuum in Syria created by the Islamic State’s defeat</w:t>
      </w:r>
      <w:r>
        <w:t>, as it also patiently awaits the outcome of U.S. peace talks with the Taliban and America’s eventual withdrawal from Afghanistan.</w:t>
      </w:r>
    </w:p>
    <w:p w14:paraId="00A1C42F" w14:textId="77777777" w:rsidR="00684B80" w:rsidRDefault="00684B80" w:rsidP="00684B80">
      <w:pPr>
        <w:rPr>
          <w:u w:val="single"/>
        </w:rPr>
      </w:pPr>
      <w:r>
        <w:t>Elsewhere, as the current </w:t>
      </w:r>
      <w:hyperlink r:id="rId133" w:tgtFrame="_blank" w:tooltip="National Strategy for Counterterrorism" w:history="1">
        <w:r>
          <w:rPr>
            <w:rStyle w:val="Hyperlink"/>
          </w:rPr>
          <w:t>National Strategy for Counterterrorism</w:t>
        </w:r>
      </w:hyperlink>
      <w:r>
        <w:t xml:space="preserve"> [PDF] makes clear, </w:t>
      </w:r>
      <w:r>
        <w:rPr>
          <w:u w:val="single"/>
        </w:rPr>
        <w:t>Iran remains “the most prominent state sponsor of terrorism, through its global network of operatives and its ongoing support to an array of terrorist groups.”</w:t>
      </w:r>
      <w:r>
        <w:t xml:space="preserve"> Throughout 2019, </w:t>
      </w:r>
      <w:r>
        <w:rPr>
          <w:u w:val="single"/>
        </w:rPr>
        <w:t xml:space="preserve">Iran displayed its capability to utilize its </w:t>
      </w:r>
      <w:r>
        <w:rPr>
          <w:u w:val="single"/>
        </w:rPr>
        <w:lastRenderedPageBreak/>
        <w:t>terrorist and militia proxies alongside its own Islamic Revolutionary Guards Corps and Quds Force to destabilize Iraq and Lebanon as well as strike at Saudi oil facilities—using innovative weapons such as drones. With the killing of Qasem Solemaini, leader of the Quds Force, the threat from Iran’s terrorist activities has now perhaps increased.</w:t>
      </w:r>
    </w:p>
    <w:p w14:paraId="58F001A5" w14:textId="77777777" w:rsidR="00684B80" w:rsidRDefault="00684B80" w:rsidP="00684B80">
      <w:pPr>
        <w:rPr>
          <w:u w:val="single"/>
        </w:rPr>
      </w:pPr>
      <w:r>
        <w:t xml:space="preserve">Finally, </w:t>
      </w:r>
      <w:r>
        <w:rPr>
          <w:u w:val="single"/>
        </w:rPr>
        <w:t>the United States and many of its allies face threats from increasingly international and violent far-right extremists—as has been showcased by violence in the United States (California, Texas), Germany, New Zealand, and Norway. Shadowy groups such as the Ukrainian Azov Battalion </w:t>
      </w:r>
      <w:hyperlink r:id="rId134" w:tgtFrame="_blank" w:tooltip="have also trained" w:history="1">
        <w:r>
          <w:rPr>
            <w:rStyle w:val="Hyperlink"/>
          </w:rPr>
          <w:t>have also trained</w:t>
        </w:r>
      </w:hyperlink>
      <w:r>
        <w:rPr>
          <w:u w:val="single"/>
        </w:rPr>
        <w:t> American and European foreign fighters, many of whom have since returned to their respective homelands.</w:t>
      </w:r>
    </w:p>
    <w:p w14:paraId="0A7BFBD8" w14:textId="77777777" w:rsidR="00684B80" w:rsidRPr="00FF597F" w:rsidRDefault="00684B80" w:rsidP="00684B80">
      <w:pPr>
        <w:pStyle w:val="Heading4"/>
        <w:rPr>
          <w:rFonts w:cs="Times New Roman"/>
        </w:rPr>
      </w:pPr>
      <w:r w:rsidRPr="00FF597F">
        <w:rPr>
          <w:rFonts w:cs="Times New Roman"/>
        </w:rPr>
        <w:t>Coronavirus has made terrorism a greater threat</w:t>
      </w:r>
    </w:p>
    <w:p w14:paraId="517947C3" w14:textId="77777777" w:rsidR="00684B80" w:rsidRPr="00FF597F" w:rsidRDefault="00684B80" w:rsidP="00684B80">
      <w:r w:rsidRPr="00FF597F">
        <w:rPr>
          <w:rStyle w:val="Style13ptBold"/>
        </w:rPr>
        <w:t>Silke, Cranfield University Terrorism Professor, 20</w:t>
      </w:r>
      <w:r w:rsidRPr="00FF597F">
        <w:t xml:space="preserve"> [Andrew, 5-5-20, Pool Re, “COVID–19 and terrorism: assessing the short-and long-term impacts,” </w:t>
      </w:r>
      <w:hyperlink r:id="rId135" w:history="1">
        <w:r w:rsidRPr="00FF597F">
          <w:rPr>
            <w:rStyle w:val="Hyperlink"/>
          </w:rPr>
          <w:t>https://www.poolre.co.uk/wp-content/uploads/2020/05/COVID-19-and-Terrorsim-report-V1.pdf</w:t>
        </w:r>
      </w:hyperlink>
      <w:r w:rsidRPr="00FF597F">
        <w:t>, accessed 7-1-20, JL]</w:t>
      </w:r>
    </w:p>
    <w:p w14:paraId="34C2E9D1" w14:textId="77777777" w:rsidR="00684B80" w:rsidRPr="00FF597F" w:rsidRDefault="00684B80" w:rsidP="00684B80">
      <w:r w:rsidRPr="00FF597F">
        <w:t>Summary</w:t>
      </w:r>
    </w:p>
    <w:p w14:paraId="3490D8EF" w14:textId="77777777" w:rsidR="00684B80" w:rsidRPr="00FF597F" w:rsidRDefault="00684B80" w:rsidP="00684B80">
      <w:pPr>
        <w:rPr>
          <w:u w:val="single"/>
        </w:rPr>
      </w:pPr>
      <w:r w:rsidRPr="00FF597F">
        <w:rPr>
          <w:u w:val="single"/>
        </w:rPr>
        <w:t>The COVID-19 pandemic is already having a significant impact on terrorism in a variety of ways.</w:t>
      </w:r>
    </w:p>
    <w:p w14:paraId="33DF12C8" w14:textId="77777777" w:rsidR="00684B80" w:rsidRPr="00FF597F" w:rsidRDefault="00684B80" w:rsidP="00684B80">
      <w:pPr>
        <w:rPr>
          <w:u w:val="single"/>
        </w:rPr>
      </w:pPr>
      <w:r w:rsidRPr="00FF597F">
        <w:t xml:space="preserve">There is a mixed picture on the level of attacks in the short-term – lockdown measures will tend to inhibit attacks but terrorist </w:t>
      </w:r>
      <w:r w:rsidRPr="00FF597F">
        <w:rPr>
          <w:u w:val="single"/>
        </w:rPr>
        <w:t>propaganda calling for attacks (while authorities are distracted, etc.) will incite some incidents.</w:t>
      </w:r>
    </w:p>
    <w:p w14:paraId="0FE040DA" w14:textId="77777777" w:rsidR="00684B80" w:rsidRPr="00FF597F" w:rsidRDefault="00684B80" w:rsidP="00684B80">
      <w:pPr>
        <w:rPr>
          <w:u w:val="single"/>
        </w:rPr>
      </w:pPr>
      <w:r w:rsidRPr="00FF597F">
        <w:rPr>
          <w:u w:val="single"/>
        </w:rPr>
        <w:t>Much propaganda – and particularly that connected to far-right extremism – is focusing on conspiracy theories connected to COVID-19 and this has already inspired plots and attacks.</w:t>
      </w:r>
    </w:p>
    <w:p w14:paraId="29249588" w14:textId="77777777" w:rsidR="00684B80" w:rsidRPr="00FF597F" w:rsidRDefault="00684B80" w:rsidP="00684B80">
      <w:pPr>
        <w:rPr>
          <w:u w:val="single"/>
        </w:rPr>
      </w:pPr>
      <w:r w:rsidRPr="00FF597F">
        <w:rPr>
          <w:u w:val="single"/>
        </w:rPr>
        <w:t>Islamist extremist propaganda is focusing more on the vulnerability of government opponents distracted by the pandemic and the opportunity this presents for attacks.</w:t>
      </w:r>
    </w:p>
    <w:p w14:paraId="7B894DEE" w14:textId="77777777" w:rsidR="00684B80" w:rsidRPr="00FF597F" w:rsidRDefault="00684B80" w:rsidP="00684B80">
      <w:pPr>
        <w:rPr>
          <w:u w:val="single"/>
        </w:rPr>
      </w:pPr>
      <w:r w:rsidRPr="00FF597F">
        <w:rPr>
          <w:u w:val="single"/>
        </w:rPr>
        <w:t>There is a significant current increase in online extremist activity, raising the risk of increasing short-to-medium term radicalisation.</w:t>
      </w:r>
    </w:p>
    <w:p w14:paraId="5D7FA742" w14:textId="77777777" w:rsidR="00684B80" w:rsidRPr="00FF597F" w:rsidRDefault="00684B80" w:rsidP="00684B80">
      <w:pPr>
        <w:rPr>
          <w:u w:val="single"/>
        </w:rPr>
      </w:pPr>
      <w:r w:rsidRPr="00FF597F">
        <w:rPr>
          <w:u w:val="single"/>
        </w:rPr>
        <w:t>There are strong long-term concerns that states weakened by the serious economic consequences of the pandemic will be more vulnerable to the emergence/resurgence of terrorist groups in many parts of the world.</w:t>
      </w:r>
    </w:p>
    <w:p w14:paraId="05407C4D" w14:textId="77777777" w:rsidR="00684B80" w:rsidRPr="00FF597F" w:rsidRDefault="00684B80" w:rsidP="00684B80">
      <w:r w:rsidRPr="00FF597F">
        <w:t>Immediate impacts</w:t>
      </w:r>
    </w:p>
    <w:p w14:paraId="15ED49FA" w14:textId="77777777" w:rsidR="00684B80" w:rsidRPr="00FF597F" w:rsidRDefault="00684B80" w:rsidP="00684B80">
      <w:pPr>
        <w:rPr>
          <w:u w:val="single"/>
        </w:rPr>
      </w:pPr>
      <w:r w:rsidRPr="00FF597F">
        <w:t xml:space="preserve">The pandemic is likely to have a mixed impact on terrorism trends in the short term. At one level, as societies move to and remain in lockdown phases, we can expect that this will overall be associated with a reduction in real-world terrorist attacks in those societies which have the infrastructures to facilitate and enforce a widespread lockdown. Social distancing and other lockdown measures will make it more difficult for terrorists to move in public and to conduct many types of preparation for attacks. Evidence is already showing substantial drops in certain types of crime as a result of lockdown measures1 . The UK is seeing major drops in the reporting of murder and serious violent crime, rape, robbery, domestic burglaries, motor vehicle theft and shoplifting. Similar statistics are also emerging from other countries which have introduced comparable lockdown measures. </w:t>
      </w:r>
      <w:r w:rsidRPr="00FF597F">
        <w:rPr>
          <w:u w:val="single"/>
        </w:rPr>
        <w:t xml:space="preserve">These decreases are likely to be short term </w:t>
      </w:r>
      <w:r w:rsidRPr="00FF597F">
        <w:rPr>
          <w:u w:val="single"/>
        </w:rPr>
        <w:lastRenderedPageBreak/>
        <w:t>however and we can expect a substantial increase once the lockdown measures are relaxed and a return to normal work and social activity begins.</w:t>
      </w:r>
    </w:p>
    <w:p w14:paraId="4B3BB18B" w14:textId="77777777" w:rsidR="00684B80" w:rsidRPr="00FF597F" w:rsidRDefault="00684B80" w:rsidP="00684B80">
      <w:pPr>
        <w:rPr>
          <w:u w:val="single"/>
        </w:rPr>
      </w:pPr>
      <w:r w:rsidRPr="00FF597F">
        <w:rPr>
          <w:u w:val="single"/>
        </w:rPr>
        <w:t>While terrorists may be more restricted than usual in terms of preparing and carrying out real world attacks, we can expect some displacement to other types of activity and particularly with regard to online activity. Research by Moonshot CVE, for example, has found that online engagement with extremist right wing content increased by an average 13% following the introduction of social distancing and other lockdown measures in the US.2 The longer the lockdown measures persisted the higher the level of engagement rose, rising to a 21% increase on pre-lockdown levels after 10 days of lockdown. Other research suggests that there has also been an upsurge in Islamist extremist online activity, with a rise reported on Islamic State related or inspired material.</w:t>
      </w:r>
    </w:p>
    <w:p w14:paraId="4C170467" w14:textId="77777777" w:rsidR="00684B80" w:rsidRPr="00FF597F" w:rsidRDefault="00684B80" w:rsidP="00684B80">
      <w:r w:rsidRPr="00FF597F">
        <w:t xml:space="preserve">While lockdown measures may represent obstacles to terrorists to carry out real-world attacks, </w:t>
      </w:r>
      <w:r w:rsidRPr="00FF597F">
        <w:rPr>
          <w:u w:val="single"/>
        </w:rPr>
        <w:t xml:space="preserve">many terrorist groups have also flagged that the pandemic has left government and security resources being severely stretched. As a result, the ability of government, intelligence and law enforcement agencies to focus on traditional priorities such as counterterrorism has been </w:t>
      </w:r>
      <w:r w:rsidRPr="00FF597F">
        <w:rPr>
          <w:rStyle w:val="StyleUnderline"/>
        </w:rPr>
        <w:t>undermined.</w:t>
      </w:r>
      <w:r w:rsidRPr="00FF597F">
        <w:rPr>
          <w:u w:val="single"/>
        </w:rPr>
        <w:t xml:space="preserve"> As highlighted by UN Secretary General, António Guterres</w:t>
      </w:r>
      <w:r w:rsidRPr="00FF597F">
        <w:t>, in his remarks to the Security Council on 9 April 2020:</w:t>
      </w:r>
    </w:p>
    <w:p w14:paraId="2A10B444" w14:textId="77777777" w:rsidR="00684B80" w:rsidRPr="00FF597F" w:rsidRDefault="00684B80" w:rsidP="00684B80">
      <w:r w:rsidRPr="00FF597F">
        <w:rPr>
          <w:u w:val="single"/>
        </w:rPr>
        <w:t>“… the threat of terrorism remains alive. Terrorist groups may see a window of opportunity to strike while the attention of most governments is turned towards the pandemic. The situation in the Sahel, where people face the double scourge of the virus and escalating terrorism, is of particular concern</w:t>
      </w:r>
      <w:r w:rsidRPr="00FF597F">
        <w:t>.” 3</w:t>
      </w:r>
    </w:p>
    <w:p w14:paraId="5DE06E2A" w14:textId="77777777" w:rsidR="00684B80" w:rsidRPr="00FF597F" w:rsidRDefault="00684B80" w:rsidP="00684B80">
      <w:r w:rsidRPr="00FF597F">
        <w:rPr>
          <w:u w:val="single"/>
        </w:rPr>
        <w:t>A number of terrorist groups have called on their followers to try to exploit the situation as governments increasingly have to focus attention and resources on dealing with the impact of COVID-19. Most notably, Islamic State in its Al-Naba edition of 19 March explicitly called on fighters to carry out attacks while their opponents were vulnerable as a result of the pandemic.</w:t>
      </w:r>
      <w:r w:rsidRPr="00FF597F">
        <w:t xml:space="preserve"> Following publication there was an upsurge in Islamic State affiliated attacks in the Middle East, North Africa and Central Asia, including assaults against a Sikh temple in Afghanistan which left 26 dead and an assault against a military checkpoint in Egypt which killed at least 5 soldiers. 4 Al Qaeda also looks keen to exploit the situation with affiliate groups in Yemen and Somalia showing recent increases in attacks.</w:t>
      </w:r>
    </w:p>
    <w:p w14:paraId="05EF3CD2" w14:textId="77777777" w:rsidR="00684B80" w:rsidRPr="00FF597F" w:rsidRDefault="00684B80" w:rsidP="00684B80">
      <w:r w:rsidRPr="00FF597F">
        <w:rPr>
          <w:u w:val="single"/>
        </w:rPr>
        <w:t xml:space="preserve">Right-wing extremists have also called online for followers to carry out attacks during the pandemic. </w:t>
      </w:r>
      <w:r w:rsidRPr="00FF597F">
        <w:t>This has included encouraging adherents to try to use coronavirus as a weapon by coughing on targeted individuals or through other means. 5 There are already cases being reported in the media of individuals claiming to have the coronavirus coughing on others. In the United States, the threat has been taken particularly seriously. The authorities there officially regard coronavirus as a “biological agent” and threats to spread it are now considered an act of terrorism. At least two people have already been charged in the US with terrorism offences in connection to threats to spread the virus. Christopher Charles Perez, for example, was charged after he claimed online that he had paid another person to spread the virus in shops in San Antonio in order to stop people visiting them. In a separate case, James Jamal Curry was charged after he coughed at a police officer and claimed to be infected, while he was being arrested for a domestic violence offence. 6</w:t>
      </w:r>
    </w:p>
    <w:p w14:paraId="45FCE58F" w14:textId="77777777" w:rsidR="00684B80" w:rsidRDefault="00684B80" w:rsidP="00684B80">
      <w:r w:rsidRPr="00FF597F">
        <w:t>Overall, attacks along these lines are likely to have a relatively limited impact in a context where national resources are already fully ramped up to contain and mitigate the impact of the virus. Whatever additional infections which could result as a result of such efforts would likely be relatively negligible in the context of a widespread pandemic.</w:t>
      </w:r>
    </w:p>
    <w:p w14:paraId="11FF6B4E" w14:textId="77777777" w:rsidR="00684B80" w:rsidRPr="00FF597F" w:rsidRDefault="00684B80" w:rsidP="00684B80"/>
    <w:p w14:paraId="0EC44656" w14:textId="77777777" w:rsidR="00684B80" w:rsidRPr="00FF597F" w:rsidRDefault="00684B80" w:rsidP="00684B80">
      <w:pPr>
        <w:pStyle w:val="Heading4"/>
        <w:rPr>
          <w:rFonts w:cs="Times New Roman"/>
        </w:rPr>
      </w:pPr>
      <w:r w:rsidRPr="00FF597F">
        <w:rPr>
          <w:rFonts w:cs="Times New Roman"/>
        </w:rPr>
        <w:t>Coronavirus had led to increased domestic radicalization and threats</w:t>
      </w:r>
    </w:p>
    <w:p w14:paraId="1ACB1129" w14:textId="77777777" w:rsidR="00684B80" w:rsidRDefault="00684B80" w:rsidP="00684B80">
      <w:r w:rsidRPr="00FF597F">
        <w:rPr>
          <w:rStyle w:val="Style13ptBold"/>
        </w:rPr>
        <w:t>Khalil, Lowy Institute Research Fellow, 20</w:t>
      </w:r>
      <w:r w:rsidRPr="00FF597F">
        <w:t xml:space="preserve"> </w:t>
      </w:r>
    </w:p>
    <w:p w14:paraId="7B5E030B" w14:textId="77777777" w:rsidR="00684B80" w:rsidRPr="00FF597F" w:rsidRDefault="00684B80" w:rsidP="00684B80">
      <w:r w:rsidRPr="00FF597F">
        <w:t>[Lydia, specialist in Middle East Politics and International Terrorism, Deakin University Alfred Deakin Institute Research Associate, former Council on Foreign Relations International Affairs Fellow, former counterterrorism specialist for the NYPD, Boston College International Relations BA, Georgetown University International Security MA, 5-1-2020, War on the Rocks, “COVID-19 and America's Counter-Terrorism Response,” https://warontherocks.com/2020/05/covid-19-and-americas-counter-terrorism-response/, accessed 7-1-2020, JL]</w:t>
      </w:r>
    </w:p>
    <w:p w14:paraId="60A7C331" w14:textId="77777777" w:rsidR="00684B80" w:rsidRPr="00FF597F" w:rsidRDefault="00684B80" w:rsidP="00684B80">
      <w:r w:rsidRPr="00FF597F">
        <w:rPr>
          <w:u w:val="single"/>
        </w:rPr>
        <w:t>Ever since the Sept. 11 attacks, U.S. foreign policy and national security have been swallowed whole by counter-terrorism considerations</w:t>
      </w:r>
      <w:r w:rsidRPr="00FF597F">
        <w:t xml:space="preserve">, even as a number of counter-terrorism experts have cautioned </w:t>
      </w:r>
      <w:hyperlink r:id="rId136" w:history="1">
        <w:r w:rsidRPr="00FF597F">
          <w:rPr>
            <w:rStyle w:val="Hyperlink"/>
          </w:rPr>
          <w:t>against</w:t>
        </w:r>
      </w:hyperlink>
      <w:r w:rsidRPr="00FF597F">
        <w:t xml:space="preserve"> overemphasizing the terrorist threat.</w:t>
      </w:r>
    </w:p>
    <w:p w14:paraId="1EF814EE" w14:textId="77777777" w:rsidR="00684B80" w:rsidRPr="00FF597F" w:rsidRDefault="00684B80" w:rsidP="00684B80">
      <w:pPr>
        <w:rPr>
          <w:u w:val="single"/>
        </w:rPr>
      </w:pPr>
      <w:r w:rsidRPr="00FF597F">
        <w:rPr>
          <w:u w:val="single"/>
        </w:rPr>
        <w:t>If anything could ever shake the United States out of its counter-terrorism fixation it would be a crisis of even greater magnitude than 9/11. It seemed like that moment finally came with the COVID-19 pandemic, as the death toll in New York alone has been greater than the 9/11 attacks.</w:t>
      </w:r>
    </w:p>
    <w:p w14:paraId="2E47B80B" w14:textId="77777777" w:rsidR="00684B80" w:rsidRPr="00FF597F" w:rsidRDefault="00684B80" w:rsidP="00684B80">
      <w:r w:rsidRPr="00FF597F">
        <w:t>Yet what we have seen so far is the opposite. Instead of reorienting toward other paradigms and reexamining its strategic priorities, the United States continues to reflexively overextend its counter-terrorism tools to deal with some of the more problematic aspects of the virus’ spread.</w:t>
      </w:r>
    </w:p>
    <w:p w14:paraId="106C3FB6" w14:textId="77777777" w:rsidR="00684B80" w:rsidRPr="00FF597F" w:rsidRDefault="00684B80" w:rsidP="00684B80">
      <w:r w:rsidRPr="00FF597F">
        <w:rPr>
          <w:u w:val="single"/>
        </w:rPr>
        <w:t xml:space="preserve">The Department of Justice under Attorney General William Barr </w:t>
      </w:r>
      <w:hyperlink r:id="rId137" w:history="1">
        <w:r w:rsidRPr="00FF597F">
          <w:rPr>
            <w:rStyle w:val="Hyperlink"/>
            <w:u w:val="single"/>
          </w:rPr>
          <w:t xml:space="preserve">released a memo </w:t>
        </w:r>
      </w:hyperlink>
      <w:r w:rsidRPr="00FF597F">
        <w:rPr>
          <w:u w:val="single"/>
        </w:rPr>
        <w:t>on March 24 advising that, “because coronavirus appears to meet the statutory definition of a ‘biological agent’</w:t>
      </w:r>
      <w:r w:rsidRPr="00FF597F">
        <w:t xml:space="preserve"> under 18 U.S.C. § 178(1), </w:t>
      </w:r>
      <w:r w:rsidRPr="00FF597F">
        <w:rPr>
          <w:u w:val="single"/>
        </w:rPr>
        <w:t>such acts potentially could implicate the nation’s terrorism-related statute</w:t>
      </w:r>
      <w:r w:rsidRPr="00FF597F">
        <w:t xml:space="preserve"> [including] § 2332a (</w:t>
      </w:r>
      <w:r w:rsidRPr="00FF597F">
        <w:rPr>
          <w:u w:val="single"/>
        </w:rPr>
        <w:t>use of a weapon involving a biological agent</w:t>
      </w:r>
      <w:r w:rsidRPr="00FF597F">
        <w:t>).”</w:t>
      </w:r>
    </w:p>
    <w:p w14:paraId="23D4E80F" w14:textId="77777777" w:rsidR="00684B80" w:rsidRPr="00FF597F" w:rsidRDefault="00684B80" w:rsidP="00684B80">
      <w:r w:rsidRPr="00FF597F">
        <w:t>In other words, the United States is expanding the definition of terrorism to encompass the intentional spread of the new coronavirus, and the Department of Justice memo outlines how federal terrorism charges could be brought against individuals who have threatened to spread the virus deliberately.</w:t>
      </w:r>
    </w:p>
    <w:p w14:paraId="39D7511B" w14:textId="77777777" w:rsidR="00684B80" w:rsidRPr="00FF597F" w:rsidRDefault="00684B80" w:rsidP="00684B80">
      <w:pPr>
        <w:rPr>
          <w:u w:val="single"/>
        </w:rPr>
      </w:pPr>
      <w:r w:rsidRPr="00FF597F">
        <w:rPr>
          <w:u w:val="single"/>
        </w:rPr>
        <w:t xml:space="preserve">The COVID-19 pandemic, like many crises and emergencies in the past, has been exploited by extremist actors. The question is how to respond without confounding the definition of terrorism. No doubt this advice from the department was released in response to disturbing evidence emerging of the way right-wing extremist groups in particular are attempting to </w:t>
      </w:r>
      <w:hyperlink r:id="rId138" w:anchor="from_embed" w:history="1">
        <w:r w:rsidRPr="00FF597F">
          <w:rPr>
            <w:rStyle w:val="Hyperlink"/>
            <w:u w:val="single"/>
          </w:rPr>
          <w:t>exploit this crisis</w:t>
        </w:r>
      </w:hyperlink>
      <w:r w:rsidRPr="00FF597F">
        <w:rPr>
          <w:u w:val="single"/>
        </w:rPr>
        <w:t xml:space="preserve"> to promote accelerationist fringe theories.</w:t>
      </w:r>
    </w:p>
    <w:p w14:paraId="144F417E" w14:textId="77777777" w:rsidR="00684B80" w:rsidRPr="00FF597F" w:rsidRDefault="00684B80" w:rsidP="00684B80">
      <w:pPr>
        <w:rPr>
          <w:u w:val="single"/>
        </w:rPr>
      </w:pPr>
      <w:r w:rsidRPr="00FF597F">
        <w:rPr>
          <w:u w:val="single"/>
        </w:rPr>
        <w:t>Even a cursory scroll through neo-Nazi forums and white supremacist Telegram channels shows how right-wing extremists are pushing disinformation and conspiracy theories to stoke extremist narratives and encourage mobilization.</w:t>
      </w:r>
    </w:p>
    <w:p w14:paraId="3F903998" w14:textId="77777777" w:rsidR="00684B80" w:rsidRPr="00FF597F" w:rsidRDefault="00684B80" w:rsidP="00684B80">
      <w:pPr>
        <w:rPr>
          <w:u w:val="single"/>
        </w:rPr>
      </w:pPr>
      <w:r w:rsidRPr="00FF597F">
        <w:rPr>
          <w:u w:val="single"/>
        </w:rPr>
        <w:t xml:space="preserve">In the United States, right-wing extremism has accounted for </w:t>
      </w:r>
      <w:hyperlink r:id="rId139" w:anchor="murder-and-extremism-in-the-united-states-in-2018" w:history="1">
        <w:r w:rsidRPr="00FF597F">
          <w:rPr>
            <w:rStyle w:val="Hyperlink"/>
            <w:u w:val="single"/>
          </w:rPr>
          <w:t>70 percent</w:t>
        </w:r>
      </w:hyperlink>
      <w:r w:rsidRPr="00FF597F">
        <w:rPr>
          <w:u w:val="single"/>
        </w:rPr>
        <w:t xml:space="preserve"> of extremist-related killings in the past 10 years; in 2018, </w:t>
      </w:r>
      <w:hyperlink r:id="rId140" w:anchor="murder-and-extremism-in-the-united-states-in-2018" w:history="1">
        <w:r w:rsidRPr="00FF597F">
          <w:rPr>
            <w:rStyle w:val="Hyperlink"/>
            <w:u w:val="single"/>
          </w:rPr>
          <w:t>right-wing extremists killed more people</w:t>
        </w:r>
      </w:hyperlink>
      <w:r w:rsidRPr="00FF597F">
        <w:rPr>
          <w:u w:val="single"/>
        </w:rPr>
        <w:t xml:space="preserve"> than in 1995, which was the year of the Oklahoma City bombing.</w:t>
      </w:r>
    </w:p>
    <w:p w14:paraId="1AFE4640" w14:textId="77777777" w:rsidR="00684B80" w:rsidRPr="00FF597F" w:rsidRDefault="00684B80" w:rsidP="00684B80">
      <w:pPr>
        <w:rPr>
          <w:u w:val="single"/>
        </w:rPr>
      </w:pPr>
      <w:r w:rsidRPr="00FF597F">
        <w:rPr>
          <w:u w:val="single"/>
        </w:rPr>
        <w:t>The COVID-19 pandemic is affording right-wing violent extremists more opportunities to radicalize and mobilize. Federal Protective Services within the Department of Homeland Security highlighted in</w:t>
      </w:r>
      <w:hyperlink r:id="rId141" w:anchor="fullscreen&amp;from_embed" w:history="1">
        <w:r w:rsidRPr="00FF597F">
          <w:rPr>
            <w:rStyle w:val="Hyperlink"/>
            <w:u w:val="single"/>
          </w:rPr>
          <w:t xml:space="preserve"> a </w:t>
        </w:r>
        <w:r w:rsidRPr="00FF597F">
          <w:rPr>
            <w:rStyle w:val="Hyperlink"/>
            <w:u w:val="single"/>
          </w:rPr>
          <w:lastRenderedPageBreak/>
          <w:t>leaked memo</w:t>
        </w:r>
      </w:hyperlink>
      <w:r w:rsidRPr="00FF597F">
        <w:rPr>
          <w:u w:val="single"/>
        </w:rPr>
        <w:t xml:space="preserve"> that white supremacists and neo-Nazis are advocating the “obligation” of infected members to spread the virus to law enforcement and minority communities. Civil society groups, like the Anti-Defamation League, that are tracking right-wing extremism have identified </w:t>
      </w:r>
      <w:hyperlink r:id="rId142" w:history="1">
        <w:r w:rsidRPr="00FF597F">
          <w:rPr>
            <w:rStyle w:val="Hyperlink"/>
            <w:u w:val="single"/>
          </w:rPr>
          <w:t>memes on right-wing forums</w:t>
        </w:r>
      </w:hyperlink>
      <w:r w:rsidRPr="00FF597F">
        <w:rPr>
          <w:u w:val="single"/>
        </w:rPr>
        <w:t xml:space="preserve"> like “What to Do if You Get Corona 19,” that say, “visit your local mosque, visit your local synagogue, spend the day on public transport, spend time in your local diverse neighborhood.”</w:t>
      </w:r>
    </w:p>
    <w:p w14:paraId="27D9CA69" w14:textId="77777777" w:rsidR="00684B80" w:rsidRPr="00FF597F" w:rsidRDefault="00684B80" w:rsidP="00684B80">
      <w:pPr>
        <w:rPr>
          <w:u w:val="single"/>
        </w:rPr>
      </w:pPr>
      <w:r w:rsidRPr="00FF597F">
        <w:rPr>
          <w:u w:val="single"/>
        </w:rPr>
        <w:t xml:space="preserve">The risk is not just limited to an increase in hateful rhetoric and conspiracy theories but is leading to actual attacks and plots. On March 24, FBI agents killed known right-wing extremist Timothy Wilson in a shootout during a sting operation. FBI agents honed in on at this time because </w:t>
      </w:r>
      <w:hyperlink r:id="rId143" w:history="1">
        <w:r w:rsidRPr="00FF597F">
          <w:rPr>
            <w:rStyle w:val="Hyperlink"/>
            <w:u w:val="single"/>
          </w:rPr>
          <w:t>Wilson was planning to use a car bomb to blow up a hospital</w:t>
        </w:r>
      </w:hyperlink>
      <w:r w:rsidRPr="00FF597F">
        <w:rPr>
          <w:u w:val="single"/>
        </w:rPr>
        <w:t xml:space="preserve"> treating a number of COVID-19 patients. It was also recently reported that the leading member of the U.S. coronavirus task force, </w:t>
      </w:r>
      <w:hyperlink r:id="rId144" w:history="1">
        <w:r w:rsidRPr="00FF597F">
          <w:rPr>
            <w:rStyle w:val="Hyperlink"/>
            <w:u w:val="single"/>
          </w:rPr>
          <w:t>Dr. Anthony Fauci, has needed extra security</w:t>
        </w:r>
      </w:hyperlink>
      <w:r w:rsidRPr="00FF597F">
        <w:rPr>
          <w:u w:val="single"/>
        </w:rPr>
        <w:t xml:space="preserve"> because of a number of credible threats against his safety. On neo-Nazi Telegram channels, extremists have urged followers to target essential businesses that serve minority communities, like grocery stores, with homemade chemical weapons.</w:t>
      </w:r>
    </w:p>
    <w:p w14:paraId="6936EAB8" w14:textId="77777777" w:rsidR="00684B80" w:rsidRPr="00FF597F" w:rsidRDefault="00684B80" w:rsidP="00684B80">
      <w:pPr>
        <w:rPr>
          <w:u w:val="single"/>
        </w:rPr>
      </w:pPr>
      <w:r w:rsidRPr="00FF597F">
        <w:rPr>
          <w:u w:val="single"/>
        </w:rPr>
        <w:t xml:space="preserve">The most recent attempted attack was by John Michael Rathbun, who was charged with attempting to </w:t>
      </w:r>
      <w:hyperlink r:id="rId145" w:history="1">
        <w:r w:rsidRPr="00FF597F">
          <w:rPr>
            <w:rStyle w:val="Hyperlink"/>
            <w:u w:val="single"/>
          </w:rPr>
          <w:t>target a Jewish assisted living facility</w:t>
        </w:r>
      </w:hyperlink>
      <w:r w:rsidRPr="00FF597F">
        <w:rPr>
          <w:u w:val="single"/>
        </w:rPr>
        <w:t xml:space="preserve"> in Longmeadow, Massachusetts, with an explosive device, after it was alleged that he posted on multiple online white supremacist forums that it was “Jew killing day.”</w:t>
      </w:r>
    </w:p>
    <w:p w14:paraId="7AD7871B" w14:textId="77777777" w:rsidR="00684B80" w:rsidRDefault="00684B80" w:rsidP="00684B80"/>
    <w:p w14:paraId="39671716" w14:textId="77777777" w:rsidR="00684B80" w:rsidRDefault="00684B80" w:rsidP="00684B80">
      <w:pPr>
        <w:pStyle w:val="Heading3"/>
      </w:pPr>
      <w:r>
        <w:lastRenderedPageBreak/>
        <w:t>Credibility – International Justice</w:t>
      </w:r>
    </w:p>
    <w:p w14:paraId="42ED7FA2" w14:textId="77777777" w:rsidR="00684B80" w:rsidRPr="000528B6" w:rsidRDefault="00684B80" w:rsidP="00684B80">
      <w:pPr>
        <w:pStyle w:val="Heading4"/>
      </w:pPr>
      <w:r w:rsidRPr="000528B6">
        <w:t xml:space="preserve">Forensic </w:t>
      </w:r>
      <w:r>
        <w:t>credibility</w:t>
      </w:r>
      <w:r w:rsidRPr="000528B6">
        <w:t xml:space="preserve"> </w:t>
      </w:r>
      <w:r>
        <w:t>crucial</w:t>
      </w:r>
      <w:r w:rsidRPr="000528B6">
        <w:t xml:space="preserve"> to </w:t>
      </w:r>
      <w:r>
        <w:t>international just in addressing crimes against humanity, genocide and war crimes</w:t>
      </w:r>
    </w:p>
    <w:p w14:paraId="2C463F1F" w14:textId="77777777" w:rsidR="00684B80" w:rsidRPr="00B834BD" w:rsidRDefault="00684B80" w:rsidP="00684B80">
      <w:pPr>
        <w:rPr>
          <w:rStyle w:val="Style13ptBold"/>
        </w:rPr>
      </w:pPr>
      <w:r w:rsidRPr="00B834BD">
        <w:rPr>
          <w:rStyle w:val="Style13ptBold"/>
        </w:rPr>
        <w:t>Klinker, Principal Academic in International Law Bournemouth University, 09</w:t>
      </w:r>
    </w:p>
    <w:p w14:paraId="1DF056DD" w14:textId="77777777" w:rsidR="00684B80" w:rsidRPr="000528B6" w:rsidRDefault="00684B80" w:rsidP="00684B80">
      <w:pPr>
        <w:rPr>
          <w:sz w:val="24"/>
        </w:rPr>
      </w:pPr>
      <w:r w:rsidRPr="000528B6">
        <w:rPr>
          <w:sz w:val="24"/>
        </w:rPr>
        <w:t xml:space="preserve">[Melanie, </w:t>
      </w:r>
      <w:r>
        <w:rPr>
          <w:sz w:val="24"/>
        </w:rPr>
        <w:t xml:space="preserve">Principal Investigator on a Global Challenges Research Fund project, teacher of teaches public international law, international criminal law and international human rights law, </w:t>
      </w:r>
      <w:r w:rsidRPr="000528B6">
        <w:rPr>
          <w:sz w:val="24"/>
        </w:rPr>
        <w:t>5/1/09, The International Journal of Evidence &amp; Proof, “Forensic science expertise for international criminal proceedings: an old problem, a new context and a pragmatic resolution”, Volume 13, Issue No. 2, p.103-104, MZK]</w:t>
      </w:r>
    </w:p>
    <w:p w14:paraId="28412485" w14:textId="77777777" w:rsidR="00684B80" w:rsidRDefault="00684B80" w:rsidP="00684B80">
      <w:pPr>
        <w:rPr>
          <w:sz w:val="24"/>
        </w:rPr>
      </w:pPr>
      <w:r w:rsidRPr="000528B6">
        <w:rPr>
          <w:sz w:val="24"/>
          <w:u w:val="single"/>
        </w:rPr>
        <w:t>Since the commencement of the trials at the International Criminal Tribunal for the Former Yugoslavia (ICTY),</w:t>
      </w:r>
      <w:r w:rsidRPr="000528B6">
        <w:rPr>
          <w:sz w:val="24"/>
        </w:rPr>
        <w:t xml:space="preserve"> </w:t>
      </w:r>
      <w:r w:rsidRPr="000528B6">
        <w:rPr>
          <w:sz w:val="24"/>
          <w:u w:val="single"/>
        </w:rPr>
        <w:t>the judges have heard numerous testimonies from expert witnesses</w:t>
      </w:r>
      <w:r w:rsidRPr="000528B6">
        <w:rPr>
          <w:sz w:val="24"/>
        </w:rPr>
        <w:t>. Expert witness testimonies during international criminal trials have been paramount, due to the complexity of cases adjudicated. Often, in order to establish whether the accused is guilty, the context, including political, military and historical information, needs to be explored. Thus, expert witnesses are asked to provide clarification on elements relevant to the trial that require specialist knowledge. ‘They are normally allowed to testify on issues about which the judges themselves, based on their personal knowledge and experience, cannot be expected to reach an opinion alone.’1 Introducing expert testimony can increase the complexity surrounding a case, yet simultaneously help reduce</w:t>
      </w:r>
      <w:r w:rsidRPr="0002165E">
        <w:rPr>
          <w:sz w:val="24"/>
        </w:rPr>
        <w:t xml:space="preserve"> that complexity to a level manageable by judicial fact-finders at the ICTY.</w:t>
      </w:r>
    </w:p>
    <w:p w14:paraId="6622B9B0" w14:textId="77777777" w:rsidR="00684B80" w:rsidRDefault="00684B80" w:rsidP="00684B80">
      <w:pPr>
        <w:rPr>
          <w:sz w:val="24"/>
        </w:rPr>
      </w:pPr>
      <w:r w:rsidRPr="0002165E">
        <w:rPr>
          <w:sz w:val="24"/>
        </w:rPr>
        <w:t xml:space="preserve">Expert witnesses are also called to testify about the particular crimes that are alleged in the proceedings. Forensic science investigations into mass graves have been a major activity within the ICTY’s Office of the Prosecutor, providing vital evidence from the crime scene in order to facilitate successful prosecution. Expert evidence regarding the exhumation of mass graves has been important for a number of trials, specifically those relating to the Srebrenica crimes in Bosnia and Herzegovina.2 Whilst </w:t>
      </w:r>
      <w:r w:rsidRPr="008A12E3">
        <w:rPr>
          <w:sz w:val="24"/>
          <w:u w:val="single"/>
        </w:rPr>
        <w:t>forensic science evidence from crime scenes</w:t>
      </w:r>
      <w:r w:rsidRPr="0002165E">
        <w:rPr>
          <w:sz w:val="24"/>
        </w:rPr>
        <w:t xml:space="preserve"> does not attempt to explain why certain crimes were committed, it </w:t>
      </w:r>
      <w:r w:rsidRPr="008A12E3">
        <w:rPr>
          <w:sz w:val="24"/>
          <w:u w:val="single"/>
        </w:rPr>
        <w:t>can give indications as to what happened and how</w:t>
      </w:r>
      <w:r w:rsidRPr="0002165E">
        <w:rPr>
          <w:sz w:val="24"/>
        </w:rPr>
        <w:t>. It attempts to answer these empirical questions through well-designed empirical studies and inquiries.</w:t>
      </w:r>
    </w:p>
    <w:p w14:paraId="5D3A77B1" w14:textId="77777777" w:rsidR="00684B80" w:rsidRDefault="00684B80" w:rsidP="00684B80">
      <w:pPr>
        <w:rPr>
          <w:sz w:val="24"/>
        </w:rPr>
      </w:pPr>
      <w:r w:rsidRPr="0002165E">
        <w:rPr>
          <w:sz w:val="24"/>
        </w:rPr>
        <w:t xml:space="preserve">To date, </w:t>
      </w:r>
      <w:r w:rsidRPr="008A12E3">
        <w:rPr>
          <w:sz w:val="24"/>
          <w:u w:val="single"/>
        </w:rPr>
        <w:t>little attention has been paid to how international law interfaces with expert witnesses and forensic science experts</w:t>
      </w:r>
      <w:r w:rsidRPr="0002165E">
        <w:rPr>
          <w:sz w:val="24"/>
        </w:rPr>
        <w:t xml:space="preserve"> in particular.3 It is anticipated that</w:t>
      </w:r>
      <w:r>
        <w:rPr>
          <w:sz w:val="24"/>
        </w:rPr>
        <w:t xml:space="preserve"> </w:t>
      </w:r>
      <w:r w:rsidRPr="008A12E3">
        <w:rPr>
          <w:sz w:val="24"/>
          <w:u w:val="single"/>
        </w:rPr>
        <w:t>the use of expert witnesses will continue to be imperative for the future administration of international justice because of the complexity of trying perpetrators accused of genocide, crimes against humanity, war crimes and/or the crime of aggression</w:t>
      </w:r>
      <w:r w:rsidRPr="0002165E">
        <w:rPr>
          <w:sz w:val="24"/>
        </w:rPr>
        <w:t xml:space="preserve">.4 </w:t>
      </w:r>
      <w:r w:rsidRPr="008A12E3">
        <w:rPr>
          <w:sz w:val="24"/>
          <w:u w:val="single"/>
        </w:rPr>
        <w:t>The potential value of forensic science for international justice is</w:t>
      </w:r>
      <w:r w:rsidRPr="0002165E">
        <w:rPr>
          <w:sz w:val="24"/>
        </w:rPr>
        <w:t xml:space="preserve"> all the greater to the extent </w:t>
      </w:r>
      <w:r w:rsidRPr="008A12E3">
        <w:rPr>
          <w:sz w:val="24"/>
          <w:u w:val="single"/>
        </w:rPr>
        <w:t>that some transitional justice scholars believe that one rationale for, and a function of, justice is to create an accurate historical record.</w:t>
      </w:r>
      <w:r w:rsidRPr="0002165E">
        <w:rPr>
          <w:sz w:val="24"/>
        </w:rPr>
        <w:t xml:space="preserve">5 </w:t>
      </w:r>
      <w:r w:rsidRPr="008A12E3">
        <w:rPr>
          <w:sz w:val="24"/>
          <w:u w:val="single"/>
        </w:rPr>
        <w:t>Relying on expert knowledge and the opinions and facts it provides is commonly accepted to be a good strategy for achieving justice, as long as the expertise is impartial and truthful.</w:t>
      </w:r>
      <w:r w:rsidRPr="0002165E">
        <w:rPr>
          <w:sz w:val="24"/>
        </w:rPr>
        <w:t xml:space="preserve"> </w:t>
      </w:r>
      <w:r w:rsidRPr="008A12E3">
        <w:rPr>
          <w:sz w:val="24"/>
          <w:u w:val="single"/>
        </w:rPr>
        <w:t xml:space="preserve">This is particularly the </w:t>
      </w:r>
      <w:r w:rsidRPr="008A12E3">
        <w:rPr>
          <w:sz w:val="24"/>
          <w:u w:val="single"/>
        </w:rPr>
        <w:lastRenderedPageBreak/>
        <w:t>case for experts presenting their scientific findings and explanations;</w:t>
      </w:r>
      <w:r w:rsidRPr="0002165E">
        <w:rPr>
          <w:sz w:val="24"/>
        </w:rPr>
        <w:t xml:space="preserve"> for science—to many—offers better explanations than non-science.6 However, </w:t>
      </w:r>
      <w:r w:rsidRPr="009673BE">
        <w:rPr>
          <w:sz w:val="24"/>
          <w:u w:val="single"/>
        </w:rPr>
        <w:t>increasing dependence on expertise also introduces new uncertainties, which are inherent to the scientific discipline, to the relationship between science and law.</w:t>
      </w:r>
      <w:r w:rsidRPr="0002165E">
        <w:rPr>
          <w:sz w:val="24"/>
        </w:rPr>
        <w:t>7</w:t>
      </w:r>
    </w:p>
    <w:p w14:paraId="270EAA94" w14:textId="77777777" w:rsidR="00684B80" w:rsidRPr="0002165E" w:rsidRDefault="00684B80" w:rsidP="00684B80">
      <w:pPr>
        <w:rPr>
          <w:sz w:val="24"/>
        </w:rPr>
      </w:pPr>
      <w:r w:rsidRPr="0002165E">
        <w:rPr>
          <w:sz w:val="24"/>
        </w:rPr>
        <w:t xml:space="preserve">Over the centuries, </w:t>
      </w:r>
      <w:r w:rsidRPr="008A12E3">
        <w:rPr>
          <w:sz w:val="24"/>
          <w:u w:val="single"/>
        </w:rPr>
        <w:t>philosophers of science have tried to answer questions about what makes scientific findings truthful and to formulate standards that would help identify good scientific explanations</w:t>
      </w:r>
      <w:r w:rsidRPr="0002165E">
        <w:rPr>
          <w:sz w:val="24"/>
        </w:rPr>
        <w:t>. They have considered whether scientific pronouncements ought to be causal, unified, nomological, statistical, deductive, inductive or any combination of these.8 Given that philosophers wrestle with such questions, how are ICTY Trial Chamber judges, with their judicial expertise and limited time for deliberation, to determine what makes scientific results valid and reliable, truthful and credible</w:t>
      </w:r>
      <w:r w:rsidRPr="008A12E3">
        <w:rPr>
          <w:sz w:val="24"/>
          <w:u w:val="single"/>
        </w:rPr>
        <w:t>? The issue of ‘science v. non-science’ is further complicated by the recognition that ‘despite its obvious value, forensic science has not always merited the term “science</w:t>
      </w:r>
      <w:r w:rsidRPr="0002165E">
        <w:rPr>
          <w:sz w:val="24"/>
        </w:rPr>
        <w:t>”’.9 Forensic science is not a discipline as such, but rather the application of a range of sciences, alongside techniques and skills that do not qualify as science, to legal proceedings. Furthermore, whilst mass grave exhumations had been conducted for humanitarian purposes, the investigation of mass graves for prosecution purposes has been pioneered by the ICTY, posing new challenges for the forensic scientists involved.</w:t>
      </w:r>
    </w:p>
    <w:p w14:paraId="78B2AB1B" w14:textId="77777777" w:rsidR="00684B80" w:rsidRPr="00B834BD" w:rsidRDefault="00684B80" w:rsidP="00684B80"/>
    <w:p w14:paraId="795B259D" w14:textId="77777777" w:rsidR="00684B80" w:rsidRDefault="00684B80" w:rsidP="00684B80">
      <w:pPr>
        <w:pStyle w:val="Heading3"/>
        <w:rPr>
          <w:rFonts w:cs="Times New Roman"/>
        </w:rPr>
      </w:pPr>
      <w:r w:rsidRPr="00FF597F">
        <w:rPr>
          <w:rFonts w:cs="Times New Roman"/>
        </w:rPr>
        <w:lastRenderedPageBreak/>
        <w:t xml:space="preserve">Credibility – COVID – </w:t>
      </w:r>
      <w:r>
        <w:rPr>
          <w:rFonts w:cs="Times New Roman"/>
        </w:rPr>
        <w:t>Scenario</w:t>
      </w:r>
    </w:p>
    <w:p w14:paraId="38BEED26" w14:textId="77777777" w:rsidR="00684B80" w:rsidRDefault="00684B80" w:rsidP="00684B80">
      <w:pPr>
        <w:pStyle w:val="Heading4"/>
      </w:pPr>
      <w:r>
        <w:t xml:space="preserve">Forensics key to COVID efforts </w:t>
      </w:r>
    </w:p>
    <w:p w14:paraId="0F9CA10D" w14:textId="77777777" w:rsidR="00684B80" w:rsidRDefault="00684B80" w:rsidP="00684B80">
      <w:pPr>
        <w:rPr>
          <w:rStyle w:val="Style13ptBold"/>
        </w:rPr>
      </w:pPr>
      <w:r>
        <w:rPr>
          <w:rStyle w:val="Style13ptBold"/>
        </w:rPr>
        <w:t xml:space="preserve">Srivastav, Forensic biology specialist, 20 </w:t>
      </w:r>
    </w:p>
    <w:p w14:paraId="06DB25D3" w14:textId="77777777" w:rsidR="00684B80" w:rsidRPr="00B76C86" w:rsidRDefault="00684B80" w:rsidP="00684B80">
      <w:pPr>
        <w:spacing w:line="240" w:lineRule="auto"/>
        <w:rPr>
          <w:rStyle w:val="Style13ptBold"/>
          <w:rFonts w:eastAsia="Times New Roman"/>
          <w:b w:val="0"/>
          <w:bCs w:val="0"/>
          <w:sz w:val="24"/>
          <w:szCs w:val="24"/>
        </w:rPr>
      </w:pPr>
      <w:r w:rsidRPr="009A40D1">
        <w:rPr>
          <w:rFonts w:eastAsia="Times New Roman"/>
          <w:color w:val="000000"/>
        </w:rPr>
        <w:t>[</w:t>
      </w:r>
      <w:r>
        <w:rPr>
          <w:rFonts w:eastAsia="Times New Roman"/>
          <w:color w:val="000000"/>
        </w:rPr>
        <w:t>Kuwar Veer Vikram Srivastav, 4-24-20,</w:t>
      </w:r>
      <w:r w:rsidRPr="009A40D1">
        <w:rPr>
          <w:rFonts w:eastAsia="Times New Roman"/>
          <w:color w:val="000000"/>
        </w:rPr>
        <w:t xml:space="preserve"> </w:t>
      </w:r>
      <w:r>
        <w:rPr>
          <w:rFonts w:eastAsia="Times New Roman"/>
          <w:color w:val="000000"/>
        </w:rPr>
        <w:t xml:space="preserve">Magzter, </w:t>
      </w:r>
      <w:r w:rsidRPr="009A40D1">
        <w:rPr>
          <w:rFonts w:eastAsia="Times New Roman"/>
          <w:color w:val="000000"/>
        </w:rPr>
        <w:t>“</w:t>
      </w:r>
      <w:r>
        <w:rPr>
          <w:rFonts w:eastAsia="Times New Roman"/>
          <w:color w:val="000000"/>
        </w:rPr>
        <w:t>Role of Forensic Science in COVID-19</w:t>
      </w:r>
      <w:r w:rsidRPr="009A40D1">
        <w:rPr>
          <w:rFonts w:eastAsia="Times New Roman"/>
          <w:color w:val="000000"/>
        </w:rPr>
        <w:t>”,</w:t>
      </w:r>
      <w:r>
        <w:rPr>
          <w:rFonts w:eastAsia="Times New Roman"/>
          <w:color w:val="000000"/>
        </w:rPr>
        <w:t xml:space="preserve"> https://www.magzter.com/news/822/2381/042020/2s935</w:t>
      </w:r>
      <w:r w:rsidRPr="009A40D1">
        <w:rPr>
          <w:rFonts w:eastAsia="Times New Roman"/>
          <w:color w:val="000000"/>
        </w:rPr>
        <w:t xml:space="preserve">, accessed </w:t>
      </w:r>
      <w:r>
        <w:rPr>
          <w:rFonts w:eastAsia="Times New Roman"/>
          <w:color w:val="000000"/>
        </w:rPr>
        <w:t>7-7-20, LH</w:t>
      </w:r>
      <w:r w:rsidRPr="009A40D1">
        <w:rPr>
          <w:rFonts w:eastAsia="Times New Roman"/>
          <w:color w:val="000000"/>
        </w:rPr>
        <w:t>]</w:t>
      </w:r>
    </w:p>
    <w:p w14:paraId="2046C8AD" w14:textId="77777777" w:rsidR="00684B80" w:rsidRPr="00B76C86" w:rsidRDefault="00684B80" w:rsidP="00684B80">
      <w:pPr>
        <w:rPr>
          <w:rStyle w:val="StyleUnderline"/>
        </w:rPr>
      </w:pPr>
      <w:r w:rsidRPr="001B4732">
        <w:t xml:space="preserve">Forensic science is an amalgam of different traits. Forensic virology is the branch of Forensic science. </w:t>
      </w:r>
      <w:r w:rsidRPr="00B76C86">
        <w:rPr>
          <w:rStyle w:val="StyleUnderline"/>
        </w:rPr>
        <w:t xml:space="preserve">Forensic Virology is the systematic and scientific study of viruses for the purpose of justice or legal investigation [1]. </w:t>
      </w:r>
    </w:p>
    <w:p w14:paraId="568D5117" w14:textId="77777777" w:rsidR="00684B80" w:rsidRPr="001B4732" w:rsidRDefault="00684B80" w:rsidP="00684B80">
      <w:r w:rsidRPr="001B4732">
        <w:t xml:space="preserve">COVID-19 or Corona virus disease 2019 is an infectious disease caused by a recently discovered coronavirus [nCov, n-novel, CoV= Corona Virus] [2]. </w:t>
      </w:r>
    </w:p>
    <w:p w14:paraId="066CBAB2" w14:textId="77777777" w:rsidR="00684B80" w:rsidRPr="001B4732" w:rsidRDefault="00684B80" w:rsidP="00684B80">
      <w:r w:rsidRPr="001B4732">
        <w:t>COVID-19 name is given by the World Health Organization [WHO] on February 11, 2020 [3].  Coronavirus is belongs from virus family Coronaviridae, order Nidovirales [4]. Coronavirus disease was first described in 1931 [5].</w:t>
      </w:r>
    </w:p>
    <w:p w14:paraId="14430241" w14:textId="77777777" w:rsidR="00684B80" w:rsidRPr="00B76C86" w:rsidRDefault="00684B80" w:rsidP="00684B80">
      <w:pPr>
        <w:rPr>
          <w:rStyle w:val="StyleUnderline"/>
        </w:rPr>
      </w:pPr>
      <w:r w:rsidRPr="001B4732">
        <w:t xml:space="preserve">Role of Forensic Science – We know that Forensic science is the scientific study of various aspects of science for the purpose of justice, </w:t>
      </w:r>
      <w:r w:rsidRPr="00B76C86">
        <w:rPr>
          <w:rStyle w:val="StyleUnderline"/>
        </w:rPr>
        <w:t xml:space="preserve">the role of forensic science in a pandemic are – </w:t>
      </w:r>
    </w:p>
    <w:p w14:paraId="69BA24F1" w14:textId="77777777" w:rsidR="00684B80" w:rsidRPr="001B4732" w:rsidRDefault="00684B80" w:rsidP="00684B80">
      <w:r w:rsidRPr="00B76C86">
        <w:rPr>
          <w:rStyle w:val="StyleUnderline"/>
        </w:rPr>
        <w:t>Forensic Pathology : -</w:t>
      </w:r>
      <w:r w:rsidRPr="001B4732">
        <w:t xml:space="preserve"> Forensic pathology is the field of forensic science that coordinates legal system and medicine to determine the cause, mechanism, manner and time of a person’s death. </w:t>
      </w:r>
    </w:p>
    <w:p w14:paraId="25282DA2" w14:textId="77777777" w:rsidR="00684B80" w:rsidRPr="00B76C86" w:rsidRDefault="00684B80" w:rsidP="00684B80">
      <w:pPr>
        <w:rPr>
          <w:rStyle w:val="StyleUnderline"/>
        </w:rPr>
      </w:pPr>
      <w:r w:rsidRPr="001B4732">
        <w:t xml:space="preserve">During this pandemic situation, </w:t>
      </w:r>
      <w:r w:rsidRPr="00B76C86">
        <w:rPr>
          <w:rStyle w:val="StyleUnderline"/>
        </w:rPr>
        <w:t xml:space="preserve">forensic pathologists are heavily involved in managing the crisis, either within their local communities or as a part of a humanitarian mission working with vulnerable communities abroad. </w:t>
      </w:r>
    </w:p>
    <w:p w14:paraId="116B71E7" w14:textId="77777777" w:rsidR="00684B80" w:rsidRPr="00B76C86" w:rsidRDefault="00684B80" w:rsidP="00684B80">
      <w:pPr>
        <w:rPr>
          <w:rStyle w:val="StyleUnderline"/>
        </w:rPr>
      </w:pPr>
      <w:r w:rsidRPr="00B76C86">
        <w:rPr>
          <w:rStyle w:val="StyleUnderline"/>
        </w:rPr>
        <w:t xml:space="preserve">The role of forensic pathologists in these pandemic days to ensure the proper management of dead bodies and minimizing the spread of the Coronavirus. </w:t>
      </w:r>
    </w:p>
    <w:p w14:paraId="61FD5A6C" w14:textId="77777777" w:rsidR="00684B80" w:rsidRPr="001B4732" w:rsidRDefault="00684B80" w:rsidP="00684B80">
      <w:r w:rsidRPr="001B4732">
        <w:t xml:space="preserve">The Coronavirus is highly spreadable and infections, the postmortem procedure, release of body and safe burial is as well as possible, smoothly and properly. </w:t>
      </w:r>
    </w:p>
    <w:p w14:paraId="4F82C138" w14:textId="77777777" w:rsidR="00684B80" w:rsidRPr="00B76C86" w:rsidRDefault="00684B80" w:rsidP="00684B80">
      <w:pPr>
        <w:rPr>
          <w:rStyle w:val="StyleUnderline"/>
        </w:rPr>
      </w:pPr>
      <w:r w:rsidRPr="00B76C86">
        <w:rPr>
          <w:rStyle w:val="StyleUnderline"/>
        </w:rPr>
        <w:t xml:space="preserve">Forensic virology: - Viruses are small infections agent that can replicate only in the living cells of an organism. This is a challenge for Forensics to solve this puzzle that the novel coronavirus is a bioweapon or not. </w:t>
      </w:r>
    </w:p>
    <w:p w14:paraId="663B4EF8" w14:textId="77777777" w:rsidR="00684B80" w:rsidRPr="001B4732" w:rsidRDefault="00684B80" w:rsidP="00684B80">
      <w:r w:rsidRPr="00B76C86">
        <w:rPr>
          <w:rStyle w:val="StyleUnderline"/>
        </w:rPr>
        <w:t>Forensic psychology:</w:t>
      </w:r>
      <w:r w:rsidRPr="001B4732">
        <w:t xml:space="preserve"> - After the infection there are several changes seen in the human body, so the psychological changes also may be the change. </w:t>
      </w:r>
    </w:p>
    <w:p w14:paraId="0C5160D4" w14:textId="77777777" w:rsidR="00684B80" w:rsidRPr="00B76C86" w:rsidRDefault="00684B80" w:rsidP="00684B80">
      <w:pPr>
        <w:rPr>
          <w:rStyle w:val="StyleUnderline"/>
        </w:rPr>
      </w:pPr>
      <w:r w:rsidRPr="00B76C86">
        <w:rPr>
          <w:rStyle w:val="StyleUnderline"/>
        </w:rPr>
        <w:t xml:space="preserve">The psychology of doctors and nurses are playing an important role during the treatment of patients. </w:t>
      </w:r>
    </w:p>
    <w:p w14:paraId="28FC6B9A" w14:textId="77777777" w:rsidR="00684B80" w:rsidRPr="001B4732" w:rsidRDefault="00684B80" w:rsidP="00684B80">
      <w:r w:rsidRPr="001B4732">
        <w:t xml:space="preserve">Locard’s Physical exchange: - The novel coronavirus spreads from one place to another by physical contact. </w:t>
      </w:r>
    </w:p>
    <w:p w14:paraId="76B8AA77" w14:textId="77777777" w:rsidR="00684B80" w:rsidRPr="00B76C86" w:rsidRDefault="00684B80" w:rsidP="00684B80">
      <w:pPr>
        <w:rPr>
          <w:rStyle w:val="StyleUnderline"/>
        </w:rPr>
      </w:pPr>
      <w:r w:rsidRPr="00B76C86">
        <w:rPr>
          <w:rStyle w:val="StyleUnderline"/>
        </w:rPr>
        <w:t xml:space="preserve">Some peoples are intentionally spreading the virus by spitting or touching. In this situation Forensic science and Police officers have great challenge for identifying to those types of disloyal people. </w:t>
      </w:r>
    </w:p>
    <w:p w14:paraId="257087ED" w14:textId="77777777" w:rsidR="00684B80" w:rsidRPr="00B76C86" w:rsidRDefault="00684B80" w:rsidP="00684B80">
      <w:pPr>
        <w:rPr>
          <w:rStyle w:val="StyleUnderline"/>
        </w:rPr>
      </w:pPr>
      <w:r w:rsidRPr="00B76C86">
        <w:rPr>
          <w:rStyle w:val="StyleUnderline"/>
        </w:rPr>
        <w:lastRenderedPageBreak/>
        <w:t xml:space="preserve">Cyber Forensic: - In these pandemic days there are many cases of rumors and fake news are registered, these cases are solved by cyber forensic. </w:t>
      </w:r>
    </w:p>
    <w:p w14:paraId="691B49C4" w14:textId="77777777" w:rsidR="00684B80" w:rsidRDefault="00684B80" w:rsidP="00684B80">
      <w:r w:rsidRPr="001B4732">
        <w:t xml:space="preserve">Finally, Forensic science is continuously doing his job in these pandemic days for our nation in proper manner and I hope that “CORONA HAREGA, BHARAT JITEGA”. </w:t>
      </w:r>
    </w:p>
    <w:p w14:paraId="56E9C6A8" w14:textId="77777777" w:rsidR="00684B80" w:rsidRPr="00441E51" w:rsidRDefault="00684B80" w:rsidP="00684B80"/>
    <w:p w14:paraId="61770ECB" w14:textId="77777777" w:rsidR="00684B80" w:rsidRPr="00FF597F" w:rsidRDefault="00684B80" w:rsidP="00684B80">
      <w:pPr>
        <w:pStyle w:val="Heading4"/>
        <w:rPr>
          <w:rFonts w:cs="Times New Roman"/>
        </w:rPr>
      </w:pPr>
      <w:r w:rsidRPr="00FF597F">
        <w:rPr>
          <w:rFonts w:cs="Times New Roman"/>
        </w:rPr>
        <w:t>International cooperation and transparency key to combat COVID-19</w:t>
      </w:r>
    </w:p>
    <w:p w14:paraId="2F7F73F0" w14:textId="77777777" w:rsidR="00684B80" w:rsidRPr="00FF597F" w:rsidRDefault="00684B80" w:rsidP="00684B80">
      <w:pPr>
        <w:rPr>
          <w:rStyle w:val="Style13ptBold"/>
        </w:rPr>
      </w:pPr>
      <w:r w:rsidRPr="00FF597F">
        <w:rPr>
          <w:rStyle w:val="Style13ptBold"/>
        </w:rPr>
        <w:t>Joint statement of science academies, 20</w:t>
      </w:r>
    </w:p>
    <w:p w14:paraId="478F9122" w14:textId="77777777" w:rsidR="00684B80" w:rsidRPr="00FF597F" w:rsidRDefault="00684B80" w:rsidP="00684B80">
      <w:r w:rsidRPr="00FF597F">
        <w:t>[4-8-20, “THE CRITICAL NEED FOR INTERNATIONAL COOPERATION DURING COVID-19 PANDEMIC: JOINT STATEMENT OF ACADEMIES OF SCIENCES AND MEDICINE”, https://www.nationalacademies.org/news/2020/04/the-critical-need-for-international-cooperation-during-covid-19-pandemic, accessed 6-30-20]</w:t>
      </w:r>
    </w:p>
    <w:p w14:paraId="69BFA21C" w14:textId="77777777" w:rsidR="00684B80" w:rsidRPr="00FF597F" w:rsidRDefault="00684B80" w:rsidP="00684B80">
      <w:r w:rsidRPr="00FF597F">
        <w:t>*the organization involved in the writing of this letter are listed at the end</w:t>
      </w:r>
    </w:p>
    <w:p w14:paraId="77BB076D" w14:textId="77777777" w:rsidR="00684B80" w:rsidRPr="00FF597F" w:rsidRDefault="00684B80" w:rsidP="00684B80">
      <w:pPr>
        <w:rPr>
          <w:rStyle w:val="StyleUnderline"/>
        </w:rPr>
      </w:pPr>
      <w:r w:rsidRPr="00FF597F">
        <w:t xml:space="preserve">As a novel coronavirus spreads throughout the world and the number of cases and deaths continues to rise, almost no country or community remains untouched by this rapidly evolving threat. Dramatic and urgent actions are underway at all levels in our societies to limit the spread of COVID-19, identify new infections, take care of the sick and prevent death, reduce social and economic disruptions, and meet basic human needs. Looming uncertainties remain and much needs to be done. At this critical time we, G-Science Academies of Science and of Medicine from across the globe, including academies of the G7 countries, are engaging within our countries in many ways. But we all believe </w:t>
      </w:r>
      <w:r w:rsidRPr="00FF597F">
        <w:rPr>
          <w:rStyle w:val="StyleUnderline"/>
        </w:rPr>
        <w:t>it essential to emphasize</w:t>
      </w:r>
      <w:r w:rsidRPr="00FF597F">
        <w:t>, together</w:t>
      </w:r>
      <w:r w:rsidRPr="00FF597F">
        <w:rPr>
          <w:rStyle w:val="StyleUnderline"/>
        </w:rPr>
        <w:t xml:space="preserve">, the </w:t>
      </w:r>
      <w:r w:rsidRPr="00FF597F">
        <w:rPr>
          <w:rStyle w:val="Emphasis"/>
        </w:rPr>
        <w:t>URGENCY OF INTERNATIONAL COOPERATION</w:t>
      </w:r>
      <w:r w:rsidRPr="00FF597F">
        <w:rPr>
          <w:rStyle w:val="StyleUnderline"/>
        </w:rPr>
        <w:t>, in several dimensions:</w:t>
      </w:r>
    </w:p>
    <w:p w14:paraId="5D18D915" w14:textId="77777777" w:rsidR="00684B80" w:rsidRPr="00FF597F" w:rsidRDefault="00684B80" w:rsidP="00684B80">
      <w:r w:rsidRPr="00FF597F">
        <w:rPr>
          <w:rStyle w:val="StyleUnderline"/>
        </w:rPr>
        <w:t>Rapid, accurate, and transparent international communication about the unfolding epidemiology of this novel viral disease</w:t>
      </w:r>
      <w:r w:rsidRPr="00FF597F">
        <w:t>, including patterns of transmission, incubation period and lethality, and the efficacy of various methods of intervention.</w:t>
      </w:r>
    </w:p>
    <w:p w14:paraId="1D4CD778" w14:textId="77777777" w:rsidR="00684B80" w:rsidRPr="00FF597F" w:rsidRDefault="00684B80" w:rsidP="00684B80">
      <w:r w:rsidRPr="00FF597F">
        <w:rPr>
          <w:rStyle w:val="StyleUnderline"/>
        </w:rPr>
        <w:t>Real-time sharing of detailed scientific information about the virus</w:t>
      </w:r>
      <w:r w:rsidRPr="00FF597F">
        <w:t xml:space="preserve">, the pathophysiology of the disease it causes and the human immunologic response, its origins, genetics, and mutations, </w:t>
      </w:r>
      <w:r w:rsidRPr="00FF597F">
        <w:rPr>
          <w:rStyle w:val="StyleUnderline"/>
        </w:rPr>
        <w:t>and coordinated activities to advance knowledge</w:t>
      </w:r>
      <w:r w:rsidRPr="00FF597F">
        <w:t xml:space="preserve"> in all of these areas.</w:t>
      </w:r>
    </w:p>
    <w:p w14:paraId="27F2CC18" w14:textId="77777777" w:rsidR="00684B80" w:rsidRPr="00FF597F" w:rsidRDefault="00684B80" w:rsidP="00684B80">
      <w:pPr>
        <w:rPr>
          <w:rStyle w:val="StyleUnderline"/>
        </w:rPr>
      </w:pPr>
      <w:r w:rsidRPr="00FF597F">
        <w:rPr>
          <w:rStyle w:val="StyleUnderline"/>
        </w:rPr>
        <w:t>Sharing of information about research and development on medical products to deal with the disease, along with collaborative research efforts to advance this vital R&amp;D.</w:t>
      </w:r>
    </w:p>
    <w:p w14:paraId="288C82B9" w14:textId="77777777" w:rsidR="00684B80" w:rsidRPr="00FF597F" w:rsidRDefault="00684B80" w:rsidP="00684B80">
      <w:pPr>
        <w:rPr>
          <w:rStyle w:val="StyleUnderline"/>
        </w:rPr>
      </w:pPr>
      <w:r w:rsidRPr="00FF597F">
        <w:t xml:space="preserve">In recognition of our mutual reliance, </w:t>
      </w:r>
      <w:r w:rsidRPr="00FF597F">
        <w:rPr>
          <w:rStyle w:val="StyleUnderline"/>
        </w:rPr>
        <w:t>coordination and alignment of regulatory and manufacturing processes and quality standards required to accelerate availability of reliable personal protective equipment, diagnostic testing devices, and medical treatment capacity.</w:t>
      </w:r>
    </w:p>
    <w:p w14:paraId="317FAA0E" w14:textId="77777777" w:rsidR="00684B80" w:rsidRPr="00FF597F" w:rsidRDefault="00684B80" w:rsidP="00684B80">
      <w:r w:rsidRPr="00FF597F">
        <w:rPr>
          <w:rStyle w:val="StyleUnderline"/>
        </w:rPr>
        <w:t>Collaborative efforts to undertake rapid but evidence-based analysis of emerging concerns</w:t>
      </w:r>
      <w:r w:rsidRPr="00FF597F">
        <w:t xml:space="preserve"> or discrete program and policy issues that may emerge as the global pandemic progresses</w:t>
      </w:r>
    </w:p>
    <w:p w14:paraId="09ABB36E" w14:textId="77777777" w:rsidR="00684B80" w:rsidRPr="00FF597F" w:rsidRDefault="00684B80" w:rsidP="00684B80">
      <w:pPr>
        <w:rPr>
          <w:rStyle w:val="StyleUnderline"/>
        </w:rPr>
      </w:pPr>
      <w:r w:rsidRPr="00FF597F">
        <w:rPr>
          <w:rStyle w:val="StyleUnderline"/>
        </w:rPr>
        <w:t>Coordinated development of consistent evidence-based guidance, messaging and communications for the public and policymakers in rapidly-changing circumstances.</w:t>
      </w:r>
    </w:p>
    <w:p w14:paraId="1B0F3C5C" w14:textId="77777777" w:rsidR="00684B80" w:rsidRPr="00FF597F" w:rsidRDefault="00684B80" w:rsidP="00684B80">
      <w:r w:rsidRPr="00FF597F">
        <w:rPr>
          <w:rStyle w:val="StyleUnderline"/>
        </w:rPr>
        <w:t xml:space="preserve">International cooperation and information sharing in all of these dimensions will be particularly critical in countries and regions where the public health and health care infrastructure is not adequate, where </w:t>
      </w:r>
      <w:r w:rsidRPr="00FF597F">
        <w:rPr>
          <w:rStyle w:val="StyleUnderline"/>
        </w:rPr>
        <w:lastRenderedPageBreak/>
        <w:t>the disease is yet to fully impact, and where social, economic and health conditions indicate extreme vulnerability to rapid spread of the disease and weakness of response capacity</w:t>
      </w:r>
      <w:r w:rsidRPr="00FF597F">
        <w:t>. This is particularly true for populations from developing regions of the world, including Africa, Asia and Latin America, as well as vulnerable regions of large urban conglomerates.</w:t>
      </w:r>
    </w:p>
    <w:p w14:paraId="328B4E25" w14:textId="77777777" w:rsidR="00684B80" w:rsidRPr="00FF597F" w:rsidRDefault="00684B80" w:rsidP="00684B80">
      <w:r w:rsidRPr="00FF597F">
        <w:rPr>
          <w:rStyle w:val="StyleUnderline"/>
        </w:rPr>
        <w:t>It is also urgent to understand, project, and prepare for the many dimensions of economic and social impact of the disease and on impending humanitarian needs.</w:t>
      </w:r>
      <w:r w:rsidRPr="00FF597F">
        <w:t xml:space="preserve"> Bilateral development assistance organizations and international development banks will be critical players, as will private foundations that have played important roles in international crisis situations. The World Health Organization is of central importance in many of these dimensions and needs the strong support and cooperation from all of our countries.</w:t>
      </w:r>
    </w:p>
    <w:p w14:paraId="2541A82D" w14:textId="77777777" w:rsidR="00684B80" w:rsidRPr="00FF597F" w:rsidRDefault="00684B80" w:rsidP="00684B80">
      <w:pPr>
        <w:rPr>
          <w:rStyle w:val="StyleUnderline"/>
        </w:rPr>
      </w:pPr>
      <w:r w:rsidRPr="00FF597F">
        <w:t xml:space="preserve">Humanity has been repeatedly endangered by infectious diseases and, each time, has overcome the crisis. We will continue to face serious infectious disease threats in the future, from pandemic influenza to drug-resistant infections. </w:t>
      </w:r>
      <w:r w:rsidRPr="00FF597F">
        <w:rPr>
          <w:rStyle w:val="StyleUnderline"/>
        </w:rPr>
        <w:t xml:space="preserve">Concerted efforts are needed to address the critical connections between environmental degradation and disease vectors in order to prevent future outbreaks of novel pathogens. The current tragedy of </w:t>
      </w:r>
      <w:r w:rsidRPr="00FF597F">
        <w:rPr>
          <w:rStyle w:val="Emphasis"/>
        </w:rPr>
        <w:t>COVID-19 should galvanize us to dramatically strengthen our efforts to prevent and control infectious diseases</w:t>
      </w:r>
      <w:r w:rsidRPr="00FF597F">
        <w:rPr>
          <w:rStyle w:val="StyleUnderline"/>
        </w:rPr>
        <w:t>, so that human societies have improved states of readiness and increased resilience to infectious disease calamities.</w:t>
      </w:r>
    </w:p>
    <w:p w14:paraId="62DD8BCE" w14:textId="77777777" w:rsidR="00684B80" w:rsidRPr="00FF597F" w:rsidRDefault="00684B80" w:rsidP="00684B80">
      <w:r w:rsidRPr="00FF597F">
        <w:t>This is a statement of the fifteen academies listed below. We are also members of the InterAcademy Partnership of academies of sciences and of medicine (IAP), with participants from over 100 countries around the world, including countries in the most difficult circumstances. The IAP member academies can play an important role in their own countries and through international and regional cooperation, working in close collaboration with government, academia and the private sector, in order to overcome the current COVID-19 pandemic.</w:t>
      </w:r>
    </w:p>
    <w:p w14:paraId="68494649" w14:textId="77777777" w:rsidR="00684B80" w:rsidRPr="00FF597F" w:rsidRDefault="00684B80" w:rsidP="00684B80">
      <w:r w:rsidRPr="00FF597F">
        <w:t>Signed: Academia Brasileira de Ciências, Brazil Royal Society of Canada, Canada Chinese Academy of Sciences, China Académie des Sciences, France German National Academy of Sciences Leopoldina, Germany Global Young Academy Indian National Science Academy, India Indonesian Academy of Sciences, Indonesia Accademia Nazionale dei Lincei, Italy Science Council of Japan, Japan Nigerian Academy of Science, Nigeria Korean Academy of Science and Technology, Republic of Korea Russian Academy of Sciences, Russia Real Academia de Ciencias Exactas, Físicas y Naturales, Spain Royal Society, United Kingdom National Academy of Sciences, United States of America National Academy of Medicine, United States of America</w:t>
      </w:r>
    </w:p>
    <w:p w14:paraId="5E1A404D" w14:textId="77777777" w:rsidR="00684B80" w:rsidRPr="00FF597F" w:rsidRDefault="00684B80" w:rsidP="00684B80">
      <w:pPr>
        <w:pStyle w:val="Heading4"/>
        <w:rPr>
          <w:rFonts w:cs="Times New Roman"/>
        </w:rPr>
      </w:pPr>
      <w:r w:rsidRPr="00FF597F">
        <w:rPr>
          <w:rFonts w:cs="Times New Roman"/>
        </w:rPr>
        <w:t>International cooperation key to effective response to COVID and better preparedness for future disasters</w:t>
      </w:r>
    </w:p>
    <w:p w14:paraId="3021A563" w14:textId="77777777" w:rsidR="00684B80" w:rsidRPr="00FF597F" w:rsidRDefault="00684B80" w:rsidP="00684B80">
      <w:pPr>
        <w:rPr>
          <w:rStyle w:val="Style13ptBold"/>
        </w:rPr>
      </w:pPr>
      <w:r w:rsidRPr="00FF597F">
        <w:rPr>
          <w:rStyle w:val="Style13ptBold"/>
        </w:rPr>
        <w:t>United Nations 20</w:t>
      </w:r>
    </w:p>
    <w:p w14:paraId="15D29185" w14:textId="77777777" w:rsidR="00684B80" w:rsidRPr="00FF597F" w:rsidRDefault="00684B80" w:rsidP="00684B80">
      <w:r w:rsidRPr="00FF597F">
        <w:t xml:space="preserve">[The Division for Sustainable Development Goals, 4-1-2020, "A wake-up call for better cooperation at the science–policy–society interface," </w:t>
      </w:r>
      <w:hyperlink r:id="rId146" w:history="1">
        <w:r w:rsidRPr="00FF597F">
          <w:rPr>
            <w:rStyle w:val="Hyperlink"/>
          </w:rPr>
          <w:t>https://www.un.org/development/desa/dpad/publication/un-desa-policy-brief-62-the-covid-19-pandemic-a-wake-up-call-for-better-cooperation-at-the-science-policy-society-interface/</w:t>
        </w:r>
      </w:hyperlink>
      <w:r w:rsidRPr="00FF597F">
        <w:t>, accessed 7-1-20]</w:t>
      </w:r>
    </w:p>
    <w:p w14:paraId="4A256AE4" w14:textId="77777777" w:rsidR="00684B80" w:rsidRPr="00FF597F" w:rsidRDefault="00684B80" w:rsidP="00684B80">
      <w:r w:rsidRPr="00FF597F">
        <w:t xml:space="preserve">Science and technology are essential to humanity’s collective response to the COVID-19 pandemic. Yet </w:t>
      </w:r>
      <w:r w:rsidRPr="00FF597F">
        <w:rPr>
          <w:rStyle w:val="StyleUnderline"/>
        </w:rPr>
        <w:t xml:space="preserve">the extent to which policymaking is shaped by scientific evidence and by technological possibilities </w:t>
      </w:r>
      <w:r w:rsidRPr="00FF597F">
        <w:rPr>
          <w:rStyle w:val="StyleUnderline"/>
        </w:rPr>
        <w:lastRenderedPageBreak/>
        <w:t>varies across governments and societies, and can often be limited.</w:t>
      </w:r>
      <w:r w:rsidRPr="00FF597F">
        <w:t xml:space="preserve"> At the same time, collaborations across science and technology communities have grown in response to the current crisis, holding promise for enhanced cooperation in the future as well.</w:t>
      </w:r>
    </w:p>
    <w:p w14:paraId="188282EC" w14:textId="77777777" w:rsidR="00684B80" w:rsidRPr="00FF597F" w:rsidRDefault="00684B80" w:rsidP="00684B80">
      <w:r w:rsidRPr="00FF597F">
        <w:rPr>
          <w:rStyle w:val="StyleUnderline"/>
        </w:rPr>
        <w:t xml:space="preserve">How can we improve the way in which science and technology are harnessed to resolve global challenges such as the current pandemic? </w:t>
      </w:r>
      <w:r w:rsidRPr="00FF597F">
        <w:t>This policy brief presents a set of recommendations towards this end, drawing upon the emerging response to the pandemic as well as ongoing multi-stakeholder conversations in the context of the United Nations Technology Facilitation Mechanism (TFM). Each of these recommendations will be critical to recovery from the pandemic, as also strengthening the contributions of science towards the Sustainable Development Goals (SDGs).</w:t>
      </w:r>
    </w:p>
    <w:p w14:paraId="61E56642" w14:textId="77777777" w:rsidR="00684B80" w:rsidRPr="00FF597F" w:rsidRDefault="00684B80" w:rsidP="00684B80">
      <w:r w:rsidRPr="00FF597F">
        <w:t>Five lessons for science, policy and society</w:t>
      </w:r>
    </w:p>
    <w:p w14:paraId="3890D99A" w14:textId="77777777" w:rsidR="00684B80" w:rsidRPr="00FF597F" w:rsidRDefault="00684B80" w:rsidP="00684B80">
      <w:pPr>
        <w:rPr>
          <w:rStyle w:val="StyleUnderline"/>
        </w:rPr>
      </w:pPr>
      <w:r w:rsidRPr="00FF597F">
        <w:rPr>
          <w:rStyle w:val="StyleUnderline"/>
        </w:rPr>
        <w:t>Strengthen national capacities for science-based decision making across all countries</w:t>
      </w:r>
    </w:p>
    <w:p w14:paraId="27F8CACE" w14:textId="77777777" w:rsidR="00684B80" w:rsidRPr="00FF597F" w:rsidRDefault="00684B80" w:rsidP="00684B80">
      <w:r w:rsidRPr="00FF597F">
        <w:t>Scientific assessments like the one presented in Figure 1 are guiding policies to respond to COVID-19 in countries across the world. Across countries, such assessments share many common features, but there is considerable variation in when actions are being initiated following detection of the first cases in each country, and what the responses look like (Hale et. al. 2020).</w:t>
      </w:r>
    </w:p>
    <w:p w14:paraId="0E88FCDB" w14:textId="77777777" w:rsidR="00684B80" w:rsidRPr="00FF597F" w:rsidRDefault="00684B80" w:rsidP="00684B80">
      <w:pPr>
        <w:rPr>
          <w:rStyle w:val="StyleUnderline"/>
        </w:rPr>
      </w:pPr>
      <w:r w:rsidRPr="00FF597F">
        <w:t>Much of this reflects different country contexts, but it also underscores differences in science–policy advisory systems. Hence</w:t>
      </w:r>
      <w:r w:rsidRPr="00FF597F">
        <w:rPr>
          <w:rStyle w:val="StyleUnderline"/>
        </w:rPr>
        <w:t>, there is a need to re-assess the functioning of these systems, where they exist; and to build them up where they are weak or non-existent.</w:t>
      </w:r>
    </w:p>
    <w:p w14:paraId="385923FE" w14:textId="77777777" w:rsidR="00684B80" w:rsidRPr="00FF597F" w:rsidRDefault="00684B80" w:rsidP="00684B80">
      <w:r w:rsidRPr="00FF597F">
        <w:t>In poorer countries, such as least developed countries (LDCs) and landlocked developing countries (LLDCs), longer term structural weaknesses at the science–policy interface have been documented. The TFM’s work on supporting countries to develop their roadmaps for applying science, technology and innovation (STI) to the SDGs, and the accompanying inter-agency UN support is helping to address these.</w:t>
      </w:r>
    </w:p>
    <w:p w14:paraId="4EC69739" w14:textId="77777777" w:rsidR="00684B80" w:rsidRPr="00FF597F" w:rsidRDefault="00684B80" w:rsidP="00684B80">
      <w:pPr>
        <w:rPr>
          <w:u w:val="single"/>
        </w:rPr>
      </w:pPr>
      <w:r w:rsidRPr="00FF597F">
        <w:t xml:space="preserve">Figure 1 Number of hospitalisations, critical cases, and fatalities in the world until the end of the pandemicAcross other countries, arrangements vary: a recent OECD (2020) survey across 30 countries illustrates that there is a wide range of institutional configurations for science–policy advice on COVID-19, marked by both formal and ad hoc structures. But </w:t>
      </w:r>
      <w:r w:rsidRPr="00FF597F">
        <w:rPr>
          <w:rStyle w:val="StyleUnderline"/>
        </w:rPr>
        <w:t>even where systems exist and are well established—for example through institutionalised positions of science advisors in ministries and to the head of government—there is room for improvement.</w:t>
      </w:r>
    </w:p>
    <w:p w14:paraId="33A43847" w14:textId="77777777" w:rsidR="00684B80" w:rsidRPr="00FF597F" w:rsidRDefault="00684B80" w:rsidP="00684B80">
      <w:pPr>
        <w:rPr>
          <w:rStyle w:val="StyleUnderline"/>
        </w:rPr>
      </w:pPr>
      <w:r w:rsidRPr="00FF597F">
        <w:t xml:space="preserve">In particular, </w:t>
      </w:r>
      <w:r w:rsidRPr="00FF597F">
        <w:rPr>
          <w:rStyle w:val="StyleUnderline"/>
        </w:rPr>
        <w:t>COVID-19 responses are marked by needing to mitigate difficult trade-offs. Such decisions call for multi-sectoral and inclusive assessments—by bringing natural scientists together with economists and other social scientists</w:t>
      </w:r>
      <w:r w:rsidRPr="00FF597F">
        <w:t xml:space="preserve">, including those who may be able to present differential impacts across different communities and population groups. </w:t>
      </w:r>
      <w:r w:rsidRPr="00FF597F">
        <w:rPr>
          <w:rStyle w:val="StyleUnderline"/>
        </w:rPr>
        <w:t>Policymakers and chief science advisors must therefore be able to tap into a wide range of science and technology advice from both within and outside governments.</w:t>
      </w:r>
    </w:p>
    <w:p w14:paraId="3E0FDC14" w14:textId="77777777" w:rsidR="00684B80" w:rsidRPr="00FF597F" w:rsidRDefault="00684B80" w:rsidP="00684B80">
      <w:r w:rsidRPr="00FF597F">
        <w:rPr>
          <w:rStyle w:val="StyleUnderline"/>
        </w:rPr>
        <w:t>When scientific advice is solicited, it is important to make such advice public in an open and transparent way. Otherwise, public trust in both science and governments risks being eroded.</w:t>
      </w:r>
      <w:r w:rsidRPr="00FF597F">
        <w:t xml:space="preserve"> The United Kingdom, for example, adjusted its approach to the pandemic on the basis of an epidemiological scenario study that was made publicly available (Ferguson, et al., 2020; Adam, 2020).</w:t>
      </w:r>
    </w:p>
    <w:p w14:paraId="017AAE68" w14:textId="77777777" w:rsidR="00684B80" w:rsidRPr="00FF597F" w:rsidRDefault="00684B80" w:rsidP="00684B80">
      <w:r w:rsidRPr="00FF597F">
        <w:lastRenderedPageBreak/>
        <w:t>Yet another aspect is the need for timely data to inform policy. Indeed, evidence-driven early action, guided by rapid and pro-active testing has been fundamental to early successes in several countries including Austria and the Republic of Korea, as also in territories such as the province of Kerala in India. In many others, though, limited testing in the early stages appears to have delayed understanding of the pandemic trajectory in the country and therefore an appropriate policy response. All countries will need significant enhancement of testing and monitoring capacity to generate the real time evidence and disaggregated data that will “flatten the curve” and enable a sustained recovery.</w:t>
      </w:r>
    </w:p>
    <w:p w14:paraId="5A8175AA" w14:textId="77777777" w:rsidR="00684B80" w:rsidRPr="00FF597F" w:rsidRDefault="00684B80" w:rsidP="00684B80">
      <w:pPr>
        <w:rPr>
          <w:rStyle w:val="Emphasis"/>
        </w:rPr>
      </w:pPr>
      <w:r w:rsidRPr="00FF597F">
        <w:rPr>
          <w:rStyle w:val="Emphasis"/>
        </w:rPr>
        <w:t>Enhance public trust in science</w:t>
      </w:r>
    </w:p>
    <w:p w14:paraId="338BE934" w14:textId="77777777" w:rsidR="00684B80" w:rsidRPr="00FF597F" w:rsidRDefault="00684B80" w:rsidP="00684B80">
      <w:r w:rsidRPr="00FF597F">
        <w:rPr>
          <w:rStyle w:val="StyleUnderline"/>
        </w:rPr>
        <w:t>Public trust in science is essential for science-based policies to succeed: in the case of COVID-19, all individuals must trust the scientific guidance if they are to alter their behavior and lower rates of transmission.</w:t>
      </w:r>
      <w:r w:rsidRPr="00FF597F">
        <w:t xml:space="preserve"> This becomes easier if there is a common understanding that scientific insights—based on objective evidence—can really work in practical settings, independent of normative values or ideologies.</w:t>
      </w:r>
    </w:p>
    <w:p w14:paraId="197E4B28" w14:textId="77777777" w:rsidR="00684B80" w:rsidRPr="00FF597F" w:rsidRDefault="00684B80" w:rsidP="00684B80">
      <w:r w:rsidRPr="00FF597F">
        <w:t>In general, levels of trust in scientists are quite high albeit with differences across countries and regions. A 2019 survey conducted across 140 countries showed that, globally, 72% of the respondents trusted scientists at “high” or “medium” levels. However, the proportion expressing “high” or “medium” levels of trust in science ranged from about 90% in Northern and Western Europe to 68% in South America and 48% in Central Africa (Rabesandratana, 2020). It is also important to note that there are enduring group differences within countries (Gauchat, 2012).</w:t>
      </w:r>
    </w:p>
    <w:p w14:paraId="1D15FA27" w14:textId="77777777" w:rsidR="00684B80" w:rsidRPr="00FF597F" w:rsidRDefault="00684B80" w:rsidP="00684B80">
      <w:r w:rsidRPr="00FF597F">
        <w:rPr>
          <w:rStyle w:val="StyleUnderline"/>
        </w:rPr>
        <w:t xml:space="preserve">Where public trust is high, clear and direct communications from scientists are likely to be most effective. </w:t>
      </w:r>
      <w:r w:rsidRPr="00FF597F">
        <w:t>A phrase like “flatten the curve”, for instance, captures complex modeling into a communicable, accessible, understandable and actionable message—although additional effort may be needed to ensure it is crafted so as to reach all sections of the population, accounting for differences in age, disability status, language and culture.</w:t>
      </w:r>
    </w:p>
    <w:p w14:paraId="6F2A5B9E" w14:textId="77777777" w:rsidR="00684B80" w:rsidRPr="00FF597F" w:rsidRDefault="00684B80" w:rsidP="00684B80">
      <w:pPr>
        <w:rPr>
          <w:rStyle w:val="StyleUnderline"/>
        </w:rPr>
      </w:pPr>
      <w:r w:rsidRPr="00FF597F">
        <w:rPr>
          <w:rStyle w:val="StyleUnderline"/>
        </w:rPr>
        <w:t>Even where public trust in science is limited such messages can drive action, but may need additional sup.port from credible champions from other areas.</w:t>
      </w:r>
    </w:p>
    <w:p w14:paraId="4709B81B" w14:textId="77777777" w:rsidR="00684B80" w:rsidRPr="00FF597F" w:rsidRDefault="00684B80" w:rsidP="00684B80">
      <w:r w:rsidRPr="00FF597F">
        <w:t>A novel pandemic presents specific challenges as well: relatively little may be known to start with, and as new knowledge becomes available, scientific guidance may change. Being able to honestly explain the uncertain.ties and evolving understanding is also essential to maintaining credibility.</w:t>
      </w:r>
    </w:p>
    <w:p w14:paraId="5AE8B973" w14:textId="77777777" w:rsidR="00684B80" w:rsidRPr="00FF597F" w:rsidRDefault="00684B80" w:rsidP="00684B80">
      <w:pPr>
        <w:rPr>
          <w:rStyle w:val="StyleUnderline"/>
        </w:rPr>
      </w:pPr>
      <w:r w:rsidRPr="00FF597F">
        <w:rPr>
          <w:rStyle w:val="StyleUnderline"/>
        </w:rPr>
        <w:t>Yet another challenge—also applicable to other areas of science-based policymaking—is countering the “infodemic”: incorrect and potentially damaging information that is disseminated widely through various media platforms and social networks.</w:t>
      </w:r>
    </w:p>
    <w:p w14:paraId="2D1F6238" w14:textId="77777777" w:rsidR="00684B80" w:rsidRPr="00FF597F" w:rsidRDefault="00684B80" w:rsidP="00684B80">
      <w:r w:rsidRPr="00FF597F">
        <w:t>It can be difficult to distinguish between true and false: researchers have reported that about 60% of mis.information about COVID-19 actually has some vestige of truth to it but is “spun” to make it misleading (Brennen et al., 2020). Social media platforms can counter these through active flagging and removal, while also promoting accurate, validated information based on trusted sources such as the World Health Organization’s (WHO) myth busters. Prominent public figures have an especially important role, as their posts generate far greater social media engagement. Such efforts will continue to be urgent during recovery in both the immediate and medium term, including in dealing with attitudes against the acceptance of vaccines in many countries.</w:t>
      </w:r>
    </w:p>
    <w:p w14:paraId="2807D856" w14:textId="77777777" w:rsidR="00684B80" w:rsidRPr="00FF597F" w:rsidRDefault="00684B80" w:rsidP="00684B80">
      <w:r w:rsidRPr="00FF597F">
        <w:rPr>
          <w:rStyle w:val="StyleUnderline"/>
        </w:rPr>
        <w:lastRenderedPageBreak/>
        <w:t xml:space="preserve">Effective science-based engagement with society can go beyond communicating knowledge and guidance into active collaboration through “citizen science”, where non-scientists also participate in scientific advance and discovery. </w:t>
      </w:r>
      <w:r w:rsidRPr="00FF597F">
        <w:t>The general public can actively contribute through several initiatives—for example self-reporting temperatures or flu-like symptoms every day (FluTrack.ing), participating in online challenges in designing antiviral proteins through folding games (FoldIt, Folding@home) and many others (Tulloch, et al., 2020). Such collaboration can, over time, improve public understanding of science, and trust in it.</w:t>
      </w:r>
    </w:p>
    <w:p w14:paraId="5003147D" w14:textId="77777777" w:rsidR="00684B80" w:rsidRPr="00FF597F" w:rsidRDefault="00684B80" w:rsidP="00684B80">
      <w:pPr>
        <w:rPr>
          <w:rStyle w:val="StyleUnderline"/>
        </w:rPr>
      </w:pPr>
      <w:r w:rsidRPr="00FF597F">
        <w:rPr>
          <w:rStyle w:val="StyleUnderline"/>
        </w:rPr>
        <w:t>Share knowledge and data to promote collaborative research</w:t>
      </w:r>
    </w:p>
    <w:p w14:paraId="2135D08F" w14:textId="77777777" w:rsidR="00684B80" w:rsidRPr="00FF597F" w:rsidRDefault="00684B80" w:rsidP="00684B80">
      <w:r w:rsidRPr="00FF597F">
        <w:rPr>
          <w:rStyle w:val="StyleUnderline"/>
        </w:rPr>
        <w:t>Academic research is traditionally published in journals only accessible on payment, which limits access in various ways.</w:t>
      </w:r>
      <w:r w:rsidRPr="00FF597F">
        <w:t xml:space="preserve"> In response to the pandemic, prominent academic journals have dropped subscription requirements: high quality peer-reviewed articles relating to COVID-19 are now available to researchers from across the world, and across disciplines.</w:t>
      </w:r>
    </w:p>
    <w:p w14:paraId="288ECCED" w14:textId="77777777" w:rsidR="00684B80" w:rsidRPr="00FF597F" w:rsidRDefault="00684B80" w:rsidP="00684B80">
      <w:r w:rsidRPr="00FF597F">
        <w:rPr>
          <w:rStyle w:val="StyleUnderline"/>
        </w:rPr>
        <w:t xml:space="preserve">The pace of discovery has been further accelerated by sharing research and data even before it goes through the formal peer-review process for journal publication. </w:t>
      </w:r>
      <w:r w:rsidRPr="00FF597F">
        <w:t>For example, early public online sharing of the genome of the virus by scientists in China allowed researchers in Germany to rapidly build PCR-based testing kits that were then made available around the world by the WHO. It allowed the rapid identification of candidate vaccine prototypes and was essential for researchers in the Unit.ed States to produce a 3D model of the virus to better understand the infection mechanism and support drug development (Shang, et al., 2020).</w:t>
      </w:r>
    </w:p>
    <w:p w14:paraId="095864D0" w14:textId="77777777" w:rsidR="00684B80" w:rsidRPr="00FF597F" w:rsidRDefault="00684B80" w:rsidP="00684B80">
      <w:r w:rsidRPr="00FF597F">
        <w:t>Dedicated sharing and collaboration initiatives have also emerged. The Virus Outbreak Data Network is a pub.lic-private effort that aims to make all possible COVID-19 data available. In addition, grassroots cooperation efforts by scientists are emerging. For example, Crowdfight Covid19 is an online initiative matching volunteering scientists to requests for help on COVID-19 research from around the world: 32,000 such matches had been made by the end of March. These initiatives in turn allow other researchers such as AI experts or those working with big data analytics in technology companies to contribute.</w:t>
      </w:r>
    </w:p>
    <w:p w14:paraId="1F202255" w14:textId="77777777" w:rsidR="00684B80" w:rsidRPr="00FF597F" w:rsidRDefault="00684B80" w:rsidP="00684B80">
      <w:r w:rsidRPr="00FF597F">
        <w:rPr>
          <w:rStyle w:val="StyleUnderline"/>
        </w:rPr>
        <w:t xml:space="preserve">Policymakers too can benefit from these advances in “open science” by tapping into the collective, multi-disciplinary expertise available through these networks to “better interrogate their models and…improve their decisions” </w:t>
      </w:r>
      <w:r w:rsidRPr="00FF597F">
        <w:t>(Nature, 2020). They can also accelerate the sharing of publicly funded research and data collected by public agencies.</w:t>
      </w:r>
    </w:p>
    <w:p w14:paraId="2ED1D525" w14:textId="77777777" w:rsidR="00684B80" w:rsidRPr="00FF597F" w:rsidRDefault="00684B80" w:rsidP="00684B80">
      <w:pPr>
        <w:rPr>
          <w:rStyle w:val="StyleUnderline"/>
        </w:rPr>
      </w:pPr>
      <w:r w:rsidRPr="00FF597F">
        <w:t xml:space="preserve">There are broader implications for policy and society as well. </w:t>
      </w:r>
      <w:r w:rsidRPr="00FF597F">
        <w:rPr>
          <w:rStyle w:val="StyleUnderline"/>
        </w:rPr>
        <w:t>On the one hand open access promotes collaboration across disciplines and geographies, being especially important for developing countries that may otherwise find it difficult to participate in the latest research.</w:t>
      </w:r>
    </w:p>
    <w:p w14:paraId="42EAC41C" w14:textId="77777777" w:rsidR="00684B80" w:rsidRPr="00FF597F" w:rsidRDefault="00684B80" w:rsidP="00684B80">
      <w:r w:rsidRPr="00FF597F">
        <w:rPr>
          <w:rStyle w:val="StyleUnderline"/>
        </w:rPr>
        <w:t>At the same time, the rapid dissemination of results inevitably leads to some that are not valid becoming wide.ly available</w:t>
      </w:r>
      <w:r w:rsidRPr="00FF597F">
        <w:t>. While they may be corrected later through the efforts of other researchers, their initial dissemination can fuel misinterpretation and lower credibility. Societal consensus also needs to be developed over privacy and data sharing.</w:t>
      </w:r>
    </w:p>
    <w:p w14:paraId="43722D94" w14:textId="77777777" w:rsidR="00684B80" w:rsidRPr="00FF597F" w:rsidRDefault="00684B80" w:rsidP="00684B80">
      <w:r w:rsidRPr="00FF597F">
        <w:t>Ensure universal access to solutions</w:t>
      </w:r>
    </w:p>
    <w:p w14:paraId="0E4B6494" w14:textId="77777777" w:rsidR="00684B80" w:rsidRPr="00FF597F" w:rsidRDefault="00684B80" w:rsidP="00684B80">
      <w:pPr>
        <w:rPr>
          <w:rStyle w:val="StyleUnderline"/>
        </w:rPr>
      </w:pPr>
      <w:r w:rsidRPr="00FF597F">
        <w:rPr>
          <w:rStyle w:val="StyleUnderline"/>
        </w:rPr>
        <w:lastRenderedPageBreak/>
        <w:t>While rapid and ready access to research results and data is fueling collaborations in a decentralized way, more co.ordinated multi-stakeholder and multilateral efforts are also needed to accelerate progress towards practical solutions and, when these become available, ensure universal access to them.</w:t>
      </w:r>
    </w:p>
    <w:p w14:paraId="7D5E451F" w14:textId="77777777" w:rsidR="00684B80" w:rsidRPr="00FF597F" w:rsidRDefault="00684B80" w:rsidP="00684B80">
      <w:r w:rsidRPr="00FF597F">
        <w:t>A prominent example of this is the Coalition for Epidemic Preparedness Innovations (CEPI), launched in 2017 as a partnership between public, private, philanthropic and civil society organizations to accelerate the development of epidemic vaccines. Its ongoing work has cut the expected development time for a COVID-19 vaccine to 12–18 months, and its grants are providing quick fund.ing for some promising early candidates. It is estimated that an investment of USD 2 billion will be needed, with resources being made available from a variety of sources (Yamey, et al., 2020).</w:t>
      </w:r>
    </w:p>
    <w:p w14:paraId="248EC1C8" w14:textId="77777777" w:rsidR="00684B80" w:rsidRPr="00FF597F" w:rsidRDefault="00684B80" w:rsidP="00684B80">
      <w:r w:rsidRPr="00FF597F">
        <w:t>The need for a vaccine is global, but past experience shows that fair and equitable access is not a given (Fidler, 2010). One of the most important functions of the science–policy–society interface at the global level is ensuring universal access to such global public goods. Similar considerations apply also to medicines that may become available to treat the disease.</w:t>
      </w:r>
    </w:p>
    <w:p w14:paraId="13ACD187" w14:textId="77777777" w:rsidR="00684B80" w:rsidRPr="00FF597F" w:rsidRDefault="00684B80" w:rsidP="00684B80">
      <w:r w:rsidRPr="00FF597F">
        <w:rPr>
          <w:rStyle w:val="StyleUnderline"/>
        </w:rPr>
        <w:t>Apart from medicines and vaccines, technology-driven solutions are becoming available in different countries as they come to terms with the pandemic</w:t>
      </w:r>
      <w:r w:rsidRPr="00FF597F">
        <w:t>—flu symptom tracking through digital devices, movement tracing, low cost ventilator design, 3-D printed equipment, tele.medicine and remote learning innovations to name a few.</w:t>
      </w:r>
    </w:p>
    <w:p w14:paraId="67EEE089" w14:textId="77777777" w:rsidR="00684B80" w:rsidRPr="00FF597F" w:rsidRDefault="00684B80" w:rsidP="00684B80">
      <w:r w:rsidRPr="00FF597F">
        <w:t>The TFM’s networking and sharing spaces—the annual global multi-stakeholder STI Forum and the online platform—facilitate wider access to these innovations for adoption across countries. In response to a call for examples of technology solutions to address the pandemic and its impacts, more than 30 submissions were received within a few days and the number is growing.</w:t>
      </w:r>
    </w:p>
    <w:p w14:paraId="5228E653" w14:textId="77777777" w:rsidR="00684B80" w:rsidRPr="00FF597F" w:rsidRDefault="00684B80" w:rsidP="00684B80">
      <w:r w:rsidRPr="00FF597F">
        <w:rPr>
          <w:rStyle w:val="StyleUnderline"/>
        </w:rPr>
        <w:t>Notwithstanding these developments, deeper structural factors such as Internet availability can inhibit ac.cess. Only slightly more than half the world population (54%) had Internet access in 2019,</w:t>
      </w:r>
      <w:r w:rsidRPr="00FF597F">
        <w:t xml:space="preserve"> the figure falling to slightly less than 20% in LDCs. Such access is a precondition to learning about and benefiting from solutions that are made available through web-based channels.</w:t>
      </w:r>
    </w:p>
    <w:p w14:paraId="0618CFFA" w14:textId="77777777" w:rsidR="00684B80" w:rsidRPr="00FF597F" w:rsidRDefault="00684B80" w:rsidP="00684B80">
      <w:pPr>
        <w:rPr>
          <w:rStyle w:val="StyleUnderline"/>
        </w:rPr>
      </w:pPr>
      <w:r w:rsidRPr="00FF597F">
        <w:rPr>
          <w:rStyle w:val="StyleUnderline"/>
        </w:rPr>
        <w:t>Act with greater urgency on global scientific assessments</w:t>
      </w:r>
    </w:p>
    <w:p w14:paraId="00EF6ACA" w14:textId="77777777" w:rsidR="00684B80" w:rsidRPr="00FF597F" w:rsidRDefault="00684B80" w:rsidP="00684B80">
      <w:r w:rsidRPr="00FF597F">
        <w:rPr>
          <w:rStyle w:val="StyleUnderline"/>
        </w:rPr>
        <w:t xml:space="preserve">International collaborations across scientists and ex.perts are a powerful way of bringing evidence and scientific consensus to the attention of policymakers to inform actions. </w:t>
      </w:r>
      <w:r w:rsidRPr="00FF597F">
        <w:t>For example, the report of the Global Preparedness Monitoring Board (2019), an independent expert body co-convened by the WHO and the World Bank, presented a set of actions at all levels to prepare for a global health emergency, such as “a rapidly spreading pandemic due to a lethal respiratory pathogen”.</w:t>
      </w:r>
    </w:p>
    <w:p w14:paraId="7BE06700" w14:textId="77777777" w:rsidR="00684B80" w:rsidRPr="00FF597F" w:rsidRDefault="00684B80" w:rsidP="00684B80">
      <w:pPr>
        <w:rPr>
          <w:rStyle w:val="StyleUnderline"/>
        </w:rPr>
      </w:pPr>
      <w:r w:rsidRPr="00FF597F">
        <w:t xml:space="preserve">While seemingly prescient, this was just the most recent of calls to action, arising from earlier assessments that had followed avian influenza, SARS and Ebola epidemics. </w:t>
      </w:r>
      <w:r w:rsidRPr="00FF597F">
        <w:rPr>
          <w:rStyle w:val="StyleUnderline"/>
        </w:rPr>
        <w:t>Implementing the recommendations of those assessments would have built preparedness within and across countries, and hastened an effective response to the current pandemic, potentially saving tens of thou.sands of lives, hundreds of millions of livelihoods and billions of dollars in overall economic damage.</w:t>
      </w:r>
    </w:p>
    <w:p w14:paraId="6ADC5DDD" w14:textId="77777777" w:rsidR="00684B80" w:rsidRPr="00FF597F" w:rsidRDefault="00684B80" w:rsidP="00684B80">
      <w:r w:rsidRPr="00FF597F">
        <w:rPr>
          <w:rStyle w:val="StyleUnderline"/>
        </w:rPr>
        <w:t>Such preparedness would have been guided by science but also drawn from practical experiences in dis.aster-risk reduction and mitigation.</w:t>
      </w:r>
      <w:r w:rsidRPr="00FF597F">
        <w:t xml:space="preserve"> Other independent scientific assessments are also predicting </w:t>
      </w:r>
      <w:r w:rsidRPr="00FF597F">
        <w:lastRenderedPageBreak/>
        <w:t>increasingly urgent global challenges, for example with regard to sustainable development, making early preemptive and coordinated action essential.</w:t>
      </w:r>
    </w:p>
    <w:p w14:paraId="2309DE33" w14:textId="77777777" w:rsidR="00684B80" w:rsidRPr="00FF597F" w:rsidRDefault="00684B80" w:rsidP="00684B80">
      <w:pPr>
        <w:rPr>
          <w:rStyle w:val="StyleUnderline"/>
        </w:rPr>
      </w:pPr>
      <w:r w:rsidRPr="00FF597F">
        <w:rPr>
          <w:rStyle w:val="StyleUnderline"/>
        </w:rPr>
        <w:t>The way forward—a call for stronger international cooperation</w:t>
      </w:r>
    </w:p>
    <w:p w14:paraId="4C9E0831" w14:textId="77777777" w:rsidR="00684B80" w:rsidRPr="00FF597F" w:rsidRDefault="00684B80" w:rsidP="00684B80">
      <w:r w:rsidRPr="00FF597F">
        <w:t xml:space="preserve">This pandemic is a crisis and a human tragedy—but it is also an opportunity to recognize and address the deeper shortcomings of our current science–policy advisory systems, and their interface with society at all levels. Much of the action will need to come from countries themselves, but </w:t>
      </w:r>
      <w:r w:rsidRPr="00FF597F">
        <w:rPr>
          <w:rStyle w:val="StyleUnderline"/>
        </w:rPr>
        <w:t>international cooperation, supported by the United Nations system, can facilitate progress in all these areas.</w:t>
      </w:r>
      <w:r w:rsidRPr="00FF597F">
        <w:t xml:space="preserve"> Many such initiatives are in place, but need to be scaled up. For example, the TFM works with other partners such as the Inter-Academy Partnership, the International Science Council and many others to facilitate the sharing of scientific knowledge and technology solutions</w:t>
      </w:r>
      <w:r w:rsidRPr="00FF597F">
        <w:rPr>
          <w:rStyle w:val="StyleUnderline"/>
        </w:rPr>
        <w:t>. It also helps strengthen national capacities for science-based policymaking</w:t>
      </w:r>
      <w:r w:rsidRPr="00FF597F">
        <w:t xml:space="preserve"> for the SDGs, but is currently only able to do this in a small number of countries.</w:t>
      </w:r>
    </w:p>
    <w:p w14:paraId="65AD2C72" w14:textId="77777777" w:rsidR="00684B80" w:rsidRPr="00FF597F" w:rsidRDefault="00684B80" w:rsidP="00684B80">
      <w:r w:rsidRPr="00FF597F">
        <w:rPr>
          <w:rStyle w:val="StyleUnderline"/>
        </w:rPr>
        <w:t>Entities such as UNESCO are helping the open science movement to progress towards establishing norms and standards that will facilitate greater, and more timely, access to scientific research across the world. Independent scientific assessments that inform the work of many United Nations bodies are indicating areas needing ur.gent action, and international cooperation can help with national capacities to implement them</w:t>
      </w:r>
      <w:r w:rsidRPr="00FF597F">
        <w:t>. At the same time, actively engaging with different stakeholders in countries around the dissemination of the findings of such assessments can help in building public trust in science.</w:t>
      </w:r>
    </w:p>
    <w:p w14:paraId="3F8EF9CA" w14:textId="77777777" w:rsidR="00684B80" w:rsidRPr="00FF597F" w:rsidRDefault="00684B80" w:rsidP="00684B80">
      <w:pPr>
        <w:pStyle w:val="Heading3"/>
        <w:rPr>
          <w:rFonts w:cs="Times New Roman"/>
        </w:rPr>
      </w:pPr>
      <w:r>
        <w:rPr>
          <w:rFonts w:cs="Times New Roman"/>
        </w:rPr>
        <w:lastRenderedPageBreak/>
        <w:t xml:space="preserve">Credibility - </w:t>
      </w:r>
      <w:r w:rsidRPr="00FF597F">
        <w:rPr>
          <w:rFonts w:cs="Times New Roman"/>
        </w:rPr>
        <w:t>International Science Diplomacy</w:t>
      </w:r>
    </w:p>
    <w:p w14:paraId="6B119532" w14:textId="77777777" w:rsidR="00684B80" w:rsidRPr="00FF597F" w:rsidRDefault="00684B80" w:rsidP="00684B80">
      <w:pPr>
        <w:pStyle w:val="Heading4"/>
        <w:rPr>
          <w:rFonts w:cs="Times New Roman"/>
        </w:rPr>
      </w:pPr>
      <w:r w:rsidRPr="00FF597F">
        <w:rPr>
          <w:rFonts w:cs="Times New Roman"/>
        </w:rPr>
        <w:t>Increasing scientific collaboration increases diplomatic relations</w:t>
      </w:r>
    </w:p>
    <w:p w14:paraId="1C957EB3" w14:textId="77777777" w:rsidR="00684B80" w:rsidRPr="00FF597F" w:rsidRDefault="00684B80" w:rsidP="00684B80">
      <w:pPr>
        <w:rPr>
          <w:rStyle w:val="Style13ptBold"/>
        </w:rPr>
      </w:pPr>
      <w:r w:rsidRPr="00FF597F">
        <w:rPr>
          <w:rStyle w:val="Style13ptBold"/>
        </w:rPr>
        <w:t>Holdren, Harvard professor of science and policy, 17</w:t>
      </w:r>
    </w:p>
    <w:p w14:paraId="2E2A6348" w14:textId="77777777" w:rsidR="00684B80" w:rsidRPr="00FF597F" w:rsidRDefault="00684B80" w:rsidP="00684B80">
      <w:r w:rsidRPr="00FF597F">
        <w:t xml:space="preserve">[Holdren, John P., 4-27-2017, Holden served in the White House as President Obama’s Science Advisor from 2009-2017, "How International Cooperation in Research Advances Both Science and Diplomacy," Scientific American Blog Network, </w:t>
      </w:r>
      <w:hyperlink r:id="rId147" w:history="1">
        <w:r w:rsidRPr="00FF597F">
          <w:rPr>
            <w:rStyle w:val="Hyperlink"/>
          </w:rPr>
          <w:t>https://blogs.scientificamerican.com/guest-blog/how-international-cooperation-in-research-advances-both-science-and-diplomacy/</w:t>
        </w:r>
      </w:hyperlink>
      <w:r w:rsidRPr="00FF597F">
        <w:t>, accessed 7-1-20]</w:t>
      </w:r>
    </w:p>
    <w:p w14:paraId="2B2F9B39" w14:textId="77777777" w:rsidR="00684B80" w:rsidRPr="00FF597F" w:rsidRDefault="00684B80" w:rsidP="00684B80">
      <w:r w:rsidRPr="00FF597F">
        <w:t>The partial budget blueprint released by the White House recently will put U.S. leadership in science and technology at serious risk if Congress goes along. In addition to the obvious damage that would result from the proposed $5.8 billion cut at NIH, the $2 billion cut in applied energy R&amp;D, the $900 million cut in DOE’s Office of Science, the abolition of ARPA-E, and the research cuts at NOAA and EPA, a less immediately obvious potential casualty would be U.S. scientific cooperation with a wide variety of other countries on a wide variety of topics.</w:t>
      </w:r>
    </w:p>
    <w:p w14:paraId="5C6299EB" w14:textId="77777777" w:rsidR="00684B80" w:rsidRPr="00FF597F" w:rsidRDefault="00684B80" w:rsidP="00684B80">
      <w:r w:rsidRPr="00FF597F">
        <w:t xml:space="preserve">These </w:t>
      </w:r>
      <w:r w:rsidRPr="00FF597F">
        <w:rPr>
          <w:rStyle w:val="StyleUnderline"/>
        </w:rPr>
        <w:t>international collaborative activities are</w:t>
      </w:r>
      <w:r w:rsidRPr="00FF597F">
        <w:t xml:space="preserve"> actually </w:t>
      </w:r>
      <w:r w:rsidRPr="00FF597F">
        <w:rPr>
          <w:rStyle w:val="StyleUnderline"/>
        </w:rPr>
        <w:t>likely to be first on the chopping block for three reasons: the tendency of departments and agencies under budget stress to prioritize protection of purely domestic programs; the presumption among many members of Congress that international cooperation is a one-way street operating to the disadvantage of the United States; and the Trump Administration’s “America First” stance</w:t>
      </w:r>
      <w:r w:rsidRPr="00FF597F">
        <w:t xml:space="preserve"> (which is, perhaps not surprisingly, the top line in the title of the March budget document).</w:t>
      </w:r>
    </w:p>
    <w:p w14:paraId="4DB7BFC3" w14:textId="77777777" w:rsidR="00684B80" w:rsidRPr="00FF597F" w:rsidRDefault="00684B80" w:rsidP="00684B80">
      <w:r w:rsidRPr="00FF597F">
        <w:t>I have spent much of a long career in science and technology participating in and building international research collaborations with Australia, Brazil, Canada, China, the European Union, India, Japan, the Republic of Korea, Mexico, and Russia, among others. As President Obama’s Science Advisor and Director of the White House Office of Science and Technology for the past eight years, I had responsibility for overseeing U.S. participation in six of our most important bilateral science and technology cooperation agreements, including those with Russia and China, and for supporting the State Department in its lead role implementation bilateral S&amp;T agreements with another forty nations.</w:t>
      </w:r>
    </w:p>
    <w:p w14:paraId="1D446B31" w14:textId="77777777" w:rsidR="00684B80" w:rsidRPr="00FF597F" w:rsidRDefault="00684B80" w:rsidP="00684B80">
      <w:r w:rsidRPr="00FF597F">
        <w:rPr>
          <w:rStyle w:val="StyleUnderline"/>
        </w:rPr>
        <w:t>I know</w:t>
      </w:r>
      <w:r w:rsidRPr="00FF597F">
        <w:t>, therefore</w:t>
      </w:r>
      <w:r w:rsidRPr="00FF597F">
        <w:rPr>
          <w:rStyle w:val="StyleUnderline"/>
        </w:rPr>
        <w:t>, how international S&amp;T cooperation is structured, how it works, and how it benefits U.S. S&amp;T capabilities in the national interest and also, as a huge bonus, how it serves this country’s diplomatic aims.</w:t>
      </w:r>
      <w:r w:rsidRPr="00FF597F">
        <w:t xml:space="preserve"> I find the implications of the Administration’s budget proposal¾and the President’s overall zero-sum stance on international interactions¾to be deeply dismaying.</w:t>
      </w:r>
    </w:p>
    <w:p w14:paraId="64D0F7FD" w14:textId="77777777" w:rsidR="00684B80" w:rsidRPr="00FF597F" w:rsidRDefault="00684B80" w:rsidP="00684B80">
      <w:r w:rsidRPr="00FF597F">
        <w:t>There are several good reasons the U.S. government, under Republican and Democratic administrations alike, has long seen fit to encourage and support international S&amp;T cooperation with a wide variety of partners:</w:t>
      </w:r>
    </w:p>
    <w:p w14:paraId="3FC67FCC" w14:textId="77777777" w:rsidR="00684B80" w:rsidRPr="00FF597F" w:rsidRDefault="00684B80" w:rsidP="00684B80">
      <w:pPr>
        <w:rPr>
          <w:rStyle w:val="StyleUnderline"/>
        </w:rPr>
      </w:pPr>
      <w:r w:rsidRPr="00FF597F">
        <w:t xml:space="preserve">Science and technology are being pursued and advanced all across the globe. </w:t>
      </w:r>
      <w:r w:rsidRPr="00FF597F">
        <w:rPr>
          <w:rStyle w:val="StyleUnderline"/>
        </w:rPr>
        <w:t>Working with other countries can provide access to valuable additional expertise, and it shares costs, allows pursuing complementary lines of effort, and helps avoid duplication of effort. The result is faster progress on common goals, at lower cost to U.S. funders.</w:t>
      </w:r>
    </w:p>
    <w:p w14:paraId="3D219B9D" w14:textId="77777777" w:rsidR="00684B80" w:rsidRPr="00FF597F" w:rsidRDefault="00684B80" w:rsidP="00684B80">
      <w:r w:rsidRPr="00FF597F">
        <w:rPr>
          <w:rStyle w:val="StyleUnderline"/>
        </w:rPr>
        <w:lastRenderedPageBreak/>
        <w:t>Accelerating joint progress through collaboration is even more valuable when the goals are global public goods—e.g., combating epidemic disease</w:t>
      </w:r>
      <w:r w:rsidRPr="00FF597F">
        <w:t xml:space="preserve">, curing cancer, reducing oil dependence, </w:t>
      </w:r>
      <w:r w:rsidRPr="00FF597F">
        <w:rPr>
          <w:rStyle w:val="StyleUnderline"/>
        </w:rPr>
        <w:t>mitigating climate change, improving nuclear-reactor safety</w:t>
      </w:r>
      <w:r w:rsidRPr="00FF597F">
        <w:t>¾in which progress anywhere provides benefits everywhere.</w:t>
      </w:r>
    </w:p>
    <w:p w14:paraId="4D5B9C18" w14:textId="77777777" w:rsidR="00684B80" w:rsidRPr="00FF597F" w:rsidRDefault="00684B80" w:rsidP="00684B80">
      <w:pPr>
        <w:rPr>
          <w:rStyle w:val="StyleUnderline"/>
        </w:rPr>
      </w:pPr>
      <w:r w:rsidRPr="00FF597F">
        <w:t xml:space="preserve">Even when the benefits of S&amp;T collaboration appear to be more one-sided, as </w:t>
      </w:r>
      <w:r w:rsidRPr="00FF597F">
        <w:rPr>
          <w:rStyle w:val="StyleUnderline"/>
        </w:rPr>
        <w:t>when the United States collaborates with technically less advanced countries to help them build their scientific capacity and apply science and technology to development goals</w:t>
      </w:r>
      <w:r w:rsidRPr="00FF597F">
        <w:t xml:space="preserve">, this country reaps significant benefits: the </w:t>
      </w:r>
      <w:r w:rsidRPr="00FF597F">
        <w:rPr>
          <w:rStyle w:val="StyleUnderline"/>
        </w:rPr>
        <w:t>resulting advances make the partner countries less likely to become sources of major refugee flows and regional political instability as well as more likely to advance economically to the point of becoming significant markets for U.S. products.</w:t>
      </w:r>
    </w:p>
    <w:p w14:paraId="4E801830" w14:textId="77777777" w:rsidR="00684B80" w:rsidRPr="00FF597F" w:rsidRDefault="00684B80" w:rsidP="00684B80">
      <w:pPr>
        <w:rPr>
          <w:rStyle w:val="StyleUnderline"/>
        </w:rPr>
      </w:pPr>
      <w:r w:rsidRPr="00FF597F">
        <w:rPr>
          <w:rStyle w:val="StyleUnderline"/>
        </w:rPr>
        <w:t>Mutually beneficial S&amp;T collaboration is also beneficial diplomatically, as the benefits provide a positive rationale for maintaining decent relations even in the face of disagreements on other issues.</w:t>
      </w:r>
    </w:p>
    <w:p w14:paraId="232CD09E" w14:textId="77777777" w:rsidR="00684B80" w:rsidRPr="00FF597F" w:rsidRDefault="00684B80" w:rsidP="00684B80">
      <w:pPr>
        <w:rPr>
          <w:rStyle w:val="StyleUnderline"/>
        </w:rPr>
      </w:pPr>
      <w:r w:rsidRPr="00FF597F">
        <w:t>In addition to these generally well recognized benefits</w:t>
      </w:r>
      <w:r w:rsidRPr="00FF597F">
        <w:rPr>
          <w:rStyle w:val="StyleUnderline"/>
        </w:rPr>
        <w:t>, international S&amp;T</w:t>
      </w:r>
      <w:r w:rsidRPr="00FF597F">
        <w:t xml:space="preserve"> collaboration </w:t>
      </w:r>
      <w:r w:rsidRPr="00FF597F">
        <w:rPr>
          <w:rStyle w:val="StyleUnderline"/>
        </w:rPr>
        <w:t>foments personal relationships of mutual respect and trust across international boundaries that can bring unexpected dividends when the scientists and engineers involved end up in positions to play active roles in international diplomacy around issues with significant S&amp;T content—e.g,, climate change, nuclear arms control, and intellectual property.</w:t>
      </w:r>
    </w:p>
    <w:p w14:paraId="094BF573" w14:textId="77777777" w:rsidR="00684B80" w:rsidRPr="00FF597F" w:rsidRDefault="00684B80" w:rsidP="00684B80">
      <w:r w:rsidRPr="00FF597F">
        <w:t>Let me offer just a couple of examples, from my own experience, of how this last category of serendipitous benefit can materialize.</w:t>
      </w:r>
    </w:p>
    <w:p w14:paraId="4213EB28" w14:textId="77777777" w:rsidR="00684B80" w:rsidRPr="00FF597F" w:rsidRDefault="00684B80" w:rsidP="00684B80">
      <w:pPr>
        <w:rPr>
          <w:rStyle w:val="StyleUnderline"/>
        </w:rPr>
      </w:pPr>
      <w:r w:rsidRPr="00FF597F">
        <w:t>The United States and the Soviet Union agreed in 1958 to declassify and collaborate on research on harnessing fusion energy for peaceful purposes. That relationship has lasted to this day and has entailed extensive exchanges of scientists and equipment between the major fusion research centers in the two countries</w:t>
      </w:r>
      <w:r w:rsidRPr="00FF597F">
        <w:rPr>
          <w:rStyle w:val="StyleUnderline"/>
        </w:rPr>
        <w:t>. It was through the U.S.-Soviet cooperation in fusion energy that</w:t>
      </w:r>
      <w:r w:rsidRPr="00FF597F">
        <w:t xml:space="preserve">, in the early 1970s, </w:t>
      </w:r>
      <w:r w:rsidRPr="00FF597F">
        <w:rPr>
          <w:rStyle w:val="StyleUnderline"/>
        </w:rPr>
        <w:t>I met</w:t>
      </w:r>
      <w:r w:rsidRPr="00FF597F">
        <w:t xml:space="preserve"> Evgeny Velikhov, then </w:t>
      </w:r>
      <w:r w:rsidRPr="00FF597F">
        <w:rPr>
          <w:rStyle w:val="StyleUnderline"/>
        </w:rPr>
        <w:t>the head of the Soviet fusion program</w:t>
      </w:r>
      <w:r w:rsidRPr="00FF597F">
        <w:t xml:space="preserve"> and a Vice President of the Soviet Academy of Sciences.</w:t>
      </w:r>
      <w:r w:rsidRPr="00FF597F">
        <w:rPr>
          <w:rStyle w:val="StyleUnderline"/>
        </w:rPr>
        <w:t xml:space="preserve"> We </w:t>
      </w:r>
      <w:r w:rsidRPr="00FF597F">
        <w:t xml:space="preserve">became friends and, together, </w:t>
      </w:r>
      <w:r w:rsidRPr="00FF597F">
        <w:rPr>
          <w:rStyle w:val="StyleUnderline"/>
        </w:rPr>
        <w:t>initiated additional U.S.-Soviet collaborations on comparative assessment of fission and fusion energy options and on energy end-use efficiency.</w:t>
      </w:r>
    </w:p>
    <w:p w14:paraId="11314815" w14:textId="77777777" w:rsidR="00684B80" w:rsidRPr="00FF597F" w:rsidRDefault="00684B80" w:rsidP="00684B80">
      <w:pPr>
        <w:rPr>
          <w:rStyle w:val="StyleUnderline"/>
        </w:rPr>
      </w:pPr>
      <w:r w:rsidRPr="00FF597F">
        <w:t xml:space="preserve">In the mid-1990s, when I was Chair of the Committee on International Security and Arms Control of the U.S. National Academy of Sciences and Velikhov was playing a leading role in a counterpart committee on the Russian side, we launched a dialog on protection and disposition of plutonium made surplus in both countries by reductions in the respective nuclear arsenals. </w:t>
      </w:r>
      <w:r w:rsidRPr="00FF597F">
        <w:rPr>
          <w:rStyle w:val="StyleUnderline"/>
        </w:rPr>
        <w:t>When Presidents Clinton and Yeltsin decided to create a bilateral presidential commission to reconcile differences between the two sides on this topic, they made me and Velikhov the co-chairs. The group’s report helped broker a breakthrough in U.S.-Russian agreement on management of this issue, no small thanks to my long-standing relationship of trust with Velikhov.</w:t>
      </w:r>
    </w:p>
    <w:p w14:paraId="2AA70C58" w14:textId="77777777" w:rsidR="00684B80" w:rsidRPr="00FF597F" w:rsidRDefault="00684B80" w:rsidP="00684B80">
      <w:r w:rsidRPr="00FF597F">
        <w:t xml:space="preserve">I became involved in international collaboration with China on science and technology starting in 1984. In the course of cooperative work on energy R&amp;D strategy, energy end-use efficiency, clean-coal technology, and air pollution, I met and became friends with a number of Chinese experts who later became key figures in the Chinese political leadership. Notable among these were Xie Zhenhua, one-time head of China’s counterpart to the EPA and later China’s chief climate negotiator, and Wan Gang, who became China’s Minister of Science and Technology at about the same time as I became President Obama’s Science Advisor. These relationships proved extremely valuable in building the behind the </w:t>
      </w:r>
      <w:r w:rsidRPr="00FF597F">
        <w:lastRenderedPageBreak/>
        <w:t>scenes U.S.-China cooperation on climate policy that helped make the December 2015 Paris agreement possible.</w:t>
      </w:r>
    </w:p>
    <w:p w14:paraId="65916714" w14:textId="77777777" w:rsidR="00684B80" w:rsidRPr="00FF597F" w:rsidRDefault="00684B80" w:rsidP="00684B80">
      <w:r w:rsidRPr="00FF597F">
        <w:rPr>
          <w:rStyle w:val="StyleUnderline"/>
        </w:rPr>
        <w:t>A further example</w:t>
      </w:r>
      <w:r w:rsidRPr="00FF597F">
        <w:t xml:space="preserve">—one in which I was not personally involved—demands mention: </w:t>
      </w:r>
      <w:r w:rsidRPr="00FF597F">
        <w:rPr>
          <w:rStyle w:val="StyleUnderline"/>
        </w:rPr>
        <w:t>the crucial role of Secretary of Energy Ernest Moniz and Iranian Atomic Energy Minister Ali Akbar Salehi in negotiating the April 2015 “nuclear deal” that moved Iran off the path toward acquiring nuclear weapons.</w:t>
      </w:r>
      <w:r w:rsidRPr="00FF597F">
        <w:t xml:space="preserve"> Moniz was previously chair of the MIT physics department as was also closely engaged with the nuclear engineering department there; Salehi earned his Ph.D. in nuclear engineering at MIT. While the two did not interact during the time both were at MIT, that common background and the mutual respect associated with it led to a degree of collegiality and common cause that enabled them to negotiate successfully the intricate and critical technical details of the nuclear deal. I am convinced that without the bond that came from Salehi having attended MIT, the nuclear deal would not have come to fruition.</w:t>
      </w:r>
    </w:p>
    <w:p w14:paraId="162C65AD" w14:textId="77777777" w:rsidR="00684B80" w:rsidRPr="00FF597F" w:rsidRDefault="00684B80" w:rsidP="00684B80">
      <w:pPr>
        <w:rPr>
          <w:rStyle w:val="StyleUnderline"/>
        </w:rPr>
      </w:pPr>
      <w:r w:rsidRPr="00FF597F">
        <w:t xml:space="preserve">Today, </w:t>
      </w:r>
      <w:r w:rsidRPr="00FF597F">
        <w:rPr>
          <w:rStyle w:val="StyleUnderline"/>
        </w:rPr>
        <w:t>the direct and indirect benefits of international collaboration in science and technology are more needed than ever. S&amp;T-laden global challenges abound that are too big, too complex, and too interlinked to be tackled only through the separate efforts of individual nations¾climate change, epidemic diseases new and old, antibiotic resistant bacteria, marine pollution, and proliferation of weapons of mass destruction, to name a few.</w:t>
      </w:r>
    </w:p>
    <w:p w14:paraId="4045578B" w14:textId="77777777" w:rsidR="00684B80" w:rsidRPr="00FF597F" w:rsidRDefault="00684B80" w:rsidP="00684B80">
      <w:pPr>
        <w:rPr>
          <w:rStyle w:val="StyleUnderline"/>
        </w:rPr>
      </w:pPr>
      <w:r w:rsidRPr="00FF597F">
        <w:t xml:space="preserve">Beyond the obvious case for international collaboration to make it possible (and affordable) to meet these challenges, </w:t>
      </w:r>
      <w:r w:rsidRPr="00FF597F">
        <w:rPr>
          <w:rStyle w:val="StyleUnderline"/>
        </w:rPr>
        <w:t>the need for the diplomatic benefits of international S&amp;T collaboration on projects in the mutual interest of the participants is likewise at a high point. The relations between the United States and, variously, Russia, China, Iran, Cuba, and even many traditional allies are tense or fragile. Clearly, this is a time to step up this country’s collaborations with others in science and technology, not a time to step back.</w:t>
      </w:r>
    </w:p>
    <w:p w14:paraId="4DEDB30F" w14:textId="77777777" w:rsidR="001412C9" w:rsidRDefault="001412C9" w:rsidP="001412C9">
      <w:pPr>
        <w:pStyle w:val="Heading3"/>
      </w:pPr>
      <w:r>
        <w:lastRenderedPageBreak/>
        <w:t>Credibility - Solvency</w:t>
      </w:r>
    </w:p>
    <w:p w14:paraId="32FB1E44" w14:textId="77777777" w:rsidR="001412C9" w:rsidRPr="00FF597F" w:rsidRDefault="001412C9" w:rsidP="001412C9">
      <w:pPr>
        <w:pStyle w:val="Heading4"/>
        <w:rPr>
          <w:rFonts w:cs="Times New Roman"/>
        </w:rPr>
      </w:pPr>
      <w:r w:rsidRPr="00FF597F">
        <w:rPr>
          <w:rFonts w:cs="Times New Roman"/>
        </w:rPr>
        <w:t>Forensic science labs are overwhelmed now – collapsing faith in the criminal justice system – streamlining efficient practices will revolutionize precision and capacity</w:t>
      </w:r>
    </w:p>
    <w:p w14:paraId="66C4EC0B" w14:textId="77777777" w:rsidR="001412C9" w:rsidRPr="00FF597F" w:rsidRDefault="001412C9" w:rsidP="001412C9">
      <w:pPr>
        <w:rPr>
          <w:rStyle w:val="Style13ptBold"/>
        </w:rPr>
      </w:pPr>
      <w:r w:rsidRPr="00FF597F">
        <w:rPr>
          <w:rStyle w:val="Style13ptBold"/>
        </w:rPr>
        <w:t>National Academies of Sciences, Engineering, and Medicine, 15</w:t>
      </w:r>
    </w:p>
    <w:p w14:paraId="2BA05DEE" w14:textId="77777777" w:rsidR="001412C9" w:rsidRPr="00FF597F" w:rsidRDefault="001412C9" w:rsidP="001412C9">
      <w:r w:rsidRPr="00FF597F">
        <w:t xml:space="preserve">[National Academies of Sciences, Engineering, and Medicine, an American National Academy, 2015, “Support for Forensic Science Research,” </w:t>
      </w:r>
      <w:hyperlink r:id="rId148" w:history="1">
        <w:r w:rsidRPr="00FF597F">
          <w:rPr>
            <w:rStyle w:val="Hyperlink"/>
          </w:rPr>
          <w:t>https://www.nap.edu/catalog/21772/support-for-forensic-science-research-improving-the-scientific-role-of</w:t>
        </w:r>
      </w:hyperlink>
      <w:r w:rsidRPr="00FF597F">
        <w:t>, Accessed 7/3/2020, MM]</w:t>
      </w:r>
    </w:p>
    <w:p w14:paraId="42403792" w14:textId="77777777" w:rsidR="001412C9" w:rsidRPr="00FF597F" w:rsidRDefault="001412C9" w:rsidP="001412C9"/>
    <w:p w14:paraId="34A0BA26" w14:textId="77777777" w:rsidR="001412C9" w:rsidRPr="00FF597F" w:rsidRDefault="001412C9" w:rsidP="001412C9">
      <w:r w:rsidRPr="00FF597F">
        <w:rPr>
          <w:rStyle w:val="StyleUnderline"/>
        </w:rPr>
        <w:t>In general, forensic science practice in the United States takes place in law enforcement identification units</w:t>
      </w:r>
      <w:r w:rsidRPr="00FF597F">
        <w:t xml:space="preserve">, </w:t>
      </w:r>
      <w:r w:rsidRPr="00FF597F">
        <w:rPr>
          <w:rStyle w:val="StyleUnderline"/>
        </w:rPr>
        <w:t xml:space="preserve">public forensic laboratories </w:t>
      </w:r>
      <w:r w:rsidRPr="00FF597F">
        <w:t xml:space="preserve">(state, BOX 2-1 Forensic Science Disciplines Controlled substances Digital evidence DNA and forensic biology Fire debris analysis and arson scene investigations Firearms and toolmark identification Forensic anthropology and odontology* Forensic crime scene analysis Forensic toxicology Latent print Medicolegal death investigations, including forensic pathology Questioned documents Shoeprint/tire tread examination Trace evidence local, and federal), </w:t>
      </w:r>
      <w:r w:rsidRPr="00FF597F">
        <w:rPr>
          <w:rStyle w:val="StyleUnderline"/>
        </w:rPr>
        <w:t>medical examiner and coroner offices, and academic institutions</w:t>
      </w:r>
      <w:r w:rsidRPr="00FF597F">
        <w:t xml:space="preserve"> as part of departments or standalone service centers. (Public forensic laboratories are discussed in further detail below.) In addition, </w:t>
      </w:r>
      <w:r w:rsidRPr="00FF597F">
        <w:rPr>
          <w:rStyle w:val="StyleUnderline"/>
        </w:rPr>
        <w:t>some forensic services are performed at private for-profit laboratories; however, the number of these entities is small</w:t>
      </w:r>
      <w:r w:rsidRPr="00FF597F">
        <w:t xml:space="preserve"> (National Research Council, 2009b, p. 58).</w:t>
      </w:r>
    </w:p>
    <w:p w14:paraId="1512230B" w14:textId="77777777" w:rsidR="001412C9" w:rsidRPr="00FF597F" w:rsidRDefault="001412C9" w:rsidP="001412C9">
      <w:pPr>
        <w:rPr>
          <w:rStyle w:val="StyleUnderline"/>
        </w:rPr>
      </w:pPr>
      <w:r w:rsidRPr="00FF597F">
        <w:t xml:space="preserve"> </w:t>
      </w:r>
      <w:r w:rsidRPr="00FF597F">
        <w:rPr>
          <w:rStyle w:val="StyleUnderline"/>
        </w:rPr>
        <w:t>The 411 public forensic laboratories in the United States differ by jurisdiction</w:t>
      </w:r>
      <w:r w:rsidRPr="00FF597F">
        <w:t xml:space="preserve">—municipal, county, state, and federal. According to the 2009 Census of Publicly Funded Forensic Crime Laboratories (CPFFCL) conducted by the Bureau of Justice Statistics, there are 373 municipal, county, and state laboratories and 38 federal laboratories in the United States.2 </w:t>
      </w:r>
      <w:r w:rsidRPr="00FF597F">
        <w:rPr>
          <w:rStyle w:val="StyleUnderline"/>
        </w:rPr>
        <w:t>These laboratories performed an average of five different forensic services, the most common being controlled substance analysis, latent print examination, forensic biology, crime scene response, and trace evidence analysis.</w:t>
      </w:r>
    </w:p>
    <w:p w14:paraId="73D70B4D" w14:textId="77777777" w:rsidR="001412C9" w:rsidRPr="00FF597F" w:rsidRDefault="001412C9" w:rsidP="001412C9">
      <w:r w:rsidRPr="00FF597F">
        <w:rPr>
          <w:rStyle w:val="StyleUnderline"/>
        </w:rPr>
        <w:t xml:space="preserve"> More than half of the estimated 4.1 million requests for forensic services received by publicly funded crime laboratories in 2009 were submitted to state laboratories</w:t>
      </w:r>
      <w:r w:rsidRPr="00FF597F">
        <w:t xml:space="preserve"> (Bureau of Justice Statistics, 2012). Although </w:t>
      </w:r>
      <w:r w:rsidRPr="00FF597F">
        <w:rPr>
          <w:rStyle w:val="StyleUnderline"/>
        </w:rPr>
        <w:t>requests for services have increased, funding for laboratories has not kept pace with the demand</w:t>
      </w:r>
      <w:r w:rsidRPr="00FF597F">
        <w:t xml:space="preserve"> (National Research Council, 2009b, p. 58). Budgetary </w:t>
      </w:r>
      <w:r w:rsidRPr="00FF597F">
        <w:rPr>
          <w:rStyle w:val="StyleUnderline"/>
        </w:rPr>
        <w:t>support for the laboratories comes from</w:t>
      </w:r>
      <w:r w:rsidRPr="00FF597F">
        <w:t xml:space="preserve"> their </w:t>
      </w:r>
      <w:r w:rsidRPr="00FF597F">
        <w:rPr>
          <w:rStyle w:val="StyleUnderline"/>
        </w:rPr>
        <w:t>jurisdictions</w:t>
      </w:r>
      <w:r w:rsidRPr="00FF597F">
        <w:t xml:space="preserve"> (and/or the agency with oversight of the laboratory), </w:t>
      </w:r>
      <w:r w:rsidRPr="00FF597F">
        <w:rPr>
          <w:rStyle w:val="StyleUnderline"/>
        </w:rPr>
        <w:t>but 69 percent of laboratories in 2009 reported receiving some additional funding from grants</w:t>
      </w:r>
      <w:r w:rsidRPr="00FF597F">
        <w:t xml:space="preserve"> (Bureau of Justice Statistics, 2012). The majority of those grants are administered by NIJ as part of its laboratory capacity-building and assistance-funding streams. </w:t>
      </w:r>
    </w:p>
    <w:p w14:paraId="1BD96C8E" w14:textId="77777777" w:rsidR="001412C9" w:rsidRPr="00FF597F" w:rsidRDefault="001412C9" w:rsidP="001412C9">
      <w:r w:rsidRPr="00FF597F">
        <w:rPr>
          <w:rStyle w:val="Emphasis"/>
        </w:rPr>
        <w:t>Because of the increased demand for services and limited resources, case backlogs are a persistent problem that reduces faith and confidence in the ability of the criminal justice system to be fair</w:t>
      </w:r>
      <w:r w:rsidRPr="00FF597F">
        <w:t xml:space="preserve">. </w:t>
      </w:r>
      <w:r w:rsidRPr="00FF597F">
        <w:rPr>
          <w:rStyle w:val="StyleUnderline"/>
        </w:rPr>
        <w:t>By year-end 2009</w:t>
      </w:r>
      <w:r w:rsidRPr="00FF597F">
        <w:t xml:space="preserve">, according to the CPFFCL, </w:t>
      </w:r>
      <w:r w:rsidRPr="00FF597F">
        <w:rPr>
          <w:rStyle w:val="StyleUnderline"/>
        </w:rPr>
        <w:t>the 411 publicly funded laboratories had a backlog of about 1.2 million requests</w:t>
      </w:r>
      <w:r w:rsidRPr="00FF597F">
        <w:t xml:space="preserve"> (Bureau of Justice Statistics, 2012). Box 2-2 discusses the forensic services backlogs in greater detail. Validity, reliability, and also credibility in the practice of forensic science are critically dependent on a strong research base. Forensic science research is both basic and applied in character, and it occurs in public laboratories, private industry laboratories, and academia; almost all of it is funded by the federal government (discussed further below).</w:t>
      </w:r>
    </w:p>
    <w:p w14:paraId="7F26467E" w14:textId="77777777" w:rsidR="001412C9" w:rsidRPr="00FF597F" w:rsidRDefault="001412C9" w:rsidP="001412C9">
      <w:r w:rsidRPr="00FF597F">
        <w:lastRenderedPageBreak/>
        <w:t xml:space="preserve"> Table 2-1 shows the small percentage of publicly funded forensic crime laboratories with resources dedicated specifically for research, for which the primary funding source is NIJ (Bureau of Justice Statistics, 2012).3,4 In remarks to the committee, representatives from state and local public laboratories expressed their desire to perform more research but stated that due to casework load and resource constraints (time, staff, budget), they were unable to do so.5</w:t>
      </w:r>
    </w:p>
    <w:p w14:paraId="7A6B57D7" w14:textId="77777777" w:rsidR="001412C9" w:rsidRPr="00FF597F" w:rsidRDefault="001412C9" w:rsidP="001412C9">
      <w:r w:rsidRPr="00FF597F">
        <w:t xml:space="preserve">BOX 2-2 Forensic Services Backlogs and the Need for Research In general, </w:t>
      </w:r>
      <w:r w:rsidRPr="00FF597F">
        <w:rPr>
          <w:rStyle w:val="StyleUnderline"/>
        </w:rPr>
        <w:t>forensic requests</w:t>
      </w:r>
      <w:r w:rsidRPr="00FF597F">
        <w:t xml:space="preserve"> that have been </w:t>
      </w:r>
      <w:r w:rsidRPr="00FF597F">
        <w:rPr>
          <w:rStyle w:val="StyleUnderline"/>
        </w:rPr>
        <w:t>submitted to laboratories but are not examined and reported to the submitting agency within 30 days are considered “backlogged”</w:t>
      </w:r>
      <w:r w:rsidRPr="00FF597F">
        <w:t xml:space="preserve"> (Bureau of Justice Statistics, 2012). Ultimately, </w:t>
      </w:r>
      <w:r w:rsidRPr="00FF597F">
        <w:rPr>
          <w:rStyle w:val="StyleUnderline"/>
        </w:rPr>
        <w:t>these backlogs are a symptom of insufficient capacity to meet demand</w:t>
      </w:r>
      <w:r w:rsidRPr="00FF597F">
        <w:t xml:space="preserve">. Though progress has been made in reducing the backlog for certain services in recent years, </w:t>
      </w:r>
      <w:r w:rsidRPr="00FF597F">
        <w:rPr>
          <w:rStyle w:val="StyleUnderline"/>
        </w:rPr>
        <w:t>the problem persists and in some cases is growing</w:t>
      </w:r>
      <w:r w:rsidRPr="00FF597F">
        <w:t xml:space="preserve"> (Bureau of Justice Statistics, 2012, p. 5).</w:t>
      </w:r>
    </w:p>
    <w:p w14:paraId="0315CDEB" w14:textId="77777777" w:rsidR="001412C9" w:rsidRPr="00FF597F" w:rsidRDefault="001412C9" w:rsidP="001412C9">
      <w:r w:rsidRPr="00FF597F">
        <w:t xml:space="preserve"> </w:t>
      </w:r>
      <w:r w:rsidRPr="00FF597F">
        <w:rPr>
          <w:rStyle w:val="StyleUnderline"/>
        </w:rPr>
        <w:t>In order to reduce backlogs</w:t>
      </w:r>
      <w:r w:rsidRPr="00FF597F">
        <w:t xml:space="preserve">, </w:t>
      </w:r>
      <w:r w:rsidRPr="00FF597F">
        <w:rPr>
          <w:rStyle w:val="StyleUnderline"/>
        </w:rPr>
        <w:t>a laboratory can increase capacity by increasing the human and/or technological resources of current systems</w:t>
      </w:r>
      <w:r w:rsidRPr="00FF597F">
        <w:t xml:space="preserve"> (e.g., more hires and more equipment), </w:t>
      </w:r>
      <w:r w:rsidRPr="00FF597F">
        <w:rPr>
          <w:rStyle w:val="StyleUnderline"/>
        </w:rPr>
        <w:t>improving the efficiency of current procedures, or adopting more efficient new technologies.</w:t>
      </w:r>
      <w:r w:rsidRPr="00FF597F">
        <w:t xml:space="preserve"> Historically, </w:t>
      </w:r>
      <w:r w:rsidRPr="00FF597F">
        <w:rPr>
          <w:rStyle w:val="StyleUnderline"/>
        </w:rPr>
        <w:t>efforts to reduce casework backlogs and fund improvements in forensic laboratories have been used to directly support the purchase of equipment, training, and additional staffing</w:t>
      </w:r>
      <w:r w:rsidRPr="00FF597F">
        <w:t xml:space="preserve"> (Nelson, 2010). </w:t>
      </w:r>
      <w:r w:rsidRPr="00FF597F">
        <w:rPr>
          <w:rStyle w:val="StyleUnderline"/>
        </w:rPr>
        <w:t>Laboratories may also restrict the types and quantities of evidence that they will analyze in order to address backlogs; while this may improve turnaround times, it presents other justice issues</w:t>
      </w:r>
      <w:r w:rsidRPr="00FF597F">
        <w:t xml:space="preserve">. \Given the large increase in the number of requests for services, </w:t>
      </w:r>
      <w:r w:rsidRPr="00FF597F">
        <w:rPr>
          <w:rStyle w:val="StyleUnderline"/>
        </w:rPr>
        <w:t>innovative solutions are needed to address not only capacity but also efficiency and effectiveness in case processing</w:t>
      </w:r>
      <w:r w:rsidRPr="00FF597F">
        <w:t xml:space="preserve">. </w:t>
      </w:r>
      <w:r w:rsidRPr="00FF597F">
        <w:rPr>
          <w:rStyle w:val="StyleUnderline"/>
        </w:rPr>
        <w:t>Investments in forensic science research are necessary to develop these scientific innovations to revolutionize precision and capacity.</w:t>
      </w:r>
      <w:r w:rsidRPr="00FF597F">
        <w:t xml:space="preserve"> </w:t>
      </w:r>
      <w:r w:rsidRPr="00FF597F">
        <w:rPr>
          <w:rStyle w:val="StyleUnderline"/>
        </w:rPr>
        <w:t>For example, a current National Institute of Justice–funded research project is working to develop a camera with imaging capabilities to detect and identify fingerprints, body fluids, stains, and other residues at crime scenes, which if realized and widely adopted, could reduce the time crime laboratory personnel spend examining evidence for trace amounts of blood or other biological material</w:t>
      </w:r>
      <w:r w:rsidRPr="00FF597F">
        <w:t xml:space="preserve"> (National Institute of Justice, 2015a).</w:t>
      </w:r>
    </w:p>
    <w:p w14:paraId="3F3C4417" w14:textId="77777777" w:rsidR="00684B80" w:rsidRDefault="00684B80" w:rsidP="00684B80">
      <w:pPr>
        <w:pStyle w:val="Heading3"/>
      </w:pPr>
      <w:r>
        <w:lastRenderedPageBreak/>
        <w:t>Credibility – Accreditation Solves</w:t>
      </w:r>
    </w:p>
    <w:p w14:paraId="060D02F8" w14:textId="77777777" w:rsidR="00684B80" w:rsidRPr="00D2181C" w:rsidRDefault="00684B80" w:rsidP="00684B80">
      <w:pPr>
        <w:pStyle w:val="Heading4"/>
        <w:rPr>
          <w:rFonts w:cs="Times New Roman"/>
        </w:rPr>
      </w:pPr>
      <w:r w:rsidRPr="00D2181C">
        <w:rPr>
          <w:rFonts w:cs="Times New Roman"/>
        </w:rPr>
        <w:t>Lab accreditation key to gain credibility in Forensic Science</w:t>
      </w:r>
    </w:p>
    <w:p w14:paraId="3C37AB0D" w14:textId="77777777" w:rsidR="00684B80" w:rsidRPr="00D2181C" w:rsidRDefault="00684B80" w:rsidP="00684B80">
      <w:pPr>
        <w:rPr>
          <w:b/>
        </w:rPr>
      </w:pPr>
      <w:r w:rsidRPr="00D2181C">
        <w:rPr>
          <w:b/>
        </w:rPr>
        <w:t>Wilcox, Director Leverhulme Research Centre for Forensic Science, 18</w:t>
      </w:r>
    </w:p>
    <w:p w14:paraId="3EA9EC16" w14:textId="77777777" w:rsidR="00684B80" w:rsidRPr="00D2181C" w:rsidRDefault="00684B80" w:rsidP="00684B80">
      <w:r w:rsidRPr="00D2181C">
        <w:t xml:space="preserve">[A. McCarthy, Niamh, </w:t>
      </w:r>
      <w:r>
        <w:t xml:space="preserve">chaired the European Network of Forensic Science Institutes (ENFSI) fire and explosion Investigation working group, the INTERPOL forensic science managers symposium, was the previous deputy chair for the Scientific Advisory Board of the International Criminal Court, Fellow of the Royal Society of Edinburgh, received the ENFSI Distinguished Forensic Scientist award, and the Peter Ganci award for services to fire investigation, authorized Forensic Chemist, Chartered Chemist, </w:t>
      </w:r>
      <w:r w:rsidRPr="00D2181C">
        <w:t xml:space="preserve">7/30/18, “Forensic Science International, Jurors' perceptions of Forensic Science Expert Witnesses: Experience, Qualifications, Testimony Style and Credibility”, </w:t>
      </w:r>
      <w:r>
        <w:t>Forensic Sci Int . 2018 Oct;291:100-108. doi: 10.1016/j.forsciint.2018.07.030</w:t>
      </w:r>
      <w:hyperlink r:id="rId149" w:history="1">
        <w:r w:rsidRPr="00D2181C">
          <w:rPr>
            <w:rStyle w:val="Hyperlink"/>
          </w:rPr>
          <w:t>https://pubmed.ncbi.nlm.nih.gov/30216840/</w:t>
        </w:r>
      </w:hyperlink>
      <w:r w:rsidRPr="00D2181C">
        <w:t>,</w:t>
      </w:r>
      <w:r>
        <w:t xml:space="preserve"> </w:t>
      </w:r>
      <w:r w:rsidRPr="00D2181C">
        <w:t>p. 24-25, accessed 6/30/20, MZK]</w:t>
      </w:r>
    </w:p>
    <w:p w14:paraId="17D2E415" w14:textId="77777777" w:rsidR="00684B80" w:rsidRPr="00D2181C" w:rsidRDefault="00684B80" w:rsidP="00684B80">
      <w:pPr>
        <w:rPr>
          <w:sz w:val="24"/>
        </w:rPr>
      </w:pPr>
      <w:r w:rsidRPr="00D2181C">
        <w:rPr>
          <w:sz w:val="24"/>
          <w:u w:val="single"/>
        </w:rPr>
        <w:t>The jurors</w:t>
      </w:r>
      <w:r w:rsidRPr="00D2181C">
        <w:rPr>
          <w:sz w:val="24"/>
        </w:rPr>
        <w:t xml:space="preserve"> in this study </w:t>
      </w:r>
      <w:r w:rsidRPr="00D2181C">
        <w:rPr>
          <w:sz w:val="24"/>
          <w:u w:val="single"/>
        </w:rPr>
        <w:t>defined expert witnesses as ‘knowledgeable” and as people who had received “specialized training</w:t>
      </w:r>
      <w:r w:rsidRPr="00D2181C">
        <w:rPr>
          <w:sz w:val="24"/>
        </w:rPr>
        <w:t xml:space="preserve">”. When asked to rank qualifications of an expert witness more jurors ranked experience in the specialized area as most important than those who ranked university education most important. This is consistent with other studies which found that </w:t>
      </w:r>
      <w:r w:rsidRPr="00D2181C">
        <w:rPr>
          <w:sz w:val="24"/>
          <w:u w:val="single"/>
        </w:rPr>
        <w:t>jurors place a lot of weight on the expert’s experience</w:t>
      </w:r>
      <w:r w:rsidRPr="00D2181C">
        <w:rPr>
          <w:sz w:val="24"/>
        </w:rPr>
        <w:t xml:space="preserve"> (Koehler et al., 2016) </w:t>
      </w:r>
      <w:r w:rsidRPr="00D2181C">
        <w:rPr>
          <w:sz w:val="24"/>
          <w:u w:val="single"/>
        </w:rPr>
        <w:t>and that university education is slightly less important to them</w:t>
      </w:r>
      <w:r w:rsidRPr="00D2181C">
        <w:rPr>
          <w:sz w:val="24"/>
        </w:rPr>
        <w:t xml:space="preserve"> (Schutz, 1997, Cooper et al., 1996). Many of the jurors stated that they believed both were very important.</w:t>
      </w:r>
    </w:p>
    <w:p w14:paraId="1084B62D" w14:textId="77777777" w:rsidR="00684B80" w:rsidRPr="00053F7B" w:rsidRDefault="00684B80" w:rsidP="00684B80">
      <w:pPr>
        <w:rPr>
          <w:sz w:val="24"/>
        </w:rPr>
      </w:pPr>
      <w:r w:rsidRPr="00D2181C">
        <w:rPr>
          <w:sz w:val="24"/>
        </w:rPr>
        <w:t xml:space="preserve">On the job </w:t>
      </w:r>
      <w:r w:rsidRPr="00D2181C">
        <w:rPr>
          <w:sz w:val="24"/>
          <w:u w:val="single"/>
        </w:rPr>
        <w:t xml:space="preserve">training and certifications were slightly less important to the jurors </w:t>
      </w:r>
      <w:r w:rsidRPr="00D2181C">
        <w:rPr>
          <w:sz w:val="24"/>
        </w:rPr>
        <w:t xml:space="preserve">and </w:t>
      </w:r>
      <w:r w:rsidRPr="00D2181C">
        <w:rPr>
          <w:sz w:val="24"/>
          <w:u w:val="single"/>
        </w:rPr>
        <w:t>of least importance were continuing education such as attending workshops and conferences or whether or not the laboratory the expert worked for</w:t>
      </w:r>
      <w:r w:rsidRPr="00053F7B">
        <w:rPr>
          <w:sz w:val="24"/>
          <w:u w:val="single"/>
        </w:rPr>
        <w:t xml:space="preserve"> was accredited</w:t>
      </w:r>
      <w:r w:rsidRPr="00053F7B">
        <w:rPr>
          <w:sz w:val="24"/>
        </w:rPr>
        <w:t xml:space="preserve">. This study indicates that </w:t>
      </w:r>
      <w:r w:rsidRPr="00053F7B">
        <w:rPr>
          <w:sz w:val="24"/>
          <w:u w:val="single"/>
        </w:rPr>
        <w:t>jurors place strong value on the qualifications of the forensic scientist</w:t>
      </w:r>
      <w:r w:rsidRPr="00053F7B">
        <w:rPr>
          <w:sz w:val="24"/>
        </w:rPr>
        <w:t xml:space="preserve"> and </w:t>
      </w:r>
      <w:r w:rsidRPr="00053F7B">
        <w:rPr>
          <w:sz w:val="24"/>
          <w:u w:val="single"/>
        </w:rPr>
        <w:t>this information may be important for crime laboratory management and those who hire and retain scientific experts</w:t>
      </w:r>
      <w:r w:rsidRPr="00053F7B">
        <w:rPr>
          <w:sz w:val="24"/>
        </w:rPr>
        <w:t xml:space="preserve">. If jurors place a lot of weight on the experience of the expert then forensic scientists with only a few years’ experience will have to highlight their other qualifications (e.g. on the job training, certifications and university education) to the jurors when qualifying as an expert. </w:t>
      </w:r>
    </w:p>
    <w:p w14:paraId="4E4D86D5" w14:textId="77777777" w:rsidR="00684B80" w:rsidRDefault="00684B80" w:rsidP="00684B80">
      <w:pPr>
        <w:rPr>
          <w:sz w:val="24"/>
        </w:rPr>
      </w:pPr>
      <w:r w:rsidRPr="00053F7B">
        <w:rPr>
          <w:sz w:val="24"/>
        </w:rPr>
        <w:t xml:space="preserve">Currently, </w:t>
      </w:r>
      <w:r w:rsidRPr="00053F7B">
        <w:rPr>
          <w:sz w:val="24"/>
          <w:u w:val="single"/>
        </w:rPr>
        <w:t>the United States Federal government is moving forensic science towards universal standards in processing methodologies, conclusions and ultimately to national credentials for forensic scientists</w:t>
      </w:r>
      <w:r w:rsidRPr="00053F7B">
        <w:rPr>
          <w:sz w:val="24"/>
        </w:rPr>
        <w:t xml:space="preserve">. These are important steps in promoting quality in forensics science, but jurors are evaluating the expert witness on their experience and expertise. In the future </w:t>
      </w:r>
      <w:r w:rsidRPr="00053F7B">
        <w:rPr>
          <w:sz w:val="24"/>
          <w:u w:val="single"/>
        </w:rPr>
        <w:t>laboratory accreditation may be necessary to apply for and secure federal funding</w:t>
      </w:r>
      <w:r w:rsidRPr="00053F7B">
        <w:rPr>
          <w:sz w:val="24"/>
        </w:rPr>
        <w:t xml:space="preserve">. </w:t>
      </w:r>
      <w:r w:rsidRPr="00053F7B">
        <w:rPr>
          <w:sz w:val="24"/>
          <w:u w:val="single"/>
        </w:rPr>
        <w:t>While these policies and procedural changes are a step in the right direction for forensic science it is very important to keep the jury in mind</w:t>
      </w:r>
      <w:r w:rsidRPr="00053F7B">
        <w:rPr>
          <w:sz w:val="24"/>
        </w:rPr>
        <w:t>. This research suggests that expert witnesses should make jurors more aware of the benefits of laboratory accreditation and continuing education of expert witnesses.</w:t>
      </w:r>
    </w:p>
    <w:p w14:paraId="0F3A72D9" w14:textId="77777777" w:rsidR="00684B80" w:rsidRDefault="00684B80" w:rsidP="00684B80">
      <w:pPr>
        <w:pStyle w:val="Heading3"/>
      </w:pPr>
      <w:r>
        <w:lastRenderedPageBreak/>
        <w:t>Credibility – Lab Regulation Solves</w:t>
      </w:r>
    </w:p>
    <w:p w14:paraId="50549DA9" w14:textId="77777777" w:rsidR="00684B80" w:rsidRPr="001B7B4B" w:rsidRDefault="00684B80" w:rsidP="00684B80">
      <w:pPr>
        <w:pStyle w:val="Heading4"/>
        <w:rPr>
          <w:rFonts w:cs="Times New Roman"/>
        </w:rPr>
      </w:pPr>
      <w:r w:rsidRPr="001B7B4B">
        <w:rPr>
          <w:rFonts w:cs="Times New Roman"/>
        </w:rPr>
        <w:t xml:space="preserve">Lab regulation key to Forensic Science credibility in the </w:t>
      </w:r>
      <w:r>
        <w:rPr>
          <w:rFonts w:cs="Times New Roman"/>
        </w:rPr>
        <w:t>C</w:t>
      </w:r>
      <w:r w:rsidRPr="001B7B4B">
        <w:rPr>
          <w:rFonts w:cs="Times New Roman"/>
        </w:rPr>
        <w:t xml:space="preserve">riminal </w:t>
      </w:r>
      <w:r>
        <w:rPr>
          <w:rFonts w:cs="Times New Roman"/>
        </w:rPr>
        <w:t>J</w:t>
      </w:r>
      <w:r w:rsidRPr="001B7B4B">
        <w:rPr>
          <w:rFonts w:cs="Times New Roman"/>
        </w:rPr>
        <w:t xml:space="preserve">ustice </w:t>
      </w:r>
      <w:r>
        <w:rPr>
          <w:rFonts w:cs="Times New Roman"/>
        </w:rPr>
        <w:t>S</w:t>
      </w:r>
      <w:r w:rsidRPr="001B7B4B">
        <w:rPr>
          <w:rFonts w:cs="Times New Roman"/>
        </w:rPr>
        <w:t>ystem</w:t>
      </w:r>
    </w:p>
    <w:p w14:paraId="59314A63" w14:textId="77777777" w:rsidR="00684B80" w:rsidRPr="001B7B4B" w:rsidRDefault="00684B80" w:rsidP="00684B80">
      <w:pPr>
        <w:rPr>
          <w:b/>
          <w:sz w:val="24"/>
        </w:rPr>
      </w:pPr>
      <w:r w:rsidRPr="001B7B4B">
        <w:rPr>
          <w:b/>
          <w:sz w:val="24"/>
        </w:rPr>
        <w:t>Edwards, Chief Judge Emeritus U.S. Court of Appeals for D.C. Circuit, 09</w:t>
      </w:r>
    </w:p>
    <w:p w14:paraId="52FFAAAE" w14:textId="77777777" w:rsidR="00684B80" w:rsidRPr="001B7B4B" w:rsidRDefault="00684B80" w:rsidP="00684B80">
      <w:pPr>
        <w:rPr>
          <w:sz w:val="24"/>
        </w:rPr>
      </w:pPr>
      <w:r w:rsidRPr="001B7B4B">
        <w:rPr>
          <w:sz w:val="24"/>
        </w:rPr>
        <w:t xml:space="preserve">[Harry, </w:t>
      </w:r>
      <w:r>
        <w:rPr>
          <w:sz w:val="24"/>
        </w:rPr>
        <w:t xml:space="preserve"> previous District Judge for the United States Court of Appeals for the District of Columbia Circuit, co-chair of the Committee on Identifying the Needs of the Forensic Science Community at the National Academy of Sciences, Visiting Professor of Law at the NYU School of Law, received American Jurisprudence Awards for outstanding scholarship in Labor Law and Administrative Law, </w:t>
      </w:r>
      <w:r w:rsidRPr="001B7B4B">
        <w:rPr>
          <w:sz w:val="24"/>
        </w:rPr>
        <w:t>3/18/09, The National Academy of Sciences, “Strengthening Forensic Science in the United States: A Path Forward”,</w:t>
      </w:r>
      <w:r w:rsidRPr="001B7B4B">
        <w:rPr>
          <w:rFonts w:eastAsia="Times New Roman"/>
          <w:sz w:val="24"/>
        </w:rPr>
        <w:t xml:space="preserve"> </w:t>
      </w:r>
      <w:hyperlink r:id="rId150" w:history="1">
        <w:r w:rsidRPr="001B7B4B">
          <w:rPr>
            <w:rStyle w:val="Hyperlink"/>
            <w:sz w:val="24"/>
          </w:rPr>
          <w:t>http://latent-prints.com/images/NAS%20Congressional%20Testimony%20Mar09.pdf</w:t>
        </w:r>
      </w:hyperlink>
      <w:r w:rsidRPr="001B7B4B">
        <w:rPr>
          <w:sz w:val="24"/>
        </w:rPr>
        <w:t>,</w:t>
      </w:r>
      <w:r>
        <w:rPr>
          <w:sz w:val="24"/>
        </w:rPr>
        <w:t xml:space="preserve"> </w:t>
      </w:r>
      <w:r w:rsidRPr="001B7B4B">
        <w:rPr>
          <w:sz w:val="24"/>
        </w:rPr>
        <w:t>p.6-7, accessed 7/1/20, MZK]</w:t>
      </w:r>
    </w:p>
    <w:p w14:paraId="3543B293" w14:textId="77777777" w:rsidR="00684B80" w:rsidRPr="00E228A3" w:rsidRDefault="00684B80" w:rsidP="00684B80">
      <w:pPr>
        <w:rPr>
          <w:sz w:val="24"/>
        </w:rPr>
      </w:pPr>
      <w:r w:rsidRPr="001B7B4B">
        <w:rPr>
          <w:sz w:val="24"/>
        </w:rPr>
        <w:t xml:space="preserve">Unfortunately, the adversarial approach to the submission of evidence in court is not well suited to the task of finding “scientific truth.” </w:t>
      </w:r>
      <w:r w:rsidRPr="001B7B4B">
        <w:rPr>
          <w:sz w:val="24"/>
          <w:u w:val="single"/>
        </w:rPr>
        <w:t>The judicial system is encumbered by</w:t>
      </w:r>
      <w:r w:rsidRPr="001B7B4B">
        <w:rPr>
          <w:sz w:val="24"/>
        </w:rPr>
        <w:t xml:space="preserve">, among other things, </w:t>
      </w:r>
      <w:r w:rsidRPr="001B7B4B">
        <w:rPr>
          <w:sz w:val="24"/>
          <w:u w:val="single"/>
        </w:rPr>
        <w:t>judges and lawyers who generally lack the scientific expertise necessary to comprehend and evaluate forensic evidence in an informed manner</w:t>
      </w:r>
      <w:r w:rsidRPr="001B7B4B">
        <w:rPr>
          <w:sz w:val="24"/>
        </w:rPr>
        <w:t xml:space="preserve">, </w:t>
      </w:r>
      <w:r w:rsidRPr="001B7B4B">
        <w:rPr>
          <w:sz w:val="24"/>
          <w:u w:val="single"/>
        </w:rPr>
        <w:t>defense attorneys who often do not have the resources to challenge prosecutors’ forensic experts, trial judges</w:t>
      </w:r>
      <w:r w:rsidRPr="001B7B4B">
        <w:rPr>
          <w:sz w:val="24"/>
        </w:rPr>
        <w:t xml:space="preserve"> (sitting alone) </w:t>
      </w:r>
      <w:r w:rsidRPr="001B7B4B">
        <w:rPr>
          <w:sz w:val="24"/>
          <w:u w:val="single"/>
        </w:rPr>
        <w:t>who must decide evidentiary issues without the benefit of judicial colleagues and often with little time for extensive research and reflection, and very limited appellate review of trial court rulings admitting disputed forensic evidence</w:t>
      </w:r>
      <w:r w:rsidRPr="001B7B4B">
        <w:rPr>
          <w:sz w:val="24"/>
        </w:rPr>
        <w:t xml:space="preserve">. Furthermore, the judicial system embodies a case-by-case adjudicatory approach that is not well suited to address the systematic problems in many of the various forensic science disciplines. Given these realities, </w:t>
      </w:r>
      <w:r w:rsidRPr="001B7B4B">
        <w:rPr>
          <w:sz w:val="24"/>
          <w:u w:val="single"/>
        </w:rPr>
        <w:t>there is a tremendous need for the forensic science community to</w:t>
      </w:r>
      <w:r w:rsidRPr="00E228A3">
        <w:rPr>
          <w:sz w:val="24"/>
          <w:u w:val="single"/>
        </w:rPr>
        <w:t xml:space="preserve"> improve. Judicial review, by itself, will not cure the infirmities of the forensic science community</w:t>
      </w:r>
      <w:r w:rsidRPr="00E228A3">
        <w:rPr>
          <w:sz w:val="24"/>
        </w:rPr>
        <w:t>.</w:t>
      </w:r>
    </w:p>
    <w:p w14:paraId="01267152" w14:textId="77777777" w:rsidR="00684B80" w:rsidRPr="00E228A3" w:rsidRDefault="00684B80" w:rsidP="00684B80">
      <w:pPr>
        <w:rPr>
          <w:sz w:val="24"/>
          <w:u w:val="single"/>
        </w:rPr>
      </w:pPr>
      <w:r w:rsidRPr="00E228A3">
        <w:rPr>
          <w:sz w:val="24"/>
        </w:rPr>
        <w:t xml:space="preserve">Simply increasing the number of staff within existing crime laboratories and medical examiners’ offices will not solve the problems of the forensic science community. </w:t>
      </w:r>
      <w:r w:rsidRPr="00E228A3">
        <w:rPr>
          <w:sz w:val="24"/>
          <w:u w:val="single"/>
        </w:rPr>
        <w:t>What is needed is an upgrading of systems and organizational structures, better training, the widespread adoption of uniform and enforceable best practices, and mandatory certification and accreditation programs.</w:t>
      </w:r>
      <w:r w:rsidRPr="00E228A3">
        <w:rPr>
          <w:sz w:val="24"/>
        </w:rPr>
        <w:t xml:space="preserve"> </w:t>
      </w:r>
      <w:r w:rsidRPr="00E228A3">
        <w:rPr>
          <w:sz w:val="24"/>
          <w:u w:val="single"/>
        </w:rPr>
        <w:t>The forensic science community</w:t>
      </w:r>
      <w:r w:rsidRPr="00E228A3">
        <w:rPr>
          <w:sz w:val="24"/>
        </w:rPr>
        <w:t xml:space="preserve"> and the medical examiner/coroner system </w:t>
      </w:r>
      <w:r w:rsidRPr="00E228A3">
        <w:rPr>
          <w:sz w:val="24"/>
          <w:u w:val="single"/>
        </w:rPr>
        <w:t xml:space="preserve">must be upgraded if forensic practitioners are to be expected to serve the goals of justice. </w:t>
      </w:r>
    </w:p>
    <w:p w14:paraId="3AD607F1" w14:textId="77777777" w:rsidR="00684B80" w:rsidRPr="00E228A3" w:rsidRDefault="00684B80" w:rsidP="00684B80">
      <w:pPr>
        <w:rPr>
          <w:sz w:val="24"/>
        </w:rPr>
      </w:pPr>
      <w:r w:rsidRPr="00E228A3">
        <w:rPr>
          <w:sz w:val="24"/>
        </w:rPr>
        <w:t xml:space="preserve">Apart from improving forensic practices, the committee was also very concerned about the paucity of solid interdisciplinary scientific research to support forensic disciplines. </w:t>
      </w:r>
      <w:r w:rsidRPr="00E228A3">
        <w:rPr>
          <w:sz w:val="24"/>
          <w:u w:val="single"/>
        </w:rPr>
        <w:t>Adding more dollars and people to the enterprise might reduce case backlogs, but it will not address fundamental limitations in the capabilities of forensic practices to pursue scientific research to confirm the validity and reliability of existing disciplines and to achieve technological advancements</w:t>
      </w:r>
      <w:r w:rsidRPr="00E228A3">
        <w:rPr>
          <w:sz w:val="24"/>
        </w:rPr>
        <w:t>.</w:t>
      </w:r>
    </w:p>
    <w:p w14:paraId="3FFB8863" w14:textId="77777777" w:rsidR="00684B80" w:rsidRPr="00E43839" w:rsidRDefault="00684B80" w:rsidP="00684B80">
      <w:pPr>
        <w:rPr>
          <w:sz w:val="24"/>
          <w:u w:val="single"/>
        </w:rPr>
      </w:pPr>
      <w:r w:rsidRPr="00E228A3">
        <w:rPr>
          <w:sz w:val="24"/>
        </w:rPr>
        <w:t xml:space="preserve">In the course of its deliberations and review of the forensic science enterprise, it became obvious to the committee that, although congressional action will not remedy all of the </w:t>
      </w:r>
      <w:r w:rsidRPr="00E228A3">
        <w:rPr>
          <w:sz w:val="24"/>
        </w:rPr>
        <w:lastRenderedPageBreak/>
        <w:t>deficiencies in forensic science methods and practices</w:t>
      </w:r>
      <w:r w:rsidRPr="00E228A3">
        <w:rPr>
          <w:sz w:val="24"/>
          <w:u w:val="single"/>
        </w:rPr>
        <w:t>, truly meaningful advances will not come without significant concomitant leadership from the federal government</w:t>
      </w:r>
      <w:r w:rsidRPr="00E228A3">
        <w:rPr>
          <w:sz w:val="24"/>
        </w:rPr>
        <w:t>. The forensic science enterprise lacks the necessary governance structure to improve upon its current weaknesses. In other words, the committee found that, not only does the forensic science community lack adequate resources, talent, and mandatory standards; it also lacks the necessary governance structure to address its</w:t>
      </w:r>
      <w:r>
        <w:rPr>
          <w:sz w:val="24"/>
        </w:rPr>
        <w:t xml:space="preserve"> </w:t>
      </w:r>
      <w:r w:rsidRPr="00E228A3">
        <w:rPr>
          <w:sz w:val="24"/>
        </w:rPr>
        <w:t xml:space="preserve">current weaknesses. </w:t>
      </w:r>
      <w:r w:rsidRPr="00E43839">
        <w:rPr>
          <w:sz w:val="24"/>
          <w:u w:val="single"/>
        </w:rPr>
        <w:t xml:space="preserve">The forensic science community needs strong governance to adopt and promote an aggressive, long-term agenda. </w:t>
      </w:r>
    </w:p>
    <w:p w14:paraId="2FAC091F" w14:textId="77777777" w:rsidR="00684B80" w:rsidRDefault="00684B80" w:rsidP="00684B80">
      <w:pPr>
        <w:pStyle w:val="Heading2"/>
        <w:rPr>
          <w:rFonts w:cs="Times New Roman"/>
        </w:rPr>
      </w:pPr>
      <w:r w:rsidRPr="00FF597F">
        <w:rPr>
          <w:rFonts w:cs="Times New Roman"/>
        </w:rPr>
        <w:lastRenderedPageBreak/>
        <w:t>Advantage – Scientific Literacy</w:t>
      </w:r>
    </w:p>
    <w:p w14:paraId="75E6A4DA" w14:textId="77777777" w:rsidR="00684B80" w:rsidRDefault="00684B80" w:rsidP="00684B80">
      <w:pPr>
        <w:pStyle w:val="Heading3"/>
      </w:pPr>
      <w:r>
        <w:lastRenderedPageBreak/>
        <w:t>Sci Literacy – Forensic Science not Rigorous SQ</w:t>
      </w:r>
    </w:p>
    <w:p w14:paraId="2C4F410C" w14:textId="77777777" w:rsidR="00684B80" w:rsidRPr="00B14B94" w:rsidRDefault="00684B80" w:rsidP="00684B80">
      <w:pPr>
        <w:pStyle w:val="Heading4"/>
      </w:pPr>
      <w:r w:rsidRPr="00B14B94">
        <w:t xml:space="preserve">Forensic methods aren’t subject to strict scrutiny from the traditional science community – </w:t>
      </w:r>
    </w:p>
    <w:p w14:paraId="777F3AF4" w14:textId="77777777" w:rsidR="00684B80" w:rsidRDefault="00684B80" w:rsidP="00684B80">
      <w:pPr>
        <w:rPr>
          <w:rStyle w:val="Style13ptBold"/>
        </w:rPr>
      </w:pPr>
      <w:r>
        <w:rPr>
          <w:rStyle w:val="Style13ptBold"/>
        </w:rPr>
        <w:t>National Research Council, 09</w:t>
      </w:r>
    </w:p>
    <w:p w14:paraId="67059B6C" w14:textId="77777777" w:rsidR="00684B80" w:rsidRDefault="00684B80" w:rsidP="00684B80">
      <w:r w:rsidRPr="00C91023">
        <w:t xml:space="preserve">[Committee on Identifying the Needs of the Forensic Sciences Community, National Research Council, 8-09, “Strengthening Forensic Science in the United States: A Path Forward”, </w:t>
      </w:r>
      <w:r>
        <w:t xml:space="preserve">pg. 42-44, </w:t>
      </w:r>
      <w:r w:rsidRPr="00B14B94">
        <w:t>https://www.ncjrs.gov/pdffiles1/nij/grants/228091.pdf</w:t>
      </w:r>
      <w:r w:rsidRPr="00C91023">
        <w:t>, accessed 6-24-20</w:t>
      </w:r>
      <w:r>
        <w:t>, LH</w:t>
      </w:r>
      <w:r w:rsidRPr="00C91023">
        <w:t>]</w:t>
      </w:r>
    </w:p>
    <w:p w14:paraId="5D2876F1" w14:textId="77777777" w:rsidR="00684B80" w:rsidRDefault="00684B80" w:rsidP="00684B80">
      <w:r>
        <w:t>Questionable or Questioned Science</w:t>
      </w:r>
    </w:p>
    <w:p w14:paraId="7467ED4A" w14:textId="77777777" w:rsidR="00684B80" w:rsidRDefault="00684B80" w:rsidP="00684B80">
      <w:r>
        <w:t xml:space="preserve">The increased use of </w:t>
      </w:r>
      <w:r w:rsidRPr="00A94E66">
        <w:rPr>
          <w:rStyle w:val="StyleUnderline"/>
        </w:rPr>
        <w:t>DNA analysis</w:t>
      </w:r>
      <w:r>
        <w:t xml:space="preserve"> as a more reliable approach to matching crime scene evidence with suspects and victims </w:t>
      </w:r>
      <w:r w:rsidRPr="00A94E66">
        <w:rPr>
          <w:rStyle w:val="StyleUnderline"/>
        </w:rPr>
        <w:t>has resulted in the</w:t>
      </w:r>
      <w:r>
        <w:rPr>
          <w:rStyle w:val="StyleUnderline"/>
        </w:rPr>
        <w:t xml:space="preserve"> </w:t>
      </w:r>
      <w:r w:rsidRPr="00A94E66">
        <w:rPr>
          <w:rStyle w:val="StyleUnderline"/>
        </w:rPr>
        <w:t>reevaluation of older cases that retained biological evidence that could be</w:t>
      </w:r>
      <w:r>
        <w:rPr>
          <w:rStyle w:val="StyleUnderline"/>
        </w:rPr>
        <w:t xml:space="preserve"> </w:t>
      </w:r>
      <w:r w:rsidRPr="00A94E66">
        <w:rPr>
          <w:rStyle w:val="StyleUnderline"/>
        </w:rPr>
        <w:t>analyzed by DNA. The number of exonerations resulting from the analysis</w:t>
      </w:r>
      <w:r>
        <w:rPr>
          <w:rStyle w:val="StyleUnderline"/>
        </w:rPr>
        <w:t xml:space="preserve"> </w:t>
      </w:r>
      <w:r w:rsidRPr="00A94E66">
        <w:rPr>
          <w:rStyle w:val="StyleUnderline"/>
        </w:rPr>
        <w:t>of DNA has grown across the country</w:t>
      </w:r>
      <w:r>
        <w:t xml:space="preserve"> in recent years, uncovering a disturbing number of wrongful convictions—some for capital crimes—and exposing serious limitations in some of the forensic science approaches commonly used in the United States.</w:t>
      </w:r>
    </w:p>
    <w:p w14:paraId="520725BF" w14:textId="77777777" w:rsidR="00684B80" w:rsidRDefault="00684B80" w:rsidP="00684B80">
      <w:r>
        <w:t xml:space="preserve">According to The Innocence Project, there have been 223 postconviction DNA exonerations in the United States since 1989 (as of November 2008).15 Some have contested the percentage of exonerated defendants whose convictions allegedly were based on faulty science. Although the Innocence Project figures are disputed by forensic scientists who have reexamined the data, even those who are critical of the conclusions of The Innocence Project acknowledge that </w:t>
      </w:r>
      <w:r w:rsidRPr="00C91023">
        <w:rPr>
          <w:rStyle w:val="StyleUnderline"/>
        </w:rPr>
        <w:t>faulty forensic science has, on occasion,</w:t>
      </w:r>
      <w:r>
        <w:rPr>
          <w:rStyle w:val="StyleUnderline"/>
        </w:rPr>
        <w:t xml:space="preserve"> </w:t>
      </w:r>
      <w:r w:rsidRPr="00C91023">
        <w:rPr>
          <w:rStyle w:val="StyleUnderline"/>
        </w:rPr>
        <w:t>contributed to the wrongful conviction of innocent persons</w:t>
      </w:r>
      <w:r>
        <w:t>.16</w:t>
      </w:r>
    </w:p>
    <w:p w14:paraId="773FDF95" w14:textId="77777777" w:rsidR="00684B80" w:rsidRDefault="00684B80" w:rsidP="00684B80">
      <w:r>
        <w:t xml:space="preserve">The fact is that </w:t>
      </w:r>
      <w:r w:rsidRPr="00C91023">
        <w:rPr>
          <w:rStyle w:val="StyleUnderline"/>
        </w:rPr>
        <w:t>many forensic tests—such as those used to infer the</w:t>
      </w:r>
      <w:r>
        <w:rPr>
          <w:rStyle w:val="StyleUnderline"/>
        </w:rPr>
        <w:t xml:space="preserve"> </w:t>
      </w:r>
      <w:r w:rsidRPr="00C91023">
        <w:rPr>
          <w:rStyle w:val="StyleUnderline"/>
        </w:rPr>
        <w:t xml:space="preserve">source of toolmarks or bite marks—have </w:t>
      </w:r>
      <w:r w:rsidRPr="00C91023">
        <w:rPr>
          <w:rStyle w:val="Emphasis"/>
        </w:rPr>
        <w:t>never been exposed to stringent scientific scrutiny</w:t>
      </w:r>
      <w:r w:rsidRPr="00C91023">
        <w:rPr>
          <w:rStyle w:val="StyleUnderline"/>
        </w:rPr>
        <w:t>. Most of these techniques were developed in crime</w:t>
      </w:r>
      <w:r>
        <w:rPr>
          <w:rStyle w:val="StyleUnderline"/>
        </w:rPr>
        <w:t xml:space="preserve"> </w:t>
      </w:r>
      <w:r w:rsidRPr="00C91023">
        <w:rPr>
          <w:rStyle w:val="StyleUnderline"/>
        </w:rPr>
        <w:t>laboratories to aid in the investigation of evidence from a particular crime</w:t>
      </w:r>
      <w:r>
        <w:rPr>
          <w:rStyle w:val="StyleUnderline"/>
        </w:rPr>
        <w:t xml:space="preserve"> </w:t>
      </w:r>
      <w:r w:rsidRPr="00C91023">
        <w:rPr>
          <w:rStyle w:val="StyleUnderline"/>
        </w:rPr>
        <w:t>scene, and researching their limitations and foundations was never a top</w:t>
      </w:r>
      <w:r>
        <w:rPr>
          <w:rStyle w:val="StyleUnderline"/>
        </w:rPr>
        <w:t xml:space="preserve"> </w:t>
      </w:r>
      <w:r w:rsidRPr="00C91023">
        <w:rPr>
          <w:rStyle w:val="StyleUnderline"/>
        </w:rPr>
        <w:t xml:space="preserve">priority. </w:t>
      </w:r>
      <w:r>
        <w:t>There is some logic behind the application of these techniques; practitioners worked hard to improve their methods, and results from other evidence have combined with these tests to give forensic scientists a degree of confidence in their probative value</w:t>
      </w:r>
      <w:r w:rsidRPr="00C91023">
        <w:rPr>
          <w:rStyle w:val="StyleUnderline"/>
        </w:rPr>
        <w:t>. Before the first offering of the use</w:t>
      </w:r>
      <w:r>
        <w:rPr>
          <w:rStyle w:val="StyleUnderline"/>
        </w:rPr>
        <w:t xml:space="preserve"> </w:t>
      </w:r>
      <w:r w:rsidRPr="00C91023">
        <w:rPr>
          <w:rStyle w:val="StyleUnderline"/>
        </w:rPr>
        <w:t>of DNA in forensic science in 1986, no concerted effort had been made to</w:t>
      </w:r>
      <w:r>
        <w:rPr>
          <w:rStyle w:val="StyleUnderline"/>
        </w:rPr>
        <w:t xml:space="preserve"> </w:t>
      </w:r>
      <w:r w:rsidRPr="00C91023">
        <w:rPr>
          <w:rStyle w:val="StyleUnderline"/>
        </w:rPr>
        <w:t>determine the reliability of these tests, and some in the forensic science and</w:t>
      </w:r>
      <w:r>
        <w:rPr>
          <w:rStyle w:val="StyleUnderline"/>
        </w:rPr>
        <w:t xml:space="preserve"> </w:t>
      </w:r>
      <w:r w:rsidRPr="00C91023">
        <w:rPr>
          <w:rStyle w:val="StyleUnderline"/>
        </w:rPr>
        <w:t>law enforcement communities believed that scientists’ ability to withstand</w:t>
      </w:r>
      <w:r>
        <w:rPr>
          <w:rStyle w:val="StyleUnderline"/>
        </w:rPr>
        <w:t xml:space="preserve"> </w:t>
      </w:r>
      <w:r w:rsidRPr="00C91023">
        <w:rPr>
          <w:rStyle w:val="StyleUnderline"/>
        </w:rPr>
        <w:t>cross-examination in court when giving testimony related to these tests</w:t>
      </w:r>
      <w:r>
        <w:rPr>
          <w:rStyle w:val="StyleUnderline"/>
        </w:rPr>
        <w:t xml:space="preserve"> </w:t>
      </w:r>
      <w:r w:rsidRPr="00C91023">
        <w:rPr>
          <w:rStyle w:val="StyleUnderline"/>
        </w:rPr>
        <w:t>was sufficient to demonstrate the tests’ reliability.</w:t>
      </w:r>
      <w:r>
        <w:t xml:space="preserve"> However, although the precise error rates of these forensic tests are still unknown, comparison of their results with DNA testing in the same cases has revealed that some of these analyses, as currently performed, produce erroneous results. The conclusions of forensic examiners may or may not be right—depending on the case—but each wrongful conviction based on improperly interpreted evidence is serious, both for the innocent person and also for society, because of the threat that may be posed by a guilty person going free. </w:t>
      </w:r>
      <w:r w:rsidRPr="00C91023">
        <w:rPr>
          <w:rStyle w:val="StyleUnderline"/>
        </w:rPr>
        <w:t>Some</w:t>
      </w:r>
      <w:r>
        <w:rPr>
          <w:rStyle w:val="StyleUnderline"/>
        </w:rPr>
        <w:t xml:space="preserve"> </w:t>
      </w:r>
      <w:r w:rsidRPr="00C91023">
        <w:rPr>
          <w:rStyle w:val="StyleUnderline"/>
        </w:rPr>
        <w:t>non-DNA forensic tests do not meet the fundamental requirements of science, in terms of reproducibility, validity, and falsifiability</w:t>
      </w:r>
      <w:r>
        <w:t xml:space="preserve"> (see Chapters 4 through 6).</w:t>
      </w:r>
    </w:p>
    <w:p w14:paraId="6871571B" w14:textId="77777777" w:rsidR="00684B80" w:rsidRDefault="00684B80" w:rsidP="00684B80">
      <w:r>
        <w:t xml:space="preserve">Even fingerprint analysis has been called into question. For nearly a century, fingerprint examiners have been comparing partial latent fingerprints found at crime scenes to inked fingerprints taken directly from suspects. Fingerprint identifications have been viewed as exact means of associating a suspect with </w:t>
      </w:r>
      <w:r>
        <w:lastRenderedPageBreak/>
        <w:t xml:space="preserve">a crime scene print and rarely were questioned.17 Recently, however, </w:t>
      </w:r>
      <w:r w:rsidRPr="00A94E66">
        <w:rPr>
          <w:rStyle w:val="StyleUnderline"/>
        </w:rPr>
        <w:t>the scientific foundation of the fingerprint field has</w:t>
      </w:r>
      <w:r>
        <w:rPr>
          <w:rStyle w:val="StyleUnderline"/>
        </w:rPr>
        <w:t xml:space="preserve"> </w:t>
      </w:r>
      <w:r w:rsidRPr="00A94E66">
        <w:rPr>
          <w:rStyle w:val="StyleUnderline"/>
        </w:rPr>
        <w:t>been questioned, and the suggestion has been made that latent fingerprint</w:t>
      </w:r>
      <w:r>
        <w:rPr>
          <w:rStyle w:val="StyleUnderline"/>
        </w:rPr>
        <w:t xml:space="preserve"> </w:t>
      </w:r>
      <w:r w:rsidRPr="00A94E66">
        <w:rPr>
          <w:rStyle w:val="StyleUnderline"/>
        </w:rPr>
        <w:t>identifications may not be as reliable as previously assumed</w:t>
      </w:r>
      <w:r>
        <w:t>.18 The question is less a matter of whether each person’s fingerprints are permanent and unique—uniqueness is commonly assumed—and more a matter of whether one can determine with adequate reliability that the finger that left an imperfect impression at a crime scene is the same finger that left an impression (with different imperfections) in a file of fingerprints. In October 2007, Baltimore County Circuit Judge Susan M. Souder refused to allow a fingerprint analyst to testify that a latent print was made by the defendant in a death penalty trial. In her ruling, Judge Souder found the traditional method of fingerprint analysis to be “a subjective, untested, unverifiable identification procedure that purports to be infallible.”19</w:t>
      </w:r>
    </w:p>
    <w:p w14:paraId="5F2789F0" w14:textId="77777777" w:rsidR="00684B80" w:rsidRDefault="00684B80" w:rsidP="00684B80">
      <w:r>
        <w:t>Some forensic science methods have as their goal the “individualization” of specific types of evidence (typically shoe and tire impressions, dermal ridge prints, toolmarks and firearms, and handwriting). Analysts using such methods believe that unique markings are acquired by a source item in random fashion and that such uniqueness is faithfully transmitted from the source item to the evidence item being examined (or in the case of handwriting, that individuals acquire habits that result in unique handwriting). When the evidence and putative source items are compared, a conclusion of individualization implies that the evidence originated from that source, to the exclusion of all other possible sources.20,21 The determination of uniqueness requires measurements of object attributes, data collected on the population frequency of variation in these attributes, testing of attribute independence, and calculations of the probability that different objects share a common set of observable attributes.22 Importantly</w:t>
      </w:r>
      <w:r w:rsidRPr="00A94E66">
        <w:rPr>
          <w:rStyle w:val="StyleUnderline"/>
        </w:rPr>
        <w:t>, the results of</w:t>
      </w:r>
      <w:r>
        <w:rPr>
          <w:rStyle w:val="StyleUnderline"/>
        </w:rPr>
        <w:t xml:space="preserve"> </w:t>
      </w:r>
      <w:r w:rsidRPr="00A94E66">
        <w:rPr>
          <w:rStyle w:val="StyleUnderline"/>
        </w:rPr>
        <w:t>research must be made public so that they can be reviewed, checked by</w:t>
      </w:r>
      <w:r>
        <w:rPr>
          <w:rStyle w:val="StyleUnderline"/>
        </w:rPr>
        <w:t xml:space="preserve"> </w:t>
      </w:r>
      <w:r w:rsidRPr="00A94E66">
        <w:rPr>
          <w:rStyle w:val="StyleUnderline"/>
        </w:rPr>
        <w:t>others, criticized, and then revised, and this has not been done for some of</w:t>
      </w:r>
      <w:r>
        <w:rPr>
          <w:rStyle w:val="StyleUnderline"/>
        </w:rPr>
        <w:t xml:space="preserve"> </w:t>
      </w:r>
      <w:r w:rsidRPr="00A94E66">
        <w:rPr>
          <w:rStyle w:val="StyleUnderline"/>
        </w:rPr>
        <w:t>the forensic science disciplines.</w:t>
      </w:r>
      <w:r>
        <w:t xml:space="preserve">23 As recently as September 2008, the Detroit Police crime laboratory was shut down following a Michigan State Police audit that found a </w:t>
      </w:r>
      <w:r w:rsidRPr="00A94E66">
        <w:rPr>
          <w:rStyle w:val="StyleUnderline"/>
        </w:rPr>
        <w:t>10 percent error rate in ballistic evidence</w:t>
      </w:r>
      <w:r>
        <w:t>.24</w:t>
      </w:r>
    </w:p>
    <w:p w14:paraId="0AE3A1F2" w14:textId="77777777" w:rsidR="00684B80" w:rsidRDefault="00684B80" w:rsidP="00684B80">
      <w:r w:rsidRPr="00A94E66">
        <w:rPr>
          <w:rStyle w:val="StyleUnderline"/>
        </w:rPr>
        <w:t>The forensic science community has had little opportunity to pursue</w:t>
      </w:r>
      <w:r>
        <w:rPr>
          <w:rStyle w:val="StyleUnderline"/>
        </w:rPr>
        <w:t xml:space="preserve"> </w:t>
      </w:r>
      <w:r w:rsidRPr="00A94E66">
        <w:rPr>
          <w:rStyle w:val="StyleUnderline"/>
        </w:rPr>
        <w:t>or become proficient in the research that is needed to support what it does.</w:t>
      </w:r>
      <w:r>
        <w:rPr>
          <w:rStyle w:val="StyleUnderline"/>
        </w:rPr>
        <w:t xml:space="preserve"> </w:t>
      </w:r>
      <w:r w:rsidRPr="00A94E66">
        <w:rPr>
          <w:rStyle w:val="StyleUnderline"/>
        </w:rPr>
        <w:t>Few sources of funding exist for independent forensic research</w:t>
      </w:r>
      <w:r>
        <w:t xml:space="preserve"> (see Chapter 2). </w:t>
      </w:r>
      <w:r w:rsidRPr="00A94E66">
        <w:rPr>
          <w:rStyle w:val="StyleUnderline"/>
        </w:rPr>
        <w:t>Most of the studies are commissioned by DOJ and conducted by crime</w:t>
      </w:r>
      <w:r>
        <w:rPr>
          <w:rStyle w:val="StyleUnderline"/>
        </w:rPr>
        <w:t xml:space="preserve"> </w:t>
      </w:r>
      <w:r w:rsidRPr="00A94E66">
        <w:rPr>
          <w:rStyle w:val="StyleUnderline"/>
        </w:rPr>
        <w:t>laboratories with little or no participation by the traditional scientific community.</w:t>
      </w:r>
      <w:r>
        <w:t xml:space="preserve"> In addition, most disciplines in the profession are hindered by a lack of enforceable standards for interpretation of data (see Chapter 7).</w:t>
      </w:r>
    </w:p>
    <w:p w14:paraId="59C867A7" w14:textId="77777777" w:rsidR="00684B80" w:rsidRPr="008A7605" w:rsidRDefault="00684B80" w:rsidP="00684B80"/>
    <w:p w14:paraId="783D47FB" w14:textId="77777777" w:rsidR="00684B80" w:rsidRPr="00FF597F" w:rsidRDefault="00684B80" w:rsidP="00684B80">
      <w:pPr>
        <w:pStyle w:val="Heading3"/>
        <w:rPr>
          <w:rFonts w:cs="Times New Roman"/>
        </w:rPr>
      </w:pPr>
      <w:r>
        <w:rPr>
          <w:rFonts w:cs="Times New Roman"/>
        </w:rPr>
        <w:lastRenderedPageBreak/>
        <w:t xml:space="preserve">Sci Literacy - </w:t>
      </w:r>
      <w:r w:rsidRPr="00FF597F">
        <w:rPr>
          <w:rFonts w:cs="Times New Roman"/>
        </w:rPr>
        <w:t>SQ = Science/Policy Gap</w:t>
      </w:r>
    </w:p>
    <w:p w14:paraId="61FF71FA" w14:textId="77777777" w:rsidR="00684B80" w:rsidRPr="00FF597F" w:rsidRDefault="00684B80" w:rsidP="00684B80">
      <w:pPr>
        <w:pStyle w:val="Heading4"/>
        <w:rPr>
          <w:rFonts w:cs="Times New Roman"/>
        </w:rPr>
      </w:pPr>
      <w:r w:rsidRPr="00FF597F">
        <w:rPr>
          <w:rFonts w:cs="Times New Roman"/>
        </w:rPr>
        <w:t>Current approaches to science outside of schools creates a gap between public understandings of climate change and policy action</w:t>
      </w:r>
    </w:p>
    <w:p w14:paraId="1FC45F29" w14:textId="77777777" w:rsidR="00684B80" w:rsidRPr="00FF597F" w:rsidRDefault="00684B80" w:rsidP="00684B80">
      <w:r w:rsidRPr="00FF597F">
        <w:rPr>
          <w:rStyle w:val="Style13ptBold"/>
        </w:rPr>
        <w:t>Cooper, Professor Environmental Resources, NC State University, 11</w:t>
      </w:r>
    </w:p>
    <w:p w14:paraId="4B836B7B" w14:textId="77777777" w:rsidR="00684B80" w:rsidRPr="00FF597F" w:rsidRDefault="00684B80" w:rsidP="00684B80">
      <w:r w:rsidRPr="00FF597F">
        <w:t xml:space="preserve">(Caren, 3/1/11, Oxford Academic, “Media Literacy as a Key Strategy toward Improving Public Acceptance of Climate Change Science,” </w:t>
      </w:r>
      <w:hyperlink r:id="rId151" w:history="1">
        <w:r w:rsidRPr="00FF597F">
          <w:rPr>
            <w:rStyle w:val="Hyperlink"/>
          </w:rPr>
          <w:t>https://academic.oup.com/bioscience/article/61/3/231/238253</w:t>
        </w:r>
      </w:hyperlink>
      <w:r w:rsidRPr="00FF597F">
        <w:t>, accessed 7/2/2020, MM)</w:t>
      </w:r>
    </w:p>
    <w:p w14:paraId="0BBF2162" w14:textId="77777777" w:rsidR="00684B80" w:rsidRPr="00FF597F" w:rsidRDefault="00684B80" w:rsidP="00684B80">
      <w:r w:rsidRPr="00FF597F">
        <w:t xml:space="preserve">For almost three decades, </w:t>
      </w:r>
      <w:r w:rsidRPr="00FF597F">
        <w:rPr>
          <w:rStyle w:val="StyleUnderline"/>
        </w:rPr>
        <w:t xml:space="preserve">scientists have recognized the synthesis of research regarding current and projected threats that ecosystems face from anthropogenic global warming </w:t>
      </w:r>
      <w:r w:rsidRPr="00FF597F">
        <w:t xml:space="preserve">(NRC 1983, Walther et al. 2002, Parmesan 2006), </w:t>
      </w:r>
      <w:r w:rsidRPr="00FF597F">
        <w:rPr>
          <w:rStyle w:val="StyleUnderline"/>
        </w:rPr>
        <w:t>as well as threats to national security, public health, and economies</w:t>
      </w:r>
      <w:r w:rsidRPr="00FF597F">
        <w:t xml:space="preserve"> (IPCC 2007). Nevertheless, </w:t>
      </w:r>
      <w:r w:rsidRPr="00FF597F">
        <w:rPr>
          <w:rStyle w:val="StyleUnderline"/>
        </w:rPr>
        <w:t>there is a lack of strong US policies to address climate change. This disparity between science and policy points to the existence of an urgent problem: Democracy-formulated policymaking cannot address climate change without public acceptance and trust of climate change science</w:t>
      </w:r>
      <w:r w:rsidRPr="00FF597F">
        <w:t xml:space="preserve">. </w:t>
      </w:r>
      <w:r w:rsidRPr="00FF597F">
        <w:rPr>
          <w:rStyle w:val="StyleUnderline"/>
        </w:rPr>
        <w:t>The urgency of the situation is reflected in the recent calls for ways to increase “climate literacy</w:t>
      </w:r>
      <w:r w:rsidRPr="00FF597F">
        <w:t>,” the public understanding of human influence on climate and climate’s influence on humanity, from federal agencies such as NASA, NOAA (the National Oceanic and Atmospheric Administration), and the National Science Foundation (www.asu.edu/lib/hayden/govdocs/docscite/ docscite.htm).</w:t>
      </w:r>
    </w:p>
    <w:p w14:paraId="3E705BF5" w14:textId="77777777" w:rsidR="00684B80" w:rsidRPr="00FF597F" w:rsidRDefault="00684B80" w:rsidP="00684B80">
      <w:r w:rsidRPr="00FF597F">
        <w:t>Do we need to improve climate literacy? At least a slight majority—and possibly a large majority (Krosnick 2010)—of the American public thinks that global warming is a serious issue (Maibach et al. 2009). Additionally, the majority of Americans trust scientists as the most reliable source of information on climate change (Maibach et al. 2009), and scientists continue to hold enormous clout with the public (Nisbet and Scheufele 2009).</w:t>
      </w:r>
    </w:p>
    <w:p w14:paraId="7784980C" w14:textId="77777777" w:rsidR="00684B80" w:rsidRDefault="00684B80" w:rsidP="00684B80">
      <w:pPr>
        <w:rPr>
          <w:rStyle w:val="StyleUnderline"/>
        </w:rPr>
      </w:pPr>
      <w:r w:rsidRPr="00FF597F">
        <w:t xml:space="preserve">Although the strength of evidence for this varies among different survey results, it seems that </w:t>
      </w:r>
      <w:r w:rsidRPr="00FF597F">
        <w:rPr>
          <w:rStyle w:val="StyleUnderline"/>
        </w:rPr>
        <w:t>the lack of political action is not a result of a lack of public knowledge about climate change.</w:t>
      </w:r>
      <w:r w:rsidRPr="00FF597F">
        <w:t xml:space="preserve"> Even if a public knowledge deficit exists, </w:t>
      </w:r>
      <w:r w:rsidRPr="00FF597F">
        <w:rPr>
          <w:rStyle w:val="StyleUnderline"/>
        </w:rPr>
        <w:t>scientific literacy historically has not been a necessary condition for public support of science and science-based policy</w:t>
      </w:r>
      <w:r w:rsidRPr="00FF597F">
        <w:t xml:space="preserve"> (reviewed in Nisbet and Scheufele 2009). Although additional climate change education is desirable, </w:t>
      </w:r>
      <w:r w:rsidRPr="00FF597F">
        <w:rPr>
          <w:rStyle w:val="StyleUnderline"/>
        </w:rPr>
        <w:t xml:space="preserve">maintaining the current approaches to climate education is not the most effective strategy for gaining public trust in science. At least two </w:t>
      </w:r>
      <w:r w:rsidRPr="00FF597F">
        <w:rPr>
          <w:rStyle w:val="Emphasis"/>
        </w:rPr>
        <w:t>features of the traditional informal science education</w:t>
      </w:r>
      <w:r w:rsidRPr="00FF597F">
        <w:rPr>
          <w:rStyle w:val="StyleUnderline"/>
        </w:rPr>
        <w:t xml:space="preserve"> (ISE; i.e., science education outside of schools) approach to climate change </w:t>
      </w:r>
      <w:r w:rsidRPr="00FF597F">
        <w:rPr>
          <w:rStyle w:val="Emphasis"/>
        </w:rPr>
        <w:t>contribute to the gap between science and policy</w:t>
      </w:r>
      <w:r w:rsidRPr="00FF597F">
        <w:t xml:space="preserve">. First, </w:t>
      </w:r>
      <w:r w:rsidRPr="00FF597F">
        <w:rPr>
          <w:rStyle w:val="StyleUnderline"/>
        </w:rPr>
        <w:t>traditional ISE relies on an educational model that fails to emphasize critical thinking and is aligned with a deficit perspective. A deficit perspective works on the assumption that those without scientific knowledge have a deficit that needs to be filled through the one-way transmission of information from experts to learners</w:t>
      </w:r>
      <w:r w:rsidRPr="00FF597F">
        <w:t xml:space="preserve">. Second, </w:t>
      </w:r>
      <w:r w:rsidRPr="00FF597F">
        <w:rPr>
          <w:rStyle w:val="StyleUnderline"/>
        </w:rPr>
        <w:t>traditional ISE does not address, and may exacerbate, the policy gap as driven by intentional and unintentional influences at work in a media-laden world</w:t>
      </w:r>
      <w:r w:rsidRPr="00FF597F">
        <w:t xml:space="preserve">. </w:t>
      </w:r>
      <w:r w:rsidRPr="00FF597F">
        <w:rPr>
          <w:rStyle w:val="StyleUnderline"/>
        </w:rPr>
        <w:t>An effective strategy for scientists and science educators involves a shift toward approaches that enable trust, emphasize empowerment through reasoning skills, and embrace the maturing discipline of media literacy education.</w:t>
      </w:r>
    </w:p>
    <w:p w14:paraId="34CA0097" w14:textId="77777777" w:rsidR="00684B80" w:rsidRPr="00FF597F" w:rsidRDefault="00684B80" w:rsidP="00684B80">
      <w:pPr>
        <w:pStyle w:val="Heading3"/>
        <w:rPr>
          <w:rFonts w:cs="Times New Roman"/>
        </w:rPr>
      </w:pPr>
      <w:r>
        <w:rPr>
          <w:rFonts w:cs="Times New Roman"/>
        </w:rPr>
        <w:lastRenderedPageBreak/>
        <w:t xml:space="preserve">Sci Literacy - </w:t>
      </w:r>
      <w:r w:rsidRPr="00FF597F">
        <w:rPr>
          <w:rFonts w:cs="Times New Roman"/>
        </w:rPr>
        <w:t>Forensic Science spills over</w:t>
      </w:r>
    </w:p>
    <w:p w14:paraId="448580FD" w14:textId="77777777" w:rsidR="00684B80" w:rsidRPr="00FF597F" w:rsidRDefault="00684B80" w:rsidP="00684B80">
      <w:pPr>
        <w:pStyle w:val="Heading4"/>
        <w:rPr>
          <w:rFonts w:cs="Times New Roman"/>
        </w:rPr>
      </w:pPr>
      <w:r w:rsidRPr="00FF597F">
        <w:rPr>
          <w:rFonts w:cs="Times New Roman"/>
        </w:rPr>
        <w:t>forensic science reforms spill up into broader scientific literacy</w:t>
      </w:r>
    </w:p>
    <w:p w14:paraId="50B24579" w14:textId="77777777" w:rsidR="00684B80" w:rsidRPr="00FF597F" w:rsidRDefault="00684B80" w:rsidP="00684B80">
      <w:pPr>
        <w:rPr>
          <w:rStyle w:val="Style13ptBold"/>
        </w:rPr>
      </w:pPr>
      <w:r w:rsidRPr="00FF597F">
        <w:rPr>
          <w:rStyle w:val="Style13ptBold"/>
        </w:rPr>
        <w:t>Howes and Kemp, U Tasmania Senior Criminology Lecturer, and Psychologist 17</w:t>
      </w:r>
    </w:p>
    <w:p w14:paraId="62200B72" w14:textId="77777777" w:rsidR="00684B80" w:rsidRPr="00FF597F" w:rsidRDefault="00684B80" w:rsidP="00684B80">
      <w:pPr>
        <w:rPr>
          <w:rStyle w:val="Style13ptBold"/>
          <w:b w:val="0"/>
          <w:bCs w:val="0"/>
          <w:sz w:val="24"/>
          <w:szCs w:val="18"/>
        </w:rPr>
      </w:pPr>
      <w:r w:rsidRPr="00FF597F">
        <w:rPr>
          <w:rStyle w:val="Style13ptBold"/>
          <w:b w:val="0"/>
          <w:bCs w:val="0"/>
          <w:sz w:val="24"/>
          <w:szCs w:val="18"/>
        </w:rPr>
        <w:t xml:space="preserve">(Loene M. and Nenagh, January 2017, </w:t>
      </w:r>
      <w:r w:rsidRPr="00FF597F">
        <w:rPr>
          <w:rStyle w:val="Style13ptBold"/>
          <w:b w:val="0"/>
          <w:bCs w:val="0"/>
          <w:i/>
          <w:iCs/>
          <w:sz w:val="24"/>
          <w:szCs w:val="18"/>
        </w:rPr>
        <w:t xml:space="preserve">Journal of Language and Social Psychology </w:t>
      </w:r>
      <w:r w:rsidRPr="00FF597F">
        <w:rPr>
          <w:rStyle w:val="Style13ptBold"/>
          <w:b w:val="0"/>
          <w:bCs w:val="0"/>
          <w:sz w:val="24"/>
          <w:szCs w:val="18"/>
        </w:rPr>
        <w:t xml:space="preserve">36(1):96-111 , “Discord in the Communication of Forensic Science: Can the Science of Language Help Foster Shared Understanding?”, </w:t>
      </w:r>
      <w:hyperlink r:id="rId152" w:history="1">
        <w:r w:rsidRPr="00FF597F">
          <w:rPr>
            <w:rStyle w:val="Hyperlink"/>
            <w:sz w:val="24"/>
            <w:szCs w:val="18"/>
          </w:rPr>
          <w:t>https://doi.org/10.1177/0261927X16663589</w:t>
        </w:r>
      </w:hyperlink>
      <w:r w:rsidRPr="00FF597F">
        <w:rPr>
          <w:rStyle w:val="Style13ptBold"/>
          <w:b w:val="0"/>
          <w:bCs w:val="0"/>
          <w:sz w:val="24"/>
          <w:szCs w:val="18"/>
        </w:rPr>
        <w:t>, p. 12, accessed 7/1/20, zC</w:t>
      </w:r>
    </w:p>
    <w:p w14:paraId="0264021D" w14:textId="77777777" w:rsidR="00684B80" w:rsidRPr="00FF597F" w:rsidRDefault="00684B80" w:rsidP="00684B80">
      <w:r w:rsidRPr="00FF597F">
        <w:t>Implications</w:t>
      </w:r>
    </w:p>
    <w:p w14:paraId="51B1C303" w14:textId="77777777" w:rsidR="00684B80" w:rsidRPr="00FF597F" w:rsidRDefault="00684B80" w:rsidP="00684B80">
      <w:r w:rsidRPr="00FF597F">
        <w:rPr>
          <w:rStyle w:val="StyleUnderline"/>
        </w:rPr>
        <w:t xml:space="preserve">The issues raised above have some more general implications for the communication of science. </w:t>
      </w:r>
      <w:r w:rsidRPr="00FF597F">
        <w:rPr>
          <w:rStyle w:val="Emphasis"/>
        </w:rPr>
        <w:t>Forensic science is science applied to law, so that nonscientist decision makers have access to expertise to assist in their decision making.</w:t>
      </w:r>
      <w:r w:rsidRPr="00FF597F">
        <w:t xml:space="preserve"> Although some unique communication challenges arise in the context of the criminal justice system, </w:t>
      </w:r>
      <w:r w:rsidRPr="00FF597F">
        <w:rPr>
          <w:rStyle w:val="StyleUnderline"/>
        </w:rPr>
        <w:t>some of the research findings from this area may transfer to other contexts, such as</w:t>
      </w:r>
      <w:r w:rsidRPr="00FF597F">
        <w:rPr>
          <w:rStyle w:val="Emphasis"/>
        </w:rPr>
        <w:t xml:space="preserve"> science communication that informs governmental policy and organisational practice.</w:t>
      </w:r>
      <w:r w:rsidRPr="00FF597F">
        <w:t xml:space="preserve"> Transferable implications include the principles used to guide written communication and the need for science communication to be explicitly taught and enacted with appropriate guidelines, so that professional integrity is not compromised.</w:t>
      </w:r>
    </w:p>
    <w:p w14:paraId="2B9337F0" w14:textId="77777777" w:rsidR="00684B80" w:rsidRPr="00FF597F" w:rsidRDefault="00684B80" w:rsidP="00684B80">
      <w:r w:rsidRPr="00FF597F">
        <w:t>The principles of the written guidelines that have been developed to assist forensic scientists to write readable reports were drawn from theory and research (Howes, 2015a). Such principles have been used in other fields such as medical patients’ health literacy (e.g., Clerehan, Buchbinder, &amp; Moodie, 2005; Feufel, Schneider, &amp; Berkel, 2010) and may also be applied to writing for nonscientists about other fields of scientific endeavour. In written communication, to facilitate understanding by nonscientists, it is essential to sequence the text logically to walk the reader through the scientist’s reasoning process, outline key limitations and assumptions of the scientific techniques used, and explain the basis for the opinion in lay terms, defining all necessary specialist terms</w:t>
      </w:r>
      <w:r w:rsidRPr="00FF597F">
        <w:rPr>
          <w:rStyle w:val="Emphasis"/>
        </w:rPr>
        <w:t>. When verbal communication is also possible, it allows a chance for mutually beneficial exchanges, for nonscientists to deepen their understanding of science, and for both parties to negotiate meaning of the scientific findings and expert opinion in the specific context</w:t>
      </w:r>
      <w:r w:rsidRPr="00FF597F">
        <w:t xml:space="preserve"> (about which the nonscientist has valuable knowledge).</w:t>
      </w:r>
    </w:p>
    <w:p w14:paraId="49D5C79B" w14:textId="77777777" w:rsidR="00684B80" w:rsidRPr="00FF597F" w:rsidRDefault="00684B80" w:rsidP="00684B80">
      <w:pPr>
        <w:rPr>
          <w:rStyle w:val="StyleUnderline"/>
        </w:rPr>
      </w:pPr>
      <w:r w:rsidRPr="00FF597F">
        <w:t xml:space="preserve">It is evident that </w:t>
      </w:r>
      <w:r w:rsidRPr="00FF597F">
        <w:rPr>
          <w:rStyle w:val="Emphasis"/>
        </w:rPr>
        <w:t>science communication is an important aspect of many science related careers</w:t>
      </w:r>
      <w:r w:rsidRPr="00FF597F">
        <w:t xml:space="preserve">: </w:t>
      </w:r>
      <w:r w:rsidRPr="00FF597F">
        <w:rPr>
          <w:rStyle w:val="StyleUnderline"/>
        </w:rPr>
        <w:t>Science communicators help foster scientific literacy in the communities with which they work.</w:t>
      </w:r>
      <w:r w:rsidRPr="00FF597F">
        <w:t xml:space="preserve"> There is a need for a science communication component to be included in science degrees and professional development workshops. A number of universities offer science communication courses as part of science or journalism degrees (Longnecker, 2009). Such courses encourage students to break away from disciplinary norms and develop flexibility in their writing (and speaking) about science. Some universities also offer cross-disciplinary courses, which foster interaction between prospective forensic scientists and law students (Biedermann et al., 2014). Similar </w:t>
      </w:r>
      <w:r w:rsidRPr="00FF597F">
        <w:rPr>
          <w:rStyle w:val="StyleUnderline"/>
        </w:rPr>
        <w:t>cross-disciplinary courses could be offered, for example, for students of climate and political sciences</w:t>
      </w:r>
      <w:r w:rsidRPr="00FF597F">
        <w:t>.</w:t>
      </w:r>
      <w:r w:rsidRPr="00FF597F">
        <w:rPr>
          <w:rStyle w:val="Emphasis"/>
        </w:rPr>
        <w:t xml:space="preserve"> </w:t>
      </w:r>
      <w:r w:rsidRPr="00FF597F">
        <w:t xml:space="preserve">In such courses, </w:t>
      </w:r>
      <w:r w:rsidRPr="00FF597F">
        <w:rPr>
          <w:rStyle w:val="StyleUnderline"/>
        </w:rPr>
        <w:t>consideration should be given to how audiences can be involved in negotiating meaning for greater understanding through dialogue- and participation-based approaches to science communication.</w:t>
      </w:r>
    </w:p>
    <w:p w14:paraId="295761D9" w14:textId="77777777" w:rsidR="00684B80" w:rsidRPr="00FF597F" w:rsidRDefault="00684B80" w:rsidP="00684B80">
      <w:r w:rsidRPr="00FF597F">
        <w:t xml:space="preserve">In this article, as part of the special issue on using the science of language to help translate the language of science, we have highlighted some of the contentious aspects of communicating effectively about </w:t>
      </w:r>
      <w:r w:rsidRPr="00FF597F">
        <w:lastRenderedPageBreak/>
        <w:t>forensic science in the criminal justice system. We have argued that</w:t>
      </w:r>
      <w:r w:rsidRPr="00FF597F">
        <w:rPr>
          <w:rStyle w:val="StyleUnderline"/>
        </w:rPr>
        <w:t xml:space="preserve"> in light of past failings, forensic science is in an era of increased accountability and transparency. It is incumbent on actors in the criminal justice process to communicate clearly and understand adequately the forensic scientific evidence presented in the criminal justice process.</w:t>
      </w:r>
      <w:r w:rsidRPr="00FF597F">
        <w:t xml:space="preserve"> We argued that </w:t>
      </w:r>
      <w:r w:rsidRPr="00FF597F">
        <w:rPr>
          <w:rStyle w:val="StyleUnderline"/>
        </w:rPr>
        <w:t xml:space="preserve">the science of language can assist in translating the language of science in the criminal justice system. </w:t>
      </w:r>
      <w:r w:rsidRPr="00FF597F">
        <w:t xml:space="preserve">However, we contended that the attempts to improve language must be part of an overall approach that considers the practices and processes of communication more broadly. </w:t>
      </w:r>
      <w:r w:rsidRPr="00FF597F">
        <w:rPr>
          <w:rStyle w:val="Emphasis"/>
        </w:rPr>
        <w:t xml:space="preserve">Discussion and participation models of communication facilitate understanding through negotiation of meaning. </w:t>
      </w:r>
      <w:r w:rsidRPr="00FF597F">
        <w:t>In the criminal justice system, we acknowledged that various initiatives offering the opportunity for discussion and participation are already in place, and we have offered here a theoretical basis to explain their value. We hope that this illustration may be of interest to others who aim to communicate scientific findings from diverse scientific disciplines to nonscientists.</w:t>
      </w:r>
    </w:p>
    <w:p w14:paraId="185181D3" w14:textId="77777777" w:rsidR="00684B80" w:rsidRPr="00FF597F" w:rsidRDefault="00684B80" w:rsidP="00684B80"/>
    <w:p w14:paraId="09EE33C7" w14:textId="77777777" w:rsidR="00684B80" w:rsidRPr="00FF597F" w:rsidRDefault="00684B80" w:rsidP="00684B80">
      <w:pPr>
        <w:pStyle w:val="Heading3"/>
        <w:rPr>
          <w:rFonts w:cs="Times New Roman"/>
        </w:rPr>
      </w:pPr>
      <w:r>
        <w:rPr>
          <w:rFonts w:cs="Times New Roman"/>
        </w:rPr>
        <w:lastRenderedPageBreak/>
        <w:t xml:space="preserve">Sci </w:t>
      </w:r>
      <w:r w:rsidRPr="00FF597F">
        <w:rPr>
          <w:rFonts w:cs="Times New Roman"/>
        </w:rPr>
        <w:t>Literacy - Environment Internal Link</w:t>
      </w:r>
    </w:p>
    <w:p w14:paraId="12450EA5" w14:textId="77777777" w:rsidR="00684B80" w:rsidRPr="00FF597F" w:rsidRDefault="00684B80" w:rsidP="00684B80">
      <w:pPr>
        <w:pStyle w:val="Heading4"/>
        <w:rPr>
          <w:rFonts w:cs="Times New Roman"/>
        </w:rPr>
      </w:pPr>
      <w:r w:rsidRPr="00FF597F">
        <w:rPr>
          <w:rFonts w:cs="Times New Roman"/>
        </w:rPr>
        <w:t>Scientific Literacy increases responsibility and awareness of environmental issues</w:t>
      </w:r>
    </w:p>
    <w:p w14:paraId="7E4F9000" w14:textId="77777777" w:rsidR="00684B80" w:rsidRPr="00FF597F" w:rsidRDefault="00684B80" w:rsidP="00684B80">
      <w:r w:rsidRPr="00FF597F">
        <w:rPr>
          <w:rStyle w:val="Style13ptBold"/>
        </w:rPr>
        <w:t>Bybee, executive director of the Biological Sciences Curriculum Study, 2010</w:t>
      </w:r>
    </w:p>
    <w:p w14:paraId="4D545BD1" w14:textId="77777777" w:rsidR="00684B80" w:rsidRPr="00FF597F" w:rsidRDefault="00684B80" w:rsidP="00684B80">
      <w:r w:rsidRPr="00FF597F">
        <w:t xml:space="preserve">(Rodger W., Chair of the Science Forum and Science Expert Group and Questionnaire Panel Consultant for PISA 2006, August 18-21 2010, Springer Link, “Scientific Literacy in Environmental and Health Education,” </w:t>
      </w:r>
      <w:hyperlink r:id="rId153" w:history="1">
        <w:r w:rsidRPr="00FF597F">
          <w:rPr>
            <w:rStyle w:val="Hyperlink"/>
          </w:rPr>
          <w:t>https://link.springer.com/chapter/10.1007/978-90-481-3949-1_4</w:t>
        </w:r>
      </w:hyperlink>
      <w:r w:rsidRPr="00FF597F">
        <w:t>, 7/1/2020, MM)</w:t>
      </w:r>
    </w:p>
    <w:p w14:paraId="385338AB" w14:textId="77777777" w:rsidR="00684B80" w:rsidRPr="00FF597F" w:rsidRDefault="00684B80" w:rsidP="00684B80">
      <w:r w:rsidRPr="00FF597F">
        <w:t>STUDENTS’ ATTITUDES TOWARD SELECTED ENVIRONMENTAL ISSUES</w:t>
      </w:r>
    </w:p>
    <w:p w14:paraId="6BB1C67E" w14:textId="77777777" w:rsidR="00684B80" w:rsidRPr="00FF597F" w:rsidRDefault="00684B80" w:rsidP="00684B80">
      <w:r w:rsidRPr="00FF597F">
        <w:t xml:space="preserve">The following discussion is based on students’ responses to the questionnaire that accompanied the test. </w:t>
      </w:r>
      <w:r w:rsidRPr="00FF597F">
        <w:rPr>
          <w:rStyle w:val="StyleUnderline"/>
        </w:rPr>
        <w:t>Questions were sequenced to identify students’ awareness, concern, optimism, and responsibility toward selected environmental and resource issues</w:t>
      </w:r>
      <w:r w:rsidRPr="00FF597F">
        <w:t xml:space="preserve">. The sequence of questions and environmental issues were influenced by an earlier international survey of science education (Bybee &amp; Mau, 1986). </w:t>
      </w:r>
      <w:r w:rsidRPr="00FF597F">
        <w:rPr>
          <w:rStyle w:val="StyleUnderline"/>
        </w:rPr>
        <w:t>The design of questions provides more detailed insights about how attitudes and interests may be realized in actual science-related situations that individuals will encounter as reflective citizens</w:t>
      </w:r>
      <w:r w:rsidRPr="00FF597F">
        <w:t>. To be clear, these questions and students’ response are only a proxy for the connections between attitudes (interests) and actual behavior.</w:t>
      </w:r>
    </w:p>
    <w:p w14:paraId="1E18CFD4" w14:textId="77777777" w:rsidR="00684B80" w:rsidRPr="00FF597F" w:rsidRDefault="00684B80" w:rsidP="00684B80">
      <w:pPr>
        <w:rPr>
          <w:rStyle w:val="StyleUnderline"/>
        </w:rPr>
      </w:pPr>
      <w:r w:rsidRPr="00FF597F">
        <w:rPr>
          <w:rStyle w:val="StyleUnderline"/>
        </w:rPr>
        <w:t>In the survey of students’ awareness of environmental issues</w:t>
      </w:r>
      <w:r w:rsidRPr="00FF597F">
        <w:t xml:space="preserve"> (see Table 1), </w:t>
      </w:r>
      <w:r w:rsidRPr="00FF597F">
        <w:rPr>
          <w:rStyle w:val="StyleUnderline"/>
        </w:rPr>
        <w:t>the majority of students in OECD countries are aware of selected environmental issues</w:t>
      </w:r>
      <w:r w:rsidRPr="00FF597F">
        <w:t xml:space="preserve">. The one exception was use of genetically modified organisms (GMOs). Data from the survey indicate that </w:t>
      </w:r>
      <w:r w:rsidRPr="00FF597F">
        <w:rPr>
          <w:rStyle w:val="StyleUnderline"/>
        </w:rPr>
        <w:t>students’ level of awareness of environmental issues is strongly associated</w:t>
      </w:r>
      <w:r w:rsidRPr="00FF597F">
        <w:t xml:space="preserve"> 7 </w:t>
      </w:r>
      <w:r w:rsidRPr="00FF597F">
        <w:rPr>
          <w:rStyle w:val="StyleUnderline"/>
        </w:rPr>
        <w:t>with their scientific knowledge</w:t>
      </w:r>
      <w:r w:rsidRPr="00FF597F">
        <w:t xml:space="preserve">. However, some countries with lower mean scores, the United States for example, did have students who were aware of environmental issues. Nevertheless, </w:t>
      </w:r>
      <w:r w:rsidRPr="00FF597F">
        <w:rPr>
          <w:rStyle w:val="Emphasis"/>
        </w:rPr>
        <w:t>lower individual understanding of science may result in environmental issues being ignored or dismissed by students and eventually by citizens.</w:t>
      </w:r>
    </w:p>
    <w:p w14:paraId="38E9BBD4" w14:textId="77777777" w:rsidR="00684B80" w:rsidRPr="00FF597F" w:rsidRDefault="00684B80" w:rsidP="00684B80">
      <w:r w:rsidRPr="00FF597F">
        <w:t>[Insert Table 1 about here] Students from more advantaged socio-economic backgrounds reported higher levels of awareness of environmental issues. Twenty-five of 30 OECD countries had significant gender differences with boys scoring higher than girls on their awareness of environmental issues.</w:t>
      </w:r>
    </w:p>
    <w:p w14:paraId="79D77640" w14:textId="77777777" w:rsidR="00684B80" w:rsidRPr="00FF597F" w:rsidRDefault="00684B80" w:rsidP="00684B80">
      <w:r w:rsidRPr="00FF597F">
        <w:rPr>
          <w:rStyle w:val="StyleUnderline"/>
        </w:rPr>
        <w:t>Beyond awareness, one can ask about the level of students’ concerns about environmental issues</w:t>
      </w:r>
      <w:r w:rsidRPr="00FF597F">
        <w:t xml:space="preserve">. </w:t>
      </w:r>
      <w:r w:rsidRPr="00FF597F">
        <w:rPr>
          <w:rStyle w:val="StyleUnderline"/>
        </w:rPr>
        <w:t>The questionnaire for PISA 2006 asked students to report whether or not selected issues were a concern. Students are, in general, concerned about global issues</w:t>
      </w:r>
      <w:r w:rsidRPr="00FF597F">
        <w:t xml:space="preserve">. As you can see in Table 2, the percentages are highest for air pollution (92% on average for OECD) and lowest for water shortage (76% for OECD). </w:t>
      </w:r>
      <w:r w:rsidRPr="00FF597F">
        <w:rPr>
          <w:rStyle w:val="StyleUnderline"/>
        </w:rPr>
        <w:t>Based on these data, students have remarkably high levels of concern about environmental issues</w:t>
      </w:r>
      <w:r w:rsidRPr="00FF597F">
        <w:t>.</w:t>
      </w:r>
    </w:p>
    <w:p w14:paraId="59E064F8" w14:textId="77777777" w:rsidR="00684B80" w:rsidRPr="00FF597F" w:rsidRDefault="00684B80" w:rsidP="00684B80">
      <w:r w:rsidRPr="00FF597F">
        <w:t xml:space="preserve">[Insert Table 2 about here] In contrast to students’ awareness, </w:t>
      </w:r>
      <w:r w:rsidRPr="00FF597F">
        <w:rPr>
          <w:rStyle w:val="StyleUnderline"/>
        </w:rPr>
        <w:t>level of concern does not have a strong association with students’ performance on science test items. Further, students’ level of concern is not strongly associated with socio-economic background</w:t>
      </w:r>
      <w:r w:rsidRPr="00FF597F">
        <w:t>. That is, students from less advantaged backgrounds are equally if not more concerned about environmental issues. That said, it also is the case they are less able to explain the issues from a scientific point of view. Finally, there is a significant gender difference in 29 of 30 OECD countries with girls indicating greater concern than boys about environmental issues.</w:t>
      </w:r>
    </w:p>
    <w:p w14:paraId="108E5158" w14:textId="77777777" w:rsidR="00684B80" w:rsidRPr="00FF597F" w:rsidRDefault="00684B80" w:rsidP="00684B80">
      <w:r w:rsidRPr="00FF597F">
        <w:t xml:space="preserve">Are students’ optimistic regarding environmental issues? </w:t>
      </w:r>
      <w:r w:rsidRPr="00FF597F">
        <w:rPr>
          <w:rStyle w:val="StyleUnderline"/>
        </w:rPr>
        <w:t xml:space="preserve">To judge students’ optimism about the future, PISA 2006 used the same environmental issues as presented for concern and asked if they thought the </w:t>
      </w:r>
      <w:r w:rsidRPr="00FF597F">
        <w:rPr>
          <w:rStyle w:val="StyleUnderline"/>
        </w:rPr>
        <w:lastRenderedPageBreak/>
        <w:t>problems would improve during the next 20 years</w:t>
      </w:r>
      <w:r w:rsidRPr="00FF597F">
        <w:t xml:space="preserve"> (see Table 3</w:t>
      </w:r>
      <w:r w:rsidRPr="00FF597F">
        <w:rPr>
          <w:rStyle w:val="StyleUnderline"/>
        </w:rPr>
        <w:t>). Only a minority of students in OECD countries thought the various environmental issues would improve within the next 20 years</w:t>
      </w:r>
      <w:r w:rsidRPr="00FF597F">
        <w:t xml:space="preserve">. Students are most optimistic about shortages of energy and water (21%) and (18%), respectively. But more than three quarters are pessimistic about these two issues. Their optimism about other 8 issues is even lower. </w:t>
      </w:r>
      <w:r w:rsidRPr="00FF597F">
        <w:rPr>
          <w:rStyle w:val="StyleUnderline"/>
        </w:rPr>
        <w:t xml:space="preserve">Unfortunately, the association between science performance and optimism is weak to moderate. There is a negative correlation between knowledge of science and optimism about future solutions to socio-scientific issues. </w:t>
      </w:r>
      <w:r w:rsidRPr="00FF597F">
        <w:t xml:space="preserve">That is, </w:t>
      </w:r>
      <w:r w:rsidRPr="00FF597F">
        <w:rPr>
          <w:rStyle w:val="StyleUnderline"/>
        </w:rPr>
        <w:t xml:space="preserve">the more students know about science, the less optimistic they seem to be. </w:t>
      </w:r>
      <w:r w:rsidRPr="00FF597F">
        <w:t>These results are similar to those found in the ROSE study (Schreiner and Sjøberg, 2004).</w:t>
      </w:r>
    </w:p>
    <w:p w14:paraId="3ED348E1" w14:textId="77777777" w:rsidR="00684B80" w:rsidRPr="00FF597F" w:rsidRDefault="00684B80" w:rsidP="00684B80">
      <w:pPr>
        <w:rPr>
          <w:rStyle w:val="StyleUnderline"/>
        </w:rPr>
      </w:pPr>
      <w:r w:rsidRPr="00FF597F">
        <w:t xml:space="preserve">[Insert Table 3 about here] Students from more disadvantaged socio-economic backgrounds tend to be more optimistic about the improvement of these environmental issues within the next 20 years. Quite strikingly, girls are significantly less optimistic in 28 of 30 OECD countries. If 15-year-old students express generally high levels of awareness and concern, yet indicate significant pessimism about environmental issues, it seems reasonable to ask about their sense of responsibility for sustainable development. </w:t>
      </w:r>
      <w:r w:rsidRPr="00FF597F">
        <w:rPr>
          <w:rStyle w:val="StyleUnderline"/>
        </w:rPr>
        <w:t>PISA 2006 presented students with a sample of seven possible policies for sustainable development and asked them to respond by indicating the degree to which they agreed or disagreed with the policies</w:t>
      </w:r>
      <w:r w:rsidRPr="00FF597F">
        <w:t xml:space="preserve"> (see Table 4). </w:t>
      </w:r>
      <w:r w:rsidRPr="00FF597F">
        <w:rPr>
          <w:rStyle w:val="StyleUnderline"/>
        </w:rPr>
        <w:t>Students who indicated they agreed or strongly agreed were deemed to express a sense of responsibility for sustainable development. The strongest sense of responsibility was expressed for laws to protect endangered species (92% for OECD), followed by regular checks on car emission (91% for OECD), and safe disposal of dangerous waste material (92% for OECD).</w:t>
      </w:r>
    </w:p>
    <w:p w14:paraId="4A9FA426" w14:textId="77777777" w:rsidR="00684B80" w:rsidRPr="00FF597F" w:rsidRDefault="00684B80" w:rsidP="00684B80">
      <w:r w:rsidRPr="00FF597F">
        <w:t xml:space="preserve">[Insert Table 4 about here] Again, </w:t>
      </w:r>
      <w:r w:rsidRPr="00FF597F">
        <w:rPr>
          <w:rStyle w:val="StyleUnderline"/>
        </w:rPr>
        <w:t>higher science performance is associated with a stronger sense of responsibility in all OECD countries.</w:t>
      </w:r>
      <w:r w:rsidRPr="00FF597F">
        <w:t xml:space="preserve"> In general, students from more advantaged socioeconomic backgrounds tended to indicate a higher sense of responsibility for sustainable development. Very interestingly, girls show significantly more responsibility than boys in 20 of 30 OECD countries.</w:t>
      </w:r>
    </w:p>
    <w:p w14:paraId="6969196C" w14:textId="77777777" w:rsidR="00684B80" w:rsidRDefault="00684B80" w:rsidP="00684B80">
      <w:r w:rsidRPr="00FF597F">
        <w:t xml:space="preserve">In conclusion, the results from PISA 2006 suggest that, in general, </w:t>
      </w:r>
      <w:r w:rsidRPr="00FF597F">
        <w:rPr>
          <w:rStyle w:val="StyleUnderline"/>
        </w:rPr>
        <w:t>students with a greater understanding of science also are more aware of environmental issues. They also have a deeper sense of responsibility for sustainable development</w:t>
      </w:r>
      <w:r w:rsidRPr="00FF597F">
        <w:t>. However, these same students are not optimistic about how selected environmental issues will improve during the next 20 years. Within this conclusion, boys tend to be more optimistic and girls tend to be more concerned and responsible about environmental issues.</w:t>
      </w:r>
    </w:p>
    <w:p w14:paraId="0001395A" w14:textId="77777777" w:rsidR="00684B80" w:rsidRDefault="00684B80" w:rsidP="00684B80">
      <w:pPr>
        <w:pStyle w:val="Heading3"/>
      </w:pPr>
      <w:r>
        <w:lastRenderedPageBreak/>
        <w:t>Sci Literacy – Climate Change Scenario</w:t>
      </w:r>
    </w:p>
    <w:p w14:paraId="4A01E180" w14:textId="77777777" w:rsidR="00684B80" w:rsidRDefault="00684B80" w:rsidP="00684B80">
      <w:pPr>
        <w:pStyle w:val="Heading4"/>
      </w:pPr>
      <w:r>
        <w:t>Decline in scientific literacy leads to distrust in science, accelerates climate change which causes extinction</w:t>
      </w:r>
    </w:p>
    <w:p w14:paraId="4534C0FF" w14:textId="77777777" w:rsidR="00684B80" w:rsidRPr="00057B86" w:rsidRDefault="00684B80" w:rsidP="00684B80">
      <w:pPr>
        <w:pStyle w:val="NormalWeb"/>
        <w:spacing w:before="0" w:beforeAutospacing="0" w:after="160" w:afterAutospacing="0"/>
        <w:rPr>
          <w:rFonts w:cs="Calibri"/>
          <w:color w:val="000000"/>
          <w:sz w:val="22"/>
          <w:szCs w:val="22"/>
        </w:rPr>
      </w:pPr>
      <w:r w:rsidRPr="00B80492">
        <w:rPr>
          <w:rStyle w:val="Style13ptBold"/>
          <w:rFonts w:cs="Calibri"/>
        </w:rPr>
        <w:t>Wayne Clough, former secretary of the Smithsonian, 10,</w:t>
      </w:r>
      <w:r w:rsidRPr="00B80492">
        <w:rPr>
          <w:rFonts w:cs="Calibri"/>
          <w:color w:val="000000"/>
          <w:sz w:val="22"/>
          <w:szCs w:val="22"/>
        </w:rPr>
        <w:t xml:space="preserve"> [Gerald, 02/27/2010, Smithsonian, “INCREASING SCIENTIFIC LITERACY</w:t>
      </w:r>
      <w:r>
        <w:rPr>
          <w:rFonts w:asciiTheme="minorHAnsi" w:hAnsiTheme="minorHAnsi" w:cstheme="minorHAnsi"/>
          <w:color w:val="000000"/>
          <w:sz w:val="22"/>
          <w:szCs w:val="22"/>
        </w:rPr>
        <w:t>: A SHARED RESPONSIBILITY</w:t>
      </w:r>
      <w:r w:rsidRPr="00922F58">
        <w:rPr>
          <w:rFonts w:asciiTheme="minorHAnsi" w:hAnsiTheme="minorHAnsi" w:cstheme="minorHAnsi"/>
          <w:color w:val="000000"/>
          <w:sz w:val="22"/>
          <w:szCs w:val="22"/>
        </w:rPr>
        <w:t>,”</w:t>
      </w:r>
      <w:r>
        <w:rPr>
          <w:rFonts w:asciiTheme="minorHAnsi" w:hAnsiTheme="minorHAnsi" w:cstheme="minorHAnsi"/>
          <w:color w:val="000000"/>
          <w:sz w:val="22"/>
          <w:szCs w:val="22"/>
        </w:rPr>
        <w:t xml:space="preserve"> https://www.si.edu/Content/Pdf/About/Secretary/Increasing-Scientific-Literacy-a-Shared-Responsibility.pdf</w:t>
      </w:r>
      <w:r>
        <w:rPr>
          <w:rFonts w:cs="Calibri"/>
          <w:color w:val="000000"/>
          <w:sz w:val="22"/>
          <w:szCs w:val="22"/>
        </w:rPr>
        <w:t>, pp. 33, accessed on 07/01/2020, BS]</w:t>
      </w:r>
    </w:p>
    <w:p w14:paraId="13DCC1A5" w14:textId="77777777" w:rsidR="00684B80" w:rsidRDefault="00684B80" w:rsidP="00684B80">
      <w:r w:rsidRPr="003D6638">
        <w:rPr>
          <w:rStyle w:val="StyleUnderline"/>
        </w:rPr>
        <w:t>The decline of scientific literacy leads to a growing distrust of science and scientists, and with it a decline in public support for scientific discovery</w:t>
      </w:r>
      <w:r>
        <w:t xml:space="preserve">. Exhibit A is the recent supercharged rhetoric and mixed messages about climate change. We know that climate change has been occurring for a very long time — long before Homo sapiens was on Earth. Many different mechanisms provoke climate change; some are cyclical, such as the gradual change in exposure of the Earth to the sun as a result of the tilt of its axis, while others are episodic, such as large volcanic eruptions. The geologic record documents large, prolonged changes in climate; </w:t>
      </w:r>
      <w:r w:rsidRPr="007A7CA1">
        <w:rPr>
          <w:rStyle w:val="StyleUnderline"/>
        </w:rPr>
        <w:t xml:space="preserve">one such is termed </w:t>
      </w:r>
      <w:r w:rsidRPr="007A7CA1">
        <w:rPr>
          <w:rStyle w:val="Emphasis"/>
        </w:rPr>
        <w:t>the Paleocene-Eocene Thermal Maximum (PETM</w:t>
      </w:r>
      <w:r w:rsidRPr="007A7CA1">
        <w:rPr>
          <w:rStyle w:val="StyleUnderline"/>
        </w:rPr>
        <w:t>), a period of significant global warming that occurred 55 million years ago</w:t>
      </w:r>
      <w:r>
        <w:t xml:space="preserve">. Smithsonian paleobotanist Scott Wing discovered rock exposures in the Bighorn Basin of Wyoming dating back to this period, and decades of digging have uncovered fossils that demonstrate the extensive warming the planet experienced. </w:t>
      </w:r>
      <w:r w:rsidRPr="007A7CA1">
        <w:rPr>
          <w:rStyle w:val="StyleUnderline"/>
        </w:rPr>
        <w:t>By collaborating with colleagues from other specialties, Wing has been able to describe what it was like for the mammals, fish, and plants of the time. As temperatures rose, Wyoming’s climate became much like that of northern Mexico or parts of southern Georgia and Florida today</w:t>
      </w:r>
      <w:r>
        <w:t xml:space="preserve">.30 </w:t>
      </w:r>
    </w:p>
    <w:p w14:paraId="16FD839A" w14:textId="77777777" w:rsidR="00684B80" w:rsidRDefault="00684B80" w:rsidP="00684B80">
      <w:pPr>
        <w:rPr>
          <w:rStyle w:val="StyleUnderline"/>
        </w:rPr>
      </w:pPr>
      <w:r>
        <w:t xml:space="preserve">When the work of Wing and his team is combined with that of </w:t>
      </w:r>
      <w:r w:rsidRPr="007A7CA1">
        <w:rPr>
          <w:rStyle w:val="StyleUnderline"/>
        </w:rPr>
        <w:t xml:space="preserve">scientists who study cores drilled from the ocean floor that show sweeping patterns of climate change stretching back millions of years, the PETM emerges as a world where polar ice melted, sea levels rose by as much as 300 feet above those of today, the ocean acidified, and life often lost the struggle to adapt. </w:t>
      </w:r>
    </w:p>
    <w:p w14:paraId="16AE6850" w14:textId="77777777" w:rsidR="00684B80" w:rsidRDefault="00684B80" w:rsidP="00684B80">
      <w:r w:rsidRPr="007A7CA1">
        <w:rPr>
          <w:rStyle w:val="StyleUnderline"/>
        </w:rPr>
        <w:t xml:space="preserve">Many of the findings about the PETM are well established and make clear that largescale warming would be </w:t>
      </w:r>
      <w:r w:rsidRPr="007A7CA1">
        <w:rPr>
          <w:rStyle w:val="Emphasis"/>
        </w:rPr>
        <w:t>devastating to life as we know it</w:t>
      </w:r>
      <w:r>
        <w:t xml:space="preserve">. It is all the more important given that in the past 100,000 years, our species has expanded from a mere handful to seven billion today and is expected to increase to more than nine billion by 2050.31 </w:t>
      </w:r>
      <w:r w:rsidRPr="0000707C">
        <w:rPr>
          <w:rStyle w:val="StyleUnderline"/>
        </w:rPr>
        <w:t>While human beings did not exist during the PETM, we now have become a documented agent of change. We generate substantial amounts of greenhouse gases and cut down large areas of forest that would otherwise help absorb them.</w:t>
      </w:r>
      <w:r>
        <w:t xml:space="preserve"> Scientists are nearly unanimous in their expectation that </w:t>
      </w:r>
      <w:r w:rsidRPr="0000707C">
        <w:rPr>
          <w:rStyle w:val="StyleUnderline"/>
        </w:rPr>
        <w:t>such activities will have an impact on our future, though they do not know exactly how the different natural elements involved in climate change will interact with each other or precisely what role our own activities will play in those interaction</w:t>
      </w:r>
      <w:r>
        <w:t xml:space="preserve">s. Scientists have gained much knowledge and insight into climate change, but we still have much to learn. Admitting we do not know it all is hard for some to do, and there are those who would use such an admission to advocate that we should do nothing. Still, the case must be presented on its merits and the debate engaged on the appropriate terms. </w:t>
      </w:r>
    </w:p>
    <w:p w14:paraId="3BE495D6" w14:textId="77777777" w:rsidR="00684B80" w:rsidRDefault="00684B80" w:rsidP="00684B80">
      <w:pPr>
        <w:rPr>
          <w:rStyle w:val="StyleUnderline"/>
        </w:rPr>
      </w:pPr>
      <w:r w:rsidRPr="0000707C">
        <w:rPr>
          <w:rStyle w:val="StyleUnderline"/>
        </w:rPr>
        <w:t>Recent surveys show that while a majority of Americans believe global warming is occurring, their belief is currently based on immediate impressions rather than a grasp of basic science</w:t>
      </w:r>
      <w:r>
        <w:t xml:space="preserve">. A January </w:t>
      </w:r>
      <w:r w:rsidRPr="0000707C">
        <w:rPr>
          <w:rStyle w:val="StyleUnderline"/>
        </w:rPr>
        <w:t xml:space="preserve">2010 survey by Yale and George Mason Universities shortly after the release of controversial e-mails by climate scientists showed a significant drop from a year earlier in the number of American adults who believed </w:t>
      </w:r>
      <w:r w:rsidRPr="0000707C">
        <w:rPr>
          <w:rStyle w:val="StyleUnderline"/>
        </w:rPr>
        <w:lastRenderedPageBreak/>
        <w:t>global warming was happening and who trusted scientists as a source of information about</w:t>
      </w:r>
      <w:r>
        <w:t xml:space="preserve"> it.32 By the time of a parallel June survey, </w:t>
      </w:r>
      <w:r w:rsidRPr="0000707C">
        <w:rPr>
          <w:rStyle w:val="StyleUnderline"/>
        </w:rPr>
        <w:t>the numbers had begun to rebound — according to Anthony Leiserowitz of Yale, a reflection of the waning of “climategate” from the daily news, as well as other factors such as an improving economy and the BP oil spill in the Gulf of Mexico, which called attention to the dark side of reliance on fossil fuels</w:t>
      </w:r>
      <w:r>
        <w:t xml:space="preserve">.33 If we are </w:t>
      </w:r>
      <w:r w:rsidRPr="005F1E4B">
        <w:rPr>
          <w:rStyle w:val="StyleUnderline"/>
        </w:rPr>
        <w:t xml:space="preserve">to garner the consistent public support that will be needed for the long-term response that climate change requires, we need to find ways to clearly communicate what we know and do not know. </w:t>
      </w:r>
    </w:p>
    <w:p w14:paraId="4B55053D" w14:textId="77777777" w:rsidR="00684B80" w:rsidRDefault="00684B80" w:rsidP="00684B80">
      <w:r>
        <w:t>Ironically, even as we continue to struggle with what are often abstract debates about the causes of climate change, it is beginning to have a very real impact. I recently traveled to Alaska to open a new exhibit, “Living Our Cultures, Sharing Our Heritage: The First Peoples of Alaska,” at our National Museum of Natural History’s Arctic Studies Center at the Anchorage Museum of History and Art. While in Alaska, I traveled with two Smithsonian scientists to the Yupik village of Gambell, located on St. Lawrence Island in the Bering Strait. St. Lawrence Island is a low-lying land mass formed from volcanic rock and accumulated deposits of sand and gravel on the coasts. The day we arrived it snowed and small icebergs floated in the sea. It seemed an odd place to talk about global warming.</w:t>
      </w:r>
    </w:p>
    <w:p w14:paraId="17B6CE7A" w14:textId="77777777" w:rsidR="00684B80" w:rsidRDefault="00684B80" w:rsidP="00684B80">
      <w:pPr>
        <w:rPr>
          <w:rStyle w:val="StyleUnderline"/>
        </w:rPr>
      </w:pPr>
      <w:r>
        <w:t xml:space="preserve">The Yupik are an ancient people who have survived for thousands of years as subsistence hunters, using the land, ice, and sea to hunt whales, walrus, fish, and waterfowl. At the local high school we met with the village elders, men who for a lifetime have hunted from small open boats in the face of one of the most hostile climates in the world. Evidence of the year’s hunt was on the beach in the form of the bones of five whales killed recently. While the whale hunt had been good, it did not take long for climate change to come up, and once mentioned, each of the elders had a story to tell. The ramifications are multifold. Permafrost is melting, weakening the bottom of the island lakes and allowing the water to drain. Ducks and geese no longer land there. The sea ice is no longer thick enough for the walrus to haul out close to the island, and the boats cannot be relied upon to reach the thicker ice far to the north. The warming seas spawn summer storms that erode the land, undermining the foundations of buildings, and prevent hunters from hunting. For the first time in anyone’s memory, subarctic sharks have been seen on the hunts. </w:t>
      </w:r>
      <w:r w:rsidRPr="00827845">
        <w:rPr>
          <w:rStyle w:val="StyleUnderline"/>
        </w:rPr>
        <w:t xml:space="preserve">The elders are concerned for their children and grandchildren and their future. At the conclusion of the discussion, they asked us why more people are not worried about the very real changes they see day to day. Good question. </w:t>
      </w:r>
    </w:p>
    <w:p w14:paraId="5B1BE593" w14:textId="77777777" w:rsidR="00684B80" w:rsidRDefault="00684B80" w:rsidP="00684B80">
      <w:r w:rsidRPr="00827845">
        <w:rPr>
          <w:rStyle w:val="StyleUnderline"/>
        </w:rPr>
        <w:t>Farther south, the citizens of New Orleans also have reasons to be concerned about climate change. With much of the city lying below sea level, the levees and flood walls surrounding it are crucial to warding off the effects of storm surges from hurricanes.</w:t>
      </w:r>
      <w:r>
        <w:t xml:space="preserve"> Hurricane Katrina was a wake-up call in more ways than the obvious damage that citizens around the world saw during the event itself. In the aftermath of the hurricane, I was asked to chair the National Academies Committee on Hurricane Protection for New Orleans to provide oversight for the reconstruction of the hurricane protection system. Early on in our work, we came face to face with an issue related to global warming. </w:t>
      </w:r>
    </w:p>
    <w:p w14:paraId="58432EA3" w14:textId="77777777" w:rsidR="00684B80" w:rsidRDefault="00684B80" w:rsidP="00684B80">
      <w:r>
        <w:t xml:space="preserve">One of the first actions undertaken after the disaster was to measure the height of the levees that remained. This task proved to be problematic, because the original elevations set for the levees were based on sea level. But sea level is not the constant it once was perceived to be. </w:t>
      </w:r>
      <w:r w:rsidRPr="00827845">
        <w:rPr>
          <w:rStyle w:val="StyleUnderline"/>
        </w:rPr>
        <w:t>Because of global warming, sea level has been rising for about the last century at a rate of two to three millimeters per year. Over a century, the rise in sea level amounts to between 0.7 and 1.0 feet</w:t>
      </w:r>
      <w:r>
        <w:t xml:space="preserve">. Although few of the </w:t>
      </w:r>
      <w:r>
        <w:lastRenderedPageBreak/>
        <w:t xml:space="preserve">levees had been around for a century, the effective height of all the levees in terms of flood protection was less than believed because the level of the waters of the Gulf had risen over time. </w:t>
      </w:r>
    </w:p>
    <w:p w14:paraId="2461152F" w14:textId="77777777" w:rsidR="00684B80" w:rsidRDefault="00684B80" w:rsidP="00684B80">
      <w:r>
        <w:t xml:space="preserve">This reality was food for thought in itself, but it became a critical issue in the design of the reconstructed flood protection system. Looking ahead, the levees should ideally provide protection for a long time — one century or more — and prudent design should take into account sea-level rise over that time. </w:t>
      </w:r>
      <w:r w:rsidRPr="00FE3AC6">
        <w:rPr>
          <w:rStyle w:val="StyleUnderline"/>
        </w:rPr>
        <w:t xml:space="preserve">How much higher should the levees be built to accommodate rising sea levels? This question is not easy to answer, because recent evidence points to an acceleration of the rate of sea-level rise. Designers could easily justify projecting two to three feet in sea-level rise, causing a significant increase in the required height and size of the levees. </w:t>
      </w:r>
      <w:r>
        <w:t xml:space="preserve">The </w:t>
      </w:r>
      <w:r w:rsidRPr="00FE3AC6">
        <w:rPr>
          <w:rStyle w:val="StyleUnderline"/>
        </w:rPr>
        <w:t xml:space="preserve">choice is not an abstract one; it is a matter of the potential for enormous property damage and loss of life. It is a matter that </w:t>
      </w:r>
      <w:r w:rsidRPr="00FE3AC6">
        <w:rPr>
          <w:rStyle w:val="Emphasis"/>
        </w:rPr>
        <w:t>threatens the future of one of America’s great cities</w:t>
      </w:r>
      <w:r w:rsidRPr="00FE3AC6">
        <w:rPr>
          <w:rStyle w:val="StyleUnderline"/>
        </w:rPr>
        <w:t>.</w:t>
      </w:r>
      <w:r>
        <w:t xml:space="preserve"> </w:t>
      </w:r>
    </w:p>
    <w:p w14:paraId="3B766A1E" w14:textId="77777777" w:rsidR="00684B80" w:rsidRDefault="00684B80" w:rsidP="00684B80">
      <w:r w:rsidRPr="00FE3AC6">
        <w:rPr>
          <w:rStyle w:val="StyleUnderline"/>
        </w:rPr>
        <w:t>Whether you live in the far north of our nation on St. Lawrence Island or the far south in New Orleans, the impact of climate change is very real.</w:t>
      </w:r>
      <w:r>
        <w:t xml:space="preserve"> Both of these locations are seeing harbingers of the future, a future that will require us to make critical decisions. If we are to provide future generations with a chance to meet the challenges they will face, we have to understand and appreciate the science behind climate change. </w:t>
      </w:r>
    </w:p>
    <w:p w14:paraId="48D1C3A9" w14:textId="77777777" w:rsidR="00684B80" w:rsidRPr="00E25D81" w:rsidRDefault="00684B80" w:rsidP="00684B80">
      <w:r>
        <w:t>Is our situation hopeless? Those charged with helping the public understand science and technology struggle in light of an accelerating knowledge base and ever-increasing specialization. It is time to sort out the real issues from the false, to work on reducing the unneeded complexity that surrounds science, and to seek common ground, as Harvard’s E.O. Wilson makes clear in his book, The Creation: An Appeal to Save Life on Earth.34 Arrogance has no place here; too much is at stake. Such attitudes are a threat to the vitality of science and technology and hence our ability to sustain our standard of living. In the next chapter, I will suggest a few ideas that I believe can help increase scientific literacy.</w:t>
      </w:r>
    </w:p>
    <w:p w14:paraId="324BFE2A" w14:textId="77777777" w:rsidR="00684B80" w:rsidRDefault="00684B80" w:rsidP="00684B80"/>
    <w:p w14:paraId="28626DF2" w14:textId="77777777" w:rsidR="00684B80" w:rsidRPr="00FF597F" w:rsidRDefault="00684B80" w:rsidP="00684B80">
      <w:pPr>
        <w:pStyle w:val="Heading4"/>
        <w:rPr>
          <w:rFonts w:cs="Times New Roman"/>
        </w:rPr>
      </w:pPr>
      <w:r w:rsidRPr="00FF597F">
        <w:rPr>
          <w:rFonts w:cs="Times New Roman"/>
        </w:rPr>
        <w:t>Climate change is an existential threat: The collapse of agriculture, billions displaced and the destruction of the international order all mean climate change causes extinction – only acting now can solve</w:t>
      </w:r>
    </w:p>
    <w:p w14:paraId="6320AAD6" w14:textId="77777777" w:rsidR="00684B80" w:rsidRPr="00FF597F" w:rsidRDefault="00684B80" w:rsidP="00684B80">
      <w:pPr>
        <w:rPr>
          <w:rStyle w:val="Style13ptBold"/>
        </w:rPr>
      </w:pPr>
      <w:r w:rsidRPr="00FF597F">
        <w:rPr>
          <w:rStyle w:val="Style13ptBold"/>
        </w:rPr>
        <w:t>Ahmed, Vice investigative journalist, 19</w:t>
      </w:r>
    </w:p>
    <w:p w14:paraId="7746D058" w14:textId="77777777" w:rsidR="00684B80" w:rsidRPr="00FF597F" w:rsidRDefault="00684B80" w:rsidP="00684B80">
      <w:r w:rsidRPr="00FF597F">
        <w:t>(Nafeez, 6/3/2019, Vice, “New Report Suggests ‘High Likelihood of Human Civilization Coming to an End’ Starting in 2050,” vice.com/en_us/article/597kpd/new-report-suggests-high-likelihood-of-human-civilization-coming-to-an-end-in-2050, accessed 7/3/2020, MM)</w:t>
      </w:r>
    </w:p>
    <w:p w14:paraId="72B3C2CA" w14:textId="77777777" w:rsidR="00684B80" w:rsidRPr="00FF597F" w:rsidRDefault="00684B80" w:rsidP="00684B80">
      <w:r w:rsidRPr="00FF597F">
        <w:rPr>
          <w:rStyle w:val="StyleUnderline"/>
        </w:rPr>
        <w:t>A harrowing scenario analysis of how human civilization might collapse in coming decades due to climate change has been endorsed by a former Australian defense chief and senior royal navy commander</w:t>
      </w:r>
      <w:r w:rsidRPr="00FF597F">
        <w:t>.</w:t>
      </w:r>
    </w:p>
    <w:p w14:paraId="7544C547" w14:textId="77777777" w:rsidR="00684B80" w:rsidRPr="00FF597F" w:rsidRDefault="00684B80" w:rsidP="00684B80">
      <w:pPr>
        <w:rPr>
          <w:u w:val="single"/>
        </w:rPr>
      </w:pPr>
      <w:r w:rsidRPr="00FF597F">
        <w:rPr>
          <w:rStyle w:val="StyleUnderline"/>
        </w:rPr>
        <w:t>The analysis</w:t>
      </w:r>
      <w:r w:rsidRPr="00FF597F">
        <w:t xml:space="preserve">, published by the Breakthrough National Centre for Climate Restoration, a think-tank in Melbourne, Australia, </w:t>
      </w:r>
      <w:r w:rsidRPr="00FF597F">
        <w:rPr>
          <w:rStyle w:val="StyleUnderline"/>
        </w:rPr>
        <w:t>describes climate change as “a near- to mid-term existential threat to human civilization” and sets out a plausible scenario of where business-as-usual could lead over the next 30 years.</w:t>
      </w:r>
    </w:p>
    <w:p w14:paraId="6A512568" w14:textId="77777777" w:rsidR="00684B80" w:rsidRPr="00FF597F" w:rsidRDefault="00684B80" w:rsidP="00684B80">
      <w:pPr>
        <w:rPr>
          <w:u w:val="single"/>
        </w:rPr>
      </w:pPr>
      <w:r w:rsidRPr="00FF597F">
        <w:lastRenderedPageBreak/>
        <w:t xml:space="preserve">The paper argues that the </w:t>
      </w:r>
      <w:r w:rsidRPr="00FF597F">
        <w:rPr>
          <w:rStyle w:val="StyleUnderline"/>
        </w:rPr>
        <w:t>potentially “extremely serious outcomes” of climate-related security threats are often far more probable than conventionally assumed, but almost impossible to quantify because they “fall outside the human experience of the last thousand years.”</w:t>
      </w:r>
    </w:p>
    <w:p w14:paraId="46150749" w14:textId="77777777" w:rsidR="00684B80" w:rsidRPr="00FF597F" w:rsidRDefault="00684B80" w:rsidP="00684B80">
      <w:pPr>
        <w:rPr>
          <w:u w:val="single"/>
        </w:rPr>
      </w:pPr>
      <w:r w:rsidRPr="00FF597F">
        <w:rPr>
          <w:rStyle w:val="StyleUnderline"/>
        </w:rPr>
        <w:t>On our current trajectory</w:t>
      </w:r>
      <w:r w:rsidRPr="00FF597F">
        <w:t>, the report warns, “</w:t>
      </w:r>
      <w:r w:rsidRPr="00FF597F">
        <w:rPr>
          <w:rStyle w:val="StyleUnderline"/>
        </w:rPr>
        <w:t>planetary and human systems [are] reaching a ‘point of no return’ by mid-century, in which the prospect of a largely uninhabitable Earth leads to the breakdown of nations and the international order.”</w:t>
      </w:r>
    </w:p>
    <w:p w14:paraId="2FC542B4" w14:textId="77777777" w:rsidR="00684B80" w:rsidRPr="00FF597F" w:rsidRDefault="00684B80" w:rsidP="00684B80">
      <w:r w:rsidRPr="00FF597F">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3D9CBC4C" w14:textId="77777777" w:rsidR="00684B80" w:rsidRPr="00FF597F" w:rsidRDefault="00684B80" w:rsidP="00684B80">
      <w:r w:rsidRPr="00FF597F">
        <w:t>The scenario warns that our current trajectory will likely lock in at least 3 degrees Celsius (C) of global heating, which in turn could trigger further amplifying feedbacks unleashing further warming. This would drive the accelerating collapse of key ecosystems “including coral reef systems, the Amazon rainforest and in the Arctic.”</w:t>
      </w:r>
    </w:p>
    <w:p w14:paraId="40F07F55" w14:textId="77777777" w:rsidR="00684B80" w:rsidRPr="00FF597F" w:rsidRDefault="00684B80" w:rsidP="00684B80">
      <w:r w:rsidRPr="00FF597F">
        <w:rPr>
          <w:rStyle w:val="StyleUnderline"/>
        </w:rPr>
        <w:t>The results would be devastating. Some one billion people would be forced to attempt to relocate from unlivable conditions, and two billion would face scarcity of water supplies. Agriculture would collapse in the sub-tropics, and food production would suffer dramatically worldwide. The internal cohesion of nation-states like the US and China would unravel</w:t>
      </w:r>
      <w:r w:rsidRPr="00FF597F">
        <w:t>.</w:t>
      </w:r>
    </w:p>
    <w:p w14:paraId="6551C3E8" w14:textId="77777777" w:rsidR="00684B80" w:rsidRPr="00FF597F" w:rsidRDefault="00684B80" w:rsidP="00684B80">
      <w:r w:rsidRPr="00FF597F">
        <w:t>“</w:t>
      </w:r>
      <w:r w:rsidRPr="00FF597F">
        <w:rPr>
          <w:rStyle w:val="StyleUnderline"/>
        </w:rPr>
        <w:t>Even for 2°C of warming, more than a billion people may need to be relocated and in high-end scenarios, the scale of destruction is beyond our capacity to model with a high likelihood of human civilization coming to an end</w:t>
      </w:r>
      <w:r w:rsidRPr="00FF597F">
        <w:t>,” the report notes.</w:t>
      </w:r>
    </w:p>
    <w:p w14:paraId="0CD587EE" w14:textId="77777777" w:rsidR="00684B80" w:rsidRPr="00FF597F" w:rsidRDefault="00684B80" w:rsidP="00684B80">
      <w:r w:rsidRPr="00FF597F">
        <w:t>The new policy briefing is written by David Spratt, Breakthrough’s research director and Ian Dunlop, a former senior executive of Royal Dutch Shell who previously chaired the Australian Coal Association.</w:t>
      </w:r>
    </w:p>
    <w:p w14:paraId="76CC7778" w14:textId="77777777" w:rsidR="00684B80" w:rsidRPr="00FF597F" w:rsidRDefault="00684B80" w:rsidP="00684B80">
      <w:r w:rsidRPr="00FF597F">
        <w:t>In the briefing’s foreword, retired Admiral Chris Barrie—Chief of the Australian Defence Force from 1998 to 2002 and former Deputy Chief of the Australian Navy—commends the paper for laying “bare the unvarnished truth about the desperate situation humans, and our planet, are in, painting a disturbing picture of the real possibility that human life on Earth may be on the way to extinction, in the most horrible way.”</w:t>
      </w:r>
    </w:p>
    <w:p w14:paraId="1D1037C6" w14:textId="77777777" w:rsidR="00684B80" w:rsidRPr="00FF597F" w:rsidRDefault="00684B80" w:rsidP="00684B80">
      <w:r w:rsidRPr="00FF597F">
        <w:t>Barrie now works for the Climate Change Institute at Australian National University, Canberra.</w:t>
      </w:r>
    </w:p>
    <w:p w14:paraId="1238601A" w14:textId="77777777" w:rsidR="00684B80" w:rsidRPr="00FF597F" w:rsidRDefault="00684B80" w:rsidP="00684B80">
      <w:pPr>
        <w:rPr>
          <w:u w:val="single"/>
        </w:rPr>
      </w:pPr>
      <w:r w:rsidRPr="00FF597F">
        <w:t xml:space="preserve">Spratt told Motherboard that </w:t>
      </w:r>
      <w:r w:rsidRPr="00FF597F">
        <w:rPr>
          <w:rStyle w:val="StyleUnderline"/>
        </w:rPr>
        <w:t xml:space="preserve">a key reason the risks are not understood is that “much knowledge produced for policymakers is too conservative. Because </w:t>
      </w:r>
      <w:r w:rsidRPr="00FF597F">
        <w:rPr>
          <w:rStyle w:val="Emphasis"/>
        </w:rPr>
        <w:t>the risks are now existential</w:t>
      </w:r>
      <w:r w:rsidRPr="00FF597F">
        <w:rPr>
          <w:rStyle w:val="StyleUnderline"/>
        </w:rPr>
        <w:t>, a new approach to climate and security risk assessment is required using scenario analysis.”</w:t>
      </w:r>
    </w:p>
    <w:p w14:paraId="17CB8FA1" w14:textId="77777777" w:rsidR="00684B80" w:rsidRPr="00FF597F" w:rsidRDefault="00684B80" w:rsidP="00684B80">
      <w:r w:rsidRPr="00FF597F">
        <w:t xml:space="preserve">Last October, Motherboard reported on scientific evidence that </w:t>
      </w:r>
      <w:r w:rsidRPr="00FF597F">
        <w:rPr>
          <w:rStyle w:val="StyleUnderline"/>
        </w:rPr>
        <w:t>the UN’s summary report for government policymakers on climate change—whose findings were widely recognized as “devastating”—were in fact too optimistic</w:t>
      </w:r>
      <w:r w:rsidRPr="00FF597F">
        <w:t>.</w:t>
      </w:r>
    </w:p>
    <w:p w14:paraId="7751C038" w14:textId="77777777" w:rsidR="00684B80" w:rsidRPr="00FF597F" w:rsidRDefault="00684B80" w:rsidP="00684B80">
      <w:pPr>
        <w:rPr>
          <w:u w:val="single"/>
        </w:rPr>
      </w:pPr>
      <w:r w:rsidRPr="00FF597F">
        <w:t xml:space="preserve">While the Breakthrough scenario sets out some of the more ‘high end’ risk possibilities, it is often not possible to meaningfully quantify their probabilities. As a result, the authors emphasize that </w:t>
      </w:r>
      <w:r w:rsidRPr="00FF597F">
        <w:rPr>
          <w:rStyle w:val="StyleUnderline"/>
        </w:rPr>
        <w:t>conventional risk approaches tend to downplay worst-case scenarios despite their plausibility.</w:t>
      </w:r>
    </w:p>
    <w:p w14:paraId="16480F0B" w14:textId="77777777" w:rsidR="00684B80" w:rsidRPr="00FF597F" w:rsidRDefault="00684B80" w:rsidP="00684B80">
      <w:r w:rsidRPr="00FF597F">
        <w:lastRenderedPageBreak/>
        <w:t>Spratt and Dunlop’s 2050 scenario illustrates how easy it could be to end up in an accelerating runaway climate scenario which would lead to a largely uninhabitable planet within just a few decades.</w:t>
      </w:r>
    </w:p>
    <w:p w14:paraId="6575E5A5" w14:textId="77777777" w:rsidR="00684B80" w:rsidRDefault="00684B80" w:rsidP="00684B80">
      <w:pPr>
        <w:rPr>
          <w:rStyle w:val="StyleUnderline"/>
        </w:rPr>
      </w:pPr>
      <w:r w:rsidRPr="00FF597F">
        <w:t>“</w:t>
      </w:r>
      <w:r w:rsidRPr="00FF597F">
        <w:rPr>
          <w:rStyle w:val="StyleUnderline"/>
        </w:rPr>
        <w:t>A high-end 2050 scenario finds a world in social breakdown and outright chaos,” said Spratt. “But a short window of opportunity exists for an emergency, global mobilization of resources, in which the logistical and planning experiences of the national security sector could play a valuable role.”</w:t>
      </w:r>
    </w:p>
    <w:p w14:paraId="76F7E42C" w14:textId="77777777" w:rsidR="00684B80" w:rsidRPr="00FB0D12" w:rsidRDefault="00684B80" w:rsidP="00684B80">
      <w:pPr>
        <w:pStyle w:val="Heading3"/>
      </w:pPr>
      <w:r w:rsidRPr="00FB0D12">
        <w:lastRenderedPageBreak/>
        <w:t>Sci Literacy – Climate &amp; Criminal Courts</w:t>
      </w:r>
    </w:p>
    <w:p w14:paraId="1EF96825" w14:textId="77777777" w:rsidR="00684B80" w:rsidRDefault="00684B80" w:rsidP="00684B80">
      <w:pPr>
        <w:pStyle w:val="Heading4"/>
      </w:pPr>
      <w:r>
        <w:t>Judges don’t understand climate evidence right now – because of this they default to self-serving interpretations of involved agencies that don’t necessarily reflect accurate science.</w:t>
      </w:r>
    </w:p>
    <w:p w14:paraId="611D062B" w14:textId="77777777" w:rsidR="00684B80" w:rsidRDefault="00684B80" w:rsidP="00684B80">
      <w:pPr>
        <w:rPr>
          <w:rStyle w:val="Style13ptBold"/>
        </w:rPr>
      </w:pPr>
      <w:r>
        <w:rPr>
          <w:rStyle w:val="Style13ptBold"/>
        </w:rPr>
        <w:t>Banda, U Toronto Law Faculty Fellow 20</w:t>
      </w:r>
    </w:p>
    <w:p w14:paraId="31827856" w14:textId="77777777" w:rsidR="00684B80" w:rsidRPr="00164CA3" w:rsidRDefault="00684B80" w:rsidP="00684B80">
      <w:pPr>
        <w:rPr>
          <w:rStyle w:val="Style13ptBold"/>
          <w:b w:val="0"/>
          <w:bCs w:val="0"/>
          <w:sz w:val="24"/>
          <w:szCs w:val="18"/>
        </w:rPr>
      </w:pPr>
      <w:r>
        <w:rPr>
          <w:rStyle w:val="Style13ptBold"/>
          <w:b w:val="0"/>
          <w:bCs w:val="0"/>
          <w:sz w:val="24"/>
          <w:szCs w:val="18"/>
        </w:rPr>
        <w:t xml:space="preserve">(Maria L., 4/21/20, </w:t>
      </w:r>
      <w:r>
        <w:rPr>
          <w:rStyle w:val="Style13ptBold"/>
          <w:b w:val="0"/>
          <w:bCs w:val="0"/>
          <w:i/>
          <w:iCs/>
          <w:sz w:val="24"/>
          <w:szCs w:val="18"/>
        </w:rPr>
        <w:t xml:space="preserve">Environmental Law Institute, </w:t>
      </w:r>
      <w:r>
        <w:rPr>
          <w:rStyle w:val="Style13ptBold"/>
          <w:b w:val="0"/>
          <w:bCs w:val="0"/>
          <w:sz w:val="24"/>
          <w:szCs w:val="18"/>
        </w:rPr>
        <w:t xml:space="preserve">“Climate Science in the Courts A Review of U.S. and International Judicial Pronouncements”, </w:t>
      </w:r>
      <w:hyperlink r:id="rId154" w:history="1">
        <w:r w:rsidRPr="00E41B1B">
          <w:rPr>
            <w:rStyle w:val="Hyperlink"/>
            <w:sz w:val="24"/>
            <w:szCs w:val="18"/>
          </w:rPr>
          <w:t>https://www.eli.org/sites/default/files/eli-pubs/banda-final-4-21-2020.pdf</w:t>
        </w:r>
      </w:hyperlink>
      <w:r>
        <w:rPr>
          <w:rStyle w:val="Style13ptBold"/>
          <w:b w:val="0"/>
          <w:bCs w:val="0"/>
          <w:sz w:val="24"/>
          <w:szCs w:val="18"/>
        </w:rPr>
        <w:t xml:space="preserve">, accessed 7/1/20, zC) </w:t>
      </w:r>
      <w:r>
        <w:rPr>
          <w:rStyle w:val="Style13ptBold"/>
          <w:b w:val="0"/>
          <w:bCs w:val="0"/>
          <w:i/>
          <w:iCs/>
          <w:sz w:val="24"/>
          <w:szCs w:val="18"/>
        </w:rPr>
        <w:t xml:space="preserve"> </w:t>
      </w:r>
    </w:p>
    <w:p w14:paraId="754F577A" w14:textId="77777777" w:rsidR="00684B80" w:rsidRDefault="00684B80" w:rsidP="00684B80">
      <w:r>
        <w:t xml:space="preserve">Ultimately, </w:t>
      </w:r>
      <w:r w:rsidRPr="00466C4F">
        <w:rPr>
          <w:rStyle w:val="StyleUnderline"/>
        </w:rPr>
        <w:t>judicial review is designed to filter out weak or false evidence and ensure that only meritorious claims succeed.</w:t>
      </w:r>
      <w:r>
        <w:t xml:space="preserve"> The certainty that associates with judicial determinations of facts depends to some degree on the nature of the matter before the court. In the climate context in the United States, as relevant here, the court will generally be operating in one of following four settings,34 each of which is discussed in more detail in Section III below: </w:t>
      </w:r>
    </w:p>
    <w:p w14:paraId="7FDBD429" w14:textId="77777777" w:rsidR="00684B80" w:rsidRDefault="00684B80" w:rsidP="00684B80">
      <w:r>
        <w:t xml:space="preserve">a. Civil, Tort-Based Suits. In civil, tort-based suits, </w:t>
      </w:r>
      <w:r w:rsidRPr="00466C4F">
        <w:rPr>
          <w:rStyle w:val="StyleUnderline"/>
        </w:rPr>
        <w:t xml:space="preserve">the courts generally resolve questions of fact based on a “preponderance of the evidence” </w:t>
      </w:r>
      <w:r>
        <w:t xml:space="preserve">(i.e., which of competing factual narratives is more likely than not). </w:t>
      </w:r>
      <w:r w:rsidRPr="00466C4F">
        <w:t>On this standard, which is also sometimes referred to as the “balance of probabilities,”</w:t>
      </w:r>
      <w:r>
        <w:t xml:space="preserve"> the trier-of-fact must be satisfied that a particular fact or event was more likely than not to have occurred (i.e., a +50% probability). This can be contrasted with the more exacting “clear-and-convincing” standard of proof, under which the plaintiff must prove that a particular fact or event is substantially more likely than not to be true.35 Where judges are determining the more compelling view of the facts, judicial factual determinations have particular heft. </w:t>
      </w:r>
    </w:p>
    <w:p w14:paraId="2F671804" w14:textId="77777777" w:rsidR="00684B80" w:rsidRDefault="00684B80" w:rsidP="00684B80">
      <w:r>
        <w:t>b. Challenges to Administrative Decisions by Implementing Agencies. In administrative law proceedings, the applicable standard of proof is the “substantial evidence” standard (i.e., the evidence must reasonably support a particular conclusion). The court will ordinarily review the record of decision that was before an agency at the time of an administrative decision, and determine whether, based on that record, the agency’s decision was rational. Under the U.S. Administrative Procedure Act (APA),36 a court must “hold unlawful and set aside” an agency action that is “arbitrary, capricious, an abuse of discretion, or otherwise not in accordance with law.”37 Factual findings made during formal rulemaking or adjudicatory proceedings are reviewed under a “substantial evidence” test, 38 under which the agency’s findings will be upheld if they are supported by “such relevant evidence as a reasonable mind might accept as adequate to support a conclusion.”39</w:t>
      </w:r>
    </w:p>
    <w:p w14:paraId="21111351" w14:textId="77777777" w:rsidR="00684B80" w:rsidRDefault="00684B80" w:rsidP="00684B80">
      <w:r>
        <w:t xml:space="preserve">To permit meaningful judicial review, an agency must “disclose the basis” of its action.40 </w:t>
      </w:r>
      <w:r w:rsidRPr="00466C4F">
        <w:rPr>
          <w:rStyle w:val="StyleUnderline"/>
        </w:rPr>
        <w:t>When it comes to scientific information, agencies are expected to rely on the best available science.</w:t>
      </w:r>
      <w:r>
        <w:t xml:space="preserve">41 </w:t>
      </w:r>
      <w:r w:rsidRPr="00466C4F">
        <w:rPr>
          <w:rStyle w:val="StyleUnderline"/>
        </w:rPr>
        <w:t xml:space="preserve">In reviewing agency action, </w:t>
      </w:r>
      <w:r w:rsidRPr="00466C4F">
        <w:rPr>
          <w:rStyle w:val="StyleUnderline"/>
          <w:bCs/>
        </w:rPr>
        <w:t>a court is ordinarily limited to evaluating the agency’s contemporaneous explanation in light of the existing administrative record.</w:t>
      </w:r>
      <w:r>
        <w:t xml:space="preserve">42 In this context, the court is not compelled to conclude which view of the facts is superior, but rather need only determine that the factual conclusions upon which an administrative decision was based were not irrational.43 Nonetheless, in resolving administrative challenges, courts often offer fairly clear and dispositive views on factual questions. Accordingly, factual determinations in these cases need to be reviewed case-by-case to assess the definitiveness of judicial views on the operative facts. </w:t>
      </w:r>
    </w:p>
    <w:p w14:paraId="271ED74E" w14:textId="77777777" w:rsidR="00684B80" w:rsidRDefault="00684B80" w:rsidP="00684B80">
      <w:r w:rsidRPr="00466C4F">
        <w:rPr>
          <w:rStyle w:val="Emphasis"/>
        </w:rPr>
        <w:lastRenderedPageBreak/>
        <w:t>Judicial review under the arbitrary and capricious standard is “deferential.”</w:t>
      </w:r>
      <w:r>
        <w:t xml:space="preserve">44 </w:t>
      </w:r>
      <w:r w:rsidRPr="00466C4F">
        <w:rPr>
          <w:rStyle w:val="StyleUnderline"/>
        </w:rPr>
        <w:t>Courts generally defer to the reasonable factual determinations of expert agencies on highly technical questions. When a court defers outright on this basis, it may not be making its own factual determination but rather defaulting to the agency’s view.</w:t>
      </w:r>
      <w:r>
        <w:t xml:space="preserve"> This said, in assessing whether the expert agency’s views are reasonable, the court can move fairly far along the certainty continuum. So, here again, </w:t>
      </w:r>
      <w:r w:rsidRPr="00466C4F">
        <w:rPr>
          <w:rStyle w:val="StyleUnderline"/>
        </w:rPr>
        <w:t>a contextualized reading of a court’s decision is needed.</w:t>
      </w:r>
      <w:r>
        <w:t xml:space="preserve"> Certainly, in circumstances in which a court rejects an expert agency’s technical determination as unreasonable, the court is offering a fairly decisive view of the facts.</w:t>
      </w:r>
    </w:p>
    <w:p w14:paraId="65368CBF" w14:textId="77777777" w:rsidR="00684B80" w:rsidRDefault="00684B80" w:rsidP="00684B80">
      <w:r>
        <w:t xml:space="preserve">c. Constitutional Claims. </w:t>
      </w:r>
      <w:r w:rsidRPr="00466C4F">
        <w:rPr>
          <w:rStyle w:val="StyleUnderline"/>
        </w:rPr>
        <w:t>In constitutional claims, courts will apply different standards of review for different powers and rights protected by the Constitution and even with respect to different groups of claimants.</w:t>
      </w:r>
      <w:r>
        <w:t>45 For example</w:t>
      </w:r>
      <w:r w:rsidRPr="00466C4F">
        <w:rPr>
          <w:rStyle w:val="StyleUnderline"/>
        </w:rPr>
        <w:t>, equal protection and due process claims that involve violations of a fundamental right “must be evaluated through the lens of strict scrutiny.”</w:t>
      </w:r>
      <w:r>
        <w:t xml:space="preserve"> 46 </w:t>
      </w:r>
      <w:r w:rsidRPr="00466C4F">
        <w:rPr>
          <w:rStyle w:val="StyleUnderline"/>
        </w:rPr>
        <w:t>Again, the courts’ examination of such claims is aided by a well-developed factual record.</w:t>
      </w:r>
      <w:r>
        <w:t>47</w:t>
      </w:r>
    </w:p>
    <w:p w14:paraId="78C26B2D" w14:textId="77777777" w:rsidR="00684B80" w:rsidRDefault="00684B80" w:rsidP="00684B80">
      <w:pPr>
        <w:rPr>
          <w:rStyle w:val="Emphasis"/>
        </w:rPr>
      </w:pPr>
      <w:r>
        <w:t xml:space="preserve">d. Criminal Proceedings. Finally, </w:t>
      </w:r>
      <w:r w:rsidRPr="00466C4F">
        <w:rPr>
          <w:rStyle w:val="Emphasis"/>
        </w:rPr>
        <w:t>in the rare circumstance in which climate science is at issue in criminal proceedings, courts apply the strictest evidentiary standard (beyond a reasonable doubt (i.e., virtually certain)) as a predicate for a conviction.</w:t>
      </w:r>
    </w:p>
    <w:p w14:paraId="55969DD9" w14:textId="77777777" w:rsidR="00684B80" w:rsidRPr="00FB0D12" w:rsidRDefault="00684B80" w:rsidP="00684B80">
      <w:pPr>
        <w:pStyle w:val="Heading4"/>
      </w:pPr>
      <w:r w:rsidRPr="00FB0D12">
        <w:t>Evidence regarding climate change is thrown out in criminal courts.</w:t>
      </w:r>
    </w:p>
    <w:p w14:paraId="0E327B75" w14:textId="77777777" w:rsidR="00684B80" w:rsidRDefault="00684B80" w:rsidP="00684B80">
      <w:pPr>
        <w:rPr>
          <w:rStyle w:val="Style13ptBold"/>
        </w:rPr>
      </w:pPr>
      <w:r>
        <w:rPr>
          <w:rStyle w:val="Style13ptBold"/>
        </w:rPr>
        <w:t>Banda, U Toronto Law Faculty Fellow 20</w:t>
      </w:r>
    </w:p>
    <w:p w14:paraId="41B6E104" w14:textId="77777777" w:rsidR="00684B80" w:rsidRPr="008710F6" w:rsidRDefault="00684B80" w:rsidP="00684B80">
      <w:pPr>
        <w:rPr>
          <w:sz w:val="24"/>
          <w:szCs w:val="18"/>
        </w:rPr>
      </w:pPr>
      <w:r>
        <w:rPr>
          <w:rStyle w:val="Style13ptBold"/>
          <w:b w:val="0"/>
          <w:bCs w:val="0"/>
          <w:sz w:val="24"/>
          <w:szCs w:val="18"/>
        </w:rPr>
        <w:t xml:space="preserve">(Maria L., 4/21/20, </w:t>
      </w:r>
      <w:r>
        <w:rPr>
          <w:rStyle w:val="Style13ptBold"/>
          <w:b w:val="0"/>
          <w:bCs w:val="0"/>
          <w:i/>
          <w:iCs/>
          <w:sz w:val="24"/>
          <w:szCs w:val="18"/>
        </w:rPr>
        <w:t xml:space="preserve">Environmental Law Institute, </w:t>
      </w:r>
      <w:r>
        <w:rPr>
          <w:rStyle w:val="Style13ptBold"/>
          <w:b w:val="0"/>
          <w:bCs w:val="0"/>
          <w:sz w:val="24"/>
          <w:szCs w:val="18"/>
        </w:rPr>
        <w:t xml:space="preserve">“Climate Science in the Courts A Review of U.S. and International Judicial Pronouncements”, </w:t>
      </w:r>
      <w:hyperlink r:id="rId155" w:history="1">
        <w:r w:rsidRPr="00E41B1B">
          <w:rPr>
            <w:rStyle w:val="Hyperlink"/>
            <w:sz w:val="24"/>
            <w:szCs w:val="18"/>
          </w:rPr>
          <w:t>https://www.eli.org/sites/default/files/eli-pubs/banda-final-4-21-2020.pdf</w:t>
        </w:r>
      </w:hyperlink>
      <w:r>
        <w:rPr>
          <w:rStyle w:val="Style13ptBold"/>
          <w:b w:val="0"/>
          <w:bCs w:val="0"/>
          <w:sz w:val="24"/>
          <w:szCs w:val="18"/>
        </w:rPr>
        <w:t xml:space="preserve">, accessed 7/1/20, zC) </w:t>
      </w:r>
      <w:r>
        <w:rPr>
          <w:rStyle w:val="Style13ptBold"/>
          <w:b w:val="0"/>
          <w:bCs w:val="0"/>
          <w:i/>
          <w:iCs/>
          <w:sz w:val="24"/>
          <w:szCs w:val="18"/>
        </w:rPr>
        <w:t xml:space="preserve"> </w:t>
      </w:r>
    </w:p>
    <w:p w14:paraId="1FE3220F" w14:textId="77777777" w:rsidR="00684B80" w:rsidRDefault="00684B80" w:rsidP="00684B80">
      <w:r>
        <w:t xml:space="preserve">Less commonly, </w:t>
      </w:r>
      <w:r w:rsidRPr="00466C4F">
        <w:rPr>
          <w:rStyle w:val="StyleUnderline"/>
        </w:rPr>
        <w:t>courts have also made findings of climate facts in the criminal law context.</w:t>
      </w:r>
      <w:r>
        <w:t xml:space="preserve"> There are currently around twenty cases in the United States in which juries will hear the necessity defense in a criminal trial against climate activists.443 </w:t>
      </w:r>
      <w:r w:rsidRPr="00425020">
        <w:rPr>
          <w:rStyle w:val="StyleUnderline"/>
        </w:rPr>
        <w:t>Generally, the necessity defense (also known as the choice of evils defense) excuses the commission of a crime in specific circumstances if the defendant can demonstrate that the crime was necessary to avoid an imminent (and often greater) harm to public or private interests.</w:t>
      </w:r>
      <w:r>
        <w:t xml:space="preserve"> In these cases, </w:t>
      </w:r>
      <w:r w:rsidRPr="00425020">
        <w:rPr>
          <w:rStyle w:val="StyleUnderline"/>
        </w:rPr>
        <w:t>defendants have argued that their otherwise illegal actions were compelled by the “climate emergency.”</w:t>
      </w:r>
      <w:r>
        <w:t xml:space="preserve"> This has had the effect of putting climate science squarely before the trier of fact.</w:t>
      </w:r>
    </w:p>
    <w:p w14:paraId="679E577D" w14:textId="77777777" w:rsidR="00684B80" w:rsidRPr="00425020" w:rsidRDefault="00684B80" w:rsidP="00684B80">
      <w:pPr>
        <w:rPr>
          <w:rStyle w:val="StyleUnderline"/>
          <w:b/>
          <w:bCs/>
        </w:rPr>
      </w:pPr>
      <w:r>
        <w:t xml:space="preserve">For example, in </w:t>
      </w:r>
      <w:r w:rsidRPr="00425020">
        <w:rPr>
          <w:rStyle w:val="StyleUnderline"/>
        </w:rPr>
        <w:t xml:space="preserve">State v. Ward, </w:t>
      </w:r>
      <w:r>
        <w:t xml:space="preserve">Kenneth Ward broke into a Kinder Morgan pipeline facility in Washington state and turned off a valve to stop the flow of Canadian tar sands oil to local refineries, which he contended contributes to climate change.444 He was charged with burglary. </w:t>
      </w:r>
      <w:r w:rsidRPr="00425020">
        <w:rPr>
          <w:rStyle w:val="StyleUnderline"/>
        </w:rPr>
        <w:t>Ward sought to introduce expert and scientific evidence to document climate impacts and to show that climate change is primarily caused by GHG emissions resulting from human activity, including burning tar sands oil.</w:t>
      </w:r>
      <w:r>
        <w:t xml:space="preserve">445 </w:t>
      </w:r>
      <w:r w:rsidRPr="00425020">
        <w:rPr>
          <w:rStyle w:val="StyleUnderline"/>
          <w:bCs/>
        </w:rPr>
        <w:t>The state trial court excluded all testimony and evidence in support of Ward’s necessity defense, and Ward was found guilty of burglary. Ward argued that, as a result, he was deprived of his Sixth Amendment right to present his only defense—necessity—to the jury.</w:t>
      </w:r>
    </w:p>
    <w:p w14:paraId="408F3F89" w14:textId="77777777" w:rsidR="00684B80" w:rsidRDefault="00684B80" w:rsidP="00684B80">
      <w:r>
        <w:t xml:space="preserve">On appeal, Ward argued that the reasonableness of his belief that his actions were “reasonably calculated to be effective in averting the imminent harm of climate change” was a question for the jury, not the trial court, to decide (and thus required expert evidence).446 The state did not attempt to deny the connection between the pipeline project and climate change. Rather, it argued that Ward merely </w:t>
      </w:r>
      <w:r>
        <w:lastRenderedPageBreak/>
        <w:t>“temporarily inconvenience[d] Kinder Morgan’s employees so it was unreasonable to think that his actions would actually avoid or minimize the broader harms associated with climate change,” and that, in any event, he had recourse to other, legal alternatives.447</w:t>
      </w:r>
    </w:p>
    <w:p w14:paraId="52853E8A" w14:textId="77777777" w:rsidR="00684B80" w:rsidRPr="00FB0D12" w:rsidRDefault="00684B80" w:rsidP="00684B80"/>
    <w:p w14:paraId="5CBD10D1" w14:textId="77777777" w:rsidR="00684B80" w:rsidRDefault="00684B80" w:rsidP="00684B80">
      <w:pPr>
        <w:pStyle w:val="Heading3"/>
      </w:pPr>
      <w:r w:rsidRPr="00537982">
        <w:lastRenderedPageBreak/>
        <w:t>Sci Literacy – Hegemony Scenario</w:t>
      </w:r>
    </w:p>
    <w:p w14:paraId="5C3B1637" w14:textId="77777777" w:rsidR="00684B80" w:rsidRPr="001D7AAC" w:rsidRDefault="00684B80" w:rsidP="00684B80">
      <w:pPr>
        <w:pStyle w:val="Heading4"/>
        <w:rPr>
          <w:rStyle w:val="Style13ptBold"/>
          <w:b/>
          <w:bCs w:val="0"/>
        </w:rPr>
      </w:pPr>
      <w:r>
        <w:rPr>
          <w:rStyle w:val="Style13ptBold"/>
          <w:b/>
          <w:bCs w:val="0"/>
        </w:rPr>
        <w:t>Covid-19 means US hegemony low now</w:t>
      </w:r>
    </w:p>
    <w:p w14:paraId="61D01239" w14:textId="77777777" w:rsidR="00684B80" w:rsidRPr="00DD6366" w:rsidRDefault="00684B80" w:rsidP="00684B80">
      <w:pPr>
        <w:rPr>
          <w:b/>
          <w:bCs/>
          <w:sz w:val="26"/>
        </w:rPr>
      </w:pPr>
      <w:r w:rsidRPr="001A2E07">
        <w:rPr>
          <w:rStyle w:val="Style13ptBold"/>
        </w:rPr>
        <w:t xml:space="preserve">Tellis, Carnegie Endowment for International Peace senior fellow, 5/4, </w:t>
      </w:r>
      <w:r>
        <w:t xml:space="preserve">[Ashley J., 5/4/20, National Bureau of Asian Research, “Covid-19 Knocks on American Hegemony,” </w:t>
      </w:r>
      <w:hyperlink r:id="rId156" w:history="1">
        <w:r w:rsidRPr="00A3163D">
          <w:rPr>
            <w:rStyle w:val="Hyperlink"/>
          </w:rPr>
          <w:t>https://www.nbr.org/publication/covid-19-knocks-on-american-hegemony/</w:t>
        </w:r>
      </w:hyperlink>
      <w:r>
        <w:t>, accessed on 7/2/20, BS]</w:t>
      </w:r>
    </w:p>
    <w:p w14:paraId="0657F12C" w14:textId="77777777" w:rsidR="00684B80" w:rsidRDefault="00684B80" w:rsidP="00684B80">
      <w:r>
        <w:t xml:space="preserve">While it is still too early to tell what the pandemic’s long-term economic impact on the United States will be, the early consequences are alarming. </w:t>
      </w:r>
      <w:r w:rsidRPr="00CA0728">
        <w:rPr>
          <w:rStyle w:val="StyleUnderline"/>
        </w:rPr>
        <w:t>The slowing economic activity that began in March this year is expected to accelerate deeply into the next quarter, leading to a contraction of the U.S. economy (and that of its European partners) at double-digit rates. The 12% decline expected in the second quarter is equivalent to an annualized 40% decline rate in GDP growth</w:t>
      </w:r>
      <w:r>
        <w:t xml:space="preserve">, something never witnessed even at the height of the global financial crisis in 2008 (and that could exceed the worst since the end of World War II). </w:t>
      </w:r>
      <w:r w:rsidRPr="00CA0728">
        <w:rPr>
          <w:rStyle w:val="StyleUnderline"/>
        </w:rPr>
        <w:t>As a result, the U.S. economy is expected to witness an unemployment rate of some 15% in the second and third quarters of 2020, with double-digit unemployment persisting well into 2021 according to the Congressional Budget Office. This economic shock is part of the larger contraction in global GDP, which is also expected to witness negative growth in 2020</w:t>
      </w:r>
      <w:r>
        <w:t>.</w:t>
      </w:r>
    </w:p>
    <w:p w14:paraId="76CBDE00" w14:textId="77777777" w:rsidR="00684B80" w:rsidRPr="00CA0728" w:rsidRDefault="00684B80" w:rsidP="00684B80">
      <w:pPr>
        <w:rPr>
          <w:rStyle w:val="StyleUnderline"/>
        </w:rPr>
      </w:pPr>
      <w:r w:rsidRPr="00CA0728">
        <w:rPr>
          <w:rStyle w:val="StyleUnderline"/>
        </w:rPr>
        <w:t>The massive dislocations that are now occurring on a global scale have made the state the principal engine of mitigation and recovery</w:t>
      </w:r>
      <w:r>
        <w:t xml:space="preserve">, in effect returning it to the center stage even in what are otherwise free-market economies. This has </w:t>
      </w:r>
      <w:r w:rsidRPr="00CA0728">
        <w:rPr>
          <w:rStyle w:val="StyleUnderline"/>
        </w:rPr>
        <w:t>already occurred in the United States.</w:t>
      </w:r>
      <w:r>
        <w:t xml:space="preserve"> To alleviate the consequences of the rapid recession, the U.S. Congress has appropriated over $2 trillion thus far, more than doubling the package passed during the 2008 financial crisis, with even more to come. And the Federal Reserve has launched a new round of quantitative easing involving $700 billion worth of asset purchases, while dropping its benchmark interest rate to zero and reducing the discount rates and lengthening the loan terms for banks in an effort to keep aggregate credit flowing and illiquid firms solvent. </w:t>
      </w:r>
      <w:r w:rsidRPr="00CA0728">
        <w:rPr>
          <w:rStyle w:val="StyleUnderline"/>
        </w:rPr>
        <w:t>The Congressional Budget Office has assessed that the legislative actions are expected to expand the U.S. federal budget deficit to $3.7 trillion, and total U.S. debt by almost 10%, with the debt held by the U.S. public reaching 101% of GDP by the year’s end.</w:t>
      </w:r>
    </w:p>
    <w:p w14:paraId="0610AEF9" w14:textId="77777777" w:rsidR="00684B80" w:rsidRDefault="00684B80" w:rsidP="00684B80">
      <w:r>
        <w:t>While such massive governmental intervention is inevitable and necessary, whether it will suffice for recovery is still uncertain. Much will depend on when the lockdowns can be relaxed, and that in turn depends on the progress made in containing the virus. The dilemmas involved in juggling the threats of pandemic resurgence, on the one hand, and the perils of continued contraction of the real economy, on the other hand, cannot be underestimated. What is certain, however, is that the U.S. economy will face significant transitions in the aftermath of this pandemic in at least two directions that bear on the future of its national power.</w:t>
      </w:r>
    </w:p>
    <w:p w14:paraId="49153B6E" w14:textId="77777777" w:rsidR="00684B80" w:rsidRDefault="00684B80" w:rsidP="00684B80">
      <w:r>
        <w:t xml:space="preserve">First, it is likely </w:t>
      </w:r>
      <w:r w:rsidRPr="00CA0728">
        <w:rPr>
          <w:rStyle w:val="StyleUnderline"/>
        </w:rPr>
        <w:t>that the unrestrained globalization that evolved over the last several decades—driven largely by the profit-maximizing behaviors of private entities—will be replaced by a more constrictive version of interdependence in which states seek to protect critical aspects of the production chain</w:t>
      </w:r>
      <w:r>
        <w:t xml:space="preserve"> within national boundaries as an </w:t>
      </w:r>
      <w:r w:rsidRPr="00CA0728">
        <w:rPr>
          <w:rStyle w:val="StyleUnderline"/>
        </w:rPr>
        <w:t xml:space="preserve">insurance against future vulnerability. These efforts necessarily entail increased systemic inefficiency and could reduce overall growth rates, </w:t>
      </w:r>
      <w:r>
        <w:t>but it appears that governments are now more willing to accept such costs if they promise greater security and control.</w:t>
      </w:r>
    </w:p>
    <w:p w14:paraId="4E95D4E9" w14:textId="77777777" w:rsidR="00684B80" w:rsidRDefault="00684B80" w:rsidP="00684B80">
      <w:r>
        <w:t xml:space="preserve">Where the United States is concerned, the drive to constrict globalization, which had already been initiated by the Trump administration prior to the pandemic, is likely to gather greater steam. </w:t>
      </w:r>
      <w:r w:rsidRPr="00CA0728">
        <w:rPr>
          <w:rStyle w:val="StyleUnderline"/>
        </w:rPr>
        <w:t xml:space="preserve">The </w:t>
      </w:r>
      <w:r w:rsidRPr="00CA0728">
        <w:rPr>
          <w:rStyle w:val="StyleUnderline"/>
        </w:rPr>
        <w:lastRenderedPageBreak/>
        <w:t>prospect of China retaining monopolistic dominance in global manufacturing is proving unacceptable to Washington when intensified competition with Beijing looms large</w:t>
      </w:r>
      <w:r>
        <w:t>. Consequently, even if global production chains do not retreat to within national boundaries—as is likely—the shift toward greater integration within regions populated by friendly states will gain momentum. China’s own irresponsible behavior in concealing the scope of the pandemic’s outbreak and its distribution of shoddy test kits and personal protective equipment internationally are only likely to reinforce the desire for greater national autonomy over critical manufacturing capabilities whose definition now promises to transcend all narrow conceptions of national defense.</w:t>
      </w:r>
    </w:p>
    <w:p w14:paraId="6515C256" w14:textId="77777777" w:rsidR="00684B80" w:rsidRPr="00CA0728" w:rsidRDefault="00684B80" w:rsidP="00684B80">
      <w:pPr>
        <w:rPr>
          <w:rStyle w:val="StyleUnderline"/>
        </w:rPr>
      </w:pPr>
      <w:r w:rsidRPr="00CA0728">
        <w:rPr>
          <w:rStyle w:val="StyleUnderline"/>
        </w:rPr>
        <w:t>Second, short of an armed attack on the United States, the competition for public resources between nondefense and defense goods is likely to intensify.</w:t>
      </w:r>
      <w:r>
        <w:t xml:space="preserve"> Already before the pandemic, political pressures within the country from both the right and the left were pushing in the direction of greater attention to needs at home, with the Trump administration’s combative efforts at increasing burden sharing by the allies only a manifestation of this challenge. Even if the more optimistic analysis from J.P. Morgan, for example, comes to pass—that the United States could begin to bounce back from the pandemic in the second half of the year—</w:t>
      </w:r>
      <w:r w:rsidRPr="00CA0728">
        <w:rPr>
          <w:rStyle w:val="StyleUnderline"/>
        </w:rPr>
        <w:t>the cumulative economic losses that the country suffers would total roughly $11 trillion over a decade. More pessimistic assessments offered under some scenarios by McKinsey, in contrast, suggest that such losses would reach almost $19 trillion over the same time period</w:t>
      </w:r>
      <w:r>
        <w:t xml:space="preserve">. Under such conditions, </w:t>
      </w:r>
      <w:r w:rsidRPr="00CA0728">
        <w:rPr>
          <w:rStyle w:val="StyleUnderline"/>
        </w:rPr>
        <w:t>it is unlikely that U.S. defense expenditures at the 2019 level of $676 billion could be sustained over the next decade.</w:t>
      </w:r>
    </w:p>
    <w:p w14:paraId="0ECD5954" w14:textId="77777777" w:rsidR="00684B80" w:rsidRPr="00CA0728" w:rsidRDefault="00684B80" w:rsidP="00684B80">
      <w:pPr>
        <w:rPr>
          <w:rStyle w:val="StyleUnderline"/>
        </w:rPr>
      </w:pPr>
      <w:r>
        <w:t xml:space="preserve">If the experience of the global financial crisis is any indication, </w:t>
      </w:r>
      <w:r w:rsidRPr="00CA0728">
        <w:rPr>
          <w:rStyle w:val="StyleUnderline"/>
        </w:rPr>
        <w:t>U.S. defense expenditures, which were reduced by some $500 billion over a decade under the Budget Control Act of 2011, will likely face an even deeper cuts given the much larger current stimulus packages that will have to be serviced over time</w:t>
      </w:r>
      <w:r>
        <w:t xml:space="preserve">. As it is, U.S. defense expenditures were already slated to fall as a percentage of GDP over the next ten years. Consequently, the Pentagon should consider itself lucky if, as one insightful RAND analysis concluded, </w:t>
      </w:r>
      <w:r w:rsidRPr="00CA0728">
        <w:rPr>
          <w:rStyle w:val="StyleUnderline"/>
        </w:rPr>
        <w:t>the impact of Covid-19 on its budget was merely equivalent to a second sequestration. It will likely be far worse. At a time when the United States is struggling to reorient its military capabilities to deal with new rising challengers such as China—threats that the nation ignored for over two decades because of its involvement in wars in the greater Middle East—this likely compression of its defense budgets cannot be good news. If Washington cannot complete the transformations necessary to successfully project power into the Asian rimland in the face of Beijing’s significant and growing denial capabilities, the threat to American primacy will be serious indeed.</w:t>
      </w:r>
    </w:p>
    <w:p w14:paraId="76E89732" w14:textId="77777777" w:rsidR="00684B80" w:rsidRPr="00CA0728" w:rsidRDefault="00684B80" w:rsidP="00684B80">
      <w:pPr>
        <w:rPr>
          <w:rStyle w:val="StyleUnderline"/>
        </w:rPr>
      </w:pPr>
      <w:r>
        <w:t xml:space="preserve">The coming pressures on the defense budget, however, are only part of a larger problem facing the United States as it seeks to buttress the economic foundations of its primacy. The recent rise of populism in both political parties has highlighted the acute income inequalities in the United States, which are now the highest among G-7 countries. A broad segment of the American population has not benefited from the otherwise successful globalization that permitted the country to enjoy higher levels of aggregate growth. </w:t>
      </w:r>
      <w:r w:rsidRPr="00CA0728">
        <w:rPr>
          <w:rStyle w:val="StyleUnderline"/>
        </w:rPr>
        <w:t xml:space="preserve">The rising domestic demand for </w:t>
      </w:r>
      <w:r w:rsidRPr="00CA0728">
        <w:rPr>
          <w:rStyle w:val="Emphasis"/>
        </w:rPr>
        <w:t xml:space="preserve">shifting resources from maintaining hegemonic order </w:t>
      </w:r>
      <w:r w:rsidRPr="00CA0728">
        <w:rPr>
          <w:rStyle w:val="StyleUnderline"/>
        </w:rPr>
        <w:t>globally to remedying the economic losses suffered by the 80% of households who collectively earn just 48% of the country’s income (according to the Pew Research Center) will only intensify because of the pandemic’s consequences.</w:t>
      </w:r>
    </w:p>
    <w:p w14:paraId="53FD5565" w14:textId="77777777" w:rsidR="00684B80" w:rsidRPr="00CA0728" w:rsidRDefault="00684B80" w:rsidP="00684B80">
      <w:pPr>
        <w:rPr>
          <w:rStyle w:val="StyleUnderline"/>
        </w:rPr>
      </w:pPr>
      <w:r w:rsidRPr="00CA0728">
        <w:rPr>
          <w:rStyle w:val="StyleUnderline"/>
        </w:rPr>
        <w:lastRenderedPageBreak/>
        <w:t>“But if the country is in fact now trapped in a period of low productivity growth and persistent weaknesses in aggregate demand…the net result may be a diminished capacity to sustain both the increasing domestic obligations and its extant international interests simultaneously.”</w:t>
      </w:r>
    </w:p>
    <w:p w14:paraId="38C1E3D3" w14:textId="77777777" w:rsidR="00684B80" w:rsidRDefault="00684B80" w:rsidP="00684B80">
      <w:r>
        <w:t>Although an increase in the size of the American welfare state and a transformation of its character as means of dealing with this problem are long overdue, these alterations unfortunately will have to occur against the backdrop of what Lawrence Summers and others have highlighted as the renewed threat of “secular stagnation</w:t>
      </w:r>
      <w:r w:rsidRPr="00CA0728">
        <w:rPr>
          <w:rStyle w:val="StyleUnderline"/>
        </w:rPr>
        <w:t>.” As scholars of international competition have long understood, successful hegemonies arise—and can be successfully maintained—only by states that dominate the cycles of innovation to create new leading sectors in the economy</w:t>
      </w:r>
      <w:r>
        <w:t xml:space="preserve">. These transformations produce supernormal returns, which are then utilized for satisfying internal needs and expanding external influence. By the best accounts, </w:t>
      </w:r>
      <w:r w:rsidRPr="00CA0728">
        <w:rPr>
          <w:rStyle w:val="StyleUnderline"/>
        </w:rPr>
        <w:t xml:space="preserve">the United States has exemplified this pattern since around 1945. But if the country is in fact now trapped in a period of low productivity growth and persistent weaknesses in aggregate demand—each for different reasons—the net result may be a diminished capacity to sustain both the increasing domestic obligations and its extant international interests simultaneously. Or, in other words, the </w:t>
      </w:r>
      <w:r w:rsidRPr="00CA0728">
        <w:rPr>
          <w:rStyle w:val="Emphasis"/>
        </w:rPr>
        <w:t>task of preserving U.S. primacy over the next few decades will prove to be harder</w:t>
      </w:r>
      <w:r w:rsidRPr="00CA0728">
        <w:rPr>
          <w:rStyle w:val="StyleUnderline"/>
        </w:rPr>
        <w:t xml:space="preserve"> than before.</w:t>
      </w:r>
      <w:r>
        <w:t xml:space="preserve"> This constraint will only be amplified if the disconcerting findings of a working paper from the Federal Reserve Bank of San Francisco prove to be true of the Covid-19 pandemic: that the deleterious macroeconomic consequences of pandemics appear to persist for around 40 years.</w:t>
      </w:r>
    </w:p>
    <w:p w14:paraId="014DF138" w14:textId="77777777" w:rsidR="00684B80" w:rsidRPr="00DC1C07" w:rsidRDefault="00684B80" w:rsidP="00684B80">
      <w:pPr>
        <w:pStyle w:val="Heading4"/>
      </w:pPr>
      <w:r w:rsidRPr="00DC1C07">
        <w:t>American hegemony depends directly on scientific literacy</w:t>
      </w:r>
    </w:p>
    <w:p w14:paraId="262BA379" w14:textId="77777777" w:rsidR="00684B80" w:rsidRPr="00C50F79" w:rsidRDefault="00684B80" w:rsidP="00684B80">
      <w:pPr>
        <w:pStyle w:val="NormalWeb"/>
        <w:spacing w:before="0" w:beforeAutospacing="0" w:after="160" w:afterAutospacing="0"/>
        <w:rPr>
          <w:rFonts w:cs="Calibri"/>
          <w:color w:val="000000"/>
          <w:sz w:val="22"/>
          <w:szCs w:val="22"/>
        </w:rPr>
      </w:pPr>
      <w:r w:rsidRPr="00B80492">
        <w:rPr>
          <w:rStyle w:val="Style13ptBold"/>
          <w:rFonts w:cs="Calibri"/>
        </w:rPr>
        <w:t>Clough, former secretary of the Smithsonian, 10,</w:t>
      </w:r>
      <w:r w:rsidRPr="00B80492">
        <w:rPr>
          <w:rFonts w:cs="Calibri"/>
          <w:color w:val="000000"/>
          <w:sz w:val="22"/>
          <w:szCs w:val="22"/>
        </w:rPr>
        <w:t xml:space="preserve"> [Gerald</w:t>
      </w:r>
      <w:r>
        <w:rPr>
          <w:rFonts w:cs="Calibri"/>
          <w:color w:val="000000"/>
          <w:sz w:val="22"/>
          <w:szCs w:val="22"/>
        </w:rPr>
        <w:t xml:space="preserve"> Wayne</w:t>
      </w:r>
      <w:r w:rsidRPr="00B80492">
        <w:rPr>
          <w:rFonts w:cs="Calibri"/>
          <w:color w:val="000000"/>
          <w:sz w:val="22"/>
          <w:szCs w:val="22"/>
        </w:rPr>
        <w:t>, 02/27/2010, Smithsonian, “INCREASING SCIENTIFIC LITERACY</w:t>
      </w:r>
      <w:r>
        <w:rPr>
          <w:rFonts w:asciiTheme="minorHAnsi" w:hAnsiTheme="minorHAnsi" w:cstheme="minorHAnsi"/>
          <w:color w:val="000000"/>
          <w:sz w:val="22"/>
          <w:szCs w:val="22"/>
        </w:rPr>
        <w:t>: A SHARED RESPONSIBILITY</w:t>
      </w:r>
      <w:r w:rsidRPr="00922F58">
        <w:rPr>
          <w:rFonts w:asciiTheme="minorHAnsi" w:hAnsiTheme="minorHAnsi" w:cstheme="minorHAnsi"/>
          <w:color w:val="000000"/>
          <w:sz w:val="22"/>
          <w:szCs w:val="22"/>
        </w:rPr>
        <w:t>,”</w:t>
      </w:r>
      <w:r>
        <w:rPr>
          <w:rFonts w:asciiTheme="minorHAnsi" w:hAnsiTheme="minorHAnsi" w:cstheme="minorHAnsi"/>
          <w:color w:val="000000"/>
          <w:sz w:val="22"/>
          <w:szCs w:val="22"/>
        </w:rPr>
        <w:t xml:space="preserve"> https://www.si.edu/Content/Pdf/About/Secretary/Increasing-Scientific-Literacy-a-Shared-Responsibility.pdf</w:t>
      </w:r>
      <w:r>
        <w:rPr>
          <w:rFonts w:cs="Calibri"/>
          <w:color w:val="000000"/>
          <w:sz w:val="22"/>
          <w:szCs w:val="22"/>
        </w:rPr>
        <w:t>, pp. 7, accessed on 07/01/2020, BS]</w:t>
      </w:r>
    </w:p>
    <w:p w14:paraId="732B204A" w14:textId="77777777" w:rsidR="00684B80" w:rsidRDefault="00684B80" w:rsidP="00684B80">
      <w:r w:rsidRPr="00E62FF6">
        <w:rPr>
          <w:rStyle w:val="StyleUnderline"/>
        </w:rPr>
        <w:t xml:space="preserve">This </w:t>
      </w:r>
      <w:r w:rsidRPr="000F25D2">
        <w:rPr>
          <w:rStyle w:val="Emphasis"/>
        </w:rPr>
        <w:t>nation’s high standard of living depends directly on the scientific literacy</w:t>
      </w:r>
      <w:r>
        <w:t xml:space="preserve"> — defined broadly as an appreciation of the basic principles of science and its methodology and an understanding of what scientific research produces — </w:t>
      </w:r>
      <w:r w:rsidRPr="00E62FF6">
        <w:rPr>
          <w:rStyle w:val="StyleUnderline"/>
        </w:rPr>
        <w:t xml:space="preserve">that has </w:t>
      </w:r>
      <w:r w:rsidRPr="000F25D2">
        <w:rPr>
          <w:rStyle w:val="Emphasis"/>
        </w:rPr>
        <w:t>given us the competitive edge</w:t>
      </w:r>
      <w:r w:rsidRPr="00E62FF6">
        <w:rPr>
          <w:rStyle w:val="StyleUnderline"/>
        </w:rPr>
        <w:t xml:space="preserve"> over the past 30 to 40 years</w:t>
      </w:r>
      <w:r>
        <w:t xml:space="preserve">. </w:t>
      </w:r>
      <w:r w:rsidRPr="00E62FF6">
        <w:rPr>
          <w:rStyle w:val="StyleUnderline"/>
        </w:rPr>
        <w:t>America’s investments in scientific and engineering research in the 1960s, ’70s, and ’80s gave us personal computers, the Internet, cures for diseases</w:t>
      </w:r>
      <w:r w:rsidRPr="00370E96">
        <w:rPr>
          <w:rStyle w:val="StyleUnderline"/>
        </w:rPr>
        <w:t>, advanced telecommunications</w:t>
      </w:r>
      <w:r w:rsidRPr="00C47CF3">
        <w:t xml:space="preserve">, and a longer lifespan, to name just a few examples. </w:t>
      </w:r>
      <w:r w:rsidRPr="00C47CF3">
        <w:rPr>
          <w:rStyle w:val="StyleUnderline"/>
        </w:rPr>
        <w:t>Today, other</w:t>
      </w:r>
      <w:r w:rsidRPr="00E62FF6">
        <w:rPr>
          <w:rStyle w:val="StyleUnderline"/>
        </w:rPr>
        <w:t xml:space="preserve"> nations are emulating our course and steadily improving their ability to compete with us</w:t>
      </w:r>
      <w:r>
        <w:t xml:space="preserve">. </w:t>
      </w:r>
      <w:r w:rsidRPr="000F25D2">
        <w:rPr>
          <w:rStyle w:val="Emphasis"/>
        </w:rPr>
        <w:t>The best jobs are</w:t>
      </w:r>
      <w:r w:rsidRPr="00E62FF6">
        <w:rPr>
          <w:rStyle w:val="StyleUnderline"/>
        </w:rPr>
        <w:t xml:space="preserve"> </w:t>
      </w:r>
      <w:r w:rsidRPr="00C47CF3">
        <w:t>moving to those nations</w:t>
      </w:r>
      <w:r w:rsidRPr="00E62FF6">
        <w:rPr>
          <w:rStyle w:val="StyleUnderline"/>
        </w:rPr>
        <w:t xml:space="preserve"> </w:t>
      </w:r>
      <w:r w:rsidRPr="000F25D2">
        <w:rPr>
          <w:rStyle w:val="Emphasis"/>
        </w:rPr>
        <w:t>where education in math and science is strong and valued</w:t>
      </w:r>
      <w:r w:rsidRPr="00E62FF6">
        <w:rPr>
          <w:rStyle w:val="StyleUnderline"/>
        </w:rPr>
        <w:t>.</w:t>
      </w:r>
      <w:r>
        <w:t xml:space="preserve"> </w:t>
      </w:r>
      <w:r w:rsidRPr="009001A3">
        <w:rPr>
          <w:rStyle w:val="StyleUnderline"/>
        </w:rPr>
        <w:t>Critical decisions we must make also rely on our understanding of science and technology. How do we handle climate change? Will we invest in alternative fuels? How will we repair our decaying infrastructure? Under what circumstances will we allow genetic engineering to be used in food technology and for medical developments? How can we address serious environmental issues in a way that makes sense?</w:t>
      </w:r>
      <w:r>
        <w:t xml:space="preserve"> </w:t>
      </w:r>
    </w:p>
    <w:p w14:paraId="5882993A" w14:textId="77777777" w:rsidR="00684B80" w:rsidRDefault="00684B80" w:rsidP="00684B80">
      <w:r>
        <w:t xml:space="preserve">Many Earth and atmospheric scientists assert that </w:t>
      </w:r>
      <w:r w:rsidRPr="009001A3">
        <w:rPr>
          <w:rStyle w:val="StyleUnderline"/>
        </w:rPr>
        <w:t>the planet has entered a new geological time period — the Anthropocene</w:t>
      </w:r>
      <w:r>
        <w:t xml:space="preserve"> — whose name is a combination of Greek roots meaning “human” and “new.”1 The </w:t>
      </w:r>
      <w:r w:rsidRPr="009001A3">
        <w:rPr>
          <w:rStyle w:val="StyleUnderline"/>
        </w:rPr>
        <w:t>Anthropocene is described as a time when human activities have such a profound impact on the environment that they become a primary driver of change in the Earth’s natural systems</w:t>
      </w:r>
      <w:r>
        <w:t xml:space="preserve">. In essence, </w:t>
      </w:r>
      <w:r w:rsidRPr="009001A3">
        <w:rPr>
          <w:rStyle w:val="StyleUnderline"/>
        </w:rPr>
        <w:t>our survival as a species is now in our own hands. Yet too few Americans have the background needed to appreciate the choices we face</w:t>
      </w:r>
      <w:r>
        <w:t xml:space="preserve">. Many reasons help to explain why we find ourselves where we are. One is that the </w:t>
      </w:r>
      <w:r w:rsidRPr="009001A3">
        <w:rPr>
          <w:rStyle w:val="StyleUnderline"/>
        </w:rPr>
        <w:t xml:space="preserve">present generation of scientists for the most part is unable, or unwilling, to engage in the </w:t>
      </w:r>
      <w:r w:rsidRPr="009001A3">
        <w:rPr>
          <w:rStyle w:val="StyleUnderline"/>
        </w:rPr>
        <w:lastRenderedPageBreak/>
        <w:t>necessary public dialog. A recent study noted that “when it comes to persuading the American public about some of the most controversial issues of our time, today’s scientists too often get failing grades</w:t>
      </w:r>
      <w:r>
        <w:t xml:space="preserve">.”2 For example, Gallup polls show that </w:t>
      </w:r>
      <w:r w:rsidRPr="009001A3">
        <w:rPr>
          <w:rStyle w:val="StyleUnderline"/>
        </w:rPr>
        <w:t>only 39 percent of Americans believe in evolution, one of the lowest percentages in the developed world</w:t>
      </w:r>
      <w:r>
        <w:t xml:space="preserve">.3 Recent court rulings assert there is </w:t>
      </w:r>
      <w:r w:rsidRPr="009001A3">
        <w:rPr>
          <w:rStyle w:val="StyleUnderline"/>
        </w:rPr>
        <w:t>no scientific evidence that vaccines cause autism, yet far too many parents cling to that dangerous belief and refuse to have their children vaccinated</w:t>
      </w:r>
      <w:r>
        <w:t xml:space="preserve">. Contrast these findings with the National Science Board’s Science and Engineering Indicators 2010, which reports that </w:t>
      </w:r>
      <w:r w:rsidRPr="000F25D2">
        <w:rPr>
          <w:rStyle w:val="Emphasis"/>
        </w:rPr>
        <w:t>80 percent of Americans</w:t>
      </w:r>
      <w:r w:rsidRPr="000F25D2">
        <w:rPr>
          <w:rStyle w:val="StyleUnderline"/>
        </w:rPr>
        <w:t xml:space="preserve"> claim to be very or </w:t>
      </w:r>
      <w:r w:rsidRPr="000F25D2">
        <w:rPr>
          <w:rStyle w:val="Emphasis"/>
        </w:rPr>
        <w:t>moderately interested in new scientific discoveries</w:t>
      </w:r>
      <w:r w:rsidRPr="000F25D2">
        <w:rPr>
          <w:rStyle w:val="StyleUnderline"/>
        </w:rPr>
        <w:t>.4 If the interest is there, why are perceptions so far off the mark</w:t>
      </w:r>
      <w:r>
        <w:t>? Who will clearly explain new discoveries to the public — and to policymakers? Everyone in the scientific community, including all of us at the Smithsonian, must do a better job.</w:t>
      </w:r>
    </w:p>
    <w:p w14:paraId="253D1C51" w14:textId="77777777" w:rsidR="00684B80" w:rsidRPr="004B01E9" w:rsidRDefault="00684B80" w:rsidP="00684B80">
      <w:pPr>
        <w:pStyle w:val="Heading4"/>
      </w:pPr>
      <w:r>
        <w:t>Decline of US hegemony leaves power vacuum for great power war</w:t>
      </w:r>
    </w:p>
    <w:p w14:paraId="34740586" w14:textId="77777777" w:rsidR="00684B80" w:rsidRPr="00C02C21" w:rsidRDefault="00684B80" w:rsidP="00684B80">
      <w:pPr>
        <w:rPr>
          <w:rStyle w:val="Style13ptBold"/>
        </w:rPr>
      </w:pPr>
      <w:r>
        <w:rPr>
          <w:rStyle w:val="Style13ptBold"/>
        </w:rPr>
        <w:t xml:space="preserve">Ward, international security and defense staff writer for Vox, 14, </w:t>
      </w:r>
      <w:r w:rsidRPr="00C02C21">
        <w:t>[</w:t>
      </w:r>
      <w:r>
        <w:t xml:space="preserve">Alex, 8/22/14, The Diplomat, “Only US Can Prevent Great Power War,” </w:t>
      </w:r>
      <w:hyperlink r:id="rId157" w:history="1">
        <w:r w:rsidRPr="006143D8">
          <w:rPr>
            <w:rStyle w:val="Hyperlink"/>
          </w:rPr>
          <w:t>https://thediplomat.com/2014/08/only-us-can-prevent-great-power-war/</w:t>
        </w:r>
      </w:hyperlink>
      <w:r>
        <w:t>, accessed on 7/5/20, BS]</w:t>
      </w:r>
    </w:p>
    <w:p w14:paraId="6204C510" w14:textId="77777777" w:rsidR="00684B80" w:rsidRDefault="00684B80" w:rsidP="00684B80">
      <w:r>
        <w:t>As the World War I centennial is celebrated, repressed thoughts of great power war once again begin to surface. With today’s highly “interconnected global economy” underwritten by a liberal order leading to the “rise of the rest,” it appears unlikely that any state would want to disrupt the current system. And yet, the constant stream of somber news reignites fears of a calamitous global catastrophe.</w:t>
      </w:r>
    </w:p>
    <w:p w14:paraId="6C08D96A" w14:textId="77777777" w:rsidR="00684B80" w:rsidRPr="00E61265" w:rsidRDefault="00684B80" w:rsidP="00684B80">
      <w:pPr>
        <w:rPr>
          <w:rStyle w:val="StyleUnderline"/>
        </w:rPr>
      </w:pPr>
      <w:r w:rsidRPr="00E61265">
        <w:rPr>
          <w:rStyle w:val="StyleUnderline"/>
        </w:rPr>
        <w:t>In times of international flux, where the worst seems possible, it is important to turn to those who can best interpret these eras. In the case of great power or “hegemonic” wars, there is hardly a greater authority than Robert Gilpin. In his seminal work on the subject, War and Change in World Politics, Gilpin argues that three preconditions must be met for a hegemonic war to occur. First, Gilpin believes that the soon-to-be warring parties must feel there is a “‘closing in’ of space and opportunities.” Second, there must be a general “perception that a fundamental historical change is taking place.” Finally, events around the world start to “escape human control.”</w:t>
      </w:r>
    </w:p>
    <w:p w14:paraId="2A89B936" w14:textId="77777777" w:rsidR="00684B80" w:rsidRPr="00E61265" w:rsidRDefault="00684B80" w:rsidP="00684B80">
      <w:pPr>
        <w:rPr>
          <w:rStyle w:val="StyleUnderline"/>
        </w:rPr>
      </w:pPr>
      <w:r w:rsidRPr="00E61265">
        <w:rPr>
          <w:rStyle w:val="StyleUnderline"/>
        </w:rPr>
        <w:t xml:space="preserve">Notably, </w:t>
      </w:r>
      <w:r w:rsidRPr="00933323">
        <w:rPr>
          <w:rStyle w:val="Emphasis"/>
        </w:rPr>
        <w:t>all three of these conditions currently exist in the world.</w:t>
      </w:r>
    </w:p>
    <w:p w14:paraId="00931048" w14:textId="77777777" w:rsidR="00684B80" w:rsidRDefault="00684B80" w:rsidP="00684B80">
      <w:r>
        <w:t>Closing In</w:t>
      </w:r>
    </w:p>
    <w:p w14:paraId="24E44E75" w14:textId="77777777" w:rsidR="00684B80" w:rsidRDefault="00684B80" w:rsidP="00684B80">
      <w:r>
        <w:t>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w:t>
      </w:r>
    </w:p>
    <w:p w14:paraId="65A2B01A" w14:textId="77777777" w:rsidR="00684B80" w:rsidRPr="00B74546" w:rsidRDefault="00684B80" w:rsidP="00684B80">
      <w:pPr>
        <w:rPr>
          <w:rStyle w:val="StyleUnderline"/>
        </w:rPr>
      </w:pPr>
      <w:r>
        <w:t xml:space="preserve">Today, some say, the world is different. </w:t>
      </w:r>
      <w:r w:rsidRPr="00B74546">
        <w:rPr>
          <w:rStyle w:val="StyleUnderline"/>
        </w:rPr>
        <w:t xml:space="preserve">The two powers that would compete in a war — the United States and China — are separated by a vast ocean, supposedly making it hard for each to antagonize the other. This, however, is not true. The map may show an expansive world, but new technologies — leading to hyperconnectivity and shorter travel times, especially for military equipment — have </w:t>
      </w:r>
      <w:r w:rsidRPr="00B74546">
        <w:rPr>
          <w:rStyle w:val="Emphasis"/>
        </w:rPr>
        <w:t>made the world “claustrophobic</w:t>
      </w:r>
      <w:r w:rsidRPr="00B74546">
        <w:rPr>
          <w:rStyle w:val="StyleUnderline"/>
        </w:rPr>
        <w:t>.” To wit, when China announced an “Air Defense Identification Zone” the United States quickly deployed two B-52 bombers to challenge its claim.</w:t>
      </w:r>
    </w:p>
    <w:p w14:paraId="2D4AB35F" w14:textId="77777777" w:rsidR="00684B80" w:rsidRDefault="00684B80" w:rsidP="00684B80">
      <w:r>
        <w:t xml:space="preserve">And that was using old equipment. </w:t>
      </w:r>
      <w:r w:rsidRPr="00501185">
        <w:rPr>
          <w:rStyle w:val="StyleUnderline"/>
        </w:rPr>
        <w:t xml:space="preserve">Both China and the United States are developing hypersonic missiles and vehicles. Humanity has already conquered physical space with commercial flight and fast ships. Now, it continues to shrink space even further for potentially decisive advantage. It is also hard to claim </w:t>
      </w:r>
      <w:r w:rsidRPr="00501185">
        <w:rPr>
          <w:rStyle w:val="StyleUnderline"/>
        </w:rPr>
        <w:lastRenderedPageBreak/>
        <w:t>that China and the United States are far apart when they regularly bump up against each other as they have in the South China Sea</w:t>
      </w:r>
      <w:r>
        <w:t>.</w:t>
      </w:r>
    </w:p>
    <w:p w14:paraId="25CFFE1C" w14:textId="77777777" w:rsidR="00684B80" w:rsidRDefault="00684B80" w:rsidP="00684B80">
      <w:r>
        <w:t>Perception</w:t>
      </w:r>
    </w:p>
    <w:p w14:paraId="37542D4C" w14:textId="77777777" w:rsidR="00684B80" w:rsidRPr="00501185" w:rsidRDefault="00684B80" w:rsidP="00684B80">
      <w:pPr>
        <w:rPr>
          <w:rStyle w:val="StyleUnderline"/>
        </w:rPr>
      </w:pPr>
      <w:r>
        <w:t xml:space="preserve">Since the dawn of “Pax Americana” after World War II, </w:t>
      </w:r>
      <w:r w:rsidRPr="00501185">
        <w:rPr>
          <w:rStyle w:val="StyleUnderline"/>
        </w:rPr>
        <w:t>belief in the United States as the undisputed global hegemon remained fairly stable. Until now. According to a recent Pew poll, Americans’ views of the United States as a global power have reached a 40-year low.</w:t>
      </w:r>
      <w:r>
        <w:t xml:space="preserve"> Indeed, </w:t>
      </w:r>
      <w:r w:rsidRPr="00501185">
        <w:rPr>
          <w:rStyle w:val="StyleUnderline"/>
        </w:rPr>
        <w:t>only 17 percent believe that America plays a “more important and powerful role than ten years ago.” Rightly or wrongly, this perception exist</w:t>
      </w:r>
      <w:r>
        <w:t xml:space="preserve">s. Even though most people still find the United States preferable to China, </w:t>
      </w:r>
      <w:r w:rsidRPr="00501185">
        <w:rPr>
          <w:rStyle w:val="StyleUnderline"/>
        </w:rPr>
        <w:t>regional powers can use the widespread belief that America is declining to make their cases for running the system. In fact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w:t>
      </w:r>
    </w:p>
    <w:p w14:paraId="335A8E22" w14:textId="77777777" w:rsidR="00684B80" w:rsidRDefault="00684B80" w:rsidP="00684B80">
      <w:r>
        <w:t>Human Control</w:t>
      </w:r>
    </w:p>
    <w:p w14:paraId="340B79CE" w14:textId="77777777" w:rsidR="00684B80" w:rsidRDefault="00684B80" w:rsidP="00684B80">
      <w:r>
        <w:t>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w:t>
      </w:r>
    </w:p>
    <w:p w14:paraId="374CAA4E" w14:textId="77777777" w:rsidR="00684B80" w:rsidRPr="00AB7539" w:rsidRDefault="00684B80" w:rsidP="00684B80">
      <w:pPr>
        <w:rPr>
          <w:rStyle w:val="StyleUnderline"/>
        </w:rPr>
      </w:pPr>
      <w:r>
        <w:t xml:space="preserve">In fact, </w:t>
      </w:r>
      <w:r w:rsidRPr="00AB7539">
        <w:rPr>
          <w:rStyle w:val="StyleUnderline"/>
        </w:rPr>
        <w:t>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w:t>
      </w:r>
      <w:r>
        <w:t xml:space="preserve"> </w:t>
      </w:r>
      <w:r w:rsidRPr="00AB7539">
        <w:rPr>
          <w:rStyle w:val="StyleUnderline"/>
        </w:rPr>
        <w:t>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w:t>
      </w:r>
    </w:p>
    <w:p w14:paraId="132E3D58" w14:textId="77777777" w:rsidR="00684B80" w:rsidRDefault="00684B80" w:rsidP="00684B80">
      <w:r>
        <w:t>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w:t>
      </w:r>
    </w:p>
    <w:p w14:paraId="6FF405A0" w14:textId="77777777" w:rsidR="00684B80" w:rsidRDefault="00684B80" w:rsidP="00684B80">
      <w:r>
        <w:t>Second, some of the trends that can cause harm, like rapid technological progress, can also be used to help stabilize the global order. To be sure, technology could be used to curb the desolation brought on by expectedly low water, food, and energy levels.</w:t>
      </w:r>
    </w:p>
    <w:p w14:paraId="7F88AEDA" w14:textId="77777777" w:rsidR="00684B80" w:rsidRDefault="00684B80" w:rsidP="00684B80">
      <w:r>
        <w:t>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w:t>
      </w:r>
    </w:p>
    <w:p w14:paraId="39A8D868" w14:textId="77777777" w:rsidR="00684B80" w:rsidRPr="004F560E" w:rsidRDefault="00684B80" w:rsidP="00684B80">
      <w:r w:rsidRPr="00814586">
        <w:rPr>
          <w:rStyle w:val="StyleUnderline"/>
        </w:rPr>
        <w:lastRenderedPageBreak/>
        <w:t>But Gilpin’s preconditions shouldn’t be misconstrued as predictive or fatalistic. Indeed, the United States, as the hegemon, has the capability (and responsibility) to preserve the international order and lead the world out of this mess. By keeping good relations with partners and allies, deterring adversaries, reversing the perception of its decline, and leveraging technological capabilities for global good, there is a decent chance that the U.S. can make the great-power-war-incubation period fade away.</w:t>
      </w:r>
      <w:r>
        <w:t xml:space="preserve"> </w:t>
      </w:r>
      <w:r w:rsidRPr="00814586">
        <w:rPr>
          <w:rStyle w:val="StyleUnderline"/>
        </w:rPr>
        <w:t xml:space="preserve">Should the United States not seize this moment, and ensure that China is a responsible partner in the current global system alongside it, then </w:t>
      </w:r>
      <w:r w:rsidRPr="00814586">
        <w:rPr>
          <w:rStyle w:val="Emphasis"/>
        </w:rPr>
        <w:t>the chance of a great power war cannot be dismissed</w:t>
      </w:r>
      <w:r>
        <w:t>, however remote.</w:t>
      </w:r>
    </w:p>
    <w:p w14:paraId="1D82E753" w14:textId="77777777" w:rsidR="00684B80" w:rsidRDefault="00684B80" w:rsidP="00684B80"/>
    <w:p w14:paraId="41F110F3" w14:textId="77777777" w:rsidR="00684B80" w:rsidRDefault="00684B80" w:rsidP="00684B80">
      <w:pPr>
        <w:pStyle w:val="Heading3"/>
      </w:pPr>
      <w:r>
        <w:lastRenderedPageBreak/>
        <w:t>Sci Literacy – Hegemony – China War Impact</w:t>
      </w:r>
    </w:p>
    <w:p w14:paraId="58242426" w14:textId="77777777" w:rsidR="00684B80" w:rsidRDefault="00684B80" w:rsidP="00684B80">
      <w:pPr>
        <w:pStyle w:val="Heading4"/>
      </w:pPr>
      <w:r>
        <w:t>US hard power low now---hegemony good to deter global war with China</w:t>
      </w:r>
    </w:p>
    <w:p w14:paraId="7D8BB8E4" w14:textId="77777777" w:rsidR="00684B80" w:rsidRDefault="00684B80" w:rsidP="00684B80">
      <w:r w:rsidRPr="00E30C5C">
        <w:rPr>
          <w:rStyle w:val="Style13ptBold"/>
        </w:rPr>
        <w:t xml:space="preserve">Brose, </w:t>
      </w:r>
      <w:r>
        <w:rPr>
          <w:rStyle w:val="Style13ptBold"/>
        </w:rPr>
        <w:t>former staff director of the Senate Armed Services Committee</w:t>
      </w:r>
      <w:r w:rsidRPr="00E30C5C">
        <w:rPr>
          <w:rStyle w:val="Style13ptBold"/>
        </w:rPr>
        <w:t>, 5/22,</w:t>
      </w:r>
      <w:r>
        <w:t xml:space="preserve"> [Christian, 5/22/20, Wall Street Journal, “The End of America's Era of Military Primacy; As China's advanced arsenal grows, the Pentagon must focus on emerging technologies, not traditional weapons platforms,” ProQuest, accessed on 7/3/20, BS]</w:t>
      </w:r>
    </w:p>
    <w:p w14:paraId="74410307" w14:textId="77777777" w:rsidR="00684B80" w:rsidRPr="00432DAF" w:rsidRDefault="00684B80" w:rsidP="00684B80">
      <w:pPr>
        <w:rPr>
          <w:rStyle w:val="StyleUnderline"/>
        </w:rPr>
      </w:pPr>
      <w:r w:rsidRPr="00DA557D">
        <w:rPr>
          <w:rStyle w:val="StyleUnderline"/>
        </w:rPr>
        <w:t>Could the U.S. lose a war with China? That alarming possibility was one of the last things I ever discussed in person with my old boss, Sen. John McCain</w:t>
      </w:r>
      <w:r>
        <w:t xml:space="preserve">. In late 2017, we had just left a briefing that he had asked me to arrange for his colleagues about </w:t>
      </w:r>
      <w:r w:rsidRPr="00432DAF">
        <w:rPr>
          <w:rStyle w:val="StyleUnderline"/>
        </w:rPr>
        <w:t>China's growing arsenal of precision-strike missiles, long-range sensors, counter-space capabilities and other advanced weapons. Every senator was invited to the briefing; about a dozen showed up. They got a depressing dose of reality.</w:t>
      </w:r>
    </w:p>
    <w:p w14:paraId="7D1E1BA6" w14:textId="77777777" w:rsidR="00684B80" w:rsidRPr="0041715B" w:rsidRDefault="00684B80" w:rsidP="00684B80">
      <w:pPr>
        <w:rPr>
          <w:rStyle w:val="StyleUnderline"/>
        </w:rPr>
      </w:pPr>
      <w:r>
        <w:t xml:space="preserve">One briefer was a senior Pentagon official in the Obama administration named David Ochmanek. Last year, he spoke publicly about the many </w:t>
      </w:r>
      <w:r w:rsidRPr="00832B81">
        <w:rPr>
          <w:rStyle w:val="StyleUnderline"/>
        </w:rPr>
        <w:t>war games he has conducted for the Department of Defense. "When</w:t>
      </w:r>
      <w:r w:rsidRPr="0041715B">
        <w:rPr>
          <w:rStyle w:val="StyleUnderline"/>
        </w:rPr>
        <w:t xml:space="preserve"> we fight China or Russia," Mr. Ochmanek said, </w:t>
      </w:r>
      <w:r w:rsidRPr="00832B81">
        <w:rPr>
          <w:rStyle w:val="Emphasis"/>
        </w:rPr>
        <w:t>the U.S. military "gets its ass handed to it</w:t>
      </w:r>
      <w:r w:rsidRPr="0041715B">
        <w:rPr>
          <w:rStyle w:val="StyleUnderline"/>
        </w:rPr>
        <w:t>. We lose a lot of people. We lose a lot of equipment. We usually fail to achieve our objective of preventing aggression by the adversary."</w:t>
      </w:r>
    </w:p>
    <w:p w14:paraId="0717B61B" w14:textId="77777777" w:rsidR="00684B80" w:rsidRPr="008B5F38" w:rsidRDefault="00684B80" w:rsidP="00684B80">
      <w:pPr>
        <w:rPr>
          <w:rStyle w:val="StyleUnderline"/>
        </w:rPr>
      </w:pPr>
      <w:r>
        <w:t xml:space="preserve">As Sen. McCain and I sat in his office after the briefing, we talked about the waning of the military dominance that the U.S. has enjoyed since World War II. We spent the evening imagining how a war with China might unfold. He worried that </w:t>
      </w:r>
      <w:r w:rsidRPr="008B5F38">
        <w:rPr>
          <w:rStyle w:val="StyleUnderline"/>
        </w:rPr>
        <w:t>our forward bases in Asia could be reduced to smoking holes in the ground, our aircraft carriers and other ships knocked out of the fight and possibly sunk, our communications networks shattered, our satellites jammed and shot out of orbit, and perhaps thousands of Americans lost in action. "Future generations of Americans are going to look back," Sen. McCain said, "and ask how we let this happen."</w:t>
      </w:r>
    </w:p>
    <w:p w14:paraId="33B1D498" w14:textId="77777777" w:rsidR="00684B80" w:rsidRPr="00AF31B3" w:rsidRDefault="00684B80" w:rsidP="00684B80">
      <w:pPr>
        <w:rPr>
          <w:rStyle w:val="StyleUnderline"/>
        </w:rPr>
      </w:pPr>
      <w:r>
        <w:t xml:space="preserve">The message was clear: </w:t>
      </w:r>
      <w:r w:rsidRPr="00AF31B3">
        <w:rPr>
          <w:rStyle w:val="StyleUnderline"/>
        </w:rPr>
        <w:t>If we don't reimagine America's outdated model of national defense and harness emerging technologies to build a different kind of military, we will fail to deter the next war—or even lose it.</w:t>
      </w:r>
    </w:p>
    <w:p w14:paraId="48359A31" w14:textId="77777777" w:rsidR="00684B80" w:rsidRPr="00FA77DB" w:rsidRDefault="00684B80" w:rsidP="00684B80">
      <w:pPr>
        <w:rPr>
          <w:rStyle w:val="StyleUnderline"/>
        </w:rPr>
      </w:pPr>
      <w:r w:rsidRPr="00FA77DB">
        <w:rPr>
          <w:rStyle w:val="StyleUnderline"/>
        </w:rPr>
        <w:t>Even before Covid-19, defense budgets were declining. With trillions of dollars urgently needed in stimulus spending, political leaders are already calling for sharp Pentagon budget cuts, especially to pay for enhanced pandemic preparedness. The result will be a reckoning that our "military-industrial-congressional complex</w:t>
      </w:r>
      <w:r w:rsidRPr="00FA77DB">
        <w:t>"—as Sen. McCain used to call it</w:t>
      </w:r>
      <w:r w:rsidRPr="00FA77DB">
        <w:rPr>
          <w:rStyle w:val="StyleUnderline"/>
        </w:rPr>
        <w:t>—has long sought to avoid.</w:t>
      </w:r>
    </w:p>
    <w:p w14:paraId="4B6934DF" w14:textId="77777777" w:rsidR="00684B80" w:rsidRPr="00FC5750" w:rsidRDefault="00684B80" w:rsidP="00684B80">
      <w:pPr>
        <w:rPr>
          <w:rStyle w:val="StyleUnderline"/>
        </w:rPr>
      </w:pPr>
      <w:r>
        <w:t xml:space="preserve">The core problem is that </w:t>
      </w:r>
      <w:r w:rsidRPr="002C7204">
        <w:rPr>
          <w:rStyle w:val="StyleUnderline"/>
        </w:rPr>
        <w:t>the decades-old assumptions underlying the U.S. military are increasingly obsolete. We have long assumed that no adversary would be able to overmatch us technologically and deny our ability to project military power world-wide. As a result, we have built our force around small numbers of large, expensive, manpower-intensive and hard-to-replace platforms: ships, aircraft, satellites and vehicles</w:t>
      </w:r>
      <w:r>
        <w:t xml:space="preserve">. Our political, military and industrial leaders have continuously directed most defense resources to these traditional platforms. </w:t>
      </w:r>
      <w:r w:rsidRPr="00FC5750">
        <w:rPr>
          <w:rStyle w:val="StyleUnderline"/>
        </w:rPr>
        <w:t>And nothing—not even the 2009 recession and the painful budget "sequestration" that followed it—has altered the demands of our defense establishment for more of the same.</w:t>
      </w:r>
    </w:p>
    <w:p w14:paraId="1E1E3E82" w14:textId="77777777" w:rsidR="00684B80" w:rsidRPr="00C858B6" w:rsidRDefault="00684B80" w:rsidP="00684B80">
      <w:pPr>
        <w:rPr>
          <w:rStyle w:val="StyleUnderline"/>
        </w:rPr>
      </w:pPr>
      <w:r w:rsidRPr="004E6253">
        <w:rPr>
          <w:rStyle w:val="StyleUnderline"/>
        </w:rPr>
        <w:lastRenderedPageBreak/>
        <w:t>As the U.S. has doubled down on old priorities, China's military has surged forward over the past three decades and is now aggressively embracing new technologies such as artificial intelligence, advanced drones and hypersonic missiles</w:t>
      </w:r>
      <w:r>
        <w:t xml:space="preserve">. </w:t>
      </w:r>
      <w:r w:rsidRPr="00C858B6">
        <w:rPr>
          <w:rStyle w:val="StyleUnderline"/>
        </w:rPr>
        <w:t>Beijing's new arsenal is focused not on confronting the U.S. military directly but on undermining the way it operates—what China calls "</w:t>
      </w:r>
      <w:r w:rsidRPr="00C858B6">
        <w:rPr>
          <w:rStyle w:val="Emphasis"/>
        </w:rPr>
        <w:t>systems destruction warfare</w:t>
      </w:r>
      <w:r w:rsidRPr="00C858B6">
        <w:rPr>
          <w:rStyle w:val="StyleUnderline"/>
        </w:rPr>
        <w:t>."</w:t>
      </w:r>
    </w:p>
    <w:p w14:paraId="0950BF7F" w14:textId="77777777" w:rsidR="00684B80" w:rsidRDefault="00684B80" w:rsidP="00684B80">
      <w:r>
        <w:t xml:space="preserve">This doesn't mean that China is 10 feet tall. But it does mean that </w:t>
      </w:r>
      <w:r w:rsidRPr="00AD3B2F">
        <w:rPr>
          <w:rStyle w:val="Emphasis"/>
        </w:rPr>
        <w:t>the U.S. is playing a losing game</w:t>
      </w:r>
      <w:r>
        <w:t>. And we cannot spend ourselves out of our predicament.</w:t>
      </w:r>
    </w:p>
    <w:p w14:paraId="79CF1C70" w14:textId="77777777" w:rsidR="00684B80" w:rsidRDefault="00684B80" w:rsidP="00684B80">
      <w:r>
        <w:t xml:space="preserve">To change course, we must first redefine our objectives. </w:t>
      </w:r>
      <w:r w:rsidRPr="00AD3B2F">
        <w:rPr>
          <w:rStyle w:val="StyleUnderline"/>
        </w:rPr>
        <w:t xml:space="preserve">If China continues to grow in wealth, technology and power, it will become a peer competitor to the U.S. </w:t>
      </w:r>
      <w:r w:rsidRPr="001A7D4A">
        <w:t>Recovering our global military primacy is no longer a practical goal.</w:t>
      </w:r>
      <w:r>
        <w:t xml:space="preserve"> </w:t>
      </w:r>
      <w:r w:rsidRPr="00AD3B2F">
        <w:rPr>
          <w:rStyle w:val="StyleUnderline"/>
        </w:rPr>
        <w:t>We must instead pursue a more limited and achievable goal: denying military dominance to China</w:t>
      </w:r>
      <w:r>
        <w:t>. The U.S. military will have to focus less on projecting power and controlling territory than on preventing China (and other competitors) from projecting power themselves and committing acts of aggression beyond their borders. We must create defense without dominance.</w:t>
      </w:r>
    </w:p>
    <w:p w14:paraId="1982E276" w14:textId="77777777" w:rsidR="00684B80" w:rsidRPr="00C06151" w:rsidRDefault="00684B80" w:rsidP="00684B80">
      <w:pPr>
        <w:rPr>
          <w:rStyle w:val="StyleUnderline"/>
        </w:rPr>
      </w:pPr>
      <w:r>
        <w:t xml:space="preserve">This will require us to think differently about modernizing the U.S. military. </w:t>
      </w:r>
      <w:r w:rsidRPr="00C06151">
        <w:rPr>
          <w:rStyle w:val="StyleUnderline"/>
        </w:rPr>
        <w:t>The goal cannot be to accumulate more and better versions of traditional platforms in the expensive pursuit of a 355-ship Navy or a 386-squadron Air Force. We must focus instead on developing networks of systems that enable U.S. commanders to understand the battle-space, make decisions and act—the process that our military calls "the kill chain"—and to do so better, faster and more dynamically than our adversaries. This battle network, not platforms alone, creates real military advantage.</w:t>
      </w:r>
    </w:p>
    <w:p w14:paraId="4D368063" w14:textId="77777777" w:rsidR="00684B80" w:rsidRDefault="00684B80" w:rsidP="00684B80">
      <w:r>
        <w:t xml:space="preserve">The military we need will be rooted in emerging technologies, such as artificial intelligence, autonomous systems, distributed networking and advanced manufacturing. </w:t>
      </w:r>
      <w:r w:rsidRPr="00C06151">
        <w:rPr>
          <w:rStyle w:val="StyleUnderline"/>
        </w:rPr>
        <w:t>Our current force won't survive on future battlefields. A truly digital force must be built around large networks of smaller, cheaper, more expendable, more autonomous systems</w:t>
      </w:r>
      <w:r>
        <w:t>. (Disclosure: I now work at a technology startup that builds national-security products.)</w:t>
      </w:r>
    </w:p>
    <w:p w14:paraId="3EE846A8" w14:textId="77777777" w:rsidR="00684B80" w:rsidRPr="00903DD7" w:rsidRDefault="00684B80" w:rsidP="00684B80">
      <w:pPr>
        <w:rPr>
          <w:rStyle w:val="StyleUnderline"/>
        </w:rPr>
      </w:pPr>
      <w:r>
        <w:t xml:space="preserve">Producing this military will require a defense industrial base very different from the insular and consolidated one we now have. In 1991, according to a paper from the Center for Strategic and International Studies (CSIS), </w:t>
      </w:r>
      <w:r w:rsidRPr="00903DD7">
        <w:rPr>
          <w:rStyle w:val="StyleUnderline"/>
        </w:rPr>
        <w:t>there were 107 major defense firms; a decade later, there were five.</w:t>
      </w:r>
      <w:r>
        <w:t xml:space="preserve"> In the 15 years that followed, </w:t>
      </w:r>
      <w:r w:rsidRPr="00903DD7">
        <w:rPr>
          <w:rStyle w:val="StyleUnderline"/>
        </w:rPr>
        <w:t>nearly 80% of new entrants that sought to work for the U.S. government eventually quit, as another CSIS report has noted. Some 17,000 companies left the defense business between 2011 and 2015 alone. And while more than 100 U.S. startups have grown into billion-dollar "unicorns" in recent years, barely any have been in the defense sector.</w:t>
      </w:r>
    </w:p>
    <w:p w14:paraId="6FEB7C10" w14:textId="77777777" w:rsidR="00684B80" w:rsidRPr="00903DD7" w:rsidRDefault="00684B80" w:rsidP="00684B80">
      <w:pPr>
        <w:rPr>
          <w:rStyle w:val="StyleUnderline"/>
        </w:rPr>
      </w:pPr>
      <w:r>
        <w:t xml:space="preserve">As a result, </w:t>
      </w:r>
      <w:r w:rsidRPr="00903DD7">
        <w:rPr>
          <w:rStyle w:val="StyleUnderline"/>
        </w:rPr>
        <w:t>the U.S. military is shockingly behind the commercial world in many critical technologies. For example, the AI-enabling computers in self-driving commercial vehicles can be hundreds of times more capable than the "flying supercomputer" on the F-35 combat aircraft.</w:t>
      </w:r>
    </w:p>
    <w:p w14:paraId="38035445" w14:textId="77777777" w:rsidR="00684B80" w:rsidRDefault="00684B80" w:rsidP="00684B80">
      <w:r>
        <w:t>This shortfall didn't just happen. It was the result of incentives that Washington created, especially its failure to develop new technologies into large-scale military programs.</w:t>
      </w:r>
    </w:p>
    <w:p w14:paraId="72C4A89D" w14:textId="77777777" w:rsidR="00684B80" w:rsidRPr="00C373EE" w:rsidRDefault="00684B80" w:rsidP="00684B80">
      <w:pPr>
        <w:rPr>
          <w:rStyle w:val="StyleUnderline"/>
        </w:rPr>
      </w:pPr>
      <w:r>
        <w:t xml:space="preserve">Reversing this dangerous situation will require hard choices. We must shift much of our military spending from the traditional military of yesterday to the advanced battle networks and capabilities of tomorrow. Such a change cannot happen all at once. It must be a process of experimentation. </w:t>
      </w:r>
      <w:r w:rsidRPr="00C373EE">
        <w:rPr>
          <w:rStyle w:val="StyleUnderline"/>
        </w:rPr>
        <w:t xml:space="preserve">We must concentrate our limited resources on core strategic goals, ensure that programs are in constant </w:t>
      </w:r>
      <w:r w:rsidRPr="00C373EE">
        <w:rPr>
          <w:rStyle w:val="StyleUnderline"/>
        </w:rPr>
        <w:lastRenderedPageBreak/>
        <w:t>competition with each other, pick winners, rapidly scale up the most promising new capabilities and cancel those that underperform.</w:t>
      </w:r>
    </w:p>
    <w:p w14:paraId="7D858F29" w14:textId="77777777" w:rsidR="00684B80" w:rsidRPr="00C373EE" w:rsidRDefault="00684B80" w:rsidP="00684B80">
      <w:pPr>
        <w:rPr>
          <w:rStyle w:val="StyleUnderline"/>
        </w:rPr>
      </w:pPr>
      <w:r w:rsidRPr="00C373EE">
        <w:rPr>
          <w:rStyle w:val="Emphasis"/>
        </w:rPr>
        <w:t>The U.S. can make this transition</w:t>
      </w:r>
      <w:r w:rsidRPr="00C373EE">
        <w:rPr>
          <w:rStyle w:val="StyleUnderline"/>
        </w:rPr>
        <w:t>, even with smaller defense budgets, but only if our political leaders understand that the short-term pain of these choices pales in comparison to the consequences of failing to change, such as losing a future war. These changes were long overdue before the Covid-19 crisis created new budget constraints. Now they are nonnegotiable.</w:t>
      </w:r>
    </w:p>
    <w:p w14:paraId="07D2091D" w14:textId="77777777" w:rsidR="00684B80" w:rsidRDefault="00684B80" w:rsidP="00684B80">
      <w:pPr>
        <w:pStyle w:val="Heading3"/>
      </w:pPr>
      <w:r>
        <w:lastRenderedPageBreak/>
        <w:t>Sci Literacy – Hegemony – Climate Impact</w:t>
      </w:r>
    </w:p>
    <w:p w14:paraId="1FB462B2" w14:textId="77777777" w:rsidR="00684B80" w:rsidRDefault="00684B80" w:rsidP="00684B80">
      <w:pPr>
        <w:pStyle w:val="Heading4"/>
      </w:pPr>
      <w:r>
        <w:t>US heg leadership key to solve climate change</w:t>
      </w:r>
    </w:p>
    <w:p w14:paraId="663B133D" w14:textId="77777777" w:rsidR="00684B80" w:rsidRPr="007E15A3" w:rsidRDefault="00684B80" w:rsidP="00684B80">
      <w:pPr>
        <w:rPr>
          <w:rStyle w:val="Style13ptBold"/>
        </w:rPr>
      </w:pPr>
      <w:r w:rsidRPr="007E15A3">
        <w:rPr>
          <w:rStyle w:val="Style13ptBold"/>
        </w:rPr>
        <w:t>Bukharin</w:t>
      </w:r>
      <w:r>
        <w:rPr>
          <w:rStyle w:val="Style13ptBold"/>
        </w:rPr>
        <w:t xml:space="preserve">, C4ADS analyst, 17, </w:t>
      </w:r>
      <w:r w:rsidRPr="00D469D8">
        <w:t>[</w:t>
      </w:r>
      <w:r>
        <w:t>Irina, Spring 2017, Swarthmore International Relations Journal, “Environmental Multilateralism: Climate Change and American Decline,” Issue #2, p. 33-41, accessed on 6/4/20, BS]</w:t>
      </w:r>
    </w:p>
    <w:p w14:paraId="035DFD6E" w14:textId="77777777" w:rsidR="00684B80" w:rsidRPr="007E15A3" w:rsidRDefault="00684B80" w:rsidP="00684B80">
      <w:pPr>
        <w:rPr>
          <w:b/>
          <w:bCs/>
          <w:sz w:val="26"/>
        </w:rPr>
      </w:pPr>
      <w:r>
        <w:t xml:space="preserve">The United States’ poor record of leadership in international environmental policy grows more concerning as the impending effects of unrestrained climate change become increasingly apparent. </w:t>
      </w:r>
      <w:r w:rsidRPr="00210D22">
        <w:rPr>
          <w:rStyle w:val="StyleUnderline"/>
        </w:rPr>
        <w:t xml:space="preserve">Though it is the country most able to provide effective leadership, the U.S. is routinely condemned for acting unilaterally, often in ways that undermine international agreements that it sees as counter to American interests </w:t>
      </w:r>
      <w:r>
        <w:t>(Ivanova 2008, 58). Robert Falkner, political scientist at the London School of Economics, explains: “</w:t>
      </w:r>
      <w:r w:rsidRPr="00210D22">
        <w:rPr>
          <w:rStyle w:val="Emphasis"/>
        </w:rPr>
        <w:t>America’s hegemony has formed the basis for both international leadership and veto power in environmental</w:t>
      </w:r>
      <w:r w:rsidRPr="00210D22">
        <w:rPr>
          <w:rStyle w:val="StyleUnderline"/>
        </w:rPr>
        <w:t xml:space="preserve"> regime formation” (2005, 585). This lack of international systemic restraint, coupled with the absence of a clear “global strategic imperative” to act on climate change, means that the </w:t>
      </w:r>
      <w:r w:rsidRPr="00210D22">
        <w:rPr>
          <w:rStyle w:val="Emphasis"/>
        </w:rPr>
        <w:t>decentralized U.S. foreign policy apparatus and competition among domestic interest groups can produce variation in U.S. and foreign environmental policy</w:t>
      </w:r>
      <w:r>
        <w:t xml:space="preserve"> (Falkner 2005; 586, 589). Falkner concludes that “</w:t>
      </w:r>
      <w:r w:rsidRPr="00E31076">
        <w:rPr>
          <w:rStyle w:val="StyleUnderline"/>
        </w:rPr>
        <w:t>renewed US [sic] environmental leadership is only possible as a result of strong public demand, supported by institutionalized pressure from environmental groups</w:t>
      </w:r>
      <w:r>
        <w:t xml:space="preserve"> and business interests acting in favor of international regulation” (2005, 597). Falkner’s basic outline of the conditions necessary for the U.S. to assume environmental leadership is helpful in creating a model for promoting positive change in U.S. environmental policy.</w:t>
      </w:r>
    </w:p>
    <w:p w14:paraId="47D01883" w14:textId="77777777" w:rsidR="00684B80" w:rsidRDefault="00684B80" w:rsidP="00684B80">
      <w:r w:rsidRPr="00E31076">
        <w:rPr>
          <w:rStyle w:val="StyleUnderline"/>
        </w:rPr>
        <w:t xml:space="preserve">Leadership by the U.S. is </w:t>
      </w:r>
      <w:r w:rsidRPr="00E31076">
        <w:rPr>
          <w:rStyle w:val="Emphasis"/>
        </w:rPr>
        <w:t>necessary to create a strong plan for reducing the effects of climate change</w:t>
      </w:r>
      <w:r w:rsidRPr="00E31076">
        <w:rPr>
          <w:rStyle w:val="StyleUnderline"/>
        </w:rPr>
        <w:t>.</w:t>
      </w:r>
      <w:r>
        <w:t xml:space="preserve"> As Falkner argues, </w:t>
      </w:r>
      <w:r w:rsidRPr="00E31076">
        <w:rPr>
          <w:rStyle w:val="StyleUnderline"/>
        </w:rPr>
        <w:t xml:space="preserve">since the U.S. is the global hegemon, it has the ability to work unilaterally or multilaterally, an option that impedes stable global cooperation on climate change. American </w:t>
      </w:r>
      <w:r w:rsidRPr="00E31076">
        <w:rPr>
          <w:rStyle w:val="Emphasis"/>
        </w:rPr>
        <w:t>hegemony is</w:t>
      </w:r>
      <w:r w:rsidRPr="00E31076">
        <w:rPr>
          <w:rStyle w:val="StyleUnderline"/>
        </w:rPr>
        <w:t xml:space="preserve"> not a constant, however; it is </w:t>
      </w:r>
      <w:r w:rsidRPr="00E31076">
        <w:rPr>
          <w:rStyle w:val="Emphasis"/>
        </w:rPr>
        <w:t>in decline</w:t>
      </w:r>
      <w:r w:rsidRPr="00E31076">
        <w:rPr>
          <w:rStyle w:val="StyleUnderline"/>
        </w:rPr>
        <w:t>.</w:t>
      </w:r>
      <w:r>
        <w:t xml:space="preserve"> It is </w:t>
      </w:r>
      <w:r w:rsidRPr="0029721F">
        <w:rPr>
          <w:rStyle w:val="StyleUnderline"/>
        </w:rPr>
        <w:t>in the United States’ best interest to lead the world in climate negotiations, not only to protect the environment and current related American interests, but also to secure an advantage in the international climate agreement that will serve future American interests</w:t>
      </w:r>
      <w:r>
        <w:t xml:space="preserve">. Many American leaders might reject this argument, so it is important to look at a case study in order to understand the conditions under which the U.S. would assume the necessary leadership role. </w:t>
      </w:r>
      <w:r w:rsidRPr="003E44C1">
        <w:rPr>
          <w:rStyle w:val="StyleUnderline"/>
        </w:rPr>
        <w:t>U.S. environmental and business interests aligned because of the mutual reinforcement of scientific evidence and widespread public support. The alignment between these two core interests allowed the U.S. to lead efforts that resulted in the creation of the Montreal Protocol. The U.S. used its power as hegemon to help create the Montreal Protocol</w:t>
      </w:r>
      <w:r>
        <w:t>, which in turn helped maintain future U.S. advantages in certain areas.</w:t>
      </w:r>
    </w:p>
    <w:p w14:paraId="1549323C" w14:textId="77777777" w:rsidR="00684B80" w:rsidRPr="003D41D2" w:rsidRDefault="00684B80" w:rsidP="00684B80">
      <w:pPr>
        <w:rPr>
          <w:rStyle w:val="StyleUnderline"/>
        </w:rPr>
      </w:pPr>
      <w:r>
        <w:t xml:space="preserve">Even without the threat of future decline, </w:t>
      </w:r>
      <w:r w:rsidRPr="00876722">
        <w:rPr>
          <w:rStyle w:val="StyleUnderline"/>
        </w:rPr>
        <w:t>it is in the United States’ interests to work multilaterally to mitigate the effects of climate change, as environmental consequences will directly harm U.S. national interests and cannot be stopped unilaterally</w:t>
      </w:r>
      <w:r>
        <w:t xml:space="preserve">. </w:t>
      </w:r>
      <w:r w:rsidRPr="00876722">
        <w:rPr>
          <w:rStyle w:val="StyleUnderline"/>
        </w:rPr>
        <w:t>Climate change has already had a substantial net negative impact on food production, foreshadowing the food insecurity that will result from climate change</w:t>
      </w:r>
      <w:r>
        <w:t xml:space="preserve"> (IPCC 2005; 5, 13). More indirectly related </w:t>
      </w:r>
      <w:r w:rsidRPr="00876722">
        <w:rPr>
          <w:rStyle w:val="StyleUnderline"/>
        </w:rPr>
        <w:t>security threats may arise as well; natural disasters, which have and will continue to increase in frequency and severity “may, when coupled with other triggers, do more to destabilize the government than an armed attack on the nation or its capital</w:t>
      </w:r>
      <w:r>
        <w:t xml:space="preserve">” (Busby 2008, 476). </w:t>
      </w:r>
      <w:r w:rsidRPr="003D41D2">
        <w:rPr>
          <w:rStyle w:val="StyleUnderline"/>
        </w:rPr>
        <w:t xml:space="preserve">The U.S. has an interest in preventing states from failing, which can lead to regional conflict; so it has an interest in stopping events related to climate change. Furthermore, the U.S. will be expected to give aid </w:t>
      </w:r>
      <w:r w:rsidRPr="003D41D2">
        <w:rPr>
          <w:rStyle w:val="StyleUnderline"/>
        </w:rPr>
        <w:lastRenderedPageBreak/>
        <w:t>to the most afflicted countries</w:t>
      </w:r>
      <w:r>
        <w:t xml:space="preserve">, and some of this money and support may come from the military (Busby 2008; 475, 476). </w:t>
      </w:r>
      <w:r w:rsidRPr="003D41D2">
        <w:rPr>
          <w:rStyle w:val="StyleUnderline"/>
        </w:rPr>
        <w:t>Even if the United States were to remain a hegemon indefinitely, its interests lie in preventing climate change, not just for moral reasons, but for more pragmatic national interest reasons as well.</w:t>
      </w:r>
    </w:p>
    <w:p w14:paraId="3418D6B4" w14:textId="77777777" w:rsidR="00684B80" w:rsidRDefault="00684B80" w:rsidP="00684B80">
      <w:r w:rsidRPr="003D41D2">
        <w:rPr>
          <w:rStyle w:val="StyleUnderline"/>
        </w:rPr>
        <w:t xml:space="preserve">International cooperation is necessary for successful climate change action, and it </w:t>
      </w:r>
      <w:r w:rsidRPr="003D41D2">
        <w:rPr>
          <w:rStyle w:val="Emphasis"/>
        </w:rPr>
        <w:t>will not occur without American leadership</w:t>
      </w:r>
      <w:r>
        <w:t>. The negative environmental actions of one country frequently affect other countries in unforeseen and unavoidable ways, so “</w:t>
      </w:r>
      <w:r w:rsidRPr="00C45DCB">
        <w:rPr>
          <w:rStyle w:val="StyleUnderline"/>
        </w:rPr>
        <w:t xml:space="preserve">individual states are ill-equipped to respond alone to the myriad of challenges posed by transboundary environmental, social, and health problems” </w:t>
      </w:r>
      <w:r>
        <w:t xml:space="preserve">(Schreurs 1997, 1). Additionally, </w:t>
      </w:r>
      <w:r w:rsidRPr="00C45DCB">
        <w:rPr>
          <w:rStyle w:val="StyleUnderline"/>
        </w:rPr>
        <w:t>due to the costs of being the first state to act and the problems that can arise with free riders, the international community needs a regulatory system to ensure the long-term viability of any international efforts to combat climate change (Figueres 2012). For several reasons, this will not happen without American leadership. Not only has the U.S. historically been a force for developing international organizations and treaties, but treaties that are not supported by the U.S. are often seen as less legitimate (Ivanova 2008, 58). Furthermore, because the U.S. is the largest contributor to man-made climate change, it is essential the U.S. visibly work to find a solution, otherwise other countries will argue that it is unfair for them to pay to fix the problem that the U.S. had a large part in creating</w:t>
      </w:r>
      <w:r>
        <w:t xml:space="preserve"> (Falkner 2005, 591). In short, </w:t>
      </w:r>
      <w:r w:rsidRPr="00C45DCB">
        <w:rPr>
          <w:rStyle w:val="Emphasis"/>
        </w:rPr>
        <w:t>without American participation, no international environmental action can have true legitimacy, stability, and success</w:t>
      </w:r>
      <w:r>
        <w:t xml:space="preserve"> (Falkner 2005, 591).</w:t>
      </w:r>
    </w:p>
    <w:p w14:paraId="37F185FE" w14:textId="77777777" w:rsidR="00684B80" w:rsidRPr="003E36A8" w:rsidRDefault="00684B80" w:rsidP="00684B80">
      <w:pPr>
        <w:rPr>
          <w:rStyle w:val="StyleUnderline"/>
        </w:rPr>
      </w:pPr>
      <w:r>
        <w:t xml:space="preserve">Falkner is correct that while America remains a hegemon and does not see environmental issues as a matter of national security, it will continue to have the choice to act unilaterally or multilaterally, and this choice will be decided by domestic politics. </w:t>
      </w:r>
      <w:r w:rsidRPr="003E36A8">
        <w:rPr>
          <w:rStyle w:val="StyleUnderline"/>
        </w:rPr>
        <w:t>One thing that he does not consider is that while America does have flexibility in international environmental politics now, it will eventually lose the power that comes with being a hegemon. Because of this, it is in the United States’ long-term interests to establish an international climate change agreement now, using its power to create a system that will benefit it when American power diminishes in the future</w:t>
      </w:r>
      <w:r>
        <w:t xml:space="preserve">. To do this would not be to act under structural pressure, but to foresee a situation where structural forces may have more power. This means that the U.S. will not automatically work to create a climate change agreement, so it is necessary to use Falkner’s arguments to determine what domestic conditions must exist for the U.S. to act in its long-term interests. Domestic politics are primarily influenced by environmental interests, business interests, and public opinion, which are informed by scientific evidence and consensus, determining factors that Falkner does not adequately address. </w:t>
      </w:r>
      <w:r w:rsidRPr="003E36A8">
        <w:rPr>
          <w:rStyle w:val="StyleUnderline"/>
        </w:rPr>
        <w:t>All of these arguments can be seen in the case of American leadership preventing destruction of the ozone through the Montreal Protocol.</w:t>
      </w:r>
    </w:p>
    <w:p w14:paraId="47AE2981" w14:textId="77777777" w:rsidR="00684B80" w:rsidRDefault="00684B80" w:rsidP="00684B80">
      <w:r w:rsidRPr="00463C60">
        <w:rPr>
          <w:rStyle w:val="StyleUnderline"/>
        </w:rPr>
        <w:t>American power has peaked; it should work while it still has a significant advantage over other countries to maximize its power and capabilities for the future, when it exists in a multipolar world</w:t>
      </w:r>
      <w:r>
        <w:t xml:space="preserve">. Although its military advantage will likely remain strong for the foreseeable future, trade war is currently much more likely than traditional inter-state conflict. The American military is useful in engaging in regional conflicts, but it is less relevant in the negotiation of environmental treaties (Young 1994, 136). </w:t>
      </w:r>
      <w:r w:rsidRPr="00463C60">
        <w:rPr>
          <w:rStyle w:val="StyleUnderline"/>
        </w:rPr>
        <w:t xml:space="preserve">On the other hand, economic power can increase a hegemon’s bargaining power, as a hegemon can better cajole and coerce using the promise of trade or assistance, soft power, or the threat of sanctions </w:t>
      </w:r>
      <w:r>
        <w:t xml:space="preserve">(Falkner 2005, 588). However, the American share of the world economy has been decreasing since 1950, while the Chinese share of the world economy has been increasing since then and is now larger than the American share (Thompson 2012, Thompson 2015). As “the old order dominated by the US [sic] and Europe is giving way to one increasingly shared with non-Western rising states,” American </w:t>
      </w:r>
      <w:r>
        <w:lastRenderedPageBreak/>
        <w:t>dominance is coming to a close, even if not in the immediate future (Ikenberry 2011, 56). In an increasingly multipolar world, the U.S. will not be able to act unilaterally or multilaterally depending solely on its domestic politics. Instead, the international system, and the great powers in the international system, will have a larger influence on how America acts.</w:t>
      </w:r>
    </w:p>
    <w:p w14:paraId="7F7B1798" w14:textId="77777777" w:rsidR="00684B80" w:rsidRDefault="00684B80" w:rsidP="00684B80">
      <w:r w:rsidRPr="00C45B9D">
        <w:rPr>
          <w:rStyle w:val="StyleUnderline"/>
        </w:rPr>
        <w:t>In order to preserve American interests, the U.S. would benefit from establishing international environmental treaties that favor U.S. interests and give the U.S. a position of power for future negotiations, thus “locking in” American power that might otherwise dissipate.</w:t>
      </w:r>
      <w:r>
        <w:t xml:space="preserve"> In the past, across a variety of issues, the U.S. has created structures that favor it, and thereby has “spun a web of institutions that connected other states to an emerging American-dominated economic and security order” (Ikenberry 2001, 21</w:t>
      </w:r>
      <w:r w:rsidRPr="00C45B9D">
        <w:rPr>
          <w:rStyle w:val="StyleUnderline"/>
        </w:rPr>
        <w:t>). This can be seen in the United Nations, where the U.S. has veto power due to its permanent seat on the Security Council</w:t>
      </w:r>
      <w:r>
        <w:t xml:space="preserve">. Even though these institutions have been built primarily by Western nations, </w:t>
      </w:r>
      <w:r w:rsidRPr="00361259">
        <w:rPr>
          <w:rStyle w:val="StyleUnderline"/>
        </w:rPr>
        <w:t>rising nations do not want to change the structure or guiding rules of the international order; they want to gain more power within it</w:t>
      </w:r>
      <w:r>
        <w:t xml:space="preserve"> (Ikenberry 2011, 57). This indicates that there might be </w:t>
      </w:r>
      <w:r w:rsidRPr="00361259">
        <w:rPr>
          <w:rStyle w:val="StyleUnderline"/>
        </w:rPr>
        <w:t>little pushback against an international treaty concerning climate change, so long as it includes developing nations</w:t>
      </w:r>
      <w:r>
        <w:t>. Although this may partially restrain the U.S., “</w:t>
      </w:r>
      <w:r w:rsidRPr="00361259">
        <w:rPr>
          <w:rStyle w:val="StyleUnderline"/>
        </w:rPr>
        <w:t>now may be the best time for the United States and its democratic partners to update the liberal order for the new era, ensuring that it continues to provide the benefits of security and prosperity that it has provided since the middle of the twentieth century</w:t>
      </w:r>
      <w:r>
        <w:t>” (Ikenberry 2011, 58). This means creating a comprehensive international treaty to mitigate the effects of climate change while preserving American interests before they must be ceded to a multipolar world order.</w:t>
      </w:r>
    </w:p>
    <w:p w14:paraId="30452B57" w14:textId="77777777" w:rsidR="00684B80" w:rsidRDefault="00684B80" w:rsidP="00684B80">
      <w:r w:rsidRPr="00361259">
        <w:rPr>
          <w:rStyle w:val="StyleUnderline"/>
        </w:rPr>
        <w:t>The Montreal Protocol is often cited as the best example of both international cooperation and American leadership on an environmental issue.</w:t>
      </w:r>
      <w:r>
        <w:t xml:space="preserve"> In 1973, scientific evidencebegan to indicate that certain chemicals used in refrigerants and aerosols, among other things, could be destroying the ozone layer, which would increase levels of skin cancer and damage crops. The agreement to phase out these ozone-depleting substances (ODSs) was ratified in 1985, a mere twelve years after the first scientific discovery. At this point in time, </w:t>
      </w:r>
      <w:r w:rsidRPr="00FC735E">
        <w:rPr>
          <w:rStyle w:val="StyleUnderline"/>
        </w:rPr>
        <w:t xml:space="preserve">all nations in the United Nations have ratified the original Montreal Protocol (UNEP 2014). In this case the U.S. was a key player, and it led the successful phase-out of ODSs that were damaging the ozone layer (Ivanova 2008, 57). The role of American hegemony in creating this treaty provides a coherent, though perhaps overly simplified, model for what needs to happen for American leadership to occur on a climate treaty, as prescribed by Falkner. </w:t>
      </w:r>
      <w:r>
        <w:t>In the case of the Montreal Protocol, industrial interests shifted to favoring increased regulation after a vocal public demanded it. This shift was founded on the increasingly clear scientific evidence of the reality of ozone depletion. Additionally, the treaty gave an advantage to and protected the American chemical industry in the long term.</w:t>
      </w:r>
    </w:p>
    <w:p w14:paraId="689C6BAA" w14:textId="77777777" w:rsidR="00684B80" w:rsidRDefault="00684B80" w:rsidP="00684B80">
      <w:r>
        <w:t>Support from the chemical industry was crucial in allowing the U.S. to have a prointernational regulation position, as business interests often impede environmental legislation. According to Falkner, “</w:t>
      </w:r>
      <w:r w:rsidRPr="007F2989">
        <w:rPr>
          <w:rStyle w:val="StyleUnderline"/>
        </w:rPr>
        <w:t>environmental groups and business interests frequently pull in opposite directions when it comes to managing environmental problems,” which causes “rifts within the domestic constituency of US foreign environmental policy”</w:t>
      </w:r>
      <w:r>
        <w:t xml:space="preserve"> (2005, 595). Businesses often feel it is unfair for their economic interests to be sacrificed for the sake of environmental protection, and they lobby heavily in the name of protecting the U.S. economy (Sussman 2004, 352). In this they are often successful, as they have political access and money to donate to politicians’ campaigns (Harris 2001, 22). </w:t>
      </w:r>
      <w:r w:rsidRPr="007F2989">
        <w:rPr>
          <w:rStyle w:val="StyleUnderline"/>
        </w:rPr>
        <w:t xml:space="preserve">However, businesses will strongly support international legislation if they are already subject to similar domestic regulations, and “much </w:t>
      </w:r>
      <w:r w:rsidRPr="007F2989">
        <w:rPr>
          <w:rStyle w:val="StyleUnderline"/>
        </w:rPr>
        <w:lastRenderedPageBreak/>
        <w:t>international environmental regulation appears on the international agenda through the process of internationalizing domestic regulation”</w:t>
      </w:r>
      <w:r>
        <w:t xml:space="preserve"> (Falkner 2005, 595). The chemical industry eventually supported ODS regulation due to falling sales and the realization that this regulation would give them an advantage in creating substitutes. </w:t>
      </w:r>
      <w:r w:rsidRPr="00DB4A1D">
        <w:rPr>
          <w:rStyle w:val="StyleUnderline"/>
        </w:rPr>
        <w:t>As soon as the ozone depletion theory became widespread, the sale of products using ODSs in the U.S. fell by nearly two thirds</w:t>
      </w:r>
      <w:r>
        <w:t xml:space="preserve"> (Benedick 1991, 28). Although initially the industry was opposed to any regulation, “soon after the first signs of consumer disquiet showed, industry opposition to the CFC-ozone theory began to crumble” (Harris 2001, 164). In response to this pressure, firms began developing alternatives to ODSs (Benedick 1991, 31). Because of this shift, </w:t>
      </w:r>
      <w:r w:rsidRPr="00DB4A1D">
        <w:rPr>
          <w:rStyle w:val="StyleUnderline"/>
        </w:rPr>
        <w:t>American chemical companies began to support international regulation that would then “level the playing field” and stop foreign companies from using the cheaper ODSs for their competing products (Benedick 1991, 31). They realized that this regulation would create a market for substitutes that only large, wealthy corporations could develop, and since the major American corporations had already started developing these alternatives, they recognized that international regulation would give them a long-term advantage</w:t>
      </w:r>
      <w:r>
        <w:t xml:space="preserve"> (Schreurs 1997, 75). This support gave legitimacy to proregulation advocates and made it easier for American legislators and diplomats to champion this regulation at home and abroad.</w:t>
      </w:r>
    </w:p>
    <w:p w14:paraId="53DB4866" w14:textId="77777777" w:rsidR="00684B80" w:rsidRPr="00790267" w:rsidRDefault="00684B80" w:rsidP="00684B80">
      <w:pPr>
        <w:rPr>
          <w:rStyle w:val="StyleUnderline"/>
        </w:rPr>
      </w:pPr>
      <w:r>
        <w:t xml:space="preserve">It is clear that business support would not have occurred without pressure from the public, which has also helped to shape environmental legislation. Although politicians do listen to the preferences of businesses, “if </w:t>
      </w:r>
      <w:r w:rsidRPr="00790267">
        <w:rPr>
          <w:rStyle w:val="StyleUnderline"/>
        </w:rPr>
        <w:t>enough of their constituents are concerned about an issue, they will usually work to promote those concerns in policy,” as they want to be reelected (Harris 2001, 22). Generally, strong public support is required for the U.S. to take action in global environmental policy initiatives, so environmental groups often spend much of their time lobbying citizens in addition to lawmakers, in an effort to achieve widespread bottom-up pressure (Sussman 2004, 352).</w:t>
      </w:r>
    </w:p>
    <w:p w14:paraId="1E75639F" w14:textId="77777777" w:rsidR="00684B80" w:rsidRPr="007B5BD8" w:rsidRDefault="00684B80" w:rsidP="00684B80">
      <w:pPr>
        <w:rPr>
          <w:rStyle w:val="StyleUnderline"/>
        </w:rPr>
      </w:pPr>
      <w:r>
        <w:t xml:space="preserve">The widespread public reaction to the unfolding reality of ozone depletion spurred American leadership on international ODS regulation. </w:t>
      </w:r>
      <w:r w:rsidRPr="007B5BD8">
        <w:rPr>
          <w:rStyle w:val="StyleUnderline"/>
        </w:rPr>
        <w:t>As stated before, once the scientific community coalesced around the new theory, “US [sic] consumer response was swift and significant,” which influenced the position of the chemical industry</w:t>
      </w:r>
      <w:r>
        <w:t xml:space="preserve"> (Schreurs 1997, 75). This response was the result of the “powerful and evocative pictures of ozone depletion simulations [that] appeared in magazines” and “captured the US [sic] public’s imagination” (Schreurs 1997, 75; Benedick 1991, 27). </w:t>
      </w:r>
      <w:r w:rsidRPr="007B5BD8">
        <w:rPr>
          <w:rStyle w:val="StyleUnderline"/>
        </w:rPr>
        <w:t>Americans had access to and were interested in the data and results that American scientists</w:t>
      </w:r>
      <w:r>
        <w:t xml:space="preserve">, from prominent universities and organizations such as the University of Michigan, NOAA, and NASA, were finding. Because of that, Americans began acting on their environmental concerns (Benedick 1991, 29). </w:t>
      </w:r>
      <w:r w:rsidRPr="007B5BD8">
        <w:rPr>
          <w:rStyle w:val="StyleUnderline"/>
        </w:rPr>
        <w:t>Citizens changed their purchasing habits and lobbied their representatives in office, and in this way, “a well-informed public was the prerequisite to mobilizing the political will of governments and to weakening industry’s resolve to defend the chemicals” (Benedick 1991, 5).</w:t>
      </w:r>
    </w:p>
    <w:p w14:paraId="187B9A30" w14:textId="77777777" w:rsidR="00684B80" w:rsidRDefault="00684B80" w:rsidP="00684B80">
      <w:r>
        <w:t xml:space="preserve">Until this point, Falkner’s argument fits the narrative of American leadership in creating the Montreal Protocol. However, he underestimates the role of scientific evidence and consensus in strengthening public support and weakening business leverage. Because businesses do not want to appear anti-environmentalist, much of their resistance comes in the form of questioning the scientific evidence and conclusions drawn. Due to this tendency, “the more uncertain the science, the more interest group politics will come into play” (Schreurs 1997, 89). </w:t>
      </w:r>
      <w:r w:rsidRPr="00476899">
        <w:rPr>
          <w:rStyle w:val="StyleUnderline"/>
        </w:rPr>
        <w:t xml:space="preserve">Additionally, people are more likely to care if there seems to be imminent danger to themselves or their way of life, so “robust action by the United States is much more likely if there is clear scientific evidence that the health of Americans or the U.S. economy would be harmed or if there are clear signs that environmental changes are causing substantial human </w:t>
      </w:r>
      <w:r w:rsidRPr="00476899">
        <w:rPr>
          <w:rStyle w:val="StyleUnderline"/>
        </w:rPr>
        <w:lastRenderedPageBreak/>
        <w:t>suffering abroad</w:t>
      </w:r>
      <w:r>
        <w:t>” (Harris 2001, 17). From this perspective</w:t>
      </w:r>
      <w:r w:rsidRPr="00476899">
        <w:rPr>
          <w:rStyle w:val="StyleUnderline"/>
        </w:rPr>
        <w:t>, environmental change can be seen more clearly as a matter of national security, which will both increase public pressure for action and induce more reticent public officials to acquiesce. Finally, collaboration between scientists and government officials can be crucial in helping legislators understand what is at stake, which will encourage them to take action</w:t>
      </w:r>
      <w:r>
        <w:t xml:space="preserve"> (Sussman 2004, 350).</w:t>
      </w:r>
    </w:p>
    <w:p w14:paraId="58D6EB98" w14:textId="77777777" w:rsidR="00684B80" w:rsidRPr="002A0717" w:rsidRDefault="00684B80" w:rsidP="00684B80">
      <w:pPr>
        <w:rPr>
          <w:rStyle w:val="StyleUnderline"/>
        </w:rPr>
      </w:pPr>
      <w:r>
        <w:t xml:space="preserve">The role of science and scientists was pivotal in building public support, degrading industrial opposition, and pushing government officials to stop ozone depletion. None of the widespread public support would have been possible without credible evidence. In particular, “the public announcement during 1985 of the Antarctic ozone hole played an important role in mobilizing public concern” (Young 1994, 44). It is also telling that “the entire public policy debate revolved around the validity of scientific claims and whether those claims were strong and significant enough to pursue active regulation of CFC products,” as it indicates that scientific evidence was the primary point of dissension, not whether or not the proposed risks were worth accepting (Harris 2001, 187). </w:t>
      </w:r>
      <w:r w:rsidRPr="002A0717">
        <w:rPr>
          <w:rStyle w:val="StyleUnderline"/>
        </w:rPr>
        <w:t>Eventually, after more scientific research, it was widely accepted that damage to the ozone layer would be harmful both to human health and the environment, which was the turning point in creating both a domestic and international coalition that was powerful enough to create the international regulations</w:t>
      </w:r>
      <w:r>
        <w:t xml:space="preserve"> (Benedick 1991, 22). </w:t>
      </w:r>
      <w:r w:rsidRPr="002A0717">
        <w:rPr>
          <w:rStyle w:val="StyleUnderline"/>
        </w:rPr>
        <w:t>In addition, collaboration between scientists and government officials was critical in that scientists provided them with clear measures that were needed to prevent further ozone depletion (Benedick 1991, 5). Conclusive scientific evidence was the motor that propelled the U.S. to demand international regulation on ODSs, and without it there will be little incentive for any future environmental regulation.</w:t>
      </w:r>
    </w:p>
    <w:p w14:paraId="4818FCFC" w14:textId="77777777" w:rsidR="00684B80" w:rsidRPr="003E086E" w:rsidRDefault="00684B80" w:rsidP="00684B80">
      <w:pPr>
        <w:rPr>
          <w:rStyle w:val="Emphasis"/>
        </w:rPr>
      </w:pPr>
      <w:r>
        <w:t xml:space="preserve">Besides illustrating the conditions necessary for domestic consensus, </w:t>
      </w:r>
      <w:r w:rsidRPr="009F27B4">
        <w:rPr>
          <w:rStyle w:val="StyleUnderline"/>
        </w:rPr>
        <w:t>the Montreal Protocol demonstrates how American hegemony can influence international environmental regime building and how it can preserve American interests for the future</w:t>
      </w:r>
      <w:r>
        <w:t xml:space="preserve">. As argued earlier, </w:t>
      </w:r>
      <w:r w:rsidRPr="009F27B4">
        <w:rPr>
          <w:rStyle w:val="StyleUnderline"/>
        </w:rPr>
        <w:t>U.S. leadership is necessary in creating successful international environmental legislation, and the Montreal Protocol was no exception (Ivanova 2008, 59). Because the U.S. emitted the largest amount of ODSs and greenhouse gases, other states would have felt exploited if the U.S. did not participate in ODS regulation</w:t>
      </w:r>
      <w:r>
        <w:t xml:space="preserve"> (Benedick 1991, 206). Instead, “the US [sic] government set the example by being the first to take regulatory action against the suspect chemicals,” which encouraged other states to participate as well (Benedick 1991, 206). </w:t>
      </w:r>
      <w:r w:rsidRPr="003E086E">
        <w:rPr>
          <w:rStyle w:val="StyleUnderline"/>
        </w:rPr>
        <w:t>The U.S. went beyond this, however, as they threatened trade restrictions against nations that did not take responsibility for emissions and “made certain that the implications of this threat were not lost on foreign governments, pointing out that there might be a price to pay for not joining in meaningful efforts to protect the ozone layer</w:t>
      </w:r>
      <w:r>
        <w:t xml:space="preserve">” (Benedick 1991, 29). </w:t>
      </w:r>
      <w:r w:rsidRPr="003E086E">
        <w:rPr>
          <w:rStyle w:val="StyleUnderline"/>
        </w:rPr>
        <w:t>The U.S. was able to apply pressure because of the American economy’s “nodal position” that “affords it a unique opportunity to use economic pressure in the pursuit of environmental objectives”</w:t>
      </w:r>
      <w:r>
        <w:t xml:space="preserve"> (Falkner 2005, 590). </w:t>
      </w:r>
      <w:r w:rsidRPr="003E086E">
        <w:rPr>
          <w:rStyle w:val="StyleUnderline"/>
        </w:rPr>
        <w:t xml:space="preserve">Restricting trade with other countries was an asymmetrical threat, as other countries could not individually create the same level of restrictions. In these ways, </w:t>
      </w:r>
      <w:r w:rsidRPr="003E086E">
        <w:rPr>
          <w:rStyle w:val="Emphasis"/>
        </w:rPr>
        <w:t>American hegemony allowed the U.S. to do more to form an international coalition against ozone depletion than any other single nation could have done.</w:t>
      </w:r>
    </w:p>
    <w:p w14:paraId="01AE366D" w14:textId="77777777" w:rsidR="00684B80" w:rsidRDefault="00684B80" w:rsidP="00684B80">
      <w:r>
        <w:t xml:space="preserve">Because of American leadership on the treaty, the </w:t>
      </w:r>
      <w:r w:rsidRPr="000D6139">
        <w:rPr>
          <w:rStyle w:val="StyleUnderline"/>
        </w:rPr>
        <w:t>Montreal Protocol institutionalized American interests for the future, even in a fairly narrow area of regulation. The primary benefit of the U.S.’s role in the Montreal Protocol was that it allowed American chemical companies to have an advantage in the international market, as their greater resources and early research on alternatives allowed them to “capture” the market for the chemicals that replaced ODS</w:t>
      </w:r>
      <w:r>
        <w:t xml:space="preserve">s, which gave them a long-term advantage (Benedick 1991, 206). Furthermore, the U.S. established itself as a leader on the issue, ensuring that any </w:t>
      </w:r>
      <w:r>
        <w:lastRenderedPageBreak/>
        <w:t xml:space="preserve">future international ozone agreement must be agreed upon with the U.S. </w:t>
      </w:r>
      <w:r w:rsidRPr="001D5CB0">
        <w:rPr>
          <w:rStyle w:val="StyleUnderline"/>
        </w:rPr>
        <w:t>This power, though less tangible than the business advantage, guaranteed long-term American influence on the subject and afforded the U.S. the opportunity to shape future regulations in favor of American interests. In this case, besides protecting global human and environmental health, American hegemony secured American interests that would not have been assured otherwise</w:t>
      </w:r>
      <w:r>
        <w:t xml:space="preserve">. For environmentalists who want to stop climate change and for policymakers who realize that American power is temporary, the Montreal Protocol, under an analysis similar to Falkner’s, offers the foundation of a plan to institutionalize an American approach to climate change. </w:t>
      </w:r>
      <w:r w:rsidRPr="00D0635E">
        <w:rPr>
          <w:rStyle w:val="StyleUnderline"/>
        </w:rPr>
        <w:t>In order to use American hegemony to create an international treaty that attacks climate change while securing American interests, these environmentalists and policymakers must work to establish certain domestic conditions that will favor multilateralism.</w:t>
      </w:r>
      <w:r>
        <w:t xml:space="preserve"> There is already government-funded climate change research, but </w:t>
      </w:r>
      <w:r w:rsidRPr="00D0635E">
        <w:rPr>
          <w:rStyle w:val="StyleUnderline"/>
        </w:rPr>
        <w:t>this should be expanded and protected because without scientific evidence, it will be impossible to defend against those who believe international regulation is unnecessary.</w:t>
      </w:r>
      <w:r>
        <w:t xml:space="preserve"> Without this evidence, it will also be difficult to know which measures will be most effective in alleviating climate change. This information should be widely spread throughout the media and in information campaigns, which will help garner public support. Finally, although adjusting to regulations may be difficult for American companies, it will be much easier for them than for companies in other countries.</w:t>
      </w:r>
    </w:p>
    <w:p w14:paraId="136AB623" w14:textId="77777777" w:rsidR="00684B80" w:rsidRPr="00D0635E" w:rsidRDefault="00684B80" w:rsidP="00684B80">
      <w:pPr>
        <w:rPr>
          <w:rStyle w:val="StyleUnderline"/>
        </w:rPr>
      </w:pPr>
      <w:r w:rsidRPr="00D0635E">
        <w:rPr>
          <w:rStyle w:val="StyleUnderline"/>
        </w:rPr>
        <w:t xml:space="preserve">This perspective should be discussed with major companies, and policymakers should listen to what the central industry stakeholders would like to see in a climate deal. This will help the climate treaty maximize American business interests and win industrial support. Currently, the U.S. is in a unique position in which they are simultaneously in the best position from which to act on environmental issues and powerful enough to ignore environmental issues entirely and suffer few consequences. However, acting now would speed international progress and environmental safety while protecting the U.S. </w:t>
      </w:r>
    </w:p>
    <w:p w14:paraId="7FDA1B94" w14:textId="77777777" w:rsidR="00684B80" w:rsidRPr="00FF597F" w:rsidRDefault="00684B80" w:rsidP="00684B80">
      <w:pPr>
        <w:pStyle w:val="Heading3"/>
        <w:rPr>
          <w:rFonts w:cs="Times New Roman"/>
        </w:rPr>
      </w:pPr>
      <w:r>
        <w:rPr>
          <w:rFonts w:cs="Times New Roman"/>
        </w:rPr>
        <w:lastRenderedPageBreak/>
        <w:t xml:space="preserve">Sci Literacy - </w:t>
      </w:r>
      <w:r w:rsidRPr="00FF597F">
        <w:rPr>
          <w:rFonts w:cs="Times New Roman"/>
        </w:rPr>
        <w:t>AT: Too Late Solve Climate</w:t>
      </w:r>
    </w:p>
    <w:p w14:paraId="6D60FCD1" w14:textId="77777777" w:rsidR="00684B80" w:rsidRPr="00FF597F" w:rsidRDefault="00684B80" w:rsidP="00684B80">
      <w:pPr>
        <w:pStyle w:val="Heading4"/>
        <w:rPr>
          <w:rFonts w:cs="Times New Roman"/>
        </w:rPr>
      </w:pPr>
      <w:r w:rsidRPr="00FF597F">
        <w:rPr>
          <w:rFonts w:cs="Times New Roman"/>
        </w:rPr>
        <w:t>Slowing rate can avoid mass species extinctions</w:t>
      </w:r>
    </w:p>
    <w:p w14:paraId="3CCFC81A" w14:textId="77777777" w:rsidR="00684B80" w:rsidRPr="00FF597F" w:rsidRDefault="00684B80" w:rsidP="00684B80">
      <w:r w:rsidRPr="00FF597F">
        <w:rPr>
          <w:b/>
          <w:bCs/>
          <w:sz w:val="26"/>
          <w:szCs w:val="26"/>
        </w:rPr>
        <w:t>Rice, Weather/Climate/Science Reporter, 20</w:t>
      </w:r>
      <w:r w:rsidRPr="00FF597F">
        <w:t xml:space="preserve"> (Doyle Rice, Weather/Climate/Science Reporter, Feb. 14, 2020, USA Today, “One-third of all plant and animal species could be extinct in 50 years, study warns”, </w:t>
      </w:r>
      <w:hyperlink r:id="rId158" w:history="1">
        <w:r w:rsidRPr="00FF597F">
          <w:rPr>
            <w:rStyle w:val="Hyperlink"/>
          </w:rPr>
          <w:t>https://www.usatoday.com/story/news/nation/2020/02/14/climate-change-study-plant-animal-extinction/4760646002/</w:t>
        </w:r>
      </w:hyperlink>
      <w:r w:rsidRPr="00FF597F">
        <w:t>, accessed 7/1/20, EM)</w:t>
      </w:r>
    </w:p>
    <w:p w14:paraId="0A3C4FC3" w14:textId="77777777" w:rsidR="00684B80" w:rsidRPr="00FF597F" w:rsidRDefault="00684B80" w:rsidP="00684B80">
      <w:r w:rsidRPr="00FF597F">
        <w:rPr>
          <w:rStyle w:val="StyleUnderline"/>
        </w:rPr>
        <w:t>One-third of all animal and plant species on the planet could face extinction by 2070 due to climate change</w:t>
      </w:r>
      <w:r w:rsidRPr="00FF597F">
        <w:t>, a new study warns.</w:t>
      </w:r>
    </w:p>
    <w:p w14:paraId="46CC95CD" w14:textId="77777777" w:rsidR="00684B80" w:rsidRPr="00FF597F" w:rsidRDefault="00684B80" w:rsidP="00684B80">
      <w:pPr>
        <w:rPr>
          <w:rStyle w:val="StyleUnderline"/>
        </w:rPr>
      </w:pPr>
      <w:r w:rsidRPr="00FF597F">
        <w:rPr>
          <w:rStyle w:val="StyleUnderline"/>
        </w:rPr>
        <w:t>Researchers studied recent extinctions from climate change to estimate how many species would be lost over the next 50 years.</w:t>
      </w:r>
    </w:p>
    <w:p w14:paraId="319BA886" w14:textId="77777777" w:rsidR="00684B80" w:rsidRPr="00FF597F" w:rsidRDefault="00684B80" w:rsidP="00684B80">
      <w:r w:rsidRPr="00FF597F">
        <w:t xml:space="preserve">Specifically, </w:t>
      </w:r>
      <w:r w:rsidRPr="00FF597F">
        <w:rPr>
          <w:rStyle w:val="StyleUnderline"/>
        </w:rPr>
        <w:t>scientists from the University of Arizona studied data from 538 species at 581 sites around the world and focused on plant and animal species that were surveyed at the same sites over time, at least 10 years apart</w:t>
      </w:r>
      <w:r w:rsidRPr="00FF597F">
        <w:t>.</w:t>
      </w:r>
    </w:p>
    <w:p w14:paraId="3B9CE85C" w14:textId="77777777" w:rsidR="00684B80" w:rsidRPr="00FF597F" w:rsidRDefault="00684B80" w:rsidP="00684B80">
      <w:r w:rsidRPr="00FF597F">
        <w:t>"</w:t>
      </w:r>
      <w:r w:rsidRPr="00FF597F">
        <w:rPr>
          <w:rStyle w:val="StyleUnderline"/>
        </w:rPr>
        <w:t>By analyzing the change in 19 climatic variables at each site, we could determine which variables drive local extinctions and how much change a population can tolerate without going extinct</w:t>
      </w:r>
      <w:r w:rsidRPr="00FF597F">
        <w:t>," said Cristian Román-Palacios, of the department of ecology and evolutionary biology at the University of Arizona, in a statement.</w:t>
      </w:r>
    </w:p>
    <w:p w14:paraId="0D8AD66F" w14:textId="77777777" w:rsidR="00684B80" w:rsidRPr="00FF597F" w:rsidRDefault="00684B80" w:rsidP="00684B80">
      <w:r w:rsidRPr="00FF597F">
        <w:t>"We also estimated how quickly populations can move to try and escape rising temperatures.</w:t>
      </w:r>
    </w:p>
    <w:p w14:paraId="22511EF7" w14:textId="77777777" w:rsidR="00684B80" w:rsidRPr="00FF597F" w:rsidRDefault="00684B80" w:rsidP="00684B80">
      <w:r w:rsidRPr="00FF597F">
        <w:t>"When we put all of these pieces of information together for each species, we can come up with detailed estimates of global extinction rates for hundreds of plant and animal species."</w:t>
      </w:r>
    </w:p>
    <w:p w14:paraId="1D1DBDE1" w14:textId="77777777" w:rsidR="00684B80" w:rsidRPr="00FF597F" w:rsidRDefault="00684B80" w:rsidP="00684B80">
      <w:r w:rsidRPr="00FF597F">
        <w:rPr>
          <w:rStyle w:val="StyleUnderline"/>
        </w:rPr>
        <w:t>Globally, up to 1 million species are at risk of extinction because of human activities, according to a United Nations report released in May. Many experts say a “</w:t>
      </w:r>
      <w:r w:rsidRPr="00FF597F">
        <w:rPr>
          <w:rStyle w:val="Emphasis"/>
        </w:rPr>
        <w:t>mass extinction event”</w:t>
      </w:r>
      <w:r w:rsidRPr="00FF597F">
        <w:rPr>
          <w:rStyle w:val="StyleUnderline"/>
        </w:rPr>
        <w:t xml:space="preserve"> – only the sixth in the past half-billion years – </w:t>
      </w:r>
      <w:r w:rsidRPr="00FF597F">
        <w:rPr>
          <w:rStyle w:val="Emphasis"/>
        </w:rPr>
        <w:t>is already underway</w:t>
      </w:r>
      <w:r w:rsidRPr="00FF597F">
        <w:t>.</w:t>
      </w:r>
    </w:p>
    <w:p w14:paraId="190A138B" w14:textId="77777777" w:rsidR="00684B80" w:rsidRPr="00FF597F" w:rsidRDefault="00684B80" w:rsidP="00684B80">
      <w:r w:rsidRPr="00FF597F">
        <w:t>This study found that maximum annual temperatures – the highest daily highs in summer – are the key variable that best explains whether a species will go extinct.</w:t>
      </w:r>
    </w:p>
    <w:p w14:paraId="329C74D1" w14:textId="77777777" w:rsidR="00684B80" w:rsidRPr="00FF597F" w:rsidRDefault="00684B80" w:rsidP="00684B80">
      <w:r w:rsidRPr="00FF597F">
        <w:t>Previous studies have focused on migration to cooler habitats as a way for species to "escape" from warming climates. However, this study found that most species won't be able to do this quickly enough to avoid extinction, based on their past rates of movement.</w:t>
      </w:r>
    </w:p>
    <w:p w14:paraId="373A4E0B" w14:textId="77777777" w:rsidR="00684B80" w:rsidRPr="00FF597F" w:rsidRDefault="00684B80" w:rsidP="00684B80">
      <w:pPr>
        <w:rPr>
          <w:rStyle w:val="StyleUnderline"/>
        </w:rPr>
      </w:pPr>
      <w:r w:rsidRPr="00FF597F">
        <w:t xml:space="preserve">Instead, </w:t>
      </w:r>
      <w:r w:rsidRPr="00FF597F">
        <w:rPr>
          <w:rStyle w:val="StyleUnderline"/>
        </w:rPr>
        <w:t>researchers found that many species were able to tolerate some increases in maximum temperatures, but only up to a point.</w:t>
      </w:r>
    </w:p>
    <w:p w14:paraId="52D0C6D9" w14:textId="77777777" w:rsidR="00684B80" w:rsidRPr="00FF597F" w:rsidRDefault="00684B80" w:rsidP="00684B80">
      <w:r w:rsidRPr="00FF597F">
        <w:t xml:space="preserve">They found that about </w:t>
      </w:r>
      <w:r w:rsidRPr="00FF597F">
        <w:rPr>
          <w:rStyle w:val="StyleUnderline"/>
        </w:rPr>
        <w:t>50% of the species had local extinctions if maximum temperatures increased by more than 0.9 degrees Fahrenheit, and up to 95% if temperatures increased by more than 5.2 degrees Fahrenheit</w:t>
      </w:r>
      <w:r w:rsidRPr="00FF597F">
        <w:t>.</w:t>
      </w:r>
    </w:p>
    <w:p w14:paraId="2E695E48" w14:textId="77777777" w:rsidR="00684B80" w:rsidRPr="00FF597F" w:rsidRDefault="00684B80" w:rsidP="00684B80">
      <w:r w:rsidRPr="00FF597F">
        <w:t>Projections of species loss depend on how much climate will warm in the future.</w:t>
      </w:r>
    </w:p>
    <w:p w14:paraId="1B52B5C4" w14:textId="77777777" w:rsidR="00684B80" w:rsidRPr="00FF597F" w:rsidRDefault="00684B80" w:rsidP="00684B80">
      <w:r w:rsidRPr="00FF597F">
        <w:lastRenderedPageBreak/>
        <w:t>"</w:t>
      </w:r>
      <w:r w:rsidRPr="00FF597F">
        <w:rPr>
          <w:rStyle w:val="StyleUnderline"/>
        </w:rPr>
        <w:t>If we stick to the Paris Agreement to combat climate change, we may lose fewer than 2 out of every 10 plant and animal species on Earth by 2070</w:t>
      </w:r>
      <w:r w:rsidRPr="00FF597F">
        <w:t>," said study co-author John J. Wiens of the University of Arizona.</w:t>
      </w:r>
    </w:p>
    <w:p w14:paraId="4F13F03A" w14:textId="77777777" w:rsidR="00684B80" w:rsidRPr="00FF597F" w:rsidRDefault="00684B80" w:rsidP="00684B80">
      <w:pPr>
        <w:rPr>
          <w:rStyle w:val="StyleUnderline"/>
        </w:rPr>
      </w:pPr>
      <w:r w:rsidRPr="00FF597F">
        <w:rPr>
          <w:rStyle w:val="StyleUnderline"/>
        </w:rPr>
        <w:t>"But if humans cause larger temperature increases, we could lose more than a third or even half of all animal and plant species, based on our results."</w:t>
      </w:r>
    </w:p>
    <w:p w14:paraId="4AF3BA9C" w14:textId="77777777" w:rsidR="00684B80" w:rsidRPr="00FF597F" w:rsidRDefault="00684B80" w:rsidP="00684B80">
      <w:r w:rsidRPr="00FF597F">
        <w:t>The study was published this week in the peer-reviewed journal Proceedings of the National Academy of Sciences.</w:t>
      </w:r>
    </w:p>
    <w:p w14:paraId="034ACED6" w14:textId="77777777" w:rsidR="00684B80" w:rsidRPr="00FF597F" w:rsidRDefault="00684B80" w:rsidP="00684B80"/>
    <w:p w14:paraId="67EDAB40" w14:textId="77777777" w:rsidR="00684B80" w:rsidRPr="00FF597F" w:rsidRDefault="00684B80" w:rsidP="00684B80">
      <w:pPr>
        <w:pStyle w:val="Heading2"/>
        <w:rPr>
          <w:rFonts w:cs="Times New Roman"/>
        </w:rPr>
      </w:pPr>
      <w:r w:rsidRPr="00FF597F">
        <w:rPr>
          <w:rFonts w:cs="Times New Roman"/>
        </w:rPr>
        <w:lastRenderedPageBreak/>
        <w:t>Solvency</w:t>
      </w:r>
    </w:p>
    <w:p w14:paraId="23CFA958" w14:textId="77777777" w:rsidR="00684B80" w:rsidRPr="00FF597F" w:rsidRDefault="00684B80" w:rsidP="00684B80">
      <w:pPr>
        <w:pStyle w:val="Heading3"/>
        <w:rPr>
          <w:rFonts w:cs="Times New Roman"/>
        </w:rPr>
      </w:pPr>
      <w:r w:rsidRPr="00FF597F">
        <w:rPr>
          <w:rFonts w:cs="Times New Roman"/>
        </w:rPr>
        <w:lastRenderedPageBreak/>
        <w:t>Solves all 3 advantages</w:t>
      </w:r>
    </w:p>
    <w:p w14:paraId="537A8762" w14:textId="77777777" w:rsidR="00684B80" w:rsidRPr="00FF597F" w:rsidRDefault="00684B80" w:rsidP="00684B80">
      <w:pPr>
        <w:pStyle w:val="Heading4"/>
        <w:rPr>
          <w:rFonts w:cs="Times New Roman"/>
        </w:rPr>
      </w:pPr>
      <w:r w:rsidRPr="00FF597F">
        <w:rPr>
          <w:rFonts w:cs="Times New Roman"/>
        </w:rPr>
        <w:t>National reforms and oversight crucial to address wrongful convictions, restore credibility and improve overall scientific literacy</w:t>
      </w:r>
    </w:p>
    <w:p w14:paraId="1EA894E4" w14:textId="77777777" w:rsidR="00684B80" w:rsidRPr="00FF597F" w:rsidRDefault="00684B80" w:rsidP="00684B80">
      <w:r w:rsidRPr="00FF597F">
        <w:rPr>
          <w:rStyle w:val="Style13ptBold"/>
        </w:rPr>
        <w:t>Kafadar, Statistics Professor University of Virginia and Mazza, Committee on Science, Technology and Law Chair National Academy of Sciences, 15</w:t>
      </w:r>
    </w:p>
    <w:p w14:paraId="4464C3F2" w14:textId="77777777" w:rsidR="00684B80" w:rsidRPr="00FF597F" w:rsidRDefault="00684B80" w:rsidP="00684B80">
      <w:r w:rsidRPr="00FF597F">
        <w:t xml:space="preserve">(Karen Kafedar a member of the Forensic Science Standards Board and Anne-Marie Mazza a former senior program officer with both committee on science engineering and public policy, LiveScience, “Using Faulty Forensic Science, Courts Fail the Innocent (Op-Ed),” </w:t>
      </w:r>
      <w:hyperlink r:id="rId159" w:history="1">
        <w:r w:rsidRPr="00FF597F">
          <w:rPr>
            <w:rStyle w:val="Hyperlink"/>
          </w:rPr>
          <w:t>https://www.livescience.com/49929-faulty-forensic-science-failing-united-states-court-system.html</w:t>
        </w:r>
      </w:hyperlink>
      <w:r w:rsidRPr="00FF597F">
        <w:t xml:space="preserve"> /Accessed 6-25-2020/ WY)</w:t>
      </w:r>
    </w:p>
    <w:p w14:paraId="68BE01F0" w14:textId="77777777" w:rsidR="00684B80" w:rsidRPr="00FF597F" w:rsidRDefault="00684B80" w:rsidP="00684B80">
      <w:r w:rsidRPr="00FF597F">
        <w:t>Protecting the innocent</w:t>
      </w:r>
    </w:p>
    <w:p w14:paraId="5C5D4B06" w14:textId="77777777" w:rsidR="00684B80" w:rsidRPr="00FF597F" w:rsidRDefault="00684B80" w:rsidP="00684B80">
      <w:r w:rsidRPr="00FF597F">
        <w:rPr>
          <w:rStyle w:val="StyleUnderline"/>
        </w:rPr>
        <w:t>It is important to recognize that errors arising from overreaching interpretations of forensic evidence can have serious consequences. If forensic evidence or eyewitness identification incorrectly implicates an innocent person in a crime, the innocent person is unfairly (and immorally) convicted, and possibly incarcerated for years. DNA evidence has revealed erroneous findings from other types of forensic evidence and led to the reversal of more than 300 cases, freeing innocent individuals who were unfairly found guilty and spent decades in prison</w:t>
      </w:r>
      <w:r w:rsidRPr="00FF597F">
        <w:t xml:space="preserve">, says the Innocence Project. </w:t>
      </w:r>
      <w:r w:rsidRPr="00FF597F">
        <w:rPr>
          <w:rStyle w:val="StyleUnderline"/>
        </w:rPr>
        <w:t>Worse, with false evidence, the guilty person is free to conduct additional crimes; in roughly half of the overturned cases, the new evidence led to the conviction of the person who actually committed the crime.</w:t>
      </w:r>
      <w:r w:rsidRPr="00FF597F">
        <w:t xml:space="preserve"> [Innocent Suspects Confess Under Pressure ]</w:t>
      </w:r>
    </w:p>
    <w:p w14:paraId="0214022B" w14:textId="77777777" w:rsidR="00684B80" w:rsidRPr="00FF597F" w:rsidRDefault="00684B80" w:rsidP="00684B80">
      <w:r w:rsidRPr="00FF597F">
        <w:t>Mistaken eyewitnesses were present in more than 70 percent of these false accusations. For examples of mistaken eyewitness identification, see "Convicting the Innocent: Where Criminal Prosecutions Go Wrong" (Harvard University Press, 2011). For an assessment of eyewitness identification research, see the National Research Council report titled "Identifying the Culprit: Assessing of Eyewitness Identification" (National Academies Press, 2014).</w:t>
      </w:r>
    </w:p>
    <w:p w14:paraId="54A3EF0E" w14:textId="77777777" w:rsidR="00684B80" w:rsidRPr="00FF597F" w:rsidRDefault="00684B80" w:rsidP="00684B80">
      <w:pPr>
        <w:rPr>
          <w:rStyle w:val="StyleUnderline"/>
        </w:rPr>
      </w:pPr>
      <w:r w:rsidRPr="00FF597F">
        <w:rPr>
          <w:rStyle w:val="StyleUnderline"/>
        </w:rPr>
        <w:t>When those falsely convicted individuals are exonerated by DNA evidence, news reports of the exonerations lead the general public to question the validity of procedures used by the criminal justice system, overshadowing the system's many other positive impacts</w:t>
      </w:r>
      <w:r w:rsidRPr="00FF597F">
        <w:t xml:space="preserve">. The 2009 report also emphasized that </w:t>
      </w:r>
      <w:r w:rsidRPr="00FF597F">
        <w:rPr>
          <w:rStyle w:val="StyleUnderline"/>
        </w:rPr>
        <w:t>results of tests on forensic evidence</w:t>
      </w:r>
      <w:r w:rsidRPr="00FF597F">
        <w:t xml:space="preserve"> (e.g., fingerprint comparisons, source of bite marks) </w:t>
      </w:r>
      <w:r w:rsidRPr="00FF597F">
        <w:rPr>
          <w:rStyle w:val="StyleUnderline"/>
        </w:rPr>
        <w:t>need to be clear and transparent, and independent of law enforcement, to limit the effects of unintentional bias.</w:t>
      </w:r>
    </w:p>
    <w:p w14:paraId="3016D836" w14:textId="77777777" w:rsidR="00684B80" w:rsidRPr="00FF597F" w:rsidRDefault="00684B80" w:rsidP="00684B80">
      <w:pPr>
        <w:rPr>
          <w:rStyle w:val="StyleUnderline"/>
        </w:rPr>
      </w:pPr>
      <w:r w:rsidRPr="00FF597F">
        <w:rPr>
          <w:rStyle w:val="StyleUnderline"/>
        </w:rPr>
        <w:t>A path toward better forensics</w:t>
      </w:r>
    </w:p>
    <w:p w14:paraId="77715E37" w14:textId="77777777" w:rsidR="00684B80" w:rsidRPr="00FF597F" w:rsidRDefault="00684B80" w:rsidP="00684B80">
      <w:pPr>
        <w:rPr>
          <w:rStyle w:val="StyleUnderline"/>
        </w:rPr>
      </w:pPr>
      <w:r w:rsidRPr="00FF597F">
        <w:t>The NCFS and OSAC are beginning</w:t>
      </w:r>
      <w:r w:rsidRPr="00FF597F">
        <w:rPr>
          <w:rStyle w:val="StyleUnderline"/>
        </w:rPr>
        <w:t xml:space="preserve"> to address the underlying causes of such errors by recommending more scientific research into the validity and reliability of specific forms of forensic evidence, such as:</w:t>
      </w:r>
    </w:p>
    <w:p w14:paraId="53385293" w14:textId="77777777" w:rsidR="00684B80" w:rsidRPr="00FF597F" w:rsidRDefault="00684B80" w:rsidP="00684B80">
      <w:pPr>
        <w:rPr>
          <w:rStyle w:val="StyleUnderline"/>
        </w:rPr>
      </w:pPr>
      <w:r w:rsidRPr="00FF597F">
        <w:rPr>
          <w:rStyle w:val="StyleUnderline"/>
        </w:rPr>
        <w:t>Quantifying the uncertainty in forensic analyses</w:t>
      </w:r>
    </w:p>
    <w:p w14:paraId="32C4AF24" w14:textId="77777777" w:rsidR="00684B80" w:rsidRPr="00FF597F" w:rsidRDefault="00684B80" w:rsidP="00684B80">
      <w:pPr>
        <w:rPr>
          <w:rStyle w:val="StyleUnderline"/>
        </w:rPr>
      </w:pPr>
      <w:r w:rsidRPr="00FF597F">
        <w:rPr>
          <w:rStyle w:val="StyleUnderline"/>
        </w:rPr>
        <w:t>Investigating effects of human bias, variability and errors in forensic examinations, and the establishment of well-validated procedures for reducing such effects in practice</w:t>
      </w:r>
    </w:p>
    <w:p w14:paraId="3E7FB479" w14:textId="77777777" w:rsidR="00684B80" w:rsidRPr="00FF597F" w:rsidRDefault="00684B80" w:rsidP="00684B80">
      <w:pPr>
        <w:rPr>
          <w:rStyle w:val="StyleUnderline"/>
        </w:rPr>
      </w:pPr>
      <w:r w:rsidRPr="00FF597F">
        <w:rPr>
          <w:rStyle w:val="StyleUnderline"/>
        </w:rPr>
        <w:t>Increasing transparency and standardization of operations in crime laboratories</w:t>
      </w:r>
    </w:p>
    <w:p w14:paraId="443B48DE" w14:textId="77777777" w:rsidR="00684B80" w:rsidRPr="00FF597F" w:rsidRDefault="00684B80" w:rsidP="00684B80">
      <w:pPr>
        <w:rPr>
          <w:rStyle w:val="StyleUnderline"/>
        </w:rPr>
      </w:pPr>
      <w:r w:rsidRPr="00FF597F">
        <w:rPr>
          <w:rStyle w:val="StyleUnderline"/>
        </w:rPr>
        <w:lastRenderedPageBreak/>
        <w:t>Developing certification standards for forensic practitioners and accreditation programs for crime laboratories</w:t>
      </w:r>
    </w:p>
    <w:p w14:paraId="31674E5B" w14:textId="77777777" w:rsidR="00684B80" w:rsidRPr="00FF597F" w:rsidRDefault="00684B80" w:rsidP="00684B80">
      <w:pPr>
        <w:rPr>
          <w:rStyle w:val="StyleUnderline"/>
        </w:rPr>
      </w:pPr>
      <w:r w:rsidRPr="00FF597F">
        <w:rPr>
          <w:rStyle w:val="StyleUnderline"/>
        </w:rPr>
        <w:t>Developing standard terminology for reporting forensic evidence and presenting testimony</w:t>
      </w:r>
    </w:p>
    <w:p w14:paraId="6335CD80" w14:textId="77777777" w:rsidR="00684B80" w:rsidRPr="00FF597F" w:rsidRDefault="00684B80" w:rsidP="00684B80">
      <w:pPr>
        <w:rPr>
          <w:rStyle w:val="StyleUnderline"/>
        </w:rPr>
      </w:pPr>
      <w:r w:rsidRPr="00FF597F">
        <w:rPr>
          <w:rStyle w:val="StyleUnderline"/>
        </w:rPr>
        <w:t>Expanding training and oversight of forensics programs</w:t>
      </w:r>
    </w:p>
    <w:p w14:paraId="22199C8A" w14:textId="77777777" w:rsidR="00684B80" w:rsidRPr="00FF597F" w:rsidRDefault="00684B80" w:rsidP="00684B80">
      <w:pPr>
        <w:rPr>
          <w:rStyle w:val="StyleUnderline"/>
        </w:rPr>
      </w:pPr>
      <w:r w:rsidRPr="00FF597F">
        <w:rPr>
          <w:rStyle w:val="StyleUnderline"/>
        </w:rPr>
        <w:t>And</w:t>
      </w:r>
      <w:r w:rsidRPr="00FF597F">
        <w:t xml:space="preserve"> most importantly, </w:t>
      </w:r>
      <w:r w:rsidRPr="00FF597F">
        <w:rPr>
          <w:rStyle w:val="StyleUnderline"/>
        </w:rPr>
        <w:t>conducting scientific research on validation, reliability and reproducibility of forensic procedures</w:t>
      </w:r>
    </w:p>
    <w:p w14:paraId="4B972955" w14:textId="77777777" w:rsidR="00684B80" w:rsidRPr="00FF597F" w:rsidRDefault="00684B80" w:rsidP="00684B80">
      <w:r w:rsidRPr="00FF597F">
        <w:rPr>
          <w:rStyle w:val="StyleUnderline"/>
        </w:rPr>
        <w:t xml:space="preserve">These efforts need well-documented and validated research that has been subjected to rigorous review by the scientific community. </w:t>
      </w:r>
      <w:r w:rsidRPr="00FF597F">
        <w:t>To that end, a statement from the NCFS Scientific Inquiry and Research Subcommittee presents criteria for assessing scientific literature for its consistency with scientific principles.</w:t>
      </w:r>
    </w:p>
    <w:p w14:paraId="01197B7F" w14:textId="77777777" w:rsidR="00684B80" w:rsidRPr="00FF597F" w:rsidRDefault="00684B80" w:rsidP="00684B80">
      <w:r w:rsidRPr="00FF597F">
        <w:rPr>
          <w:rStyle w:val="StyleUnderline"/>
        </w:rPr>
        <w:t>Without such reform, what will happen</w:t>
      </w:r>
      <w:r w:rsidRPr="00FF597F">
        <w:t>? As Judge H.T. Edwards of the U.S. Court of Appeals for the District of Columbia Circuit noted in his comments at NCFS's inaugural meeting on Feb. 3, 2014:</w:t>
      </w:r>
    </w:p>
    <w:p w14:paraId="49A373E7" w14:textId="77777777" w:rsidR="00684B80" w:rsidRPr="00FF597F" w:rsidRDefault="00684B80" w:rsidP="00684B80">
      <w:r w:rsidRPr="00FF597F">
        <w:t>"</w:t>
      </w:r>
      <w:r w:rsidRPr="00FF597F">
        <w:rPr>
          <w:rStyle w:val="StyleUnderline"/>
        </w:rPr>
        <w:t>Absent meaningful action by scientists and forensic analysts, the courts will continue to admit forensic evidence in criminal trials, without regard to its scientific validity and reliability. Why? Because precedent supports this practice</w:t>
      </w:r>
      <w:r w:rsidRPr="00FF597F">
        <w:t>. Yes, there have been a few trial court decisions that have limited the admission of some forensic evidence, but, to date, there has not been a single federal court of appeals decision that has curbed its admissibility."</w:t>
      </w:r>
    </w:p>
    <w:p w14:paraId="1EA24AAD" w14:textId="77777777" w:rsidR="00684B80" w:rsidRPr="00FF597F" w:rsidRDefault="00684B80" w:rsidP="00684B80">
      <w:pPr>
        <w:rPr>
          <w:rStyle w:val="StyleUnderline"/>
        </w:rPr>
      </w:pPr>
      <w:r w:rsidRPr="00FF597F">
        <w:rPr>
          <w:rStyle w:val="StyleUnderline"/>
        </w:rPr>
        <w:t>Until such reform is implemented, errors will occur, innocent victims will be falsely accused while the true perpetrators continue to commit crimes, and the public ultimately will lose confidence in the criminal justice system.</w:t>
      </w:r>
    </w:p>
    <w:p w14:paraId="5317810C" w14:textId="77777777" w:rsidR="00684B80" w:rsidRPr="00FF597F" w:rsidRDefault="00684B80" w:rsidP="00684B80">
      <w:pPr>
        <w:rPr>
          <w:rStyle w:val="StyleUnderline"/>
        </w:rPr>
      </w:pPr>
      <w:r w:rsidRPr="00FF597F">
        <w:rPr>
          <w:rStyle w:val="StyleUnderline"/>
        </w:rPr>
        <w:t>Historically, new problems have stimulated scientific research. The proposed reforms to the forensic science field, which the legal and scientific communities are addressing together, can have lasting benefits, not only for increased accuracy in criminal investigations but also for advancing science.</w:t>
      </w:r>
    </w:p>
    <w:p w14:paraId="47BE9E06" w14:textId="77777777" w:rsidR="00684B80" w:rsidRPr="00FF597F" w:rsidRDefault="00684B80" w:rsidP="00684B80"/>
    <w:p w14:paraId="0C56B67B" w14:textId="77777777" w:rsidR="00D21CA4" w:rsidRDefault="00D21CA4" w:rsidP="00D21CA4">
      <w:pPr>
        <w:pStyle w:val="Heading3"/>
      </w:pPr>
      <w:r>
        <w:lastRenderedPageBreak/>
        <w:t>Congress Indep Agency Solvency Advocate</w:t>
      </w:r>
    </w:p>
    <w:p w14:paraId="75A33418" w14:textId="77777777" w:rsidR="00D21CA4" w:rsidRDefault="00D21CA4" w:rsidP="00D21CA4">
      <w:pPr>
        <w:pStyle w:val="Heading4"/>
      </w:pPr>
      <w:r>
        <w:t>Congress establishing an independent agency would solve</w:t>
      </w:r>
    </w:p>
    <w:p w14:paraId="11126B64" w14:textId="77777777" w:rsidR="00D21CA4" w:rsidRDefault="00D21CA4" w:rsidP="00D21CA4">
      <w:pPr>
        <w:rPr>
          <w:ins w:id="67" w:author="Adrienne Brovero" w:date="2020-07-06T17:51:00Z"/>
        </w:rPr>
      </w:pPr>
      <w:r w:rsidRPr="00A91084">
        <w:rPr>
          <w:rStyle w:val="Style13ptBold"/>
        </w:rPr>
        <w:t>Edwards</w:t>
      </w:r>
      <w:r>
        <w:rPr>
          <w:rStyle w:val="Style13ptBold"/>
        </w:rPr>
        <w:t>, United States Court of Appeals for the D.C. Circuit Senior Circuit Judge,</w:t>
      </w:r>
      <w:r w:rsidRPr="00A91084">
        <w:rPr>
          <w:rStyle w:val="Style13ptBold"/>
        </w:rPr>
        <w:t xml:space="preserve"> 9</w:t>
      </w:r>
      <w:r>
        <w:t xml:space="preserve"> </w:t>
      </w:r>
    </w:p>
    <w:p w14:paraId="0AAE99BF" w14:textId="77777777" w:rsidR="00D21CA4" w:rsidRDefault="00D21CA4" w:rsidP="00D21CA4">
      <w:r>
        <w:t xml:space="preserve">(Harry T. Edwards 3-18-09, Harry T. Edwards is a </w:t>
      </w:r>
      <w:r w:rsidRPr="00A91084">
        <w:t>Senior Circuit Judge and Chief Judge Emeritus</w:t>
      </w:r>
      <w:r>
        <w:t>.</w:t>
      </w:r>
      <w:r w:rsidRPr="00A91084">
        <w:t xml:space="preserve"> </w:t>
      </w:r>
      <w:r>
        <w:t xml:space="preserve">“STRENGTHENING FORENSIC SCIENCE IN THE UNITED STATES: A PATH FORWARD,” Latent Prints, </w:t>
      </w:r>
      <w:hyperlink r:id="rId160" w:history="1">
        <w:r w:rsidRPr="00985F70">
          <w:rPr>
            <w:rStyle w:val="Hyperlink"/>
          </w:rPr>
          <w:t>http://latent-prints.com/images/NAS%20Congressional%20Testimony%20Mar09.pdf</w:t>
        </w:r>
      </w:hyperlink>
      <w:r>
        <w:t xml:space="preserve"> pp. 9 ACCESSED 6/23/2020 BN)</w:t>
      </w:r>
    </w:p>
    <w:p w14:paraId="674CF3A0" w14:textId="77777777" w:rsidR="00D21CA4" w:rsidRDefault="00D21CA4" w:rsidP="00D21CA4">
      <w:pPr>
        <w:rPr>
          <w:ins w:id="68" w:author="Bao Nguyen" w:date="2020-07-06T15:30:00Z"/>
        </w:rPr>
      </w:pPr>
      <w:r w:rsidRPr="00CE44CC">
        <w:rPr>
          <w:rStyle w:val="StyleUnderline"/>
        </w:rPr>
        <w:t>CONGRESS SHOULD ESTABLISH A NEW, INDEPENDENT AGENCY – THE NATIONAL INSTITUTE FOR FORENSIC SCIENCE (“NIFS”) – TO OVERSEE THE FORENSIC SCIENCE COMMUNITY. The committee believes that what is needed to support and oversee the forensic science community is a new, strong, and independent entity that could take on the tasks that would be assigned to it in a manner that is as objective and free of bias as possible – one with no ties to the past and with the authority and resources to implement a fresh agenda designed to address the problems found by the committee and discussed in the report.</w:t>
      </w:r>
      <w:r>
        <w:t xml:space="preserve"> A new organization should not be encumbered by the assumptions, expectations, and deficiencies of the existing fragmented infrastructure, which has failed to address the needs and challenges of the forensic science disciplines. </w:t>
      </w:r>
    </w:p>
    <w:p w14:paraId="0E2B26A8" w14:textId="77777777" w:rsidR="00D21CA4" w:rsidRDefault="00D21CA4" w:rsidP="00D21CA4">
      <w:pPr>
        <w:rPr>
          <w:ins w:id="69" w:author="Bao Nguyen" w:date="2020-07-06T15:30:00Z"/>
        </w:rPr>
      </w:pPr>
      <w:r>
        <w:t xml:space="preserve">With these considerations in mind, the committee’s principal recommendation is that </w:t>
      </w:r>
      <w:r w:rsidRPr="00CE44CC">
        <w:rPr>
          <w:rStyle w:val="StyleUnderline"/>
        </w:rPr>
        <w:t>Congress should authorize and fund the creation of an independent federal entity, the National Institute of Forensic Science, or NIFS. This new agency should have a full-time administrator and an advisory board with members who have expertise in research and education, forensic science disciplines, the physical and life sciences, forensic pathology, engineering, information technology, measurements and standards, testing and evaluation, law, national security, and public policy.</w:t>
      </w:r>
      <w:r>
        <w:t xml:space="preserve"> </w:t>
      </w:r>
    </w:p>
    <w:p w14:paraId="2876B33B" w14:textId="77777777" w:rsidR="00D21CA4" w:rsidRDefault="00D21CA4" w:rsidP="00D21CA4">
      <w:pPr>
        <w:rPr>
          <w:ins w:id="70" w:author="Bao Nguyen" w:date="2020-07-06T15:30:00Z"/>
        </w:rPr>
      </w:pPr>
      <w:r>
        <w:t>NIFS, as the committee envisions it, will, as appropriate, establish, enforce, oversee, and/or encourage:</w:t>
      </w:r>
    </w:p>
    <w:p w14:paraId="6CC69AC0" w14:textId="77777777" w:rsidR="00D21CA4" w:rsidRDefault="00D21CA4" w:rsidP="00D21CA4">
      <w:pPr>
        <w:rPr>
          <w:ins w:id="71" w:author="Bao Nguyen" w:date="2020-07-06T15:30:00Z"/>
        </w:rPr>
      </w:pPr>
      <w:r>
        <w:t xml:space="preserve"> • </w:t>
      </w:r>
      <w:r w:rsidRPr="009703A7">
        <w:rPr>
          <w:rStyle w:val="StyleUnderline"/>
        </w:rPr>
        <w:t>best practices (including the enforcement of robust performance standards</w:t>
      </w:r>
      <w:r>
        <w:t>);</w:t>
      </w:r>
    </w:p>
    <w:p w14:paraId="1A2B9A0F" w14:textId="77777777" w:rsidR="00D21CA4" w:rsidRDefault="00D21CA4" w:rsidP="00D21CA4">
      <w:pPr>
        <w:rPr>
          <w:ins w:id="72" w:author="Bao Nguyen" w:date="2020-07-06T15:30:00Z"/>
        </w:rPr>
      </w:pPr>
      <w:r>
        <w:t xml:space="preserve"> • </w:t>
      </w:r>
      <w:r w:rsidRPr="009703A7">
        <w:rPr>
          <w:rStyle w:val="StyleUnderline"/>
        </w:rPr>
        <w:t>mandatory accreditation of forensic science laboratories</w:t>
      </w:r>
      <w:r>
        <w:t xml:space="preserve">; </w:t>
      </w:r>
    </w:p>
    <w:p w14:paraId="15C1F0EB" w14:textId="77777777" w:rsidR="00D21CA4" w:rsidRDefault="00D21CA4" w:rsidP="00D21CA4">
      <w:pPr>
        <w:rPr>
          <w:ins w:id="73" w:author="Bao Nguyen" w:date="2020-07-06T15:30:00Z"/>
        </w:rPr>
      </w:pPr>
      <w:r>
        <w:t xml:space="preserve">• </w:t>
      </w:r>
      <w:r w:rsidRPr="009703A7">
        <w:rPr>
          <w:rStyle w:val="StyleUnderline"/>
        </w:rPr>
        <w:t>mandatory certification of forensic science practitioners</w:t>
      </w:r>
      <w:r>
        <w:t xml:space="preserve">; </w:t>
      </w:r>
    </w:p>
    <w:p w14:paraId="4C441514" w14:textId="77777777" w:rsidR="00D21CA4" w:rsidRDefault="00D21CA4" w:rsidP="00D21CA4">
      <w:pPr>
        <w:rPr>
          <w:ins w:id="74" w:author="Bao Nguyen" w:date="2020-07-06T15:30:00Z"/>
        </w:rPr>
      </w:pPr>
      <w:r>
        <w:t xml:space="preserve">• </w:t>
      </w:r>
      <w:r w:rsidRPr="009703A7">
        <w:rPr>
          <w:rStyle w:val="StyleUnderline"/>
        </w:rPr>
        <w:t>peer-reviewed interdisciplinary scientific research and technical development to support forensic science disciplines and forensic medicine</w:t>
      </w:r>
      <w:r>
        <w:t xml:space="preserve">; </w:t>
      </w:r>
    </w:p>
    <w:p w14:paraId="6AE97276" w14:textId="77777777" w:rsidR="00D21CA4" w:rsidRDefault="00D21CA4" w:rsidP="00D21CA4">
      <w:pPr>
        <w:rPr>
          <w:ins w:id="75" w:author="Bao Nguyen" w:date="2020-07-06T15:30:00Z"/>
        </w:rPr>
      </w:pPr>
      <w:r>
        <w:t xml:space="preserve">• </w:t>
      </w:r>
      <w:r w:rsidRPr="009703A7">
        <w:rPr>
          <w:rStyle w:val="StyleUnderline"/>
        </w:rPr>
        <w:t>improved forensic science research and educational program</w:t>
      </w:r>
      <w:r>
        <w:t xml:space="preserve">s; </w:t>
      </w:r>
    </w:p>
    <w:p w14:paraId="18D8FCAD" w14:textId="77777777" w:rsidR="00D21CA4" w:rsidRDefault="00D21CA4" w:rsidP="00D21CA4">
      <w:pPr>
        <w:rPr>
          <w:ins w:id="76" w:author="Bao Nguyen" w:date="2020-07-06T15:30:00Z"/>
        </w:rPr>
      </w:pPr>
      <w:r>
        <w:t xml:space="preserve">• </w:t>
      </w:r>
      <w:r w:rsidRPr="009703A7">
        <w:rPr>
          <w:rStyle w:val="StyleUnderline"/>
        </w:rPr>
        <w:t>the funding of state and local forensic science agencies, independent research projects, and educational programs, with conditions that aim to advance the credibility and reliability of forensic science disciplines and achieve technological advancements;</w:t>
      </w:r>
      <w:r>
        <w:t xml:space="preserve"> </w:t>
      </w:r>
    </w:p>
    <w:p w14:paraId="57622A39" w14:textId="77777777" w:rsidR="00D21CA4" w:rsidRDefault="00D21CA4" w:rsidP="00D21CA4">
      <w:pPr>
        <w:rPr>
          <w:ins w:id="77" w:author="Bao Nguyen" w:date="2020-07-06T15:30:00Z"/>
        </w:rPr>
      </w:pPr>
      <w:r>
        <w:t xml:space="preserve">• </w:t>
      </w:r>
      <w:r w:rsidRPr="009703A7">
        <w:rPr>
          <w:rStyle w:val="StyleUnderline"/>
        </w:rPr>
        <w:t>education standards and the accreditation of forensic science programs in higher education</w:t>
      </w:r>
      <w:r>
        <w:t>;</w:t>
      </w:r>
    </w:p>
    <w:p w14:paraId="6BFAC171" w14:textId="77777777" w:rsidR="00D21CA4" w:rsidRDefault="00D21CA4" w:rsidP="00D21CA4">
      <w:pPr>
        <w:rPr>
          <w:ins w:id="78" w:author="Bao Nguyen" w:date="2020-07-06T15:30:00Z"/>
        </w:rPr>
      </w:pPr>
      <w:r>
        <w:t xml:space="preserve"> • </w:t>
      </w:r>
      <w:r w:rsidRPr="009703A7">
        <w:rPr>
          <w:rStyle w:val="StyleUnderline"/>
        </w:rPr>
        <w:t>programs for lawyers and judges to better understand the forensic science disciplines and their limitations</w:t>
      </w:r>
      <w:r>
        <w:t xml:space="preserve">; </w:t>
      </w:r>
    </w:p>
    <w:p w14:paraId="0DDC0C1B" w14:textId="77777777" w:rsidR="00D21CA4" w:rsidRDefault="00D21CA4" w:rsidP="00D21CA4">
      <w:pPr>
        <w:rPr>
          <w:ins w:id="79" w:author="Bao Nguyen" w:date="2020-07-06T15:30:00Z"/>
        </w:rPr>
      </w:pPr>
      <w:r>
        <w:t xml:space="preserve">• </w:t>
      </w:r>
      <w:r w:rsidRPr="009703A7">
        <w:rPr>
          <w:rStyle w:val="StyleUnderline"/>
        </w:rPr>
        <w:t>the development and introduction of new technologies in forensic investigations; and</w:t>
      </w:r>
      <w:r>
        <w:t xml:space="preserve"> </w:t>
      </w:r>
    </w:p>
    <w:p w14:paraId="4DC92B9E" w14:textId="77777777" w:rsidR="00D21CA4" w:rsidRPr="009703A7" w:rsidRDefault="00D21CA4" w:rsidP="00D21CA4">
      <w:pPr>
        <w:rPr>
          <w:rStyle w:val="StyleUnderline"/>
        </w:rPr>
      </w:pPr>
      <w:r>
        <w:lastRenderedPageBreak/>
        <w:t xml:space="preserve">• </w:t>
      </w:r>
      <w:r w:rsidRPr="009703A7">
        <w:rPr>
          <w:rStyle w:val="StyleUnderline"/>
        </w:rPr>
        <w:t>programs to improve medical examiner services in the United States</w:t>
      </w:r>
    </w:p>
    <w:p w14:paraId="399B3500" w14:textId="77777777" w:rsidR="00D21CA4" w:rsidRPr="00DE60AC" w:rsidRDefault="00D21CA4" w:rsidP="00D21CA4"/>
    <w:p w14:paraId="28C583F4" w14:textId="77777777" w:rsidR="00D21CA4" w:rsidRPr="003F76A8" w:rsidRDefault="00D21CA4" w:rsidP="00D21CA4">
      <w:pPr>
        <w:pStyle w:val="Heading3"/>
      </w:pPr>
      <w:r w:rsidRPr="003F76A8">
        <w:lastRenderedPageBreak/>
        <w:t>Independent Agency Solvency Advocate</w:t>
      </w:r>
    </w:p>
    <w:p w14:paraId="3C6402AE" w14:textId="77777777" w:rsidR="00D21CA4" w:rsidRPr="003F76A8" w:rsidRDefault="00D21CA4" w:rsidP="00D21CA4">
      <w:pPr>
        <w:pStyle w:val="Heading4"/>
      </w:pPr>
      <w:r w:rsidRPr="003F76A8">
        <w:t xml:space="preserve">Creation of a new agency is key to solvency  </w:t>
      </w:r>
    </w:p>
    <w:p w14:paraId="63C79B49" w14:textId="77777777" w:rsidR="00D21CA4" w:rsidRPr="00A94E66" w:rsidRDefault="00D21CA4" w:rsidP="00D21CA4">
      <w:pPr>
        <w:rPr>
          <w:rStyle w:val="Style13ptBold"/>
        </w:rPr>
      </w:pPr>
      <w:r w:rsidRPr="00A94E66">
        <w:rPr>
          <w:rStyle w:val="Style13ptBold"/>
        </w:rPr>
        <w:t>National Research Council, 09</w:t>
      </w:r>
    </w:p>
    <w:p w14:paraId="7B9D23B2" w14:textId="77777777" w:rsidR="00D21CA4" w:rsidRDefault="00D21CA4" w:rsidP="00D21CA4">
      <w:r>
        <w:t>[Committee on Identifying the Needs of the Forensic Sciences Community, National Research Council, 8-09, “Strengthening Forensic Science in the United States: A Path Forward”, pg. 80-81, https://www.ncjrs.gov/pdffiles1/nij/grants/228091.pdf, accessed 6-24-20, LH]</w:t>
      </w:r>
    </w:p>
    <w:p w14:paraId="566F5E3F" w14:textId="77777777" w:rsidR="00D21CA4" w:rsidRPr="00C66EC6" w:rsidRDefault="00D21CA4" w:rsidP="00D21CA4">
      <w:r w:rsidRPr="00C66EC6">
        <w:t xml:space="preserve">The committee thus concluded that </w:t>
      </w:r>
      <w:r w:rsidRPr="00A32232">
        <w:rPr>
          <w:rStyle w:val="StyleUnderline"/>
        </w:rPr>
        <w:t>no existing agency has the capacity</w:t>
      </w:r>
      <w:r>
        <w:rPr>
          <w:rStyle w:val="StyleUnderline"/>
        </w:rPr>
        <w:t xml:space="preserve"> </w:t>
      </w:r>
      <w:r w:rsidRPr="00A32232">
        <w:rPr>
          <w:rStyle w:val="StyleUnderline"/>
        </w:rPr>
        <w:t>or appropriate mission to take on the roles and responsibilities needed to</w:t>
      </w:r>
      <w:r>
        <w:rPr>
          <w:rStyle w:val="StyleUnderline"/>
        </w:rPr>
        <w:t xml:space="preserve"> </w:t>
      </w:r>
      <w:r w:rsidRPr="00A32232">
        <w:rPr>
          <w:rStyle w:val="StyleUnderline"/>
        </w:rPr>
        <w:t>govern and improve the forensic science community</w:t>
      </w:r>
      <w:r w:rsidRPr="00C66EC6">
        <w:t>. The tasks assigned to</w:t>
      </w:r>
      <w:r>
        <w:t xml:space="preserve"> </w:t>
      </w:r>
      <w:r w:rsidRPr="00C66EC6">
        <w:t xml:space="preserve">it require that it be unfettered and objective and as free from bias as possible. </w:t>
      </w:r>
      <w:r w:rsidRPr="00A32232">
        <w:rPr>
          <w:rStyle w:val="StyleUnderline"/>
        </w:rPr>
        <w:t>What is needed is a new, strong, and independent entity with no ties to</w:t>
      </w:r>
      <w:r>
        <w:rPr>
          <w:rStyle w:val="StyleUnderline"/>
        </w:rPr>
        <w:t xml:space="preserve"> </w:t>
      </w:r>
      <w:r w:rsidRPr="00A32232">
        <w:rPr>
          <w:rStyle w:val="StyleUnderline"/>
        </w:rPr>
        <w:t>the past and with the authority and resources to implement a fresh agenda</w:t>
      </w:r>
      <w:r>
        <w:rPr>
          <w:rStyle w:val="StyleUnderline"/>
        </w:rPr>
        <w:t xml:space="preserve"> </w:t>
      </w:r>
      <w:r w:rsidRPr="00A32232">
        <w:rPr>
          <w:rStyle w:val="StyleUnderline"/>
        </w:rPr>
        <w:t>designed to address the many problems found by the committee and discussed in the remainder of this report.</w:t>
      </w:r>
      <w:r>
        <w:rPr>
          <w:rStyle w:val="StyleUnderline"/>
        </w:rPr>
        <w:t xml:space="preserve"> </w:t>
      </w:r>
      <w:r w:rsidRPr="00C66EC6">
        <w:t>The proposed entity must meet the following minimum criteria:</w:t>
      </w:r>
    </w:p>
    <w:p w14:paraId="097F7706" w14:textId="77777777" w:rsidR="00D21CA4" w:rsidRPr="00C66EC6" w:rsidRDefault="00D21CA4" w:rsidP="00D21CA4">
      <w:r w:rsidRPr="00C66EC6">
        <w:t>•</w:t>
      </w:r>
      <w:r w:rsidRPr="00C66EC6">
        <w:tab/>
        <w:t xml:space="preserve"> It must have </w:t>
      </w:r>
      <w:r w:rsidRPr="00A32232">
        <w:rPr>
          <w:rStyle w:val="StyleUnderline"/>
        </w:rPr>
        <w:t>a culture that is strongly rooted in science, with strong</w:t>
      </w:r>
      <w:r>
        <w:rPr>
          <w:rStyle w:val="StyleUnderline"/>
        </w:rPr>
        <w:t xml:space="preserve"> </w:t>
      </w:r>
      <w:r w:rsidRPr="00A32232">
        <w:rPr>
          <w:rStyle w:val="StyleUnderline"/>
        </w:rPr>
        <w:t>ties to the national research and teaching communities,</w:t>
      </w:r>
      <w:r w:rsidRPr="00C66EC6">
        <w:t xml:space="preserve"> including</w:t>
      </w:r>
      <w:r>
        <w:t xml:space="preserve"> </w:t>
      </w:r>
      <w:r w:rsidRPr="00C66EC6">
        <w:t>federal laboratories.</w:t>
      </w:r>
    </w:p>
    <w:p w14:paraId="7A05D660" w14:textId="77777777" w:rsidR="00D21CA4" w:rsidRPr="00C66EC6" w:rsidRDefault="00D21CA4" w:rsidP="00D21CA4">
      <w:r w:rsidRPr="00C66EC6">
        <w:t>•</w:t>
      </w:r>
      <w:r w:rsidRPr="00C66EC6">
        <w:tab/>
        <w:t xml:space="preserve"> It </w:t>
      </w:r>
      <w:r w:rsidRPr="00A32232">
        <w:rPr>
          <w:rStyle w:val="StyleUnderline"/>
        </w:rPr>
        <w:t>must have strong ties to state and local forensic entities</w:t>
      </w:r>
      <w:r w:rsidRPr="00C66EC6">
        <w:t>, as well</w:t>
      </w:r>
      <w:r>
        <w:t xml:space="preserve"> </w:t>
      </w:r>
      <w:r w:rsidRPr="00C66EC6">
        <w:t>as to the professional organizations within the forensic science</w:t>
      </w:r>
      <w:r>
        <w:t xml:space="preserve"> </w:t>
      </w:r>
      <w:r w:rsidRPr="00C66EC6">
        <w:t>community.</w:t>
      </w:r>
    </w:p>
    <w:p w14:paraId="4CFE1FBA" w14:textId="77777777" w:rsidR="00D21CA4" w:rsidRPr="00C66EC6" w:rsidRDefault="00D21CA4" w:rsidP="00D21CA4">
      <w:r w:rsidRPr="00C66EC6">
        <w:t>•</w:t>
      </w:r>
      <w:r w:rsidRPr="00C66EC6">
        <w:tab/>
        <w:t xml:space="preserve"> It must </w:t>
      </w:r>
      <w:r w:rsidRPr="00A32232">
        <w:rPr>
          <w:rStyle w:val="StyleUnderline"/>
        </w:rPr>
        <w:t>not be in any way committed to the existing system</w:t>
      </w:r>
      <w:r w:rsidRPr="00C66EC6">
        <w:t>, but</w:t>
      </w:r>
      <w:r>
        <w:t xml:space="preserve"> </w:t>
      </w:r>
      <w:r w:rsidRPr="00C66EC6">
        <w:t>should be informed by its experiences.</w:t>
      </w:r>
    </w:p>
    <w:p w14:paraId="4C141057" w14:textId="77777777" w:rsidR="00D21CA4" w:rsidRPr="00C66EC6" w:rsidRDefault="00D21CA4" w:rsidP="00D21CA4">
      <w:r w:rsidRPr="00C66EC6">
        <w:t>•</w:t>
      </w:r>
      <w:r w:rsidRPr="00C66EC6">
        <w:tab/>
        <w:t xml:space="preserve"> </w:t>
      </w:r>
      <w:r w:rsidRPr="00A32232">
        <w:rPr>
          <w:rStyle w:val="StyleUnderline"/>
        </w:rPr>
        <w:t>It must not be part of a law enforcement agency.</w:t>
      </w:r>
    </w:p>
    <w:p w14:paraId="38C3B76B" w14:textId="77777777" w:rsidR="00D21CA4" w:rsidRPr="00A32232" w:rsidRDefault="00D21CA4" w:rsidP="00D21CA4">
      <w:pPr>
        <w:rPr>
          <w:rStyle w:val="StyleUnderline"/>
        </w:rPr>
      </w:pPr>
      <w:r w:rsidRPr="00C66EC6">
        <w:t>•</w:t>
      </w:r>
      <w:r w:rsidRPr="00C66EC6">
        <w:tab/>
        <w:t xml:space="preserve"> It </w:t>
      </w:r>
      <w:r w:rsidRPr="00A32232">
        <w:rPr>
          <w:rStyle w:val="StyleUnderline"/>
        </w:rPr>
        <w:t>must have the funding, independence, and sufficient prominence</w:t>
      </w:r>
    </w:p>
    <w:p w14:paraId="4760473B" w14:textId="77777777" w:rsidR="00D21CA4" w:rsidRPr="00C66EC6" w:rsidRDefault="00D21CA4" w:rsidP="00D21CA4">
      <w:r w:rsidRPr="00A32232">
        <w:rPr>
          <w:rStyle w:val="StyleUnderline"/>
        </w:rPr>
        <w:t>to raise the profile of the forensic science disciplines</w:t>
      </w:r>
      <w:r w:rsidRPr="00C66EC6">
        <w:t xml:space="preserve"> and push effectively for improvements.</w:t>
      </w:r>
    </w:p>
    <w:p w14:paraId="53998796" w14:textId="77777777" w:rsidR="00D21CA4" w:rsidRPr="00C66EC6" w:rsidRDefault="00D21CA4" w:rsidP="00D21CA4">
      <w:r w:rsidRPr="00C66EC6">
        <w:t>•</w:t>
      </w:r>
      <w:r w:rsidRPr="00C66EC6">
        <w:tab/>
        <w:t xml:space="preserve"> It </w:t>
      </w:r>
      <w:r w:rsidRPr="00A32232">
        <w:rPr>
          <w:rStyle w:val="StyleUnderline"/>
        </w:rPr>
        <w:t xml:space="preserve">must be led by persons who are skilled and experienced in developing and executing national strategies </w:t>
      </w:r>
      <w:r w:rsidRPr="00C66EC6">
        <w:t>and plans for standard</w:t>
      </w:r>
      <w:r>
        <w:t xml:space="preserve"> </w:t>
      </w:r>
      <w:r w:rsidRPr="00C66EC6">
        <w:t>setting; managing accreditation and testing processes; and developing and implementing rulemaking, oversight, and sanctioning</w:t>
      </w:r>
      <w:r>
        <w:t xml:space="preserve"> </w:t>
      </w:r>
      <w:r w:rsidRPr="00C66EC6">
        <w:t>processes.</w:t>
      </w:r>
    </w:p>
    <w:p w14:paraId="43F36793" w14:textId="77777777" w:rsidR="00D21CA4" w:rsidRPr="00C66EC6" w:rsidRDefault="00D21CA4" w:rsidP="00D21CA4">
      <w:r w:rsidRPr="00A32232">
        <w:rPr>
          <w:rStyle w:val="StyleUnderline"/>
        </w:rPr>
        <w:t>No federal agency currently exists that meets all of these criteria</w:t>
      </w:r>
      <w:r w:rsidRPr="00C66EC6">
        <w:t xml:space="preserve">. </w:t>
      </w:r>
    </w:p>
    <w:p w14:paraId="6BD94353" w14:textId="77777777" w:rsidR="00D21CA4" w:rsidRPr="00B55AD5" w:rsidRDefault="00D21CA4" w:rsidP="00D21CA4"/>
    <w:p w14:paraId="08F8A797" w14:textId="77777777" w:rsidR="00D21CA4" w:rsidRPr="003F76A8" w:rsidRDefault="00D21CA4" w:rsidP="00D21CA4"/>
    <w:p w14:paraId="65635176" w14:textId="77777777" w:rsidR="00D21CA4" w:rsidRPr="003C4370" w:rsidRDefault="00D21CA4" w:rsidP="00D21CA4">
      <w:pPr>
        <w:pStyle w:val="Heading3"/>
      </w:pPr>
      <w:r>
        <w:lastRenderedPageBreak/>
        <w:t>National Commission/Standards Solvency</w:t>
      </w:r>
    </w:p>
    <w:p w14:paraId="2E3908F7" w14:textId="77777777" w:rsidR="00D21CA4" w:rsidRDefault="00D21CA4" w:rsidP="00D21CA4">
      <w:pPr>
        <w:pStyle w:val="Heading4"/>
      </w:pPr>
      <w:r>
        <w:t>Having an Organization for Scientific Area Committees</w:t>
      </w:r>
      <w:r w:rsidDel="00D6030C">
        <w:t xml:space="preserve"> </w:t>
      </w:r>
      <w:r>
        <w:t>developing standards and guidelines will increase credibility and decrease miscommunications in forensics science – improving it</w:t>
      </w:r>
    </w:p>
    <w:p w14:paraId="5D19B130" w14:textId="77777777" w:rsidR="00D21CA4" w:rsidRDefault="00D21CA4" w:rsidP="00D21CA4">
      <w:pPr>
        <w:rPr>
          <w:rStyle w:val="Style13ptBold"/>
        </w:rPr>
      </w:pPr>
      <w:r w:rsidRPr="007C13EB">
        <w:rPr>
          <w:rStyle w:val="Style13ptBold"/>
        </w:rPr>
        <w:t>Butler</w:t>
      </w:r>
      <w:r>
        <w:rPr>
          <w:rStyle w:val="Style13ptBold"/>
        </w:rPr>
        <w:t>, National Institute of Standards and Technology fellow, 16</w:t>
      </w:r>
    </w:p>
    <w:p w14:paraId="3DAF66E3" w14:textId="77777777" w:rsidR="00D21CA4" w:rsidRDefault="00D21CA4" w:rsidP="00D21CA4">
      <w:r>
        <w:t>(John Butler</w:t>
      </w:r>
      <w:r w:rsidRPr="007C13EB">
        <w:t xml:space="preserve">, </w:t>
      </w:r>
      <w:r>
        <w:t>2-18-16</w:t>
      </w:r>
      <w:r w:rsidRPr="007C13EB">
        <w:t xml:space="preserve">, John Butler is a NIST Fellow and special assistant to the director for forensic science. He is a leading expert in DNA and has written textbooks on DNA typing methodology and interpretation. </w:t>
      </w:r>
      <w:r>
        <w:t xml:space="preserve">National Institute of Standards and Technology, </w:t>
      </w:r>
      <w:r w:rsidRPr="007C13EB">
        <w:t xml:space="preserve">"Got Evidence? How to Improve Forensic Science," </w:t>
      </w:r>
      <w:hyperlink r:id="rId161" w:history="1">
        <w:r w:rsidRPr="00985F70">
          <w:rPr>
            <w:rStyle w:val="Hyperlink"/>
          </w:rPr>
          <w:t>https://www.nist.gov/blogs/taking-measure/got-evidence-how-improve-forensic-science</w:t>
        </w:r>
      </w:hyperlink>
      <w:r>
        <w:rPr>
          <w:rStyle w:val="Hyperlink"/>
        </w:rPr>
        <w:t xml:space="preserve"> </w:t>
      </w:r>
      <w:r>
        <w:t>ACCESSED 6/23/2020 BN)</w:t>
      </w:r>
    </w:p>
    <w:p w14:paraId="0D0AF440" w14:textId="77777777" w:rsidR="00D21CA4" w:rsidRDefault="00D21CA4" w:rsidP="00D21CA4">
      <w:pPr>
        <w:rPr>
          <w:ins w:id="80" w:author="Bao Nguyen" w:date="2020-07-06T15:39:00Z"/>
        </w:rPr>
      </w:pPr>
      <w:r>
        <w:t xml:space="preserve">On TV crime shows, forensic evidence is collected, analyzed, the suspect positively identified, arrested, convicted, and imprisoned—all in under an hour. There are (usually) no mistakes in the collection or analysis (unless that would make for a better story), and when the forensics expert is called to the stand, they are absolutely certain of their conclusions. “It couldn’t have been anyone else, counselor,” the expert says. “It’s a slam dunk.” </w:t>
      </w:r>
    </w:p>
    <w:p w14:paraId="7848F04C" w14:textId="77777777" w:rsidR="00D21CA4" w:rsidRDefault="00D21CA4" w:rsidP="00D21CA4">
      <w:pPr>
        <w:rPr>
          <w:ins w:id="81" w:author="Bao Nguyen" w:date="2020-07-06T15:39:00Z"/>
          <w:rStyle w:val="StyleUnderline"/>
        </w:rPr>
      </w:pPr>
      <w:r w:rsidRPr="007C13EB">
        <w:rPr>
          <w:rStyle w:val="StyleUnderline"/>
        </w:rPr>
        <w:t>Unfortunately, real life is a whole lot messier and much less certain. Forensic evidence can be a powerful and compelling tool, but like everything else, it’s not infallible. This is largely because people are fallible, and science is never 100 percent certain of anything.</w:t>
      </w:r>
      <w:r>
        <w:rPr>
          <w:rStyle w:val="StyleUnderline"/>
        </w:rPr>
        <w:t xml:space="preserve"> </w:t>
      </w:r>
    </w:p>
    <w:p w14:paraId="21378487" w14:textId="77777777" w:rsidR="00D21CA4" w:rsidRDefault="00D21CA4" w:rsidP="00D21CA4">
      <w:pPr>
        <w:rPr>
          <w:ins w:id="82" w:author="Bao Nguyen" w:date="2020-07-06T15:39:00Z"/>
          <w:rStyle w:val="StyleUnderline"/>
        </w:rPr>
      </w:pPr>
      <w:r w:rsidRPr="007C13EB">
        <w:rPr>
          <w:rStyle w:val="StyleUnderline"/>
        </w:rPr>
        <w:t>We have to be able to quantify our confidence.</w:t>
      </w:r>
      <w:r>
        <w:rPr>
          <w:rStyle w:val="StyleUnderline"/>
        </w:rPr>
        <w:t xml:space="preserve"> </w:t>
      </w:r>
    </w:p>
    <w:p w14:paraId="69E3FEB1" w14:textId="77777777" w:rsidR="00D21CA4" w:rsidRDefault="00D21CA4" w:rsidP="00D21CA4">
      <w:pPr>
        <w:rPr>
          <w:ins w:id="83" w:author="Bao Nguyen" w:date="2020-07-06T15:39:00Z"/>
        </w:rPr>
      </w:pPr>
      <w:r w:rsidRPr="007C13EB">
        <w:rPr>
          <w:rStyle w:val="StyleUnderline"/>
        </w:rPr>
        <w:t>NIST has an interesting role in forensic science. We don’t do cases. We don’t testify for the prosecution or the defense. Not having a stake in the outcome of a case gives us the opportunity to do work that benefits the entire justice system. To me, the biggest role that NIST can play is as a neutral party. Our job is to defend and improve the data. Our research helps to separate fact from fiction and determine the limits of what forensic science can tell us.</w:t>
      </w:r>
      <w:r>
        <w:t xml:space="preserve"> But I’ve been asking myself lately, “How do we build an engine that will propel forensic science into the future?” </w:t>
      </w:r>
    </w:p>
    <w:p w14:paraId="6AAEA95C" w14:textId="77777777" w:rsidR="00D21CA4" w:rsidRDefault="00D21CA4" w:rsidP="00D21CA4">
      <w:pPr>
        <w:rPr>
          <w:ins w:id="84" w:author="Bao Nguyen" w:date="2020-07-06T15:40:00Z"/>
        </w:rPr>
      </w:pPr>
      <w:r w:rsidRPr="007C13EB">
        <w:rPr>
          <w:rStyle w:val="StyleUnderline"/>
        </w:rPr>
        <w:t>Science changes our understanding of the world, and change makes some people uneasy. The justice system is based on precedent, on what was decided before. There are some who would like for there to be no technological advances, at least no advances that overturn convictions or make them harder to get</w:t>
      </w:r>
      <w:r>
        <w:t xml:space="preserve">. But scientists are always looking to learn new things and it’s not uncommon for us to learn that our previous assumptions were wrong. </w:t>
      </w:r>
      <w:r w:rsidRPr="007C13EB">
        <w:rPr>
          <w:rStyle w:val="StyleUnderline"/>
        </w:rPr>
        <w:t>In forensic science, proving old assumptions wrong has the potential to affect thousands of cases and cost millions of dollars</w:t>
      </w:r>
      <w:r>
        <w:t xml:space="preserve">. For example, there are thousands of cases involving hair comparisons going back to the 1980s now being reviewed by the FBI crime laboratory because recent research has brought that method of identification and the description of its results into question. </w:t>
      </w:r>
    </w:p>
    <w:p w14:paraId="49A41F30" w14:textId="77777777" w:rsidR="00D21CA4" w:rsidRDefault="00D21CA4" w:rsidP="00D21CA4">
      <w:pPr>
        <w:rPr>
          <w:ins w:id="85" w:author="Bao Nguyen" w:date="2020-07-06T15:40:00Z"/>
        </w:rPr>
      </w:pPr>
      <w:r w:rsidRPr="007C13EB">
        <w:rPr>
          <w:rStyle w:val="StyleUnderline"/>
        </w:rPr>
        <w:t>This is the kind of problem that we are aiming to correct and prevent from happening</w:t>
      </w:r>
      <w:r>
        <w:t xml:space="preserve">. This week, we’re celebrating the third anniversary of a partnership with the Department of Justice to create the National Commission on Forensic Science and the Organization for Scientific Area Committees, or OSAC. </w:t>
      </w:r>
    </w:p>
    <w:p w14:paraId="384D5C70" w14:textId="77777777" w:rsidR="00D21CA4" w:rsidRDefault="00D21CA4" w:rsidP="00D21CA4">
      <w:pPr>
        <w:rPr>
          <w:ins w:id="86" w:author="Bao Nguyen" w:date="2020-07-06T15:40:00Z"/>
        </w:rPr>
      </w:pPr>
      <w:r w:rsidRPr="007C13EB">
        <w:rPr>
          <w:rStyle w:val="StyleUnderline"/>
        </w:rPr>
        <w:t xml:space="preserve">Our goal is to build a framework that will support improvements in forensic science and carry it forward as technology changes. The OSAC develops standards and guidelines, and the commission advises the </w:t>
      </w:r>
      <w:r w:rsidRPr="007C13EB">
        <w:rPr>
          <w:rStyle w:val="StyleUnderline"/>
        </w:rPr>
        <w:lastRenderedPageBreak/>
        <w:t>U.S. Attorney General on matters of policy that can improve forensic science.</w:t>
      </w:r>
      <w:r>
        <w:t xml:space="preserve"> The research conducted at NIST and elsewhere will help to develop new tools and methods for forensic science, as well as standards detailing the best way to apply those tools and methods </w:t>
      </w:r>
    </w:p>
    <w:p w14:paraId="0AE01307" w14:textId="77777777" w:rsidR="00D21CA4" w:rsidRDefault="00D21CA4" w:rsidP="00D21CA4">
      <w:pPr>
        <w:rPr>
          <w:ins w:id="87" w:author="Bao Nguyen" w:date="2020-07-06T15:40:00Z"/>
        </w:rPr>
      </w:pPr>
      <w:r>
        <w:t xml:space="preserve">What’s fun about being involved on this level is that I get a chance to put my research experience into practice and figure out how to expand the scope of that research. But I know that simply improving forensic science is not the final solution to a better criminal justice system. The science is just one cog in the gears that drive the justice system. </w:t>
      </w:r>
    </w:p>
    <w:p w14:paraId="51469AF4" w14:textId="77777777" w:rsidR="00D21CA4" w:rsidRDefault="00D21CA4" w:rsidP="00D21CA4">
      <w:pPr>
        <w:rPr>
          <w:ins w:id="88" w:author="Bao Nguyen" w:date="2020-07-06T15:40:00Z"/>
          <w:rStyle w:val="StyleUnderline"/>
        </w:rPr>
      </w:pPr>
      <w:r w:rsidRPr="007C13EB">
        <w:rPr>
          <w:rStyle w:val="StyleUnderline"/>
        </w:rPr>
        <w:t xml:space="preserve">While our job is to improve the science, we can also call attention to other areas, like communication, that could further help improve the system. </w:t>
      </w:r>
      <w:r>
        <w:t xml:space="preserve">For example, the way things are now, two different forensics labs might look at the same evidence, but describe that evidence in completely different terms. They may even come to different conclusions. </w:t>
      </w:r>
      <w:r w:rsidRPr="007C13EB">
        <w:rPr>
          <w:rStyle w:val="StyleUnderline"/>
        </w:rPr>
        <w:t>That’s why we’re looking at developing a consistent terminology for forensic science so that scientists, law enforcement, and the courts can communicate clearly.</w:t>
      </w:r>
      <w:r>
        <w:rPr>
          <w:rStyle w:val="StyleUnderline"/>
        </w:rPr>
        <w:t xml:space="preserve"> </w:t>
      </w:r>
    </w:p>
    <w:p w14:paraId="1CB37150" w14:textId="77777777" w:rsidR="00D21CA4" w:rsidRDefault="00D21CA4" w:rsidP="00D21CA4">
      <w:pPr>
        <w:rPr>
          <w:ins w:id="89" w:author="Bao Nguyen" w:date="2020-07-06T15:40:00Z"/>
        </w:rPr>
      </w:pPr>
      <w:r w:rsidRPr="007C13EB">
        <w:rPr>
          <w:rStyle w:val="StyleUnderline"/>
        </w:rPr>
        <w:t>The commission has requested that the Bureau of Justice Statistics conduct a survey to determine just how many law enforcement forensic units are operating in the United States.</w:t>
      </w:r>
      <w:r>
        <w:t xml:space="preserve"> We know that there are 400 accredited forensic labs—accredited means that an outside body has determined those labs meet certain standards and follow certain protocols—but there are also forensic units within police departments that do fingerprinting and ballistics work. These units are not typically accredited. There are approximately 18,000 police departments in the U.S. Once we know how many police departments are conducting forensic examinations, we’ll need to develop standards for them and set up a means for accrediting them. </w:t>
      </w:r>
    </w:p>
    <w:p w14:paraId="2B0EC868" w14:textId="77777777" w:rsidR="00D21CA4" w:rsidRDefault="00D21CA4" w:rsidP="00D21CA4">
      <w:r w:rsidRPr="007C13EB">
        <w:rPr>
          <w:rStyle w:val="StyleUnderline"/>
        </w:rPr>
        <w:t>With accreditation, practitioners will be able to say in court that they are held to a standard, increasing confidence in their testimony. That will lead to greater confidence in forensic science in general and how it’s implemented and used.</w:t>
      </w:r>
      <w:r>
        <w:t xml:space="preserve"> I’m looking forward to working with the commission to identify additional areas where NIST can contribute. I enjoy making connections that people wouldn’t see otherwise, bridging the gap between science and law, and helping lawyers understand and appreciate the science and scientists understand how data they generate can benefit the law. We want the best science for the prosecution and the defense. I believe this work we are doing will keep forensic science moving toward our goal—for all forensic evidence to support the equal and impartial application of justice.</w:t>
      </w:r>
    </w:p>
    <w:p w14:paraId="76C11EE6" w14:textId="77777777" w:rsidR="00684B80" w:rsidRPr="00FF597F" w:rsidRDefault="00684B80" w:rsidP="00684B80">
      <w:pPr>
        <w:pStyle w:val="Heading3"/>
        <w:rPr>
          <w:rFonts w:cs="Times New Roman"/>
        </w:rPr>
      </w:pPr>
      <w:r w:rsidRPr="00FF597F">
        <w:rPr>
          <w:rFonts w:cs="Times New Roman"/>
        </w:rPr>
        <w:lastRenderedPageBreak/>
        <w:t>Commission Solvency</w:t>
      </w:r>
    </w:p>
    <w:p w14:paraId="69CB4BC6" w14:textId="77777777" w:rsidR="00684B80" w:rsidRPr="00FF597F" w:rsidRDefault="00684B80" w:rsidP="00684B80"/>
    <w:p w14:paraId="3726CC43" w14:textId="77777777" w:rsidR="00684B80" w:rsidRPr="00FF597F" w:rsidRDefault="00684B80" w:rsidP="00684B80">
      <w:pPr>
        <w:pStyle w:val="Heading4"/>
        <w:rPr>
          <w:rFonts w:cs="Times New Roman"/>
        </w:rPr>
      </w:pPr>
      <w:r w:rsidRPr="00FF597F">
        <w:rPr>
          <w:rFonts w:cs="Times New Roman"/>
        </w:rPr>
        <w:t>National Institute for Forensic Sciences solvency advocate</w:t>
      </w:r>
    </w:p>
    <w:p w14:paraId="6676FE4E" w14:textId="77777777" w:rsidR="00684B80" w:rsidRPr="00FF597F" w:rsidRDefault="00684B80" w:rsidP="00684B80">
      <w:pPr>
        <w:rPr>
          <w:rStyle w:val="Style13ptBold"/>
        </w:rPr>
      </w:pPr>
      <w:r w:rsidRPr="00FF597F">
        <w:rPr>
          <w:rStyle w:val="Style13ptBold"/>
        </w:rPr>
        <w:t>Balko, Washington Post opinion columnist, written interview with Fabricant, Innocence Project strategic litigation director, 19</w:t>
      </w:r>
    </w:p>
    <w:p w14:paraId="7E06D99D" w14:textId="77777777" w:rsidR="00684B80" w:rsidRPr="00FF597F" w:rsidRDefault="00684B80" w:rsidP="00684B80">
      <w:r w:rsidRPr="00FF597F">
        <w:t xml:space="preserve">[Radley, 6-20-19, Washington Post, “We need to fix forensics. But how?”, </w:t>
      </w:r>
      <w:hyperlink r:id="rId162" w:history="1">
        <w:r w:rsidRPr="00FF597F">
          <w:rPr>
            <w:rStyle w:val="Hyperlink"/>
          </w:rPr>
          <w:t>https://www.washingtonpost.com/opinions/2019/06/20/we-need-fix-forensics-how/</w:t>
        </w:r>
      </w:hyperlink>
      <w:r w:rsidRPr="00FF597F">
        <w:t>, accessed 6-21-20, AFB]</w:t>
      </w:r>
    </w:p>
    <w:p w14:paraId="67D74FB9" w14:textId="77777777" w:rsidR="00684B80" w:rsidRPr="00FF597F" w:rsidRDefault="00684B80" w:rsidP="00684B80">
      <w:pPr>
        <w:rPr>
          <w:rStyle w:val="StyleUnderline"/>
        </w:rPr>
      </w:pPr>
    </w:p>
    <w:p w14:paraId="4A1A576E" w14:textId="77777777" w:rsidR="00684B80" w:rsidRPr="00FF597F" w:rsidRDefault="00684B80" w:rsidP="00684B80">
      <w:r w:rsidRPr="00FF597F">
        <w:t>I asked the panelists six questions. We’ll post their answers to the first question today, and to the other questions in future posts.</w:t>
      </w:r>
    </w:p>
    <w:p w14:paraId="6F98EE06" w14:textId="77777777" w:rsidR="00684B80" w:rsidRPr="00FF597F" w:rsidRDefault="00684B80" w:rsidP="00684B80">
      <w:r w:rsidRPr="00FF597F">
        <w:t>Question 1</w:t>
      </w:r>
    </w:p>
    <w:p w14:paraId="58F05EEE" w14:textId="77777777" w:rsidR="00684B80" w:rsidRPr="00FF597F" w:rsidRDefault="00684B80" w:rsidP="00684B80">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1876A8F4" w14:textId="77777777" w:rsidR="00684B80" w:rsidRPr="00FF597F" w:rsidRDefault="00684B80" w:rsidP="00684B80">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1B3C5FFA" w14:textId="77777777" w:rsidR="00684B80" w:rsidRPr="00FF597F" w:rsidRDefault="00684B80" w:rsidP="00684B80">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wouldn’t be practical for such a committee to assess every challenge to an expert during criminal trials across the country.</w:t>
      </w:r>
    </w:p>
    <w:p w14:paraId="763AAA4C" w14:textId="77777777" w:rsidR="00684B80" w:rsidRPr="00FF597F" w:rsidRDefault="00684B80" w:rsidP="00684B80">
      <w:pPr>
        <w:rPr>
          <w:b/>
          <w:u w:val="single"/>
        </w:rPr>
      </w:pPr>
      <w:r w:rsidRPr="00FF597F">
        <w:t xml:space="preserve">Obviously we need some way of assessing the reliability of scientific and expert testimony. </w:t>
      </w:r>
      <w:r w:rsidRPr="00FF597F">
        <w:rPr>
          <w:rStyle w:val="StyleUnderline"/>
        </w:rPr>
        <w:t>What would the ideal system look like?</w:t>
      </w:r>
    </w:p>
    <w:p w14:paraId="43A41374" w14:textId="77777777" w:rsidR="00684B80" w:rsidRPr="00FF597F" w:rsidRDefault="00684B80" w:rsidP="00684B80">
      <w:pPr>
        <w:rPr>
          <w:rStyle w:val="StyleUnderline"/>
        </w:rPr>
      </w:pPr>
      <w:r w:rsidRPr="00FF597F">
        <w:t xml:space="preserve">Chris </w:t>
      </w:r>
      <w:r w:rsidRPr="00FF597F">
        <w:rPr>
          <w:rStyle w:val="StyleUnderline"/>
        </w:rPr>
        <w:t>Fabricant, Innocence Project</w:t>
      </w:r>
    </w:p>
    <w:p w14:paraId="088B2E13" w14:textId="77777777" w:rsidR="00684B80" w:rsidRPr="00FF597F" w:rsidRDefault="00684B80" w:rsidP="00684B80">
      <w:pPr>
        <w:rPr>
          <w:rStyle w:val="StyleUnderline"/>
        </w:rPr>
      </w:pPr>
      <w:r w:rsidRPr="00FF597F">
        <w:rPr>
          <w:rStyle w:val="StyleUnderline"/>
        </w:rPr>
        <w:t>Forensic sciences should be regulated the same way medicine or consumer products are. The 2009 NAS report on forensic sciences recommended a news regulating body called the National Institute for Forensic Sciences.</w:t>
      </w:r>
      <w:r w:rsidRPr="00FF597F">
        <w:t xml:space="preserve"> </w:t>
      </w:r>
      <w:r w:rsidRPr="00FF597F">
        <w:rPr>
          <w:rStyle w:val="StyleUnderline"/>
        </w:rPr>
        <w:t>Life and liberty is at issue, yet anything goes in criminal courts, especially and paradoxically in capital litigation.</w:t>
      </w:r>
    </w:p>
    <w:p w14:paraId="5E7335B7" w14:textId="77777777" w:rsidR="00684B80" w:rsidRPr="00FF597F" w:rsidRDefault="00684B80" w:rsidP="00684B80"/>
    <w:p w14:paraId="04E08AC5" w14:textId="77777777" w:rsidR="00684B80" w:rsidRPr="00FF597F" w:rsidRDefault="00684B80" w:rsidP="00684B80">
      <w:pPr>
        <w:pStyle w:val="Heading4"/>
        <w:rPr>
          <w:rFonts w:cs="Times New Roman"/>
        </w:rPr>
      </w:pPr>
      <w:r w:rsidRPr="00FF597F">
        <w:rPr>
          <w:rFonts w:cs="Times New Roman"/>
        </w:rPr>
        <w:lastRenderedPageBreak/>
        <w:t>Regulatory guidance – like the National Commission – would reduce bad expert testimony</w:t>
      </w:r>
    </w:p>
    <w:p w14:paraId="35386083" w14:textId="77777777" w:rsidR="00684B80" w:rsidRPr="00FF597F" w:rsidRDefault="00684B80" w:rsidP="00684B80">
      <w:pPr>
        <w:rPr>
          <w:rStyle w:val="Style13ptBold"/>
        </w:rPr>
      </w:pPr>
      <w:r w:rsidRPr="00FF597F">
        <w:rPr>
          <w:rStyle w:val="Style13ptBold"/>
        </w:rPr>
        <w:t>Balko, Washington Post opinion columnist, written interview with Cole, University of California at Irvine Department of Criminology, Law &amp; Society professor, National Registry of Exonerations associate editor, 19</w:t>
      </w:r>
    </w:p>
    <w:p w14:paraId="4EDB5D3A" w14:textId="77777777" w:rsidR="00684B80" w:rsidRPr="00FF597F" w:rsidRDefault="00684B80" w:rsidP="00684B80">
      <w:r w:rsidRPr="00FF597F">
        <w:t xml:space="preserve">[Radley &amp; Simon, 6-20-19, Washington Post, “We need to fix forensics. But how?”, </w:t>
      </w:r>
      <w:hyperlink r:id="rId163" w:history="1">
        <w:r w:rsidRPr="00FF597F">
          <w:rPr>
            <w:rStyle w:val="Hyperlink"/>
          </w:rPr>
          <w:t>https://www.washingtonpost.com/opinions/2019/06/20/we-need-fix-forensics-how/</w:t>
        </w:r>
      </w:hyperlink>
      <w:r w:rsidRPr="00FF597F">
        <w:t>, accessed 6-21-20, AFB]</w:t>
      </w:r>
    </w:p>
    <w:p w14:paraId="50945987" w14:textId="77777777" w:rsidR="00684B80" w:rsidRPr="00FF597F" w:rsidRDefault="00684B80" w:rsidP="00684B80">
      <w:pPr>
        <w:rPr>
          <w:i/>
          <w:iCs/>
          <w:u w:val="single"/>
        </w:rPr>
      </w:pPr>
      <w:r w:rsidRPr="00FF597F">
        <w:rPr>
          <w:i/>
          <w:iCs/>
          <w:highlight w:val="yellow"/>
          <w:u w:val="single"/>
        </w:rPr>
        <w:t>[DEBATE NOTE: THE FIRST PORTION OF THE TEXT IS THE QUESTION THAT APPEARED BEFORE THE SERIES OF ANSWERS FROM EXPERTS]</w:t>
      </w:r>
    </w:p>
    <w:p w14:paraId="663B799D" w14:textId="77777777" w:rsidR="00684B80" w:rsidRPr="00FF597F" w:rsidRDefault="00684B80" w:rsidP="00684B80">
      <w:pPr>
        <w:rPr>
          <w:i/>
          <w:iCs/>
          <w:u w:val="single"/>
        </w:rPr>
      </w:pPr>
    </w:p>
    <w:p w14:paraId="12B5799E" w14:textId="77777777" w:rsidR="00684B80" w:rsidRPr="00FF597F" w:rsidRDefault="00684B80" w:rsidP="00684B80">
      <w:r w:rsidRPr="00FF597F">
        <w:t>I asked the panelists six questions. We’ll post their answers to the first question today, and to the other questions in future posts.</w:t>
      </w:r>
    </w:p>
    <w:p w14:paraId="5707665B" w14:textId="77777777" w:rsidR="00684B80" w:rsidRPr="00FF597F" w:rsidRDefault="00684B80" w:rsidP="00684B80">
      <w:r w:rsidRPr="00FF597F">
        <w:t>Question 1</w:t>
      </w:r>
    </w:p>
    <w:p w14:paraId="51EEA798" w14:textId="77777777" w:rsidR="00684B80" w:rsidRPr="00FF597F" w:rsidRDefault="00684B80" w:rsidP="00684B80">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4BA059B2" w14:textId="77777777" w:rsidR="00684B80" w:rsidRPr="00FF597F" w:rsidRDefault="00684B80" w:rsidP="00684B80">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619DD595" w14:textId="77777777" w:rsidR="00684B80" w:rsidRPr="00FF597F" w:rsidRDefault="00684B80" w:rsidP="00684B80">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wouldn’t be practical for such a committee to assess every challenge to an expert during criminal trials across the country.</w:t>
      </w:r>
    </w:p>
    <w:p w14:paraId="7F179FC0" w14:textId="77777777" w:rsidR="00684B80" w:rsidRPr="00FF597F" w:rsidRDefault="00684B80" w:rsidP="00684B80">
      <w:pPr>
        <w:rPr>
          <w:b/>
          <w:u w:val="single"/>
        </w:rPr>
      </w:pPr>
      <w:r w:rsidRPr="00FF597F">
        <w:t xml:space="preserve">Obviously we need some way of assessing the reliability of scientific and expert testimony. </w:t>
      </w:r>
      <w:r w:rsidRPr="00FF597F">
        <w:rPr>
          <w:rStyle w:val="StyleUnderline"/>
        </w:rPr>
        <w:t>What would the ideal system look like?</w:t>
      </w:r>
    </w:p>
    <w:p w14:paraId="485874CC" w14:textId="77777777" w:rsidR="00684B80" w:rsidRPr="00FF597F" w:rsidRDefault="00684B80" w:rsidP="00684B80">
      <w:pPr>
        <w:rPr>
          <w:i/>
          <w:iCs/>
          <w:u w:val="single"/>
        </w:rPr>
      </w:pPr>
      <w:r w:rsidRPr="00FF597F">
        <w:rPr>
          <w:i/>
          <w:iCs/>
          <w:highlight w:val="yellow"/>
          <w:u w:val="single"/>
        </w:rPr>
        <w:t>[DEBATE NOTE: THE FIRST PORTION OF THE TEXT (ABOVE) IS THE QUESTION THAT APPEARED BEFORE THE SERIES OF ANSWERS FROM EXPERTS]</w:t>
      </w:r>
    </w:p>
    <w:p w14:paraId="04858D41" w14:textId="77777777" w:rsidR="00684B80" w:rsidRPr="00FF597F" w:rsidRDefault="00684B80" w:rsidP="00684B80">
      <w:pPr>
        <w:rPr>
          <w:rStyle w:val="StyleUnderline"/>
        </w:rPr>
      </w:pPr>
      <w:r w:rsidRPr="00FF597F">
        <w:t xml:space="preserve">Simon </w:t>
      </w:r>
      <w:r w:rsidRPr="00FF597F">
        <w:rPr>
          <w:rStyle w:val="StyleUnderline"/>
        </w:rPr>
        <w:t>Cole, University of California at Irvine Department of Criminology, Law &amp; Society, National Registry of Exonerations</w:t>
      </w:r>
    </w:p>
    <w:p w14:paraId="1288B39C" w14:textId="77777777" w:rsidR="00684B80" w:rsidRPr="00FF597F" w:rsidRDefault="00684B80" w:rsidP="00684B80">
      <w:r w:rsidRPr="00FF597F">
        <w:rPr>
          <w:rStyle w:val="StyleUnderline"/>
        </w:rPr>
        <w:t xml:space="preserve">I think the question overlooks the most obvious explanation for this phenomenon: outcome orientation. Most judges want the outcome of these admissibility hearings to be that the government gets to use </w:t>
      </w:r>
      <w:r w:rsidRPr="00FF597F">
        <w:rPr>
          <w:rStyle w:val="StyleUnderline"/>
        </w:rPr>
        <w:lastRenderedPageBreak/>
        <w:t>evidence that will help them convict the defendant.</w:t>
      </w:r>
      <w:r w:rsidRPr="00FF597F">
        <w:t xml:space="preserve"> I don’t think the following of precedent, for example, comes from some philosophical attachment to precedent, but rather that precedent is a convenient means to the end that most judges want: that the prosecution’s evidence can be used.</w:t>
      </w:r>
    </w:p>
    <w:p w14:paraId="215F159B" w14:textId="77777777" w:rsidR="00684B80" w:rsidRPr="00FF597F" w:rsidRDefault="00684B80" w:rsidP="00684B80">
      <w:r w:rsidRPr="00FF597F">
        <w:rPr>
          <w:rStyle w:val="StyleUnderline"/>
        </w:rPr>
        <w:t>I can think of only two alternatives to the current system. One is some sort of scientific tribunal, like a “science court,” e.g., the National Commission on Forensic Science might have been able to play the role of issuing guidance about specific disciplines</w:t>
      </w:r>
      <w:r w:rsidRPr="00FF597F">
        <w:t xml:space="preserve">. Or the National Academies or some other scientific institution could do it. </w:t>
      </w:r>
      <w:r w:rsidRPr="00FF597F">
        <w:rPr>
          <w:rStyle w:val="StyleUnderline"/>
        </w:rPr>
        <w:t>Such a scientific institution approach could work, but courts would need to be willing to defer to the authority of scientific institutions on matters of science.</w:t>
      </w:r>
    </w:p>
    <w:p w14:paraId="57CC9C0C" w14:textId="77777777" w:rsidR="00684B80" w:rsidRPr="00FF597F" w:rsidRDefault="00684B80" w:rsidP="00684B80">
      <w:r w:rsidRPr="00FF597F">
        <w:rPr>
          <w:rStyle w:val="StyleUnderline"/>
        </w:rPr>
        <w:t>The second would be the disciplines themselves. The disciplines themselves, or perhaps the American Academy of Forensic Sciences could more actively self-regulate forensic science, rendering legal or scientific regulation less necessary</w:t>
      </w:r>
      <w:r w:rsidRPr="00FF597F">
        <w:t>.</w:t>
      </w:r>
    </w:p>
    <w:p w14:paraId="5F8B4FCD" w14:textId="77777777" w:rsidR="00684B80" w:rsidRPr="00FF597F" w:rsidRDefault="00684B80" w:rsidP="00684B80">
      <w:r w:rsidRPr="00FF597F">
        <w:rPr>
          <w:rStyle w:val="StyleUnderline"/>
        </w:rPr>
        <w:t xml:space="preserve">In my opinion, as well as that of many other scholars, the focus should be less on the all-or-nothing admissibility decision </w:t>
      </w:r>
      <w:r w:rsidRPr="00FF597F">
        <w:t xml:space="preserve">(does the expert get to testify before the jury?) </w:t>
      </w:r>
      <w:r w:rsidRPr="00FF597F">
        <w:rPr>
          <w:rStyle w:val="StyleUnderline"/>
        </w:rPr>
        <w:t>and more on the content of the expert’s proposed testimony.</w:t>
      </w:r>
      <w:r w:rsidRPr="00FF597F">
        <w:t xml:space="preserve"> It might be okay for many experts to testify were they not systematically overstating the probative value of the evidence every time. </w:t>
      </w:r>
      <w:r w:rsidRPr="00FF597F">
        <w:rPr>
          <w:rStyle w:val="StyleUnderline"/>
        </w:rPr>
        <w:t>Judges could focus more on controlling the content of the testimony than on draconian all-or-nothing admissibility decisions. Almost every expert has something of value to say. It’s just that many experts also overstate the value of what they have to say.</w:t>
      </w:r>
    </w:p>
    <w:p w14:paraId="7E814456" w14:textId="77777777" w:rsidR="00684B80" w:rsidRPr="00FF597F" w:rsidRDefault="00684B80" w:rsidP="00684B80"/>
    <w:p w14:paraId="4027816A" w14:textId="77777777" w:rsidR="00684B80" w:rsidRPr="00FF597F" w:rsidRDefault="00684B80" w:rsidP="00684B80">
      <w:pPr>
        <w:pStyle w:val="Heading4"/>
        <w:rPr>
          <w:rFonts w:cs="Times New Roman"/>
        </w:rPr>
      </w:pPr>
      <w:r w:rsidRPr="00FF597F">
        <w:rPr>
          <w:rFonts w:cs="Times New Roman"/>
        </w:rPr>
        <w:t>Science oversight commission would resolve issues within forensic disciplines – and would spillover within the system</w:t>
      </w:r>
    </w:p>
    <w:p w14:paraId="469CA82F" w14:textId="77777777" w:rsidR="00684B80" w:rsidRPr="00FF597F" w:rsidRDefault="00684B80" w:rsidP="00684B80">
      <w:pPr>
        <w:rPr>
          <w:rStyle w:val="Style13ptBold"/>
        </w:rPr>
      </w:pPr>
      <w:r w:rsidRPr="00FF597F">
        <w:rPr>
          <w:rStyle w:val="Style13ptBold"/>
        </w:rPr>
        <w:t>Balko, Washington Post opinion columnist, written interview with Epstein, Temple University Director of Advocacy Programs and law professor AND National Commission on Forensic Science member (while it existed), 19</w:t>
      </w:r>
    </w:p>
    <w:p w14:paraId="02ECE367" w14:textId="77777777" w:rsidR="00684B80" w:rsidRPr="00FF597F" w:rsidRDefault="00684B80" w:rsidP="00684B80">
      <w:r w:rsidRPr="00FF597F">
        <w:t xml:space="preserve">[Radley &amp; Jules, 6-20-19, Washington Post, “We need to fix forensics. But how?”, </w:t>
      </w:r>
      <w:hyperlink r:id="rId164" w:history="1">
        <w:r w:rsidRPr="00FF597F">
          <w:rPr>
            <w:rStyle w:val="Hyperlink"/>
          </w:rPr>
          <w:t>https://www.washingtonpost.com/opinions/2019/06/20/we-need-fix-forensics-how/</w:t>
        </w:r>
      </w:hyperlink>
      <w:r w:rsidRPr="00FF597F">
        <w:t>, accessed 6-21-20, AFB]</w:t>
      </w:r>
    </w:p>
    <w:p w14:paraId="54DC8F1A" w14:textId="77777777" w:rsidR="00684B80" w:rsidRPr="00FF597F" w:rsidRDefault="00684B80" w:rsidP="00684B80">
      <w:pPr>
        <w:rPr>
          <w:i/>
          <w:iCs/>
          <w:u w:val="single"/>
        </w:rPr>
      </w:pPr>
      <w:r w:rsidRPr="00FF597F">
        <w:rPr>
          <w:i/>
          <w:iCs/>
          <w:highlight w:val="yellow"/>
          <w:u w:val="single"/>
        </w:rPr>
        <w:t>[DEBATE NOTE: THE FIRST PORTION OF THE TEXT IS THE QUESTION THAT APPEARED BEFORE THE SERIES OF ANSWERS FROM EXPERTS]</w:t>
      </w:r>
    </w:p>
    <w:p w14:paraId="2C6ACA7D" w14:textId="77777777" w:rsidR="00684B80" w:rsidRPr="00FF597F" w:rsidRDefault="00684B80" w:rsidP="00684B80">
      <w:pPr>
        <w:rPr>
          <w:i/>
          <w:iCs/>
          <w:u w:val="single"/>
        </w:rPr>
      </w:pPr>
    </w:p>
    <w:p w14:paraId="17E6F96D" w14:textId="77777777" w:rsidR="00684B80" w:rsidRPr="00FF597F" w:rsidRDefault="00684B80" w:rsidP="00684B80">
      <w:r w:rsidRPr="00FF597F">
        <w:t>I asked the panelists six questions. We’ll post their answers to the first question today, and to the other questions in future posts.</w:t>
      </w:r>
    </w:p>
    <w:p w14:paraId="12FB802D" w14:textId="77777777" w:rsidR="00684B80" w:rsidRPr="00FF597F" w:rsidRDefault="00684B80" w:rsidP="00684B80">
      <w:r w:rsidRPr="00FF597F">
        <w:t>Question 1</w:t>
      </w:r>
    </w:p>
    <w:p w14:paraId="5570ECF4" w14:textId="77777777" w:rsidR="00684B80" w:rsidRPr="00FF597F" w:rsidRDefault="00684B80" w:rsidP="00684B80">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683F25BA" w14:textId="77777777" w:rsidR="00684B80" w:rsidRPr="00FF597F" w:rsidRDefault="00684B80" w:rsidP="00684B80">
      <w:r w:rsidRPr="00FF597F">
        <w:rPr>
          <w:rStyle w:val="StyleUnderline"/>
        </w:rPr>
        <w:lastRenderedPageBreak/>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59974FA6" w14:textId="77777777" w:rsidR="00684B80" w:rsidRPr="00FF597F" w:rsidRDefault="00684B80" w:rsidP="00684B80">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wouldn’t be practical for such a committee to assess every challenge to an expert during criminal trials across the country.</w:t>
      </w:r>
    </w:p>
    <w:p w14:paraId="1CD76F8B" w14:textId="77777777" w:rsidR="00684B80" w:rsidRPr="00FF597F" w:rsidRDefault="00684B80" w:rsidP="00684B80">
      <w:pPr>
        <w:rPr>
          <w:b/>
          <w:u w:val="single"/>
        </w:rPr>
      </w:pPr>
      <w:r w:rsidRPr="00FF597F">
        <w:t xml:space="preserve">Obviously we need some way of assessing the reliability of scientific and expert testimony. </w:t>
      </w:r>
      <w:r w:rsidRPr="00FF597F">
        <w:rPr>
          <w:rStyle w:val="StyleUnderline"/>
        </w:rPr>
        <w:t>What would the ideal system look like?</w:t>
      </w:r>
    </w:p>
    <w:p w14:paraId="0FDEF1FA" w14:textId="77777777" w:rsidR="00684B80" w:rsidRPr="00FF597F" w:rsidRDefault="00684B80" w:rsidP="00684B80">
      <w:pPr>
        <w:rPr>
          <w:i/>
          <w:iCs/>
          <w:u w:val="single"/>
        </w:rPr>
      </w:pPr>
      <w:r w:rsidRPr="00FF597F">
        <w:rPr>
          <w:i/>
          <w:iCs/>
          <w:highlight w:val="yellow"/>
          <w:u w:val="single"/>
        </w:rPr>
        <w:t>[DEBATE NOTE: THE FIRST PORTION OF THE TEXT (ABOVE) IS THE QUESTION THAT APPEARED BEFORE THE SERIES OF ANSWERS FROM EXPERTS]</w:t>
      </w:r>
    </w:p>
    <w:p w14:paraId="76F5CC6C" w14:textId="77777777" w:rsidR="00684B80" w:rsidRPr="00FF597F" w:rsidRDefault="00684B80" w:rsidP="00684B80">
      <w:r w:rsidRPr="00FF597F">
        <w:t xml:space="preserve">Jules </w:t>
      </w:r>
      <w:r w:rsidRPr="00FF597F">
        <w:rPr>
          <w:rStyle w:val="StyleUnderline"/>
        </w:rPr>
        <w:t>Epstein, Temple University Beasley School of Law, National Commission on Forensic Science</w:t>
      </w:r>
    </w:p>
    <w:p w14:paraId="4EB04BD0" w14:textId="77777777" w:rsidR="00684B80" w:rsidRPr="00FF597F" w:rsidRDefault="00684B80" w:rsidP="00684B80">
      <w:r w:rsidRPr="00FF597F">
        <w:t>You are asking two overlapping questions: who should decide what is generally accepted, and who should decide whether a particular expert in a particular case with a particular opinion/conclusion should be admitted.</w:t>
      </w:r>
    </w:p>
    <w:p w14:paraId="5C5938B6" w14:textId="77777777" w:rsidR="00684B80" w:rsidRPr="00FF597F" w:rsidRDefault="00684B80" w:rsidP="00684B80">
      <w:pPr>
        <w:rPr>
          <w:rStyle w:val="StyleUnderline"/>
        </w:rPr>
      </w:pPr>
      <w:r w:rsidRPr="00FF597F">
        <w:t xml:space="preserve">When it comes to what’s generally accepted, I am convinced that the litigation model isn’t working — it rarely has parties with equal resources, and when the process is adversarial, the positions become polarized. </w:t>
      </w:r>
      <w:r w:rsidRPr="00FF597F">
        <w:rPr>
          <w:rStyle w:val="StyleUnderline"/>
        </w:rPr>
        <w:t>We’d be better off turning to scientists — the OSAC model; or scientific workgroups; or the NAS — each is better suited to assess scientific reliability/validity of a discipline. At the micro level — a particular expert in a particular case with a particular finding — a judge may be fine once the overall discipline’s parameters have been set.</w:t>
      </w:r>
    </w:p>
    <w:p w14:paraId="65E18943" w14:textId="77777777" w:rsidR="00684B80" w:rsidRPr="00FF597F" w:rsidRDefault="00684B80" w:rsidP="00684B80"/>
    <w:p w14:paraId="185BC5CE" w14:textId="77777777" w:rsidR="00684B80" w:rsidRPr="00FF597F" w:rsidRDefault="00684B80" w:rsidP="00684B80">
      <w:pPr>
        <w:pStyle w:val="Heading4"/>
        <w:rPr>
          <w:rFonts w:cs="Times New Roman"/>
        </w:rPr>
      </w:pPr>
      <w:r w:rsidRPr="00FF597F">
        <w:rPr>
          <w:rFonts w:cs="Times New Roman"/>
        </w:rPr>
        <w:t>Multifaceted solution key – improving research and oversight can break the cycle of flawed evidence at the court level</w:t>
      </w:r>
    </w:p>
    <w:p w14:paraId="13C029FC" w14:textId="77777777" w:rsidR="00684B80" w:rsidRPr="00FF597F" w:rsidRDefault="00684B80" w:rsidP="00684B80">
      <w:pPr>
        <w:rPr>
          <w:rStyle w:val="Style13ptBold"/>
        </w:rPr>
      </w:pPr>
      <w:r w:rsidRPr="00FF597F">
        <w:rPr>
          <w:rStyle w:val="Style13ptBold"/>
        </w:rPr>
        <w:t>Balko, Washington Post opinion columnist, written interview with Findley, University of Wisconsin Law School professor &amp; Center for Integrity in Forensic Sciences co-founder, 19</w:t>
      </w:r>
    </w:p>
    <w:p w14:paraId="4E175A39" w14:textId="77777777" w:rsidR="00684B80" w:rsidRPr="00FF597F" w:rsidRDefault="00684B80" w:rsidP="00684B80">
      <w:r w:rsidRPr="00FF597F">
        <w:t xml:space="preserve">[Radley &amp; Keith, 6-20-19, Washington Post, “We need to fix forensics. But how?”, </w:t>
      </w:r>
      <w:hyperlink r:id="rId165" w:history="1">
        <w:r w:rsidRPr="00FF597F">
          <w:rPr>
            <w:rStyle w:val="Hyperlink"/>
          </w:rPr>
          <w:t>https://www.washingtonpost.com/opinions/2019/06/20/we-need-fix-forensics-how/</w:t>
        </w:r>
      </w:hyperlink>
      <w:r w:rsidRPr="00FF597F">
        <w:t>, accessed 6-21-20, AFB]</w:t>
      </w:r>
    </w:p>
    <w:p w14:paraId="70ED26F4" w14:textId="77777777" w:rsidR="00684B80" w:rsidRPr="00FF597F" w:rsidRDefault="00684B80" w:rsidP="00684B80">
      <w:pPr>
        <w:rPr>
          <w:i/>
          <w:iCs/>
          <w:u w:val="single"/>
        </w:rPr>
      </w:pPr>
      <w:r w:rsidRPr="00FF597F">
        <w:rPr>
          <w:i/>
          <w:iCs/>
          <w:highlight w:val="yellow"/>
          <w:u w:val="single"/>
        </w:rPr>
        <w:t>[DEBATE NOTE: THE FIRST PORTION OF THE TEXT IS THE QUESTION THAT APPEARED BEFORE THE SERIES OF ANSWERS FROM EXPERTS]</w:t>
      </w:r>
    </w:p>
    <w:p w14:paraId="54FC4E35" w14:textId="77777777" w:rsidR="00684B80" w:rsidRPr="00FF597F" w:rsidRDefault="00684B80" w:rsidP="00684B80">
      <w:pPr>
        <w:rPr>
          <w:i/>
          <w:iCs/>
          <w:u w:val="single"/>
        </w:rPr>
      </w:pPr>
    </w:p>
    <w:p w14:paraId="6E5132EC" w14:textId="77777777" w:rsidR="00684B80" w:rsidRPr="00FF597F" w:rsidRDefault="00684B80" w:rsidP="00684B80">
      <w:r w:rsidRPr="00FF597F">
        <w:lastRenderedPageBreak/>
        <w:t>I asked the panelists six questions. We’ll post their answers to the first question today, and to the other questions in future posts.</w:t>
      </w:r>
    </w:p>
    <w:p w14:paraId="3C1B889D" w14:textId="77777777" w:rsidR="00684B80" w:rsidRPr="00FF597F" w:rsidRDefault="00684B80" w:rsidP="00684B80">
      <w:r w:rsidRPr="00FF597F">
        <w:t>Question 1</w:t>
      </w:r>
    </w:p>
    <w:p w14:paraId="0754B2B3" w14:textId="77777777" w:rsidR="00684B80" w:rsidRPr="00FF597F" w:rsidRDefault="00684B80" w:rsidP="00684B80">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57583154" w14:textId="77777777" w:rsidR="00684B80" w:rsidRPr="00FF597F" w:rsidRDefault="00684B80" w:rsidP="00684B80">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6D69351C" w14:textId="77777777" w:rsidR="00684B80" w:rsidRPr="00FF597F" w:rsidRDefault="00684B80" w:rsidP="00684B80">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wouldn’t be practical for such a committee to assess every challenge to an expert during criminal trials across the country.</w:t>
      </w:r>
    </w:p>
    <w:p w14:paraId="78276BF4" w14:textId="77777777" w:rsidR="00684B80" w:rsidRPr="00FF597F" w:rsidRDefault="00684B80" w:rsidP="00684B80">
      <w:pPr>
        <w:rPr>
          <w:b/>
          <w:u w:val="single"/>
        </w:rPr>
      </w:pPr>
      <w:r w:rsidRPr="00FF597F">
        <w:t xml:space="preserve">Obviously we need some way of assessing the reliability of scientific and expert testimony. </w:t>
      </w:r>
      <w:r w:rsidRPr="00FF597F">
        <w:rPr>
          <w:rStyle w:val="StyleUnderline"/>
        </w:rPr>
        <w:t>What would the ideal system look like?</w:t>
      </w:r>
    </w:p>
    <w:p w14:paraId="1B65685A" w14:textId="77777777" w:rsidR="00684B80" w:rsidRPr="00FF597F" w:rsidRDefault="00684B80" w:rsidP="00684B80">
      <w:pPr>
        <w:rPr>
          <w:i/>
          <w:iCs/>
          <w:u w:val="single"/>
        </w:rPr>
      </w:pPr>
      <w:r w:rsidRPr="00FF597F">
        <w:rPr>
          <w:i/>
          <w:iCs/>
          <w:highlight w:val="yellow"/>
          <w:u w:val="single"/>
        </w:rPr>
        <w:t>[DEBATE NOTE: THE FIRST PORTION OF THE TEXT (ABOVE) IS THE QUESTION THAT APPEARED BEFORE THE SERIES OF ANSWERS FROM EXPERTS]</w:t>
      </w:r>
    </w:p>
    <w:p w14:paraId="1C611027" w14:textId="77777777" w:rsidR="00684B80" w:rsidRPr="00FF597F" w:rsidRDefault="00684B80" w:rsidP="00684B80">
      <w:r w:rsidRPr="00FF597F">
        <w:t xml:space="preserve">Keith </w:t>
      </w:r>
      <w:r w:rsidRPr="00FF597F">
        <w:rPr>
          <w:rStyle w:val="StyleUnderline"/>
        </w:rPr>
        <w:t>Findley, Center for Integrity in Forensic Sciences, University of Wisconsin Law School</w:t>
      </w:r>
    </w:p>
    <w:p w14:paraId="52B55845" w14:textId="77777777" w:rsidR="00684B80" w:rsidRPr="00FF597F" w:rsidRDefault="00684B80" w:rsidP="00684B80">
      <w:r w:rsidRPr="00FF597F">
        <w:rPr>
          <w:rStyle w:val="StyleUnderline"/>
        </w:rPr>
        <w:t>There is no one solution to the problem. The scientific communities — both within the forensic disciplines and more broadly within the academic research sciences — must validate and improve the reliability of forensic evidence. Judges, as gatekeepers, must be part of the solution, both to weed out the bad “science” that slips through, and to apply institutional pressures on the forensic disciplines to incentivize them to do the basic research and create the requisite standards and protocols needed to strengthen the scientific bona fides of their disciplines. The lawyers who litigate before those judges must also step up their game</w:t>
      </w:r>
      <w:r w:rsidRPr="00FF597F">
        <w:t>.</w:t>
      </w:r>
    </w:p>
    <w:p w14:paraId="12084070" w14:textId="77777777" w:rsidR="00684B80" w:rsidRPr="00FF597F" w:rsidRDefault="00684B80" w:rsidP="00684B80">
      <w:pPr>
        <w:rPr>
          <w:rStyle w:val="StyleUnderline"/>
        </w:rPr>
      </w:pPr>
      <w:r w:rsidRPr="00FF597F">
        <w:rPr>
          <w:rStyle w:val="StyleUnderline"/>
        </w:rPr>
        <w:t>A national committee of scientists can certainly play a role, and the National Academy of Sciences has shown how that can work. Both in its pathbreaking 2009 report on forensic science in general, and in earlier investigations of specific disciplines, the NAS has brought real scientific standards to bear on the forensic sciences, and has repeatedly shown how the forensic sciences tend to come up short. More studies are desperately needed across the forensic disciplines</w:t>
      </w:r>
      <w:r w:rsidRPr="00FF597F">
        <w:t xml:space="preserve">. We could use such a study on Shaken Baby Syndrome/Abusive Head Trauma, for example. </w:t>
      </w:r>
      <w:r w:rsidRPr="00FF597F">
        <w:rPr>
          <w:rStyle w:val="StyleUnderline"/>
        </w:rPr>
        <w:t>But the courts must start taking such studies seriously before we will see real change.</w:t>
      </w:r>
    </w:p>
    <w:p w14:paraId="619CB558" w14:textId="77777777" w:rsidR="00684B80" w:rsidRPr="00FF597F" w:rsidRDefault="00684B80" w:rsidP="00684B80">
      <w:pPr>
        <w:rPr>
          <w:rStyle w:val="StyleUnderline"/>
        </w:rPr>
      </w:pPr>
      <w:r w:rsidRPr="00FF597F">
        <w:rPr>
          <w:rStyle w:val="StyleUnderline"/>
        </w:rPr>
        <w:lastRenderedPageBreak/>
        <w:t>We also need a new national commission on forensic science. Congress has balked at creating a forensics panel, and the Obama Justice Department’s National Forensic Science Commission, which was starting to do some of this important work, was abruptly dismantled by the Trump Administration.</w:t>
      </w:r>
    </w:p>
    <w:p w14:paraId="53E5D4B3" w14:textId="77777777" w:rsidR="00684B80" w:rsidRPr="00FF597F" w:rsidRDefault="00684B80" w:rsidP="00684B80">
      <w:pPr>
        <w:rPr>
          <w:rStyle w:val="StyleUnderline"/>
        </w:rPr>
      </w:pPr>
      <w:r w:rsidRPr="00FF597F">
        <w:rPr>
          <w:rStyle w:val="StyleUnderline"/>
        </w:rPr>
        <w:t>That said, the issues that arise in the courts are often too varied and too case-specific for any one national commission or committee of sciences to resolve all case-level challenges. Hence, judicial gatekeeping remains important.</w:t>
      </w:r>
    </w:p>
    <w:p w14:paraId="331DA7CD" w14:textId="77777777" w:rsidR="00684B80" w:rsidRPr="00FF597F" w:rsidRDefault="00684B80" w:rsidP="00684B80">
      <w:pPr>
        <w:rPr>
          <w:rStyle w:val="StyleUnderline"/>
        </w:rPr>
      </w:pPr>
      <w:r w:rsidRPr="00FF597F">
        <w:rPr>
          <w:rStyle w:val="StyleUnderline"/>
        </w:rPr>
        <w:t>While it’s true that most judges lack the scientific training to be real experts at distinguishing valid and reliable science from the unreliable or invalid stuff, they don’t have to go it alone. They can be educated. Indeed, the experience in civil litigation — where judges often seriously scrutinize and frequently exclude scientific evidence proffered by civil plaintiffs, suggests that it is not a lack of capacity to understand the science that has led to the utter failure to screen out bad forensic evidence in criminal cases.</w:t>
      </w:r>
    </w:p>
    <w:p w14:paraId="13BB35F9" w14:textId="77777777" w:rsidR="00684B80" w:rsidRPr="00FF597F" w:rsidRDefault="00684B80" w:rsidP="00684B80">
      <w:r w:rsidRPr="00FF597F">
        <w:rPr>
          <w:rStyle w:val="StyleUnderline"/>
        </w:rPr>
        <w:t>Most of the fundamental challenges to the traditional forensic evidence are not that complicated. Once explained, the problems are pretty obvious and easy to comprehend. Even in more complex areas</w:t>
      </w:r>
      <w:r w:rsidRPr="00FF597F">
        <w:t xml:space="preserve"> — like medical determinations of child abuse in so-called Shaken Baby Syndrome or Abusive Head Trauma cases — </w:t>
      </w:r>
      <w:r w:rsidRPr="00FF597F">
        <w:rPr>
          <w:rStyle w:val="StyleUnderline"/>
        </w:rPr>
        <w:t>we now have many examples of cases in which courts have taken the time to hear extensive complex medical evidence and have revealed that they are quite capable of understanding the flaws with the underlying medical hypotheses</w:t>
      </w:r>
      <w:r w:rsidRPr="00FF597F">
        <w:t xml:space="preserve">. </w:t>
      </w:r>
      <w:r w:rsidRPr="00FF597F">
        <w:rPr>
          <w:rStyle w:val="StyleUnderline"/>
        </w:rPr>
        <w:t>The real challenge here is to get courts to overcome the inertia of precedent, and to have the courage to reject forensic science evidence that in some cases will be the central piece in the prosecution of people charged with serious crimes</w:t>
      </w:r>
      <w:r w:rsidRPr="00FF597F">
        <w:t xml:space="preserve">. </w:t>
      </w:r>
      <w:r w:rsidRPr="00FF597F">
        <w:rPr>
          <w:rStyle w:val="StyleUnderline"/>
        </w:rPr>
        <w:t xml:space="preserve">The courts will need a lot of support to get over those hurdles. That means vigorous litigation by knowledgeable lawyers challenging flawed forensics, and the </w:t>
      </w:r>
      <w:r w:rsidRPr="00FF597F">
        <w:t xml:space="preserve">the </w:t>
      </w:r>
      <w:r w:rsidRPr="00FF597F">
        <w:rPr>
          <w:rStyle w:val="StyleUnderline"/>
        </w:rPr>
        <w:t>prospect of improved forensic evidence that can take the place of the flawed evidence.</w:t>
      </w:r>
    </w:p>
    <w:p w14:paraId="10124469" w14:textId="77777777" w:rsidR="00684B80" w:rsidRPr="00FF597F" w:rsidRDefault="00684B80" w:rsidP="00684B80">
      <w:pPr>
        <w:rPr>
          <w:rStyle w:val="StyleUnderline"/>
        </w:rPr>
      </w:pPr>
      <w:r w:rsidRPr="00FF597F">
        <w:rPr>
          <w:rStyle w:val="StyleUnderline"/>
        </w:rPr>
        <w:t>The problem is a bit of a chicken-and-egg conundrum. Courts are reluctant to reject flawed evidence until something better is available to replace it. But the forensic science community has historically lacked incentives to create something better, because the evidence they have been producing has been accepted by the courts, and has served to convict the people whom prosecutors (for whom the laboratories typically work) are prosecuting. We need to break the cycle — we must create institutions and research opportunities to improve forensic science evidence upstream of the courtroom, and courts must create the incentives to produce a better forensic science product by rejecting expert testimony that is flawed.</w:t>
      </w:r>
    </w:p>
    <w:p w14:paraId="27D73767" w14:textId="77777777" w:rsidR="00684B80" w:rsidRPr="00FF597F" w:rsidRDefault="00684B80" w:rsidP="00684B80"/>
    <w:p w14:paraId="06753A4C" w14:textId="77777777" w:rsidR="00684B80" w:rsidRPr="00FF597F" w:rsidRDefault="00684B80" w:rsidP="00684B80">
      <w:pPr>
        <w:pStyle w:val="Heading4"/>
        <w:rPr>
          <w:rFonts w:cs="Times New Roman"/>
        </w:rPr>
      </w:pPr>
      <w:r w:rsidRPr="00FF597F">
        <w:rPr>
          <w:rFonts w:cs="Times New Roman"/>
        </w:rPr>
        <w:t>Multifaceted solution key – national oversight necessary to strengthen and restore quality control and accountability at all levels</w:t>
      </w:r>
    </w:p>
    <w:p w14:paraId="5A4A1AD9" w14:textId="77777777" w:rsidR="00684B80" w:rsidRPr="00FF597F" w:rsidRDefault="00684B80" w:rsidP="00684B80">
      <w:pPr>
        <w:rPr>
          <w:rStyle w:val="Style13ptBold"/>
        </w:rPr>
      </w:pPr>
      <w:r w:rsidRPr="00FF597F">
        <w:rPr>
          <w:rStyle w:val="Style13ptBold"/>
        </w:rPr>
        <w:t>Balko, Washington Post opinion columnist, written interview with Melinek, forensic pathologist, 19</w:t>
      </w:r>
    </w:p>
    <w:p w14:paraId="67F4DB3C" w14:textId="77777777" w:rsidR="00684B80" w:rsidRPr="00FF597F" w:rsidRDefault="00684B80" w:rsidP="00684B80">
      <w:r w:rsidRPr="00FF597F">
        <w:t xml:space="preserve">[Radley &amp; Judy, 6-20-19, Washington Post, “We need to fix forensics. But how?”, </w:t>
      </w:r>
      <w:hyperlink r:id="rId166" w:history="1">
        <w:r w:rsidRPr="00FF597F">
          <w:rPr>
            <w:rStyle w:val="Hyperlink"/>
          </w:rPr>
          <w:t>https://www.washingtonpost.com/opinions/2019/06/20/we-need-fix-forensics-how/</w:t>
        </w:r>
      </w:hyperlink>
      <w:r w:rsidRPr="00FF597F">
        <w:t>, accessed 6-21-20, AFB]</w:t>
      </w:r>
    </w:p>
    <w:p w14:paraId="378B75EC" w14:textId="77777777" w:rsidR="00684B80" w:rsidRPr="00FF597F" w:rsidRDefault="00684B80" w:rsidP="00684B80">
      <w:pPr>
        <w:rPr>
          <w:i/>
          <w:iCs/>
          <w:u w:val="single"/>
        </w:rPr>
      </w:pPr>
      <w:r w:rsidRPr="00FF597F">
        <w:rPr>
          <w:i/>
          <w:iCs/>
          <w:highlight w:val="yellow"/>
          <w:u w:val="single"/>
        </w:rPr>
        <w:lastRenderedPageBreak/>
        <w:t>[DEBATE NOTE: THE FIRST PORTION OF THE TEXT IS THE QUESTION THAT APPEARED BEFORE THE SERIES OF ANSWERS FROM EXPERTS]</w:t>
      </w:r>
    </w:p>
    <w:p w14:paraId="7C37B280" w14:textId="77777777" w:rsidR="00684B80" w:rsidRPr="00FF597F" w:rsidRDefault="00684B80" w:rsidP="00684B80">
      <w:pPr>
        <w:rPr>
          <w:i/>
          <w:iCs/>
          <w:u w:val="single"/>
        </w:rPr>
      </w:pPr>
    </w:p>
    <w:p w14:paraId="7FC7DB8C" w14:textId="77777777" w:rsidR="00684B80" w:rsidRPr="00FF597F" w:rsidRDefault="00684B80" w:rsidP="00684B80">
      <w:r w:rsidRPr="00FF597F">
        <w:t>I asked the panelists six questions. We’ll post their answers to the first question today, and to the other questions in future posts.</w:t>
      </w:r>
    </w:p>
    <w:p w14:paraId="313E7E39" w14:textId="77777777" w:rsidR="00684B80" w:rsidRPr="00FF597F" w:rsidRDefault="00684B80" w:rsidP="00684B80">
      <w:r w:rsidRPr="00FF597F">
        <w:t>Question 1</w:t>
      </w:r>
    </w:p>
    <w:p w14:paraId="457D2DFE" w14:textId="77777777" w:rsidR="00684B80" w:rsidRPr="00FF597F" w:rsidRDefault="00684B80" w:rsidP="00684B80">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6E5A4894" w14:textId="77777777" w:rsidR="00684B80" w:rsidRPr="00FF597F" w:rsidRDefault="00684B80" w:rsidP="00684B80">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189F57C5" w14:textId="77777777" w:rsidR="00684B80" w:rsidRPr="00FF597F" w:rsidRDefault="00684B80" w:rsidP="00684B80">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wouldn’t be practical for such a committee to assess every challenge to an expert during criminal trials across the country.</w:t>
      </w:r>
    </w:p>
    <w:p w14:paraId="33F6D9BD" w14:textId="77777777" w:rsidR="00684B80" w:rsidRPr="00FF597F" w:rsidRDefault="00684B80" w:rsidP="00684B80">
      <w:pPr>
        <w:rPr>
          <w:b/>
          <w:u w:val="single"/>
        </w:rPr>
      </w:pPr>
      <w:r w:rsidRPr="00FF597F">
        <w:t xml:space="preserve">Obviously we need some way of assessing the reliability of scientific and expert testimony. </w:t>
      </w:r>
      <w:r w:rsidRPr="00FF597F">
        <w:rPr>
          <w:rStyle w:val="StyleUnderline"/>
        </w:rPr>
        <w:t>What would the ideal system look like?</w:t>
      </w:r>
    </w:p>
    <w:p w14:paraId="200BF1D7" w14:textId="77777777" w:rsidR="00684B80" w:rsidRPr="00FF597F" w:rsidRDefault="00684B80" w:rsidP="00684B80">
      <w:pPr>
        <w:rPr>
          <w:i/>
          <w:iCs/>
          <w:u w:val="single"/>
        </w:rPr>
      </w:pPr>
      <w:r w:rsidRPr="00FF597F">
        <w:rPr>
          <w:i/>
          <w:iCs/>
          <w:highlight w:val="yellow"/>
          <w:u w:val="single"/>
        </w:rPr>
        <w:t>[DEBATE NOTE: THE FIRST PORTION OF THE TEXT (ABOVE) IS THE QUESTION THAT APPEARED BEFORE THE SERIES OF ANSWERS FROM EXPERTS]</w:t>
      </w:r>
    </w:p>
    <w:p w14:paraId="05499834" w14:textId="77777777" w:rsidR="00684B80" w:rsidRPr="00FF597F" w:rsidRDefault="00684B80" w:rsidP="00684B80">
      <w:r w:rsidRPr="00FF597F">
        <w:t xml:space="preserve">Judy </w:t>
      </w:r>
      <w:r w:rsidRPr="00FF597F">
        <w:rPr>
          <w:rStyle w:val="StyleUnderline"/>
        </w:rPr>
        <w:t>Melinek, forensic pathologist,</w:t>
      </w:r>
      <w:r w:rsidRPr="00FF597F">
        <w:t xml:space="preserve"> author of "Working Stiff: Two Years, 262 Bodies, and the Making of a Medical Examiner"</w:t>
      </w:r>
    </w:p>
    <w:p w14:paraId="7360C739" w14:textId="77777777" w:rsidR="00684B80" w:rsidRPr="00FF597F" w:rsidRDefault="00684B80" w:rsidP="00684B80">
      <w:pPr>
        <w:rPr>
          <w:rStyle w:val="StyleUnderline"/>
        </w:rPr>
      </w:pPr>
      <w:r w:rsidRPr="00FF597F">
        <w:rPr>
          <w:rStyle w:val="StyleUnderline"/>
        </w:rPr>
        <w:t>An ideal system would involve changes on multiple levels</w:t>
      </w:r>
      <w:r w:rsidRPr="00FF597F">
        <w:t xml:space="preserve">, </w:t>
      </w:r>
      <w:r w:rsidRPr="00FF597F">
        <w:rPr>
          <w:rStyle w:val="StyleUnderline"/>
        </w:rPr>
        <w:t>and would require the cooperation of municipal, state and federal agencies in implementing reforms. While the courts decide what evidence gets admitted in testimony, it is often county agencies that decide which experts get hired to work in the forensic labs that analyze the evidence in the first place. Most criminal complaints don’t even make it to the courtroom, because defendants accept a plea bargain offered by the prosecution. They may be pressured to take such a deal because they’re being told that the forensic evidence is incontrovertible. Yet there is no way for the defendant to know if there have been mistakes in the way that forensic evidence has been analyzed. Several recent scandals involving years of incompetence and illegal activity among lab analysts have forced judges to throw out thousands of convictions and plea deals. Rebuilding trust in our forensic systems has to start in the lab.</w:t>
      </w:r>
    </w:p>
    <w:p w14:paraId="62C7C8B8" w14:textId="77777777" w:rsidR="00684B80" w:rsidRPr="00FF597F" w:rsidRDefault="00684B80" w:rsidP="00684B80">
      <w:pPr>
        <w:rPr>
          <w:rStyle w:val="StyleUnderline"/>
        </w:rPr>
      </w:pPr>
      <w:r w:rsidRPr="00FF597F">
        <w:rPr>
          <w:rStyle w:val="StyleUnderline"/>
        </w:rPr>
        <w:lastRenderedPageBreak/>
        <w:t>So, on the municipal level, forensic laboratories need to be accredited by scientific agencies and required to participate in quality assurance/quality control testing</w:t>
      </w:r>
      <w:r w:rsidRPr="00FF597F">
        <w:t xml:space="preserve"> on blind samples, with the results made public; they need to be funded appropriately to attract and retain certified analysts; and they need to be completely independent of law enforcement or judicial agencies. </w:t>
      </w:r>
      <w:r w:rsidRPr="00FF597F">
        <w:rPr>
          <w:rStyle w:val="StyleUnderline"/>
        </w:rPr>
        <w:t>Local public defender offices need to be funded at the same level as prosecutors are, and they must be given equal access to all forensic evidence.</w:t>
      </w:r>
    </w:p>
    <w:p w14:paraId="256C3428" w14:textId="77777777" w:rsidR="00684B80" w:rsidRPr="00FF597F" w:rsidRDefault="00684B80" w:rsidP="00684B80">
      <w:pPr>
        <w:rPr>
          <w:rStyle w:val="StyleUnderline"/>
        </w:rPr>
      </w:pPr>
      <w:r w:rsidRPr="00FF597F">
        <w:rPr>
          <w:rStyle w:val="StyleUnderline"/>
        </w:rPr>
        <w:t>State governments and the federal government have their own role in an ideal forensic judicial system. To begin with, they need to implement both grants and fines as incentives to encourage a per-capita minimum investment in death investigation systems and forensic labs. And, yes, we need overarching legislative action to address the mess created by the [Missouri v.] Frye and Daubert Supreme Court decisions that, as noted, made judges the gate-keepers of scientific testimony.</w:t>
      </w:r>
      <w:r w:rsidRPr="00FF597F">
        <w:t xml:space="preserve"> </w:t>
      </w:r>
      <w:r w:rsidRPr="00FF597F">
        <w:rPr>
          <w:rStyle w:val="StyleUnderline"/>
        </w:rPr>
        <w:t>I believe that there should be a federally funded agency run by forensic scientists (without any input or influence from prosecutors, lawyers or law enforcement) that writes guidelines for expert testimony qualifications in designated scientific fields. Take the assessment of scientific merit away from judges, and let scientists determine whether an expert is qualified and whether their opinion is supported by the peer-reviewed literature or not. Then change the laws to allow defendants to appeal their convictions if scientific advances indicate that they were wrongfully convicted based on faulty scientific testimony.</w:t>
      </w:r>
    </w:p>
    <w:p w14:paraId="431998EE" w14:textId="77777777" w:rsidR="00684B80" w:rsidRPr="00FF597F" w:rsidRDefault="00684B80" w:rsidP="00684B80"/>
    <w:p w14:paraId="480CB75B" w14:textId="77777777" w:rsidR="00684B80" w:rsidRPr="00FF597F" w:rsidRDefault="00684B80" w:rsidP="00684B80">
      <w:pPr>
        <w:pStyle w:val="Heading4"/>
        <w:rPr>
          <w:rFonts w:cs="Times New Roman"/>
        </w:rPr>
      </w:pPr>
      <w:r w:rsidRPr="00FF597F">
        <w:rPr>
          <w:rFonts w:cs="Times New Roman"/>
        </w:rPr>
        <w:t>Top-down regulation and oversight key to reduce use of flawed evidence</w:t>
      </w:r>
    </w:p>
    <w:p w14:paraId="2AE2F02E" w14:textId="77777777" w:rsidR="00684B80" w:rsidRPr="00FF597F" w:rsidRDefault="00684B80" w:rsidP="00684B80">
      <w:pPr>
        <w:rPr>
          <w:rStyle w:val="Style13ptBold"/>
        </w:rPr>
      </w:pPr>
      <w:r w:rsidRPr="00FF597F">
        <w:rPr>
          <w:rStyle w:val="Style13ptBold"/>
        </w:rPr>
        <w:t>Balko, Washington Post opinion columnist, written interview with Melinek, New Mexico Court of Appeals retired judge, 19</w:t>
      </w:r>
    </w:p>
    <w:p w14:paraId="5F24F18C" w14:textId="77777777" w:rsidR="00684B80" w:rsidRPr="00FF597F" w:rsidRDefault="00684B80" w:rsidP="00684B80">
      <w:r w:rsidRPr="00FF597F">
        <w:t xml:space="preserve">[Radley &amp; Roderick, 6-20-19, Washington Post, “We need to fix forensics. But how?”, </w:t>
      </w:r>
      <w:hyperlink r:id="rId167" w:history="1">
        <w:r w:rsidRPr="00FF597F">
          <w:rPr>
            <w:rStyle w:val="Hyperlink"/>
          </w:rPr>
          <w:t>https://www.washingtonpost.com/opinions/2019/06/20/we-need-fix-forensics-how/</w:t>
        </w:r>
      </w:hyperlink>
      <w:r w:rsidRPr="00FF597F">
        <w:t>, accessed 6-21-20, AFB]</w:t>
      </w:r>
    </w:p>
    <w:p w14:paraId="275363B9" w14:textId="77777777" w:rsidR="00684B80" w:rsidRPr="00FF597F" w:rsidRDefault="00684B80" w:rsidP="00684B80">
      <w:pPr>
        <w:rPr>
          <w:i/>
          <w:iCs/>
          <w:u w:val="single"/>
        </w:rPr>
      </w:pPr>
      <w:r w:rsidRPr="00FF597F">
        <w:rPr>
          <w:i/>
          <w:iCs/>
          <w:highlight w:val="yellow"/>
          <w:u w:val="single"/>
        </w:rPr>
        <w:t>[DEBATE NOTE: THE FIRST PORTION OF THE TEXT IS THE QUESTION THAT APPEARED BEFORE THE SERIES OF ANSWERS FROM EXPERTS]</w:t>
      </w:r>
    </w:p>
    <w:p w14:paraId="45257E35" w14:textId="77777777" w:rsidR="00684B80" w:rsidRPr="00FF597F" w:rsidRDefault="00684B80" w:rsidP="00684B80">
      <w:pPr>
        <w:rPr>
          <w:i/>
          <w:iCs/>
          <w:u w:val="single"/>
        </w:rPr>
      </w:pPr>
    </w:p>
    <w:p w14:paraId="4A679477" w14:textId="77777777" w:rsidR="00684B80" w:rsidRPr="00FF597F" w:rsidRDefault="00684B80" w:rsidP="00684B80">
      <w:r w:rsidRPr="00FF597F">
        <w:t>I asked the panelists six questions. We’ll post their answers to the first question today, and to the other questions in future posts.</w:t>
      </w:r>
    </w:p>
    <w:p w14:paraId="02B77193" w14:textId="77777777" w:rsidR="00684B80" w:rsidRPr="00FF597F" w:rsidRDefault="00684B80" w:rsidP="00684B80">
      <w:r w:rsidRPr="00FF597F">
        <w:t>Question 1</w:t>
      </w:r>
    </w:p>
    <w:p w14:paraId="528CCDCC" w14:textId="77777777" w:rsidR="00684B80" w:rsidRPr="00FF597F" w:rsidRDefault="00684B80" w:rsidP="00684B80">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7EBFEA31" w14:textId="77777777" w:rsidR="00684B80" w:rsidRPr="00FF597F" w:rsidRDefault="00684B80" w:rsidP="00684B80">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23885DE7" w14:textId="77777777" w:rsidR="00684B80" w:rsidRPr="00FF597F" w:rsidRDefault="00684B80" w:rsidP="00684B80">
      <w:r w:rsidRPr="00FF597F">
        <w:lastRenderedPageBreak/>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wouldn’t be practical for such a committee to assess every challenge to an expert during criminal trials across the country.</w:t>
      </w:r>
    </w:p>
    <w:p w14:paraId="41872363" w14:textId="77777777" w:rsidR="00684B80" w:rsidRPr="00FF597F" w:rsidRDefault="00684B80" w:rsidP="00684B80">
      <w:pPr>
        <w:rPr>
          <w:b/>
          <w:u w:val="single"/>
        </w:rPr>
      </w:pPr>
      <w:r w:rsidRPr="00FF597F">
        <w:t xml:space="preserve">Obviously we need some way of assessing the reliability of scientific and expert testimony. </w:t>
      </w:r>
      <w:r w:rsidRPr="00FF597F">
        <w:rPr>
          <w:rStyle w:val="StyleUnderline"/>
        </w:rPr>
        <w:t>What would the ideal system look like?</w:t>
      </w:r>
    </w:p>
    <w:p w14:paraId="786556D7" w14:textId="77777777" w:rsidR="00684B80" w:rsidRPr="00FF597F" w:rsidRDefault="00684B80" w:rsidP="00684B80">
      <w:pPr>
        <w:rPr>
          <w:i/>
          <w:iCs/>
          <w:u w:val="single"/>
        </w:rPr>
      </w:pPr>
      <w:r w:rsidRPr="00FF597F">
        <w:rPr>
          <w:i/>
          <w:iCs/>
          <w:highlight w:val="yellow"/>
          <w:u w:val="single"/>
        </w:rPr>
        <w:t>[DEBATE NOTE: THE FIRST PORTION OF THE TEXT (ABOVE) IS THE QUESTION THAT APPEARED BEFORE THE SERIES OF ANSWERS FROM EXPERTS]</w:t>
      </w:r>
    </w:p>
    <w:p w14:paraId="62C17A0D" w14:textId="77777777" w:rsidR="00684B80" w:rsidRPr="00FF597F" w:rsidRDefault="00684B80" w:rsidP="00684B80"/>
    <w:p w14:paraId="33743FFB" w14:textId="77777777" w:rsidR="00684B80" w:rsidRPr="00FF597F" w:rsidRDefault="00684B80" w:rsidP="00684B80">
      <w:r w:rsidRPr="00FF597F">
        <w:t xml:space="preserve">Roderick </w:t>
      </w:r>
      <w:r w:rsidRPr="00FF597F">
        <w:rPr>
          <w:rStyle w:val="StyleUnderline"/>
        </w:rPr>
        <w:t>Kennedy, retired judge, New Mexico Court of Appeals</w:t>
      </w:r>
    </w:p>
    <w:p w14:paraId="0DC7524F" w14:textId="77777777" w:rsidR="00684B80" w:rsidRPr="00FF597F" w:rsidRDefault="00684B80" w:rsidP="00684B80">
      <w:pPr>
        <w:rPr>
          <w:rStyle w:val="StyleUnderline"/>
        </w:rPr>
      </w:pPr>
      <w:r w:rsidRPr="00FF597F">
        <w:rPr>
          <w:rStyle w:val="StyleUnderline"/>
        </w:rPr>
        <w:t>Joe Cecil and Daniel Rubenfeld wrote</w:t>
      </w:r>
      <w:r w:rsidRPr="00FF597F">
        <w:t xml:space="preserve"> an article in last fall’s Daedalus that talks</w:t>
      </w:r>
      <w:r w:rsidRPr="00FF597F">
        <w:rPr>
          <w:rStyle w:val="StyleUnderline"/>
        </w:rPr>
        <w:t xml:space="preserve"> about various ways to help judges make these decisions, including special masters to determine the parameters of science within which the parties’ experts will operate and give opinions that are congruent with what is predetermined to be the proven theory and acceptable practice.</w:t>
      </w:r>
    </w:p>
    <w:p w14:paraId="32AD572C" w14:textId="77777777" w:rsidR="00684B80" w:rsidRPr="00FF597F" w:rsidRDefault="00684B80" w:rsidP="00684B80">
      <w:pPr>
        <w:rPr>
          <w:rStyle w:val="StyleUnderline"/>
        </w:rPr>
      </w:pPr>
      <w:r w:rsidRPr="00FF597F">
        <w:rPr>
          <w:rStyle w:val="StyleUnderline"/>
        </w:rPr>
        <w:t>Another possibility is to have judges get an adviser on science in much the same role as a law clerk, who is independent of the parties, but researches the science to lay groundwork for the judicial determination of admissibility.</w:t>
      </w:r>
    </w:p>
    <w:p w14:paraId="3EF60ED9" w14:textId="77777777" w:rsidR="00684B80" w:rsidRPr="00FF597F" w:rsidRDefault="00684B80" w:rsidP="00684B80">
      <w:r w:rsidRPr="00FF597F">
        <w:rPr>
          <w:rStyle w:val="StyleUnderline"/>
        </w:rPr>
        <w:t>There is no other provision in the law for determining admissibility of evidence, save for the judge doing it. Determining reliability by 40-year old precedent and then using Kumho’s “you can take established things for granted” language is a horrible thing that still goes on.</w:t>
      </w:r>
      <w:r w:rsidRPr="00FF597F">
        <w:t xml:space="preserve"> </w:t>
      </w:r>
      <w:r w:rsidRPr="00FF597F">
        <w:rPr>
          <w:rStyle w:val="StyleUnderline"/>
        </w:rPr>
        <w:t>Some of it is judicial sloth. Some of it is fear of getting into things that aren’t known. And some is a matter of bias. With all this in the mix, it can be hard to separate and address these problems.</w:t>
      </w:r>
    </w:p>
    <w:p w14:paraId="00A468D6" w14:textId="77777777" w:rsidR="00684B80" w:rsidRPr="00FF597F" w:rsidRDefault="00684B80" w:rsidP="00684B80">
      <w:pPr>
        <w:rPr>
          <w:rStyle w:val="StyleUnderline"/>
        </w:rPr>
      </w:pPr>
      <w:r w:rsidRPr="00FF597F">
        <w:rPr>
          <w:rStyle w:val="StyleUnderline"/>
        </w:rPr>
        <w:t>[Britain], Europe and Australia all now have top-down regulation of forensics. In [Britain], compliance with those regulations is a foundational requirement for admissibility. The U.S. has punted even on watered-down regulation. We’ve kept all oversight of expert testimony in federal cases within the [Justice Department], and allowed prosecutors to be nontransparent in how they use science. We didn’t look for a validated path to standards, one in which a regulator proposes standards, and the disciplines affected by those regulations are allowed to comment. Instead, they let the disciplines propose their own regulations</w:t>
      </w:r>
      <w:r w:rsidRPr="00FF597F">
        <w:t xml:space="preserve"> to the Organization of Scientific Area Committees (OSAC) for Forensic Science. Even the very first proposed standard was rejected by NIST for being too lax. </w:t>
      </w:r>
      <w:r w:rsidRPr="00FF597F">
        <w:rPr>
          <w:rStyle w:val="StyleUnderline"/>
        </w:rPr>
        <w:t>This bottom-up approach will take far too long, and it won’t approach the sort of validation that we’ve known is needed in forensic science since at least 2009.</w:t>
      </w:r>
    </w:p>
    <w:p w14:paraId="3E569097" w14:textId="77777777" w:rsidR="00684B80" w:rsidRPr="00FF597F" w:rsidRDefault="00684B80" w:rsidP="00684B80">
      <w:r w:rsidRPr="00FF597F">
        <w:rPr>
          <w:rStyle w:val="StyleUnderline"/>
        </w:rPr>
        <w:t>We need empirical, objective validation by persons not involved in day-to-day forensic practice. We also need external validation, black-box proficiency testing of both programs and individual analysts to establish baseline likelihoods of how much predictive ability these experts and procedures actually carry</w:t>
      </w:r>
      <w:r w:rsidRPr="00FF597F">
        <w:t>.</w:t>
      </w:r>
    </w:p>
    <w:p w14:paraId="19F5C933" w14:textId="77777777" w:rsidR="00684B80" w:rsidRDefault="00684B80" w:rsidP="00684B80">
      <w:r w:rsidRPr="00FF597F">
        <w:lastRenderedPageBreak/>
        <w:t>[You can read the Daedulus article here]</w:t>
      </w:r>
    </w:p>
    <w:p w14:paraId="05346E64" w14:textId="77777777" w:rsidR="00684B80" w:rsidRDefault="00684B80" w:rsidP="00684B80">
      <w:pPr>
        <w:pStyle w:val="Heading3"/>
      </w:pPr>
      <w:r>
        <w:lastRenderedPageBreak/>
        <w:t>Commission Solvency Advocate</w:t>
      </w:r>
    </w:p>
    <w:p w14:paraId="477BA308" w14:textId="77777777" w:rsidR="00684B80" w:rsidRPr="0015518D" w:rsidRDefault="00684B80" w:rsidP="00684B80">
      <w:pPr>
        <w:pStyle w:val="Heading4"/>
        <w:rPr>
          <w:rStyle w:val="Style13ptBold"/>
          <w:b/>
        </w:rPr>
      </w:pPr>
      <w:r>
        <w:rPr>
          <w:rStyle w:val="Style13ptBold"/>
          <w:b/>
        </w:rPr>
        <w:t>A national commission of forensics science can solve reliability issues</w:t>
      </w:r>
    </w:p>
    <w:p w14:paraId="6D2A464A" w14:textId="77777777" w:rsidR="00684B80" w:rsidRDefault="00684B80" w:rsidP="00684B80">
      <w:r w:rsidRPr="0015518D">
        <w:rPr>
          <w:rStyle w:val="Style13ptBold"/>
        </w:rPr>
        <w:t>National Research Council 9</w:t>
      </w:r>
      <w:r>
        <w:t xml:space="preserve"> </w:t>
      </w:r>
    </w:p>
    <w:p w14:paraId="09D783AA" w14:textId="77777777" w:rsidR="00684B80" w:rsidRDefault="00684B80" w:rsidP="00684B80">
      <w:r>
        <w:t xml:space="preserve">(August 2009, National Criminal Justice Reference Service, </w:t>
      </w:r>
      <w:r w:rsidRPr="0015518D">
        <w:t>"</w:t>
      </w:r>
      <w:r>
        <w:t>Strengthening Forensic Science in the United States: A Path Forward</w:t>
      </w:r>
      <w:r w:rsidRPr="0015518D">
        <w:t xml:space="preserve">" </w:t>
      </w:r>
      <w:hyperlink r:id="rId168" w:history="1">
        <w:r w:rsidRPr="00C35973">
          <w:rPr>
            <w:rStyle w:val="Hyperlink"/>
          </w:rPr>
          <w:t>https://www.ncjrs.gov/pdffiles1/nij/grants/228091.pdf</w:t>
        </w:r>
        <w:r w:rsidRPr="00090DEB">
          <w:rPr>
            <w:rStyle w:val="Hyperlink"/>
          </w:rPr>
          <w:t xml:space="preserve"> pp. 188-191 ACCESSED 6/23/2020</w:t>
        </w:r>
      </w:hyperlink>
      <w:r>
        <w:t>, BN)</w:t>
      </w:r>
    </w:p>
    <w:p w14:paraId="2BE2D11F" w14:textId="77777777" w:rsidR="00684B80" w:rsidRDefault="00684B80" w:rsidP="00684B80">
      <w:r>
        <w:t xml:space="preserve">Wide variability is found across forensic science disciplines not only with regard to techniques and methodologies (see Chapter 5), but also with regard to reliability, error rates, reporting, research foundations, general acceptability, and published material. Some of the disciplines are laboratory based (e.g., nuclear and mitochondrial DNA analysis, toxicology and drug analysis, and analyses of fibers and fire debris); others are based on expert interpretation of observed patterns (e.g., of fingerprints, writing samples, toolmarks, bite marks, and hairs). The briefings and materials that informed this report illustrate that the level of scientific development and evaluation varies substantially among the forensic science disciplines. </w:t>
      </w:r>
    </w:p>
    <w:p w14:paraId="377D6D3A" w14:textId="77777777" w:rsidR="00684B80" w:rsidRDefault="00684B80" w:rsidP="00684B80">
      <w:r>
        <w:t xml:space="preserve">In most areas of forensic science, no well-defined system exists for determining error rates, and proficiency testing shows that some examiners perform poorly. In some disciplines, such as forensic odontology, the methods of evidence collection are relatively noncontroversial, but disputes arise over the value and reliability of the resulting interpretations. </w:t>
      </w:r>
    </w:p>
    <w:p w14:paraId="61D4112D" w14:textId="77777777" w:rsidR="00684B80" w:rsidRDefault="00684B80" w:rsidP="00684B80">
      <w:r>
        <w:t xml:space="preserve">In most forensic science disciplines, no studies have been conducted of large populations to establish the uniqueness of marks or features. Yet, despite the lack of a statistical foundation, examiners make probabilistic claims based on their experience. A statistical framework that allows quantification of these claims is greatly needed. These disciplines also critically need to standardize and clarify the terminology used in reporting and testifying about the results and in providing more information. </w:t>
      </w:r>
    </w:p>
    <w:p w14:paraId="1FA3D3A6" w14:textId="77777777" w:rsidR="00684B80" w:rsidRDefault="00684B80" w:rsidP="00684B80">
      <w:r>
        <w:t xml:space="preserve">Little rigorous systematic research has been done to validate the basic premises and techniques in a number of forensic science disciplines. The committee sees no evident reason why conducting such research is not feasible; in fact, some researchers have proposed research agendas to strengthen the foundations of specific forensic disciplines.12 Much more federal funding is needed to support research in forensic science and forensic pathology in universities and in private laboratories committed to such work. </w:t>
      </w:r>
      <w:r w:rsidRPr="0015518D">
        <w:rPr>
          <w:rStyle w:val="StyleUnderline"/>
        </w:rPr>
        <w:t>The forensic science and medical examiner communities (see Chapter 9) will be improved by opportunities to collaborate with the broader science and engineering communities. In particular, collaborative efforts are urgently needed to: (1) develop new technical methods or provide in-depth grounding for advances developed in forensic science; (2) provide an interface between the forensic science and medical examiner communities and basic sciences; and (3) create fertile grounds for discourse among the communities. The proposed National Institute of Forensic Science (NIFS) should recommend, implement, and guide strategies for supporting such initiatives.</w:t>
      </w:r>
      <w:r>
        <w:t xml:space="preserve"> </w:t>
      </w:r>
    </w:p>
    <w:p w14:paraId="6AFB5B26" w14:textId="77777777" w:rsidR="00684B80" w:rsidRDefault="00684B80" w:rsidP="00684B80">
      <w:r>
        <w:t xml:space="preserve">Although a long-term research agenda will require a thorough assessment of each of the assumptions that underlie forensic science techniques, many concerns regarding the forensic science disciplines can be addressed immediately through studies in which forensic science practitioners are presented with a standardized set of realistic training materials that vary in complexity. Such studies will not explore the components of the decision process, but they will permit an assessment of the extent to which skilled </w:t>
      </w:r>
      <w:r>
        <w:lastRenderedPageBreak/>
        <w:t xml:space="preserve">forensic science practitioners will reach the same or similar conclusions when presented with the types of materials that lead to disagreements. </w:t>
      </w:r>
    </w:p>
    <w:p w14:paraId="47E4A476" w14:textId="77777777" w:rsidR="00684B80" w:rsidRDefault="00684B80" w:rsidP="00684B80">
      <w:pPr>
        <w:rPr>
          <w:rStyle w:val="StyleUnderline"/>
        </w:rPr>
      </w:pPr>
      <w:r w:rsidRPr="00354AC5">
        <w:rPr>
          <w:rStyle w:val="StyleUnderline"/>
        </w:rPr>
        <w:t xml:space="preserve">Recommendation 2: </w:t>
      </w:r>
    </w:p>
    <w:p w14:paraId="29860CD3" w14:textId="77777777" w:rsidR="00684B80" w:rsidRDefault="00684B80" w:rsidP="00684B80">
      <w:r w:rsidRPr="00354AC5">
        <w:rPr>
          <w:rStyle w:val="StyleUnderline"/>
        </w:rPr>
        <w:t>The National Institute of Forensic Science (NIFS), after reviewing established standards such as ISO 17025, and in consultation with its advisory board, should establish standard terminology to be used in reporting on and testifying about the results of forensic science investigations.</w:t>
      </w:r>
      <w:r>
        <w:t xml:space="preserve"> Similarly, it should establish model laboratory reports for different forensic science disciplines and specify the minimum information that should be included. As part of the accreditation and certification processes, laboratories and forensic scientists should be required to utilize model laboratory reports when summarizing the results of their analyses. </w:t>
      </w:r>
    </w:p>
    <w:p w14:paraId="16A6B8D8" w14:textId="77777777" w:rsidR="00684B80" w:rsidRDefault="00684B80" w:rsidP="00684B80">
      <w:pPr>
        <w:rPr>
          <w:rStyle w:val="StyleUnderline"/>
        </w:rPr>
      </w:pPr>
      <w:r w:rsidRPr="00354AC5">
        <w:rPr>
          <w:rStyle w:val="StyleUnderline"/>
        </w:rPr>
        <w:t xml:space="preserve">Recommendation 3: </w:t>
      </w:r>
    </w:p>
    <w:p w14:paraId="150E072B" w14:textId="77777777" w:rsidR="00684B80" w:rsidRDefault="00684B80" w:rsidP="00684B80">
      <w:pPr>
        <w:rPr>
          <w:rStyle w:val="StyleUnderline"/>
        </w:rPr>
      </w:pPr>
      <w:r w:rsidRPr="00354AC5">
        <w:rPr>
          <w:rStyle w:val="StyleUnderline"/>
        </w:rPr>
        <w:t xml:space="preserve">Research is needed to address issues of accuracy, reliability, and validity in the forensic science disciplines. The National Institute of Forensic Science (NIFS) should competitively fund peer-reviewed research in the following areas: </w:t>
      </w:r>
    </w:p>
    <w:p w14:paraId="5635C826" w14:textId="77777777" w:rsidR="00684B80" w:rsidRDefault="00684B80" w:rsidP="00684B80">
      <w:pPr>
        <w:rPr>
          <w:rStyle w:val="StyleUnderline"/>
        </w:rPr>
      </w:pPr>
      <w:r w:rsidRPr="00354AC5">
        <w:rPr>
          <w:rStyle w:val="StyleUnderline"/>
        </w:rPr>
        <w:t xml:space="preserve">(a) Studies establishing the scientific bases demonstrating the validity of forensic methods. </w:t>
      </w:r>
    </w:p>
    <w:p w14:paraId="684C373D" w14:textId="77777777" w:rsidR="00684B80" w:rsidRDefault="00684B80" w:rsidP="00684B80">
      <w:pPr>
        <w:rPr>
          <w:rStyle w:val="StyleUnderline"/>
        </w:rPr>
      </w:pPr>
      <w:r w:rsidRPr="00354AC5">
        <w:rPr>
          <w:rStyle w:val="StyleUnderline"/>
        </w:rPr>
        <w:t xml:space="preserve">(b) The development and establishment of quantifiable measures of the reliability and accuracy of forensic analyses. Studies of the reliability and accuracy of forensic techniques should reflect actual practice on realisticcase scenarios, averaged across a representative sample of forensic scientists and laboratories. Studies also should establish the limits of reliability and accuracy that analytic methods can be expected to achieve as the conditions of forensic evidence vary. The research by which measures of reliability and accuracy are determined should be peer reviewed and published in respected scientific journals. </w:t>
      </w:r>
    </w:p>
    <w:p w14:paraId="4EF00C68" w14:textId="77777777" w:rsidR="00684B80" w:rsidRDefault="00684B80" w:rsidP="00684B80">
      <w:pPr>
        <w:rPr>
          <w:rStyle w:val="StyleUnderline"/>
        </w:rPr>
      </w:pPr>
      <w:r w:rsidRPr="00354AC5">
        <w:rPr>
          <w:rStyle w:val="StyleUnderline"/>
        </w:rPr>
        <w:t xml:space="preserve">(c) The development of quantifiable measures of uncertainty in the conclusions of forensic analyses. </w:t>
      </w:r>
    </w:p>
    <w:p w14:paraId="6A18C52D" w14:textId="77777777" w:rsidR="00684B80" w:rsidRDefault="00684B80" w:rsidP="00684B80">
      <w:pPr>
        <w:rPr>
          <w:rStyle w:val="StyleUnderline"/>
        </w:rPr>
      </w:pPr>
      <w:r w:rsidRPr="00354AC5">
        <w:rPr>
          <w:rStyle w:val="StyleUnderline"/>
        </w:rPr>
        <w:t xml:space="preserve">(d) Automated techniques capable of enhancing forensic technologies. </w:t>
      </w:r>
    </w:p>
    <w:p w14:paraId="53512F8E" w14:textId="77777777" w:rsidR="00684B80" w:rsidRDefault="00684B80" w:rsidP="00684B80">
      <w:pPr>
        <w:rPr>
          <w:rStyle w:val="StyleUnderline"/>
        </w:rPr>
      </w:pPr>
      <w:r w:rsidRPr="00354AC5">
        <w:rPr>
          <w:rStyle w:val="StyleUnderline"/>
        </w:rPr>
        <w:t xml:space="preserve">To answer questions regarding the reliability and accuracy of a forensic analysis, the research must distinguish between average performance (achieved across individual practitioners and laboratories) and individual performance (achieved by the specific practitioner and laboratory). Whether or not a forensic procedure is sufficient under the rules of evidence governing criminal and civil litigation raises difficult legal issues that are outside the realm of scientific inquiry. </w:t>
      </w:r>
    </w:p>
    <w:p w14:paraId="6C9A3D1D" w14:textId="77777777" w:rsidR="00684B80" w:rsidRDefault="00684B80" w:rsidP="00684B80">
      <w:pPr>
        <w:rPr>
          <w:rStyle w:val="StyleUnderline"/>
        </w:rPr>
      </w:pPr>
      <w:r w:rsidRPr="00354AC5">
        <w:rPr>
          <w:rStyle w:val="StyleUnderline"/>
        </w:rPr>
        <w:t>Recommendation 4:</w:t>
      </w:r>
    </w:p>
    <w:p w14:paraId="74277C44" w14:textId="77777777" w:rsidR="00684B80" w:rsidRDefault="00684B80" w:rsidP="00684B80">
      <w:pPr>
        <w:rPr>
          <w:rStyle w:val="StyleUnderline"/>
        </w:rPr>
      </w:pPr>
      <w:r w:rsidRPr="00354AC5">
        <w:rPr>
          <w:rStyle w:val="StyleUnderline"/>
        </w:rPr>
        <w:t xml:space="preserve"> To improve the scientific bases of forensic science examinations and to maximize independence from or autonomy within the law enforcement community, Congress should authorize and appropriate incentive funds to the National Institute of Forensic Science (NIFS) for allocation to state and local jurisdictions for the purpose of removing all public forensic laboratories and facilities from the administrative control of law enforcement agencies or prosecutors’ offices. </w:t>
      </w:r>
    </w:p>
    <w:p w14:paraId="29D72AED" w14:textId="77777777" w:rsidR="00684B80" w:rsidRDefault="00684B80" w:rsidP="00684B80">
      <w:pPr>
        <w:rPr>
          <w:rStyle w:val="StyleUnderline"/>
        </w:rPr>
      </w:pPr>
      <w:r w:rsidRPr="00354AC5">
        <w:rPr>
          <w:rStyle w:val="StyleUnderline"/>
        </w:rPr>
        <w:t xml:space="preserve">Recommendation 5: </w:t>
      </w:r>
    </w:p>
    <w:p w14:paraId="3E968111" w14:textId="77777777" w:rsidR="00684B80" w:rsidRDefault="00684B80" w:rsidP="00684B80">
      <w:pPr>
        <w:rPr>
          <w:rStyle w:val="StyleUnderline"/>
        </w:rPr>
      </w:pPr>
      <w:r w:rsidRPr="00354AC5">
        <w:rPr>
          <w:rStyle w:val="StyleUnderline"/>
        </w:rPr>
        <w:lastRenderedPageBreak/>
        <w:t>The National Institute of Forensic Science (NIFS) should encourage research programs on human observer bias and sources of human error in forensic examinations. Such programs might include studies to determine the effects of contextual bias in forensic practice (e.g., studies to determine whether and to what extent the results of forensic analyses are influenced by knowledge regarding the background of the suspect and the investigator’s theory of the case). In addition, research on sources of human error should be closely linked with research conducted to quantify and characterize the amount of error. Based on the results of these studies, and in consultation with its advisory board, NIFS should develop standard operating procedures (that will lay the foundation for model protocols) to minimize, to the greatest extent reasonably possible, potential bias and sources of human error in forensic practice. These standard operating procedures should apply to all forensic analyses that may be used in litigation.</w:t>
      </w:r>
    </w:p>
    <w:p w14:paraId="65C29303" w14:textId="77777777" w:rsidR="00684B80" w:rsidRPr="00FF597F" w:rsidRDefault="00684B80" w:rsidP="00684B80">
      <w:pPr>
        <w:pStyle w:val="Heading3"/>
        <w:rPr>
          <w:rFonts w:cs="Times New Roman"/>
        </w:rPr>
      </w:pPr>
      <w:r w:rsidRPr="00FF597F">
        <w:rPr>
          <w:rFonts w:cs="Times New Roman"/>
        </w:rPr>
        <w:lastRenderedPageBreak/>
        <w:t>Accreditation Solvency</w:t>
      </w:r>
    </w:p>
    <w:p w14:paraId="748EB5B9" w14:textId="77777777" w:rsidR="00684B80" w:rsidRPr="00FF597F" w:rsidRDefault="00684B80" w:rsidP="00684B80">
      <w:pPr>
        <w:pStyle w:val="Heading4"/>
        <w:rPr>
          <w:rFonts w:cs="Times New Roman"/>
        </w:rPr>
      </w:pPr>
      <w:r w:rsidRPr="00FF597F">
        <w:rPr>
          <w:rFonts w:cs="Times New Roman"/>
        </w:rPr>
        <w:t>Allows for oversight and eliminates misconduct and increases accreditation in the reforming of forensic science</w:t>
      </w:r>
    </w:p>
    <w:p w14:paraId="21DE8008" w14:textId="77777777" w:rsidR="00684B80" w:rsidRPr="00FF597F" w:rsidRDefault="00684B80" w:rsidP="00684B80">
      <w:pPr>
        <w:rPr>
          <w:rStyle w:val="Style13ptBold"/>
        </w:rPr>
      </w:pPr>
      <w:r w:rsidRPr="00FF597F">
        <w:rPr>
          <w:rStyle w:val="Style13ptBold"/>
        </w:rPr>
        <w:t>National Research Council Committee on Identifying the Needs of the Forensic Sciences Community, 9</w:t>
      </w:r>
    </w:p>
    <w:p w14:paraId="6FE27644" w14:textId="77777777" w:rsidR="00684B80" w:rsidRPr="00FF597F" w:rsidRDefault="00684B80" w:rsidP="00684B80">
      <w:r w:rsidRPr="00FF597F">
        <w:t xml:space="preserve">[National Criminal Justice Reference Service, "Strengthening Forensic Science in the United States: A Path Forward", </w:t>
      </w:r>
      <w:hyperlink r:id="rId169" w:history="1">
        <w:r w:rsidRPr="00FF597F">
          <w:rPr>
            <w:rStyle w:val="Hyperlink"/>
          </w:rPr>
          <w:t>https://www.ncjrs.gov/pdffiles1/nij/grants/228091.pdf</w:t>
        </w:r>
      </w:hyperlink>
      <w:r w:rsidRPr="00FF597F">
        <w:t>, accessed 6-25-20, p.198-199, WY]</w:t>
      </w:r>
    </w:p>
    <w:p w14:paraId="5DDFF3DB" w14:textId="77777777" w:rsidR="00684B80" w:rsidRPr="00FF597F" w:rsidRDefault="00684B80" w:rsidP="00684B80">
      <w:r w:rsidRPr="00FF597F">
        <w:rPr>
          <w:rStyle w:val="StyleUnderline"/>
        </w:rPr>
        <w:t>Accreditation is just one aspect of an organization’s quality assurance program, which also should include proficiency testing where relevant, continuing education, and other programs to help the organization provide better overall services.</w:t>
      </w:r>
      <w:r w:rsidRPr="00FF597F">
        <w:t xml:space="preserve"> In the case of laboratories, accreditation does not mean that accredited laboratories do not make mistakes, nor does it mean that a laboratory utilizes best practices in every case, but rather, </w:t>
      </w:r>
      <w:r w:rsidRPr="00FF597F">
        <w:rPr>
          <w:rStyle w:val="StyleUnderline"/>
        </w:rPr>
        <w:t>it means that the laboratory adheres to an established set of standards of quality and relies on acceptable practices within these requirements. An accredited laboratory has in place a management system that defines the various processes by which it operates on a daily basis, monitors that activity, and responds to deviations from the acceptable practices using a routine and thoughtful method</w:t>
      </w:r>
      <w:r w:rsidRPr="00FF597F">
        <w:t xml:space="preserve">. This cannot be a self-assessing program. Oversight must come from outside the participating laboratory to ensure that standards are not self-serving and superficial and to remove the option of taking shortcuts when other demands compete with quality assurance. In addition, </w:t>
      </w:r>
      <w:r w:rsidRPr="00FF597F">
        <w:rPr>
          <w:rStyle w:val="StyleUnderline"/>
        </w:rPr>
        <w:t>accreditation serves as a mechanism to strengthen professional community ties, transmit best practices, and expose laboratory employees directly to the perspectives and expectations of other leaders in the profession.</w:t>
      </w:r>
    </w:p>
    <w:p w14:paraId="739AFAC9" w14:textId="77777777" w:rsidR="00684B80" w:rsidRPr="00FF597F" w:rsidRDefault="00684B80" w:rsidP="00684B80">
      <w:r w:rsidRPr="00FF597F">
        <w:t>An example of a strong accreditation system is that required through the Clinical Laboratory Improvement Amendments of 1988 (CLIA).6 Through this legislation, the Centers for Medicare &amp; Medicaid Services (CMS) regulates all clinical laboratory testing (except research) performed on humans in the United States. In total, CLIA covers approximately 189,000 laboratory entities (see Box 7-1).</w:t>
      </w:r>
    </w:p>
    <w:p w14:paraId="1B93F63F" w14:textId="77777777" w:rsidR="00684B80" w:rsidRPr="00FF597F" w:rsidRDefault="00684B80" w:rsidP="00684B80">
      <w:r w:rsidRPr="00FF597F">
        <w:rPr>
          <w:rStyle w:val="StyleUnderline"/>
        </w:rPr>
        <w:t>Some key elements of CLIA and of other accreditation programs that might be incorporated into a mandatory accreditation system for forensic science include: • a national organization that can mediate the accreditation process; • an application process with criteria by which organizations are eligible to apply; • a process of self-evaluation; • an external evaluation process, including site visits by external evaluators; • an appeals process; • a repeat cycle of evaluation and external evaluation, and; • a set of standards by which entities can be evaluated.</w:t>
      </w:r>
      <w:r w:rsidRPr="00FF597F">
        <w:t>7</w:t>
      </w:r>
    </w:p>
    <w:p w14:paraId="165A80DE" w14:textId="77777777" w:rsidR="00684B80" w:rsidRPr="00FF597F" w:rsidRDefault="00684B80" w:rsidP="00684B80">
      <w:pPr>
        <w:rPr>
          <w:rStyle w:val="StyleUnderline"/>
        </w:rPr>
      </w:pPr>
      <w:r w:rsidRPr="00FF597F">
        <w:rPr>
          <w:rStyle w:val="StyleUnderline"/>
        </w:rPr>
        <w:t>In addition, accrediting organizations typically offer education and training programs to help the participating entities comply with the standards. Accreditation cannot guarantee high quality—that is, it cannot guard against those who intentionally disobey or ignore requirements.</w:t>
      </w:r>
      <w:r w:rsidRPr="00FF597F">
        <w:t xml:space="preserve"> However, over time </w:t>
      </w:r>
      <w:r w:rsidRPr="00FF597F">
        <w:rPr>
          <w:rStyle w:val="StyleUnderline"/>
        </w:rPr>
        <w:t>it can reduce the likelihood that violations will occur, and reports of infractions should trigger increased scrutiny by an accrediting body. And, by requiring that education be a standard that must be met as a condition of accreditation, incremental change and quality improvement can be achieved individual by individual.</w:t>
      </w:r>
    </w:p>
    <w:p w14:paraId="290E7E0C" w14:textId="77777777" w:rsidR="00684B80" w:rsidRPr="00FF597F" w:rsidRDefault="00684B80" w:rsidP="00684B80">
      <w:r w:rsidRPr="00FF597F">
        <w:rPr>
          <w:rStyle w:val="StyleUnderline"/>
        </w:rPr>
        <w:lastRenderedPageBreak/>
        <w:t>Development of Current Forensic Laboratory Accrediting Organizations In the 1970s, FBI Director Clarence Kelley and FBI Laboratory Director Briggs White organized a group of crime laboratory directors that eventually became known as the American Society of Crime Laboratory Directors</w:t>
      </w:r>
      <w:r w:rsidRPr="00FF597F">
        <w:t>, or ASCLD. ASCLD’s Committee on Laboratory Evaluation and Standards was focused on developing quality assurance standards, and in 1981 the ASCLD/Laboratory Accreditation Board (ASCLD/LAB) was formed. In 1988, it was officially incorporated as a not-for-profit organization.</w:t>
      </w:r>
    </w:p>
    <w:p w14:paraId="2C064B15" w14:textId="77777777" w:rsidR="00684B80" w:rsidRPr="00FF597F" w:rsidRDefault="00684B80" w:rsidP="00684B80">
      <w:r w:rsidRPr="00FF597F">
        <w:rPr>
          <w:rStyle w:val="StyleUnderline"/>
        </w:rPr>
        <w:t>In 1994, the passage of the DNA Identification Act established a DNA Advisory Board (DAB) to develop and enforce quality assurance standards for crime laboratories seeking access to the FBI’s national database of DNA profiles (see below).</w:t>
      </w:r>
      <w:r w:rsidRPr="00FF597F">
        <w:t xml:space="preserve"> The DAB recommended that crime laboratories seek accreditation as quickly as possible. According to the Crime Lab Report, “</w:t>
      </w:r>
      <w:r w:rsidRPr="00FF597F">
        <w:rPr>
          <w:rStyle w:val="StyleUnderline"/>
        </w:rPr>
        <w:t>Because ASCLD/LAB policies and procedures would not allow accreditation to be awarded to a single work unit, laboratories that were not prepared to undergo a full ASCLD/LAB accreditation assessment seemed to have no other alternative but to forfeit access to the DNA database until they were ready for a full accreditation audit.”</w:t>
      </w:r>
      <w:r w:rsidRPr="00FF597F">
        <w:t>8</w:t>
      </w:r>
    </w:p>
    <w:p w14:paraId="087B2B5D" w14:textId="77777777" w:rsidR="00684B80" w:rsidRPr="00FF597F" w:rsidRDefault="00684B80" w:rsidP="00684B80">
      <w:r w:rsidRPr="00FF597F">
        <w:rPr>
          <w:rStyle w:val="StyleUnderline"/>
        </w:rPr>
        <w:t>In 1995, the private not-for-profit corporation National Forensic Science Technology Center (NFSTC) was formed by the ASCLD executive board for training, education, and support of accreditation.9 NFSTC could support and assist crime laboratories preparing for a full ASCLD/LAB accreditation as well as audit and temporarily certify DNA units that complied with DNA-specific quality assurance</w:t>
      </w:r>
      <w:r w:rsidRPr="00FF597F">
        <w:t xml:space="preserve"> standards.10,11 NFSTC subsequently formed a new independent accreditation corporation, Forensic Quality Services (FQS), with the idea that its program would be based on the new ISO/IEC 17025 international standard for testing and calibration laboratories.12</w:t>
      </w:r>
    </w:p>
    <w:p w14:paraId="783B543E" w14:textId="77777777" w:rsidR="00684B80" w:rsidRPr="00FF597F" w:rsidRDefault="00684B80" w:rsidP="00684B80">
      <w:r w:rsidRPr="00FF597F">
        <w:t xml:space="preserve">In 2003, the ASCLD/LAB Delegate Assembly approved the implementation of an ISO/IEC 17025 program, and ASCLD/LAB began offering these accreditations in April 2004. Accreditations for forensic science laboratories are now conducted using General requirements for the competence of testing and calibration laboratories 17025 ISO/IEC (2005),13 the same requirements under which private and public laboratories are accredited. </w:t>
      </w:r>
      <w:r w:rsidRPr="00FF597F">
        <w:rPr>
          <w:rStyle w:val="StyleUnderline"/>
        </w:rPr>
        <w:t>The international standards are developed through technical committees to deal with particular fields of technical activity. In order for sector specific requirements for forensic laboratories to be addressed, ISO allows for the amplification of requirements or supplemental requirements</w:t>
      </w:r>
      <w:r w:rsidRPr="00FF597F">
        <w:t>, such as ASCLD/LAB-International Supplemental requirements for the accreditation of forensic science testing laboratories (2006).</w:t>
      </w:r>
    </w:p>
    <w:p w14:paraId="171BB6FA" w14:textId="77777777" w:rsidR="00684B80" w:rsidRPr="00FF597F" w:rsidRDefault="00684B80" w:rsidP="00684B80">
      <w:pPr>
        <w:rPr>
          <w:rStyle w:val="StyleUnderline"/>
        </w:rPr>
      </w:pPr>
      <w:r w:rsidRPr="00FF597F">
        <w:rPr>
          <w:rStyle w:val="StyleUnderline"/>
        </w:rPr>
        <w:t>ASCLD/LAB’s areas of focus are laboratory management and operations, personnel qualifications, and the physical plant. The following must be in place for accreditation: • procedures to protect evidence from loss, cross-transfer, contamination, and/or deleterious change; • validated and documented technical procedures; • the use of appropriate controls and standards; • calibration procedures; • complete documentation of all evidence examination; • documented training programs that include competency testing; • technical review of a portion of each examiner’s work product; • testimony monitoring of all who testify; and • a comprehensive proficiency testing program.14</w:t>
      </w:r>
    </w:p>
    <w:p w14:paraId="1D475064" w14:textId="77777777" w:rsidR="00684B80" w:rsidRPr="00FF597F" w:rsidRDefault="00684B80" w:rsidP="00684B80">
      <w:r w:rsidRPr="00FF597F">
        <w:rPr>
          <w:rStyle w:val="StyleUnderline"/>
        </w:rPr>
        <w:t>The ASCLD/LAB accreditation cycle is five years, with annual reports required from each accredited laboratory that consist of any changes in management, staff, facilities, methodologies, proficiency testing, and testimony monitoring.</w:t>
      </w:r>
      <w:r w:rsidRPr="00FF597F">
        <w:t xml:space="preserve"> All accredited laboratories must maintain written copies of appropriate technical procedures, including descriptions of sample preparation methods, controls, standards, and calibration procedures, as well as a discussion of precautions, sources of possible error, </w:t>
      </w:r>
      <w:r w:rsidRPr="00FF597F">
        <w:lastRenderedPageBreak/>
        <w:t>and literature references. In addition, ASCLD/LAB has a policy regarding the reporting of noncompliance with requirements, a portion of which is excerpted below:</w:t>
      </w:r>
    </w:p>
    <w:p w14:paraId="53E3CF50" w14:textId="77777777" w:rsidR="00684B80" w:rsidRPr="00FF597F" w:rsidRDefault="00684B80" w:rsidP="00684B80">
      <w:r w:rsidRPr="00FF597F">
        <w:rPr>
          <w:rStyle w:val="StyleUnderline"/>
        </w:rPr>
        <w:t>STRENGTHENING OVERSIGHT In keeping with the stated objective of ‘identifying those laboratories which meet established standards,’ the ASCLD/LAB Board has determined that, as an accrediting body, we must be timelier in reviewing instances of significant non-compliance. To further this objective,</w:t>
      </w:r>
      <w:r w:rsidRPr="00FF597F">
        <w:t xml:space="preserve"> all accredited laboratories must disclose to ASCLD/LAB all substantive occurrences of non-compliance within 30 calendar days of determining that the noncompliance has occurred.15</w:t>
      </w:r>
    </w:p>
    <w:p w14:paraId="659518BC" w14:textId="77777777" w:rsidR="00684B80" w:rsidRPr="00FF597F" w:rsidRDefault="00684B80" w:rsidP="00684B80">
      <w:pPr>
        <w:rPr>
          <w:rStyle w:val="StyleUnderline"/>
        </w:rPr>
      </w:pPr>
      <w:r w:rsidRPr="00FF597F">
        <w:rPr>
          <w:rStyle w:val="StyleUnderline"/>
        </w:rPr>
        <w:t>In addition to this particular requirement, the ISO program has a requirement for an annual surveillance visit. During this site visit, any issues that may have come to the attention of ASCLD/LAB and/or requirements selected by ASCLD/LAB are reviewed. The accreditation programs are managed by a paid staff member working under the direction of a board of directors</w:t>
      </w:r>
      <w:r w:rsidRPr="00FF597F">
        <w:t xml:space="preserve">, which is elected by the Delegate Assembly. </w:t>
      </w:r>
      <w:r w:rsidRPr="00FF597F">
        <w:rPr>
          <w:rStyle w:val="StyleUnderline"/>
        </w:rPr>
        <w:t>The Delegate Assembly is composed of the directors of all accredited laboratories and laboratory systems. Inspectors must complete a training program and must be employed in an accredited laboratory. At any time, if an issue is brought to the attention of ASCLD/LAB, the board of directors can, after determining that the claim is substantive, implement an interim inspection of that particular issue and the entire laboratory. The program also includes a system of sanctions and an appeal process.</w:t>
      </w:r>
    </w:p>
    <w:p w14:paraId="23E2DAFC" w14:textId="77777777" w:rsidR="00684B80" w:rsidRPr="00FF597F" w:rsidRDefault="00684B80" w:rsidP="00684B80"/>
    <w:p w14:paraId="50F7C498" w14:textId="77777777" w:rsidR="00684B80" w:rsidRPr="00FF597F" w:rsidRDefault="00684B80" w:rsidP="00684B80">
      <w:pPr>
        <w:pStyle w:val="Heading4"/>
        <w:rPr>
          <w:rFonts w:cs="Times New Roman"/>
        </w:rPr>
      </w:pPr>
      <w:r w:rsidRPr="00FF597F">
        <w:rPr>
          <w:rFonts w:cs="Times New Roman"/>
        </w:rPr>
        <w:t>Resources for accreditation and standardization key – lab backlog means innocent languish and guilty go free</w:t>
      </w:r>
    </w:p>
    <w:p w14:paraId="4C3DED42" w14:textId="77777777" w:rsidR="00684B80" w:rsidRPr="00FF597F" w:rsidRDefault="00684B80" w:rsidP="00684B80">
      <w:r w:rsidRPr="00FF597F">
        <w:rPr>
          <w:rStyle w:val="Style13ptBold"/>
        </w:rPr>
        <w:t>Giannelli, Law Professor Case Western Reserve University, 06</w:t>
      </w:r>
    </w:p>
    <w:p w14:paraId="7EC3E858" w14:textId="77777777" w:rsidR="00684B80" w:rsidRPr="00FF597F" w:rsidRDefault="00684B80" w:rsidP="00684B80">
      <w:r w:rsidRPr="00FF597F">
        <w:t>(Paul, 6/16/2006, The Journal of Law, Medicine &amp; Ethics, “Forensic Science,” Volume 32, Issue 2, Page 313, MM)</w:t>
      </w:r>
    </w:p>
    <w:p w14:paraId="3CB58356" w14:textId="77777777" w:rsidR="00684B80" w:rsidRPr="00FF597F" w:rsidRDefault="00684B80" w:rsidP="00684B80">
      <w:pPr>
        <w:rPr>
          <w:rStyle w:val="StyleUnderline"/>
        </w:rPr>
      </w:pPr>
      <w:r w:rsidRPr="00FF597F">
        <w:rPr>
          <w:rStyle w:val="StyleUnderline"/>
        </w:rPr>
        <w:t>The underfunding of crime labs in this country is chronic</w:t>
      </w:r>
      <w:r w:rsidRPr="00FF597F">
        <w:t>. In 1967, President Johnson’s Crime Commission noted that “</w:t>
      </w:r>
      <w:r w:rsidRPr="00FF597F">
        <w:rPr>
          <w:rStyle w:val="StyleUnderline"/>
        </w:rPr>
        <w:t>the great majority of police department laboratories have only minimal equipment and lack highly skilled personnel able to use the modern equipment now being developed</w:t>
      </w:r>
      <w:r w:rsidRPr="00FF597F">
        <w:t>.”52 In 1974, President Nixon’s Crime Commission commented: “</w:t>
      </w:r>
      <w:r w:rsidRPr="00FF597F">
        <w:rPr>
          <w:rStyle w:val="StyleUnderline"/>
        </w:rPr>
        <w:t>Too many police crime laboratories have been set up on budgets that preclude the recruitment of qualified, professional personnel.</w:t>
      </w:r>
      <w:r w:rsidRPr="00FF597F">
        <w:t xml:space="preserve">”53 Twenty years later, a report on Washington state crime labs revealed that </w:t>
      </w:r>
      <w:r w:rsidRPr="00FF597F">
        <w:rPr>
          <w:rStyle w:val="StyleUnderline"/>
        </w:rPr>
        <w:t>a “staggering backlog of cases hinders investigations of murder, rape, arson, and other major crimes.”</w:t>
      </w:r>
      <w:r w:rsidRPr="00FF597F">
        <w:t>54 At any time, “</w:t>
      </w:r>
      <w:r w:rsidRPr="00FF597F">
        <w:rPr>
          <w:rStyle w:val="StyleUnderline"/>
        </w:rPr>
        <w:t>thousands of pieces of evidence collected from crime scenes sit unanalyzed and ignored on shelves in laboratories and police stations across the state.</w:t>
      </w:r>
      <w:r w:rsidRPr="00FF597F">
        <w:t>”55 A USA Today survey reached the same conclusion: “</w:t>
      </w:r>
      <w:r w:rsidRPr="00FF597F">
        <w:rPr>
          <w:rStyle w:val="StyleUnderline"/>
        </w:rPr>
        <w:t>Evidence that could imprison the guilty or free the innocent is languishing on shelves and piling up in refrigerators of the nation’s overwhelmed and underfunded crime labs</w:t>
      </w:r>
      <w:r w:rsidRPr="00FF597F">
        <w:t xml:space="preserve">.”56 In one case, </w:t>
      </w:r>
      <w:r w:rsidRPr="00FF597F">
        <w:rPr>
          <w:rStyle w:val="Emphasis"/>
        </w:rPr>
        <w:t>a suspected serial rapist was released “because it was going to take months to get the DNA results needed to prove the case.</w:t>
      </w:r>
      <w:r w:rsidRPr="00FF597F">
        <w:rPr>
          <w:rStyle w:val="StyleUnderline"/>
        </w:rPr>
        <w:t xml:space="preserve"> </w:t>
      </w:r>
      <w:r w:rsidRPr="00FF597F">
        <w:rPr>
          <w:rStyle w:val="Emphasis"/>
        </w:rPr>
        <w:t>Weeks later, [the suspect] raped victim No. 4</w:t>
      </w:r>
      <w:r w:rsidRPr="00FF597F">
        <w:rPr>
          <w:rStyle w:val="StyleUnderline"/>
        </w:rPr>
        <w:t xml:space="preserve"> as she slept in her home. When the DNA tests finally came back – 18 months after samples first went to the lab – a jury convicted [the suspect] of all four rapes</w:t>
      </w:r>
      <w:r w:rsidRPr="00FF597F">
        <w:t xml:space="preserve">.”57 </w:t>
      </w:r>
      <w:r w:rsidRPr="00FF597F">
        <w:rPr>
          <w:rStyle w:val="StyleUnderline"/>
        </w:rPr>
        <w:t xml:space="preserve">Congress recognized the need for federal funding </w:t>
      </w:r>
      <w:r w:rsidRPr="00FF597F">
        <w:t xml:space="preserve">for public crime laboratories and medical examiner offices by enacting the Paul Coverdell National Forensic Science Improvement Act58 in 2000. </w:t>
      </w:r>
      <w:r w:rsidRPr="00FF597F">
        <w:rPr>
          <w:rStyle w:val="StyleUnderline"/>
        </w:rPr>
        <w:t xml:space="preserve">However, appropriations for non-DNA techniques have been well below authorized limits. The </w:t>
      </w:r>
      <w:r w:rsidRPr="00FF597F">
        <w:rPr>
          <w:rStyle w:val="StyleUnderline"/>
        </w:rPr>
        <w:lastRenderedPageBreak/>
        <w:t>validity of forensic evidence depends on adequate funding for facilities, equipment, and personnel, as well as for accreditation and standardization.</w:t>
      </w:r>
    </w:p>
    <w:p w14:paraId="1A7C4E64" w14:textId="77777777" w:rsidR="00684B80" w:rsidRPr="00623E36" w:rsidRDefault="00684B80" w:rsidP="00684B80">
      <w:pPr>
        <w:pStyle w:val="Heading4"/>
      </w:pPr>
      <w:r w:rsidRPr="00623E36">
        <w:t>Forensic Science accreditation ensures credible forensic evidence for trial</w:t>
      </w:r>
    </w:p>
    <w:p w14:paraId="2DD80522" w14:textId="77777777" w:rsidR="00684B80" w:rsidRPr="00623E36" w:rsidRDefault="00684B80" w:rsidP="00684B80">
      <w:pPr>
        <w:rPr>
          <w:rStyle w:val="Style13ptBold"/>
        </w:rPr>
      </w:pPr>
      <w:r w:rsidRPr="00623E36">
        <w:rPr>
          <w:rStyle w:val="Style13ptBold"/>
        </w:rPr>
        <w:t>McCartney, Leeds University</w:t>
      </w:r>
      <w:r>
        <w:rPr>
          <w:rStyle w:val="Style13ptBold"/>
        </w:rPr>
        <w:t xml:space="preserve"> Paw Professor and</w:t>
      </w:r>
      <w:r w:rsidRPr="00623E36">
        <w:rPr>
          <w:rStyle w:val="Style13ptBold"/>
        </w:rPr>
        <w:t xml:space="preserve"> Amoako, Northumbria University Forensic Science Regulation</w:t>
      </w:r>
      <w:r>
        <w:rPr>
          <w:rStyle w:val="Style13ptBold"/>
        </w:rPr>
        <w:t xml:space="preserve"> </w:t>
      </w:r>
      <w:r w:rsidRPr="00623E36">
        <w:rPr>
          <w:rStyle w:val="Style13ptBold"/>
        </w:rPr>
        <w:t>PhD, 19</w:t>
      </w:r>
    </w:p>
    <w:p w14:paraId="5349A2AC" w14:textId="77777777" w:rsidR="00684B80" w:rsidRPr="003C6467" w:rsidRDefault="00684B80" w:rsidP="00684B80">
      <w:r w:rsidRPr="003C6467">
        <w:t xml:space="preserve">[Carole, Emmanuel, 4/11/19, Journal of Forensic Science and Legal Medicine, “Accredation of Forensic Science Service Providers”, </w:t>
      </w:r>
      <w:hyperlink r:id="rId170" w:history="1">
        <w:r w:rsidRPr="003C6467">
          <w:rPr>
            <w:rStyle w:val="Hyperlink"/>
          </w:rPr>
          <w:t>http://nrl.northumbria.ac.uk/id/eprint/39089/1/AAM_Accreditation%20of%20forensic%20science%20service%20providers.pdf</w:t>
        </w:r>
      </w:hyperlink>
      <w:r w:rsidRPr="003C6467">
        <w:t>, Vol. 65, p. 7-8, accessed 7/7/20, MZK]</w:t>
      </w:r>
    </w:p>
    <w:p w14:paraId="4AF2789A" w14:textId="77777777" w:rsidR="00684B80" w:rsidRPr="003C6467" w:rsidRDefault="00684B80" w:rsidP="00684B80">
      <w:pPr>
        <w:rPr>
          <w:u w:val="single"/>
        </w:rPr>
      </w:pPr>
      <w:r w:rsidRPr="003C6467">
        <w:rPr>
          <w:u w:val="single"/>
        </w:rPr>
        <w:t>Within ‘wet’ forensic science labs, maintaining ISO accreditation was standard, even before establishment of the FSR</w:t>
      </w:r>
      <w:r w:rsidRPr="003C6467">
        <w:t xml:space="preserve">, and most large commercial providers accept the costs of FSR accreditation as the price of doing business. </w:t>
      </w:r>
      <w:r w:rsidRPr="003C6467">
        <w:rPr>
          <w:u w:val="single"/>
        </w:rPr>
        <w:t>Yet ‘forensic science’ does not wholly reside within such traditionally conceived ‘laboratories’.</w:t>
      </w:r>
      <w:r w:rsidRPr="003C6467">
        <w:t xml:space="preserve"> </w:t>
      </w:r>
      <w:r w:rsidRPr="003C6467">
        <w:rPr>
          <w:u w:val="single"/>
        </w:rPr>
        <w:t>Much of the forensic ‘process’ falls outside laboratories, and not undertaken by anyone resembling a ‘scientist’.</w:t>
      </w:r>
      <w:r w:rsidRPr="003C6467">
        <w:t xml:space="preserve"> Indeed, </w:t>
      </w:r>
      <w:r w:rsidRPr="003C6467">
        <w:rPr>
          <w:u w:val="single"/>
        </w:rPr>
        <w:t>more pressing concerns about forensic evidence centre upon issues such as police investigatory ‘strategies’, including the collection and selection of evidence/ exhibits for testing, as well as the Streamlined Forensic Reporting process, areas left largely untouched by accreditation</w:t>
      </w:r>
      <w:r w:rsidRPr="003C6467">
        <w:t xml:space="preserve">. Some unaccredited specialist providers state that they rely upon the Criminal Procedure Rules as benchmarks for quality and where quality failings have occurred, have still come forward and escalated cases to the FSR. </w:t>
      </w:r>
      <w:r w:rsidRPr="003C6467">
        <w:rPr>
          <w:u w:val="single"/>
        </w:rPr>
        <w:t>While using the Criminal Procedure Rules</w:t>
      </w:r>
      <w:r w:rsidRPr="003C6467">
        <w:t xml:space="preserve"> (Part 19) </w:t>
      </w:r>
      <w:r w:rsidRPr="003C6467">
        <w:rPr>
          <w:u w:val="single"/>
        </w:rPr>
        <w:t>guidance cannot ensure quality, and it is clear that many practitioners may not be forthcoming with their failings</w:t>
      </w:r>
      <w:r w:rsidRPr="003C6467">
        <w:t xml:space="preserve"> (albeit this is not limited to police/small providers), </w:t>
      </w:r>
      <w:r w:rsidRPr="003C6467">
        <w:rPr>
          <w:u w:val="single"/>
        </w:rPr>
        <w:t xml:space="preserve">it still suggests that there is professional ‘quality culture’ that can be nurtured, with a sense of duty towards principles of justice within the forensic science community. </w:t>
      </w:r>
    </w:p>
    <w:p w14:paraId="530976CC" w14:textId="77777777" w:rsidR="00684B80" w:rsidRPr="003C6467" w:rsidRDefault="00684B80" w:rsidP="00684B80">
      <w:pPr>
        <w:rPr>
          <w:u w:val="single"/>
        </w:rPr>
      </w:pPr>
      <w:r w:rsidRPr="003C6467">
        <w:t xml:space="preserve">In such a context, behavioural change could be more likely effected through greater use of persuasion rather than autocratic standard setting and reliance upon threats and penalties. </w:t>
      </w:r>
      <w:r w:rsidRPr="003C6467">
        <w:rPr>
          <w:u w:val="single"/>
        </w:rPr>
        <w:t>The near-collapse of Key Forensic Services and the necessary re-investigation of 1000+ cases due to the Randox scandal has demonstrated the risks of a precarious forensic science market</w:t>
      </w:r>
      <w:r w:rsidRPr="003C6467">
        <w:t xml:space="preserve">. Regulatory interventions that could further destabilise the market and inhibit the sustainability of FSPs would be seriously ill advised. </w:t>
      </w:r>
      <w:r w:rsidRPr="003C6467">
        <w:rPr>
          <w:u w:val="single"/>
        </w:rPr>
        <w:t xml:space="preserve">Interventions that ensure cooperation between providers and the regulator, and breed a culture of trust and transparency would be more constructive. It is important to find methods of ensuring quality that account for the challenges faced by all FSPs, and secure the survival of those regulated. </w:t>
      </w:r>
    </w:p>
    <w:p w14:paraId="2D1F5B8F" w14:textId="77777777" w:rsidR="00684B80" w:rsidRPr="00FF597F" w:rsidRDefault="00684B80" w:rsidP="00684B80"/>
    <w:p w14:paraId="2708428F" w14:textId="77777777" w:rsidR="00684B80" w:rsidRPr="00FF597F" w:rsidRDefault="00684B80" w:rsidP="00684B80">
      <w:pPr>
        <w:pStyle w:val="Heading3"/>
        <w:rPr>
          <w:rFonts w:cs="Times New Roman"/>
        </w:rPr>
      </w:pPr>
      <w:r w:rsidRPr="00FF597F">
        <w:rPr>
          <w:rFonts w:cs="Times New Roman"/>
        </w:rPr>
        <w:lastRenderedPageBreak/>
        <w:t>Accountability Solvency</w:t>
      </w:r>
    </w:p>
    <w:p w14:paraId="02EE37FA" w14:textId="77777777" w:rsidR="00684B80" w:rsidRPr="00FF597F" w:rsidRDefault="00684B80" w:rsidP="00684B80"/>
    <w:p w14:paraId="07E62500" w14:textId="77777777" w:rsidR="00684B80" w:rsidRPr="00FF597F" w:rsidRDefault="00684B80" w:rsidP="00684B80">
      <w:pPr>
        <w:pStyle w:val="Heading4"/>
        <w:rPr>
          <w:rFonts w:cs="Times New Roman"/>
        </w:rPr>
      </w:pPr>
      <w:r w:rsidRPr="00FF597F">
        <w:rPr>
          <w:rFonts w:cs="Times New Roman"/>
        </w:rPr>
        <w:t>Establishing accountability protocols for labs key</w:t>
      </w:r>
    </w:p>
    <w:p w14:paraId="232626CE" w14:textId="77777777" w:rsidR="00684B80" w:rsidRPr="00FF597F" w:rsidRDefault="00684B80" w:rsidP="00684B80">
      <w:pPr>
        <w:rPr>
          <w:rStyle w:val="Style13ptBold"/>
        </w:rPr>
      </w:pPr>
      <w:r w:rsidRPr="00FF597F">
        <w:rPr>
          <w:rStyle w:val="Style13ptBold"/>
        </w:rPr>
        <w:t>Balko, Washington Post opinion columnist, written interview with Whitehurst, FBI crime lab whistleblower &amp; National Whistleblower Center Forensic Justice Project executive director, 19</w:t>
      </w:r>
    </w:p>
    <w:p w14:paraId="09AB60FB" w14:textId="77777777" w:rsidR="00684B80" w:rsidRPr="00FF597F" w:rsidRDefault="00684B80" w:rsidP="00684B80">
      <w:r w:rsidRPr="00FF597F">
        <w:t xml:space="preserve">[Radley &amp; Frederic, 6-20-19, Washington Post, “We need to fix forensics. But how?”, </w:t>
      </w:r>
      <w:hyperlink r:id="rId171" w:history="1">
        <w:r w:rsidRPr="00FF597F">
          <w:rPr>
            <w:rStyle w:val="Hyperlink"/>
          </w:rPr>
          <w:t>https://www.washingtonpost.com/opinions/2019/06/20/we-need-fix-forensics-how/</w:t>
        </w:r>
      </w:hyperlink>
      <w:r w:rsidRPr="00FF597F">
        <w:t>, accessed 6-21-20, AFB]</w:t>
      </w:r>
    </w:p>
    <w:p w14:paraId="0EB43199" w14:textId="77777777" w:rsidR="00684B80" w:rsidRPr="00FF597F" w:rsidRDefault="00684B80" w:rsidP="00684B80">
      <w:pPr>
        <w:rPr>
          <w:i/>
          <w:iCs/>
          <w:u w:val="single"/>
        </w:rPr>
      </w:pPr>
      <w:r w:rsidRPr="00FF597F">
        <w:rPr>
          <w:i/>
          <w:iCs/>
          <w:highlight w:val="yellow"/>
          <w:u w:val="single"/>
        </w:rPr>
        <w:t>[DEBATE NOTE: THE FIRST PORTION OF THE TEXT IS THE QUESTION THAT APPEARED BEFORE THE SERIES OF ANSWERS FROM EXPERTS]</w:t>
      </w:r>
    </w:p>
    <w:p w14:paraId="31DF8373" w14:textId="77777777" w:rsidR="00684B80" w:rsidRPr="00FF597F" w:rsidRDefault="00684B80" w:rsidP="00684B80">
      <w:pPr>
        <w:rPr>
          <w:i/>
          <w:iCs/>
          <w:u w:val="single"/>
        </w:rPr>
      </w:pPr>
    </w:p>
    <w:p w14:paraId="66C2B232" w14:textId="77777777" w:rsidR="00684B80" w:rsidRPr="00FF597F" w:rsidRDefault="00684B80" w:rsidP="00684B80">
      <w:r w:rsidRPr="00FF597F">
        <w:t>I asked the panelists six questions. We’ll post their answers to the first question today, and to the other questions in future posts.</w:t>
      </w:r>
    </w:p>
    <w:p w14:paraId="563B216F" w14:textId="77777777" w:rsidR="00684B80" w:rsidRPr="00FF597F" w:rsidRDefault="00684B80" w:rsidP="00684B80">
      <w:r w:rsidRPr="00FF597F">
        <w:t>Question 1</w:t>
      </w:r>
    </w:p>
    <w:p w14:paraId="357E8BD2" w14:textId="77777777" w:rsidR="00684B80" w:rsidRPr="00FF597F" w:rsidRDefault="00684B80" w:rsidP="00684B80">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52C6D1BA" w14:textId="77777777" w:rsidR="00684B80" w:rsidRPr="00FF597F" w:rsidRDefault="00684B80" w:rsidP="00684B80">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3068AFA0" w14:textId="77777777" w:rsidR="00684B80" w:rsidRPr="00FF597F" w:rsidRDefault="00684B80" w:rsidP="00684B80">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wouldn’t be practical for such a committee to assess every challenge to an expert during criminal trials across the country.</w:t>
      </w:r>
    </w:p>
    <w:p w14:paraId="3B266BE9" w14:textId="77777777" w:rsidR="00684B80" w:rsidRPr="00FF597F" w:rsidRDefault="00684B80" w:rsidP="00684B80">
      <w:pPr>
        <w:rPr>
          <w:b/>
          <w:u w:val="single"/>
        </w:rPr>
      </w:pPr>
      <w:r w:rsidRPr="00FF597F">
        <w:t xml:space="preserve">Obviously we need some way of assessing the reliability of scientific and expert testimony. </w:t>
      </w:r>
      <w:r w:rsidRPr="00FF597F">
        <w:rPr>
          <w:rStyle w:val="StyleUnderline"/>
        </w:rPr>
        <w:t>What would the ideal system look like?</w:t>
      </w:r>
    </w:p>
    <w:p w14:paraId="4C069ADE" w14:textId="77777777" w:rsidR="00684B80" w:rsidRPr="00FF597F" w:rsidRDefault="00684B80" w:rsidP="00684B80">
      <w:pPr>
        <w:rPr>
          <w:i/>
          <w:iCs/>
          <w:u w:val="single"/>
        </w:rPr>
      </w:pPr>
      <w:r w:rsidRPr="00FF597F">
        <w:rPr>
          <w:i/>
          <w:iCs/>
          <w:highlight w:val="yellow"/>
          <w:u w:val="single"/>
        </w:rPr>
        <w:t>[DEBATE NOTE: THE FIRST PORTION OF THE TEXT (ABOVE) IS THE QUESTION THAT APPEARED BEFORE THE SERIES OF ANSWERS FROM EXPERTS]</w:t>
      </w:r>
    </w:p>
    <w:p w14:paraId="34700C98" w14:textId="77777777" w:rsidR="00684B80" w:rsidRPr="00FF597F" w:rsidRDefault="00684B80" w:rsidP="00684B80">
      <w:r w:rsidRPr="00FF597F">
        <w:t xml:space="preserve">Frederic </w:t>
      </w:r>
      <w:r w:rsidRPr="00FF597F">
        <w:rPr>
          <w:rStyle w:val="StyleUnderline"/>
        </w:rPr>
        <w:t>Whitehurst, FBI crime-lab whistleblower, Forensic Justice Project</w:t>
      </w:r>
    </w:p>
    <w:p w14:paraId="499FE3CF" w14:textId="77777777" w:rsidR="00684B80" w:rsidRPr="00FF597F" w:rsidRDefault="00684B80" w:rsidP="00684B80">
      <w:r w:rsidRPr="00FF597F">
        <w:rPr>
          <w:rStyle w:val="StyleUnderline"/>
        </w:rPr>
        <w:lastRenderedPageBreak/>
        <w:t>Let’s say we decide that judges will no longer make these decisions. Who will? Will academic scientists be willing to enter into the combat of the courtrooms — to leave the comfort of academia to opine on issue that are science, as it’s practiced in the real world? Will they take the time to understand not only the words of the law, but the cultural meaning of those words? Will they be willing to enter into the vulgarity of courtrooms, where we make determinations about life and death and freedom? I don’t think so, and they have proven it by not engaging with the forensics world until recently</w:t>
      </w:r>
      <w:r w:rsidRPr="00FF597F">
        <w:t>.</w:t>
      </w:r>
    </w:p>
    <w:p w14:paraId="15F345B5" w14:textId="77777777" w:rsidR="00684B80" w:rsidRPr="00FF597F" w:rsidRDefault="00684B80" w:rsidP="00684B80">
      <w:r w:rsidRPr="00FF597F">
        <w:rPr>
          <w:rStyle w:val="StyleUnderline"/>
        </w:rPr>
        <w:t>Today’s judges are individuals who were one time practicing lawyers, who learned the law, but never questioned the science of the forensic “science” put before them. They’ve just always accepted that what forensic scientists were saying to them was correct</w:t>
      </w:r>
      <w:r w:rsidRPr="00FF597F">
        <w:t xml:space="preserve">. Now, despite Daubert and its progeny, </w:t>
      </w:r>
      <w:r w:rsidRPr="00FF597F">
        <w:rPr>
          <w:rStyle w:val="StyleUnderline"/>
        </w:rPr>
        <w:t>can they really be faulted for not believing that they’ve been hoodwinked their entire political carers? We can find fault, but that is the easy way out. We all should be the deciders. Our forensic labs are moving quickly toward publishing protocols, quality control measures, and validations studies online</w:t>
      </w:r>
      <w:r w:rsidRPr="00FF597F">
        <w:t>. So far, much of the criminal defense bar has ignored that information, comfortable in their assessment that these “scientific” issues aren’t worth addressing. As bad as the record of judges may be, they are what we have, because very few others have stepped up to the plate.</w:t>
      </w:r>
    </w:p>
    <w:p w14:paraId="30C5EB80" w14:textId="77777777" w:rsidR="00684B80" w:rsidRPr="00FF597F" w:rsidRDefault="00684B80" w:rsidP="00684B80">
      <w:pPr>
        <w:rPr>
          <w:rStyle w:val="StyleUnderline"/>
        </w:rPr>
      </w:pPr>
      <w:r w:rsidRPr="00FF597F">
        <w:rPr>
          <w:rStyle w:val="StyleUnderline"/>
        </w:rPr>
        <w:t>An ideal system would be where we are headed. Governments recognizing the problems with their crime labs, and so moving toward requiring that all crime lab protocols be published on the internet. Even the [Justice Department] has demanded publication from any crime labs under its control. We should be putting these protocols in the full light of day, then encouraging anyone with an interest to join in the discussion. If crime lab managers balk, we should stop paying their salaries with tax dollars. After 30 years, I can say that when exposed to public view, you’ll see these protocols change for the better.</w:t>
      </w:r>
    </w:p>
    <w:p w14:paraId="33E85090" w14:textId="77777777" w:rsidR="00684B80" w:rsidRPr="00FF597F" w:rsidRDefault="00684B80" w:rsidP="00684B80">
      <w:pPr>
        <w:pStyle w:val="Heading4"/>
        <w:rPr>
          <w:rStyle w:val="Style13ptBold"/>
          <w:rFonts w:cs="Times New Roman"/>
        </w:rPr>
      </w:pPr>
      <w:r w:rsidRPr="00FF597F">
        <w:rPr>
          <w:rFonts w:cs="Times New Roman"/>
        </w:rPr>
        <w:t>Accountability practices key to reducing bad evidence – it would send up red flags</w:t>
      </w:r>
    </w:p>
    <w:p w14:paraId="72676D97" w14:textId="77777777" w:rsidR="00684B80" w:rsidRPr="00FF597F" w:rsidRDefault="00684B80" w:rsidP="00684B80">
      <w:pPr>
        <w:rPr>
          <w:rStyle w:val="Style13ptBold"/>
        </w:rPr>
      </w:pPr>
      <w:r w:rsidRPr="00FF597F">
        <w:rPr>
          <w:rStyle w:val="Style13ptBold"/>
        </w:rPr>
        <w:t>Balko, Washington Post criminal justice opinion writer, 9</w:t>
      </w:r>
    </w:p>
    <w:p w14:paraId="04E42C6D" w14:textId="77777777" w:rsidR="00684B80" w:rsidRPr="00FF597F" w:rsidRDefault="00684B80" w:rsidP="00684B80">
      <w:pPr>
        <w:rPr>
          <w:rStyle w:val="Style13ptBold"/>
        </w:rPr>
      </w:pPr>
      <w:r w:rsidRPr="00FF597F">
        <w:t>[Radley, Washington Post criminal justice opinion writer whose work has previously been cited by the Supreme Court, Nov 28, 2009, The Economist, “Five questions for Radley Balko,” https://www.economist.com/democracy-in-america/2009/11/28/five-questions-for-radley-balko, accessed on 06/24/20, BS]</w:t>
      </w:r>
    </w:p>
    <w:p w14:paraId="4088FABC" w14:textId="77777777" w:rsidR="00684B80" w:rsidRPr="00FF597F" w:rsidRDefault="00684B80" w:rsidP="00684B80">
      <w:r w:rsidRPr="00FF597F">
        <w:t>DIA: Another criminal justice issue you often deal with is the use of forensic evidence. How is forensic evidence being abused in the courtroom, and what can be done to improve the way we use science in criminal proceedings?</w:t>
      </w:r>
    </w:p>
    <w:p w14:paraId="6207CD6B" w14:textId="77777777" w:rsidR="00684B80" w:rsidRPr="00FF597F" w:rsidRDefault="00684B80" w:rsidP="00684B80">
      <w:r w:rsidRPr="00FF597F">
        <w:t xml:space="preserve">Mr Balko: </w:t>
      </w:r>
      <w:r w:rsidRPr="00FF597F">
        <w:rPr>
          <w:rStyle w:val="StyleUnderline"/>
        </w:rPr>
        <w:t xml:space="preserve">The main problem with </w:t>
      </w:r>
      <w:r w:rsidRPr="00FF597F">
        <w:rPr>
          <w:rStyle w:val="Emphasis"/>
        </w:rPr>
        <w:t>forensic evidence is that it isn't science</w:t>
      </w:r>
      <w:r w:rsidRPr="00FF597F">
        <w:t xml:space="preserve"> but it's usually presented to juries as if it were. </w:t>
      </w:r>
      <w:r w:rsidRPr="00FF597F">
        <w:rPr>
          <w:rStyle w:val="StyleUnderline"/>
        </w:rPr>
        <w:t xml:space="preserve">Forensic evidence--think fingerprint matching, hair and fiber analysis, ballistics, etc--has been </w:t>
      </w:r>
      <w:r w:rsidRPr="00FF597F">
        <w:rPr>
          <w:rStyle w:val="Emphasis"/>
        </w:rPr>
        <w:t>largely invented by and developed by police</w:t>
      </w:r>
      <w:r w:rsidRPr="00FF597F">
        <w:rPr>
          <w:rStyle w:val="StyleUnderline"/>
        </w:rPr>
        <w:t xml:space="preserve"> </w:t>
      </w:r>
      <w:r w:rsidRPr="00FF597F">
        <w:t xml:space="preserve">and police organisations. But when its presented in court, it's often presented with the gloss of science. It's telling that </w:t>
      </w:r>
      <w:r w:rsidRPr="00FF597F">
        <w:rPr>
          <w:rStyle w:val="StyleUnderline"/>
        </w:rPr>
        <w:t xml:space="preserve">the one type of forensic evidence that actually was developed in the scientific community--DNA testing--is really the only type that's relatively certain </w:t>
      </w:r>
      <w:r w:rsidRPr="00FF597F">
        <w:t xml:space="preserve">(provided the evidence is handled properly). And it's showing us just how flawed and overstated other areas of forensics really are. </w:t>
      </w:r>
      <w:r w:rsidRPr="00FF597F">
        <w:rPr>
          <w:rStyle w:val="StyleUnderline"/>
        </w:rPr>
        <w:t>The other problem is that science is a process</w:t>
      </w:r>
      <w:r w:rsidRPr="00FF597F">
        <w:t xml:space="preserve">. It's sort of a journey toward truth. The criminal-justice system isn't shy about embracing new theories during criminal trials, but </w:t>
      </w:r>
      <w:r w:rsidRPr="00FF597F">
        <w:rPr>
          <w:rStyle w:val="StyleUnderline"/>
        </w:rPr>
        <w:t xml:space="preserve">once the trial is over, the system puts a premium on finality. The courts set the bar very high when it comes to overturning convictions won in part or in whole based on science we now </w:t>
      </w:r>
      <w:r w:rsidRPr="00FF597F">
        <w:rPr>
          <w:rStyle w:val="StyleUnderline"/>
        </w:rPr>
        <w:lastRenderedPageBreak/>
        <w:t>know is junk</w:t>
      </w:r>
      <w:r w:rsidRPr="00FF597F">
        <w:t xml:space="preserve">. Bite-mark analysis is a great example. </w:t>
      </w:r>
      <w:r w:rsidRPr="00FF597F">
        <w:rPr>
          <w:rStyle w:val="StyleUnderline"/>
        </w:rPr>
        <w:t>Lots of people were sent to prison in the 1990s thanks to a small cadre of self-proclaimed bite-mark specialists</w:t>
      </w:r>
      <w:r w:rsidRPr="00FF597F">
        <w:t xml:space="preserve">. We now know there's simply </w:t>
      </w:r>
      <w:r w:rsidRPr="00FF597F">
        <w:rPr>
          <w:rStyle w:val="StyleUnderline"/>
        </w:rPr>
        <w:t>no scientific support for the idea that you can match bite marks in skin to one person's teeth</w:t>
      </w:r>
      <w:r w:rsidRPr="00FF597F">
        <w:t xml:space="preserve">, especially to the exclusion of everyone else. Another good example is recovered </w:t>
      </w:r>
      <w:r w:rsidRPr="00FF597F">
        <w:rPr>
          <w:rStyle w:val="StyleUnderline"/>
        </w:rPr>
        <w:t>memory psychoanalysis, which was responsible for dozens of wrongful convictions in the 1980s</w:t>
      </w:r>
      <w:r w:rsidRPr="00FF597F">
        <w:t xml:space="preserve">. As for reform, I think </w:t>
      </w:r>
      <w:r w:rsidRPr="00FF597F">
        <w:rPr>
          <w:rStyle w:val="StyleUnderline"/>
        </w:rPr>
        <w:t>we need to subject forensic evidence to the scientific method</w:t>
      </w:r>
      <w:r w:rsidRPr="00FF597F">
        <w:t xml:space="preserve">, at least to the extent that it's possible. The work of </w:t>
      </w:r>
      <w:r w:rsidRPr="00FF597F">
        <w:rPr>
          <w:rStyle w:val="Emphasis"/>
        </w:rPr>
        <w:t>crime lab technicians and medical examiners should be tested from time to time by private labs</w:t>
      </w:r>
      <w:r w:rsidRPr="00FF597F">
        <w:rPr>
          <w:rStyle w:val="StyleUnderline"/>
        </w:rPr>
        <w:t>, but without letting them know when they're being tested</w:t>
      </w:r>
      <w:r w:rsidRPr="00FF597F">
        <w:t xml:space="preserve">. </w:t>
      </w:r>
      <w:r w:rsidRPr="00FF597F">
        <w:rPr>
          <w:rStyle w:val="StyleUnderline"/>
        </w:rPr>
        <w:t>Expert witnesses should be subject to statistical analysis, blind tests, and competency tests</w:t>
      </w:r>
      <w:r w:rsidRPr="00FF597F">
        <w:t xml:space="preserve">. </w:t>
      </w:r>
      <w:r w:rsidRPr="00FF597F">
        <w:rPr>
          <w:rStyle w:val="StyleUnderline"/>
        </w:rPr>
        <w:t>If a medical examiner is diagnosing a disproportionately high percentage of infant deaths as homicides, for example, that would be a red flag for further investigation.</w:t>
      </w:r>
      <w:r w:rsidRPr="00FF597F">
        <w:t xml:space="preserve"> </w:t>
      </w:r>
      <w:r w:rsidRPr="00FF597F">
        <w:rPr>
          <w:rStyle w:val="Emphasis"/>
        </w:rPr>
        <w:t>Judges need to familiarise themselves with the appropriate accrediting organisations</w:t>
      </w:r>
      <w:r w:rsidRPr="00FF597F">
        <w:rPr>
          <w:rStyle w:val="StyleUnderline"/>
        </w:rPr>
        <w:t xml:space="preserve"> in the various forensic fields</w:t>
      </w:r>
      <w:r w:rsidRPr="00FF597F">
        <w:t xml:space="preserve"> so they </w:t>
      </w:r>
      <w:r w:rsidRPr="00FF597F">
        <w:rPr>
          <w:rStyle w:val="StyleUnderline"/>
        </w:rPr>
        <w:t>don't allow frauds and charlatans rubber-stamped by disreputable certification mills to testify</w:t>
      </w:r>
      <w:r w:rsidRPr="00FF597F">
        <w:t xml:space="preserve"> in their courtrooms. Roger Koppl of Fairleigh-Dickinson University wrote a terrific paper for the Reason Foundation (which publishes the magazine I work for) with some other good ideas for reforming the forensics system.</w:t>
      </w:r>
    </w:p>
    <w:p w14:paraId="60607AE1" w14:textId="77777777" w:rsidR="00684B80" w:rsidRPr="00FF597F" w:rsidRDefault="00684B80" w:rsidP="00684B80"/>
    <w:p w14:paraId="7056F0FD" w14:textId="77777777" w:rsidR="00684B80" w:rsidRPr="00FF597F" w:rsidRDefault="00684B80" w:rsidP="00684B80">
      <w:pPr>
        <w:pStyle w:val="Heading4"/>
        <w:rPr>
          <w:rFonts w:cs="Times New Roman"/>
        </w:rPr>
      </w:pPr>
      <w:r w:rsidRPr="00FF597F">
        <w:rPr>
          <w:rFonts w:cs="Times New Roman"/>
        </w:rPr>
        <w:t>Test blind “proficiency testing” solves crime lab failings</w:t>
      </w:r>
    </w:p>
    <w:p w14:paraId="5267FF4A" w14:textId="77777777" w:rsidR="00684B80" w:rsidRPr="00FF597F" w:rsidRDefault="00684B80" w:rsidP="00684B80">
      <w:r w:rsidRPr="00FF597F">
        <w:rPr>
          <w:rStyle w:val="Style13ptBold"/>
        </w:rPr>
        <w:t>Holdren, et. al, former advisor to President Obama on science and technology issues, 16</w:t>
      </w:r>
    </w:p>
    <w:p w14:paraId="7AB98A94" w14:textId="77777777" w:rsidR="00684B80" w:rsidRPr="00FF597F" w:rsidRDefault="00684B80" w:rsidP="00684B80">
      <w:r w:rsidRPr="00FF597F">
        <w:t xml:space="preserve">[John P. Holdren, Assistant to the President for Science and Technology Director, Office of Science and Technology Policy, September 2016, “Forensic Science in Criminal Courts: Ensuring Scientific Validity of Feature-Comparison Methods,” Obama White House Archives, </w:t>
      </w:r>
      <w:hyperlink r:id="rId172" w:history="1">
        <w:r w:rsidRPr="00FF597F">
          <w:rPr>
            <w:rStyle w:val="Hyperlink"/>
          </w:rPr>
          <w:t>https://obamawhitehouse.archives.gov/sites/default/files/microsites/ostp/PCAST/pcast_forensic_science_report_final.pdf</w:t>
        </w:r>
      </w:hyperlink>
      <w:r w:rsidRPr="00FF597F">
        <w:t>, p. 57-59, accessed on 06/24/20, BS]</w:t>
      </w:r>
    </w:p>
    <w:p w14:paraId="3B0641A8" w14:textId="77777777" w:rsidR="00684B80" w:rsidRPr="00FF597F" w:rsidRDefault="00684B80" w:rsidP="00684B80">
      <w:r w:rsidRPr="00FF597F">
        <w:t xml:space="preserve">Even when a method is foundationally valid, there are many reasons why examiners may not always get the right result.129 As discussed above, </w:t>
      </w:r>
      <w:r w:rsidRPr="00FF597F">
        <w:rPr>
          <w:rStyle w:val="StyleUnderline"/>
        </w:rPr>
        <w:t>the only way to establish scientifically that an examiner is capable of applying a foundationally valid method is through appropriate empirical testing to measure how often the examiner gets the correct answer</w:t>
      </w:r>
      <w:r w:rsidRPr="00FF597F">
        <w:t xml:space="preserve">. </w:t>
      </w:r>
    </w:p>
    <w:p w14:paraId="7A11A777" w14:textId="77777777" w:rsidR="00684B80" w:rsidRPr="00FF597F" w:rsidRDefault="00684B80" w:rsidP="00684B80">
      <w:r w:rsidRPr="00FF597F">
        <w:rPr>
          <w:rStyle w:val="StyleUnderline"/>
        </w:rPr>
        <w:t xml:space="preserve">Such empirical testing is often referred to as </w:t>
      </w:r>
      <w:r w:rsidRPr="00FF597F">
        <w:rPr>
          <w:rStyle w:val="Emphasis"/>
        </w:rPr>
        <w:t>“proficiency testing.”</w:t>
      </w:r>
      <w:r w:rsidRPr="00FF597F">
        <w:rPr>
          <w:rStyle w:val="StyleUnderline"/>
        </w:rPr>
        <w:t xml:space="preserve"> </w:t>
      </w:r>
      <w:r w:rsidRPr="00FF597F">
        <w:t xml:space="preserve">We note that term “proficiency testing” is sometimes used to refer to many different other types of testing—such as (1) tests to determine whether a practitioner reliably follows the steps laid out in a protocol, without assessing the accuracy of their conclusions, and (2) practice exercises that help practitioners improve their skills by highlighting their errors, without accurately reflect the circumstances of actual casework. </w:t>
      </w:r>
    </w:p>
    <w:p w14:paraId="12526D7B" w14:textId="77777777" w:rsidR="00684B80" w:rsidRPr="00FF597F" w:rsidRDefault="00684B80" w:rsidP="00684B80">
      <w:r w:rsidRPr="00FF597F">
        <w:t xml:space="preserve">In this report, we </w:t>
      </w:r>
      <w:r w:rsidRPr="00FF597F">
        <w:rPr>
          <w:rStyle w:val="StyleUnderline"/>
        </w:rPr>
        <w:t xml:space="preserve">use the term proficiency testing to mean </w:t>
      </w:r>
      <w:r w:rsidRPr="00FF597F">
        <w:rPr>
          <w:rStyle w:val="Emphasis"/>
        </w:rPr>
        <w:t>ongoing empirical tests to “evaluate the capability and performance of analysts</w:t>
      </w:r>
      <w:r w:rsidRPr="00FF597F">
        <w:rPr>
          <w:rStyle w:val="StyleUnderline"/>
        </w:rPr>
        <w:t>.”</w:t>
      </w:r>
      <w:r w:rsidRPr="00FF597F">
        <w:t xml:space="preserve">130, 131, 132 </w:t>
      </w:r>
    </w:p>
    <w:p w14:paraId="7F3EB4DD" w14:textId="77777777" w:rsidR="00684B80" w:rsidRPr="00FF597F" w:rsidRDefault="00684B80" w:rsidP="00684B80">
      <w:r w:rsidRPr="00FF597F">
        <w:rPr>
          <w:rStyle w:val="StyleUnderline"/>
        </w:rPr>
        <w:t>Proficiency testing should be performed under conditions that are representative of casework and on samples, for which the true answer is known, that are representative of the full range of sample types and quality likely to be encountered in casework in the intended application</w:t>
      </w:r>
      <w:r w:rsidRPr="00FF597F">
        <w:t xml:space="preserve">. (For example, the fact that an examiner passes a proficiency test involving DNA analysis of simple, single-source samples does not </w:t>
      </w:r>
      <w:r w:rsidRPr="00FF597F">
        <w:lastRenderedPageBreak/>
        <w:t xml:space="preserve">demonstrate that they are capable of DNA analysis of complex mixtures of the sort encountered in casework; see p. 76-81.) </w:t>
      </w:r>
    </w:p>
    <w:p w14:paraId="23AD706F" w14:textId="77777777" w:rsidR="00684B80" w:rsidRPr="00FF597F" w:rsidRDefault="00684B80" w:rsidP="00684B80">
      <w:pPr>
        <w:rPr>
          <w:rStyle w:val="StyleUnderline"/>
        </w:rPr>
      </w:pPr>
      <w:r w:rsidRPr="00FF597F">
        <w:rPr>
          <w:rStyle w:val="StyleUnderline"/>
        </w:rPr>
        <w:t xml:space="preserve">To ensure integrity, proficiency testing should be </w:t>
      </w:r>
      <w:r w:rsidRPr="00FF597F">
        <w:rPr>
          <w:rStyle w:val="Emphasis"/>
        </w:rPr>
        <w:t>overseen by a disinterested third party</w:t>
      </w:r>
      <w:r w:rsidRPr="00FF597F">
        <w:rPr>
          <w:rStyle w:val="StyleUnderline"/>
        </w:rPr>
        <w:t xml:space="preserve"> that has no institutional or financial incentive to skew performance</w:t>
      </w:r>
      <w:r w:rsidRPr="00FF597F">
        <w:t xml:space="preserve">. We note that </w:t>
      </w:r>
      <w:r w:rsidRPr="00FF597F">
        <w:rPr>
          <w:rStyle w:val="StyleUnderline"/>
        </w:rPr>
        <w:t xml:space="preserve">testing services have stated that forensic community prefers that tests not be too challenging. </w:t>
      </w:r>
    </w:p>
    <w:p w14:paraId="4FBF0666" w14:textId="77777777" w:rsidR="00684B80" w:rsidRPr="00FF597F" w:rsidRDefault="00684B80" w:rsidP="00684B80">
      <w:r w:rsidRPr="00FF597F">
        <w:rPr>
          <w:rStyle w:val="StyleUnderline"/>
        </w:rPr>
        <w:t>As noted previously, false positive rates consist of both coincidental match rates and technical/human failure rates</w:t>
      </w:r>
      <w:r w:rsidRPr="00FF597F">
        <w:t xml:space="preserve">. For some technologies (such as DNA analysis), </w:t>
      </w:r>
      <w:r w:rsidRPr="00FF597F">
        <w:rPr>
          <w:rStyle w:val="StyleUnderline"/>
        </w:rPr>
        <w:t>the latter may be hundreds of times higher than the former</w:t>
      </w:r>
      <w:r w:rsidRPr="00FF597F">
        <w:t xml:space="preserve">. </w:t>
      </w:r>
    </w:p>
    <w:p w14:paraId="6E655A1B" w14:textId="77777777" w:rsidR="00684B80" w:rsidRPr="00FF597F" w:rsidRDefault="00684B80" w:rsidP="00684B80">
      <w:r w:rsidRPr="00FF597F">
        <w:rPr>
          <w:rStyle w:val="StyleUnderline"/>
        </w:rPr>
        <w:t>Proficiency testing is especially critical for subjective methods: because the procedure is not based solely on objective criteria but relies on human judgment, it is inherently vulnerable to error and inter-examiner variability</w:t>
      </w:r>
      <w:r w:rsidRPr="00FF597F">
        <w:t xml:space="preserve">. </w:t>
      </w:r>
      <w:r w:rsidRPr="00FF597F">
        <w:rPr>
          <w:rStyle w:val="StyleUnderline"/>
        </w:rPr>
        <w:t>Each examiner should be tested, because empirical studies have noted considerable differences in accuracy across examiners.</w:t>
      </w:r>
      <w:r w:rsidRPr="00FF597F">
        <w:t xml:space="preserve">134,135 </w:t>
      </w:r>
    </w:p>
    <w:p w14:paraId="413EC2F5" w14:textId="77777777" w:rsidR="00684B80" w:rsidRPr="00FF597F" w:rsidRDefault="00684B80" w:rsidP="00684B80">
      <w:r w:rsidRPr="00FF597F">
        <w:t xml:space="preserve">The </w:t>
      </w:r>
      <w:r w:rsidRPr="00FF597F">
        <w:rPr>
          <w:rStyle w:val="Emphasis"/>
        </w:rPr>
        <w:t>test problems used in proficiency tests should be publicly released</w:t>
      </w:r>
      <w:r w:rsidRPr="00FF597F">
        <w:rPr>
          <w:rStyle w:val="StyleUnderline"/>
        </w:rPr>
        <w:t xml:space="preserve"> after the test is completed, to enable scientists to assess the appropriateness and adequacy of the test for their intended purpose</w:t>
      </w:r>
      <w:r w:rsidRPr="00FF597F">
        <w:t xml:space="preserve">. </w:t>
      </w:r>
    </w:p>
    <w:p w14:paraId="1FCA024E" w14:textId="77777777" w:rsidR="00684B80" w:rsidRPr="00FF597F" w:rsidRDefault="00684B80" w:rsidP="00684B80">
      <w:r w:rsidRPr="00FF597F">
        <w:t xml:space="preserve">Finally, </w:t>
      </w:r>
      <w:r w:rsidRPr="00FF597F">
        <w:rPr>
          <w:rStyle w:val="StyleUnderline"/>
        </w:rPr>
        <w:t>proficiency testing should ideally be conducted in a ‘test-blind’ manner—that is, with samples inserted into the flow of casework such that examiners do not know that they are being tested</w:t>
      </w:r>
      <w:r w:rsidRPr="00FF597F">
        <w:t xml:space="preserve">. (For example, the Transportation Security Administration conducts blind tests by sending weapons and explosives inside luggage through screening checkpoints to see how often TSA screeners detect them.) </w:t>
      </w:r>
      <w:r w:rsidRPr="00FF597F">
        <w:rPr>
          <w:rStyle w:val="StyleUnderline"/>
        </w:rPr>
        <w:t>It has been established in many fields (including latent fingerprint analysis) that, when individuals are aware that they are being tested, they perform differently than they do in the course of their daily work</w:t>
      </w:r>
      <w:r w:rsidRPr="00FF597F">
        <w:t xml:space="preserve"> (referred to as the “Hawthorne Effect”). 136,137 </w:t>
      </w:r>
    </w:p>
    <w:p w14:paraId="23C720E3" w14:textId="77777777" w:rsidR="00684B80" w:rsidRPr="00FF597F" w:rsidRDefault="00684B80" w:rsidP="00684B80">
      <w:r w:rsidRPr="00FF597F">
        <w:t xml:space="preserve">While </w:t>
      </w:r>
      <w:r w:rsidRPr="00FF597F">
        <w:rPr>
          <w:rStyle w:val="StyleUnderline"/>
        </w:rPr>
        <w:t>test-blind proficiency testing is ideal, there is disagreement in the forensic community about its feasibility in all settings. On the one hand, laboratories vary considerably as to the type of cases they receive, how evidence is managed and processed, and what information is provided to an analyst about the evidence or the case in question</w:t>
      </w:r>
      <w:r w:rsidRPr="00FF597F">
        <w:t xml:space="preserve">. Accordingly, </w:t>
      </w:r>
      <w:r w:rsidRPr="00FF597F">
        <w:rPr>
          <w:rStyle w:val="StyleUnderline"/>
        </w:rPr>
        <w:t>blinded, inter-laboratory proficiency tests may be difficult to design and orchestrate on a large scale.138 On the other hand, test-blind proficiency tests have been used for DNA analysis,139 and select labs have begun to implement this type of testing, in-house, as part of their quality assurance programs.</w:t>
      </w:r>
      <w:r w:rsidRPr="00FF597F">
        <w:t xml:space="preserve">140 We note that </w:t>
      </w:r>
      <w:r w:rsidRPr="00FF597F">
        <w:rPr>
          <w:rStyle w:val="StyleUnderline"/>
        </w:rPr>
        <w:t>test-blind proficiency testing is much easier to adopt in laboratories that have adopted “context management procedures” to reduce contextual bias</w:t>
      </w:r>
      <w:r w:rsidRPr="00FF597F">
        <w:t xml:space="preserve">.141 </w:t>
      </w:r>
    </w:p>
    <w:p w14:paraId="294560EF" w14:textId="77777777" w:rsidR="00684B80" w:rsidRPr="00FF597F" w:rsidRDefault="00684B80" w:rsidP="00684B80">
      <w:r w:rsidRPr="00FF597F">
        <w:rPr>
          <w:rStyle w:val="StyleUnderline"/>
        </w:rPr>
        <w:t xml:space="preserve">PCAST believes </w:t>
      </w:r>
      <w:r w:rsidRPr="00FF597F">
        <w:rPr>
          <w:rStyle w:val="Emphasis"/>
        </w:rPr>
        <w:t>that test-blind proficiency testing of forensic examiners should be vigorously pursued</w:t>
      </w:r>
      <w:r w:rsidRPr="00FF597F">
        <w:rPr>
          <w:rStyle w:val="StyleUnderline"/>
        </w:rPr>
        <w:t>, with the expectation that it should be in wide use, at least in large laboratories, within the next five years. However, PCAST believes that it is not yet realistic to require test-blind proficiency testing because the procedures for testblind proficiency tests have not yet been designed and evaluated</w:t>
      </w:r>
      <w:r w:rsidRPr="00FF597F">
        <w:t xml:space="preserve">. </w:t>
      </w:r>
    </w:p>
    <w:p w14:paraId="65A47AB4" w14:textId="77777777" w:rsidR="00684B80" w:rsidRDefault="00684B80" w:rsidP="00684B80">
      <w:pPr>
        <w:rPr>
          <w:rStyle w:val="StyleUnderline"/>
        </w:rPr>
      </w:pPr>
      <w:r w:rsidRPr="00FF597F">
        <w:t xml:space="preserve">While only non-test-blind proficiency tests are used to support validity as applied, it is scientifically important to report this limitation, including to juries—because, as noted above, </w:t>
      </w:r>
      <w:r w:rsidRPr="00FF597F">
        <w:rPr>
          <w:rStyle w:val="StyleUnderline"/>
        </w:rPr>
        <w:t>non-blind proficiency tests are likely to overestimate the accuracy because the examiners knew they were being tested.</w:t>
      </w:r>
    </w:p>
    <w:p w14:paraId="720428F9" w14:textId="77777777" w:rsidR="00684B80" w:rsidRDefault="00684B80" w:rsidP="00684B80">
      <w:pPr>
        <w:rPr>
          <w:rStyle w:val="StyleUnderline"/>
        </w:rPr>
      </w:pPr>
    </w:p>
    <w:p w14:paraId="24A4D3A4" w14:textId="77777777" w:rsidR="00684B80" w:rsidRDefault="00684B80" w:rsidP="00684B80">
      <w:pPr>
        <w:pStyle w:val="Heading4"/>
      </w:pPr>
      <w:r>
        <w:lastRenderedPageBreak/>
        <w:t xml:space="preserve">Increasing transparency and boosting accountability would improve practices within the system </w:t>
      </w:r>
    </w:p>
    <w:p w14:paraId="625805BB" w14:textId="77777777" w:rsidR="00684B80" w:rsidRDefault="00684B80" w:rsidP="00684B80">
      <w:pPr>
        <w:rPr>
          <w:rStyle w:val="Style13ptBold"/>
        </w:rPr>
      </w:pPr>
      <w:r w:rsidRPr="00C91164">
        <w:rPr>
          <w:rStyle w:val="Style13ptBold"/>
        </w:rPr>
        <w:t>Rudovsky, Penn Law fellow and</w:t>
      </w:r>
      <w:r>
        <w:t xml:space="preserve"> </w:t>
      </w:r>
      <w:r>
        <w:rPr>
          <w:rStyle w:val="Style13ptBold"/>
        </w:rPr>
        <w:t xml:space="preserve">civil rights &amp; </w:t>
      </w:r>
      <w:r w:rsidRPr="00D529DC">
        <w:rPr>
          <w:rStyle w:val="Style13ptBold"/>
        </w:rPr>
        <w:t>criminal defense attorney, 6-15-20</w:t>
      </w:r>
      <w:r>
        <w:rPr>
          <w:rStyle w:val="Style13ptBold"/>
        </w:rPr>
        <w:t xml:space="preserve"> </w:t>
      </w:r>
    </w:p>
    <w:p w14:paraId="65E0B7E4" w14:textId="77777777" w:rsidR="00684B80" w:rsidRPr="007150AA" w:rsidRDefault="00684B80" w:rsidP="00684B80">
      <w:r w:rsidRPr="004934B7">
        <w:rPr>
          <w:b/>
          <w:bCs/>
        </w:rPr>
        <w:t>(</w:t>
      </w:r>
      <w:r w:rsidRPr="00D529DC">
        <w:t>David is a civil rights and criminal defense attorney with the law firm Kairys, Rudovsky, Messing, Feinberg, &amp; Lin. He is also a senior fellow at Penn Law School.</w:t>
      </w:r>
      <w:r>
        <w:t xml:space="preserve"> Inquirer, </w:t>
      </w:r>
      <w:r w:rsidRPr="007150AA">
        <w:t xml:space="preserve">"Reforming police requires action, not commissions," </w:t>
      </w:r>
      <w:hyperlink r:id="rId173" w:history="1">
        <w:r w:rsidRPr="00E33944">
          <w:rPr>
            <w:rStyle w:val="Hyperlink"/>
          </w:rPr>
          <w:t>https://www.inquirer.com/opinion/commentary/defund-police-reform-accountability-social-services-20200615.html /</w:t>
        </w:r>
      </w:hyperlink>
      <w:r>
        <w:t xml:space="preserve">Accessed 7/1/2020/WY) </w:t>
      </w:r>
    </w:p>
    <w:p w14:paraId="78FB8150" w14:textId="77777777" w:rsidR="00684B80" w:rsidRPr="000A3EF0" w:rsidRDefault="00684B80" w:rsidP="00684B80">
      <w:pPr>
        <w:rPr>
          <w:u w:val="single"/>
        </w:rPr>
      </w:pPr>
      <w:r w:rsidRPr="000A3EF0">
        <w:rPr>
          <w:u w:val="single"/>
        </w:rPr>
        <w:t>It was entirely predictable that the massive protests over the killing of George Floyd would lead to calls for commissions, congressional hearings, and studies into the causes and remedies for systemic abuses of power by law enforcement officers.</w:t>
      </w:r>
    </w:p>
    <w:p w14:paraId="639CD1F2" w14:textId="77777777" w:rsidR="00684B80" w:rsidRPr="000A3EF0" w:rsidRDefault="00684B80" w:rsidP="00684B80">
      <w:pPr>
        <w:rPr>
          <w:u w:val="single"/>
        </w:rPr>
      </w:pPr>
      <w:r>
        <w:t xml:space="preserve">But the last thing we need at this point is a replay of commission reports that have rarely led to meaningful reform. </w:t>
      </w:r>
      <w:r w:rsidRPr="000A3EF0">
        <w:rPr>
          <w:u w:val="single"/>
        </w:rPr>
        <w:t>We have long documented the core reasons for systemic misconduct — the failure to adopt proven best practices, little or no transparency with respect to the impact of policing measures, and most important, a stunning lack of accountability.</w:t>
      </w:r>
    </w:p>
    <w:p w14:paraId="122F22BC" w14:textId="77777777" w:rsidR="00684B80" w:rsidRPr="000A3EF0" w:rsidRDefault="00684B80" w:rsidP="00684B80">
      <w:pPr>
        <w:rPr>
          <w:u w:val="single"/>
        </w:rPr>
      </w:pPr>
      <w:r w:rsidRPr="000A3EF0">
        <w:rPr>
          <w:u w:val="single"/>
        </w:rPr>
        <w:t>These factors have resulted in a system marked by excessive use of force, militarization of police operations, racial bias in stops, searches, and arrests, corrupt investigative practices that lead to wrongful convictions, and suppression of speech of those without power. Yet, because those who suffer the most from these practices are from communities of color, or otherwise without political power, we have failed to make the necessary political and cultural changes.</w:t>
      </w:r>
    </w:p>
    <w:p w14:paraId="35543667" w14:textId="77777777" w:rsidR="00684B80" w:rsidRDefault="00684B80" w:rsidP="00684B80">
      <w:r w:rsidRPr="000A3EF0">
        <w:rPr>
          <w:u w:val="single"/>
        </w:rPr>
        <w:t>We cannot expect police to act consistently with constitutional guarantees of equality, fairness, and integrity without a system that is built on full transparency, oversight, and accountability</w:t>
      </w:r>
      <w:r>
        <w:t>. The failure of government and the courts to mandate and implement policies that would ensure democratic controls on the police leaves them with broad immunity from even the most harmful abuses and does little to incentivize good policing.</w:t>
      </w:r>
    </w:p>
    <w:p w14:paraId="7AB7D86B" w14:textId="77777777" w:rsidR="00684B80" w:rsidRDefault="00684B80" w:rsidP="00684B80">
      <w:r w:rsidRPr="000A3EF0">
        <w:rPr>
          <w:u w:val="single"/>
        </w:rPr>
        <w:t>On the core issues of policing that have generated the most concern and contention, there are “best practices” that can provide far greater protection from abuse</w:t>
      </w:r>
      <w:r>
        <w:t>. For example, on use of force, there are model policies that would change policing from a “warrior” to a “guardian” model, with an emphasis on de-escalation techniques, respect for human life, and sensible restrictions on the use of deadly force.</w:t>
      </w:r>
    </w:p>
    <w:p w14:paraId="79F67A40" w14:textId="77777777" w:rsidR="00684B80" w:rsidRDefault="00684B80" w:rsidP="00684B80">
      <w:r w:rsidRPr="000A3EF0">
        <w:rPr>
          <w:u w:val="single"/>
        </w:rPr>
        <w:t>With respect to racial disparities, police data show that African Americans are subjected to illegal use of force, unconstitutional police stops and arrests, and arrests for drug violations in far larger numbers than white civilians, even after controlling for possible nonracial reasons for these telling disparities. Where racial disparities are so pronounced, the policing measures must be strongly modified or eliminated,</w:t>
      </w:r>
      <w:r>
        <w:t xml:space="preserve"> and if departments do not act, these specific operations should be defunded.</w:t>
      </w:r>
    </w:p>
    <w:p w14:paraId="7FBCF357" w14:textId="77777777" w:rsidR="00684B80" w:rsidRDefault="00684B80" w:rsidP="00684B80">
      <w:r>
        <w:t>Moreover, we should transfer funds from police departments to social service agencies and community groups to more effectively settle minor disputes and address issues that do not need, but now invite, police intervention.</w:t>
      </w:r>
    </w:p>
    <w:p w14:paraId="0ED047D2" w14:textId="77777777" w:rsidR="00684B80" w:rsidRPr="000A3EF0" w:rsidRDefault="00684B80" w:rsidP="00684B80">
      <w:pPr>
        <w:rPr>
          <w:u w:val="single"/>
        </w:rPr>
      </w:pPr>
      <w:r w:rsidRPr="000A3EF0">
        <w:rPr>
          <w:u w:val="single"/>
        </w:rPr>
        <w:t xml:space="preserve">As the DNA revolution has shown, police investigative methods, including coercive and misleading interrogation of suspects, suggestive identification procedures, junk forensic science, and suppression of </w:t>
      </w:r>
      <w:r w:rsidRPr="000A3EF0">
        <w:rPr>
          <w:u w:val="single"/>
        </w:rPr>
        <w:lastRenderedPageBreak/>
        <w:t>exculpatory evidence, have led to thousands of convictions of innocent suspects. Yet, some police departments continue to resist reforms that can eliminate these dangerous practices.</w:t>
      </w:r>
    </w:p>
    <w:p w14:paraId="675FF677" w14:textId="77777777" w:rsidR="00684B80" w:rsidRDefault="00684B80" w:rsidP="00684B80">
      <w:r>
        <w:t>If we do not have fair policies and effective training, there will be no progress. However, without two additional system-wide changes, the best policies and training will be rendered largely irrelevant.</w:t>
      </w:r>
    </w:p>
    <w:p w14:paraId="677F0F64" w14:textId="77777777" w:rsidR="00684B80" w:rsidRPr="000A3EF0" w:rsidRDefault="00684B80" w:rsidP="00684B80">
      <w:pPr>
        <w:rPr>
          <w:u w:val="single"/>
        </w:rPr>
      </w:pPr>
      <w:r w:rsidRPr="000A3EF0">
        <w:rPr>
          <w:u w:val="single"/>
        </w:rPr>
        <w:t>Increase transparency</w:t>
      </w:r>
    </w:p>
    <w:p w14:paraId="107E5934" w14:textId="77777777" w:rsidR="00684B80" w:rsidRPr="000A3EF0" w:rsidRDefault="00684B80" w:rsidP="00684B80">
      <w:pPr>
        <w:rPr>
          <w:u w:val="single"/>
        </w:rPr>
      </w:pPr>
      <w:r w:rsidRPr="000A3EF0">
        <w:rPr>
          <w:u w:val="single"/>
        </w:rPr>
        <w:t>There must be full transparency with respect to current police practices, including wider use and access to videos from body-worn cameras, accurate data as to police use of force, and far greater data compilation and analysis of all policing measures on which there are racial disparities. In a world increasingly dominated and measured by data and algorithms, there is simply no excuse for ignoring or hiding the data which can expose the impacts — positive and negative — of current policing.</w:t>
      </w:r>
    </w:p>
    <w:p w14:paraId="5A30EC9E" w14:textId="77777777" w:rsidR="00684B80" w:rsidRDefault="00684B80" w:rsidP="00684B80">
      <w:r w:rsidRPr="000A3EF0">
        <w:rPr>
          <w:u w:val="single"/>
        </w:rPr>
        <w:t>And there can no longer be confidentiality of civilian complaints against police, internal investigations, and disciplinary proceedings</w:t>
      </w:r>
      <w:r>
        <w:t>. The public has a right to know if this system is working, and why police avoid discipline for clear cases of misconduct.</w:t>
      </w:r>
    </w:p>
    <w:p w14:paraId="21F2433D" w14:textId="77777777" w:rsidR="00684B80" w:rsidRPr="000A3EF0" w:rsidRDefault="00684B80" w:rsidP="00684B80">
      <w:pPr>
        <w:rPr>
          <w:u w:val="single"/>
        </w:rPr>
      </w:pPr>
      <w:r w:rsidRPr="000A3EF0">
        <w:rPr>
          <w:u w:val="single"/>
        </w:rPr>
        <w:t>Boost accountability</w:t>
      </w:r>
    </w:p>
    <w:p w14:paraId="660A4CD4" w14:textId="77777777" w:rsidR="00684B80" w:rsidRDefault="00684B80" w:rsidP="00684B80">
      <w:r w:rsidRPr="000A3EF0">
        <w:rPr>
          <w:u w:val="single"/>
        </w:rPr>
        <w:t>There must be full accountability. Police have almost unlimited powers over the lives of others, up to the use of deadly force, and yet they are in many places almost entirely free from effective methods of accountability</w:t>
      </w:r>
      <w:r>
        <w:t xml:space="preserve">. One of the great ironies of our system is that the police, who insist on maximum accountability for those accused of crime, </w:t>
      </w:r>
      <w:r w:rsidRPr="000A3EF0">
        <w:rPr>
          <w:u w:val="single"/>
        </w:rPr>
        <w:t>including the harshest penalties and the fewest possible rights, are themselves almost fully immune from prosecution for criminal conduct</w:t>
      </w:r>
      <w:r>
        <w:t xml:space="preserve"> and are protected by a web of immunities from civil suit damages.</w:t>
      </w:r>
    </w:p>
    <w:p w14:paraId="343260C5" w14:textId="77777777" w:rsidR="00684B80" w:rsidRDefault="00684B80" w:rsidP="00684B80">
      <w:r w:rsidRPr="000A3EF0">
        <w:rPr>
          <w:u w:val="single"/>
        </w:rPr>
        <w:t>Even more perniciously, due to the “super due process rights” granted to them by government officials (and which are not provided to other workers), they are largely free from internal discipline even for egregious violations of the rights of civilians.</w:t>
      </w:r>
      <w:r>
        <w:t xml:space="preserve"> The lack of accountability is the result of the enormous political powers of police unions (abetted by elected officials too timid to change the status quo) and of broad judicial restrictions on access to the courts for those who are subjected to misconduct. In short, </w:t>
      </w:r>
      <w:r w:rsidRPr="000A3EF0">
        <w:rPr>
          <w:u w:val="single"/>
        </w:rPr>
        <w:t>without effective deterrents, police assume, quite correctly, that the risk of sanctions is not a reality in their world.</w:t>
      </w:r>
    </w:p>
    <w:p w14:paraId="0BB733CC" w14:textId="77777777" w:rsidR="00684B80" w:rsidRDefault="00684B80" w:rsidP="00684B80">
      <w:r w:rsidRPr="000A3EF0">
        <w:rPr>
          <w:u w:val="single"/>
        </w:rPr>
        <w:t xml:space="preserve">We know from experience how to change these dynamics, but it will take far more than congressional hearings, new commissions, or exhortations to equal justice; to guarantee, in practice, rather than in our constitutional and political rhetoric, a democracy built on respect for full and equal human rights. </w:t>
      </w:r>
      <w:r>
        <w:t>The challenge has been made by millions of protesters. Will we listen, and more important, will we respond by action?</w:t>
      </w:r>
    </w:p>
    <w:p w14:paraId="0E4ABE81" w14:textId="77777777" w:rsidR="00684B80" w:rsidRPr="00FF597F" w:rsidRDefault="00684B80" w:rsidP="00684B80">
      <w:pPr>
        <w:rPr>
          <w:rStyle w:val="StyleUnderline"/>
        </w:rPr>
      </w:pPr>
    </w:p>
    <w:p w14:paraId="647B007A" w14:textId="77777777" w:rsidR="00684B80" w:rsidRPr="00FF597F" w:rsidRDefault="00684B80" w:rsidP="00684B80">
      <w:pPr>
        <w:pStyle w:val="Heading3"/>
        <w:rPr>
          <w:rFonts w:cs="Times New Roman"/>
        </w:rPr>
      </w:pPr>
      <w:r w:rsidRPr="00FF597F">
        <w:rPr>
          <w:rFonts w:cs="Times New Roman"/>
        </w:rPr>
        <w:lastRenderedPageBreak/>
        <w:t>Independent Labs Solvency</w:t>
      </w:r>
    </w:p>
    <w:p w14:paraId="5DCE2933" w14:textId="77777777" w:rsidR="00684B80" w:rsidRPr="00FF597F" w:rsidRDefault="00684B80" w:rsidP="00684B80"/>
    <w:p w14:paraId="490F8469" w14:textId="77777777" w:rsidR="00684B80" w:rsidRPr="00FF597F" w:rsidRDefault="00684B80" w:rsidP="00684B80">
      <w:pPr>
        <w:pStyle w:val="Heading4"/>
        <w:rPr>
          <w:rFonts w:cs="Times New Roman"/>
        </w:rPr>
      </w:pPr>
      <w:r w:rsidRPr="00FF597F">
        <w:rPr>
          <w:rFonts w:cs="Times New Roman"/>
        </w:rPr>
        <w:t>Independent labs key – Public crime labs tied to police, causes cognitive bias that undermines objectivity of forensic evidence</w:t>
      </w:r>
    </w:p>
    <w:p w14:paraId="735785C9" w14:textId="77777777" w:rsidR="00684B80" w:rsidRPr="00FF597F" w:rsidRDefault="00684B80" w:rsidP="00684B80">
      <w:pPr>
        <w:rPr>
          <w:rStyle w:val="Style13ptBold"/>
        </w:rPr>
      </w:pPr>
      <w:r w:rsidRPr="00FF597F">
        <w:rPr>
          <w:rStyle w:val="Style13ptBold"/>
        </w:rPr>
        <w:t>Center for Integrity in Forensic Sciences, advisory board of scientists, legal academics and forensic science experts, 19</w:t>
      </w:r>
    </w:p>
    <w:p w14:paraId="7FB46175" w14:textId="77777777" w:rsidR="00684B80" w:rsidRPr="00FF597F" w:rsidRDefault="00684B80" w:rsidP="00684B80">
      <w:r w:rsidRPr="00FF597F">
        <w:t xml:space="preserve">[Center for Integrity in Forensic Sciences, the first non-profit organization in the United States to bring exclusive focus to improvement of the reliability and safety of criminal prosecutions through strengthening the forensic sciences. CIFS also works as an enthusiastic partner with other organizations dedicated to improving forensic evidence, such as the Innocence Project and its local affiliates in their own efforts in the realm of forensic science, 2019, CIFS Justice, “STRENGTHENING THE INDEPENDENCE, OBJECTIVITY &amp; RELIABILITY OF CRIME LABORATORIES,” </w:t>
      </w:r>
      <w:hyperlink r:id="rId174" w:history="1">
        <w:r w:rsidRPr="00FF597F">
          <w:rPr>
            <w:rStyle w:val="Hyperlink"/>
          </w:rPr>
          <w:t>https://cifsjustice.org/about-cifs/reliability-of-crime-laboratories/</w:t>
        </w:r>
      </w:hyperlink>
      <w:r w:rsidRPr="00FF597F">
        <w:t>, accessed on 06/24/20, BS]</w:t>
      </w:r>
    </w:p>
    <w:p w14:paraId="460BC602" w14:textId="77777777" w:rsidR="00684B80" w:rsidRPr="00FF597F" w:rsidRDefault="00684B80" w:rsidP="00684B80">
      <w:r w:rsidRPr="00FF597F">
        <w:rPr>
          <w:rStyle w:val="StyleUnderline"/>
        </w:rPr>
        <w:t>Crime laboratory analysts are presented in court as neutral scientists, though experience has shown that is not always true</w:t>
      </w:r>
      <w:r w:rsidRPr="00FF597F">
        <w:t xml:space="preserve">. Their job performance should be evaluated based on their accuracy and consistent fidelity to scientific testing principles and protocols, and measures should be taken to ensure neutrality and fidelity to objective scientific principles. </w:t>
      </w:r>
      <w:r w:rsidRPr="00FF597F">
        <w:rPr>
          <w:rStyle w:val="StyleUnderline"/>
        </w:rPr>
        <w:t xml:space="preserve">Yet studies have shown that some crime </w:t>
      </w:r>
      <w:r w:rsidRPr="00FF597F">
        <w:rPr>
          <w:rStyle w:val="Emphasis"/>
        </w:rPr>
        <w:t>laboratories are beholden for funding from law enforcement</w:t>
      </w:r>
      <w:r w:rsidRPr="00FF597F">
        <w:rPr>
          <w:rStyle w:val="StyleUnderline"/>
        </w:rPr>
        <w:t xml:space="preserve"> sources that may demand analysts produce results to help secure convictions</w:t>
      </w:r>
      <w:r w:rsidRPr="00FF597F">
        <w:t xml:space="preserve">. Even </w:t>
      </w:r>
      <w:r w:rsidRPr="00FF597F">
        <w:rPr>
          <w:rStyle w:val="Emphasis"/>
        </w:rPr>
        <w:t>subtle pressures may affect the objectivity</w:t>
      </w:r>
      <w:r w:rsidRPr="00FF597F">
        <w:rPr>
          <w:rStyle w:val="StyleUnderline"/>
        </w:rPr>
        <w:t xml:space="preserve"> of analysts when they are supervised by members of the police</w:t>
      </w:r>
      <w:r w:rsidRPr="00FF597F">
        <w:t xml:space="preserve">, the district attorney’s office, or the attorney general’s office. Indeed, </w:t>
      </w:r>
      <w:r w:rsidRPr="00FF597F">
        <w:rPr>
          <w:rStyle w:val="StyleUnderline"/>
        </w:rPr>
        <w:t xml:space="preserve">studies reveal that merely </w:t>
      </w:r>
      <w:r w:rsidRPr="00FF597F">
        <w:rPr>
          <w:rStyle w:val="Emphasis"/>
        </w:rPr>
        <w:t>being organizationally aligned with a party creates unintentional cognitive biases</w:t>
      </w:r>
      <w:r w:rsidRPr="00FF597F">
        <w:rPr>
          <w:rStyle w:val="StyleUnderline"/>
        </w:rPr>
        <w:t xml:space="preserve"> that lead experts to skew their analyses and opinions in ways that favor the perceived interests of their organizational partners</w:t>
      </w:r>
      <w:r w:rsidRPr="00FF597F">
        <w:t xml:space="preserve">. </w:t>
      </w:r>
    </w:p>
    <w:p w14:paraId="4CB801FC" w14:textId="77777777" w:rsidR="00684B80" w:rsidRPr="00FF597F" w:rsidRDefault="00684B80" w:rsidP="00684B80">
      <w:r w:rsidRPr="00FF597F">
        <w:t>To avoid these influences and pressures</w:t>
      </w:r>
      <w:r w:rsidRPr="00FF597F">
        <w:rPr>
          <w:rStyle w:val="StyleUnderline"/>
        </w:rPr>
        <w:t>, crime labs and medical examiners should not be organized under the bureaucracy of law enforcement or prosecution agencies</w:t>
      </w:r>
      <w:r w:rsidRPr="00FF597F">
        <w:t xml:space="preserve">. Even if they are funded through public </w:t>
      </w:r>
      <w:r w:rsidRPr="00FF597F">
        <w:rPr>
          <w:rStyle w:val="StyleUnderline"/>
        </w:rPr>
        <w:t>sources they need to be independent of the prosecution to ensure that their analysts can provide objective tests</w:t>
      </w:r>
      <w:r w:rsidRPr="00FF597F">
        <w:t xml:space="preserve"> and testimony in a criminal case. It was for this reason that </w:t>
      </w:r>
      <w:r w:rsidRPr="00FF597F">
        <w:rPr>
          <w:rStyle w:val="StyleUnderline"/>
        </w:rPr>
        <w:t>the National Academy of Sciences, in its pathbreaking report on forensic science in the United States in 2009, recommended “</w:t>
      </w:r>
      <w:r w:rsidRPr="00FF597F">
        <w:rPr>
          <w:rStyle w:val="Emphasis"/>
        </w:rPr>
        <w:t>removing all public forensic laboratories and facilities from the administrative control of law enforcement agencies or prosecutors’ offices</w:t>
      </w:r>
      <w:r w:rsidRPr="00FF597F">
        <w:rPr>
          <w:rStyle w:val="StyleUnderline"/>
        </w:rPr>
        <w:t>.”</w:t>
      </w:r>
      <w:r w:rsidRPr="00FF597F">
        <w:t xml:space="preserve"> </w:t>
      </w:r>
    </w:p>
    <w:p w14:paraId="4A30F06C" w14:textId="77777777" w:rsidR="00684B80" w:rsidRPr="00FF597F" w:rsidRDefault="00684B80" w:rsidP="00684B80">
      <w:r w:rsidRPr="00FF597F">
        <w:rPr>
          <w:rStyle w:val="StyleUnderline"/>
        </w:rPr>
        <w:t>CIFS hopes to strengthen the reliability of forensic science in criminal cases by promoting crime laboratory independence from law enforcement funding streams and oversight</w:t>
      </w:r>
      <w:r w:rsidRPr="00FF597F">
        <w:t>. CIFS will work to educate the public about the need for independent crime laboratories and other forensic science professionals in order to restore faith that justice can be obtained in our courtrooms.</w:t>
      </w:r>
    </w:p>
    <w:p w14:paraId="52842AD6" w14:textId="77777777" w:rsidR="00684B80" w:rsidRPr="00FF597F" w:rsidRDefault="00684B80" w:rsidP="00684B80"/>
    <w:p w14:paraId="336C3826" w14:textId="77777777" w:rsidR="00684B80" w:rsidRPr="00FF597F" w:rsidRDefault="00684B80" w:rsidP="00684B80">
      <w:pPr>
        <w:pStyle w:val="Heading4"/>
        <w:rPr>
          <w:rFonts w:cs="Times New Roman"/>
        </w:rPr>
      </w:pPr>
      <w:r w:rsidRPr="00FF597F">
        <w:rPr>
          <w:rFonts w:cs="Times New Roman"/>
        </w:rPr>
        <w:t>Lab transparency and independent labs are key to solving the impacts of the aff</w:t>
      </w:r>
    </w:p>
    <w:p w14:paraId="59B2CC91" w14:textId="77777777" w:rsidR="00684B80" w:rsidRPr="00FF597F" w:rsidRDefault="00684B80" w:rsidP="00684B80">
      <w:r w:rsidRPr="00FF597F">
        <w:rPr>
          <w:rStyle w:val="Style13ptBold"/>
        </w:rPr>
        <w:t>Balko, Washington Post opinion columnist, and Guerra Thompson, University of Houston Law Center professor and Criminal Justice Institute Director &amp; Houston Forensic Science Center board vice chair, 19</w:t>
      </w:r>
      <w:r w:rsidRPr="00FF597F">
        <w:t xml:space="preserve"> </w:t>
      </w:r>
    </w:p>
    <w:p w14:paraId="3B5EAA72" w14:textId="77777777" w:rsidR="00684B80" w:rsidRPr="00FF597F" w:rsidRDefault="00684B80" w:rsidP="00684B80">
      <w:r w:rsidRPr="00FF597F">
        <w:lastRenderedPageBreak/>
        <w:t xml:space="preserve">(Radley Balko and Sandra Guerra Thompson, August 26, 2019, Washington Post, “How do we improve forensics?”, </w:t>
      </w:r>
      <w:hyperlink r:id="rId175" w:history="1">
        <w:r w:rsidRPr="00FF597F">
          <w:rPr>
            <w:rStyle w:val="Hyperlink"/>
          </w:rPr>
          <w:t>https://www.washingtonpost.com/opinions/2019/08/26/how-do-we-improve-forensics/</w:t>
        </w:r>
      </w:hyperlink>
      <w:r w:rsidRPr="00FF597F">
        <w:t>, accessed:06/22/20, SS)</w:t>
      </w:r>
    </w:p>
    <w:p w14:paraId="39BDB41A" w14:textId="77777777" w:rsidR="00684B80" w:rsidRPr="00FF597F" w:rsidRDefault="00684B80" w:rsidP="00684B80"/>
    <w:p w14:paraId="3DB3175F" w14:textId="77777777" w:rsidR="00684B80" w:rsidRPr="00FF597F" w:rsidRDefault="00684B80" w:rsidP="00684B80">
      <w:r w:rsidRPr="00FF597F">
        <w:t>Easiest reforms:</w:t>
      </w:r>
    </w:p>
    <w:p w14:paraId="1A946DC2" w14:textId="77777777" w:rsidR="00684B80" w:rsidRPr="00FF597F" w:rsidRDefault="00684B80" w:rsidP="00684B80">
      <w:pPr>
        <w:rPr>
          <w:rStyle w:val="StyleUnderline"/>
        </w:rPr>
      </w:pPr>
      <w:r w:rsidRPr="00FF597F">
        <w:t xml:space="preserve">Lab transparency: </w:t>
      </w:r>
      <w:r w:rsidRPr="00FF597F">
        <w:rPr>
          <w:rStyle w:val="StyleUnderline"/>
        </w:rPr>
        <w:t>Forensic laboratories process evidence in order to produce information. As we move forward in an attempt to prevent scandals and wrongful convictions, policymakers should demand transparency by forensic labs</w:t>
      </w:r>
      <w:r w:rsidRPr="00FF597F">
        <w:t xml:space="preserve">. They should </w:t>
      </w:r>
      <w:r w:rsidRPr="00FF597F">
        <w:rPr>
          <w:rStyle w:val="StyleUnderline"/>
        </w:rPr>
        <w:t>post critical documents on their websites, including accreditation certificates, standard operating procedures for each discipline, validation studies, corrective action reports, budget information, and statistics on testing requests, turnaround times, and backlogs</w:t>
      </w:r>
      <w:r w:rsidRPr="00FF597F">
        <w:t xml:space="preserve">. </w:t>
      </w:r>
      <w:r w:rsidRPr="00FF597F">
        <w:rPr>
          <w:rStyle w:val="StyleUnderline"/>
        </w:rPr>
        <w:t>The public has a right to this information, and should not have to file public information requests to get it.</w:t>
      </w:r>
    </w:p>
    <w:p w14:paraId="4B436193" w14:textId="77777777" w:rsidR="00684B80" w:rsidRPr="00FF597F" w:rsidRDefault="00684B80" w:rsidP="00684B80">
      <w:r w:rsidRPr="00FF597F">
        <w:t>Mid-level reforms:</w:t>
      </w:r>
    </w:p>
    <w:p w14:paraId="730323C9" w14:textId="77777777" w:rsidR="00684B80" w:rsidRPr="00FF597F" w:rsidRDefault="00684B80" w:rsidP="00684B80">
      <w:pPr>
        <w:rPr>
          <w:rStyle w:val="StyleUnderline"/>
        </w:rPr>
      </w:pPr>
      <w:r w:rsidRPr="00FF597F">
        <w:t xml:space="preserve">Independent labs: In my previous answers, I have argued in favor of lab independence from law enforcement. However, the most important reasons for independence have nothing to do with eliminating bias. In my experience with the Houston Forensic Science Center, </w:t>
      </w:r>
      <w:r w:rsidRPr="00FF597F">
        <w:rPr>
          <w:rStyle w:val="StyleUnderline"/>
        </w:rPr>
        <w:t>I have learned that lab independence makes the organization more agile in terms of setting priorities, procurement and hiring. Independence enables the lab to be transparent without the need to get approval from law enforcement authorities. It also eliminates the appearance of pro-police bias.</w:t>
      </w:r>
    </w:p>
    <w:p w14:paraId="5A80B8A0" w14:textId="77777777" w:rsidR="00684B80" w:rsidRPr="00FF597F" w:rsidRDefault="00684B80" w:rsidP="00684B80">
      <w:r w:rsidRPr="00FF597F">
        <w:rPr>
          <w:rStyle w:val="StyleUnderline"/>
        </w:rPr>
        <w:t xml:space="preserve">Independence puts the lab on par with the other critical stakeholders in the criminal justice system so that it can be more responsive to law enforcement, victims and the defense bar. </w:t>
      </w:r>
      <w:r w:rsidRPr="00FF597F">
        <w:t>The model used for HFSC was to make the lab a “local government corporation,” and having a corporate board of directors for a government agency has proved to spur innovation and efficiency. A public corporate structure also positions board members to advocate externally on behalf of the lab in obtaining adequate funding, and in handling public relations.</w:t>
      </w:r>
    </w:p>
    <w:p w14:paraId="1737AD77" w14:textId="77777777" w:rsidR="00684B80" w:rsidRPr="00FF597F" w:rsidRDefault="00684B80" w:rsidP="00684B80">
      <w:r w:rsidRPr="00FF597F">
        <w:rPr>
          <w:rStyle w:val="StyleUnderline"/>
        </w:rPr>
        <w:t>Crime scene units are called into action when serious crimes occur</w:t>
      </w:r>
      <w:r w:rsidRPr="00FF597F">
        <w:t xml:space="preserve">, such as murders and officer-involved shootings. They collect evidence for testing in crime labs and document crime scenes. </w:t>
      </w:r>
      <w:r w:rsidRPr="00FF597F">
        <w:rPr>
          <w:rStyle w:val="StyleUnderline"/>
        </w:rPr>
        <w:t>It is imperative that they follow scientific protocols in handling evidence</w:t>
      </w:r>
      <w:r w:rsidRPr="00FF597F">
        <w:t xml:space="preserve">, and I have come to appreciate the importance of having civilians (not law enforcement) working in these positions. </w:t>
      </w:r>
      <w:r w:rsidRPr="00FF597F">
        <w:rPr>
          <w:rStyle w:val="StyleUnderline"/>
        </w:rPr>
        <w:t>In Houston, we no longer employ police officers to collect evidence in major cases. This work is now done by an accredited crime scene unit that is a division of the laboratory.</w:t>
      </w:r>
      <w:r w:rsidRPr="00FF597F">
        <w:t xml:space="preserve"> It is especially important for restoring the public’s trust in the integrity of investigations of officer-involved shootings that the individuals gathering the evidence have scientific training and are not law enforcement personnel.</w:t>
      </w:r>
    </w:p>
    <w:p w14:paraId="4E0671D1" w14:textId="77777777" w:rsidR="00684B80" w:rsidRDefault="00684B80" w:rsidP="00684B80">
      <w:pPr>
        <w:rPr>
          <w:rStyle w:val="StyleUnderline"/>
        </w:rPr>
      </w:pPr>
    </w:p>
    <w:p w14:paraId="6849329E" w14:textId="77777777" w:rsidR="00684B80" w:rsidRPr="0047754D" w:rsidRDefault="00684B80" w:rsidP="00684B80">
      <w:pPr>
        <w:pStyle w:val="Heading4"/>
      </w:pPr>
      <w:r w:rsidRPr="0047754D">
        <w:t>Independent and accountable labs solve</w:t>
      </w:r>
    </w:p>
    <w:p w14:paraId="5B27D37A" w14:textId="77777777" w:rsidR="00684B80" w:rsidRDefault="00684B80" w:rsidP="00684B80">
      <w:pPr>
        <w:rPr>
          <w:rStyle w:val="Style13ptBold"/>
        </w:rPr>
      </w:pPr>
      <w:r>
        <w:rPr>
          <w:rStyle w:val="Style13ptBold"/>
        </w:rPr>
        <w:t xml:space="preserve">The Justice Project No Date </w:t>
      </w:r>
    </w:p>
    <w:p w14:paraId="21E8E7BB" w14:textId="77777777" w:rsidR="00684B80" w:rsidRDefault="00684B80" w:rsidP="00684B80">
      <w:pPr>
        <w:rPr>
          <w:sz w:val="28"/>
          <w:szCs w:val="28"/>
        </w:rPr>
      </w:pPr>
      <w:r>
        <w:lastRenderedPageBreak/>
        <w:t xml:space="preserve">(The Justice Project, a nonpartisan organization dedicated to fighting injustice and to creating a more humane and just world, No Date, The Justice Project, Fixing Flaws in Forensic Science, </w:t>
      </w:r>
      <w:hyperlink r:id="rId176" w:history="1">
        <w:r>
          <w:rPr>
            <w:rStyle w:val="Hyperlink"/>
          </w:rPr>
          <w:t>https://www.thejusticeproject.org/fixing-flaws-in-forensic-science/</w:t>
        </w:r>
      </w:hyperlink>
      <w:r>
        <w:t xml:space="preserve">, accessed 6/23/20, EM) </w:t>
      </w:r>
    </w:p>
    <w:p w14:paraId="7F0EC6CC" w14:textId="77777777" w:rsidR="00684B80" w:rsidRDefault="00684B80" w:rsidP="00684B80">
      <w:r>
        <w:t>In recent decades, the use of forensic science in criminal investigations has skyrocketed. In the media, TV crime dramas like CSI: Crime Scene Investigation portray forensic evidence collection and analysis as a flawless science that can quickly and accurately identify the perpetrator. Yet time and again, inaccurate or misleading forensic evidence and testimony has helped to convict the wrong person.</w:t>
      </w:r>
    </w:p>
    <w:p w14:paraId="74ED8674" w14:textId="77777777" w:rsidR="00684B80" w:rsidRDefault="00684B80" w:rsidP="00684B80">
      <w:r>
        <w:t>Dennis Fritz and Ron Williamson were convicted of a crime they didn’t commit based on microscopic hair comparison – a notoriously unreliable forensic test. Williamson was sent to death row and Fritz spent a decade in prison before DNA testing proved their innocence. Brandon Moon, another innocent man, went to prison for seventeen years after a state forensic crime lab analyst gave erroneous testimony at his trial.</w:t>
      </w:r>
    </w:p>
    <w:p w14:paraId="574C0434" w14:textId="77777777" w:rsidR="00684B80" w:rsidRDefault="00684B80" w:rsidP="00684B80">
      <w:pPr>
        <w:rPr>
          <w:rStyle w:val="StyleUnderline"/>
        </w:rPr>
      </w:pPr>
      <w:r>
        <w:t>Flawless?</w:t>
      </w:r>
      <w:r>
        <w:rPr>
          <w:rStyle w:val="StyleUnderline"/>
          <w:bCs/>
        </w:rPr>
        <w:t xml:space="preserve"> </w:t>
      </w:r>
      <w:r>
        <w:rPr>
          <w:rStyle w:val="StyleUnderline"/>
        </w:rPr>
        <w:t>According to a recent study, faulty forensic evidence or testimony was a contributing factor in nearly sixty percent of the first 200 DNA exonerations. While a few of those cases involved deliberate misconduct, most problems result from inadvertent errors due to the fact that many areas of forensic analysis involve discretionary interpretations by individual analysts.</w:t>
      </w:r>
    </w:p>
    <w:p w14:paraId="1A4A26AB" w14:textId="77777777" w:rsidR="00684B80" w:rsidRDefault="00684B80" w:rsidP="00684B80">
      <w:pPr>
        <w:rPr>
          <w:rStyle w:val="StyleUnderline"/>
        </w:rPr>
      </w:pPr>
      <w:r>
        <w:rPr>
          <w:rStyle w:val="StyleUnderline"/>
        </w:rPr>
        <w:t>Fortunately, there are simple steps that can be taken to ensure the integrity of forensic testing and analysis.</w:t>
      </w:r>
    </w:p>
    <w:p w14:paraId="29BA378D" w14:textId="77777777" w:rsidR="00684B80" w:rsidRDefault="00684B80" w:rsidP="00684B80">
      <w:pPr>
        <w:rPr>
          <w:rStyle w:val="StyleUnderline"/>
          <w:bCs/>
        </w:rPr>
      </w:pPr>
      <w:r>
        <w:rPr>
          <w:rStyle w:val="StyleUnderline"/>
          <w:bCs/>
        </w:rPr>
        <w:t>Today, The Justice Project is releasing Improving the Practice and Use of Forensic Science: A Policy Review. The policy review provides an overview of the problems with certain forensic science policies and procedures, offers solutions to these problems, profiles cases of injustice, highlights states with good laws and procedures, and includes a model policy to ensure the objectivity and reliability of forensic evidence.</w:t>
      </w:r>
    </w:p>
    <w:p w14:paraId="67F1F65C" w14:textId="77777777" w:rsidR="00684B80" w:rsidRDefault="00684B80" w:rsidP="00684B80">
      <w:r>
        <w:rPr>
          <w:rStyle w:val="StyleUnderline"/>
        </w:rPr>
        <w:t xml:space="preserve">Substantive, independent oversight is the first step. Forensic crime labs often operate with little or no oversight, and few states have established statutory standards to ensure the objectivity, reliability, and efficiency of forensic testing and analysis. To improve accountability, states should create independent commissions to oversee forensic science laboratories. The commissions would be responsible for implementing standards for laboratory performance, overseeing analyst training and continuing education, and instituting safeguards to ensure accurate testimony. </w:t>
      </w:r>
      <w:r>
        <w:t>Often, bias is inadvertent. Information such as details of the crime, names of suspects, and the expected result can impact an analyst’s objectivity. In one study, experienced examiners were given fingerprints they had correctly identified in the past along with made up information, such as that the suspect had confessed. With the additional information, these examiners misidentified seventeen percent of the fingerprints.</w:t>
      </w:r>
    </w:p>
    <w:p w14:paraId="488514F8" w14:textId="77777777" w:rsidR="00684B80" w:rsidRDefault="00684B80" w:rsidP="00684B80">
      <w:pPr>
        <w:rPr>
          <w:rStyle w:val="StyleUnderline"/>
          <w:bCs/>
        </w:rPr>
      </w:pPr>
      <w:r>
        <w:t>Given that,</w:t>
      </w:r>
      <w:r>
        <w:rPr>
          <w:rStyle w:val="StyleUnderline"/>
          <w:bCs/>
        </w:rPr>
        <w:t xml:space="preserve"> </w:t>
      </w:r>
      <w:r>
        <w:rPr>
          <w:rStyle w:val="StyleUnderline"/>
        </w:rPr>
        <w:t>states should require all forensic labs to develop internal structures and policies to prevent unintentional bias in testing and analysis. The use of an evidence control officer, for instance, could manage the flow of information from law enforcement to ensure that analysts receive only the information necessary to test the evidence.</w:t>
      </w:r>
    </w:p>
    <w:p w14:paraId="34823700" w14:textId="77777777" w:rsidR="00684B80" w:rsidRDefault="00684B80" w:rsidP="00684B80">
      <w:pPr>
        <w:rPr>
          <w:rStyle w:val="StyleUnderline"/>
        </w:rPr>
      </w:pPr>
      <w:r>
        <w:t>Ideally,</w:t>
      </w:r>
      <w:r>
        <w:rPr>
          <w:rStyle w:val="StyleUnderline"/>
          <w:bCs/>
        </w:rPr>
        <w:t xml:space="preserve"> </w:t>
      </w:r>
      <w:r>
        <w:rPr>
          <w:rStyle w:val="StyleUnderline"/>
        </w:rPr>
        <w:t xml:space="preserve">all laboratories should be independent from law enforcement and prosecutorial agencies to eliminate bias from the process. Instead nearly all state forensic labs are under the jurisdictions of police departments or the attorneys general. As a result, analysts may come to see their role as part of the </w:t>
      </w:r>
      <w:r>
        <w:rPr>
          <w:rStyle w:val="StyleUnderline"/>
        </w:rPr>
        <w:lastRenderedPageBreak/>
        <w:t>“crime fighting team” rather than as neutral and objective agents of science. Independence helps labs become neutral environments dedicated to scientific procedures that ensure accurate and reliable testing.</w:t>
      </w:r>
    </w:p>
    <w:p w14:paraId="0284CABA" w14:textId="77777777" w:rsidR="00684B80" w:rsidRPr="0047754D" w:rsidRDefault="00684B80" w:rsidP="00684B80">
      <w:pPr>
        <w:pStyle w:val="Heading4"/>
      </w:pPr>
      <w:r w:rsidRPr="0047754D">
        <w:t>A forensic case manager can minimize contextual bias</w:t>
      </w:r>
    </w:p>
    <w:p w14:paraId="3B61FF3D" w14:textId="77777777" w:rsidR="00684B80" w:rsidRDefault="00684B80" w:rsidP="00684B80">
      <w:pPr>
        <w:rPr>
          <w:b/>
          <w:bCs/>
          <w:sz w:val="28"/>
          <w:szCs w:val="28"/>
        </w:rPr>
      </w:pPr>
      <w:r>
        <w:rPr>
          <w:b/>
          <w:bCs/>
          <w:sz w:val="28"/>
          <w:szCs w:val="28"/>
        </w:rPr>
        <w:t>Balko, Washington Post opinion columnist, &amp; Lentini, fire science analyst, 19</w:t>
      </w:r>
    </w:p>
    <w:p w14:paraId="39898D72" w14:textId="77777777" w:rsidR="00684B80" w:rsidRDefault="00684B80" w:rsidP="00684B80">
      <w:r>
        <w:t>(Radley Balko, Opinion writer focusing on civil liberties; the drug war and the criminal-justice system; Indiana University; BA in journalism and political science, John Lentini, certified to conduct both fire scene investigations and fire debris analysis, August 9, 2019, The Washington Post, “How much interaction should we allow between forensics analysts and law enforcement?”, https://www.washingtonpost.com/opinions/2019/08/09/how-much-interaction-should-we-allow-between-forensics-analysts-law-enforcement/, accessed 6/22/20, EM)</w:t>
      </w:r>
    </w:p>
    <w:p w14:paraId="6D04276D" w14:textId="77777777" w:rsidR="00684B80" w:rsidRDefault="00684B80" w:rsidP="00684B80">
      <w:sdt>
        <w:sdtPr>
          <w:tag w:val="goog_rdk_0"/>
          <w:id w:val="1155641182"/>
        </w:sdtPr>
        <w:sdtContent/>
      </w:sdt>
      <w:sdt>
        <w:sdtPr>
          <w:tag w:val="goog_rdk_1"/>
          <w:id w:val="302822770"/>
        </w:sdtPr>
        <w:sdtContent/>
      </w:sdt>
      <w:r>
        <w:t xml:space="preserve">Where is the line here? </w:t>
      </w:r>
      <w:r>
        <w:rPr>
          <w:rStyle w:val="StyleUnderline"/>
        </w:rPr>
        <w:t>How much interaction between law enforcement and a forensic analyst is appropriate, and what safeguards can be put in place to minimize cognitive bias?</w:t>
      </w:r>
    </w:p>
    <w:p w14:paraId="536978B5" w14:textId="77777777" w:rsidR="00684B80" w:rsidRDefault="00684B80" w:rsidP="00684B80">
      <w:r>
        <w:t>John Lentini, fire/arson expert:</w:t>
      </w:r>
    </w:p>
    <w:p w14:paraId="10489831" w14:textId="77777777" w:rsidR="00684B80" w:rsidRDefault="00684B80" w:rsidP="00684B80">
      <w:r>
        <w:t xml:space="preserve">Sometimes context is essential. Other times it is not. </w:t>
      </w:r>
      <w:r>
        <w:rPr>
          <w:rStyle w:val="StyleUnderline"/>
        </w:rPr>
        <w:t xml:space="preserve">Having </w:t>
      </w:r>
      <w:sdt>
        <w:sdtPr>
          <w:tag w:val="goog_rdk_4"/>
          <w:id w:val="878437649"/>
        </w:sdtPr>
        <w:sdtContent/>
      </w:sdt>
      <w:r>
        <w:rPr>
          <w:rStyle w:val="StyleUnderline"/>
        </w:rPr>
        <w:t>a forensic “case manager” who can protect an analyst from domain-irrelevant data could minimize contextual bias. The case manager can decide what testing is appropriate, and the analyst can conduct the testing without knowledge of which side the answer helps.</w:t>
      </w:r>
    </w:p>
    <w:p w14:paraId="4C033A82" w14:textId="77777777" w:rsidR="00684B80" w:rsidRDefault="00684B80" w:rsidP="00684B80">
      <w:pPr>
        <w:rPr>
          <w:u w:val="single"/>
        </w:rPr>
      </w:pPr>
      <w:r>
        <w:t xml:space="preserve">Medical examiners present a different problem. The corpses they examine are “patients” who require a diagnosis, and no doctor attempts a cause-of-death diagnosis without a medical history. Manner of death is another question. In my field, medical examiners must rely on fire investigators who may not understand the limits of their qualifications or the unreliability of their origin determinations. </w:t>
      </w:r>
      <w:r>
        <w:rPr>
          <w:u w:val="single"/>
        </w:rPr>
        <w:t>Medical examiners could possibly assign a “conditional” manner of death. They could report something like, “assuming that the fire investigator is correct in his determination that the fire was intentionally set, the manner of death is homicide.” This would allow them for a little wiggle room if the person doing the origin-and-cause investigation is somehow mistaken.</w:t>
      </w:r>
    </w:p>
    <w:p w14:paraId="32E87B99" w14:textId="77777777" w:rsidR="00684B80" w:rsidRPr="0047754D" w:rsidRDefault="00684B80" w:rsidP="00684B80">
      <w:pPr>
        <w:pStyle w:val="Heading4"/>
      </w:pPr>
      <w:r w:rsidRPr="0047754D">
        <w:t>A case manager would be the one to interact with law enforcement not the examiner, to solve potential bias</w:t>
      </w:r>
    </w:p>
    <w:p w14:paraId="1BDA656A" w14:textId="77777777" w:rsidR="00684B80" w:rsidRDefault="00684B80" w:rsidP="00684B80">
      <w:r>
        <w:rPr>
          <w:b/>
          <w:bCs/>
          <w:sz w:val="28"/>
          <w:szCs w:val="28"/>
        </w:rPr>
        <w:t>Balko, Washington Post opinion columnist &amp; and Dror, Cognitive Consultants International primary consultant, 19</w:t>
      </w:r>
    </w:p>
    <w:p w14:paraId="24715C44" w14:textId="77777777" w:rsidR="00684B80" w:rsidRDefault="00684B80" w:rsidP="00684B80">
      <w:r>
        <w:t xml:space="preserve">(Radley Balko, Opinion writer focusing on civil liberties; the drug war and the criminal-justice system; Indiana University; BA in journalism and political science, Itiel Dror, was the Chair of the Human Factors Committee of the US Department of Justice (DoJ), August 9, 2019, The Washington Post, How much interaction should we allow between forensics analysts and law enforcement?https://www.washingtonpost.com/opinions/2019/08/09/how-much-interaction-should-we-allow-between-forensics-analysts-law-enforcement/, </w:t>
      </w:r>
      <w:sdt>
        <w:sdtPr>
          <w:tag w:val="goog_rdk_2"/>
          <w:id w:val="-1068115768"/>
        </w:sdtPr>
        <w:sdtContent>
          <w:r>
            <w:t xml:space="preserve">accessed </w:t>
          </w:r>
        </w:sdtContent>
      </w:sdt>
      <w:sdt>
        <w:sdtPr>
          <w:tag w:val="goog_rdk_3"/>
          <w:id w:val="-681276910"/>
        </w:sdtPr>
        <w:sdtContent/>
      </w:sdt>
      <w:sdt>
        <w:sdtPr>
          <w:tag w:val="goog_rdk_5"/>
          <w:id w:val="890854193"/>
        </w:sdtPr>
        <w:sdtContent/>
      </w:sdt>
      <w:r>
        <w:t>6/22/20, EM)</w:t>
      </w:r>
    </w:p>
    <w:p w14:paraId="2BED5E7E" w14:textId="77777777" w:rsidR="00684B80" w:rsidRDefault="00684B80" w:rsidP="00684B80">
      <w:r>
        <w:t xml:space="preserve">This is quite simple to resolve. </w:t>
      </w:r>
      <w:r>
        <w:rPr>
          <w:rStyle w:val="StyleUnderline"/>
        </w:rPr>
        <w:t xml:space="preserve">Yes, experts need to interact with law enforcement; first, to determine what information is relevant and is needed for the scientific analyses (we do not want law enforcement </w:t>
      </w:r>
      <w:r>
        <w:rPr>
          <w:rStyle w:val="StyleUnderline"/>
        </w:rPr>
        <w:lastRenderedPageBreak/>
        <w:t>to decide that), and also, after the forensic analysis, someone needs to explain to law enforcement what the expert evidence means and how it relates to the crime at hand</w:t>
      </w:r>
      <w:r>
        <w:t>.</w:t>
      </w:r>
    </w:p>
    <w:p w14:paraId="4C4ECDAE" w14:textId="77777777" w:rsidR="00684B80" w:rsidRDefault="00684B80" w:rsidP="00684B80">
      <w:r>
        <w:t xml:space="preserve">However, </w:t>
      </w:r>
      <w:r>
        <w:rPr>
          <w:rStyle w:val="StyleUnderline"/>
        </w:rPr>
        <w:t>these interactions can also bias the experts, as has been demonstrated even with the more robust forensic evidence, such as fingerprinting and DNA mixtures</w:t>
      </w:r>
      <w:r>
        <w:t>.</w:t>
      </w:r>
    </w:p>
    <w:p w14:paraId="0635781D" w14:textId="77777777" w:rsidR="00684B80" w:rsidRDefault="00684B80" w:rsidP="00684B80">
      <w:pPr>
        <w:rPr>
          <w:rStyle w:val="StyleUnderline"/>
        </w:rPr>
      </w:pPr>
      <w:r>
        <w:t xml:space="preserve">The solution is simple, and I and others have suggested it many times before: </w:t>
      </w:r>
      <w:r>
        <w:rPr>
          <w:rStyle w:val="StyleUnderline"/>
        </w:rPr>
        <w:t>Have a case manager who interacts with law enforcement but who doesn’t do any of the actual forensic work itself. The case manager will give only the task relevant information to another examiner, who will then do the actual forensic work.</w:t>
      </w:r>
    </w:p>
    <w:p w14:paraId="4C4D933A" w14:textId="77777777" w:rsidR="00684B80" w:rsidRDefault="00684B80" w:rsidP="00684B80">
      <w:pPr>
        <w:rPr>
          <w:rStyle w:val="StyleUnderline"/>
        </w:rPr>
      </w:pPr>
    </w:p>
    <w:p w14:paraId="5715F5BB" w14:textId="77777777" w:rsidR="00684B80" w:rsidRDefault="00684B80" w:rsidP="00684B80">
      <w:pPr>
        <w:pStyle w:val="Heading4"/>
      </w:pPr>
      <w:r>
        <w:t>Independent oversight commission solves – key to reliable testing</w:t>
      </w:r>
    </w:p>
    <w:p w14:paraId="0080E2BA" w14:textId="77777777" w:rsidR="00684B80" w:rsidRPr="008767F5" w:rsidRDefault="00684B80" w:rsidP="00684B80">
      <w:r w:rsidRPr="008767F5">
        <w:rPr>
          <w:b/>
          <w:bCs/>
          <w:sz w:val="28"/>
          <w:szCs w:val="28"/>
        </w:rPr>
        <w:t>Terzano, The Justice Project</w:t>
      </w:r>
      <w:r>
        <w:rPr>
          <w:b/>
          <w:bCs/>
          <w:sz w:val="28"/>
          <w:szCs w:val="28"/>
        </w:rPr>
        <w:t xml:space="preserve"> President</w:t>
      </w:r>
      <w:r w:rsidRPr="008767F5">
        <w:rPr>
          <w:b/>
          <w:bCs/>
          <w:sz w:val="28"/>
          <w:szCs w:val="28"/>
        </w:rPr>
        <w:t>, 10</w:t>
      </w:r>
      <w:r>
        <w:t xml:space="preserve"> (John Terzano, 06/12/2010, President of The Justice Project, a nonpartisan organization that works to increase fairness and accuracy in the criminal justice system., Huffington Post, “Crime Labs Need Independence and Robust Oversight to Ensure Justice,” </w:t>
      </w:r>
      <w:hyperlink r:id="rId177" w:history="1">
        <w:r w:rsidRPr="0002348F">
          <w:rPr>
            <w:rStyle w:val="Hyperlink"/>
          </w:rPr>
          <w:t>https://www.huffpost.com/entry/crime-labs-need-independe_b_534461</w:t>
        </w:r>
      </w:hyperlink>
      <w:r>
        <w:t>, accessed 6/24/20, EM)</w:t>
      </w:r>
    </w:p>
    <w:p w14:paraId="6B869A3D" w14:textId="77777777" w:rsidR="00684B80" w:rsidRDefault="00684B80" w:rsidP="00684B80">
      <w:r w:rsidRPr="008767F5">
        <w:rPr>
          <w:rStyle w:val="StyleUnderline"/>
        </w:rPr>
        <w:t>Independence alone, however, will not guarantee objective, reliable science. Substantive and consistent oversight plays a key role in ensuring that crime labs maintain high standards of accuracy, reliability, and objectivity.</w:t>
      </w:r>
      <w:r>
        <w:t xml:space="preserve"> Each state has a compelling interest in maintaining stringent scientific standards, and relying on private accreditation programs with infrequent site reviews does not provide the level of oversight necessary when so much is at stake.</w:t>
      </w:r>
    </w:p>
    <w:p w14:paraId="25D7F77F" w14:textId="77777777" w:rsidR="00684B80" w:rsidRDefault="00684B80" w:rsidP="00684B80">
      <w:r w:rsidRPr="008767F5">
        <w:rPr>
          <w:rStyle w:val="StyleUnderline"/>
        </w:rPr>
        <w:t>Heightened oversight of forensic laboratories is one of the most important recommendations</w:t>
      </w:r>
      <w:r>
        <w:t xml:space="preserve"> The Justice Project makes in its policy review, Improving the Practice and Use of Forensic Science. </w:t>
      </w:r>
      <w:r w:rsidRPr="008767F5">
        <w:rPr>
          <w:rStyle w:val="StyleUnderline"/>
        </w:rPr>
        <w:t>States need an independent oversight commission for forensic crime labs that can set and enforce quality standards and provide more rigorous, ongoing oversight of forensic testing to ensure that the labs operates with the highest scientific standards. Such a commission could ensure that all lab employees have the proper training and appropriate professional certifications. Furthermore, the commission could implement safeguards against inadvertent bias in forensic analysis which would promote the objectivity and reliability of forensic testing and analysis</w:t>
      </w:r>
      <w:r>
        <w:t>.</w:t>
      </w:r>
    </w:p>
    <w:p w14:paraId="693E805A" w14:textId="77777777" w:rsidR="00684B80" w:rsidRDefault="00684B80" w:rsidP="00684B80">
      <w:pPr>
        <w:rPr>
          <w:rStyle w:val="StyleUnderline"/>
        </w:rPr>
      </w:pPr>
    </w:p>
    <w:p w14:paraId="1DCEE5E6" w14:textId="77777777" w:rsidR="00684B80" w:rsidRPr="00FF597F" w:rsidRDefault="00684B80" w:rsidP="00684B80">
      <w:pPr>
        <w:rPr>
          <w:rStyle w:val="StyleUnderline"/>
        </w:rPr>
      </w:pPr>
    </w:p>
    <w:p w14:paraId="25565CEE" w14:textId="77777777" w:rsidR="00684B80" w:rsidRPr="00B6476A" w:rsidRDefault="00684B80" w:rsidP="00684B80">
      <w:pPr>
        <w:pStyle w:val="Heading4"/>
      </w:pPr>
      <w:r w:rsidRPr="00B6476A">
        <w:t>Regulating crime laboratories improves expert testimony in criminal cases</w:t>
      </w:r>
    </w:p>
    <w:p w14:paraId="7D37EF06" w14:textId="77777777" w:rsidR="00684B80" w:rsidRPr="00B6476A" w:rsidRDefault="00684B80" w:rsidP="00684B80">
      <w:pPr>
        <w:rPr>
          <w:rStyle w:val="Style13ptBold"/>
        </w:rPr>
      </w:pPr>
      <w:r w:rsidRPr="00B6476A">
        <w:rPr>
          <w:rStyle w:val="Style13ptBold"/>
        </w:rPr>
        <w:t>Giannelli, Case Western Reserve University School of Law Professor, 3</w:t>
      </w:r>
    </w:p>
    <w:p w14:paraId="65D9ADD7" w14:textId="77777777" w:rsidR="00684B80" w:rsidRPr="006B56A6" w:rsidRDefault="00684B80" w:rsidP="00684B80">
      <w:r w:rsidRPr="006B56A6">
        <w:t xml:space="preserve"> [Paul, 2003, </w:t>
      </w:r>
      <w:r w:rsidRPr="006B56A6">
        <w:rPr>
          <w:iCs/>
        </w:rPr>
        <w:t>Seton Hall Law Review</w:t>
      </w:r>
      <w:r w:rsidRPr="006B56A6">
        <w:t xml:space="preserve">, “The Supreme Court’s “Criminal” </w:t>
      </w:r>
      <w:r w:rsidRPr="006B56A6">
        <w:rPr>
          <w:i/>
        </w:rPr>
        <w:t>Daubert</w:t>
      </w:r>
      <w:r w:rsidRPr="006B56A6">
        <w:t xml:space="preserve"> Cases”, https://law.shu.edu/students/academics/journals/law-review/issues/archives/upload/giannelli.pdf, </w:t>
      </w:r>
      <w:r>
        <w:t xml:space="preserve">Vol. 33, No.4, p. 1108-1111, </w:t>
      </w:r>
      <w:r w:rsidRPr="006B56A6">
        <w:t xml:space="preserve">accessed 6/22/20, MZK] </w:t>
      </w:r>
    </w:p>
    <w:p w14:paraId="6AEF0A43" w14:textId="77777777" w:rsidR="00684B80" w:rsidRPr="006B56A6" w:rsidRDefault="00684B80" w:rsidP="00684B80">
      <w:r w:rsidRPr="006B56A6">
        <w:t xml:space="preserve">Daubert has irrevocably altered the paradigm for the admissibility of expert testimony. While there have been several reforms, much remains to be done. </w:t>
      </w:r>
      <w:r w:rsidRPr="006B56A6">
        <w:rPr>
          <w:u w:val="single"/>
        </w:rPr>
        <w:t>First, basic scientific research is needed</w:t>
      </w:r>
      <w:r w:rsidRPr="006B56A6">
        <w:t xml:space="preserve">. Many </w:t>
      </w:r>
      <w:r w:rsidRPr="006B56A6">
        <w:rPr>
          <w:u w:val="single"/>
        </w:rPr>
        <w:t xml:space="preserve">forensic </w:t>
      </w:r>
      <w:r w:rsidRPr="006B56A6">
        <w:rPr>
          <w:u w:val="single"/>
        </w:rPr>
        <w:lastRenderedPageBreak/>
        <w:t>techniques gained judicial acceptance before demanding standards were required</w:t>
      </w:r>
      <w:r w:rsidRPr="006B56A6">
        <w:t xml:space="preserve">. </w:t>
      </w:r>
      <w:r w:rsidRPr="006B56A6">
        <w:rPr>
          <w:u w:val="single"/>
        </w:rPr>
        <w:t>Only the federal government</w:t>
      </w:r>
      <w:r w:rsidRPr="006B56A6">
        <w:t>—the FBI and National Institute of Justice—</w:t>
      </w:r>
      <w:r w:rsidRPr="006B56A6">
        <w:rPr>
          <w:u w:val="single"/>
        </w:rPr>
        <w:t>have the resources to fund this research.</w:t>
      </w:r>
      <w:r w:rsidRPr="006B56A6">
        <w:t xml:space="preserve"> </w:t>
      </w:r>
      <w:r w:rsidRPr="006B56A6">
        <w:rPr>
          <w:u w:val="single"/>
        </w:rPr>
        <w:t>The actual research,</w:t>
      </w:r>
      <w:r w:rsidRPr="006B56A6">
        <w:t xml:space="preserve"> however, needs to be done outside forensic science.207 It </w:t>
      </w:r>
      <w:r w:rsidRPr="006B56A6">
        <w:rPr>
          <w:u w:val="single"/>
        </w:rPr>
        <w:t>should be done by independent organizations such as the National Academy of Sciences</w:t>
      </w:r>
      <w:r w:rsidRPr="006B56A6">
        <w:t>,208 which has conducted studies on voiceprints,209 DNA,210 polygraph,211 and comparative bullet lead analysis.212 The need for independent review is illustrated by the DNA experience.</w:t>
      </w:r>
    </w:p>
    <w:p w14:paraId="6F69A186" w14:textId="77777777" w:rsidR="00684B80" w:rsidRPr="006B56A6" w:rsidRDefault="00684B80" w:rsidP="00684B80">
      <w:r w:rsidRPr="006B56A6">
        <w:t xml:space="preserve"> In November 1991, Professor Seymour Geisser, a statistician at the University of Minnesota, submitted a critical paper on the forensic use of DNA statistics to the American Journal of Human Genetics. The Journal asked Professor Geisser to obtain permission from the FBI to use their original data rather than the data submitted by the FBI to defense attorneys. Geisser then requested permission from Dr. Budowle, the FBI’s top DNA scientist. James Kearney, head of the Forensic Science Research at the FBI, informed Geisser that (1) the FBI had made commitments earlier to other scientists (Chakraborty, Devlin, Risch, and Weir) and his study must not conflict with their studies, (2) the FBI data may be used only in a joint collaboration with Dr. Budowle, (3) the use of the data was restricted to this one paper, and (4) all authors must agree to the entire contents of a final manuscript prior to submission to a journal. Geisser believed that: an independent study under such provisions would be totally compromised, if not impossible. . .. By the way, Chakraborty, Devlin, Risch and Weir have all published articles based on the FBI databases without Budowle as a co-author. Recently, I analyzed Cellmark databases for a court in Ann Arbor, Michigan. At the insistence of Cellmark, the prosecutor requested that the judge rule that I not be allowed to submit my analysis of their data for publication. So much for open science!213 Second, </w:t>
      </w:r>
      <w:r w:rsidRPr="006B56A6">
        <w:rPr>
          <w:u w:val="single"/>
        </w:rPr>
        <w:t>the improvement of expert testimony in criminal cases depends on better crime laboratories.</w:t>
      </w:r>
      <w:r w:rsidRPr="006B56A6">
        <w:t xml:space="preserve">214 </w:t>
      </w:r>
      <w:r w:rsidRPr="006B56A6">
        <w:rPr>
          <w:u w:val="single"/>
        </w:rPr>
        <w:t>They should be regulated215 as in New York216 and Oklahoma.</w:t>
      </w:r>
      <w:r w:rsidRPr="006B56A6">
        <w:t xml:space="preserve">217 </w:t>
      </w:r>
      <w:r w:rsidRPr="006B56A6">
        <w:rPr>
          <w:u w:val="single"/>
        </w:rPr>
        <w:t>Labs need to be subjected to a rigorous accreditation process; the American Society of Crime Laboratory Directors’ program is a good start.218 Individual examiners need to undergo certification</w:t>
      </w:r>
      <w:r w:rsidRPr="006B56A6">
        <w:t xml:space="preserve">, a </w:t>
      </w:r>
      <w:r w:rsidRPr="006B56A6">
        <w:rPr>
          <w:u w:val="single"/>
        </w:rPr>
        <w:t>process that should include credible proficiency testing</w:t>
      </w:r>
      <w:r w:rsidRPr="006B56A6">
        <w:t xml:space="preserve">,219 </w:t>
      </w:r>
      <w:r w:rsidRPr="006B56A6">
        <w:rPr>
          <w:u w:val="single"/>
        </w:rPr>
        <w:t>continuing education, and recertification</w:t>
      </w:r>
      <w:r w:rsidRPr="006B56A6">
        <w:t xml:space="preserve">. Finally, </w:t>
      </w:r>
      <w:r w:rsidRPr="006B56A6">
        <w:rPr>
          <w:u w:val="single"/>
        </w:rPr>
        <w:t>standardization of laboratory procedures, including written protocols are needed</w:t>
      </w:r>
      <w:r w:rsidRPr="006B56A6">
        <w:t>.220 All this requires money in an area where the underfunding of crime labs is chronic.</w:t>
      </w:r>
    </w:p>
    <w:p w14:paraId="4266952E" w14:textId="77777777" w:rsidR="00684B80" w:rsidRPr="006B56A6" w:rsidRDefault="00684B80" w:rsidP="00684B80">
      <w:pPr>
        <w:rPr>
          <w:sz w:val="26"/>
          <w:szCs w:val="26"/>
        </w:rPr>
      </w:pPr>
    </w:p>
    <w:p w14:paraId="7475D728" w14:textId="77777777" w:rsidR="00684B80" w:rsidRPr="00FF597F" w:rsidRDefault="00684B80" w:rsidP="00684B80">
      <w:pPr>
        <w:pStyle w:val="Heading3"/>
        <w:rPr>
          <w:rFonts w:cs="Times New Roman"/>
        </w:rPr>
      </w:pPr>
      <w:r w:rsidRPr="00FF597F">
        <w:rPr>
          <w:rFonts w:cs="Times New Roman"/>
        </w:rPr>
        <w:lastRenderedPageBreak/>
        <w:t>Evidence Collection Standards Solvency</w:t>
      </w:r>
    </w:p>
    <w:p w14:paraId="67CC0460" w14:textId="77777777" w:rsidR="00684B80" w:rsidRPr="00FF597F" w:rsidRDefault="00684B80" w:rsidP="00684B80"/>
    <w:p w14:paraId="18D0D7FB" w14:textId="77777777" w:rsidR="00684B80" w:rsidRPr="00FF597F" w:rsidRDefault="00684B80" w:rsidP="00684B80">
      <w:pPr>
        <w:pStyle w:val="Heading4"/>
        <w:rPr>
          <w:rStyle w:val="Style13ptBold"/>
          <w:rFonts w:cs="Times New Roman"/>
        </w:rPr>
      </w:pPr>
      <w:r w:rsidRPr="00FF597F">
        <w:rPr>
          <w:rFonts w:cs="Times New Roman"/>
        </w:rPr>
        <w:t>The Youngblood test set the bar too low for evidence collection – discourages standardization of evidence collection procedures</w:t>
      </w:r>
    </w:p>
    <w:p w14:paraId="1EFA6A63" w14:textId="77777777" w:rsidR="00684B80" w:rsidRPr="00FF597F" w:rsidRDefault="00684B80" w:rsidP="00684B80">
      <w:pPr>
        <w:rPr>
          <w:rStyle w:val="Style13ptBold"/>
        </w:rPr>
      </w:pPr>
      <w:r w:rsidRPr="00FF597F">
        <w:rPr>
          <w:rStyle w:val="Style13ptBold"/>
        </w:rPr>
        <w:t>Giannelli, Case Western University law professor, 17</w:t>
      </w:r>
    </w:p>
    <w:p w14:paraId="07D02645" w14:textId="77777777" w:rsidR="00684B80" w:rsidRPr="00FF597F" w:rsidRDefault="00684B80" w:rsidP="00684B80">
      <w:r w:rsidRPr="00FF597F">
        <w:t xml:space="preserve">[Paul, 2017, Seton Hall Law Review, “The Supreme Court’s “Criminal” Daubert Cases”, v. 33, </w:t>
      </w:r>
      <w:hyperlink r:id="rId178" w:history="1">
        <w:r w:rsidRPr="00FF597F">
          <w:rPr>
            <w:rStyle w:val="Hyperlink"/>
          </w:rPr>
          <w:t>https://law.shu.edu/students/academics/journals/law-review/issues/archives/upload/giannelli.pdf</w:t>
        </w:r>
      </w:hyperlink>
      <w:r w:rsidRPr="00FF597F">
        <w:t>, p. 1086-90, Accessed 6/22/20, MZK]</w:t>
      </w:r>
    </w:p>
    <w:p w14:paraId="5758D16C" w14:textId="77777777" w:rsidR="00684B80" w:rsidRPr="00FF597F" w:rsidRDefault="00684B80" w:rsidP="00684B80">
      <w:pPr>
        <w:rPr>
          <w:rStyle w:val="StyleUnderline"/>
        </w:rPr>
      </w:pPr>
      <w:r w:rsidRPr="00FF597F">
        <w:t xml:space="preserve">In the 1970s, </w:t>
      </w:r>
      <w:r w:rsidRPr="00FF597F">
        <w:rPr>
          <w:u w:val="single"/>
        </w:rPr>
        <w:t xml:space="preserve">courts began to extend the Brady doctrine </w:t>
      </w:r>
      <w:r w:rsidRPr="00FF597F">
        <w:t>90</w:t>
      </w:r>
      <w:r w:rsidRPr="00FF597F">
        <w:rPr>
          <w:u w:val="single"/>
        </w:rPr>
        <w:t xml:space="preserve"> to the preservation of evidence</w:t>
      </w:r>
      <w:r w:rsidRPr="00FF597F">
        <w:t xml:space="preserve">.91 In addition to due process, the right of preservation may be supported by the compulsory process92 and right of confrontation guarantees.93 The right of preservation was extensively litigated in scientific evidence cases. </w:t>
      </w:r>
      <w:r w:rsidRPr="00FF597F">
        <w:rPr>
          <w:u w:val="single"/>
        </w:rPr>
        <w:t>Defendants successfully argued that this right had been violated by the prosecution’s failure to preserve drugs,</w:t>
      </w:r>
      <w:r w:rsidRPr="00FF597F">
        <w:t xml:space="preserve">94 </w:t>
      </w:r>
      <w:r w:rsidRPr="00FF597F">
        <w:rPr>
          <w:u w:val="single"/>
        </w:rPr>
        <w:t>bullets,</w:t>
      </w:r>
      <w:r w:rsidRPr="00FF597F">
        <w:t>95</w:t>
      </w:r>
      <w:r w:rsidRPr="00FF597F">
        <w:rPr>
          <w:u w:val="single"/>
        </w:rPr>
        <w:t xml:space="preserve"> a fingertip</w:t>
      </w:r>
      <w:r w:rsidRPr="00FF597F">
        <w:t>,96</w:t>
      </w:r>
      <w:r w:rsidRPr="00FF597F">
        <w:rPr>
          <w:u w:val="single"/>
        </w:rPr>
        <w:t xml:space="preserve"> blood,</w:t>
      </w:r>
      <w:r w:rsidRPr="00FF597F">
        <w:t>97</w:t>
      </w:r>
      <w:r w:rsidRPr="00FF597F">
        <w:rPr>
          <w:u w:val="single"/>
        </w:rPr>
        <w:t xml:space="preserve"> urine,</w:t>
      </w:r>
      <w:r w:rsidRPr="00FF597F">
        <w:t>98</w:t>
      </w:r>
      <w:r w:rsidRPr="00FF597F">
        <w:rPr>
          <w:u w:val="single"/>
        </w:rPr>
        <w:t xml:space="preserve"> and trace metal detection results</w:t>
      </w:r>
      <w:r w:rsidRPr="00FF597F">
        <w:t xml:space="preserve">,99 </w:t>
      </w:r>
      <w:r w:rsidRPr="00FF597F">
        <w:rPr>
          <w:u w:val="single"/>
        </w:rPr>
        <w:t>as well as physical evidence of arson,100 rape,</w:t>
      </w:r>
      <w:r w:rsidRPr="00FF597F">
        <w:t xml:space="preserve">101 </w:t>
      </w:r>
      <w:r w:rsidRPr="00FF597F">
        <w:rPr>
          <w:u w:val="single"/>
        </w:rPr>
        <w:t>and homicide</w:t>
      </w:r>
      <w:r w:rsidRPr="00FF597F">
        <w:t xml:space="preserve">.102 </w:t>
      </w:r>
      <w:r w:rsidRPr="00FF597F">
        <w:rPr>
          <w:rStyle w:val="StyleUnderline"/>
        </w:rPr>
        <w:t>Nevertheless, the scope of the right remained uncertain.</w:t>
      </w:r>
    </w:p>
    <w:p w14:paraId="05670A75" w14:textId="77777777" w:rsidR="00684B80" w:rsidRPr="00FF597F" w:rsidRDefault="00684B80" w:rsidP="00684B80">
      <w:r w:rsidRPr="00FF597F">
        <w:t xml:space="preserve"> In Arizona v. Youngblood, 103 the Supreme Court addressed the issue in a case involving the failure to preserve semen in a sexual assault case. The evidence was critical.104 </w:t>
      </w:r>
      <w:r w:rsidRPr="00FF597F">
        <w:rPr>
          <w:rStyle w:val="StyleUnderline"/>
        </w:rPr>
        <w:t>While bad faith is not a requirement in the Brady suppression cases, the Supreme Court nevertheless ruled it determinative in a failure to preserve situation.</w:t>
      </w:r>
      <w:r w:rsidRPr="00FF597F">
        <w:t xml:space="preserve"> </w:t>
      </w:r>
      <w:r w:rsidRPr="00FF597F">
        <w:rPr>
          <w:rStyle w:val="StyleUnderline"/>
        </w:rPr>
        <w:t>The Court added: “The failure of the police to refrigerate the clothing and to perform tests on the semen samples can at worst be described as negligent</w:t>
      </w:r>
      <w:r w:rsidRPr="00FF597F">
        <w:t xml:space="preserve">.”105 </w:t>
      </w:r>
    </w:p>
    <w:p w14:paraId="5D08E565" w14:textId="77777777" w:rsidR="00684B80" w:rsidRPr="00FF597F" w:rsidRDefault="00684B80" w:rsidP="00684B80">
      <w:r w:rsidRPr="00FF597F">
        <w:t xml:space="preserve">Some courts have found “bad faith destruction,”106 while numerous courts have not.107 </w:t>
      </w:r>
      <w:r w:rsidRPr="00FF597F">
        <w:rPr>
          <w:rStyle w:val="StyleUnderline"/>
        </w:rPr>
        <w:t>This is not surprising since the standard is a difficult one to satisfy.</w:t>
      </w:r>
      <w:r w:rsidRPr="00FF597F">
        <w:t xml:space="preserve">108 </w:t>
      </w:r>
      <w:r w:rsidRPr="00FF597F">
        <w:rPr>
          <w:rStyle w:val="StyleUnderline"/>
        </w:rPr>
        <w:t>Indeed, the Youngblood approach was so out-of-line with notions of basic fairness that an overwhelming number of state courts have rejected it as a matter of state constitutional law.</w:t>
      </w:r>
      <w:r w:rsidRPr="00FF597F">
        <w:t xml:space="preserve">109 </w:t>
      </w:r>
      <w:r w:rsidRPr="00FF597F">
        <w:rPr>
          <w:u w:val="single"/>
        </w:rPr>
        <w:t>The Alabama Supreme Court, for instance, has recognized an exception to the bad faith test where the evidence is so critical to the defense as to make a criminal trial without it “fundamentally unfair.”</w:t>
      </w:r>
      <w:r w:rsidRPr="00FF597F">
        <w:t xml:space="preserve">110 The court applied this exception in a toxic waste dumping prosecution where the sole evidence, the samples tested, was not preserved. </w:t>
      </w:r>
      <w:r w:rsidRPr="00FF597F">
        <w:rPr>
          <w:rStyle w:val="StyleUnderline"/>
        </w:rPr>
        <w:t>Similarly, the Delaware Supreme Court rejected Youngblood and set forth a three-pronged analysis: (1) the degree of negligence or bad faith involved; (2) the importance of the missing evidence, considering the probative value and reliability of secondary or substitute evidence that remains available; and (3) the sufficiency of the other evidence used at trial to sustain the conviction</w:t>
      </w:r>
      <w:r w:rsidRPr="00FF597F">
        <w:t xml:space="preserve">.111 </w:t>
      </w:r>
    </w:p>
    <w:p w14:paraId="39554B0E" w14:textId="77777777" w:rsidR="00684B80" w:rsidRPr="00FF597F" w:rsidRDefault="00684B80" w:rsidP="00684B80">
      <w:r w:rsidRPr="00FF597F">
        <w:rPr>
          <w:rStyle w:val="StyleUnderline"/>
        </w:rPr>
        <w:t>The Youngblood test provides no incentive for police departments to adopt standard operating procedures that ensure the proper collection and preservation of evidence. Larry Youngblood was later exonerated through DNA testing—after having spent nine years in prison. Dr. Edward Blake, a DNA scientist, told a reporter: We now have before us a flawed legal precedent that stands on the shoulders of an innocent man. . . . For those organizations that are poorly run or mismanaged or don’t give a damn, . . . the Youngblood case was a license to let down their guard and be lazy. The effect that had was generally to lower the standards of evidence collection</w:t>
      </w:r>
      <w:r w:rsidRPr="00FF597F">
        <w:t>.112</w:t>
      </w:r>
    </w:p>
    <w:p w14:paraId="182D1920" w14:textId="77777777" w:rsidR="00684B80" w:rsidRPr="00FF597F" w:rsidRDefault="00684B80" w:rsidP="00684B80"/>
    <w:p w14:paraId="1529AD94" w14:textId="77777777" w:rsidR="00684B80" w:rsidRPr="00FF597F" w:rsidRDefault="00684B80" w:rsidP="00684B80">
      <w:pPr>
        <w:pStyle w:val="Heading4"/>
        <w:rPr>
          <w:rFonts w:cs="Times New Roman"/>
        </w:rPr>
      </w:pPr>
      <w:r w:rsidRPr="00FF597F">
        <w:rPr>
          <w:rFonts w:cs="Times New Roman"/>
        </w:rPr>
        <w:lastRenderedPageBreak/>
        <w:t>Oversight and standards improve forensic science accountability – proper documentation of evidence is key</w:t>
      </w:r>
    </w:p>
    <w:p w14:paraId="7AF4CF25" w14:textId="77777777" w:rsidR="00684B80" w:rsidRPr="00FF597F" w:rsidRDefault="00684B80" w:rsidP="00684B80">
      <w:pPr>
        <w:rPr>
          <w:rStyle w:val="Style13ptBold"/>
        </w:rPr>
      </w:pPr>
      <w:r w:rsidRPr="00FF597F">
        <w:rPr>
          <w:rStyle w:val="Style13ptBold"/>
        </w:rPr>
        <w:t>Giannelli, Case Western University law professor, 17</w:t>
      </w:r>
    </w:p>
    <w:p w14:paraId="1CBBAA1E" w14:textId="77777777" w:rsidR="00684B80" w:rsidRPr="00FF597F" w:rsidRDefault="00684B80" w:rsidP="00684B80">
      <w:r w:rsidRPr="00FF597F">
        <w:t xml:space="preserve">[Paul, 2017, Seton Hall Law Review, “The Supreme Court’s “Criminal” Daubert Cases”, v. 33, </w:t>
      </w:r>
      <w:hyperlink r:id="rId179" w:history="1">
        <w:r w:rsidRPr="00FF597F">
          <w:rPr>
            <w:rStyle w:val="Hyperlink"/>
          </w:rPr>
          <w:t>https://law.shu.edu/students/academics/journals/law-review/issues/archives/upload/giannelli.pdf</w:t>
        </w:r>
      </w:hyperlink>
      <w:r w:rsidRPr="00FF597F">
        <w:t>, p. 1083-1086, Accessed 6/22/20, MZK]</w:t>
      </w:r>
    </w:p>
    <w:p w14:paraId="6679F51F" w14:textId="77777777" w:rsidR="00684B80" w:rsidRPr="00FF597F" w:rsidRDefault="00684B80" w:rsidP="00684B80">
      <w:r w:rsidRPr="00FF597F">
        <w:rPr>
          <w:rStyle w:val="StyleUnderline"/>
        </w:rPr>
        <w:t>In Delaware v. Fensterer,</w:t>
      </w:r>
      <w:r w:rsidRPr="00FF597F">
        <w:t xml:space="preserve">71 a 1985 decision, </w:t>
      </w:r>
      <w:r w:rsidRPr="00FF597F">
        <w:rPr>
          <w:rStyle w:val="StyleUnderline"/>
        </w:rPr>
        <w:t>the Supreme Court considered a confrontation challenge involving the basis of expert testimony.</w:t>
      </w:r>
      <w:r w:rsidRPr="00FF597F">
        <w:t xml:space="preserve"> Fensterer was charged with the murder of his live-in fiancée whose body was discovered at a shopping center parking lot. </w:t>
      </w:r>
      <w:r w:rsidRPr="00FF597F">
        <w:rPr>
          <w:rStyle w:val="StyleUnderline"/>
        </w:rPr>
        <w:t xml:space="preserve">The prosecution contended that Fensterer had strangled the victim in their apartment with a cat leash. The government’s case rested on circumstantial evidence. Two hairs on the leash were similar to the victim’s hair, and an FBI analyst testified that one of the two hairs had been “forcibly removed.” </w:t>
      </w:r>
      <w:r w:rsidRPr="00FF597F">
        <w:t xml:space="preserve">The prosecution argued that the hair had been dislodged during the strangulation. According to the Delaware Supreme Court, the expert’s testimony “established the leash as the murder weapon” and “[t]he leash belonged to Fensterer and [the victim].”72 </w:t>
      </w:r>
    </w:p>
    <w:p w14:paraId="6FBD9740" w14:textId="77777777" w:rsidR="00684B80" w:rsidRPr="00FF597F" w:rsidRDefault="00684B80" w:rsidP="00684B80">
      <w:r w:rsidRPr="00FF597F">
        <w:rPr>
          <w:rStyle w:val="StyleUnderline"/>
        </w:rPr>
        <w:t>The FBI expert testified that there are three methods to determine whether hair has been forcibly removed but could not remember which method he had used in reaching his conclusion</w:t>
      </w:r>
      <w:r w:rsidRPr="00FF597F">
        <w:t>.73 He testified: “As to the exact manner in which this particular hair was forcibly removed, I don’t know. I have no indication in my notes other than the fact it was forcibly removed.”74</w:t>
      </w:r>
    </w:p>
    <w:p w14:paraId="57606F28" w14:textId="77777777" w:rsidR="00684B80" w:rsidRPr="00FF597F" w:rsidRDefault="00684B80" w:rsidP="00684B80">
      <w:r w:rsidRPr="00FF597F">
        <w:rPr>
          <w:rStyle w:val="StyleUnderline"/>
        </w:rPr>
        <w:t>On appeal, the Delaware Supreme Court ruled that the FBI expert’s lack of memory precluded the defense from effectively testing the basis for his opinion by cross-examination</w:t>
      </w:r>
      <w:r w:rsidRPr="00FF597F">
        <w:t xml:space="preserve">. This, the court reasoned, violated the accused’s confrontation rights because a Special Agent from the FBI “can appear to be a highly credible person to the average lay jury”75 and effective cross-examination depends on the expert’s committing himself to a basis for his opinion. “Without an acknowledgment of the basis of his opinion, defense counsel’s cross-examination of the Agent was nothing more than an exercise in futility.”76 </w:t>
      </w:r>
    </w:p>
    <w:p w14:paraId="29952394" w14:textId="77777777" w:rsidR="00684B80" w:rsidRPr="00FF597F" w:rsidRDefault="00684B80" w:rsidP="00684B80">
      <w:r w:rsidRPr="00FF597F">
        <w:rPr>
          <w:rStyle w:val="StyleUnderline"/>
        </w:rPr>
        <w:t>The United States Supreme Court disagreed and reversed</w:t>
      </w:r>
      <w:r w:rsidRPr="00FF597F">
        <w:t xml:space="preserve"> per curiam—without briefs or argument.77 </w:t>
      </w:r>
      <w:r w:rsidRPr="00FF597F">
        <w:rPr>
          <w:rStyle w:val="StyleUnderline"/>
        </w:rPr>
        <w:t>According to the Court, “the Confrontation Clause guarantees an opportunity for effective cross examination, not cross-examination that is effective in whatever way, and to whatever extent, the defense might wish.</w:t>
      </w:r>
      <w:r w:rsidRPr="00FF597F">
        <w:t>”78 On remand, however, the Delaware Supreme Court again held the opinion inadmissible but on evidentiary, rather than constitutional, grounds. According to that court: “While a witness’s mere lack of memory as to a particular fact may go only to the weight of that evidence, an expert witness’s inability to establish a sufficient basis for his opinion clearly renders the opinion inadmissible under D.R.E. 705.”79</w:t>
      </w:r>
    </w:p>
    <w:p w14:paraId="5982BAA2" w14:textId="77777777" w:rsidR="00684B80" w:rsidRPr="00FF597F" w:rsidRDefault="00684B80" w:rsidP="00684B80">
      <w:r w:rsidRPr="00FF597F">
        <w:rPr>
          <w:rStyle w:val="StyleUnderline"/>
        </w:rPr>
        <w:t xml:space="preserve"> In a later case, United States v. Owens, 80 the United States Supreme Court, citing Fensterer, applied the same rationale to a lay witness’s memory lapse.81 However, the two cases could have easily been distinguished. It is one thing to acknowledge that we often can do little to prevent memory lapses of lay witnesses (which resulted from a severe beating in Owens); it is quite another thing to say the same about an expert.</w:t>
      </w:r>
      <w:r w:rsidRPr="00FF597F">
        <w:t xml:space="preserve"> </w:t>
      </w:r>
      <w:r w:rsidRPr="00FF597F">
        <w:rPr>
          <w:rStyle w:val="StyleUnderline"/>
        </w:rPr>
        <w:t xml:space="preserve">There is no valid reason, legal or scientific, that justifies the failure to document </w:t>
      </w:r>
      <w:r w:rsidRPr="00FF597F">
        <w:rPr>
          <w:rStyle w:val="StyleUnderline"/>
        </w:rPr>
        <w:lastRenderedPageBreak/>
        <w:t>forensic analyses. The American Society of Crime Laboratory Directors recommends it</w:t>
      </w:r>
      <w:r w:rsidRPr="00FF597F">
        <w:t xml:space="preserve">,82 as did the first DNA report published by the National Academy of Sciences.83 </w:t>
      </w:r>
    </w:p>
    <w:p w14:paraId="073EB8D7" w14:textId="77777777" w:rsidR="00684B80" w:rsidRPr="00FF597F" w:rsidRDefault="00684B80" w:rsidP="00684B80">
      <w:r w:rsidRPr="00FF597F">
        <w:rPr>
          <w:rStyle w:val="StyleUnderline"/>
        </w:rPr>
        <w:t>Contrast Fensterer with Daubert’s language concerning the scientific method: “Proposed testimony must be supported by appropriate validation—i.e., ‘good grounds,’ based on what is known.”</w:t>
      </w:r>
      <w:r w:rsidRPr="00FF597F">
        <w:t xml:space="preserve">84 Compare Fensterer with Kumho Tire where the Court wrote: “Daubert pointed out that Federal Rules 702 and 703 grant expert witnesses testimonial latitude unavailable to other witnesses on the ‘assumption that the expert’s opinion will have a reliable basis in the knowledge and experience of his discipline.’”85 Is there anything less scientific than failing to record test results? </w:t>
      </w:r>
    </w:p>
    <w:p w14:paraId="0C45B75F" w14:textId="77777777" w:rsidR="00684B80" w:rsidRPr="00FF597F" w:rsidRDefault="00684B80" w:rsidP="00684B80">
      <w:r w:rsidRPr="00FF597F">
        <w:t xml:space="preserve">Moreover, </w:t>
      </w:r>
      <w:r w:rsidRPr="00FF597F">
        <w:rPr>
          <w:rStyle w:val="StyleUnderline"/>
        </w:rPr>
        <w:t>had Fensterer been decided the other way the chief beneficiary in the long run may have been the prosecution because its experts would have been required to have supporting documentation, and perhaps the Inspector General’s 1997 Report on the FBI laboratory would not have needed to recommend that adequate case files be required</w:t>
      </w:r>
      <w:r w:rsidRPr="00FF597F">
        <w:t xml:space="preserve">.87 </w:t>
      </w:r>
    </w:p>
    <w:p w14:paraId="699871E1" w14:textId="77777777" w:rsidR="00684B80" w:rsidRPr="00FF597F" w:rsidRDefault="00684B80" w:rsidP="00684B80">
      <w:r w:rsidRPr="00FF597F">
        <w:rPr>
          <w:rStyle w:val="StyleUnderline"/>
        </w:rPr>
        <w:t>Proper documentation can also preclude a number of abuses</w:t>
      </w:r>
      <w:r w:rsidRPr="00FF597F">
        <w:rPr>
          <w:u w:val="single"/>
        </w:rPr>
        <w:t>.</w:t>
      </w:r>
      <w:r w:rsidRPr="00FF597F">
        <w:t xml:space="preserve"> </w:t>
      </w:r>
      <w:r w:rsidRPr="00FF597F">
        <w:rPr>
          <w:rStyle w:val="StyleUnderline"/>
        </w:rPr>
        <w:t>The Journal of Forensic Sciences, the official publication of the American Academy of Forensic Sciences, published a symposium on the ethical responsibilities of forensic scientists</w:t>
      </w:r>
      <w:r w:rsidRPr="00FF597F">
        <w:t xml:space="preserve"> in 1989.88 </w:t>
      </w:r>
      <w:r w:rsidRPr="00FF597F">
        <w:rPr>
          <w:rStyle w:val="StyleUnderline"/>
        </w:rPr>
        <w:t>One article discussed a number of laboratory reporting practices, including (1) “preparation of reports containing minimal information in order not to give the ‘other side’ ammunition for cross-examination,” (2) “reporting of findings without an interpretation on the assumption that if an interpretation is required it can be provided from the witness box,” and (3) “[o]mitting some significant point from a report to trap an unsuspecting cross-examiner.”</w:t>
      </w:r>
      <w:r w:rsidRPr="00FF597F">
        <w:t xml:space="preserve">89 </w:t>
      </w:r>
      <w:r w:rsidRPr="00FF597F">
        <w:rPr>
          <w:rStyle w:val="StyleUnderline"/>
        </w:rPr>
        <w:t>These practices could be curbed, if not eliminated, by the implementation of proper documentation requirements.</w:t>
      </w:r>
      <w:r w:rsidRPr="00FF597F">
        <w:t xml:space="preserve"> </w:t>
      </w:r>
    </w:p>
    <w:p w14:paraId="1855B1B0" w14:textId="77777777" w:rsidR="00684B80" w:rsidRPr="00FF597F" w:rsidRDefault="00684B80" w:rsidP="00684B80"/>
    <w:p w14:paraId="2A8E6476" w14:textId="77777777" w:rsidR="00684B80" w:rsidRPr="00FF597F" w:rsidRDefault="00684B80" w:rsidP="00684B80">
      <w:pPr>
        <w:pStyle w:val="Heading3"/>
        <w:rPr>
          <w:rFonts w:cs="Times New Roman"/>
        </w:rPr>
      </w:pPr>
      <w:r w:rsidRPr="00FF597F">
        <w:rPr>
          <w:rFonts w:cs="Times New Roman"/>
        </w:rPr>
        <w:lastRenderedPageBreak/>
        <w:t>Evidence Reliability Standards Solvency</w:t>
      </w:r>
    </w:p>
    <w:p w14:paraId="33B0CD32" w14:textId="77777777" w:rsidR="00684B80" w:rsidRPr="00FF597F" w:rsidRDefault="00684B80" w:rsidP="00684B80"/>
    <w:p w14:paraId="20BCD833" w14:textId="77777777" w:rsidR="00684B80" w:rsidRPr="00FF597F" w:rsidRDefault="00684B80" w:rsidP="00684B80">
      <w:pPr>
        <w:pStyle w:val="Heading4"/>
        <w:rPr>
          <w:rFonts w:cs="Times New Roman"/>
        </w:rPr>
      </w:pPr>
      <w:r w:rsidRPr="00FF597F">
        <w:rPr>
          <w:rFonts w:cs="Times New Roman"/>
        </w:rPr>
        <w:t>Reliability standards for experts and evidence are very low – including when life is at stake</w:t>
      </w:r>
    </w:p>
    <w:p w14:paraId="07BED8A0" w14:textId="77777777" w:rsidR="00684B80" w:rsidRPr="00FF597F" w:rsidRDefault="00684B80" w:rsidP="00684B80">
      <w:pPr>
        <w:rPr>
          <w:rStyle w:val="Style13ptBold"/>
        </w:rPr>
      </w:pPr>
      <w:r w:rsidRPr="00FF597F">
        <w:rPr>
          <w:rStyle w:val="Style13ptBold"/>
        </w:rPr>
        <w:t>Giannelli, Case Western University law professor, 17</w:t>
      </w:r>
    </w:p>
    <w:p w14:paraId="3F89192A" w14:textId="77777777" w:rsidR="00684B80" w:rsidRPr="00FF597F" w:rsidRDefault="00684B80" w:rsidP="00684B80">
      <w:r w:rsidRPr="00FF597F">
        <w:t xml:space="preserve">[Paul, 2017, Seton Hall Law Review, “The Supreme Court’s “Criminal” Daubert Cases”, v. 33, </w:t>
      </w:r>
      <w:hyperlink r:id="rId180" w:history="1">
        <w:r w:rsidRPr="00FF597F">
          <w:rPr>
            <w:rStyle w:val="Hyperlink"/>
          </w:rPr>
          <w:t>https://law.shu.edu/students/academics/journals/law-review/issues/archives/upload/giannelli.pdf</w:t>
        </w:r>
      </w:hyperlink>
      <w:r w:rsidRPr="00FF597F">
        <w:t>, p. 1091-2, Accessed 6/22/20, MZK]</w:t>
      </w:r>
    </w:p>
    <w:p w14:paraId="09972C17" w14:textId="77777777" w:rsidR="00684B80" w:rsidRPr="00FF597F" w:rsidRDefault="00684B80" w:rsidP="00684B80">
      <w:pPr>
        <w:rPr>
          <w:rStyle w:val="StyleUnderline"/>
        </w:rPr>
      </w:pPr>
      <w:r w:rsidRPr="00FF597F">
        <w:rPr>
          <w:rStyle w:val="StyleUnderline"/>
        </w:rPr>
        <w:t>Barefoot v. Estelle</w:t>
      </w:r>
      <w:r w:rsidRPr="00FF597F">
        <w:t xml:space="preserve">, 113 </w:t>
      </w:r>
      <w:r w:rsidRPr="00FF597F">
        <w:rPr>
          <w:rStyle w:val="StyleUnderline"/>
        </w:rPr>
        <w:t>a capital murder case</w:t>
      </w:r>
      <w:r w:rsidRPr="00FF597F">
        <w:t xml:space="preserve"> decided by the Court in 1983, </w:t>
      </w:r>
      <w:r w:rsidRPr="00FF597F">
        <w:rPr>
          <w:rStyle w:val="StyleUnderline"/>
        </w:rPr>
        <w:t>is the case most closely related to Daubert. In the penalty phase, the prosecution offered psychiatric testimony concerning Barefoot’s future dangerousness</w:t>
      </w:r>
      <w:r w:rsidRPr="00FF597F">
        <w:t xml:space="preserve">.114 </w:t>
      </w:r>
      <w:r w:rsidRPr="00FF597F">
        <w:rPr>
          <w:rStyle w:val="StyleUnderline"/>
        </w:rPr>
        <w:t>One psychiatrist</w:t>
      </w:r>
      <w:r w:rsidRPr="00FF597F">
        <w:t xml:space="preserve">, Dr. James Grigson, </w:t>
      </w:r>
      <w:r w:rsidRPr="00FF597F">
        <w:rPr>
          <w:rStyle w:val="Emphasis"/>
        </w:rPr>
        <w:t>without ever examining Barefoot</w:t>
      </w:r>
      <w:r w:rsidRPr="00FF597F">
        <w:rPr>
          <w:u w:val="single"/>
        </w:rPr>
        <w:t xml:space="preserve">, </w:t>
      </w:r>
      <w:r w:rsidRPr="00FF597F">
        <w:rPr>
          <w:rStyle w:val="StyleUnderline"/>
        </w:rPr>
        <w:t>testified that there was a “‘one hundred percent and absolute’ chance that Barefoot would commit future acts of criminal violence.”</w:t>
      </w:r>
      <w:r w:rsidRPr="00FF597F">
        <w:t xml:space="preserve">115 </w:t>
      </w:r>
      <w:r w:rsidRPr="00FF597F">
        <w:rPr>
          <w:rStyle w:val="StyleUnderline"/>
        </w:rPr>
        <w:t>Barefoot challenged the admission of this evidence on constitutional grounds due to its unreliability.</w:t>
      </w:r>
    </w:p>
    <w:p w14:paraId="07831AF1" w14:textId="77777777" w:rsidR="00684B80" w:rsidRPr="00FF597F" w:rsidRDefault="00684B80" w:rsidP="00684B80">
      <w:r w:rsidRPr="00FF597F">
        <w:rPr>
          <w:rStyle w:val="StyleUnderline"/>
        </w:rPr>
        <w:t xml:space="preserve"> In an amicus brief, the American Psychiatric Association (APA) stated that the “large body of research in this area indicates that, even under the best of conditions, psychiatric predictions of long-term dangerousness are wrong in at least two out of every three cases</w:t>
      </w:r>
      <w:r w:rsidRPr="00FF597F">
        <w:t>.”</w:t>
      </w:r>
      <w:r w:rsidRPr="00FF597F">
        <w:rPr>
          <w:rStyle w:val="StyleUnderline"/>
        </w:rPr>
        <w:t>116 In a later passage, the brief noted that the “unreliability of [these] predictions is by now an established fact within the profession.”</w:t>
      </w:r>
      <w:r w:rsidRPr="00FF597F">
        <w:t xml:space="preserve">117 A substantial body of research supported the APA position.118 </w:t>
      </w:r>
    </w:p>
    <w:p w14:paraId="4BAD45F3" w14:textId="77777777" w:rsidR="00684B80" w:rsidRPr="00FF597F" w:rsidRDefault="00684B80" w:rsidP="00684B80">
      <w:r w:rsidRPr="00FF597F">
        <w:rPr>
          <w:rStyle w:val="StyleUnderline"/>
        </w:rPr>
        <w:t>Nevertheless, the Court rejected Barefoot’s argument. According to the Court, “[n]either petitioner nor the [APA] suggests that psychiatrists are always wrong with respect to future dangerousness, only most of the time.</w:t>
      </w:r>
      <w:r w:rsidRPr="00FF597F">
        <w:t xml:space="preserve">”119 </w:t>
      </w:r>
      <w:r w:rsidRPr="00FF597F">
        <w:rPr>
          <w:rStyle w:val="StyleUnderline"/>
        </w:rPr>
        <w:t>In another passage, the Court noted that it was “not persuaded that such testimony is almost entirely unreliable and that the factfinder and the adversary system will not be competent to uncover, recognize, and take due account of its shortcomings.”</w:t>
      </w:r>
      <w:r w:rsidRPr="00FF597F">
        <w:t>120</w:t>
      </w:r>
    </w:p>
    <w:p w14:paraId="5161502C" w14:textId="77777777" w:rsidR="00684B80" w:rsidRPr="00FF597F" w:rsidRDefault="00684B80" w:rsidP="00684B80">
      <w:r w:rsidRPr="00FF597F">
        <w:t xml:space="preserve"> </w:t>
      </w:r>
      <w:r w:rsidRPr="00FF597F">
        <w:rPr>
          <w:rStyle w:val="StyleUnderline"/>
        </w:rPr>
        <w:t>If this is a standard at all, it is an incredibly low one. It permitted the admission of evidence, as one commentator noted, “at the brink of quackery”</w:t>
      </w:r>
      <w:r w:rsidRPr="00FF597F">
        <w:t>121—</w:t>
      </w:r>
      <w:r w:rsidRPr="00FF597F">
        <w:rPr>
          <w:rStyle w:val="StyleUnderline"/>
        </w:rPr>
        <w:t>and, in a death penalty case.</w:t>
      </w:r>
      <w:r w:rsidRPr="00FF597F">
        <w:t xml:space="preserve">122 </w:t>
      </w:r>
      <w:r w:rsidRPr="00FF597F">
        <w:rPr>
          <w:rStyle w:val="StyleUnderline"/>
        </w:rPr>
        <w:t>Justice Blackmun, the author of the Daubert opinion, dissented</w:t>
      </w:r>
      <w:r w:rsidRPr="00FF597F">
        <w:t xml:space="preserve">: In the present state of psychiatric knowledge, this is too much for me. One may accept this in a routine lawsuit for money damages, but </w:t>
      </w:r>
      <w:r w:rsidRPr="00FF597F">
        <w:rPr>
          <w:rStyle w:val="StyleUnderline"/>
        </w:rPr>
        <w:t>when a person’s life is at stake . . . a requirement of greater reliability should prevail. In a capital case, the specious testimony of a psychiatrist, colored in the eyes of an impressionable jury by the inevitable untouchability of a medical specialist’s words, equates with death itself.</w:t>
      </w:r>
      <w:r w:rsidRPr="00FF597F">
        <w:t xml:space="preserve">123 </w:t>
      </w:r>
      <w:r w:rsidRPr="00FF597F">
        <w:rPr>
          <w:rStyle w:val="StyleUnderline"/>
        </w:rPr>
        <w:t>In short, Daubert required a far higher standard of admissibility for money-damages than Barefoot required for the death penalty. Nor can Barefoot be distinguished from Daubert as a constitutional, rather than an evidentiary, decision.</w:t>
      </w:r>
      <w:r w:rsidRPr="00FF597F">
        <w:t xml:space="preserve">124 </w:t>
      </w:r>
      <w:r w:rsidRPr="00FF597F">
        <w:rPr>
          <w:rStyle w:val="StyleUnderline"/>
        </w:rPr>
        <w:t>The Court’s Eighth Amendment jurisprudence has long proclaimed that “death is different”</w:t>
      </w:r>
      <w:r w:rsidRPr="00FF597F">
        <w:t xml:space="preserve">125 </w:t>
      </w:r>
      <w:r w:rsidRPr="00FF597F">
        <w:rPr>
          <w:rStyle w:val="StyleUnderline"/>
        </w:rPr>
        <w:t>and imposed higher reliability standards</w:t>
      </w:r>
      <w:r w:rsidRPr="00FF597F">
        <w:t>.126</w:t>
      </w:r>
    </w:p>
    <w:p w14:paraId="1D4D7A1C" w14:textId="77777777" w:rsidR="00684B80" w:rsidRDefault="00684B80" w:rsidP="00684B80"/>
    <w:p w14:paraId="40523AA5" w14:textId="77777777" w:rsidR="00684B80" w:rsidRDefault="00684B80" w:rsidP="00684B80">
      <w:pPr>
        <w:pStyle w:val="Heading4"/>
      </w:pPr>
      <w:r>
        <w:lastRenderedPageBreak/>
        <w:t>Reliability measures key to solve bias that skews decisions</w:t>
      </w:r>
    </w:p>
    <w:p w14:paraId="2DA0A7CE" w14:textId="77777777" w:rsidR="00684B80" w:rsidRPr="008554D6" w:rsidRDefault="00684B80" w:rsidP="00684B80">
      <w:pPr>
        <w:rPr>
          <w:rStyle w:val="Style13ptBold"/>
        </w:rPr>
      </w:pPr>
      <w:r w:rsidRPr="008554D6">
        <w:rPr>
          <w:rStyle w:val="Style13ptBold"/>
        </w:rPr>
        <w:t>National Research Council Committee on Identifying the Needs of the Forensic Sciences Community, 9 </w:t>
      </w:r>
    </w:p>
    <w:p w14:paraId="075257D7" w14:textId="77777777" w:rsidR="00684B80" w:rsidRPr="008554D6" w:rsidRDefault="00684B80" w:rsidP="00684B80">
      <w:r w:rsidRPr="008554D6">
        <w:t>[National Criminal Justice Reference Service, "Strengthening Forensic Science in the United States: A Path Forward",  </w:t>
      </w:r>
      <w:hyperlink r:id="rId181" w:tgtFrame="_blank" w:history="1">
        <w:r w:rsidRPr="008554D6">
          <w:rPr>
            <w:rStyle w:val="Hyperlink"/>
          </w:rPr>
          <w:t>https://www.ncjrs.gov/pdffiles1/nij/grants/228091.pdf</w:t>
        </w:r>
      </w:hyperlink>
      <w:r w:rsidRPr="008554D6">
        <w:t>, p.184-185, Accessed 6-25-2020 BN]   </w:t>
      </w:r>
    </w:p>
    <w:p w14:paraId="7D0089F3" w14:textId="77777777" w:rsidR="00684B80" w:rsidRPr="00C118FC" w:rsidRDefault="00684B80" w:rsidP="00684B80">
      <w:r w:rsidRPr="00141425">
        <w:rPr>
          <w:rStyle w:val="StyleUnderline"/>
        </w:rPr>
        <w:t>Few forensic science methods have developed adequate measures of the accuracy of inferences made by forensic scientists. All results for every forensic science method should indicate the uncertainty in the measurements that are made, and studies must be conducted that enable the estimation of those values</w:t>
      </w:r>
      <w:r>
        <w:t xml:space="preserve">. For the identification sciences (e.g., friction ridge analysis, toolmark analysis, handwriting analysis), such studies would accumulate data about the intraindividual variability (e.g., </w:t>
      </w:r>
      <w:r w:rsidRPr="00141425">
        <w:rPr>
          <w:rStyle w:val="StyleUnderline"/>
        </w:rPr>
        <w:t>how much one finger’s impressions vary from impression to impression, or how much one toolmark or signature varies from instance to instance) and the interindividual variability (e.g., how much the impressions of many fingerprints vary across a population and in what ways). With that information, one could begin to attach confidence limits to individualization determinations and also begin to develop an understanding of how much similarity is needed in order to attain a given level of confidence that a match exists. Note that this necessary step would change the way the word “individualization” is commonly used. The concept of individualization is that an object found at a crime scene can be uniquely associated with one particular source. By acknowledging that there can be uncertainties in this process, the concept of “uniquely associated with” must be replaced with a probabilistic association</w:t>
      </w:r>
      <w:r>
        <w:t xml:space="preserve">, and other sources of the crime scene evidence cannot be completely discounted. The courts already have proven their ability to deal with some degree of uncertainty in individualizations, as demonstrated by the successful use of DNA analysis (with its small, but nonzero, error rate). Finally, as discussed in Chapter 4, the accuracy of forensic methods resulting in classification or individualization conclusions needs to be evaluated in well-designed and rigorously conducted studies. </w:t>
      </w:r>
      <w:r w:rsidRPr="00141425">
        <w:rPr>
          <w:rStyle w:val="StyleUnderline"/>
        </w:rPr>
        <w:t>The level of accuracy of an analysis is likely to be a key determinant of its ultimate probative value. Some initial and striking research has uncovered the effects of some biases in forensic science procedures,2 but much more must be done to understand the sources of bias and to develop countermeasures.3 Some principles employed in other fields should be useful, although some (e.g., blinding) may not be feasible for some types of forensics work. The forensic science disciplines are just beginning to become aware of contextual bias and the dangers it poses. The traps created by such biases can be very subtle</w:t>
      </w:r>
      <w:r>
        <w:t xml:space="preserve">, and typically one is not aware that his or her judgment is being affected. </w:t>
      </w:r>
      <w:r w:rsidRPr="00141425">
        <w:rPr>
          <w:rStyle w:val="StyleUnderline"/>
        </w:rPr>
        <w:t>An overview of the effect of bias in the forensic science disciplines can be found in Risinger et al., 2002.4 Decisions regarding what analyses need to be performed and in what order also can be influenced by bias and ultimately have the potential to skew results.</w:t>
      </w:r>
      <w:r>
        <w:t xml:space="preserve"> Forensic scientists who sit administratively in law enforcement agencies or prosecutors’ offices, or who are hired by those units, are subject to a general risk of bias. </w:t>
      </w:r>
      <w:r w:rsidRPr="00141425">
        <w:rPr>
          <w:rStyle w:val="StyleUnderline"/>
        </w:rPr>
        <w:t>Bias also is introduced through decisions made about evidence collection, which controls who is listed as a suspect. Evidence collection and crime scene investigation can require scientific knowledge and judgment, and these functions are normally outside the control of forensic scientists.</w:t>
      </w:r>
      <w:r>
        <w:t xml:space="preserve"> </w:t>
      </w:r>
    </w:p>
    <w:p w14:paraId="18B92DFC" w14:textId="77777777" w:rsidR="00684B80" w:rsidRDefault="00684B80" w:rsidP="00684B80"/>
    <w:p w14:paraId="1325D605" w14:textId="77777777" w:rsidR="00684B80" w:rsidRPr="00221393" w:rsidRDefault="00684B80" w:rsidP="00684B80">
      <w:pPr>
        <w:pStyle w:val="Heading4"/>
        <w:rPr>
          <w:rStyle w:val="Style13ptBold"/>
          <w:b/>
        </w:rPr>
      </w:pPr>
      <w:r>
        <w:rPr>
          <w:rStyle w:val="Style13ptBold"/>
          <w:b/>
        </w:rPr>
        <w:lastRenderedPageBreak/>
        <w:t>Everyone should erase the stereotype that forensics evidence is perfect and individualizing</w:t>
      </w:r>
    </w:p>
    <w:p w14:paraId="2D903D82" w14:textId="77777777" w:rsidR="00684B80" w:rsidRDefault="00684B80" w:rsidP="00684B80">
      <w:r w:rsidRPr="00873C9C">
        <w:rPr>
          <w:rStyle w:val="Style13ptBold"/>
        </w:rPr>
        <w:t>Balko</w:t>
      </w:r>
      <w:r>
        <w:rPr>
          <w:rStyle w:val="Style13ptBold"/>
        </w:rPr>
        <w:t xml:space="preserve">, Washington Post opinion columnist &amp; Spellman, University of Virginia Law School professor, </w:t>
      </w:r>
      <w:r w:rsidRPr="00873C9C">
        <w:rPr>
          <w:rStyle w:val="Style13ptBold"/>
        </w:rPr>
        <w:t>19</w:t>
      </w:r>
      <w:r>
        <w:t xml:space="preserve"> </w:t>
      </w:r>
    </w:p>
    <w:p w14:paraId="119466D7" w14:textId="77777777" w:rsidR="00684B80" w:rsidRDefault="00684B80" w:rsidP="00684B80">
      <w:r>
        <w:t xml:space="preserve">(Radley &amp; Barbara A., </w:t>
      </w:r>
      <w:r w:rsidRPr="00AE23C6">
        <w:t xml:space="preserve">7-16-19, </w:t>
      </w:r>
      <w:r>
        <w:t xml:space="preserve">Washington Post, “How much should juries rely on expert testimony”, </w:t>
      </w:r>
      <w:hyperlink r:id="rId182" w:history="1">
        <w:r w:rsidRPr="00C76979">
          <w:rPr>
            <w:rStyle w:val="Hyperlink"/>
          </w:rPr>
          <w:t>https://www.washingtonpost.com/opinions/2019/07/16/how-much-should-juries-rely-expert-testimony/</w:t>
        </w:r>
      </w:hyperlink>
      <w:r>
        <w:t xml:space="preserve"> ACCESSED 6/25/2020 BN)</w:t>
      </w:r>
    </w:p>
    <w:p w14:paraId="053A0BF1" w14:textId="77777777" w:rsidR="00684B80" w:rsidRPr="004355C4" w:rsidRDefault="00684B80" w:rsidP="00684B80">
      <w:pPr>
        <w:rPr>
          <w:b/>
          <w:i/>
          <w:iCs/>
        </w:rPr>
      </w:pPr>
      <w:r w:rsidRPr="004355C4">
        <w:rPr>
          <w:b/>
          <w:i/>
          <w:iCs/>
        </w:rPr>
        <w:t>The article is based off of a question Balko asked and this is Spellman’s response, this is the question:</w:t>
      </w:r>
    </w:p>
    <w:p w14:paraId="1EE8DB1E" w14:textId="77777777" w:rsidR="00684B80" w:rsidRPr="004355C4" w:rsidRDefault="00684B80" w:rsidP="00684B80">
      <w:pPr>
        <w:rPr>
          <w:rStyle w:val="StyleUnderline"/>
          <w:i/>
          <w:iCs/>
        </w:rPr>
      </w:pPr>
      <w:r w:rsidRPr="004355C4">
        <w:rPr>
          <w:rStyle w:val="StyleUnderline"/>
          <w:i/>
          <w:iCs/>
        </w:rPr>
        <w:t>Question 2</w:t>
      </w:r>
    </w:p>
    <w:p w14:paraId="662ADB13" w14:textId="77777777" w:rsidR="00684B80" w:rsidRPr="004355C4" w:rsidRDefault="00684B80" w:rsidP="00684B80">
      <w:pPr>
        <w:rPr>
          <w:rStyle w:val="StyleUnderline"/>
          <w:i/>
          <w:iCs/>
        </w:rPr>
      </w:pPr>
      <w:r w:rsidRPr="004355C4">
        <w:rPr>
          <w:rStyle w:val="StyleUnderline"/>
          <w:i/>
          <w:iCs/>
        </w:rPr>
        <w:t>Many different fields of forensics have come under attack in recent years, including blood-spatter analysis, hair-fiber analysis, ballistics testing and fingerprint analysis. Even outside of forensics, there has long been research showing that eyewitness testimony is far less reliable than most people think, and that juries give it far too much consideration.</w:t>
      </w:r>
      <w:r w:rsidRPr="004355C4">
        <w:rPr>
          <w:i/>
          <w:iCs/>
        </w:rPr>
        <w:t xml:space="preserve"> A skeptic might wonder: </w:t>
      </w:r>
      <w:r w:rsidRPr="004355C4">
        <w:rPr>
          <w:rStyle w:val="StyleUnderline"/>
          <w:i/>
          <w:iCs/>
        </w:rPr>
        <w:t>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can’t be sure just how unique they are.</w:t>
      </w:r>
      <w:r w:rsidRPr="004355C4">
        <w:rPr>
          <w:i/>
          <w:iCs/>
        </w:rPr>
        <w:t xml:space="preserve"> </w:t>
      </w:r>
      <w:r w:rsidRPr="004355C4">
        <w:rPr>
          <w:rStyle w:val="StyleUnderline"/>
          <w:i/>
          <w:iCs/>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15234531" w14:textId="77777777" w:rsidR="00684B80" w:rsidRPr="004355C4" w:rsidRDefault="00684B80" w:rsidP="00684B80">
      <w:pPr>
        <w:rPr>
          <w:b/>
          <w:i/>
          <w:iCs/>
        </w:rPr>
      </w:pPr>
      <w:r w:rsidRPr="004355C4">
        <w:rPr>
          <w:b/>
          <w:i/>
          <w:iCs/>
        </w:rPr>
        <w:t>Spellman’s Response:</w:t>
      </w:r>
    </w:p>
    <w:p w14:paraId="052221C0" w14:textId="77777777" w:rsidR="00684B80" w:rsidRDefault="00684B80" w:rsidP="00684B80">
      <w:r>
        <w:t>For every kind of evidence, we can ask two especially important questions:</w:t>
      </w:r>
    </w:p>
    <w:p w14:paraId="09757807" w14:textId="77777777" w:rsidR="00684B80" w:rsidRDefault="00684B80" w:rsidP="00684B80">
      <w:r>
        <w:t>1. How good is the evidence?</w:t>
      </w:r>
    </w:p>
    <w:p w14:paraId="7A8A5DA3" w14:textId="77777777" w:rsidR="00684B80" w:rsidRDefault="00684B80" w:rsidP="00684B80">
      <w:r>
        <w:t>2. How good do jurors (or judges) think the evidence might be?</w:t>
      </w:r>
    </w:p>
    <w:p w14:paraId="29371FCA" w14:textId="77777777" w:rsidR="00684B80" w:rsidRDefault="00684B80" w:rsidP="00684B80">
      <w:r w:rsidRPr="00221393">
        <w:rPr>
          <w:rStyle w:val="StyleUnderline"/>
        </w:rPr>
        <w:t>In drafting the rules of evidence, and deciding which evidence would be admissible for what purposes, legislators likely often considered those questions. Evidence with a huge mismatch — that is, that isn’t very good but that fact finders might weigh heavily — is typically not allowed.</w:t>
      </w:r>
      <w:r>
        <w:t xml:space="preserve"> There are many evidence rules that involve particular types of evidence, but that how-good-versus-how-misleading balance is captured in the familiar TV-courtroom phrase “Objection! More prejudicial than probative.”</w:t>
      </w:r>
    </w:p>
    <w:p w14:paraId="42CB5FAD" w14:textId="77777777" w:rsidR="00684B80" w:rsidRPr="00221393" w:rsidRDefault="00684B80" w:rsidP="00684B80">
      <w:pPr>
        <w:rPr>
          <w:rStyle w:val="StyleUnderline"/>
        </w:rPr>
      </w:pPr>
      <w:r w:rsidRPr="00221393">
        <w:rPr>
          <w:rStyle w:val="StyleUnderline"/>
        </w:rPr>
        <w:t>This mismatch is a huge problem with forensic evidence. Jurors — and judges — seem to think forensic evidence is extremely valuable. But the criticism of the forensic fields in recent years finds that the evidence is far, far less good than anyone imagined.</w:t>
      </w:r>
    </w:p>
    <w:p w14:paraId="0F223AC7" w14:textId="77777777" w:rsidR="00684B80" w:rsidRDefault="00684B80" w:rsidP="00684B80">
      <w:r w:rsidRPr="00221393">
        <w:rPr>
          <w:rStyle w:val="StyleUnderline"/>
        </w:rPr>
        <w:t xml:space="preserve">However, that doesn’t mean the evidence is not at all useful. What people expect too often from forensic evidence is that it will provide “individuating” information — that is, that experts will be able to use it to say “It comes from that guy.” </w:t>
      </w:r>
      <w:r>
        <w:t xml:space="preserve">And that is what we assume that single-source DNA evidence can do.* But we admit plenty of different kinds of useful evidence that do not point to one specific individual. For example, suppose that a defendant was one of a dozen people who had a key to a building. It is relevant evidence because it increases the chances that he was, in fact, the person who </w:t>
      </w:r>
      <w:r>
        <w:lastRenderedPageBreak/>
        <w:t>committed the crime. But it is far from individuating. Similarly, think back to pre-DNA blood evidence, when blood would be group-typed as A, B, AB, O, with a +/- for antigens. Non-matching blood types would rule out a suspect; matching would rule him in, but would not individuate.</w:t>
      </w:r>
    </w:p>
    <w:p w14:paraId="2F35B059" w14:textId="77777777" w:rsidR="00684B80" w:rsidRDefault="00684B80" w:rsidP="00684B80">
      <w:r w:rsidRPr="00221393">
        <w:rPr>
          <w:rStyle w:val="StyleUnderline"/>
        </w:rPr>
        <w:t>People need to stop assuming that all types of forensic evidence are, or need to be, individuating. It is not known whether every individual has different fingerprints and we certainly cannot assume, given the incomplete messy latent fingerprints obtained at crime scenes, that examiners should be able to individuate based on the information they get even if it were the case that all pristine print are different.</w:t>
      </w:r>
      <w:r>
        <w:t xml:space="preserve"> Still, fingerprint information could be used to rule in or rule out particular people — with the important caveat that information be conveyed to the jury such that the limitations are understood. Limitations include explaining things like potential biases, laboratory error rate, and not using the term “match.” Creating a language to explain how diagnostic forensic evidence is — without resorting to complicated mathematics — is necessary to help forensic evidence be used correctly.</w:t>
      </w:r>
    </w:p>
    <w:p w14:paraId="39BB07D2" w14:textId="77777777" w:rsidR="00684B80" w:rsidRPr="00221393" w:rsidRDefault="00684B80" w:rsidP="00684B80">
      <w:pPr>
        <w:rPr>
          <w:rStyle w:val="StyleUnderline"/>
        </w:rPr>
      </w:pPr>
      <w:r w:rsidRPr="00221393">
        <w:rPr>
          <w:rStyle w:val="StyleUnderline"/>
        </w:rPr>
        <w:t>Of course, scientists still need to develop a deeper technical understanding of how good the forensics are, but not having the capacity for individuation does not mean we should rule them out entirely.</w:t>
      </w:r>
    </w:p>
    <w:p w14:paraId="5727D3B0" w14:textId="77777777" w:rsidR="00684B80" w:rsidRDefault="00684B80" w:rsidP="00684B80">
      <w:r>
        <w:t>(*Someone more knowledgeable than I could give a longer answer about DNA here. I’ll let slide the views that everyone except homozygotic siblings has unique DNA, that the differences can be reliably detected by our methods, and that DNA tests are not subjective.)</w:t>
      </w:r>
    </w:p>
    <w:p w14:paraId="2DF0DCF5" w14:textId="77777777" w:rsidR="00684B80" w:rsidRDefault="00684B80" w:rsidP="00684B80"/>
    <w:p w14:paraId="0C596A90" w14:textId="77777777" w:rsidR="00684B80" w:rsidRDefault="00684B80" w:rsidP="00684B80">
      <w:pPr>
        <w:pStyle w:val="Heading4"/>
      </w:pPr>
      <w:r>
        <w:t xml:space="preserve">The need for a new implementation regarding the standards of reporting and testifying solves and provides more accurate and a fair criminal justice system </w:t>
      </w:r>
    </w:p>
    <w:p w14:paraId="5D59DBB2" w14:textId="77777777" w:rsidR="00684B80" w:rsidRPr="004355C4" w:rsidRDefault="00684B80" w:rsidP="00684B80">
      <w:pPr>
        <w:rPr>
          <w:rStyle w:val="Style13ptBold"/>
        </w:rPr>
      </w:pPr>
      <w:r w:rsidRPr="004355C4">
        <w:rPr>
          <w:rStyle w:val="Style13ptBold"/>
        </w:rPr>
        <w:t>National Research Council Committee on Identifying the Needs of the Forensic Sciences Community, 9 </w:t>
      </w:r>
    </w:p>
    <w:p w14:paraId="5B4E1D25" w14:textId="77777777" w:rsidR="00684B80" w:rsidRPr="004355C4" w:rsidRDefault="00684B80" w:rsidP="00684B80">
      <w:r w:rsidRPr="004355C4">
        <w:t>[National Criminal Justice Reference Service, "Strengthening Forensic Science in the United States: A Path Forward",  </w:t>
      </w:r>
      <w:hyperlink r:id="rId183" w:tgtFrame="_blank" w:history="1">
        <w:r w:rsidRPr="004355C4">
          <w:rPr>
            <w:rStyle w:val="Hyperlink"/>
          </w:rPr>
          <w:t>https://www.ncjrs.gov/pdffiles1/nij/grants/228091.pdf</w:t>
        </w:r>
      </w:hyperlink>
      <w:r w:rsidRPr="004355C4">
        <w:t>, p.185-186, Accessed 6-25-2020 BN]  </w:t>
      </w:r>
    </w:p>
    <w:p w14:paraId="5EC0FA58" w14:textId="77777777" w:rsidR="00684B80" w:rsidRPr="00141425" w:rsidRDefault="00684B80" w:rsidP="00684B80">
      <w:pPr>
        <w:rPr>
          <w:rStyle w:val="StyleUnderline"/>
        </w:rPr>
      </w:pPr>
      <w:r w:rsidRPr="00141425">
        <w:rPr>
          <w:rStyle w:val="StyleUnderline"/>
        </w:rPr>
        <w:t>There is a critical need in most fields of forensic science to raise the standards for reporting and testifying about the results of investigations</w:t>
      </w:r>
      <w:r>
        <w:t xml:space="preserve">. For example, many terms are used by forensic examiners in reports and in court testimony to describe findings, conclusions, and the degrees of association between evidentiary material (e.g., hairs, fingerprints, fibers) and particular people or objects. Such terms include but are not limited to “match,” “consistent with,” “identical,” “similar in all respects tested,” and “cannot be excluded as the source of.” The use of such terms can have a profound effect on how the trier of fact in a criminal or civil matter perceives and evaluates evidence. </w:t>
      </w:r>
      <w:r w:rsidRPr="00141425">
        <w:rPr>
          <w:rStyle w:val="StyleUnderline"/>
        </w:rPr>
        <w:t>Yet the forensic science disciplines have not reached agreement or consensus on the precise meaning of any of these terms. Although some disciplines have developed vocabulary and scales to be used in reporting results, they have not become standard practice. This imprecision in vocabulary stems in part from the paucity of research in forensic science and the corresponding limitations in interpreting the results of forensic analyses</w:t>
      </w:r>
      <w:r>
        <w:t>. Publications such as Evett et al., 5 Aitken and Taroni,6 and Evett7 provide the essential building blocks for the proper assessment and communication of forensic findings</w:t>
      </w:r>
      <w:r w:rsidRPr="00141425">
        <w:rPr>
          <w:rStyle w:val="StyleUnderline"/>
        </w:rPr>
        <w:t xml:space="preserve">. As a general matter, laboratory reports generated as the result of a scientific analysis should be complete and thorough. They should describe, at a minimum, methods and materials, procedures, results, and conclusions, and they </w:t>
      </w:r>
      <w:r w:rsidRPr="00141425">
        <w:rPr>
          <w:rStyle w:val="StyleUnderline"/>
        </w:rPr>
        <w:lastRenderedPageBreak/>
        <w:t>should identify, as appropriate, the sources of uncertainty in the procedures and conclusions along with estimates of their scale (to indicate the level of confidence in the results). Although it is not appropriate and practicable to provide as much detail as might be expected in a research paper, sufficient content should be provided to allow the nonscientist reader to understand what has been done and permit informed, unbiased scrutiny of the conclusion. Some forensic laboratory reports meet this standard of reporting, but most do not</w:t>
      </w:r>
      <w:r>
        <w:t xml:space="preserve">. Some reports contain only identifying and agency information, a brief description of the evidence being submitted, a brief description of the types of analysis requested, and a short statement of the results (e.g., “The green, brown plant material in item #1 was identified as marijuana”). </w:t>
      </w:r>
      <w:r w:rsidRPr="00141425">
        <w:rPr>
          <w:rStyle w:val="StyleUnderline"/>
        </w:rPr>
        <w:t>The norm is to have no description of the methods or procedures used, and most reports do not discuss measurement uncertainties or confidence limits. Many disciplines outside the forensic science disciplines have standards, templates, and protocols for data reporting. Although some of the Scientific Working Groups have a scoring system for reporting findings, they are not uniformly or consistently used</w:t>
      </w:r>
      <w:r>
        <w:t xml:space="preserve">. Forensic science reports, and any courtroom testimony stemming from them, must include clear characterizations of the limitations of the analyses, including associated probabilities where possible. </w:t>
      </w:r>
      <w:r w:rsidRPr="00141425">
        <w:rPr>
          <w:rStyle w:val="StyleUnderline"/>
        </w:rPr>
        <w:t>Courtroom testimony should be given in lay terms so that all trial participants can understand how to weight and interpret the testimony. In order to enable this, research must be undertaken to evaluate the reliability of the steps of the various identification methods and the confidence intervals associated with the overall conclusions.</w:t>
      </w:r>
    </w:p>
    <w:p w14:paraId="2C50DD02" w14:textId="77777777" w:rsidR="00684B80" w:rsidRPr="00C118FC" w:rsidRDefault="00684B80" w:rsidP="00684B80"/>
    <w:p w14:paraId="353B63CE" w14:textId="77777777" w:rsidR="00684B80" w:rsidRPr="00FF597F" w:rsidRDefault="00684B80" w:rsidP="00684B80"/>
    <w:p w14:paraId="427093A7" w14:textId="77777777" w:rsidR="00684B80" w:rsidRPr="00FF597F" w:rsidRDefault="00684B80" w:rsidP="00684B80">
      <w:pPr>
        <w:pStyle w:val="Heading3"/>
        <w:rPr>
          <w:rFonts w:cs="Times New Roman"/>
        </w:rPr>
      </w:pPr>
      <w:r w:rsidRPr="00FF597F">
        <w:rPr>
          <w:rFonts w:cs="Times New Roman"/>
        </w:rPr>
        <w:lastRenderedPageBreak/>
        <w:t>Experts Solvency</w:t>
      </w:r>
    </w:p>
    <w:p w14:paraId="73DD41E2" w14:textId="77777777" w:rsidR="00684B80" w:rsidRPr="00FF597F" w:rsidRDefault="00684B80" w:rsidP="00684B80"/>
    <w:p w14:paraId="0A35819A" w14:textId="77777777" w:rsidR="00684B80" w:rsidRPr="00FF597F" w:rsidRDefault="00684B80" w:rsidP="00684B80">
      <w:pPr>
        <w:pStyle w:val="Heading4"/>
        <w:rPr>
          <w:rFonts w:cs="Times New Roman"/>
        </w:rPr>
      </w:pPr>
      <w:r w:rsidRPr="00FF597F">
        <w:rPr>
          <w:rFonts w:cs="Times New Roman"/>
        </w:rPr>
        <w:t>Routine evidentiary challenges and expanded funding key to solve bad forensic evidence</w:t>
      </w:r>
    </w:p>
    <w:p w14:paraId="41B9A638" w14:textId="77777777" w:rsidR="00684B80" w:rsidRPr="00FF597F" w:rsidRDefault="00684B80" w:rsidP="00684B80">
      <w:pPr>
        <w:rPr>
          <w:rStyle w:val="Style13ptBold"/>
        </w:rPr>
      </w:pPr>
      <w:r w:rsidRPr="00FF597F">
        <w:rPr>
          <w:rStyle w:val="Style13ptBold"/>
        </w:rPr>
        <w:t>Balko, Washington Post opinion columnist, written interview with Lentini, fire scientist and pioneer in applying scientific standards to fire and arson investigations, 19</w:t>
      </w:r>
    </w:p>
    <w:p w14:paraId="0A2A91CE" w14:textId="77777777" w:rsidR="00684B80" w:rsidRPr="00FF597F" w:rsidRDefault="00684B80" w:rsidP="00684B80">
      <w:r w:rsidRPr="00FF597F">
        <w:t xml:space="preserve">[Radley &amp; John, 6-20-19, Washington Post, “We need to fix forensics. But how?”, </w:t>
      </w:r>
      <w:hyperlink r:id="rId184" w:history="1">
        <w:r w:rsidRPr="00FF597F">
          <w:rPr>
            <w:rStyle w:val="Hyperlink"/>
          </w:rPr>
          <w:t>https://www.washingtonpost.com/opinions/2019/06/20/we-need-fix-forensics-how/</w:t>
        </w:r>
      </w:hyperlink>
      <w:r w:rsidRPr="00FF597F">
        <w:t>, accessed 6-21-20, AFB]</w:t>
      </w:r>
    </w:p>
    <w:p w14:paraId="1E284F0D" w14:textId="77777777" w:rsidR="00684B80" w:rsidRPr="00FF597F" w:rsidRDefault="00684B80" w:rsidP="00684B80">
      <w:pPr>
        <w:rPr>
          <w:i/>
          <w:iCs/>
          <w:u w:val="single"/>
        </w:rPr>
      </w:pPr>
      <w:r w:rsidRPr="00FF597F">
        <w:rPr>
          <w:i/>
          <w:iCs/>
          <w:highlight w:val="yellow"/>
          <w:u w:val="single"/>
        </w:rPr>
        <w:t>[DEBATE NOTE: THE FIRST PORTION OF THE TEXT IS THE QUESTION THAT APPEARED BEFORE THE SERIES OF ANSWERS FROM EXPERTS]</w:t>
      </w:r>
    </w:p>
    <w:p w14:paraId="0B6D5694" w14:textId="77777777" w:rsidR="00684B80" w:rsidRPr="00FF597F" w:rsidRDefault="00684B80" w:rsidP="00684B80">
      <w:pPr>
        <w:rPr>
          <w:i/>
          <w:iCs/>
          <w:u w:val="single"/>
        </w:rPr>
      </w:pPr>
    </w:p>
    <w:p w14:paraId="7C9F2FB9" w14:textId="77777777" w:rsidR="00684B80" w:rsidRPr="00FF597F" w:rsidRDefault="00684B80" w:rsidP="00684B80">
      <w:r w:rsidRPr="00FF597F">
        <w:t>I asked the panelists six questions. We’ll post their answers to the first question today, and to the other questions in future posts.</w:t>
      </w:r>
    </w:p>
    <w:p w14:paraId="01F6C2BF" w14:textId="77777777" w:rsidR="00684B80" w:rsidRPr="00FF597F" w:rsidRDefault="00684B80" w:rsidP="00684B80">
      <w:r w:rsidRPr="00FF597F">
        <w:t>Question 1</w:t>
      </w:r>
    </w:p>
    <w:p w14:paraId="7299DAA6" w14:textId="77777777" w:rsidR="00684B80" w:rsidRPr="00FF597F" w:rsidRDefault="00684B80" w:rsidP="00684B80">
      <w:r w:rsidRPr="00FF597F">
        <w:rPr>
          <w:rStyle w:val="StyleUnderline"/>
        </w:rPr>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1365F42B" w14:textId="77777777" w:rsidR="00684B80" w:rsidRPr="00FF597F" w:rsidRDefault="00684B80" w:rsidP="00684B80">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4954C25A" w14:textId="77777777" w:rsidR="00684B80" w:rsidRPr="00FF597F" w:rsidRDefault="00684B80" w:rsidP="00684B80">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wouldn’t be practical for such a committee to assess every challenge to an expert during criminal trials across the country.</w:t>
      </w:r>
    </w:p>
    <w:p w14:paraId="53B0E164" w14:textId="77777777" w:rsidR="00684B80" w:rsidRPr="00FF597F" w:rsidRDefault="00684B80" w:rsidP="00684B80">
      <w:pPr>
        <w:rPr>
          <w:b/>
          <w:u w:val="single"/>
        </w:rPr>
      </w:pPr>
      <w:r w:rsidRPr="00FF597F">
        <w:t xml:space="preserve">Obviously we need some way of assessing the reliability of scientific and expert testimony. </w:t>
      </w:r>
      <w:r w:rsidRPr="00FF597F">
        <w:rPr>
          <w:rStyle w:val="StyleUnderline"/>
        </w:rPr>
        <w:t>What would the ideal system look like?</w:t>
      </w:r>
    </w:p>
    <w:p w14:paraId="43C3AC58" w14:textId="77777777" w:rsidR="00684B80" w:rsidRPr="00FF597F" w:rsidRDefault="00684B80" w:rsidP="00684B80">
      <w:pPr>
        <w:rPr>
          <w:i/>
          <w:iCs/>
          <w:u w:val="single"/>
        </w:rPr>
      </w:pPr>
      <w:r w:rsidRPr="00FF597F">
        <w:rPr>
          <w:i/>
          <w:iCs/>
          <w:highlight w:val="yellow"/>
          <w:u w:val="single"/>
        </w:rPr>
        <w:t>[DEBATE NOTE: THE FIRST PORTION OF THE TEXT (ABOVE) IS THE QUESTION THAT APPEARED BEFORE THE SERIES OF ANSWERS FROM EXPERTS]</w:t>
      </w:r>
    </w:p>
    <w:p w14:paraId="44B77ED7" w14:textId="77777777" w:rsidR="00684B80" w:rsidRPr="00FF597F" w:rsidRDefault="00684B80" w:rsidP="00684B80">
      <w:pPr>
        <w:rPr>
          <w:rStyle w:val="StyleUnderline"/>
        </w:rPr>
      </w:pPr>
      <w:r w:rsidRPr="00FF597F">
        <w:t xml:space="preserve">John </w:t>
      </w:r>
      <w:r w:rsidRPr="00FF597F">
        <w:rPr>
          <w:rStyle w:val="StyleUnderline"/>
        </w:rPr>
        <w:t>Lentini, fire/arson expert</w:t>
      </w:r>
    </w:p>
    <w:p w14:paraId="4E89D3E6" w14:textId="77777777" w:rsidR="00684B80" w:rsidRPr="00FF597F" w:rsidRDefault="00684B80" w:rsidP="00684B80">
      <w:pPr>
        <w:rPr>
          <w:rStyle w:val="StyleUnderline"/>
        </w:rPr>
      </w:pPr>
      <w:r w:rsidRPr="00FF597F">
        <w:rPr>
          <w:rStyle w:val="StyleUnderline"/>
        </w:rPr>
        <w:lastRenderedPageBreak/>
        <w:t>Ideally, prosecutors would not proffer invalid opinions rendered by unqualified “experts.” But that’s unlikely to happen as long as prosecutors think the opinion testimony will support their case.</w:t>
      </w:r>
    </w:p>
    <w:p w14:paraId="1892F792" w14:textId="77777777" w:rsidR="00684B80" w:rsidRPr="00FF597F" w:rsidRDefault="00684B80" w:rsidP="00684B80">
      <w:r w:rsidRPr="00FF597F">
        <w:rPr>
          <w:rStyle w:val="StyleUnderline"/>
        </w:rPr>
        <w:t>Ideally, judges would take their gate-keeping duty seriously, as often happens in civil cases. That is unlikely to happen because judges have continuing relationships with prosecutors and they don’t want to annoy the prosecutors by excluding their expert, no matter how egregious the opinion might be. They don’t want to be called “soft on crime.” Judges also don’t worry too much about being overturned</w:t>
      </w:r>
      <w:r w:rsidRPr="00FF597F">
        <w:t xml:space="preserve"> because the Supreme Court in the Joiner decision made “abuse of discretion” the standard for review of a judge’s decision to allow or exclude testimony. Only a tiny minority of such decisions are overturned, so they are almost never appealed.</w:t>
      </w:r>
    </w:p>
    <w:p w14:paraId="59306DC9" w14:textId="77777777" w:rsidR="00684B80" w:rsidRPr="00FF597F" w:rsidRDefault="00684B80" w:rsidP="00684B80">
      <w:pPr>
        <w:rPr>
          <w:rStyle w:val="StyleUnderline"/>
        </w:rPr>
      </w:pPr>
      <w:r w:rsidRPr="00FF597F">
        <w:t xml:space="preserve">So what we are left with are the tools of the adversarial system. </w:t>
      </w:r>
      <w:r w:rsidRPr="00FF597F">
        <w:rPr>
          <w:rStyle w:val="StyleUnderline"/>
        </w:rPr>
        <w:t>Challenges to experts should be routine in any contested forensic science case either through an evidentiary hearing or, preferably, by deposition. Depositions are allowed in almost all civil cases, but only a handful of states allow depositions in criminal cases. In those states, conviction rates are no lower than they are in states where expert depositions are not allowed.</w:t>
      </w:r>
    </w:p>
    <w:p w14:paraId="31F09861" w14:textId="77777777" w:rsidR="00684B80" w:rsidRPr="00FF597F" w:rsidRDefault="00684B80" w:rsidP="00684B80">
      <w:r w:rsidRPr="00FF597F">
        <w:rPr>
          <w:rStyle w:val="StyleUnderline"/>
        </w:rPr>
        <w:t xml:space="preserve">Of course, in order to properly challenge an adverse expert, defense attorneys must have the funds to hire their own expert. </w:t>
      </w:r>
      <w:r w:rsidRPr="00FF597F">
        <w:t xml:space="preserve">I have noticed that in recent years, it has become less difficult to obtain such funding, and </w:t>
      </w:r>
      <w:r w:rsidRPr="00FF597F">
        <w:rPr>
          <w:rStyle w:val="StyleUnderline"/>
        </w:rPr>
        <w:t>defense attorneys, particularly public defenders, understand that the assistance of a competent expert in a complicated forensic science field, e.g. fire investigation, is an essential component of effective assistance of counsel.</w:t>
      </w:r>
    </w:p>
    <w:p w14:paraId="76128B57" w14:textId="77777777" w:rsidR="00684B80" w:rsidRPr="00FF597F" w:rsidRDefault="00684B80" w:rsidP="00684B80"/>
    <w:p w14:paraId="40787B19" w14:textId="77777777" w:rsidR="00684B80" w:rsidRPr="00FF597F" w:rsidRDefault="00684B80" w:rsidP="00684B80"/>
    <w:p w14:paraId="69173689" w14:textId="77777777" w:rsidR="00684B80" w:rsidRPr="00FF597F" w:rsidRDefault="00684B80" w:rsidP="00684B80"/>
    <w:p w14:paraId="3A941869" w14:textId="77777777" w:rsidR="00684B80" w:rsidRPr="00FF597F" w:rsidRDefault="00684B80" w:rsidP="00684B80"/>
    <w:p w14:paraId="5E794A89" w14:textId="77777777" w:rsidR="00684B80" w:rsidRPr="00FF597F" w:rsidRDefault="00684B80" w:rsidP="00684B80">
      <w:pPr>
        <w:pStyle w:val="Heading4"/>
        <w:rPr>
          <w:rFonts w:cs="Times New Roman"/>
        </w:rPr>
      </w:pPr>
      <w:r w:rsidRPr="00FF597F">
        <w:rPr>
          <w:rFonts w:cs="Times New Roman"/>
        </w:rPr>
        <w:t>Strengthening adversarial expert process would rigorously test evidence</w:t>
      </w:r>
    </w:p>
    <w:p w14:paraId="6E2D542A" w14:textId="77777777" w:rsidR="00684B80" w:rsidRPr="00FF597F" w:rsidRDefault="00684B80" w:rsidP="00684B80">
      <w:pPr>
        <w:rPr>
          <w:rStyle w:val="Style13ptBold"/>
        </w:rPr>
      </w:pPr>
      <w:r w:rsidRPr="00FF597F">
        <w:rPr>
          <w:rStyle w:val="Style13ptBold"/>
        </w:rPr>
        <w:t>Balko, Washington Post opinion columnist, written interview with Koppl, Syracuse University Forensic and National Security Sciences Institute faculty fellow, 19</w:t>
      </w:r>
    </w:p>
    <w:p w14:paraId="5C02CCC3" w14:textId="77777777" w:rsidR="00684B80" w:rsidRPr="00FF597F" w:rsidRDefault="00684B80" w:rsidP="00684B80">
      <w:r w:rsidRPr="00FF597F">
        <w:t xml:space="preserve">[Radley &amp; Roger, 6-20-19, Washington Post, “We need to fix forensics. But how?”, </w:t>
      </w:r>
      <w:hyperlink r:id="rId185" w:history="1">
        <w:r w:rsidRPr="00FF597F">
          <w:rPr>
            <w:rStyle w:val="Hyperlink"/>
          </w:rPr>
          <w:t>https://www.washingtonpost.com/opinions/2019/06/20/we-need-fix-forensics-how/</w:t>
        </w:r>
      </w:hyperlink>
      <w:r w:rsidRPr="00FF597F">
        <w:t>, accessed 6-21-20, AFB]</w:t>
      </w:r>
    </w:p>
    <w:p w14:paraId="72763844" w14:textId="77777777" w:rsidR="00684B80" w:rsidRPr="00FF597F" w:rsidRDefault="00684B80" w:rsidP="00684B80">
      <w:pPr>
        <w:rPr>
          <w:i/>
          <w:iCs/>
          <w:u w:val="single"/>
        </w:rPr>
      </w:pPr>
      <w:r w:rsidRPr="00FF597F">
        <w:rPr>
          <w:i/>
          <w:iCs/>
          <w:highlight w:val="yellow"/>
          <w:u w:val="single"/>
        </w:rPr>
        <w:t>[DEBATE NOTE: THE FIRST PORTION OF THE TEXT IS THE QUESTION THAT APPEARED BEFORE THE SERIES OF ANSWERS FROM EXPERTS]</w:t>
      </w:r>
    </w:p>
    <w:p w14:paraId="3C598A54" w14:textId="77777777" w:rsidR="00684B80" w:rsidRPr="00FF597F" w:rsidRDefault="00684B80" w:rsidP="00684B80">
      <w:pPr>
        <w:rPr>
          <w:i/>
          <w:iCs/>
          <w:u w:val="single"/>
        </w:rPr>
      </w:pPr>
    </w:p>
    <w:p w14:paraId="521C9BA5" w14:textId="77777777" w:rsidR="00684B80" w:rsidRPr="00FF597F" w:rsidRDefault="00684B80" w:rsidP="00684B80">
      <w:r w:rsidRPr="00FF597F">
        <w:t>I asked the panelists six questions. We’ll post their answers to the first question today, and to the other questions in future posts.</w:t>
      </w:r>
    </w:p>
    <w:p w14:paraId="2E8BEEB2" w14:textId="77777777" w:rsidR="00684B80" w:rsidRPr="00FF597F" w:rsidRDefault="00684B80" w:rsidP="00684B80">
      <w:r w:rsidRPr="00FF597F">
        <w:t>Question 1</w:t>
      </w:r>
    </w:p>
    <w:p w14:paraId="4950EFC4" w14:textId="77777777" w:rsidR="00684B80" w:rsidRPr="00FF597F" w:rsidRDefault="00684B80" w:rsidP="00684B80">
      <w:r w:rsidRPr="00FF597F">
        <w:rPr>
          <w:rStyle w:val="StyleUnderline"/>
        </w:rPr>
        <w:lastRenderedPageBreak/>
        <w:t xml:space="preserve">Under current law, judges have been designated as the “gatekeepers” of science in the courtroom. If one side wants to challenge the scientific validity of expert testimony, the lawyers for that side can request a hearing. If the hearing is granted, the judge </w:t>
      </w:r>
      <w:r w:rsidRPr="00FF597F">
        <w:t xml:space="preserve">may then hear evidence for and against the expert testimony, and </w:t>
      </w:r>
      <w:r w:rsidRPr="00FF597F">
        <w:rPr>
          <w:rStyle w:val="StyleUnderline"/>
        </w:rPr>
        <w:t>then decide whether the testimony is</w:t>
      </w:r>
      <w:r w:rsidRPr="00FF597F">
        <w:t xml:space="preserve"> reliable and, therefore, </w:t>
      </w:r>
      <w:r w:rsidRPr="00FF597F">
        <w:rPr>
          <w:rStyle w:val="StyleUnderline"/>
        </w:rPr>
        <w:t>admissible.</w:t>
      </w:r>
    </w:p>
    <w:p w14:paraId="410B0885" w14:textId="77777777" w:rsidR="00684B80" w:rsidRPr="00FF597F" w:rsidRDefault="00684B80" w:rsidP="00684B80">
      <w:r w:rsidRPr="00FF597F">
        <w:rPr>
          <w:rStyle w:val="StyleUnderline"/>
        </w:rPr>
        <w:t>Critics say judges perform poorly at this task, and there is some persuasive evidence to back up that criticism.</w:t>
      </w:r>
      <w:r w:rsidRPr="00FF597F">
        <w:t xml:space="preserve"> This makes some sense, given that most judges are trained in law, not scientific analysis. When making these determinations, judges tend to look to at what other courts have done, instead of the current state of the science.</w:t>
      </w:r>
    </w:p>
    <w:p w14:paraId="5F52B9BF" w14:textId="77777777" w:rsidR="00684B80" w:rsidRPr="00FF597F" w:rsidRDefault="00684B80" w:rsidP="00684B80">
      <w:r w:rsidRPr="00FF597F">
        <w:t xml:space="preserve">But in a system like ours, the question becomes: </w:t>
      </w:r>
      <w:r w:rsidRPr="00FF597F">
        <w:rPr>
          <w:rStyle w:val="StyleUnderline"/>
        </w:rPr>
        <w:t>If not judges, then who? Who should determine what expertise a jury will and won’t be allowed to hear at trial? Moreover, forensics has been plagued not only by scientifically dubious areas of specialization, even within the legitimate specialties, but individual witnesses have offered testimony that is unsupported by science. Some have suggested that a national committee of scientists assess the validity of an entire field like bite-mark analysis, or a common diagnosis such as Shaken Baby Syndrome.</w:t>
      </w:r>
      <w:r w:rsidRPr="00FF597F">
        <w:t xml:space="preserve"> But it wouldn’t be practical for such a committee to assess every challenge to an expert during criminal trials across the country.</w:t>
      </w:r>
    </w:p>
    <w:p w14:paraId="03ACAFA7" w14:textId="77777777" w:rsidR="00684B80" w:rsidRPr="00FF597F" w:rsidRDefault="00684B80" w:rsidP="00684B80">
      <w:pPr>
        <w:rPr>
          <w:b/>
          <w:u w:val="single"/>
        </w:rPr>
      </w:pPr>
      <w:r w:rsidRPr="00FF597F">
        <w:t xml:space="preserve">Obviously we need some way of assessing the reliability of scientific and expert testimony. </w:t>
      </w:r>
      <w:r w:rsidRPr="00FF597F">
        <w:rPr>
          <w:rStyle w:val="StyleUnderline"/>
        </w:rPr>
        <w:t>What would the ideal system look like?</w:t>
      </w:r>
    </w:p>
    <w:p w14:paraId="12DB564A" w14:textId="77777777" w:rsidR="00684B80" w:rsidRPr="00FF597F" w:rsidRDefault="00684B80" w:rsidP="00684B80">
      <w:pPr>
        <w:rPr>
          <w:i/>
          <w:iCs/>
          <w:u w:val="single"/>
        </w:rPr>
      </w:pPr>
      <w:r w:rsidRPr="00FF597F">
        <w:rPr>
          <w:i/>
          <w:iCs/>
          <w:highlight w:val="yellow"/>
          <w:u w:val="single"/>
        </w:rPr>
        <w:t>[DEBATE NOTE: THE FIRST PORTION OF THE TEXT (ABOVE) IS THE QUESTION THAT APPEARED BEFORE THE SERIES OF ANSWERS FROM EXPERTS]</w:t>
      </w:r>
    </w:p>
    <w:p w14:paraId="038A0657" w14:textId="77777777" w:rsidR="00684B80" w:rsidRPr="00FF597F" w:rsidRDefault="00684B80" w:rsidP="00684B80">
      <w:r w:rsidRPr="00FF597F">
        <w:t xml:space="preserve">Roger </w:t>
      </w:r>
      <w:r w:rsidRPr="00FF597F">
        <w:rPr>
          <w:rStyle w:val="StyleUnderline"/>
        </w:rPr>
        <w:t>Koppl, Forensic and National Security Sciences Institute, Syracuse University</w:t>
      </w:r>
    </w:p>
    <w:p w14:paraId="6121E695" w14:textId="77777777" w:rsidR="00684B80" w:rsidRPr="00FF597F" w:rsidRDefault="00684B80" w:rsidP="00684B80">
      <w:r w:rsidRPr="00FF597F">
        <w:t>The gate-keeping function of judges is rooted in the theory that scientific knowledge is completely different from other forms of human knowledge. Philosophers of science, however, have been unable to agree upon any standard separating “science” from “not science.” What happens if we view scientific and technical knowledge as equal to other knowledge? Then we may see the benefit of listening to both sides of the story.</w:t>
      </w:r>
    </w:p>
    <w:p w14:paraId="6C97DE0F" w14:textId="77777777" w:rsidR="00684B80" w:rsidRPr="00FF597F" w:rsidRDefault="00684B80" w:rsidP="00684B80">
      <w:r w:rsidRPr="00FF597F">
        <w:rPr>
          <w:rStyle w:val="StyleUnderline"/>
        </w:rPr>
        <w:t>There should be a real and substantive defense right to expertise. Then each side can make its case for what the forensic evidence shows. This “battle of experts” would be no “race to the bottom.” On the contrary! The two sides in our adversarial criminal-justice system have diametrically opposed interests. Thus, any relevant fact or argument will help one side and hurt the other side. Thus, “the battle of the experts” tends to flush out all the relevant facts and arguments, leaving the judge and jury with a more complete and balanced picture than one side alone would give them. And the contending experts are given an incentive to be clear, explicit, and helpful to the judge or jury</w:t>
      </w:r>
      <w:r w:rsidRPr="00FF597F">
        <w:t>.</w:t>
      </w:r>
    </w:p>
    <w:p w14:paraId="192ECFED" w14:textId="77777777" w:rsidR="00684B80" w:rsidRPr="00FF597F" w:rsidRDefault="00684B80" w:rsidP="00684B80">
      <w:r w:rsidRPr="00FF597F">
        <w:rPr>
          <w:rStyle w:val="StyleUnderline"/>
        </w:rPr>
        <w:t>When monopoly experts testify — that is, a court-appointed expert beholden to neither side — they may cave to the temptation to be a powerful and mysterious wizard. “It’s all very complicated, but I the powerful wizard can see the hidden truth!” But when you are competing with another such wizard, you have to actually explain things and show the judge or jury why your opinion makes sense. Competition turns wizards into teachers. If we had a real and substantive defense right to expertise, we could relieve judges of much of their gate-keeping functions</w:t>
      </w:r>
      <w:r w:rsidRPr="00FF597F">
        <w:t>. Instead of asking them to decide what expertise is real and what is fake, we could simply apply the same standards judges use to determine the admissibility of other forms of evidence. Is it relevant? Is it prejudicial? And so on.</w:t>
      </w:r>
    </w:p>
    <w:p w14:paraId="33EB6EEC" w14:textId="77777777" w:rsidR="00684B80" w:rsidRPr="00FF597F" w:rsidRDefault="00684B80" w:rsidP="00684B80">
      <w:pPr>
        <w:pStyle w:val="Heading4"/>
        <w:rPr>
          <w:rFonts w:cs="Times New Roman"/>
        </w:rPr>
      </w:pPr>
      <w:r w:rsidRPr="00FF597F">
        <w:rPr>
          <w:rFonts w:cs="Times New Roman"/>
        </w:rPr>
        <w:lastRenderedPageBreak/>
        <w:t>Court-appointed experts solve</w:t>
      </w:r>
    </w:p>
    <w:p w14:paraId="6A0B1392" w14:textId="77777777" w:rsidR="00684B80" w:rsidRPr="00FF597F" w:rsidRDefault="00684B80" w:rsidP="00684B80">
      <w:pPr>
        <w:rPr>
          <w:rStyle w:val="Style13ptBold"/>
        </w:rPr>
      </w:pPr>
      <w:r w:rsidRPr="00FF597F">
        <w:rPr>
          <w:rStyle w:val="Style13ptBold"/>
        </w:rPr>
        <w:t>Rubinfeld, Cal-Berkeley law professor, &amp; Cecil, former Federal Judicial Center Program on Scientific and Technical Evidence director, 18</w:t>
      </w:r>
    </w:p>
    <w:p w14:paraId="45FABEF3" w14:textId="77777777" w:rsidR="00684B80" w:rsidRPr="00FF597F" w:rsidRDefault="00684B80" w:rsidP="00684B80">
      <w:r w:rsidRPr="00FF597F">
        <w:t xml:space="preserve">[Daniel L., &amp; Joe S., 9/24/18, The American Academy of Arts &amp; Sciences, “Scientists as Experts Serving the Court”, Volume 147, No. 4, </w:t>
      </w:r>
      <w:hyperlink r:id="rId186" w:history="1">
        <w:r w:rsidRPr="00FF597F">
          <w:rPr>
            <w:rStyle w:val="Hyperlink"/>
          </w:rPr>
          <w:t>https://www.researchgate.net/publication/327999636_Scientists_as_Experts_Serving_the_Court</w:t>
        </w:r>
      </w:hyperlink>
      <w:r w:rsidRPr="00FF597F">
        <w:t>, p.154-156, accessed 6/22/20, MZK]</w:t>
      </w:r>
    </w:p>
    <w:p w14:paraId="3F7C543B" w14:textId="77777777" w:rsidR="00684B80" w:rsidRPr="00FF597F" w:rsidRDefault="00684B80" w:rsidP="00684B80">
      <w:r w:rsidRPr="00FF597F">
        <w:t xml:space="preserve">If, however, the court-appointed expert’s role is well-defined and appropriately cabined, we do not see these concerns as outweighing the opportunity for factfinders to reach more informed judgments based on sound scientific concepts.16 For example, in Monolithic Power Systems v. O2 Micro International, the United States Court of Appeals for the Federal Circuit ruled that the district court did not abuse its discretion in appointing an expert under Federal Rule 706.17 With respect to the appointment of electrical engineer Enrico Santi as a neutral expert, the court noted: </w:t>
      </w:r>
    </w:p>
    <w:p w14:paraId="1FB8411D" w14:textId="77777777" w:rsidR="00684B80" w:rsidRPr="00FF597F" w:rsidRDefault="00684B80" w:rsidP="00684B80">
      <w:r w:rsidRPr="00FF597F">
        <w:rPr>
          <w:u w:val="single"/>
        </w:rPr>
        <w:t>The predicaments inherent in court appointment of an independent expert and revelations to the jury about the expert’s neutral status trouble this court to some extent.</w:t>
      </w:r>
      <w:r w:rsidRPr="00FF597F">
        <w:t xml:space="preserve"> Courts and commentators alike have remarked that </w:t>
      </w:r>
      <w:r w:rsidRPr="00FF597F">
        <w:rPr>
          <w:u w:val="single"/>
        </w:rPr>
        <w:t>Rule 706 should be invoked only in rare and compelling circumstances</w:t>
      </w:r>
      <w:r w:rsidRPr="00FF597F">
        <w:t xml:space="preserve">. In re Joint E. &amp; S. Dists. Asbestos Litig., 830 F. Supp. 686, 693 (E.D.N.Y. 1993) (noting that “use of Rule 706 should be reserved for exceptional cases in which the ordinary adversary process does not suffice”); Wright, supra, § 6302 (“Rule 706 powers are properly invoked where the issues are complex and the parties’ experts have presented conflicting testimony that is difficult to reconcile or have otherwise failed to provide a sufficient basis for deciding the issues.”). However, </w:t>
      </w:r>
      <w:r w:rsidRPr="00FF597F">
        <w:rPr>
          <w:u w:val="single"/>
        </w:rPr>
        <w:t>under Ninth Circuit law, district courts enjoy wide latitude to make these appointments</w:t>
      </w:r>
      <w:r w:rsidRPr="00FF597F">
        <w:t xml:space="preserve">. This court perceives no abuse of discretion in this case where the district court was confronted by what it viewed as an unusually complex case and what appeared to be starkly conflicting expert testimony.18 </w:t>
      </w:r>
    </w:p>
    <w:p w14:paraId="7AA6BBAA" w14:textId="77777777" w:rsidR="00684B80" w:rsidRPr="00FF597F" w:rsidRDefault="00684B80" w:rsidP="00684B80">
      <w:r w:rsidRPr="00FF597F">
        <w:t xml:space="preserve">As an illustration of the use of a courtappointed expert, </w:t>
      </w:r>
      <w:r w:rsidRPr="00FF597F">
        <w:rPr>
          <w:u w:val="single"/>
        </w:rPr>
        <w:t>consider the Glass Containers Antitrust Litigation</w:t>
      </w:r>
      <w:r w:rsidRPr="00FF597F">
        <w:t>.19 The plaintiffs brought an antitrust price-fixing case against the major manufacturers of glass containers and sought to certify a single, national class that included all direct purchasers of manufactured glass containers. In order to certify such a class, the plaintiff was required to show that the class members suffered similar damages.20 In opposition to class certification, the defendants’ economic expert argued that there was substantial price variation among different types of glass containers and that the price variation was evidence that any harm that might have been suffered by putative class members would have varied substantially among individuals. After fur-ther discovery into manufacturing costs issues that both sides’ experts had avoided</w:t>
      </w:r>
      <w:r w:rsidRPr="00FF597F">
        <w:rPr>
          <w:u w:val="single"/>
        </w:rPr>
        <w:t xml:space="preserve">, the court-appointed expert </w:t>
      </w:r>
      <w:r w:rsidRPr="00FF597F">
        <w:t xml:space="preserve">and coauthor of this essay Daniel </w:t>
      </w:r>
      <w:r w:rsidRPr="00FF597F">
        <w:rPr>
          <w:u w:val="single"/>
        </w:rPr>
        <w:t>Rubinfeld found that variations in glass container pricing were best explained by a series of pricing equations</w:t>
      </w:r>
      <w:r w:rsidRPr="00FF597F">
        <w:t xml:space="preserve">, each of which explained pricing for a different type of container (such as a wine bottle or a pickle jar). Ultimately, District </w:t>
      </w:r>
      <w:r w:rsidRPr="00FF597F">
        <w:rPr>
          <w:u w:val="single"/>
        </w:rPr>
        <w:t xml:space="preserve">Court Judge Ilana Rovner followed Rubinfeld’s analysis </w:t>
      </w:r>
      <w:r w:rsidRPr="00FF597F">
        <w:t xml:space="preserve">by certifying a set of subclasses made up of a variety of types of glass containers. Although the litigation continued for some time, </w:t>
      </w:r>
      <w:r w:rsidRPr="00FF597F">
        <w:rPr>
          <w:u w:val="single"/>
        </w:rPr>
        <w:t>the eventual settlement of the case was driven in part by Rubinfeld’s expert report</w:t>
      </w:r>
      <w:r w:rsidRPr="00FF597F">
        <w:t xml:space="preserve">. </w:t>
      </w:r>
    </w:p>
    <w:p w14:paraId="697A698F" w14:textId="77777777" w:rsidR="00684B80" w:rsidRPr="00FF597F" w:rsidRDefault="00684B80" w:rsidP="00684B80">
      <w:r w:rsidRPr="00FF597F">
        <w:t>Several aspects of the role of the courtappointed expert in this case are worth noting. First, the plaintiff’s filing of a writ of mandamus, which questioned Judge Rovner’s plan to appoint a court-</w:t>
      </w:r>
      <w:r w:rsidRPr="00FF597F">
        <w:lastRenderedPageBreak/>
        <w:t xml:space="preserve">appointed expert, was rejected by the Seventh Circuit Court of Appeals.21 Second, Judge Rovner chose to have no ex parte contact with the court-appointed expert, a choice that avoided potential claims of bias on the part of the judge. Third, there is little doubt that, had the appointment of the neutral expert been made earlier in the litigation, the reports of the parties’ experts would have been more focused on the central issues in the case.22 Fourth, </w:t>
      </w:r>
      <w:r w:rsidRPr="00FF597F">
        <w:rPr>
          <w:u w:val="single"/>
        </w:rPr>
        <w:t>because the case involved substantial potential damages, the case was able to support focused expert discovery by the court-appointed expert, followed by his written report and oral testimony</w:t>
      </w:r>
      <w:r w:rsidRPr="00FF597F">
        <w:t xml:space="preserve">. Both sides responded at length in written replies, but chose to only minimally cross-examine the neutral expert’s oral testimony at a court-directed hearing. This may have reflected the parties’ fear of irritating Judge Rovner, who had made the appointment in the first place. </w:t>
      </w:r>
      <w:r w:rsidRPr="00FF597F">
        <w:rPr>
          <w:u w:val="single"/>
        </w:rPr>
        <w:t>Another example is the extensive use Judge Kimba Wood made,</w:t>
      </w:r>
      <w:r w:rsidRPr="00FF597F">
        <w:t xml:space="preserve"> over the plaintiff’s objection, </w:t>
      </w:r>
      <w:r w:rsidRPr="00FF597F">
        <w:rPr>
          <w:u w:val="single"/>
        </w:rPr>
        <w:t>of court-appointed expert economist Alfred Kahn in State of New York v. Kraft General Foods</w:t>
      </w:r>
      <w:r w:rsidRPr="00FF597F">
        <w:t xml:space="preserve">, Inc. 23 At issue was the legality of Kraft’s planned acquisition of Nabisco’s cereal assets. At Judge Wood’s request, the expert economists for both parties and Kahn appeared in court throughout the thirty-day bench trial. Not only opposing counsel but also Judge Wood and Kahn cross-examined each of the parties’ experts on each of the fundamental merger issues in the case: market definition, market power, and competitive effects. In the end, </w:t>
      </w:r>
      <w:r w:rsidRPr="00FF597F">
        <w:rPr>
          <w:u w:val="single"/>
        </w:rPr>
        <w:t>Kahn testified as to his views of each of these issues and, in turn, was available for cross-examination by both parties</w:t>
      </w:r>
      <w:r w:rsidRPr="00FF597F">
        <w:t>.</w:t>
      </w:r>
    </w:p>
    <w:p w14:paraId="18307615" w14:textId="77777777" w:rsidR="00684B80" w:rsidRPr="00FF597F" w:rsidRDefault="00684B80" w:rsidP="00684B80">
      <w:r w:rsidRPr="00FF597F">
        <w:t xml:space="preserve"> </w:t>
      </w:r>
      <w:r w:rsidRPr="00FF597F">
        <w:rPr>
          <w:u w:val="single"/>
        </w:rPr>
        <w:t>Kahn’s role</w:t>
      </w:r>
      <w:r w:rsidRPr="00FF597F">
        <w:t xml:space="preserve"> (and the role of his associates) in this matter </w:t>
      </w:r>
      <w:r w:rsidRPr="00FF597F">
        <w:rPr>
          <w:u w:val="single"/>
        </w:rPr>
        <w:t>was no doubt influential</w:t>
      </w:r>
      <w:r w:rsidRPr="00FF597F">
        <w:t>. While it was costly to the parties</w:t>
      </w:r>
      <w:r w:rsidRPr="00FF597F">
        <w:rPr>
          <w:u w:val="single"/>
        </w:rPr>
        <w:t>, it had the effect of focusing the testimony of the experts on critical issues and clarifying portions of the experts’ testimonies</w:t>
      </w:r>
      <w:r w:rsidRPr="00FF597F">
        <w:t xml:space="preserve"> for Judge Wood. Perhaps due in part to the role of the court-appointed expert, the State of New York chose not to appeal Judge Wood’s opinion in favor of Kraft.24</w:t>
      </w:r>
    </w:p>
    <w:p w14:paraId="162EC305" w14:textId="77777777" w:rsidR="00684B80" w:rsidRPr="00FF597F" w:rsidRDefault="00684B80" w:rsidP="00684B80"/>
    <w:p w14:paraId="1AFC63EC" w14:textId="77777777" w:rsidR="00684B80" w:rsidRPr="00FF597F" w:rsidRDefault="00684B80" w:rsidP="00684B80"/>
    <w:p w14:paraId="5F9204B0" w14:textId="77777777" w:rsidR="00684B80" w:rsidRPr="00FF597F" w:rsidRDefault="00684B80" w:rsidP="00684B80"/>
    <w:p w14:paraId="7FCAB75D" w14:textId="77777777" w:rsidR="00684B80" w:rsidRPr="00FF597F" w:rsidRDefault="00684B80" w:rsidP="00684B80">
      <w:pPr>
        <w:pStyle w:val="Heading4"/>
        <w:rPr>
          <w:rFonts w:cs="Times New Roman"/>
        </w:rPr>
      </w:pPr>
      <w:r w:rsidRPr="00FF597F">
        <w:rPr>
          <w:rFonts w:cs="Times New Roman"/>
        </w:rPr>
        <w:t>Court-appointed experts solve – provide neutral evaluations and consultations</w:t>
      </w:r>
    </w:p>
    <w:p w14:paraId="1EE96C6A" w14:textId="77777777" w:rsidR="00684B80" w:rsidRPr="00FF597F" w:rsidRDefault="00684B80" w:rsidP="00684B80">
      <w:pPr>
        <w:rPr>
          <w:rStyle w:val="Style13ptBold"/>
        </w:rPr>
      </w:pPr>
      <w:r w:rsidRPr="00FF597F">
        <w:rPr>
          <w:rStyle w:val="Style13ptBold"/>
        </w:rPr>
        <w:t>Rubinfeld, Cal-Berkeley law professor, &amp; Cecil, former Federal Judicial Center Program on Scientific and Technical Evidence director, 18</w:t>
      </w:r>
    </w:p>
    <w:p w14:paraId="7BF0DB45" w14:textId="77777777" w:rsidR="00684B80" w:rsidRPr="00FF597F" w:rsidRDefault="00684B80" w:rsidP="00684B80">
      <w:r w:rsidRPr="00FF597F">
        <w:t xml:space="preserve">[Daniel L., &amp; Joe S., 9/24/18, The American Academy of Arts &amp; Sciences, “Scientists as Experts Serving the Court”, Volume 147, No. 4, </w:t>
      </w:r>
      <w:hyperlink r:id="rId187" w:history="1">
        <w:r w:rsidRPr="00FF597F">
          <w:rPr>
            <w:rStyle w:val="Hyperlink"/>
          </w:rPr>
          <w:t>https://www.researchgate.net/publication/327999636_Scientists_as_Experts_Serving_the_Court</w:t>
        </w:r>
      </w:hyperlink>
      <w:r w:rsidRPr="00FF597F">
        <w:t>, p.154-156, accessed 6/22/20, MZK]</w:t>
      </w:r>
    </w:p>
    <w:p w14:paraId="6218F22E" w14:textId="77777777" w:rsidR="00684B80" w:rsidRPr="00FF597F" w:rsidRDefault="00684B80" w:rsidP="00684B80">
      <w:r w:rsidRPr="00FF597F">
        <w:rPr>
          <w:u w:val="single"/>
        </w:rPr>
        <w:t>Experts appointed</w:t>
      </w:r>
      <w:r w:rsidRPr="00FF597F">
        <w:t xml:space="preserve"> in accordance with Federal Rule of Evidence 706 </w:t>
      </w:r>
      <w:r w:rsidRPr="00FF597F">
        <w:rPr>
          <w:u w:val="single"/>
        </w:rPr>
        <w:t>are chosen by the judge following consultation with both parties, with expert fees and other costs typically borne equally by both sides</w:t>
      </w:r>
      <w:r w:rsidRPr="00FF597F">
        <w:t xml:space="preserve">. The principal role of court-appointed experts is to give expert testimony.11 </w:t>
      </w:r>
      <w:r w:rsidRPr="00FF597F">
        <w:rPr>
          <w:u w:val="single"/>
        </w:rPr>
        <w:t>The expert is expected to prepare an expert report</w:t>
      </w:r>
      <w:r w:rsidRPr="00FF597F">
        <w:t xml:space="preserve"> (oral or written) </w:t>
      </w:r>
      <w:r w:rsidRPr="00FF597F">
        <w:rPr>
          <w:u w:val="single"/>
        </w:rPr>
        <w:t>based on the available evidence and</w:t>
      </w:r>
      <w:r w:rsidRPr="00FF597F">
        <w:t xml:space="preserve">, as the case proceeds to trial, to </w:t>
      </w:r>
      <w:r w:rsidRPr="00FF597F">
        <w:rPr>
          <w:u w:val="single"/>
        </w:rPr>
        <w:t>be available for depositions and cross-examination by counsel</w:t>
      </w:r>
      <w:r w:rsidRPr="00FF597F">
        <w:t xml:space="preserve"> for both parties. Appointment of experts by the federal courts under Rule 706 is rare. A 1993 study by the Federal Judicial Center found that only half of the federal district court judges had ever appointed a Rule 706 expert, and only half of those had appointed an expert on more than one occasion.12 Nevertheless, an appropriately managed expert role can be highly beneficial to the court, although there remain some concerns.13</w:t>
      </w:r>
    </w:p>
    <w:p w14:paraId="720FC253" w14:textId="77777777" w:rsidR="00684B80" w:rsidRPr="00FF597F" w:rsidRDefault="00684B80" w:rsidP="00684B80">
      <w:r w:rsidRPr="00FF597F">
        <w:lastRenderedPageBreak/>
        <w:t xml:space="preserve"> On the positive side, </w:t>
      </w:r>
      <w:r w:rsidRPr="00FF597F">
        <w:rPr>
          <w:u w:val="single"/>
        </w:rPr>
        <w:t>court-appointed experts can clarify fundamental issues addressed by the parties’ experts and diminish the extent to which the court must rely on their testimony</w:t>
      </w:r>
      <w:r w:rsidRPr="00FF597F">
        <w:t xml:space="preserve">, perhaps securing agreement on undisputed facts from these experts or otherwise eliminating the need for them. </w:t>
      </w:r>
      <w:r w:rsidRPr="00FF597F">
        <w:rPr>
          <w:u w:val="single"/>
        </w:rPr>
        <w:t>Narrowing the role of the partisan experts</w:t>
      </w:r>
      <w:r w:rsidRPr="00FF597F">
        <w:t xml:space="preserve"> may not only save costs; it </w:t>
      </w:r>
      <w:r w:rsidRPr="00FF597F">
        <w:rPr>
          <w:u w:val="single"/>
        </w:rPr>
        <w:t>may also diminish any concerns that the judge or jury must rely on “hired guns” who are paid to take a position</w:t>
      </w:r>
      <w:r w:rsidRPr="00FF597F">
        <w:t xml:space="preserve">. More important, the conclusions of a court-appointed expert may encourage settlement or provide better grounding for the outcomes in cases that go to trial. </w:t>
      </w:r>
    </w:p>
    <w:p w14:paraId="619ECE68" w14:textId="77777777" w:rsidR="00684B80" w:rsidRPr="00FF597F" w:rsidRDefault="00684B80" w:rsidP="00684B80">
      <w:r w:rsidRPr="00FF597F">
        <w:rPr>
          <w:u w:val="single"/>
        </w:rPr>
        <w:t>Court-appointed experts facilitate settlements by offering a more “neutral” evaluation of the issues in the case, decreasing the possibility that the parties will cling to extreme positions.</w:t>
      </w:r>
      <w:r w:rsidRPr="00FF597F">
        <w:t xml:space="preserve"> Whether the expert suggests an appropriate outcome or simply presents an accurate characterization of the views of the two parties, the expected value of a case is likely to be different and more certain than it would be without the expert. These changes will typically enhance the likelihood that a case will settle.14 </w:t>
      </w:r>
    </w:p>
    <w:p w14:paraId="2461471F" w14:textId="77777777" w:rsidR="00684B80" w:rsidRPr="00FF597F" w:rsidRDefault="00684B80" w:rsidP="00684B80">
      <w:r w:rsidRPr="00FF597F">
        <w:t>Among the roles the court may define for an appointed expert are any or all of the following. First</w:t>
      </w:r>
      <w:r w:rsidRPr="00FF597F">
        <w:rPr>
          <w:u w:val="single"/>
        </w:rPr>
        <w:t>, the expert can brief the trier of fact (the judge or the jury) on foundational scientific and technical concepts that underlie the dispute between the parties</w:t>
      </w:r>
      <w:r w:rsidRPr="00FF597F">
        <w:t xml:space="preserve">. Second, </w:t>
      </w:r>
      <w:r w:rsidRPr="00FF597F">
        <w:rPr>
          <w:u w:val="single"/>
        </w:rPr>
        <w:t>the expert can assist the judge in determining whether the party expert’s testimony is sufficiently grounded in sound science to be admissible</w:t>
      </w:r>
      <w:r w:rsidRPr="00FF597F">
        <w:t xml:space="preserve"> by impartially summarizing the available research and informing the court of the extent of scientific consensus on an issue of import. Third, </w:t>
      </w:r>
      <w:r w:rsidRPr="00FF597F">
        <w:rPr>
          <w:u w:val="single"/>
        </w:rPr>
        <w:t>the expert can provide a conceptual framework that aids the judge and jury in assessing the validity of the different opinions offered by the parties’ experts</w:t>
      </w:r>
      <w:r w:rsidRPr="00FF597F">
        <w:t xml:space="preserve">. Finally, and most significant, the presence of a courtappointed expert can change the incentives of the partisan experts for the parties. Knowing that their work will be scrutinized by a highly qualified neutral expert appointed by the court, </w:t>
      </w:r>
      <w:r w:rsidRPr="00FF597F">
        <w:rPr>
          <w:u w:val="single"/>
        </w:rPr>
        <w:t>partisan experts are likely to give more focused testimony that is more firmly based on a solid scientific foundation</w:t>
      </w:r>
      <w:r w:rsidRPr="00FF597F">
        <w:t xml:space="preserve">.15 This will not only increase the likelihood of settlement, but, when cases do not settle, can also lead to scientifically sounder decisions by the trier of fact. </w:t>
      </w:r>
    </w:p>
    <w:p w14:paraId="42F233D9" w14:textId="77777777" w:rsidR="00684B80" w:rsidRPr="00FF597F" w:rsidRDefault="00684B80" w:rsidP="00684B80">
      <w:r w:rsidRPr="00FF597F">
        <w:t xml:space="preserve">There is, of course, no free lunch with the appointment of a neutral expert. First and most obvious is the increased costs in time and effort to the parties and to the court itself. Depending on the area of needed expertise, there may be substantial controversy as to the set of appropriate skills and qualifications of potential appointees. The court must then identify a suitable expert, screen the expert for conflicts of interest, and secure compensation for the expert from the parties. Additionally, it takes time to instruct the court-appointed expert on the tasks the expert must accomplish and to allow the appointed expert to become familiar with the issues in dispute. </w:t>
      </w:r>
      <w:r w:rsidRPr="00FF597F">
        <w:rPr>
          <w:u w:val="single"/>
        </w:rPr>
        <w:t>The parties must also spend time considering and responding to the findings and testimony of the appointed expert</w:t>
      </w:r>
      <w:r w:rsidRPr="00FF597F">
        <w:t>. These additional time and effort costs, along with the expert’s fees, translate into dollar costs that must be paid by the parties. Depending on what is in dispute</w:t>
      </w:r>
      <w:r w:rsidRPr="00FF597F">
        <w:rPr>
          <w:u w:val="single"/>
        </w:rPr>
        <w:t>, it may be difficult for a judge to justify these costs in a given case, and even harder for lawyers to justify the presence of court-appointed experts to their clients, especially when participation by an appointed expert could weaken their case</w:t>
      </w:r>
      <w:r w:rsidRPr="00FF597F">
        <w:t xml:space="preserve">. </w:t>
      </w:r>
    </w:p>
    <w:p w14:paraId="60BBDF86" w14:textId="77777777" w:rsidR="00684B80" w:rsidRDefault="00684B80" w:rsidP="00684B80">
      <w:r w:rsidRPr="00FF597F">
        <w:t>Second, court-appointed experts may undermine the authority of the judge or jury by acquiring an unentitled “aura of infallibility.” In the extreme, if not appropriately cabined, the expert could take over the judicial role by framing the resolution of scientific and technical issues in ways that intrude on the authority of the judge to interpret the law. While this is an unlikely possibility, the prospect that the lawyers for the parties may lose some control over presentation of their case may be a valid fear</w:t>
      </w:r>
      <w:r w:rsidRPr="00FF597F">
        <w:rPr>
          <w:u w:val="single"/>
        </w:rPr>
        <w:t xml:space="preserve">. Judges and juries are likely to discount the views of the parties’ experts when their views are in conflict with </w:t>
      </w:r>
      <w:r w:rsidRPr="00FF597F">
        <w:rPr>
          <w:u w:val="single"/>
        </w:rPr>
        <w:lastRenderedPageBreak/>
        <w:t>those of an expert appointed by the court</w:t>
      </w:r>
      <w:r w:rsidRPr="00FF597F">
        <w:t xml:space="preserve">, </w:t>
      </w:r>
      <w:r w:rsidRPr="00FF597F">
        <w:rPr>
          <w:u w:val="single"/>
        </w:rPr>
        <w:t>since the views of the court-appointed expert are</w:t>
      </w:r>
      <w:r w:rsidRPr="00FF597F">
        <w:t xml:space="preserve"> likely to be regarded </w:t>
      </w:r>
      <w:r w:rsidRPr="00FF597F">
        <w:rPr>
          <w:u w:val="single"/>
        </w:rPr>
        <w:t>as free of partisan bias.</w:t>
      </w:r>
      <w:r w:rsidRPr="00FF597F">
        <w:t xml:space="preserve"> But partisan bias is not the only bias that may affect an expert’s testimony. In some areas, disciplines are divided about the weight or quality of available evidence or the import of theory. A court-appointed expert may belong to one school of thought rather than another and this debatable intellectual bias may shape what the jury hears. </w:t>
      </w:r>
    </w:p>
    <w:p w14:paraId="227B13C3" w14:textId="77777777" w:rsidR="00684B80" w:rsidRPr="006B1D03" w:rsidRDefault="00684B80" w:rsidP="00684B80"/>
    <w:p w14:paraId="66B1F1E2" w14:textId="77777777" w:rsidR="00684B80" w:rsidRPr="00FF597F" w:rsidRDefault="00684B80" w:rsidP="00684B80">
      <w:pPr>
        <w:pStyle w:val="Heading3"/>
        <w:rPr>
          <w:rFonts w:cs="Times New Roman"/>
        </w:rPr>
      </w:pPr>
      <w:r w:rsidRPr="00FF597F">
        <w:rPr>
          <w:rFonts w:cs="Times New Roman"/>
        </w:rPr>
        <w:lastRenderedPageBreak/>
        <w:t>Experts Solvency – Accountability</w:t>
      </w:r>
    </w:p>
    <w:p w14:paraId="53996755" w14:textId="77777777" w:rsidR="00684B80" w:rsidRPr="00FF597F" w:rsidRDefault="00684B80" w:rsidP="00684B80"/>
    <w:p w14:paraId="3F1E07DD" w14:textId="77777777" w:rsidR="00684B80" w:rsidRPr="00FF597F" w:rsidRDefault="00684B80" w:rsidP="00684B80">
      <w:pPr>
        <w:pStyle w:val="Heading4"/>
        <w:rPr>
          <w:rFonts w:cs="Times New Roman"/>
        </w:rPr>
      </w:pPr>
      <w:r w:rsidRPr="00FF597F">
        <w:rPr>
          <w:rFonts w:cs="Times New Roman"/>
        </w:rPr>
        <w:t>Lack of accountability undermines expert conclusions</w:t>
      </w:r>
    </w:p>
    <w:p w14:paraId="7E2076E8" w14:textId="77777777" w:rsidR="00684B80" w:rsidRPr="00FF597F" w:rsidRDefault="00684B80" w:rsidP="00684B80">
      <w:r w:rsidRPr="00FF597F">
        <w:rPr>
          <w:rStyle w:val="Style13ptBold"/>
        </w:rPr>
        <w:t>Thomas, Oregon Capital Bureau, 19</w:t>
      </w:r>
      <w:r w:rsidRPr="00FF597F">
        <w:t xml:space="preserve"> </w:t>
      </w:r>
    </w:p>
    <w:p w14:paraId="3E7EA961" w14:textId="77777777" w:rsidR="00684B80" w:rsidRPr="00FF597F" w:rsidRDefault="00684B80" w:rsidP="00684B80">
      <w:r w:rsidRPr="00FF597F">
        <w:t xml:space="preserve">(Jake, 12/19/2019, Mail Tribune, “Forensic Justice Project helps lawyers become more scientifically literate,” </w:t>
      </w:r>
      <w:hyperlink r:id="rId188" w:history="1">
        <w:r w:rsidRPr="00FF597F">
          <w:rPr>
            <w:rStyle w:val="Hyperlink"/>
          </w:rPr>
          <w:t>https://mailtribune.com/news/state-news/forensic-justice-project-helps-lawyers-become-more-scientifically-literate</w:t>
        </w:r>
      </w:hyperlink>
      <w:r w:rsidRPr="00FF597F">
        <w:t>, accessed 6/23/2020, MM, NOTE: Purcal = Janis Purcal, founder of the Forensic Justice Project)</w:t>
      </w:r>
    </w:p>
    <w:p w14:paraId="1C34B4E6" w14:textId="77777777" w:rsidR="00684B80" w:rsidRPr="00FF597F" w:rsidRDefault="00684B80" w:rsidP="00684B80">
      <w:pPr>
        <w:rPr>
          <w:rStyle w:val="StyleUnderline"/>
        </w:rPr>
      </w:pPr>
      <w:r w:rsidRPr="00FF597F">
        <w:t xml:space="preserve">Puracal said one problem that frequently comes up is </w:t>
      </w:r>
      <w:r w:rsidRPr="00FF597F">
        <w:rPr>
          <w:rStyle w:val="StyleUnderline"/>
        </w:rPr>
        <w:t xml:space="preserve">expert testimony that goes beyond what the science supports. She said experts sometimes seem wedded to a conclusion or aren’t up to date on the science. </w:t>
      </w:r>
      <w:r w:rsidRPr="00FF597F">
        <w:t xml:space="preserve">She said </w:t>
      </w:r>
      <w:r w:rsidRPr="00FF597F">
        <w:rPr>
          <w:rStyle w:val="StyleUnderline"/>
        </w:rPr>
        <w:t>that’s particularly important for DNA analysis</w:t>
      </w:r>
      <w:r w:rsidRPr="00FF597F">
        <w:t xml:space="preserve">. She said that </w:t>
      </w:r>
      <w:r w:rsidRPr="00FF597F">
        <w:rPr>
          <w:rStyle w:val="StyleUnderline"/>
        </w:rPr>
        <w:t>the amount of DNA that can be tested for has gotten smaller</w:t>
      </w:r>
      <w:r w:rsidRPr="00FF597F">
        <w:t xml:space="preserve">. While useful, she said </w:t>
      </w:r>
      <w:r w:rsidRPr="00FF597F">
        <w:rPr>
          <w:rStyle w:val="StyleUnderline"/>
        </w:rPr>
        <w:t>smaller amounts open up the possibility of contamination or multiple people’s DNA getting mixed</w:t>
      </w:r>
      <w:r w:rsidRPr="00FF597F">
        <w:t>. “</w:t>
      </w:r>
      <w:r w:rsidRPr="00FF597F">
        <w:rPr>
          <w:rStyle w:val="StyleUnderline"/>
        </w:rPr>
        <w:t>The jury gets captivated by forensic science</w:t>
      </w:r>
      <w:r w:rsidRPr="00FF597F">
        <w:t>,” said Puracal. “</w:t>
      </w:r>
      <w:r w:rsidRPr="00FF597F">
        <w:rPr>
          <w:rStyle w:val="StyleUnderline"/>
        </w:rPr>
        <w:t>You come in with an expert and it’s impressive, and the jury will defer to that expert. And that means that we need to make sure that good science is coming into the courtroom and not leading to wrongful convictions</w:t>
      </w:r>
      <w:r w:rsidRPr="00FF597F">
        <w:t xml:space="preserve">.” Brown said the earlier studies of forensic evidence questioned long-established “comparison analysis” using evidence such as bite marks, tire tracks or footprints to prove a suspect’s guilt. He said that while less of this evidence is being used in Oregon courts, there are still problems. He said </w:t>
      </w:r>
      <w:r w:rsidRPr="00FF597F">
        <w:rPr>
          <w:rStyle w:val="StyleUnderline"/>
        </w:rPr>
        <w:t>there’s no statewide standard for how fingerprints are used. He pointed to a 2016 appeals court case involving a woman who was convicted of burglary on a single fingerprint left on a bottle. The bottle — and the fingerprint evidence — was discarded by police, and the case remains under appeal.</w:t>
      </w:r>
      <w:r w:rsidRPr="00FF597F">
        <w:t xml:space="preserve"> Puracal said the Forensic Justice Project will focus on cases involving DNA as well as diagnoses of abusive head trauma, commonly known as shaken baby syndrome. She said </w:t>
      </w:r>
      <w:r w:rsidRPr="00FF597F">
        <w:rPr>
          <w:rStyle w:val="StyleUnderline"/>
        </w:rPr>
        <w:t xml:space="preserve">experts will often testify that they are certain a child was abused rather than injured by an accident. </w:t>
      </w:r>
      <w:r w:rsidRPr="00FF597F">
        <w:t>“</w:t>
      </w:r>
      <w:r w:rsidRPr="00FF597F">
        <w:rPr>
          <w:rStyle w:val="StyleUnderline"/>
        </w:rPr>
        <w:t>We know that a baby could be abused</w:t>
      </w:r>
      <w:r w:rsidRPr="00FF597F">
        <w:t>,” she said. “</w:t>
      </w:r>
      <w:r w:rsidRPr="00FF597F">
        <w:rPr>
          <w:rStyle w:val="StyleUnderline"/>
        </w:rPr>
        <w:t>But the problem is that the science doesn’t tell us that this baby was abused and not injured by some accident or some disease or disorder.”</w:t>
      </w:r>
    </w:p>
    <w:p w14:paraId="2D0C9A0C" w14:textId="77777777" w:rsidR="00684B80" w:rsidRPr="00FF597F" w:rsidRDefault="00684B80" w:rsidP="00684B80"/>
    <w:p w14:paraId="577E8491" w14:textId="77777777" w:rsidR="00684B80" w:rsidRPr="00B6476A" w:rsidRDefault="00684B80" w:rsidP="00684B80">
      <w:pPr>
        <w:pStyle w:val="Heading4"/>
      </w:pPr>
      <w:r w:rsidRPr="00B6476A">
        <w:t>Unregulated expert testimony decreases the usefulness of expert opinions in trial</w:t>
      </w:r>
    </w:p>
    <w:p w14:paraId="2BB09016" w14:textId="77777777" w:rsidR="00684B80" w:rsidRPr="00B6476A" w:rsidRDefault="00684B80" w:rsidP="00684B80">
      <w:pPr>
        <w:rPr>
          <w:rStyle w:val="Style13ptBold"/>
        </w:rPr>
      </w:pPr>
      <w:r w:rsidRPr="00B6476A">
        <w:rPr>
          <w:rStyle w:val="Style13ptBold"/>
        </w:rPr>
        <w:t>Giannelli, Case Western Reserve University School of Law Professor, 3</w:t>
      </w:r>
    </w:p>
    <w:p w14:paraId="2F945490" w14:textId="77777777" w:rsidR="00684B80" w:rsidRPr="006B56A6" w:rsidRDefault="00684B80" w:rsidP="00684B80">
      <w:r w:rsidRPr="006B56A6">
        <w:t xml:space="preserve">[Paul, 1993, Journal of Law and Criminology, “Junk Science: The Criminal Cases”, https://scholarlycommons.law.northwestern.edu/cgi/viewcontent.cgi?referer=https://www.google.com/&amp;httpsredir=1&amp;article=6771&amp;context=jclc, </w:t>
      </w:r>
      <w:r>
        <w:t xml:space="preserve">Vol. 84, No. 1, p.105-110,  </w:t>
      </w:r>
      <w:r w:rsidRPr="006B56A6">
        <w:t>accessed 6/23/20, MZK]</w:t>
      </w:r>
    </w:p>
    <w:p w14:paraId="687CF778" w14:textId="77777777" w:rsidR="00684B80" w:rsidRPr="006B56A6" w:rsidRDefault="00684B80" w:rsidP="00684B80">
      <w:pPr>
        <w:rPr>
          <w:sz w:val="26"/>
          <w:szCs w:val="26"/>
        </w:rPr>
      </w:pPr>
      <w:r w:rsidRPr="006B56A6">
        <w:rPr>
          <w:sz w:val="26"/>
          <w:szCs w:val="26"/>
        </w:rPr>
        <w:t xml:space="preserve">Currently, </w:t>
      </w:r>
      <w:r w:rsidRPr="006B56A6">
        <w:rPr>
          <w:sz w:val="26"/>
          <w:szCs w:val="26"/>
          <w:u w:val="single"/>
        </w:rPr>
        <w:t>the role of expert witnesses in civil trials is under vigorous attack.</w:t>
      </w:r>
      <w:r w:rsidRPr="006B56A6">
        <w:rPr>
          <w:sz w:val="26"/>
          <w:szCs w:val="26"/>
        </w:rPr>
        <w:t xml:space="preserve"> </w:t>
      </w:r>
      <w:r w:rsidRPr="006B56A6">
        <w:rPr>
          <w:sz w:val="26"/>
          <w:szCs w:val="26"/>
          <w:u w:val="single"/>
        </w:rPr>
        <w:t>"Expert testimony is becoming an embarrassment to the law of evidence</w:t>
      </w:r>
      <w:r w:rsidRPr="006B56A6">
        <w:rPr>
          <w:sz w:val="26"/>
          <w:szCs w:val="26"/>
        </w:rPr>
        <w:t xml:space="preserve">," notes one commentator.' Articles like those entitled "Experts up to here' 2 and "The Case Against Expert Witnesses" 3 appear in Forbes and Fortune. Terms such as "junk science," "litigation medicine," "fringe science," and "frontier science" are in vogue.4 </w:t>
      </w:r>
      <w:r w:rsidRPr="006B56A6">
        <w:rPr>
          <w:sz w:val="26"/>
          <w:szCs w:val="26"/>
          <w:u w:val="single"/>
        </w:rPr>
        <w:t>Physicians complain that</w:t>
      </w:r>
      <w:r w:rsidRPr="006B56A6">
        <w:rPr>
          <w:sz w:val="26"/>
          <w:szCs w:val="26"/>
        </w:rPr>
        <w:t xml:space="preserve"> "[1]</w:t>
      </w:r>
      <w:r w:rsidRPr="006B56A6">
        <w:rPr>
          <w:sz w:val="26"/>
          <w:szCs w:val="26"/>
          <w:u w:val="single"/>
        </w:rPr>
        <w:t xml:space="preserve">egal cases can now be decided on the type of evidence that the </w:t>
      </w:r>
      <w:r w:rsidRPr="006B56A6">
        <w:rPr>
          <w:sz w:val="26"/>
          <w:szCs w:val="26"/>
          <w:u w:val="single"/>
        </w:rPr>
        <w:lastRenderedPageBreak/>
        <w:t>scientific community rejected decades ago</w:t>
      </w:r>
      <w:r w:rsidRPr="006B56A6">
        <w:rPr>
          <w:sz w:val="26"/>
          <w:szCs w:val="26"/>
        </w:rPr>
        <w:t xml:space="preserve">." 5 A. THE FEDERAL RULES OF EVIDENCE The expert testimony provisions of the Federal Rules of Evidence are the focal point of criticism. Adopted in 1975, </w:t>
      </w:r>
      <w:r w:rsidRPr="006B56A6">
        <w:rPr>
          <w:sz w:val="26"/>
          <w:szCs w:val="26"/>
          <w:u w:val="single"/>
        </w:rPr>
        <w:t>the Federal Rules "revolutionized ' 6 the role of experts by "sweep[ing] away the restrictive dogma that curtailed expert proof."</w:t>
      </w:r>
      <w:r w:rsidRPr="006B56A6">
        <w:rPr>
          <w:sz w:val="26"/>
          <w:szCs w:val="26"/>
        </w:rPr>
        <w:t>' 7 By 1986, however</w:t>
      </w:r>
      <w:r w:rsidRPr="006B56A6">
        <w:rPr>
          <w:sz w:val="26"/>
          <w:szCs w:val="26"/>
          <w:u w:val="single"/>
        </w:rPr>
        <w:t>, a backlash against the expanded role of experts had developed.</w:t>
      </w:r>
      <w:r w:rsidRPr="006B56A6">
        <w:rPr>
          <w:sz w:val="26"/>
          <w:szCs w:val="26"/>
        </w:rPr>
        <w:t xml:space="preserve"> Judge Higginbotham of the Fifth Circuit Court of Appeals wrote that it "is time to take hold of expert testimony in federal trials."</w:t>
      </w:r>
    </w:p>
    <w:p w14:paraId="1D2EAAA9" w14:textId="77777777" w:rsidR="00684B80" w:rsidRPr="006B56A6" w:rsidRDefault="00684B80" w:rsidP="00684B80">
      <w:pPr>
        <w:rPr>
          <w:sz w:val="26"/>
          <w:szCs w:val="26"/>
        </w:rPr>
      </w:pPr>
      <w:r w:rsidRPr="006B56A6">
        <w:rPr>
          <w:sz w:val="26"/>
          <w:szCs w:val="26"/>
        </w:rPr>
        <w:t>There are two aspects to his criticism. First, "</w:t>
      </w:r>
      <w:r w:rsidRPr="006B56A6">
        <w:rPr>
          <w:sz w:val="26"/>
          <w:szCs w:val="26"/>
          <w:u w:val="single"/>
        </w:rPr>
        <w:t>experts whose opinions are available to the highest bidder have no place testifying in a court of law</w:t>
      </w:r>
      <w:r w:rsidRPr="006B56A6">
        <w:rPr>
          <w:sz w:val="26"/>
          <w:szCs w:val="26"/>
        </w:rPr>
        <w:t xml:space="preserve">." 9 Second, </w:t>
      </w:r>
      <w:r w:rsidRPr="006B56A6">
        <w:rPr>
          <w:sz w:val="26"/>
          <w:szCs w:val="26"/>
          <w:u w:val="single"/>
        </w:rPr>
        <w:t>courts should reject "opinions of experts not based upon a generally accepted scientific principle.</w:t>
      </w:r>
      <w:r w:rsidRPr="006B56A6">
        <w:rPr>
          <w:sz w:val="26"/>
          <w:szCs w:val="26"/>
        </w:rPr>
        <w:t xml:space="preserve">"' 10 The general acceptance standard for the admissibility of novel scientific evidence is derived from Frye v. United States,II a 1923 decision prohibiting the admissibility of polygraph evidence. </w:t>
      </w:r>
      <w:r w:rsidRPr="006B56A6">
        <w:rPr>
          <w:sz w:val="26"/>
          <w:szCs w:val="26"/>
          <w:u w:val="single"/>
        </w:rPr>
        <w:t xml:space="preserve">The Frye test requires that scientific evidence be generally accepted in the scientific community as a prerequisite to admissibility; </w:t>
      </w:r>
      <w:r w:rsidRPr="006B56A6">
        <w:rPr>
          <w:sz w:val="26"/>
          <w:szCs w:val="26"/>
        </w:rPr>
        <w:t>it is more restrictive than Federal Rule 702,12 a deceptively simple provision. Rule 702 provides</w:t>
      </w:r>
      <w:r w:rsidRPr="006B56A6">
        <w:rPr>
          <w:sz w:val="26"/>
          <w:szCs w:val="26"/>
          <w:u w:val="single"/>
        </w:rPr>
        <w:t>: If scientific, technical, or other specialized knowledge will assist the trier of fact to understand the evidence or to determine a fact in issue, a witness qualified as an expert by knowledge, skill, experience, training, or education, may testify thereto in the form of an opinion or otherwise</w:t>
      </w:r>
      <w:r w:rsidRPr="006B56A6">
        <w:rPr>
          <w:sz w:val="26"/>
          <w:szCs w:val="26"/>
        </w:rPr>
        <w:t>. 1</w:t>
      </w:r>
    </w:p>
    <w:p w14:paraId="2255D6BC" w14:textId="77777777" w:rsidR="00684B80" w:rsidRPr="006B56A6" w:rsidRDefault="00684B80" w:rsidP="00684B80">
      <w:pPr>
        <w:rPr>
          <w:sz w:val="26"/>
          <w:szCs w:val="26"/>
        </w:rPr>
      </w:pPr>
      <w:r w:rsidRPr="006B56A6">
        <w:rPr>
          <w:sz w:val="26"/>
          <w:szCs w:val="26"/>
        </w:rPr>
        <w:t xml:space="preserve">Instead of Frye's demand for general scientific acceptance, mere "assistance" to the jury is the touchstone of admissibility under Rule 702.14 Peter Huber, a prominent critic of the federal rules of evidence, coined the phrase "junk science" to describe judicial acceptance of unreliable expert testimony. His book, Galileo's Revenge: Junk Science in the Courtroom, sparked a heated debate about the nature and extent of the abuse of science in litigation. 1 5 </w:t>
      </w:r>
      <w:r w:rsidRPr="006B56A6">
        <w:rPr>
          <w:sz w:val="26"/>
          <w:szCs w:val="26"/>
          <w:u w:val="single"/>
        </w:rPr>
        <w:t>Huber's most sensational example of junk science involved a "soothsayer" who "with the backing of expert testimony from a doctor and several police department officials" won a million dollar jury award due to the loss of her "psychic powers following a CAT scan</w:t>
      </w:r>
      <w:r w:rsidRPr="006B56A6">
        <w:rPr>
          <w:sz w:val="26"/>
          <w:szCs w:val="26"/>
        </w:rPr>
        <w:t xml:space="preserve">."1 6 Huber advocates the Frye test as the way to curtail the use of junk science. 17 These attacks on scientific evidence have not gone unheeded. </w:t>
      </w:r>
      <w:r w:rsidRPr="006B56A6">
        <w:rPr>
          <w:sz w:val="26"/>
          <w:szCs w:val="26"/>
          <w:u w:val="single"/>
        </w:rPr>
        <w:t>Judges now feel compelled to justify their decisions to admit expert testimony by claiming that the evidence "is not 'junk science"' and that the expert "is no quack.</w:t>
      </w:r>
      <w:r w:rsidRPr="006B56A6">
        <w:rPr>
          <w:sz w:val="26"/>
          <w:szCs w:val="26"/>
        </w:rPr>
        <w:t xml:space="preserve">"18 Furthermore, some courts are raising obstacles to the admissibility of scientific evidence. By 1991, the Fifth Circuit, sitting en banc, was prepared to apply the restrictive Frye test to civil cases, a significant departure from prior practice. 19 In response to such developments, momentum for reform began with the Civil Rules Committee, which proposed an amendment to Federal Rule 702 in 1991. </w:t>
      </w:r>
      <w:r w:rsidRPr="006B56A6">
        <w:rPr>
          <w:sz w:val="26"/>
          <w:szCs w:val="26"/>
          <w:u w:val="single"/>
        </w:rPr>
        <w:t xml:space="preserve">The proposal </w:t>
      </w:r>
      <w:r w:rsidRPr="006B56A6">
        <w:rPr>
          <w:sz w:val="26"/>
          <w:szCs w:val="26"/>
          <w:u w:val="single"/>
        </w:rPr>
        <w:lastRenderedPageBreak/>
        <w:t>requires expert testimony to "substantially" assist, rather than merely "assist," the trier of fact, and then only if the testimony is based on "reasonably reliable" information</w:t>
      </w:r>
      <w:r w:rsidRPr="006B56A6">
        <w:rPr>
          <w:sz w:val="26"/>
          <w:szCs w:val="26"/>
        </w:rPr>
        <w:t xml:space="preserve">. 20 The last provision apparently embodies a modified Frye rule.2 1 </w:t>
      </w:r>
      <w:r w:rsidRPr="006B56A6">
        <w:rPr>
          <w:sz w:val="26"/>
          <w:szCs w:val="26"/>
          <w:u w:val="single"/>
        </w:rPr>
        <w:t>The Committee also proposed more expansive discovery of expert testimony in civil cases, including disclosure of a detailed written report "previewing" the expert's testimony</w:t>
      </w:r>
      <w:r w:rsidRPr="006B56A6">
        <w:rPr>
          <w:sz w:val="26"/>
          <w:szCs w:val="26"/>
        </w:rPr>
        <w:t>.</w:t>
      </w:r>
    </w:p>
    <w:p w14:paraId="521BACC2" w14:textId="77777777" w:rsidR="00684B80" w:rsidRPr="006B56A6" w:rsidRDefault="00684B80" w:rsidP="00684B80">
      <w:pPr>
        <w:rPr>
          <w:sz w:val="26"/>
          <w:szCs w:val="26"/>
        </w:rPr>
      </w:pPr>
      <w:r w:rsidRPr="006B56A6">
        <w:rPr>
          <w:sz w:val="26"/>
          <w:szCs w:val="26"/>
        </w:rPr>
        <w:t xml:space="preserve"> 22 Thisdiscovery provision is tied directly to Rule 702; failure to comply with the discovery rule renders the expert's testimony inadmissible. 23 The impetus for reform, however, was not limited to the judicial arena. The President's Council on Competitiveness, chaired by former Vice President Dan Quayle, established a Civil Justice Reform Task Force. 24 Once again, expert testimony was targeted. Quayle declared that "it is time to reject the notion that 'junk science' is truly relevant evidence." 25 </w:t>
      </w:r>
      <w:r w:rsidRPr="006B56A6">
        <w:rPr>
          <w:sz w:val="26"/>
          <w:szCs w:val="26"/>
          <w:u w:val="single"/>
        </w:rPr>
        <w:t>The Task Force offered its own amendment to Federal Rule 702. It tracked the proposal of the Civil Rules Committee, requiring expert testimony to provide "substantial" assistance to the trier of fact</w:t>
      </w:r>
      <w:r w:rsidRPr="006B56A6">
        <w:rPr>
          <w:sz w:val="26"/>
          <w:szCs w:val="26"/>
        </w:rPr>
        <w:t>; the Task Force then added two new provisions. First</w:t>
      </w:r>
      <w:r w:rsidRPr="006B56A6">
        <w:rPr>
          <w:sz w:val="26"/>
          <w:szCs w:val="26"/>
          <w:u w:val="single"/>
        </w:rPr>
        <w:t>, expert testimony must be "based on a widely accepted explanatory theory.</w:t>
      </w:r>
      <w:r w:rsidRPr="006B56A6">
        <w:rPr>
          <w:sz w:val="26"/>
          <w:szCs w:val="26"/>
        </w:rPr>
        <w:t>" Second</w:t>
      </w:r>
      <w:r w:rsidRPr="006B56A6">
        <w:rPr>
          <w:sz w:val="26"/>
          <w:szCs w:val="26"/>
          <w:u w:val="single"/>
        </w:rPr>
        <w:t xml:space="preserve">, an expert receiving a contingent fee may not testify. </w:t>
      </w:r>
      <w:r w:rsidRPr="006B56A6">
        <w:rPr>
          <w:sz w:val="26"/>
          <w:szCs w:val="26"/>
        </w:rPr>
        <w:t xml:space="preserve">26 </w:t>
      </w:r>
    </w:p>
    <w:p w14:paraId="0ABF6CBD" w14:textId="77777777" w:rsidR="00684B80" w:rsidRPr="006B56A6" w:rsidRDefault="00684B80" w:rsidP="00684B80">
      <w:pPr>
        <w:rPr>
          <w:sz w:val="26"/>
          <w:szCs w:val="26"/>
        </w:rPr>
      </w:pPr>
      <w:r w:rsidRPr="006B56A6">
        <w:rPr>
          <w:sz w:val="26"/>
          <w:szCs w:val="26"/>
        </w:rPr>
        <w:t>Not waiting for the amendment process, former President Bush imposed these requirements on government attorneys in civil cases by executive order.27 Under this order, a theory is considered "widely accepted" if it is propounded by at least a substantial minority of experts in the relevant field. 28 With this backdrop, the U.S. Supreme Court took certiorari in Daubert v. Merrell Dow Pharmaceuticals, Inc. 29 to determine whether the Frye test survived the adoption of the Federal Rules of Evidence. Daubert involved the admissibility of expert testimony concerning whether Bendectin, an anti-nausea drug, causes birth defects.</w:t>
      </w:r>
    </w:p>
    <w:p w14:paraId="6CBB5577" w14:textId="77777777" w:rsidR="00684B80" w:rsidRPr="006B56A6" w:rsidRDefault="00684B80" w:rsidP="00684B80">
      <w:pPr>
        <w:rPr>
          <w:sz w:val="26"/>
          <w:szCs w:val="26"/>
        </w:rPr>
      </w:pPr>
    </w:p>
    <w:p w14:paraId="69CAA905" w14:textId="77777777" w:rsidR="00684B80" w:rsidRPr="00FF597F" w:rsidRDefault="00684B80" w:rsidP="00684B80"/>
    <w:p w14:paraId="1EC30926" w14:textId="77777777" w:rsidR="00684B80" w:rsidRPr="00FF597F" w:rsidRDefault="00684B80" w:rsidP="00684B80"/>
    <w:p w14:paraId="3B42B299" w14:textId="77777777" w:rsidR="00684B80" w:rsidRPr="00FF597F" w:rsidRDefault="00684B80" w:rsidP="00684B80">
      <w:pPr>
        <w:pStyle w:val="Heading3"/>
        <w:rPr>
          <w:rFonts w:cs="Times New Roman"/>
        </w:rPr>
      </w:pPr>
      <w:r w:rsidRPr="00FF597F">
        <w:rPr>
          <w:rFonts w:cs="Times New Roman"/>
        </w:rPr>
        <w:lastRenderedPageBreak/>
        <w:t>AT – No Consensus on Solvency</w:t>
      </w:r>
    </w:p>
    <w:p w14:paraId="08CA6F7A" w14:textId="77777777" w:rsidR="00684B80" w:rsidRPr="00FF597F" w:rsidRDefault="00684B80" w:rsidP="00684B80"/>
    <w:p w14:paraId="59235144" w14:textId="77777777" w:rsidR="00684B80" w:rsidRPr="00FF597F" w:rsidRDefault="00684B80" w:rsidP="00684B80">
      <w:pPr>
        <w:pStyle w:val="Heading4"/>
        <w:rPr>
          <w:rFonts w:cs="Times New Roman"/>
        </w:rPr>
      </w:pPr>
      <w:r w:rsidRPr="00FF597F">
        <w:rPr>
          <w:rFonts w:cs="Times New Roman"/>
        </w:rPr>
        <w:t>Despite differences, experts agree on basic reforms – equalizing funding, expanding appeals, independent forensics labs</w:t>
      </w:r>
    </w:p>
    <w:p w14:paraId="3AF19584" w14:textId="77777777" w:rsidR="00684B80" w:rsidRPr="00FF597F" w:rsidRDefault="00684B80" w:rsidP="00684B80">
      <w:pPr>
        <w:rPr>
          <w:rStyle w:val="Style13ptBold"/>
        </w:rPr>
      </w:pPr>
      <w:r w:rsidRPr="00FF597F">
        <w:rPr>
          <w:rStyle w:val="Style13ptBold"/>
        </w:rPr>
        <w:t>Balko, Washington Post opinion columnist, 19</w:t>
      </w:r>
    </w:p>
    <w:p w14:paraId="6101AD70" w14:textId="77777777" w:rsidR="00684B80" w:rsidRPr="00FF597F" w:rsidRDefault="00684B80" w:rsidP="00684B80">
      <w:r w:rsidRPr="00FF597F">
        <w:t xml:space="preserve">[Radley, 6-20-19, Washington Post, “We need to fix forensics. But how?”, </w:t>
      </w:r>
      <w:hyperlink r:id="rId189" w:history="1">
        <w:r w:rsidRPr="00FF597F">
          <w:rPr>
            <w:rStyle w:val="Hyperlink"/>
          </w:rPr>
          <w:t>https://www.washingtonpost.com/opinions/2019/06/20/we-need-fix-forensics-how/</w:t>
        </w:r>
      </w:hyperlink>
      <w:r w:rsidRPr="00FF597F">
        <w:t>, accessed 6-21-20, AFB]</w:t>
      </w:r>
    </w:p>
    <w:p w14:paraId="18677C47" w14:textId="77777777" w:rsidR="00684B80" w:rsidRPr="00FF597F" w:rsidRDefault="00684B80" w:rsidP="00684B80"/>
    <w:p w14:paraId="55177A6C" w14:textId="77777777" w:rsidR="00684B80" w:rsidRPr="00FF597F" w:rsidRDefault="00684B80" w:rsidP="00684B80">
      <w:pPr>
        <w:rPr>
          <w:rStyle w:val="StyleUnderline"/>
        </w:rPr>
      </w:pPr>
      <w:r w:rsidRPr="00FF597F">
        <w:t xml:space="preserve">The respondents offered a wide array of ideas and some disagreement about the path forward. But </w:t>
      </w:r>
      <w:r w:rsidRPr="00FF597F">
        <w:rPr>
          <w:rStyle w:val="StyleUnderline"/>
        </w:rPr>
        <w:t>a few proposals found support from multiple respondents. While there was disagreement over whether the United States should move toward court-appointed experts</w:t>
      </w:r>
      <w:r w:rsidRPr="00FF597F">
        <w:t xml:space="preserve"> (as opposed to allowing the prosecution and defense to pick their own experts), </w:t>
      </w:r>
      <w:r w:rsidRPr="00FF597F">
        <w:rPr>
          <w:rStyle w:val="StyleUnderline"/>
        </w:rPr>
        <w:t>most agreed that if we’re going to continue with the current system, defense lawyers should be given the same amount of money to hire experts as the prosecution, or at least enough money to hire their own competent experts. Several of the respondents pointed out that judges have a much better record of screening out bad expertise in civil cases, where all parties tend to be well-funded.</w:t>
      </w:r>
    </w:p>
    <w:p w14:paraId="00C057C8" w14:textId="77777777" w:rsidR="00684B80" w:rsidRPr="00FF597F" w:rsidRDefault="00684B80" w:rsidP="00684B80">
      <w:r w:rsidRPr="00FF597F">
        <w:rPr>
          <w:rStyle w:val="StyleUnderline"/>
        </w:rPr>
        <w:t>Many expressed support for the junk-science writ — a law that provides an opening to appeal for those convicted with expert testimony that was later discredited by the scientific community.</w:t>
      </w:r>
      <w:r w:rsidRPr="00FF597F">
        <w:t xml:space="preserve"> Texas and California have both passed such a law. Lawmakers in Virginia recently rejected the idea.</w:t>
      </w:r>
    </w:p>
    <w:p w14:paraId="6DF43F43" w14:textId="77777777" w:rsidR="00684B80" w:rsidRPr="00FF597F" w:rsidRDefault="00684B80" w:rsidP="00684B80">
      <w:pPr>
        <w:rPr>
          <w:rStyle w:val="StyleUnderline"/>
        </w:rPr>
      </w:pPr>
      <w:r w:rsidRPr="00FF597F">
        <w:rPr>
          <w:rStyle w:val="StyleUnderline"/>
        </w:rPr>
        <w:t>Most panelists agreed that making forensic labs independent — moving them from under the auspices of law enforcement — would be a huge improvement, and would go a long way toward reducing cognitive bias</w:t>
      </w:r>
      <w:r w:rsidRPr="00FF597F">
        <w:t xml:space="preserve">. </w:t>
      </w:r>
      <w:r w:rsidRPr="00FF597F">
        <w:rPr>
          <w:rStyle w:val="StyleUnderline"/>
        </w:rPr>
        <w:t>But there was disagreement about how easy this would be to accomplish</w:t>
      </w:r>
      <w:r w:rsidRPr="00FF597F">
        <w:t xml:space="preserve">. Some of the respondents thought it would take little effort, while others anticipated a lot of resistance from police and prosecutors. </w:t>
      </w:r>
      <w:r w:rsidRPr="00FF597F">
        <w:rPr>
          <w:rStyle w:val="StyleUnderline"/>
        </w:rPr>
        <w:t>A few panelists cited the Houston Forensic Science Center as the ideal model of a science-driven, truly independent crime lab. Many also suggested the idea of a “case handler,” an independent go-between who works to ensure that analysts get the relevant information they need to do their jobs, but works to block out additional information that could bias their results.</w:t>
      </w:r>
    </w:p>
    <w:p w14:paraId="4E2BE29A" w14:textId="77777777" w:rsidR="00684B80" w:rsidRPr="00FF597F" w:rsidRDefault="00684B80" w:rsidP="00684B80"/>
    <w:p w14:paraId="04A11DAB" w14:textId="77777777" w:rsidR="00684B80" w:rsidRPr="00FF597F" w:rsidRDefault="00684B80" w:rsidP="00684B80">
      <w:pPr>
        <w:pStyle w:val="Heading3"/>
        <w:rPr>
          <w:rFonts w:cs="Times New Roman"/>
        </w:rPr>
      </w:pPr>
      <w:r w:rsidRPr="00FF597F">
        <w:rPr>
          <w:rFonts w:cs="Times New Roman"/>
        </w:rPr>
        <w:lastRenderedPageBreak/>
        <w:t>AT – Bias</w:t>
      </w:r>
    </w:p>
    <w:p w14:paraId="33FBD5EE" w14:textId="77777777" w:rsidR="00684B80" w:rsidRPr="00FF597F" w:rsidRDefault="00684B80" w:rsidP="00684B80"/>
    <w:p w14:paraId="5F4AD6C3" w14:textId="77777777" w:rsidR="00684B80" w:rsidRPr="00FF597F" w:rsidRDefault="00684B80" w:rsidP="00684B80">
      <w:pPr>
        <w:pStyle w:val="Heading4"/>
        <w:rPr>
          <w:rFonts w:cs="Times New Roman"/>
        </w:rPr>
      </w:pPr>
      <w:r w:rsidRPr="00FF597F">
        <w:rPr>
          <w:rFonts w:cs="Times New Roman"/>
        </w:rPr>
        <w:t xml:space="preserve">Accountability checks key to reducing police, prosecutor, and judge biases </w:t>
      </w:r>
    </w:p>
    <w:p w14:paraId="551DE5BC" w14:textId="77777777" w:rsidR="00684B80" w:rsidRPr="00FF597F" w:rsidRDefault="00684B80" w:rsidP="00684B80">
      <w:pPr>
        <w:rPr>
          <w:rStyle w:val="Style13ptBold"/>
        </w:rPr>
      </w:pPr>
      <w:r w:rsidRPr="00FF597F">
        <w:rPr>
          <w:rStyle w:val="Style13ptBold"/>
        </w:rPr>
        <w:t>Jenecke, University of San Francisco Law JD candidate, 14</w:t>
      </w:r>
    </w:p>
    <w:p w14:paraId="7703308A" w14:textId="77777777" w:rsidR="00684B80" w:rsidRPr="00FF597F" w:rsidRDefault="00684B80" w:rsidP="00684B80">
      <w:pPr>
        <w:rPr>
          <w:b/>
          <w:bCs/>
          <w:sz w:val="26"/>
        </w:rPr>
      </w:pPr>
      <w:r w:rsidRPr="00FF597F">
        <w:t xml:space="preserve">[Cassandra Ann, 1-23-14, University of San Francisco Law Review, “Shaken Baby Syndrome, Wrongful Convictions, and the Dangers of Aversion to Changing Science in Criminal Law”, </w:t>
      </w:r>
      <w:hyperlink r:id="rId190" w:history="1">
        <w:r w:rsidRPr="00FF597F">
          <w:rPr>
            <w:rStyle w:val="Hyperlink"/>
          </w:rPr>
          <w:t>https://repository.usfca.edu/cgi/viewcontent.cgi?article=1392&amp;context=usflawreview</w:t>
        </w:r>
      </w:hyperlink>
      <w:r w:rsidRPr="00FF597F">
        <w:t>, accessed 6-22-20]</w:t>
      </w:r>
    </w:p>
    <w:p w14:paraId="506A16C4" w14:textId="77777777" w:rsidR="00684B80" w:rsidRPr="00FF597F" w:rsidRDefault="00684B80" w:rsidP="00684B80">
      <w:r w:rsidRPr="00FF597F">
        <w:t xml:space="preserve">B. Police and Social Workers Once doctors make an SBS diagnosis, police officers or social workers are alerted and then charged with investigating the circumstances surrounding the child’s injuries.300 After completing their investigation, officers are able to recommend pursuit of a prosecution.301 It is </w:t>
      </w:r>
      <w:r w:rsidRPr="00FF597F">
        <w:rPr>
          <w:rStyle w:val="StyleUnderline"/>
        </w:rPr>
        <w:t>at this stage that the snowball of wrongful convictions truly gains momentum.</w:t>
      </w:r>
      <w:r w:rsidRPr="00FF597F">
        <w:t xml:space="preserve"> Once charged, few things can be done to combat the risk of wrongful convictions.302 As such, police officer and social worker contributions to wrongful convictions have far reaching consequences that could easily be rectified if caught early. </w:t>
      </w:r>
    </w:p>
    <w:p w14:paraId="10F84821" w14:textId="77777777" w:rsidR="00684B80" w:rsidRPr="00FF597F" w:rsidRDefault="00684B80" w:rsidP="00684B80">
      <w:r w:rsidRPr="00FF597F">
        <w:rPr>
          <w:rStyle w:val="StyleUnderline"/>
        </w:rPr>
        <w:t xml:space="preserve">Investigators are often plagued with confirmation bias, particularly once they are given an indication from medical personnel that abuse is likely. As such, they will seek only the evidence they need to confirm that answer. </w:t>
      </w:r>
      <w:r w:rsidRPr="00FF597F">
        <w:t xml:space="preserve">They interview the caretakers and investigate their stories to determine if there was wrongdoing. Moreover, police officers and social workers have long accepted and believed in the definitive nature of SBS. </w:t>
      </w:r>
    </w:p>
    <w:p w14:paraId="1FF3D52F" w14:textId="77777777" w:rsidR="00684B80" w:rsidRPr="00FF597F" w:rsidRDefault="00684B80" w:rsidP="00684B80">
      <w:r w:rsidRPr="00FF597F">
        <w:rPr>
          <w:rStyle w:val="StyleUnderline"/>
        </w:rPr>
        <w:t>In order to combat their confirmation bias, police officers and social workers should be educated about the possible alternatives to abuse in alleged SBS cases.</w:t>
      </w:r>
      <w:r w:rsidRPr="00FF597F">
        <w:t xml:space="preserve"> This type of re-education would be the first step towards eliminating the investigatory inclination to seek confirmatory evidence of a foregone conclusion and would encourage them rather to seek the truth. </w:t>
      </w:r>
      <w:r w:rsidRPr="00FF597F">
        <w:rPr>
          <w:rStyle w:val="StyleUnderline"/>
        </w:rPr>
        <w:t>Their bias is not purposeful or vindictive</w:t>
      </w:r>
      <w:r w:rsidRPr="00FF597F">
        <w:t xml:space="preserve">; in fact, it is based purely on the alleged infallibility of an SBS diagnosis. However, the infallibility of SBS has been seriously questioned and reeducation of our investigators is necessary to prevent the perpetuation of a debunked theory. </w:t>
      </w:r>
    </w:p>
    <w:p w14:paraId="68463294" w14:textId="77777777" w:rsidR="00684B80" w:rsidRPr="00FF597F" w:rsidRDefault="00684B80" w:rsidP="00684B80">
      <w:pPr>
        <w:rPr>
          <w:rStyle w:val="StyleUnderline"/>
        </w:rPr>
      </w:pPr>
      <w:r w:rsidRPr="00FF597F">
        <w:t>Moreover</w:t>
      </w:r>
      <w:r w:rsidRPr="00FF597F">
        <w:rPr>
          <w:rStyle w:val="StyleUnderline"/>
        </w:rPr>
        <w:t>, police and social workers must look past their beliefs and recognize the possibility of false confessions.</w:t>
      </w:r>
      <w:r w:rsidRPr="00FF597F">
        <w:t xml:space="preserve"> Not all caretakers minimize or lie when speaking about the history immediately preceding the onset of symptoms.303 In fact, recent studies show that the stories of short-distance falls and trauma days before the death of a child have been confirmed as possible causes.304 Yet, police and social workers clinging to the belief that SBS is infallible, will illicit false confessions by asserting that medical evidence proves the child was shaken and that the accused caretaker is the only possible culprit. </w:t>
      </w:r>
      <w:r w:rsidRPr="00FF597F">
        <w:rPr>
          <w:rStyle w:val="StyleUnderline"/>
        </w:rPr>
        <w:t>This tactic of confronting a defendant with allegedly irrefutable evidence forces SBS suspects to search their memory for some explanation, recalling minor incidents like the mild shaking of an unresponsive child.305 Once a confession is elicited, officers will cease investigating and recommend charging.</w:t>
      </w:r>
    </w:p>
    <w:p w14:paraId="680F550B" w14:textId="77777777" w:rsidR="00684B80" w:rsidRPr="00FF597F" w:rsidRDefault="00684B80" w:rsidP="00684B80">
      <w:r w:rsidRPr="00FF597F">
        <w:rPr>
          <w:rStyle w:val="StyleUnderline"/>
        </w:rPr>
        <w:t xml:space="preserve"> The confirmation bias that plagues SBS investigation increases the substantial risk of wrongful convictions.</w:t>
      </w:r>
      <w:r w:rsidRPr="00FF597F">
        <w:t xml:space="preserve">306 As such, the far-reaching consequences of police officer and social worker contributions to wrongful convictions must be addressed by re-educating them as to the weaknesses of SBS diagnosis and the possibility of confirmation bias and false confessions. </w:t>
      </w:r>
    </w:p>
    <w:p w14:paraId="2F3E7BD0" w14:textId="77777777" w:rsidR="00684B80" w:rsidRPr="00FF597F" w:rsidRDefault="00684B80" w:rsidP="00684B80">
      <w:r w:rsidRPr="00FF597F">
        <w:lastRenderedPageBreak/>
        <w:t xml:space="preserve">C. Prosecutors In general, </w:t>
      </w:r>
      <w:r w:rsidRPr="00FF597F">
        <w:rPr>
          <w:rStyle w:val="StyleUnderline"/>
        </w:rPr>
        <w:t>prosecutors are an important factor in wrongful convictions</w:t>
      </w:r>
      <w:r w:rsidRPr="00FF597F">
        <w:t xml:space="preserve">, but they are even more important in SBS wrongful convictions. </w:t>
      </w:r>
      <w:r w:rsidRPr="00FF597F">
        <w:rPr>
          <w:rStyle w:val="StyleUnderline"/>
        </w:rPr>
        <w:t xml:space="preserve">They hold the power to charge or not to charge, to go to trial or not go to trial, to offer a plea deal or not to offer a plea deal, or to dismiss a case. </w:t>
      </w:r>
      <w:r w:rsidRPr="00FF597F">
        <w:t xml:space="preserve">However, there are reforms that could be made at each stage of the prosecutor’s influence in an SBS case that would work towards preventing and rectifying SBS wrongful convictions. </w:t>
      </w:r>
    </w:p>
    <w:p w14:paraId="0B2094DC" w14:textId="77777777" w:rsidR="00684B80" w:rsidRPr="00FF597F" w:rsidRDefault="00684B80" w:rsidP="00684B80">
      <w:r w:rsidRPr="00FF597F">
        <w:t xml:space="preserve">First, </w:t>
      </w:r>
      <w:r w:rsidRPr="00FF597F">
        <w:rPr>
          <w:rStyle w:val="StyleUnderline"/>
        </w:rPr>
        <w:t>prosecutors are guilty of confirmation bias when they choose to charge a case based on an SBS diagnosis from doctors and investigators.307 They will accept at face value the strength of the medical diagnosis provided by the experts closest to the case</w:t>
      </w:r>
      <w:r w:rsidRPr="00FF597F">
        <w:t>.308 Like police officers, prosecutors rely heavily on diagnoses and thus will stop</w:t>
      </w:r>
      <w:r w:rsidRPr="00FF597F">
        <w:rPr>
          <w:u w:val="single"/>
        </w:rPr>
        <w:t xml:space="preserve"> </w:t>
      </w:r>
      <w:r w:rsidRPr="00FF597F">
        <w:t xml:space="preserve">investigating alternative mechanisms of death when an SBS abuse diagnosis occurs.309 As a result, a similar type of re-education campaign needs to occur in order to educate prosecutors about weaknesses of an SBS diagnosis based solely on the presence of the triad of symptoms.310 </w:t>
      </w:r>
    </w:p>
    <w:p w14:paraId="7BFB7B88" w14:textId="77777777" w:rsidR="00684B80" w:rsidRPr="00FF597F" w:rsidRDefault="00684B80" w:rsidP="00684B80">
      <w:r w:rsidRPr="00FF597F">
        <w:t xml:space="preserve">Second, </w:t>
      </w:r>
      <w:r w:rsidRPr="00FF597F">
        <w:rPr>
          <w:rStyle w:val="StyleUnderline"/>
        </w:rPr>
        <w:t>prosecutors’ offices should require that officers provide them with corroborating circumstantial or direct evidence</w:t>
      </w:r>
      <w:r w:rsidRPr="00FF597F">
        <w:t xml:space="preserve">311 above and beyond the triad before charging crimes in relation to an alleged SBS case. </w:t>
      </w:r>
      <w:r w:rsidRPr="00FF597F">
        <w:rPr>
          <w:rStyle w:val="StyleUnderline"/>
        </w:rPr>
        <w:t xml:space="preserve">By requiring corroborating evidence, prosecutors will ensure that only those cases with sufficiently reliable evidence of abuse are being charged, which would prevent a greater number of caregivers from being wrongfully charged. </w:t>
      </w:r>
      <w:r w:rsidRPr="00FF597F">
        <w:t>This would increase the likelihood that their prosecutions would not result in wrongful convictions by preventing cases from moving forward absent adequate evidence.</w:t>
      </w:r>
    </w:p>
    <w:p w14:paraId="79BF18C6" w14:textId="77777777" w:rsidR="00684B80" w:rsidRPr="00FF597F" w:rsidRDefault="00684B80" w:rsidP="00684B80">
      <w:pPr>
        <w:rPr>
          <w:rStyle w:val="StyleUnderline"/>
        </w:rPr>
      </w:pPr>
      <w:r w:rsidRPr="00FF597F">
        <w:t xml:space="preserve"> Third, </w:t>
      </w:r>
      <w:r w:rsidRPr="00FF597F">
        <w:rPr>
          <w:rStyle w:val="StyleUnderline"/>
        </w:rPr>
        <w:t>when making plea bargains, prosecutors should recognize that the cost-benefit analysis in an SBS case truly lends itself to producing false guilty pleas where SBS prosecutions are virtual slam-dunk convictions.</w:t>
      </w:r>
      <w:r w:rsidRPr="00FF597F">
        <w:t xml:space="preserve">312 The nature of SBS prosecutions would often force accused caretakers to engage in a cost-benefit analysis that favored confessing as a part of a plea bargain with a reduced and assured sentence.313 As a result, </w:t>
      </w:r>
      <w:r w:rsidRPr="00FF597F">
        <w:rPr>
          <w:rStyle w:val="StyleUnderline"/>
        </w:rPr>
        <w:t>prosecutors may take advantage and elicit guilty pleas from defendants who may be guilty of nothing.</w:t>
      </w:r>
      <w:r w:rsidRPr="00FF597F">
        <w:t xml:space="preserve">314 As such, prosecutors should not offer exceedingly reduced plea bargains in triad-only or scientifically unreliable cases. The reality is that those cases that are so weak as to warrant significantly reduced sentences should never make it to a courtroom but instead should be dismissed. The prosecutor’s job is to be a truth seeker and an administer of justice. As such, </w:t>
      </w:r>
      <w:r w:rsidRPr="00FF597F">
        <w:rPr>
          <w:rStyle w:val="StyleUnderline"/>
        </w:rPr>
        <w:t xml:space="preserve">prosecutors should protect the integrity of the court and the case by freely admitting to the case’s weaknesses and dismissing cases that lack corroborating evidence instead of taking advantage of the now-debunked definitive nature of SBS diagnoses and prosecutions. </w:t>
      </w:r>
    </w:p>
    <w:p w14:paraId="33265440" w14:textId="77777777" w:rsidR="00684B80" w:rsidRPr="00FF597F" w:rsidRDefault="00684B80" w:rsidP="00684B80">
      <w:r w:rsidRPr="00FF597F">
        <w:t>Lastly</w:t>
      </w:r>
      <w:r w:rsidRPr="00FF597F">
        <w:rPr>
          <w:rStyle w:val="StyleUnderline"/>
        </w:rPr>
        <w:t>, prosecutors should embrace the concept of conviction and plea integrity units.315 Conviction and plea integrity units are interoffice boards that review plea-bargains taken by and the convictions of defendants to ensure the integrity of the prosecutor’s actions and prosecutorial decisions made in the case.</w:t>
      </w:r>
      <w:r w:rsidRPr="00FF597F">
        <w:t xml:space="preserve"> Particularly in SBS related cases that are plagued with scientific doubt and questionable confessions, plea integrity units would assure an additional level of protection against wrongful convictions. </w:t>
      </w:r>
    </w:p>
    <w:p w14:paraId="607AD984" w14:textId="77777777" w:rsidR="00684B80" w:rsidRPr="00FF597F" w:rsidRDefault="00684B80" w:rsidP="00684B80">
      <w:r w:rsidRPr="00FF597F">
        <w:t>It is important that prosecutors be re-educated about the weakness of their SBS prosecutorial theory and that they recognize the possibility of false SBS confessions and enact change to ensure that confessions are as reliable as possible. Like medical personnel and police officers, prosecutors hold a great deal of power in SBS cases. They are the ones who choose which SBS cases get charged and which SBS cases get tried. They have virtually sole discretion in what a defendant is charged with and in whether a charge is dismissed.</w:t>
      </w:r>
    </w:p>
    <w:p w14:paraId="63F7749E" w14:textId="77777777" w:rsidR="00684B80" w:rsidRPr="00FF597F" w:rsidRDefault="00684B80" w:rsidP="00684B80"/>
    <w:p w14:paraId="2741BF2C" w14:textId="77777777" w:rsidR="00684B80" w:rsidRDefault="00684B80" w:rsidP="00684B80">
      <w:pPr>
        <w:pStyle w:val="Heading3"/>
      </w:pPr>
      <w:r>
        <w:lastRenderedPageBreak/>
        <w:t>AT – Juries Key</w:t>
      </w:r>
    </w:p>
    <w:p w14:paraId="204FB26F" w14:textId="77777777" w:rsidR="00684B80" w:rsidRPr="00AE204A" w:rsidRDefault="00684B80" w:rsidP="00684B80"/>
    <w:p w14:paraId="2C7D0FB0" w14:textId="77777777" w:rsidR="00684B80" w:rsidRDefault="00684B80" w:rsidP="00684B80">
      <w:pPr>
        <w:pStyle w:val="Heading4"/>
        <w:rPr>
          <w:rStyle w:val="Style13ptBold"/>
          <w:b/>
        </w:rPr>
      </w:pPr>
      <w:r>
        <w:rPr>
          <w:rStyle w:val="Style13ptBold"/>
          <w:b/>
        </w:rPr>
        <w:t>Forensic science should work on evidence reliability and then can address jury issues</w:t>
      </w:r>
    </w:p>
    <w:p w14:paraId="54CF91BA" w14:textId="77777777" w:rsidR="00684B80" w:rsidRDefault="00684B80" w:rsidP="00684B80">
      <w:r>
        <w:rPr>
          <w:rStyle w:val="Style13ptBold"/>
        </w:rPr>
        <w:t xml:space="preserve">Balko, Washington Post opinion columnist, and Cole, University of California Criminology Professor, </w:t>
      </w:r>
      <w:r w:rsidRPr="00873C9C">
        <w:rPr>
          <w:rStyle w:val="Style13ptBold"/>
        </w:rPr>
        <w:t>19</w:t>
      </w:r>
      <w:r>
        <w:t xml:space="preserve"> </w:t>
      </w:r>
    </w:p>
    <w:p w14:paraId="3A166EA7" w14:textId="77777777" w:rsidR="00684B80" w:rsidRDefault="00684B80" w:rsidP="00684B80">
      <w:r>
        <w:t>(Radley Balko and Simon Cole</w:t>
      </w:r>
      <w:r w:rsidRPr="00AE23C6">
        <w:t>, 7-16-</w:t>
      </w:r>
      <w:r>
        <w:t xml:space="preserve">19, Washington Post, </w:t>
      </w:r>
      <w:r w:rsidRPr="00AE23C6">
        <w:t>"</w:t>
      </w:r>
      <w:r>
        <w:t>How much should juries rely on expert testimony?</w:t>
      </w:r>
      <w:r w:rsidRPr="00AE23C6">
        <w:t xml:space="preserve">" </w:t>
      </w:r>
      <w:hyperlink r:id="rId191" w:history="1">
        <w:r w:rsidRPr="00C76979">
          <w:rPr>
            <w:rStyle w:val="Hyperlink"/>
          </w:rPr>
          <w:t>https://www.washingtonpost.com/opinions/2019/07/16/how-much-should-juries-rely-expert-testimony/</w:t>
        </w:r>
      </w:hyperlink>
      <w:r>
        <w:t xml:space="preserve"> ACCESSED 6/25/2020 BN)</w:t>
      </w:r>
    </w:p>
    <w:p w14:paraId="099FCD98" w14:textId="77777777" w:rsidR="00684B80" w:rsidRPr="008554D6" w:rsidRDefault="00684B80" w:rsidP="00684B80">
      <w:pPr>
        <w:rPr>
          <w:b/>
          <w:i/>
          <w:iCs/>
        </w:rPr>
      </w:pPr>
      <w:r w:rsidRPr="008554D6">
        <w:rPr>
          <w:b/>
          <w:i/>
          <w:iCs/>
        </w:rPr>
        <w:t>The article is based off of a question Balko asked and this is Cole’s response, this is the question:</w:t>
      </w:r>
    </w:p>
    <w:p w14:paraId="529EFA4A" w14:textId="77777777" w:rsidR="00684B80" w:rsidRPr="008554D6" w:rsidRDefault="00684B80" w:rsidP="00684B80">
      <w:pPr>
        <w:rPr>
          <w:rStyle w:val="StyleUnderline"/>
          <w:i/>
          <w:iCs/>
        </w:rPr>
      </w:pPr>
      <w:r w:rsidRPr="008554D6">
        <w:rPr>
          <w:rStyle w:val="StyleUnderline"/>
          <w:i/>
          <w:iCs/>
        </w:rPr>
        <w:t>Question 2</w:t>
      </w:r>
    </w:p>
    <w:p w14:paraId="37F4B9F5" w14:textId="77777777" w:rsidR="00684B80" w:rsidRPr="008554D6" w:rsidRDefault="00684B80" w:rsidP="00684B80">
      <w:pPr>
        <w:rPr>
          <w:rStyle w:val="StyleUnderline"/>
          <w:i/>
          <w:iCs/>
        </w:rPr>
      </w:pPr>
      <w:r w:rsidRPr="008554D6">
        <w:rPr>
          <w:rStyle w:val="StyleUnderline"/>
          <w:i/>
          <w:iCs/>
        </w:rPr>
        <w:t>Many different fields of forensics have come under attack in recent years, including blood-spatter analysis, hair-fiber analysis, ballistics testing and fingerprint analysis. Even outside of forensics, there has long been research showing that eyewitness testimony is far less reliable than most people think, and that juries give it far too much consideration.</w:t>
      </w:r>
      <w:r w:rsidRPr="008554D6">
        <w:rPr>
          <w:i/>
          <w:iCs/>
        </w:rPr>
        <w:t xml:space="preserve"> A skeptic might wonder: </w:t>
      </w:r>
      <w:r w:rsidRPr="008554D6">
        <w:rPr>
          <w:rStyle w:val="StyleUnderline"/>
          <w:i/>
          <w:iCs/>
        </w:rPr>
        <w:t>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can’t be sure just how unique they are.</w:t>
      </w:r>
      <w:r w:rsidRPr="008554D6">
        <w:rPr>
          <w:i/>
          <w:iCs/>
        </w:rPr>
        <w:t xml:space="preserve"> </w:t>
      </w:r>
      <w:r w:rsidRPr="008554D6">
        <w:rPr>
          <w:rStyle w:val="StyleUnderline"/>
          <w:i/>
          <w:iCs/>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428EB403" w14:textId="77777777" w:rsidR="00684B80" w:rsidRPr="008554D6" w:rsidRDefault="00684B80" w:rsidP="00684B80">
      <w:pPr>
        <w:rPr>
          <w:b/>
          <w:i/>
          <w:iCs/>
        </w:rPr>
      </w:pPr>
      <w:r w:rsidRPr="008554D6">
        <w:rPr>
          <w:b/>
          <w:i/>
          <w:iCs/>
        </w:rPr>
        <w:t>Cole’s Response:</w:t>
      </w:r>
    </w:p>
    <w:p w14:paraId="779C9FEB" w14:textId="77777777" w:rsidR="00684B80" w:rsidRDefault="00684B80" w:rsidP="00684B80">
      <w:r w:rsidRPr="00EE655C">
        <w:rPr>
          <w:rStyle w:val="StyleUnderline"/>
        </w:rPr>
        <w:t>I think that fingerprint associations have probative value and that we can use fingerprint evidence in a just way. But for a century we have not done so. We first mislead juries about the probability of error (“zero error rate”</w:t>
      </w:r>
      <w:r>
        <w:t xml:space="preserve">). Such statements are now largely considered discredited by leading fingerprint analysts, but they continue to appear in court because there is no organization that currently really controls the discipline. </w:t>
      </w:r>
      <w:r w:rsidRPr="00EE655C">
        <w:rPr>
          <w:rStyle w:val="StyleUnderline"/>
        </w:rPr>
        <w:t>More recently, the discipline has been misleading juries about the probability that someone other than the person of interest is the source of particular print</w:t>
      </w:r>
      <w:r>
        <w:t xml:space="preserve"> (“identification” or “individualization”). But many in the fingerprint discipline recognize this, and are trying to develop ways of reporting fingerprint associations that don’t mislead the fact-finder. There is a lot of disagreement about how to do this, but certainly, at least in theory, it can be done.</w:t>
      </w:r>
    </w:p>
    <w:p w14:paraId="4EAFE97D" w14:textId="77777777" w:rsidR="00684B80" w:rsidRDefault="00684B80" w:rsidP="00684B80">
      <w:pPr>
        <w:rPr>
          <w:rStyle w:val="StyleUnderline"/>
        </w:rPr>
      </w:pPr>
      <w:r w:rsidRPr="00EE655C">
        <w:rPr>
          <w:rStyle w:val="StyleUnderline"/>
        </w:rPr>
        <w:t>The question of whether they jury can understand all of this is more difficult. I know not everyone agrees with this, but I think the forensic disciplines should focus on getting themselves to the point where they think their forensic reporting and interpretation is scientifically defensible, as a first step, and worry about jury comprehension later. Jury comprehension is going to be a high bar to meet.</w:t>
      </w:r>
    </w:p>
    <w:p w14:paraId="4D9D48A3" w14:textId="77777777" w:rsidR="00684B80" w:rsidRPr="001719B0" w:rsidRDefault="00684B80" w:rsidP="00684B80">
      <w:pPr>
        <w:pStyle w:val="Heading4"/>
        <w:rPr>
          <w:rStyle w:val="Style13ptBold"/>
          <w:b/>
        </w:rPr>
      </w:pPr>
      <w:r w:rsidRPr="001719B0">
        <w:rPr>
          <w:rStyle w:val="Style13ptBold"/>
          <w:b/>
        </w:rPr>
        <w:t>Creating comprehensible data and present them and describe what it means to forensics science cases would solve</w:t>
      </w:r>
    </w:p>
    <w:p w14:paraId="25F86218" w14:textId="77777777" w:rsidR="00684B80" w:rsidRDefault="00684B80" w:rsidP="00684B80">
      <w:r w:rsidRPr="00873C9C">
        <w:rPr>
          <w:rStyle w:val="Style13ptBold"/>
        </w:rPr>
        <w:t>Balko</w:t>
      </w:r>
      <w:r>
        <w:rPr>
          <w:rStyle w:val="Style13ptBold"/>
        </w:rPr>
        <w:t>,</w:t>
      </w:r>
      <w:r w:rsidRPr="00E1575D">
        <w:rPr>
          <w:rStyle w:val="Style13ptBold"/>
        </w:rPr>
        <w:t xml:space="preserve"> </w:t>
      </w:r>
      <w:r>
        <w:rPr>
          <w:rStyle w:val="Style13ptBold"/>
        </w:rPr>
        <w:t>Washington Post opinion columnist</w:t>
      </w:r>
      <w:r w:rsidRPr="00873C9C">
        <w:rPr>
          <w:rStyle w:val="Style13ptBold"/>
        </w:rPr>
        <w:t xml:space="preserve"> </w:t>
      </w:r>
      <w:r>
        <w:rPr>
          <w:rStyle w:val="Style13ptBold"/>
        </w:rPr>
        <w:t xml:space="preserve">&amp; Whitehurst, FBI-crime lab whistleblower, </w:t>
      </w:r>
      <w:r w:rsidRPr="00873C9C">
        <w:rPr>
          <w:rStyle w:val="Style13ptBold"/>
        </w:rPr>
        <w:t>19</w:t>
      </w:r>
      <w:r>
        <w:t xml:space="preserve"> </w:t>
      </w:r>
    </w:p>
    <w:p w14:paraId="44D7F422" w14:textId="77777777" w:rsidR="00684B80" w:rsidRDefault="00684B80" w:rsidP="00684B80">
      <w:r>
        <w:lastRenderedPageBreak/>
        <w:t>(Radley Balko and Frederic Whitehurst</w:t>
      </w:r>
      <w:r w:rsidRPr="00AE23C6">
        <w:t>, 7-16-2019, Washington Post, "</w:t>
      </w:r>
      <w:r>
        <w:t>How much should juries rely on expert testimony?</w:t>
      </w:r>
      <w:r w:rsidRPr="00AE23C6">
        <w:t>"</w:t>
      </w:r>
      <w:r>
        <w:t>,</w:t>
      </w:r>
      <w:r w:rsidRPr="00AE23C6">
        <w:t xml:space="preserve"> </w:t>
      </w:r>
      <w:hyperlink r:id="rId192" w:history="1">
        <w:r w:rsidRPr="00C76979">
          <w:rPr>
            <w:rStyle w:val="Hyperlink"/>
          </w:rPr>
          <w:t>https://www.washingtonpost.com/opinions/2019/07/16/how-much-should-juries-rely-expert-testimony/</w:t>
        </w:r>
      </w:hyperlink>
      <w:r>
        <w:t xml:space="preserve"> ACCESSED 6/25/2020 BN)</w:t>
      </w:r>
    </w:p>
    <w:p w14:paraId="2BBD85C8" w14:textId="77777777" w:rsidR="00684B80" w:rsidRPr="008554D6" w:rsidRDefault="00684B80" w:rsidP="00684B80">
      <w:pPr>
        <w:rPr>
          <w:b/>
          <w:i/>
          <w:iCs/>
        </w:rPr>
      </w:pPr>
      <w:r w:rsidRPr="008554D6">
        <w:rPr>
          <w:b/>
          <w:i/>
          <w:iCs/>
        </w:rPr>
        <w:t>The article is based off of a question Balko asked and this is Whitehurst’s response, this is the question:</w:t>
      </w:r>
    </w:p>
    <w:p w14:paraId="20C223CC" w14:textId="77777777" w:rsidR="00684B80" w:rsidRPr="008554D6" w:rsidRDefault="00684B80" w:rsidP="00684B80">
      <w:pPr>
        <w:rPr>
          <w:rStyle w:val="StyleUnderline"/>
          <w:i/>
          <w:iCs/>
        </w:rPr>
      </w:pPr>
      <w:r w:rsidRPr="008554D6">
        <w:rPr>
          <w:rStyle w:val="StyleUnderline"/>
          <w:i/>
          <w:iCs/>
        </w:rPr>
        <w:t>Question 2</w:t>
      </w:r>
    </w:p>
    <w:p w14:paraId="52E4104A" w14:textId="77777777" w:rsidR="00684B80" w:rsidRPr="008554D6" w:rsidRDefault="00684B80" w:rsidP="00684B80">
      <w:pPr>
        <w:rPr>
          <w:rStyle w:val="StyleUnderline"/>
          <w:i/>
          <w:iCs/>
        </w:rPr>
      </w:pPr>
      <w:r w:rsidRPr="008554D6">
        <w:rPr>
          <w:rStyle w:val="StyleUnderline"/>
          <w:i/>
          <w:iCs/>
        </w:rPr>
        <w:t>Many different fields of forensics have come under attack in recent years, including blood-spatter analysis, hair-fiber analysis, ballistics testing and fingerprint analysis. Even outside of forensics, there has long been research showing that eyewitness testimony is far less reliable than most people think, and that juries give it far too much consideration.</w:t>
      </w:r>
      <w:r w:rsidRPr="008554D6">
        <w:rPr>
          <w:i/>
          <w:iCs/>
        </w:rPr>
        <w:t xml:space="preserve"> A skeptic might wonder: </w:t>
      </w:r>
      <w:r w:rsidRPr="008554D6">
        <w:rPr>
          <w:rStyle w:val="StyleUnderline"/>
          <w:i/>
          <w:iCs/>
        </w:rPr>
        <w:t>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can’t be sure just how unique they are.</w:t>
      </w:r>
      <w:r w:rsidRPr="008554D6">
        <w:rPr>
          <w:i/>
          <w:iCs/>
        </w:rPr>
        <w:t xml:space="preserve"> </w:t>
      </w:r>
      <w:r w:rsidRPr="008554D6">
        <w:rPr>
          <w:rStyle w:val="StyleUnderline"/>
          <w:i/>
          <w:iCs/>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1251D628" w14:textId="77777777" w:rsidR="00684B80" w:rsidRPr="008554D6" w:rsidRDefault="00684B80" w:rsidP="00684B80">
      <w:pPr>
        <w:rPr>
          <w:b/>
          <w:i/>
          <w:iCs/>
        </w:rPr>
      </w:pPr>
      <w:r w:rsidRPr="008554D6">
        <w:rPr>
          <w:b/>
          <w:i/>
          <w:iCs/>
        </w:rPr>
        <w:t>Whitehurst’s Response:</w:t>
      </w:r>
    </w:p>
    <w:p w14:paraId="689165E4" w14:textId="77777777" w:rsidR="00684B80" w:rsidRPr="001719B0" w:rsidRDefault="00684B80" w:rsidP="00684B80">
      <w:pPr>
        <w:rPr>
          <w:rStyle w:val="StyleUnderline"/>
        </w:rPr>
      </w:pPr>
      <w:r>
        <w:t xml:space="preserve">Following the common-sense put into law by Daubert v. Merrell Dow Pharmaceuticals, Inc. [the 1993 Supreme Court ruling that established the procedure for determining the reliability of expert testimony], </w:t>
      </w:r>
      <w:r w:rsidRPr="001719B0">
        <w:rPr>
          <w:rStyle w:val="StyleUnderline"/>
        </w:rPr>
        <w:t>we simply ought to require an understanding of certainty and/or uncertainty that we can assign to our opinions when we present them in court. A number of fields that have been criticized present data, but it isn’t clear what the data mean.</w:t>
      </w:r>
      <w:r>
        <w:t xml:space="preserve"> For example, comparative bullet-lead analysis was used for decades before it was called into question. </w:t>
      </w:r>
      <w:r w:rsidRPr="001719B0">
        <w:rPr>
          <w:rStyle w:val="StyleUnderline"/>
        </w:rPr>
        <w:t>The question wasn’t about the technology used to analyze the lead, but the interpretation of that data — that each batch of ammunition had a unique chemical signature.</w:t>
      </w:r>
      <w:r>
        <w:t xml:space="preserve"> Do we abandon the practices that provided the data just because they don’t allow for individualization? I don’t think so. </w:t>
      </w:r>
      <w:r w:rsidRPr="001719B0">
        <w:rPr>
          <w:rStyle w:val="StyleUnderline"/>
        </w:rPr>
        <w:t>We just need to work harder to understand the limitations of subjective interpretations of data.</w:t>
      </w:r>
    </w:p>
    <w:p w14:paraId="2CFEBFDC" w14:textId="77777777" w:rsidR="00684B80" w:rsidRDefault="00684B80" w:rsidP="00684B80">
      <w:pPr>
        <w:pStyle w:val="Heading4"/>
      </w:pPr>
      <w:r>
        <w:t>Creating and better explaining to Jurors on what each piece of evidence means would solve jury issues</w:t>
      </w:r>
    </w:p>
    <w:p w14:paraId="44132134" w14:textId="77777777" w:rsidR="00684B80" w:rsidRDefault="00684B80" w:rsidP="00684B80">
      <w:r w:rsidRPr="00873C9C">
        <w:rPr>
          <w:rStyle w:val="Style13ptBold"/>
        </w:rPr>
        <w:t>Balko</w:t>
      </w:r>
      <w:r>
        <w:rPr>
          <w:rStyle w:val="Style13ptBold"/>
        </w:rPr>
        <w:t>,</w:t>
      </w:r>
      <w:r w:rsidRPr="00873C9C">
        <w:rPr>
          <w:rStyle w:val="Style13ptBold"/>
        </w:rPr>
        <w:t xml:space="preserve"> </w:t>
      </w:r>
      <w:r>
        <w:rPr>
          <w:rStyle w:val="Style13ptBold"/>
        </w:rPr>
        <w:t>Washington Post opinion columnist,</w:t>
      </w:r>
      <w:r w:rsidRPr="00873C9C">
        <w:rPr>
          <w:rStyle w:val="Style13ptBold"/>
        </w:rPr>
        <w:t xml:space="preserve"> </w:t>
      </w:r>
      <w:r>
        <w:rPr>
          <w:rStyle w:val="Style13ptBold"/>
        </w:rPr>
        <w:t xml:space="preserve">and Findley, University of Wisconsin Law School professor, </w:t>
      </w:r>
      <w:r w:rsidRPr="00873C9C">
        <w:rPr>
          <w:rStyle w:val="Style13ptBold"/>
        </w:rPr>
        <w:t>19</w:t>
      </w:r>
      <w:r>
        <w:t xml:space="preserve"> </w:t>
      </w:r>
    </w:p>
    <w:p w14:paraId="2CEDB044" w14:textId="77777777" w:rsidR="00684B80" w:rsidRDefault="00684B80" w:rsidP="00684B80">
      <w:r>
        <w:t>(Radley Balko and Keith A. Findley</w:t>
      </w:r>
      <w:r w:rsidRPr="00AE23C6">
        <w:t>, 7-16-19</w:t>
      </w:r>
      <w:r>
        <w:t>,</w:t>
      </w:r>
      <w:r>
        <w:rPr>
          <w:rFonts w:asciiTheme="minorHAnsi" w:eastAsia="Times New Roman" w:hAnsiTheme="minorHAnsi" w:cstheme="minorHAnsi"/>
        </w:rPr>
        <w:t xml:space="preserve"> </w:t>
      </w:r>
      <w:r w:rsidRPr="00AE23C6">
        <w:t>Washington Post, "</w:t>
      </w:r>
      <w:r>
        <w:t>How much should juries rely on expert testimony?</w:t>
      </w:r>
      <w:r w:rsidRPr="00AE23C6">
        <w:t xml:space="preserve">" </w:t>
      </w:r>
      <w:hyperlink r:id="rId193" w:history="1">
        <w:r w:rsidRPr="00C76979">
          <w:rPr>
            <w:rStyle w:val="Hyperlink"/>
          </w:rPr>
          <w:t>https://www.washingtonpost.com/opinions/2019/07/16/how-much-should-juries-rely-expert-testimony/</w:t>
        </w:r>
      </w:hyperlink>
      <w:r>
        <w:t xml:space="preserve"> ACCESSED 6/25/2020 BN)</w:t>
      </w:r>
    </w:p>
    <w:p w14:paraId="358FFB84" w14:textId="77777777" w:rsidR="00684B80" w:rsidRDefault="00684B80" w:rsidP="00684B80">
      <w:pPr>
        <w:rPr>
          <w:b/>
        </w:rPr>
      </w:pPr>
      <w:r>
        <w:rPr>
          <w:b/>
        </w:rPr>
        <w:t>The article is based off of a question Balko asked and this is Findley’s response, this is the question:</w:t>
      </w:r>
    </w:p>
    <w:p w14:paraId="6FB0D67C" w14:textId="77777777" w:rsidR="00684B80" w:rsidRPr="00873C9C" w:rsidRDefault="00684B80" w:rsidP="00684B80">
      <w:pPr>
        <w:rPr>
          <w:rStyle w:val="StyleUnderline"/>
        </w:rPr>
      </w:pPr>
      <w:r w:rsidRPr="00873C9C">
        <w:rPr>
          <w:rStyle w:val="StyleUnderline"/>
        </w:rPr>
        <w:t>Question 2</w:t>
      </w:r>
    </w:p>
    <w:p w14:paraId="6E214396" w14:textId="77777777" w:rsidR="00684B80" w:rsidRPr="00873C9C" w:rsidRDefault="00684B80" w:rsidP="00684B80">
      <w:pPr>
        <w:rPr>
          <w:rStyle w:val="StyleUnderline"/>
        </w:rPr>
      </w:pPr>
      <w:r w:rsidRPr="00873C9C">
        <w:rPr>
          <w:rStyle w:val="StyleUnderline"/>
        </w:rPr>
        <w:t xml:space="preserve">Many different fields of forensics have come under attack in recent years, including blood-spatter analysis, hair-fiber analysis, ballistics testing and fingerprint analysis. Even outside of forensics, there has </w:t>
      </w:r>
      <w:r w:rsidRPr="00873C9C">
        <w:rPr>
          <w:rStyle w:val="StyleUnderline"/>
        </w:rPr>
        <w:lastRenderedPageBreak/>
        <w:t>long been research showing that eyewitness testimony is far less reliable than most people think, and that juries give it far too much consideration.</w:t>
      </w:r>
      <w:r>
        <w:t xml:space="preserve"> A skeptic might wonder: </w:t>
      </w:r>
      <w:r w:rsidRPr="00873C9C">
        <w:rPr>
          <w:rStyle w:val="StyleUnderline"/>
        </w:rPr>
        <w:t>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can’t be sure just how unique they are.</w:t>
      </w:r>
      <w:r>
        <w:t xml:space="preserve"> </w:t>
      </w:r>
      <w:r w:rsidRPr="00873C9C">
        <w:rPr>
          <w:rStyle w:val="StyleUnderline"/>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0D2ACB1B" w14:textId="77777777" w:rsidR="00684B80" w:rsidRPr="006746AB" w:rsidRDefault="00684B80" w:rsidP="00684B80">
      <w:pPr>
        <w:rPr>
          <w:b/>
        </w:rPr>
      </w:pPr>
      <w:r>
        <w:rPr>
          <w:b/>
        </w:rPr>
        <w:t>Findley’s Reponse:</w:t>
      </w:r>
    </w:p>
    <w:p w14:paraId="3DBE76CB" w14:textId="77777777" w:rsidR="00684B80" w:rsidRDefault="00684B80" w:rsidP="00684B80">
      <w:r w:rsidRPr="00432FFB">
        <w:rPr>
          <w:rStyle w:val="StyleUnderline"/>
        </w:rPr>
        <w:t xml:space="preserve">The central flaw with most pattern-matching areas of forensics is that they are fundamentally subjective, and, therefore, subject to influence by contaminating or biasing information. These are always probabilistic determinations, but the analyst has no data to tell her what the probabilities are. </w:t>
      </w:r>
      <w:r>
        <w:t>That is, how likely it is that any perceived similarities between crime-scene evidence and evidence from a suspect are merely coincidental (the product of chance) rather than because they share a common source?</w:t>
      </w:r>
    </w:p>
    <w:p w14:paraId="4EE01520" w14:textId="77777777" w:rsidR="00684B80" w:rsidRPr="00432FFB" w:rsidRDefault="00684B80" w:rsidP="00684B80">
      <w:pPr>
        <w:rPr>
          <w:rStyle w:val="StyleUnderline"/>
        </w:rPr>
      </w:pPr>
      <w:r w:rsidRPr="00432FFB">
        <w:rPr>
          <w:rStyle w:val="StyleUnderline"/>
        </w:rPr>
        <w:t>The analysts have typically testified in ways that mask these uncertainties — they often declare matches as if they are the product of rigorous scientific testing rather than of subjective judgment, and they declare matches to degrees of near certainty, or to some statistical likelihood level that has no basis in data.</w:t>
      </w:r>
    </w:p>
    <w:p w14:paraId="05973C21" w14:textId="77777777" w:rsidR="00684B80" w:rsidRDefault="00684B80" w:rsidP="00684B80">
      <w:r w:rsidRPr="00432FFB">
        <w:rPr>
          <w:rStyle w:val="StyleUnderline"/>
        </w:rPr>
        <w:t>Pattern-matching disciplines can be helpful in helping juries understand how the patterns are created, what the process is for discerning them, and what congruence or dissimilarities a trained analyst can see (and show the jury) between the crime scene evidence and the suspect’s sample</w:t>
      </w:r>
      <w:r>
        <w:t>. Ideally, with more research, rigorous processes and standards will be validated for identifying patterns and linking them to known samples, and some method will be developed for developing databases from which statistical data can be drawn so that, as with DNA analysis, there is a scientific basis for explaining to the jury the statistical significance of perceived similarities or “matches.”</w:t>
      </w:r>
    </w:p>
    <w:p w14:paraId="15EA66C1" w14:textId="77777777" w:rsidR="00684B80" w:rsidRDefault="00684B80" w:rsidP="00684B80">
      <w:pPr>
        <w:rPr>
          <w:rStyle w:val="StyleUnderline"/>
        </w:rPr>
      </w:pPr>
      <w:r w:rsidRPr="00432FFB">
        <w:rPr>
          <w:rStyle w:val="StyleUnderline"/>
        </w:rPr>
        <w:t>But until then, part of the solution must be to limit what analysts claim, and to require them to be clear about the meaning of the terms they use. But it’s about more than just using the right words; juries need explanations about the process, about the lack of data to permit statistical claims, and about the risks of error.</w:t>
      </w:r>
    </w:p>
    <w:p w14:paraId="5C74A665" w14:textId="77777777" w:rsidR="00684B80" w:rsidRPr="00432FFB" w:rsidRDefault="00684B80" w:rsidP="00684B80">
      <w:pPr>
        <w:rPr>
          <w:rStyle w:val="StyleUnderline"/>
        </w:rPr>
      </w:pPr>
    </w:p>
    <w:p w14:paraId="022057F2" w14:textId="77777777" w:rsidR="00684B80" w:rsidRPr="001719B0" w:rsidRDefault="00684B80" w:rsidP="00684B80">
      <w:pPr>
        <w:pStyle w:val="Heading4"/>
        <w:rPr>
          <w:rStyle w:val="Style13ptBold"/>
          <w:b/>
        </w:rPr>
      </w:pPr>
      <w:r>
        <w:rPr>
          <w:rStyle w:val="Style13ptBold"/>
          <w:b/>
        </w:rPr>
        <w:t>We have to solve for the disciplines which will in turn create more jury comprehension</w:t>
      </w:r>
    </w:p>
    <w:p w14:paraId="2DDA9DEE" w14:textId="77777777" w:rsidR="00684B80" w:rsidRDefault="00684B80" w:rsidP="00684B80">
      <w:r w:rsidRPr="00873C9C">
        <w:rPr>
          <w:rStyle w:val="Style13ptBold"/>
        </w:rPr>
        <w:t>Balko</w:t>
      </w:r>
      <w:r>
        <w:rPr>
          <w:rStyle w:val="Style13ptBold"/>
        </w:rPr>
        <w:t xml:space="preserve">, Washington Post opinion columnist &amp; Lentini, highly qualified fire scene and fire debris analyst, </w:t>
      </w:r>
      <w:r w:rsidRPr="00873C9C">
        <w:rPr>
          <w:rStyle w:val="Style13ptBold"/>
        </w:rPr>
        <w:t>19</w:t>
      </w:r>
      <w:r>
        <w:t xml:space="preserve"> </w:t>
      </w:r>
    </w:p>
    <w:p w14:paraId="36E98416" w14:textId="77777777" w:rsidR="00684B80" w:rsidRDefault="00684B80" w:rsidP="00684B80">
      <w:r>
        <w:t>(Radley Balko and John Lentini</w:t>
      </w:r>
      <w:r w:rsidRPr="00AE23C6">
        <w:t xml:space="preserve">, 7-16-19, </w:t>
      </w:r>
      <w:r>
        <w:rPr>
          <w:rStyle w:val="Style13ptBold"/>
          <w:rFonts w:asciiTheme="minorHAnsi" w:hAnsiTheme="minorHAnsi" w:cstheme="minorHAnsi"/>
          <w:b w:val="0"/>
          <w:sz w:val="22"/>
        </w:rPr>
        <w:t xml:space="preserve"> </w:t>
      </w:r>
      <w:r w:rsidRPr="009D10B7">
        <w:t>Washington Post</w:t>
      </w:r>
      <w:r>
        <w:t xml:space="preserve">, </w:t>
      </w:r>
      <w:r w:rsidRPr="00AE23C6">
        <w:t>"</w:t>
      </w:r>
      <w:r>
        <w:t>How much should juries rely on expert testimony?</w:t>
      </w:r>
      <w:r w:rsidRPr="00AE23C6">
        <w:t xml:space="preserve">" Washington Post, </w:t>
      </w:r>
      <w:hyperlink r:id="rId194" w:history="1">
        <w:r w:rsidRPr="00C76979">
          <w:rPr>
            <w:rStyle w:val="Hyperlink"/>
          </w:rPr>
          <w:t>https://www.washingtonpost.com/opinions/2019/07/16/how-much-should-juries-rely-expert-testimony/</w:t>
        </w:r>
      </w:hyperlink>
      <w:r>
        <w:t xml:space="preserve"> ACCESSED 6/25/2020 BN)</w:t>
      </w:r>
    </w:p>
    <w:p w14:paraId="377D1B8E" w14:textId="77777777" w:rsidR="00684B80" w:rsidRPr="009D10B7" w:rsidRDefault="00684B80" w:rsidP="00684B80">
      <w:pPr>
        <w:rPr>
          <w:b/>
          <w:i/>
          <w:iCs/>
        </w:rPr>
      </w:pPr>
      <w:r w:rsidRPr="009D10B7">
        <w:rPr>
          <w:b/>
          <w:i/>
          <w:iCs/>
        </w:rPr>
        <w:t>The article is based off of a question Balko asked and this is Lentini’s response, this is the question:</w:t>
      </w:r>
    </w:p>
    <w:p w14:paraId="5596EF13" w14:textId="77777777" w:rsidR="00684B80" w:rsidRPr="009D10B7" w:rsidRDefault="00684B80" w:rsidP="00684B80">
      <w:pPr>
        <w:rPr>
          <w:rStyle w:val="StyleUnderline"/>
          <w:i/>
          <w:iCs/>
        </w:rPr>
      </w:pPr>
      <w:r w:rsidRPr="009D10B7">
        <w:rPr>
          <w:rStyle w:val="StyleUnderline"/>
          <w:i/>
          <w:iCs/>
        </w:rPr>
        <w:lastRenderedPageBreak/>
        <w:t>Question 2</w:t>
      </w:r>
    </w:p>
    <w:p w14:paraId="1A5E999A" w14:textId="77777777" w:rsidR="00684B80" w:rsidRPr="009D10B7" w:rsidRDefault="00684B80" w:rsidP="00684B80">
      <w:pPr>
        <w:rPr>
          <w:rStyle w:val="StyleUnderline"/>
          <w:i/>
          <w:iCs/>
        </w:rPr>
      </w:pPr>
      <w:r w:rsidRPr="009D10B7">
        <w:rPr>
          <w:rStyle w:val="StyleUnderline"/>
          <w:i/>
          <w:iCs/>
        </w:rPr>
        <w:t>Many different fields of forensics have come under attack in recent years, including blood-spatter analysis, hair-fiber analysis, ballistics testing and fingerprint analysis. Even outside of forensics, there has long been research showing that eyewitness testimony is far less reliable than most people think, and that juries give it far too much consideration.</w:t>
      </w:r>
      <w:r w:rsidRPr="009D10B7">
        <w:rPr>
          <w:i/>
          <w:iCs/>
        </w:rPr>
        <w:t xml:space="preserve"> A skeptic might wonder: </w:t>
      </w:r>
      <w:r w:rsidRPr="009D10B7">
        <w:rPr>
          <w:rStyle w:val="StyleUnderline"/>
          <w:i/>
          <w:iCs/>
        </w:rPr>
        <w:t>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can’t be sure just how unique they are.</w:t>
      </w:r>
      <w:r w:rsidRPr="009D10B7">
        <w:rPr>
          <w:i/>
          <w:iCs/>
        </w:rPr>
        <w:t xml:space="preserve"> </w:t>
      </w:r>
      <w:r w:rsidRPr="009D10B7">
        <w:rPr>
          <w:rStyle w:val="StyleUnderline"/>
          <w:i/>
          <w:iCs/>
        </w:rPr>
        <w:t>How do we convey a concept like that to a jury, and how do we ensure that juries are accurately accounting for the shortcomings in these fields? Is it merely a matter of choosing the right words — like “reasonable certainty” or “exclude” versus “include?” Do juries understand the difference?</w:t>
      </w:r>
    </w:p>
    <w:p w14:paraId="3A37596D" w14:textId="77777777" w:rsidR="00684B80" w:rsidRPr="009D10B7" w:rsidRDefault="00684B80" w:rsidP="00684B80">
      <w:pPr>
        <w:rPr>
          <w:b/>
          <w:i/>
          <w:iCs/>
        </w:rPr>
      </w:pPr>
      <w:r w:rsidRPr="009D10B7">
        <w:rPr>
          <w:b/>
          <w:i/>
          <w:iCs/>
        </w:rPr>
        <w:t>Lentini’s Re</w:t>
      </w:r>
      <w:r>
        <w:rPr>
          <w:b/>
          <w:i/>
          <w:iCs/>
        </w:rPr>
        <w:t>s</w:t>
      </w:r>
      <w:r w:rsidRPr="009D10B7">
        <w:rPr>
          <w:b/>
          <w:i/>
          <w:iCs/>
        </w:rPr>
        <w:t>ponse:</w:t>
      </w:r>
    </w:p>
    <w:p w14:paraId="786E7213" w14:textId="77777777" w:rsidR="00684B80" w:rsidRDefault="00684B80" w:rsidP="00684B80">
      <w:r>
        <w:t xml:space="preserve">I submit that this question contains a faulty premise. </w:t>
      </w:r>
      <w:r w:rsidRPr="001719B0">
        <w:rPr>
          <w:rStyle w:val="StyleUnderline"/>
        </w:rPr>
        <w:t>Pattern matching does not have to be subjective all the time. It depends on the discipline. Bite marks are bad science, but for firearms identification and fingerprints, pattern matching can be quite persuasive</w:t>
      </w:r>
      <w:r>
        <w:t xml:space="preserve">. With fingerprints, </w:t>
      </w:r>
      <w:r w:rsidRPr="001719B0">
        <w:rPr>
          <w:rStyle w:val="StyleUnderline"/>
        </w:rPr>
        <w:t>it is important to conduct the analysis in the proper way, first by examining the evidence from the scene and documenting the important features</w:t>
      </w:r>
      <w:r>
        <w:t xml:space="preserve">. This should be accomplished before the examiner sees the suspect’s 10-print card. </w:t>
      </w:r>
      <w:r w:rsidRPr="001719B0">
        <w:rPr>
          <w:rStyle w:val="StyleUnderline"/>
        </w:rPr>
        <w:t>With respect to all pattern-matching evidence, it should be carefully documented so that the jury can see what the analyst sees.</w:t>
      </w:r>
      <w:r>
        <w:t xml:space="preserve"> They can then reach their own conclusions. It is important that statements like “this bullet came from this gun and no other gun in the world” be excluded, first because there is no scientific basis for saying that, and second because the jury doesn’t care about a similar gun in Australia if the shooting took place in California.</w:t>
      </w:r>
    </w:p>
    <w:p w14:paraId="401B4E0B" w14:textId="77777777" w:rsidR="00684B80" w:rsidRPr="001719B0" w:rsidRDefault="00684B80" w:rsidP="00684B80">
      <w:pPr>
        <w:pStyle w:val="Heading4"/>
        <w:rPr>
          <w:rStyle w:val="Style13ptBold"/>
          <w:b/>
        </w:rPr>
      </w:pPr>
      <w:r>
        <w:rPr>
          <w:rStyle w:val="Style13ptBold"/>
          <w:b/>
        </w:rPr>
        <w:t>Educating the jury to understand that not all scientific evidence should be given full weight would solve</w:t>
      </w:r>
    </w:p>
    <w:p w14:paraId="728DE1AC" w14:textId="77777777" w:rsidR="00684B80" w:rsidRDefault="00684B80" w:rsidP="00684B80">
      <w:r w:rsidRPr="00873C9C">
        <w:rPr>
          <w:rStyle w:val="Style13ptBold"/>
        </w:rPr>
        <w:t>Balko</w:t>
      </w:r>
      <w:r>
        <w:rPr>
          <w:rStyle w:val="Style13ptBold"/>
        </w:rPr>
        <w:t xml:space="preserve">, </w:t>
      </w:r>
      <w:r w:rsidRPr="00873C9C">
        <w:rPr>
          <w:rStyle w:val="Style13ptBold"/>
        </w:rPr>
        <w:t xml:space="preserve"> </w:t>
      </w:r>
      <w:r>
        <w:rPr>
          <w:rStyle w:val="Style13ptBold"/>
        </w:rPr>
        <w:t xml:space="preserve">a Washington Post criminal justice blogger, and Guerra Thompson, a University of Houston Law Center board, </w:t>
      </w:r>
      <w:r w:rsidRPr="00873C9C">
        <w:rPr>
          <w:rStyle w:val="Style13ptBold"/>
        </w:rPr>
        <w:t>19</w:t>
      </w:r>
      <w:r>
        <w:t xml:space="preserve"> </w:t>
      </w:r>
    </w:p>
    <w:p w14:paraId="48176FFB" w14:textId="77777777" w:rsidR="00684B80" w:rsidRDefault="00684B80" w:rsidP="00684B80">
      <w:r>
        <w:t>(Radley Balko and Sandra Guerra Thompson</w:t>
      </w:r>
      <w:r w:rsidRPr="00AE23C6">
        <w:t xml:space="preserve">, 7-16-19, </w:t>
      </w:r>
      <w:r>
        <w:t xml:space="preserve">Washington Post, </w:t>
      </w:r>
      <w:r w:rsidRPr="00AE23C6">
        <w:t>"</w:t>
      </w:r>
      <w:r>
        <w:t>How much should juries rely on expert testimony?</w:t>
      </w:r>
      <w:r w:rsidRPr="00AE23C6">
        <w:t xml:space="preserve">" Washington Post, </w:t>
      </w:r>
      <w:hyperlink r:id="rId195" w:history="1">
        <w:r w:rsidRPr="00C76979">
          <w:rPr>
            <w:rStyle w:val="Hyperlink"/>
          </w:rPr>
          <w:t>https://www.washingtonpost.com/opinions/2019/07/16/how-much-should-juries-rely-expert-testimony/</w:t>
        </w:r>
      </w:hyperlink>
      <w:r>
        <w:t xml:space="preserve"> ACCESSED 6/25/2020 BN)</w:t>
      </w:r>
    </w:p>
    <w:p w14:paraId="462FCA9F" w14:textId="77777777" w:rsidR="00684B80" w:rsidRDefault="00684B80" w:rsidP="00684B80">
      <w:pPr>
        <w:rPr>
          <w:b/>
        </w:rPr>
      </w:pPr>
      <w:r>
        <w:rPr>
          <w:b/>
        </w:rPr>
        <w:t>The article is based off of a question Balko asked and this is Thompson’s response, this is the question:</w:t>
      </w:r>
    </w:p>
    <w:p w14:paraId="327D18D1" w14:textId="77777777" w:rsidR="00684B80" w:rsidRPr="00873C9C" w:rsidRDefault="00684B80" w:rsidP="00684B80">
      <w:pPr>
        <w:rPr>
          <w:rStyle w:val="StyleUnderline"/>
        </w:rPr>
      </w:pPr>
      <w:r w:rsidRPr="00873C9C">
        <w:rPr>
          <w:rStyle w:val="StyleUnderline"/>
        </w:rPr>
        <w:t>Question 2</w:t>
      </w:r>
    </w:p>
    <w:p w14:paraId="042DE8B7" w14:textId="77777777" w:rsidR="00684B80" w:rsidRPr="00873C9C" w:rsidRDefault="00684B80" w:rsidP="00684B80">
      <w:pPr>
        <w:rPr>
          <w:rStyle w:val="StyleUnderline"/>
        </w:rPr>
      </w:pPr>
      <w:r w:rsidRPr="00873C9C">
        <w:rPr>
          <w:rStyle w:val="StyleUnderline"/>
        </w:rPr>
        <w:t>Many different fields of forensics have come under attack in recent years, including blood-spatter analysis, hair-fiber analysis, ballistics testing and fingerprint analysis. Even outside of forensics, there has long been research showing that eyewitness testimony is far less reliable than most people think, and that juries give it far too much consideration.</w:t>
      </w:r>
      <w:r>
        <w:t xml:space="preserve"> A skeptic might wonder: </w:t>
      </w:r>
      <w:r w:rsidRPr="00873C9C">
        <w:rPr>
          <w:rStyle w:val="StyleUnderline"/>
        </w:rPr>
        <w:t>What, other than single-source DNA testing, can be used in a criminal trial? Are critics of modern forensics saying that none of these fields has any value in front of a jury? In the case of fingerprints, for example, current research suggests that, while full prints are useful for identification, we can’t be sure just how unique they are.</w:t>
      </w:r>
      <w:r>
        <w:t xml:space="preserve"> </w:t>
      </w:r>
      <w:r w:rsidRPr="00873C9C">
        <w:rPr>
          <w:rStyle w:val="StyleUnderline"/>
        </w:rPr>
        <w:t xml:space="preserve">How do we convey a concept like that to a jury, and how do we ensure that juries are accurately accounting for the </w:t>
      </w:r>
      <w:r w:rsidRPr="00873C9C">
        <w:rPr>
          <w:rStyle w:val="StyleUnderline"/>
        </w:rPr>
        <w:lastRenderedPageBreak/>
        <w:t>shortcomings in these fields? Is it merely a matter of choosing the right words — like “reasonable certainty” or “exclude” versus “include?” Do juries understand the difference?</w:t>
      </w:r>
    </w:p>
    <w:p w14:paraId="70455F56" w14:textId="77777777" w:rsidR="00684B80" w:rsidRPr="006746AB" w:rsidRDefault="00684B80" w:rsidP="00684B80">
      <w:pPr>
        <w:rPr>
          <w:b/>
        </w:rPr>
      </w:pPr>
      <w:r>
        <w:rPr>
          <w:b/>
        </w:rPr>
        <w:t>Thompson’s Reponse:</w:t>
      </w:r>
    </w:p>
    <w:p w14:paraId="3067628D" w14:textId="77777777" w:rsidR="00684B80" w:rsidRDefault="00684B80" w:rsidP="00684B80">
      <w:r w:rsidRPr="001719B0">
        <w:rPr>
          <w:rStyle w:val="StyleUnderline"/>
        </w:rPr>
        <w:t>There are many forensic disciplines, and they range widely in terms of reliability, from true junk science (like bite mark evidence and traditional arson investigation methods) to extremely reliable (like simple DNA testing not involving mixtures).</w:t>
      </w:r>
      <w:r>
        <w:t xml:space="preserve"> This makes any discussion of “forensic science” more complicated. Obviously, courts should not admit junk science. As for the rest, there is clearly a sense of urgency, not only in the United States but internationally, to make the case for the reliability of the comparative pattern-matching disciplines such as latent print analysis and firearms examination.</w:t>
      </w:r>
    </w:p>
    <w:p w14:paraId="093C7BE4" w14:textId="77777777" w:rsidR="00684B80" w:rsidRDefault="00684B80" w:rsidP="00684B80">
      <w:r w:rsidRPr="001719B0">
        <w:rPr>
          <w:rStyle w:val="StyleUnderline"/>
        </w:rPr>
        <w:t>Reports in the last decade by the National Academy of Sciences and the President’s Council of Advisors on Science and Technology brought to light the fact that we currently cannot say as a statistical matter how often these disciplines produce erroneous results.</w:t>
      </w:r>
      <w:r>
        <w:t xml:space="preserve"> Do these forensic tests get it right virtually all the time, or are there far more false results than we imagine? Whether by means of computerization of various parts of the process, or through other scientific testing mechanisms, scientists have taken up the challenge of providing a statistical foundation for the comparative disciplines, but it will certainly be a long-term project.</w:t>
      </w:r>
    </w:p>
    <w:p w14:paraId="706983EF" w14:textId="77777777" w:rsidR="00684B80" w:rsidRPr="001719B0" w:rsidRDefault="00684B80" w:rsidP="00684B80">
      <w:pPr>
        <w:rPr>
          <w:rStyle w:val="StyleUnderline"/>
        </w:rPr>
      </w:pPr>
      <w:r w:rsidRPr="001719B0">
        <w:rPr>
          <w:rStyle w:val="StyleUnderline"/>
        </w:rPr>
        <w:t>In the meantime, we should treat the comparative forensic disciplines as areas of nonscientific expertise. Many of these disciplines employ scientific processes and equipment, but the conclusions drawn by practitioners involve subjective, expert opinions.</w:t>
      </w:r>
      <w:r>
        <w:t xml:space="preserve"> The field of art authentication is a good analogy. To authenticate a painting, individuals with substantial scientific credentials and experience apply scientific knowledge and processes and may conclude that a certain painting is a Rembrandt. </w:t>
      </w:r>
      <w:r w:rsidRPr="001719B0">
        <w:rPr>
          <w:rStyle w:val="StyleUnderline"/>
        </w:rPr>
        <w:t>However, at the end of the day, we cannot say how often these experts are wrong. Likewise, we may never be able to say how often people share the same fingerprints and, at least for now, we cannot say how often fingerprint analysts erroneously conclude that two prints belong to the same person.</w:t>
      </w:r>
    </w:p>
    <w:p w14:paraId="1AF76B2D" w14:textId="77777777" w:rsidR="00684B80" w:rsidRDefault="00684B80" w:rsidP="00684B80">
      <w:pPr>
        <w:rPr>
          <w:rStyle w:val="StyleUnderline"/>
        </w:rPr>
      </w:pPr>
      <w:r w:rsidRPr="001719B0">
        <w:rPr>
          <w:rStyle w:val="StyleUnderline"/>
        </w:rPr>
        <w:t>Nonetheless, these types of expertise are important.</w:t>
      </w:r>
      <w:r>
        <w:t xml:space="preserve"> Museum curators rely on the opinions of art authentication experts, and police investigators rely on the opinions of fingerprint examiners. As such, fingerprint analysts and firearms examiners have demonstrated investigative value in their fields. Databases containing fingerprints and cartridge casings attest to the investigative helpfulness of these disciplines. </w:t>
      </w:r>
      <w:r w:rsidRPr="001719B0">
        <w:rPr>
          <w:rStyle w:val="StyleUnderline"/>
        </w:rPr>
        <w:t>Thus, courts should allow fingerprint analysts and firearms examiners to share their opinions with juries, so long as jurors are made to understand that it is at present not possible to say what weight to give this nonscientific expert opinion.</w:t>
      </w:r>
    </w:p>
    <w:p w14:paraId="20D760DC" w14:textId="77777777" w:rsidR="00684B80" w:rsidRPr="00FF597F" w:rsidRDefault="00684B80" w:rsidP="00684B80"/>
    <w:p w14:paraId="01ABA4A7" w14:textId="77777777" w:rsidR="00684B80" w:rsidRPr="00FF597F" w:rsidRDefault="00684B80" w:rsidP="00684B80">
      <w:pPr>
        <w:pStyle w:val="Heading2"/>
        <w:rPr>
          <w:rFonts w:cs="Times New Roman"/>
        </w:rPr>
      </w:pPr>
      <w:r w:rsidRPr="00FF597F">
        <w:rPr>
          <w:rFonts w:cs="Times New Roman"/>
        </w:rPr>
        <w:lastRenderedPageBreak/>
        <w:t>T – Forensic Science</w:t>
      </w:r>
    </w:p>
    <w:p w14:paraId="30D84E25" w14:textId="77777777" w:rsidR="00684B80" w:rsidRPr="00FF597F" w:rsidRDefault="00684B80" w:rsidP="00684B80"/>
    <w:p w14:paraId="753AB31D" w14:textId="77777777" w:rsidR="00684B80" w:rsidRPr="00FF597F" w:rsidRDefault="00684B80" w:rsidP="00684B80">
      <w:pPr>
        <w:pStyle w:val="Heading3"/>
        <w:rPr>
          <w:rFonts w:cs="Times New Roman"/>
        </w:rPr>
      </w:pPr>
      <w:r w:rsidRPr="00FF597F">
        <w:rPr>
          <w:rFonts w:cs="Times New Roman"/>
        </w:rPr>
        <w:lastRenderedPageBreak/>
        <w:t>Forensic Science Is Broad</w:t>
      </w:r>
    </w:p>
    <w:p w14:paraId="67F64FED" w14:textId="77777777" w:rsidR="00684B80" w:rsidRPr="00FF597F" w:rsidRDefault="00684B80" w:rsidP="00684B80"/>
    <w:p w14:paraId="6F65229E" w14:textId="77777777" w:rsidR="00684B80" w:rsidRPr="00FF597F" w:rsidRDefault="00684B80" w:rsidP="00684B80">
      <w:pPr>
        <w:pStyle w:val="Heading4"/>
        <w:rPr>
          <w:rStyle w:val="StyleUnderline"/>
          <w:rFonts w:cs="Times New Roman"/>
        </w:rPr>
      </w:pPr>
      <w:r w:rsidRPr="00FF597F">
        <w:rPr>
          <w:rFonts w:cs="Times New Roman"/>
        </w:rPr>
        <w:t xml:space="preserve"> “Forensic Science” includes many different forensic disciplines which include, but are not limited to laboratory-based forensics and the interpretation of forensic patterns</w:t>
      </w:r>
    </w:p>
    <w:p w14:paraId="15EDFA57" w14:textId="77777777" w:rsidR="00684B80" w:rsidRPr="00FF597F" w:rsidRDefault="00684B80" w:rsidP="00684B80">
      <w:r w:rsidRPr="00FF597F">
        <w:rPr>
          <w:rStyle w:val="Style13ptBold"/>
        </w:rPr>
        <w:t>National Research Council</w:t>
      </w:r>
      <w:r w:rsidRPr="00FF597F">
        <w:t xml:space="preserve">, </w:t>
      </w:r>
      <w:r w:rsidRPr="00FF597F">
        <w:rPr>
          <w:rStyle w:val="Style13ptBold"/>
        </w:rPr>
        <w:t>9</w:t>
      </w:r>
    </w:p>
    <w:p w14:paraId="65A9A7A8" w14:textId="77777777" w:rsidR="00684B80" w:rsidRPr="00FF597F" w:rsidRDefault="00684B80" w:rsidP="00684B80">
      <w:r w:rsidRPr="00FF597F">
        <w:t xml:space="preserve">[National “Strengthening Forensic Science in the United States: A Path Forward,” Washington, DC: The National Academies Press, </w:t>
      </w:r>
      <w:hyperlink r:id="rId196" w:history="1">
        <w:r w:rsidRPr="00FF597F">
          <w:rPr>
            <w:rStyle w:val="Hyperlink"/>
          </w:rPr>
          <w:t>https://www.txcourts.gov/media/1440423/strengthening-forensic-science-in-the-united-states-a-path-forward.pdf</w:t>
        </w:r>
      </w:hyperlink>
      <w:r w:rsidRPr="00FF597F">
        <w:t>, p. S-5, accessed on 06/22/20, BS</w:t>
      </w:r>
    </w:p>
    <w:p w14:paraId="3891BFE2" w14:textId="77777777" w:rsidR="00684B80" w:rsidRPr="00FF597F" w:rsidRDefault="00684B80" w:rsidP="00684B80">
      <w:r w:rsidRPr="00FF597F">
        <w:rPr>
          <w:rStyle w:val="StyleUnderline"/>
        </w:rPr>
        <w:t xml:space="preserve">The term </w:t>
      </w:r>
      <w:r w:rsidRPr="00FF597F">
        <w:rPr>
          <w:rStyle w:val="Emphasis"/>
        </w:rPr>
        <w:t>“forensic science” encompasses a broad range of forensic disciplines</w:t>
      </w:r>
      <w:r w:rsidRPr="00FF597F">
        <w:rPr>
          <w:rStyle w:val="StyleUnderline"/>
        </w:rPr>
        <w:t xml:space="preserve">, each with its own set of technologies and practices. </w:t>
      </w:r>
      <w:r w:rsidRPr="00FF597F">
        <w:t xml:space="preserve">In other words, there is wide variability across forensic science disciplines with regard to techniques, methodologies, reliability, types and numbers of potential errors, research, general acceptability, and published material. </w:t>
      </w:r>
      <w:r w:rsidRPr="00FF597F">
        <w:rPr>
          <w:rStyle w:val="Emphasis"/>
        </w:rPr>
        <w:t>Some of the forensic science disciplines are laboratory based</w:t>
      </w:r>
      <w:r w:rsidRPr="00FF597F">
        <w:rPr>
          <w:rStyle w:val="StyleUnderline"/>
        </w:rPr>
        <w:t xml:space="preserve"> (e.g., nuclear and mitochondrial DNA analysis, toxicology and drug analysis</w:t>
      </w:r>
      <w:r w:rsidRPr="00FF597F">
        <w:rPr>
          <w:rStyle w:val="Emphasis"/>
        </w:rPr>
        <w:t>); others are based on expert interpretation of observed patterns</w:t>
      </w:r>
      <w:r w:rsidRPr="00FF597F">
        <w:rPr>
          <w:rStyle w:val="StyleUnderline"/>
        </w:rPr>
        <w:t xml:space="preserve"> (e.g., fingerprints, writing samples, toolmarks, bite marks, and specimens such as hair). </w:t>
      </w:r>
      <w:r w:rsidRPr="00FF597F">
        <w:t>The “</w:t>
      </w:r>
      <w:r w:rsidRPr="00FF597F">
        <w:rPr>
          <w:rStyle w:val="StyleUnderline"/>
        </w:rPr>
        <w:t xml:space="preserve">forensic science community,” in turn, consists of a host of practitioners, including scientists (some with advanced degrees) in the fields of chemistry, biochemistry, biology, and medicine; laboratory technicians; crime scene investigators; and law enforcement officers. </w:t>
      </w:r>
      <w:r w:rsidRPr="00FF597F">
        <w:t xml:space="preserve">There are very </w:t>
      </w:r>
      <w:r w:rsidRPr="00FF597F">
        <w:rPr>
          <w:rStyle w:val="StyleUnderline"/>
        </w:rPr>
        <w:t xml:space="preserve">important </w:t>
      </w:r>
      <w:r w:rsidRPr="00FF597F">
        <w:rPr>
          <w:rStyle w:val="Emphasis"/>
        </w:rPr>
        <w:t>differences, however, between forensic laboratory work and crime scene investigations</w:t>
      </w:r>
      <w:r w:rsidRPr="00FF597F">
        <w:rPr>
          <w:rStyle w:val="StyleUnderline"/>
        </w:rPr>
        <w:t xml:space="preserve">. There are also sharp distinctions between forensic practitioners who have been trained in chemistry, biochemistry, biology, and medicine (and who bring these disciplines to bear in their work) and technicians who lend support to forensic science enterprises. </w:t>
      </w:r>
      <w:r w:rsidRPr="00FF597F">
        <w:t>Many of these differences are discussed in the body of this report.</w:t>
      </w:r>
    </w:p>
    <w:p w14:paraId="4A7B1180" w14:textId="77777777" w:rsidR="00684B80" w:rsidRPr="00FF597F" w:rsidRDefault="00684B80" w:rsidP="00684B80"/>
    <w:p w14:paraId="6E5B3184" w14:textId="77777777" w:rsidR="00684B80" w:rsidRPr="00FF597F" w:rsidRDefault="00684B80" w:rsidP="00684B80">
      <w:pPr>
        <w:pStyle w:val="Heading4"/>
        <w:rPr>
          <w:rFonts w:cs="Times New Roman"/>
        </w:rPr>
      </w:pPr>
      <w:r w:rsidRPr="00FF597F">
        <w:rPr>
          <w:rFonts w:cs="Times New Roman"/>
        </w:rPr>
        <w:t>Forensic science is the interpretation of evidence for identification, determination of common origin, or reconstruction of events</w:t>
      </w:r>
    </w:p>
    <w:p w14:paraId="3B8782E0" w14:textId="77777777" w:rsidR="00684B80" w:rsidRPr="00FF597F" w:rsidRDefault="00684B80" w:rsidP="00684B80">
      <w:pPr>
        <w:rPr>
          <w:b/>
          <w:bCs/>
          <w:sz w:val="26"/>
        </w:rPr>
      </w:pPr>
      <w:r w:rsidRPr="00FF597F">
        <w:rPr>
          <w:rStyle w:val="Style13ptBold"/>
        </w:rPr>
        <w:t xml:space="preserve">National Academies of Sciences, Engineering, and Medicine, 15 </w:t>
      </w:r>
      <w:r w:rsidRPr="00FF597F">
        <w:t xml:space="preserve">[National Academies of Sciences, Engineering, and Medicine, an American National Academy, 2015, “Support for Forensic Science Research,” </w:t>
      </w:r>
      <w:hyperlink r:id="rId197" w:history="1">
        <w:r w:rsidRPr="00FF597F">
          <w:rPr>
            <w:rStyle w:val="Hyperlink"/>
          </w:rPr>
          <w:t>https://www.nap.edu/catalog/21772/support-for-forensic-science-research-improving-the-scientific-role-of</w:t>
        </w:r>
      </w:hyperlink>
      <w:r w:rsidRPr="00FF597F">
        <w:t>, Accessed 7/3/2020, MM]</w:t>
      </w:r>
    </w:p>
    <w:p w14:paraId="58B490D5" w14:textId="77777777" w:rsidR="00684B80" w:rsidRPr="00FF597F" w:rsidRDefault="00684B80" w:rsidP="00684B80">
      <w:r w:rsidRPr="00FF597F">
        <w:rPr>
          <w:rStyle w:val="StyleUnderline"/>
        </w:rPr>
        <w:t>Forensic science practice is broadly defined as using scientific techniques to analyze and interpret evidence for use in legal proceedings</w:t>
      </w:r>
      <w:r w:rsidRPr="00FF597F">
        <w:t xml:space="preserve">. </w:t>
      </w:r>
      <w:r w:rsidRPr="00FF597F">
        <w:rPr>
          <w:rStyle w:val="StyleUnderline"/>
        </w:rPr>
        <w:t>Almost all types of forensic analyses, regardless of specific discipline, address one or more of the following purposes: identification</w:t>
      </w:r>
      <w:r w:rsidRPr="00FF597F">
        <w:t xml:space="preserve"> (e.g., determining whether a white powder is cocaine), </w:t>
      </w:r>
      <w:r w:rsidRPr="00FF597F">
        <w:rPr>
          <w:rStyle w:val="StyleUnderline"/>
        </w:rPr>
        <w:t>determination of common origin</w:t>
      </w:r>
      <w:r w:rsidRPr="00FF597F">
        <w:t xml:space="preserve"> (e.g., DNA profiles link a blood stain to a suspect), </w:t>
      </w:r>
      <w:r w:rsidRPr="00FF597F">
        <w:rPr>
          <w:rStyle w:val="StyleUnderline"/>
        </w:rPr>
        <w:t>or reconstruction of events</w:t>
      </w:r>
      <w:r w:rsidRPr="00FF597F">
        <w:t xml:space="preserve"> (e.g., analyzing physical evidence to determine the origins of a fire).</w:t>
      </w:r>
    </w:p>
    <w:p w14:paraId="222523D5" w14:textId="77777777" w:rsidR="00684B80" w:rsidRPr="00FF597F" w:rsidRDefault="00684B80" w:rsidP="00684B80">
      <w:pPr>
        <w:pStyle w:val="Heading2"/>
        <w:rPr>
          <w:rFonts w:cs="Times New Roman"/>
        </w:rPr>
      </w:pPr>
      <w:r w:rsidRPr="00FF597F">
        <w:rPr>
          <w:rFonts w:cs="Times New Roman"/>
        </w:rPr>
        <w:lastRenderedPageBreak/>
        <w:t>AT: Counterplans</w:t>
      </w:r>
    </w:p>
    <w:p w14:paraId="05DC5DCD" w14:textId="6F114F55" w:rsidR="00684B80" w:rsidRPr="00FF597F" w:rsidRDefault="00684B80" w:rsidP="00684B80">
      <w:pPr>
        <w:pStyle w:val="Heading3"/>
        <w:rPr>
          <w:rFonts w:cs="Times New Roman"/>
        </w:rPr>
      </w:pPr>
      <w:r w:rsidRPr="00FF597F">
        <w:rPr>
          <w:rFonts w:cs="Times New Roman"/>
        </w:rPr>
        <w:lastRenderedPageBreak/>
        <w:t>AT</w:t>
      </w:r>
      <w:r w:rsidR="009C100F">
        <w:rPr>
          <w:rFonts w:cs="Times New Roman"/>
        </w:rPr>
        <w:t xml:space="preserve"> </w:t>
      </w:r>
      <w:r w:rsidRPr="00FF597F">
        <w:rPr>
          <w:rFonts w:cs="Times New Roman"/>
        </w:rPr>
        <w:t>- Post conviction Relief</w:t>
      </w:r>
      <w:r w:rsidR="009C100F">
        <w:rPr>
          <w:rFonts w:cs="Times New Roman"/>
        </w:rPr>
        <w:t xml:space="preserve"> CP</w:t>
      </w:r>
      <w:r w:rsidRPr="00FF597F">
        <w:rPr>
          <w:rFonts w:cs="Times New Roman"/>
        </w:rPr>
        <w:t xml:space="preserve"> – Solvency Deficit</w:t>
      </w:r>
    </w:p>
    <w:p w14:paraId="72073685" w14:textId="77777777" w:rsidR="00684B80" w:rsidRPr="00FF597F" w:rsidRDefault="00684B80" w:rsidP="00684B80">
      <w:pPr>
        <w:pStyle w:val="Heading4"/>
        <w:rPr>
          <w:rFonts w:cs="Times New Roman"/>
        </w:rPr>
      </w:pPr>
      <w:r w:rsidRPr="00FF597F">
        <w:rPr>
          <w:rFonts w:cs="Times New Roman"/>
        </w:rPr>
        <w:t>CP doesn’t solve—only the aff prevents further convictions and harms of being a convict</w:t>
      </w:r>
    </w:p>
    <w:p w14:paraId="19C37D3C" w14:textId="77777777" w:rsidR="00684B80" w:rsidRPr="00FF597F" w:rsidRDefault="00684B80" w:rsidP="00684B80">
      <w:pPr>
        <w:rPr>
          <w:rStyle w:val="Style13ptBold"/>
        </w:rPr>
      </w:pPr>
      <w:r w:rsidRPr="00FF597F">
        <w:rPr>
          <w:rStyle w:val="Style13ptBold"/>
        </w:rPr>
        <w:t>Healey, New York Times National Correspondent, 13</w:t>
      </w:r>
    </w:p>
    <w:p w14:paraId="7BA83671" w14:textId="77777777" w:rsidR="00684B80" w:rsidRPr="00FF597F" w:rsidRDefault="00684B80" w:rsidP="00684B80">
      <w:pPr>
        <w:spacing w:after="0" w:line="240" w:lineRule="auto"/>
        <w:rPr>
          <w:sz w:val="24"/>
        </w:rPr>
      </w:pPr>
      <w:r w:rsidRPr="00FF597F">
        <w:t>(Jack, May 5</w:t>
      </w:r>
      <w:r w:rsidRPr="00FF597F">
        <w:rPr>
          <w:vertAlign w:val="superscript"/>
        </w:rPr>
        <w:t>th</w:t>
      </w:r>
      <w:r w:rsidRPr="00FF597F">
        <w:t xml:space="preserve">, 2013, New York Times, “Wrongfully Convicted Often Find Their Record, Unexpunged, Haunts Them”, </w:t>
      </w:r>
      <w:hyperlink r:id="rId198" w:history="1">
        <w:r w:rsidRPr="00FF597F">
          <w:rPr>
            <w:rStyle w:val="Hyperlink"/>
          </w:rPr>
          <w:t>https://www.nytimes.com/2013/05/06/us/wrongfully-convicted-find-their-record-haunts-them.html</w:t>
        </w:r>
      </w:hyperlink>
      <w:r w:rsidRPr="00FF597F">
        <w:t>, accessed: 07/01/20, SS)</w:t>
      </w:r>
    </w:p>
    <w:p w14:paraId="7F3D9079" w14:textId="77777777" w:rsidR="00684B80" w:rsidRPr="00FF597F" w:rsidRDefault="00684B80" w:rsidP="00684B80"/>
    <w:p w14:paraId="77DC62DF" w14:textId="77777777" w:rsidR="00684B80" w:rsidRPr="00FF597F" w:rsidRDefault="00684B80" w:rsidP="00684B80">
      <w:r w:rsidRPr="00FF597F">
        <w:t xml:space="preserve">In Wisconsin, </w:t>
      </w:r>
      <w:hyperlink r:id="rId199" w:tgtFrame="_blank" w:history="1">
        <w:r w:rsidRPr="00FF597F">
          <w:rPr>
            <w:rStyle w:val="Hyperlink"/>
          </w:rPr>
          <w:t>Audrey Edmunds</w:t>
        </w:r>
      </w:hyperlink>
      <w:r w:rsidRPr="00FF597F">
        <w:t xml:space="preserve"> served 11 years in prison in the shaking death of an infant girl for whom she had been baby-sitting. In 2008, a mountain of new medical evidence cast so much doubt on the case that a higher court overturned her conviction and set her free. Leaving prison, Ms. Edmunds hoped that would be the end of it.</w:t>
      </w:r>
    </w:p>
    <w:p w14:paraId="5CC9FB06" w14:textId="77777777" w:rsidR="00684B80" w:rsidRPr="00FF597F" w:rsidRDefault="00684B80" w:rsidP="00684B80">
      <w:r w:rsidRPr="00FF597F">
        <w:t>But a few months later, as she applied for a secretarial job with an office-supply company, her conviction for first-degree reckless homicide popped up in a background check. Sorry, she was told. She tried to get work with an airline, but heard a similar rejection.</w:t>
      </w:r>
    </w:p>
    <w:p w14:paraId="4BAFF251" w14:textId="77777777" w:rsidR="00684B80" w:rsidRPr="00FF597F" w:rsidRDefault="00684B80" w:rsidP="00684B80">
      <w:r w:rsidRPr="00FF597F">
        <w:t>“I hate it,” said Ms. Edmunds, 52, who now lives in northern Wisconsin. “They put us through enough to begin with. They don’t give us any assistance. I’m glad to be out, but there’s got to be more support. I don’t like having this awful nightmare of a cloud hanging over me.”</w:t>
      </w:r>
    </w:p>
    <w:p w14:paraId="37EFDECC" w14:textId="77777777" w:rsidR="00684B80" w:rsidRPr="00FF597F" w:rsidRDefault="00684B80" w:rsidP="00684B80">
      <w:pPr>
        <w:rPr>
          <w:rStyle w:val="StyleUnderline"/>
        </w:rPr>
      </w:pPr>
      <w:r w:rsidRPr="00FF597F">
        <w:t xml:space="preserve">Across much of the country, sealing or clearing a criminal record after a wrongful conviction is a tangled and expensive process, advocates and former prisoners say. </w:t>
      </w:r>
      <w:r w:rsidRPr="00FF597F">
        <w:rPr>
          <w:rStyle w:val="StyleUnderline"/>
        </w:rPr>
        <w:t>It can take years of appeals to courts and pleas to governors to wipe the slate clean. Even then, many felony convictions remain on federal databases and pop up during background checks or at traffic stops.</w:t>
      </w:r>
    </w:p>
    <w:p w14:paraId="08431BFE" w14:textId="77777777" w:rsidR="00684B80" w:rsidRPr="00FF597F" w:rsidRDefault="00684B80" w:rsidP="00684B80">
      <w:pPr>
        <w:rPr>
          <w:rStyle w:val="StyleUnderline"/>
        </w:rPr>
      </w:pPr>
      <w:r w:rsidRPr="00FF597F">
        <w:t xml:space="preserve">Aside from the practical challenges — a criminal record can impede big things like finding housing and employment, and smaller things like getting a hunting license — </w:t>
      </w:r>
      <w:r w:rsidRPr="00FF597F">
        <w:rPr>
          <w:rStyle w:val="StyleUnderline"/>
        </w:rPr>
        <w:t>people who have been exonerated say they feel unfairly marked, branded with a scarlet letter from a justice system that should not have locked them up in the first place.</w:t>
      </w:r>
    </w:p>
    <w:p w14:paraId="1195979F" w14:textId="77777777" w:rsidR="00684B80" w:rsidRPr="00FF597F" w:rsidRDefault="00684B80" w:rsidP="00684B80">
      <w:r w:rsidRPr="00FF597F">
        <w:t xml:space="preserve">“It was destroying my life,” said </w:t>
      </w:r>
      <w:hyperlink r:id="rId200" w:tgtFrame="_blank" w:history="1">
        <w:r w:rsidRPr="00FF597F">
          <w:rPr>
            <w:rStyle w:val="Hyperlink"/>
          </w:rPr>
          <w:t>Sabrina Butler</w:t>
        </w:r>
      </w:hyperlink>
      <w:r w:rsidRPr="00FF597F">
        <w:t>, who was sentenced to die in Mississippi for the 1989 death of her infant son, then exonerated in 1995. “It’s always there.”</w:t>
      </w:r>
    </w:p>
    <w:p w14:paraId="32E67904" w14:textId="77777777" w:rsidR="00684B80" w:rsidRPr="00FF597F" w:rsidRDefault="00684B80" w:rsidP="00684B80">
      <w:pPr>
        <w:rPr>
          <w:rStyle w:val="StyleUnderline"/>
        </w:rPr>
      </w:pPr>
      <w:r w:rsidRPr="00FF597F">
        <w:t xml:space="preserve">Clearing a criminal record can take years and cost thousands of dollars in legal fees, and differs widely state to state. </w:t>
      </w:r>
      <w:r w:rsidRPr="00FF597F">
        <w:rPr>
          <w:rStyle w:val="StyleUnderline"/>
        </w:rPr>
        <w:t>Many require that defendants return to court to prove their innocence, a higher hurdle than showing that charges were dismissed or a conviction was overturned. In some states, a governor’s pardon is needed. It can be a complex process, which advocates say is made even more difficult by a lack of support services for the exonerated.</w:t>
      </w:r>
    </w:p>
    <w:p w14:paraId="4EBD6884" w14:textId="77777777" w:rsidR="00684B80" w:rsidRPr="00FF597F" w:rsidRDefault="00684B80" w:rsidP="00684B80">
      <w:r w:rsidRPr="00FF597F">
        <w:t>Ms. Butler said she realized her arrest was still on the books after she failed a criminal-background check while trying to buy a shotgun. She said she applied for jobs at restaurants and retailers, and was turned down every time. After she petitioned the state, her record was expunged last July — 17 years after she was released.</w:t>
      </w:r>
    </w:p>
    <w:p w14:paraId="535F7687" w14:textId="77777777" w:rsidR="00684B80" w:rsidRPr="00FF597F" w:rsidRDefault="00684B80" w:rsidP="00684B80">
      <w:r w:rsidRPr="00FF597F">
        <w:lastRenderedPageBreak/>
        <w:t xml:space="preserve">With hundreds of men and women now freed from prison by exculpatory DNA tests or successful appeals by advocacy organizations, more states are grappling with questions of what they owe the wrongfully convicted, </w:t>
      </w:r>
      <w:r w:rsidRPr="00FF597F">
        <w:rPr>
          <w:rStyle w:val="StyleUnderline"/>
        </w:rPr>
        <w:t>and how to prevent former prisoners from slipping into poverty or back into prison.</w:t>
      </w:r>
    </w:p>
    <w:p w14:paraId="10530C70" w14:textId="77777777" w:rsidR="00684B80" w:rsidRPr="00FF597F" w:rsidRDefault="00684B80" w:rsidP="00684B80">
      <w:pPr>
        <w:rPr>
          <w:rStyle w:val="StyleUnderline"/>
        </w:rPr>
      </w:pPr>
      <w:r w:rsidRPr="00FF597F">
        <w:t xml:space="preserve">A study of 118 exonerated inmates led by Evan Mandery and Amy Shlosberg, two criminal-justice researchers, found that one-third still had criminal records, sometimes more than a decade after their release. </w:t>
      </w:r>
      <w:r w:rsidRPr="00FF597F">
        <w:rPr>
          <w:rStyle w:val="StyleUnderline"/>
        </w:rPr>
        <w:t>They found that former convicts with clean records were less likely to return to prison than those whose records had not been expunged.</w:t>
      </w:r>
    </w:p>
    <w:p w14:paraId="5D10CDAC" w14:textId="77777777" w:rsidR="00684B80" w:rsidRPr="00FF597F" w:rsidRDefault="00684B80" w:rsidP="00684B80">
      <w:r w:rsidRPr="00FF597F">
        <w:t>Some states, including New York and Illinois, have a straightforward process for erasing or sealing criminal records after a wrongful conviction. But legal researchers say that most state laws are out of date with the recent waves of exonerations, and require onetime convicts already declared not guilty to once again prove their innocence.</w:t>
      </w:r>
    </w:p>
    <w:p w14:paraId="68AF2708" w14:textId="77777777" w:rsidR="00684B80" w:rsidRPr="00FF597F" w:rsidRDefault="00684B80" w:rsidP="00684B80">
      <w:r w:rsidRPr="00FF597F">
        <w:t>“Even in the best case, it is difficult to move beyond a prison sentence,” Mr. Mandery and Ms. Shlosberg wrote in their study, which is now under review at The Journal of Criminal Law and Criminology. “The wrongful conviction serves as a permanent, undeserved stigma.”</w:t>
      </w:r>
    </w:p>
    <w:p w14:paraId="22795F29" w14:textId="77777777" w:rsidR="00684B80" w:rsidRPr="00FF597F" w:rsidRDefault="00684B80" w:rsidP="00684B80">
      <w:r w:rsidRPr="00FF597F">
        <w:t>Of course, blotting out a criminal record does not solve everything. Researchers have found that high percentages of the wrongfully convicted slide into poverty or substance abuse as they struggle to rebuild a life outside prison. How do you explain a 10-year gap on a résumé? How do you answer a yes-or-no question from a prospective employer asking whether you have ever been convicted of a felony?</w:t>
      </w:r>
    </w:p>
    <w:p w14:paraId="25446809" w14:textId="77777777" w:rsidR="00684B80" w:rsidRPr="00FF597F" w:rsidRDefault="00684B80" w:rsidP="00684B80">
      <w:r w:rsidRPr="00FF597F">
        <w:t>“Employers, if they see a homicide conviction, dismissed or not, they’re not going to get past that,” said Saundra Westervelt, an associate professor of sociology at the University of North Carolina at Greensboro, who has written extensively about exonerated death-row inmates. “The conviction is still there. You’re stuck.”</w:t>
      </w:r>
    </w:p>
    <w:p w14:paraId="4C57E754" w14:textId="77777777" w:rsidR="00684B80" w:rsidRPr="00FF597F" w:rsidRDefault="00684B80" w:rsidP="00684B80">
      <w:r w:rsidRPr="00FF597F">
        <w:t xml:space="preserve">In Alabama, </w:t>
      </w:r>
      <w:hyperlink r:id="rId201" w:tgtFrame="_blank" w:history="1">
        <w:r w:rsidRPr="00FF597F">
          <w:rPr>
            <w:rStyle w:val="Hyperlink"/>
          </w:rPr>
          <w:t>Gary Wayne Drinkard</w:t>
        </w:r>
      </w:hyperlink>
      <w:r w:rsidRPr="00FF597F">
        <w:t xml:space="preserve"> said he was pulled over for a routine traffic stop after being released from prison. His 1995 murder conviction had been overturned, and a second jury trial found him not guilty. But, he said, the charges popped up when the officer ran a background check. Mr. Drinkard said he was held in the squad car for 30 minutes while the police checked out his story.</w:t>
      </w:r>
    </w:p>
    <w:p w14:paraId="635254FC" w14:textId="77777777" w:rsidR="00684B80" w:rsidRPr="00FF597F" w:rsidRDefault="00684B80" w:rsidP="00684B80">
      <w:r w:rsidRPr="00FF597F">
        <w:t>“They knew I’d done something wrong,” he said. “And here I was on the street.”</w:t>
      </w:r>
    </w:p>
    <w:p w14:paraId="68932EB9" w14:textId="77777777" w:rsidR="00684B80" w:rsidRPr="00FF597F" w:rsidRDefault="00684B80" w:rsidP="00684B80">
      <w:r w:rsidRPr="00FF597F">
        <w:t>So far, he has not tried to have his record expunged. “I don’t even know how to file the petition,” he said.</w:t>
      </w:r>
    </w:p>
    <w:p w14:paraId="71744D9D" w14:textId="77777777" w:rsidR="00684B80" w:rsidRPr="00FF597F" w:rsidRDefault="00684B80" w:rsidP="00684B80">
      <w:r w:rsidRPr="00FF597F">
        <w:rPr>
          <w:rStyle w:val="StyleUnderline"/>
        </w:rPr>
        <w:t>Sometimes, the lingering record reflects a court system that views exonerated defendants as not guilty, but not innocent</w:t>
      </w:r>
      <w:r w:rsidRPr="00FF597F">
        <w:t xml:space="preserve">. In Philadelphia, </w:t>
      </w:r>
      <w:hyperlink r:id="rId202" w:tgtFrame="_blank" w:history="1">
        <w:r w:rsidRPr="00FF597F">
          <w:rPr>
            <w:rStyle w:val="Hyperlink"/>
          </w:rPr>
          <w:t xml:space="preserve">Vincent Moto </w:t>
        </w:r>
      </w:hyperlink>
      <w:r w:rsidRPr="00FF597F">
        <w:t>spent a decade behind bars on charges that he and another man had dragged a woman into a car at gunpoint, robbed her and raped her repeatedly. He was convicted after the victim identified him as one of her attackers, but DNA testing later showed that none of the samples from the crime scene had come from Mr. Moto. In 1995 his conviction was vacated and he was freed in 1996.</w:t>
      </w:r>
    </w:p>
    <w:p w14:paraId="15D27B25" w14:textId="77777777" w:rsidR="00684B80" w:rsidRPr="00FF597F" w:rsidRDefault="00684B80" w:rsidP="00684B80">
      <w:r w:rsidRPr="00FF597F">
        <w:t xml:space="preserve">In the 17 years since, he said the charges have trailed him like a shadow, frustrating his efforts to get work. He is unemployed and lives on a monthly disability check from the federal government. But he is </w:t>
      </w:r>
      <w:r w:rsidRPr="00FF597F">
        <w:lastRenderedPageBreak/>
        <w:t>behind on property taxes on his Philadelphia home, and worries that a foreclosure is coming. He does not sleep much these days.</w:t>
      </w:r>
    </w:p>
    <w:p w14:paraId="46CAFEB3" w14:textId="77777777" w:rsidR="00684B80" w:rsidRPr="00FF597F" w:rsidRDefault="00684B80" w:rsidP="00684B80">
      <w:r w:rsidRPr="00FF597F">
        <w:t>“It’s still on your record,” he said. “Who wants to take a chance on someone who was locked up for 10 and a half years?”</w:t>
      </w:r>
    </w:p>
    <w:p w14:paraId="749A0512" w14:textId="77777777" w:rsidR="00684B80" w:rsidRPr="00FF597F" w:rsidRDefault="00684B80" w:rsidP="00684B80">
      <w:pPr>
        <w:rPr>
          <w:rStyle w:val="StyleUnderline"/>
        </w:rPr>
      </w:pPr>
      <w:r w:rsidRPr="00FF597F">
        <w:rPr>
          <w:rStyle w:val="StyleUnderline"/>
        </w:rPr>
        <w:t>In 2007, he filed a petition asking that his record be expunged, but Pennsylvania fought the effort, arguing that based on the victim’s testimony, the state still viewed Mr. Moto as the assailant, even though prosecutors did not believe they could convict him again. After conflicting rulings from lower courts, the Pennsylvania Supreme Court ruled that the charges should stay on Mr. Moto’s record.</w:t>
      </w:r>
    </w:p>
    <w:p w14:paraId="53C180E5" w14:textId="2D3D0D1C" w:rsidR="00684B80" w:rsidRPr="00FF597F" w:rsidRDefault="00684B80" w:rsidP="00684B80">
      <w:pPr>
        <w:pStyle w:val="Heading3"/>
        <w:rPr>
          <w:rFonts w:cs="Times New Roman"/>
        </w:rPr>
      </w:pPr>
      <w:r w:rsidRPr="00FF597F">
        <w:rPr>
          <w:rFonts w:cs="Times New Roman"/>
        </w:rPr>
        <w:lastRenderedPageBreak/>
        <w:t>AT</w:t>
      </w:r>
      <w:r w:rsidR="009C100F">
        <w:rPr>
          <w:rFonts w:cs="Times New Roman"/>
        </w:rPr>
        <w:t xml:space="preserve"> </w:t>
      </w:r>
      <w:r w:rsidRPr="00FF597F">
        <w:rPr>
          <w:rFonts w:cs="Times New Roman"/>
        </w:rPr>
        <w:t xml:space="preserve">– Court Admissibility Reform </w:t>
      </w:r>
      <w:r w:rsidR="009C100F">
        <w:rPr>
          <w:rFonts w:cs="Times New Roman"/>
        </w:rPr>
        <w:t xml:space="preserve">CP </w:t>
      </w:r>
      <w:r w:rsidRPr="00FF597F">
        <w:rPr>
          <w:rFonts w:cs="Times New Roman"/>
        </w:rPr>
        <w:t>– Solvency Deficit</w:t>
      </w:r>
    </w:p>
    <w:p w14:paraId="417AA6AF" w14:textId="77777777" w:rsidR="00684B80" w:rsidRPr="00FF597F" w:rsidRDefault="00684B80" w:rsidP="00684B80">
      <w:pPr>
        <w:pStyle w:val="Heading4"/>
        <w:rPr>
          <w:rFonts w:cs="Times New Roman"/>
        </w:rPr>
      </w:pPr>
      <w:r w:rsidRPr="00FF597F">
        <w:rPr>
          <w:rFonts w:cs="Times New Roman"/>
        </w:rPr>
        <w:t>Court admissibility reforms rely on precedent over science – can’t so0lve junk science, credibility or scienceliteracy</w:t>
      </w:r>
    </w:p>
    <w:p w14:paraId="19596B15" w14:textId="77777777" w:rsidR="00684B80" w:rsidRPr="00FF597F" w:rsidRDefault="00684B80" w:rsidP="00684B80">
      <w:r w:rsidRPr="00FF597F">
        <w:rPr>
          <w:b/>
          <w:bCs/>
          <w:sz w:val="26"/>
          <w:szCs w:val="26"/>
        </w:rPr>
        <w:t>Bell, Professor of Chemistry and Forensic and Investigative Science, West Virginia, 17</w:t>
      </w:r>
      <w:r w:rsidRPr="00FF597F">
        <w:t xml:space="preserve"> (Suzanne Bell, April 18, 2017, The Conversation, WVU Professor of Chemistry and Forensic and Investigative Science, “Now who will push ahead on validating forensic science disciplines?”, </w:t>
      </w:r>
      <w:hyperlink r:id="rId203" w:history="1">
        <w:r w:rsidRPr="00FF597F">
          <w:rPr>
            <w:rStyle w:val="Hyperlink"/>
          </w:rPr>
          <w:t>https://theconversation.com/now-who-will-push-ahead-on-validating-forensic-science-disciplines-76198</w:t>
        </w:r>
      </w:hyperlink>
      <w:r w:rsidRPr="00FF597F">
        <w:t>, accessed 6/30/20, EM)</w:t>
      </w:r>
    </w:p>
    <w:p w14:paraId="166DC080" w14:textId="77777777" w:rsidR="00684B80" w:rsidRPr="00FF597F" w:rsidRDefault="00684B80" w:rsidP="00684B80">
      <w:r w:rsidRPr="00FF597F">
        <w:rPr>
          <w:rStyle w:val="StyleUnderline"/>
        </w:rPr>
        <w:t>Science advances via experimentation and observation, hypotheses, peer review and publication, collaborative research with students and testable theories. Science values – cherishes – progress and forward movement. What we know today may be proven wrong tomorrow – and that would be celebrated as innovation and progress</w:t>
      </w:r>
      <w:r w:rsidRPr="00FF597F">
        <w:t>.</w:t>
      </w:r>
    </w:p>
    <w:p w14:paraId="0B7EA700" w14:textId="77777777" w:rsidR="00684B80" w:rsidRPr="00FF597F" w:rsidRDefault="00684B80" w:rsidP="00684B80">
      <w:r w:rsidRPr="00FF597F">
        <w:t>If I dropped an apple and it soared upward to disappear into the clouds, Isaac Newton would be the first to say “Cool!” (or the 17th-century equivalent) right before he tried to replicate the experiment, worked to understand what happened, why, and to incorporate what he learned into a new and improved theory of gravity (a predictive model) that could be tested and revised again and again as the data dictated.</w:t>
      </w:r>
    </w:p>
    <w:p w14:paraId="14D95CD5" w14:textId="77777777" w:rsidR="00684B80" w:rsidRPr="00FF597F" w:rsidRDefault="00684B80" w:rsidP="00684B80">
      <w:r w:rsidRPr="00FF597F">
        <w:rPr>
          <w:rStyle w:val="StyleUnderline"/>
        </w:rPr>
        <w:t>The law is a different beast. The American legal system utilizes the adversarial system: Both sides in a case present arguments as to the merits of their positions before the entity that will be settling the matter</w:t>
      </w:r>
      <w:r w:rsidRPr="00FF597F">
        <w:t xml:space="preserve"> (the trier-of-fact such as a judge or jury).</w:t>
      </w:r>
    </w:p>
    <w:p w14:paraId="71CB02D6" w14:textId="77777777" w:rsidR="00684B80" w:rsidRPr="00FF597F" w:rsidRDefault="00684B80" w:rsidP="00684B80">
      <w:r w:rsidRPr="00FF597F">
        <w:rPr>
          <w:rStyle w:val="StyleUnderline"/>
        </w:rPr>
        <w:t>Past decisions, known as precedent, are the foundation of this process; as science leans forward, the law leans backward. Of course this doesn’t mean the law is backward. As a philosophy, the law places a different measure and meaning on precedent than does science. To oversimplify, science builds on prior knowledge, while the courts defer to</w:t>
      </w:r>
      <w:r w:rsidRPr="00FF597F">
        <w:t xml:space="preserve"> it.</w:t>
      </w:r>
    </w:p>
    <w:p w14:paraId="1438B312" w14:textId="77777777" w:rsidR="00684B80" w:rsidRPr="00FF597F" w:rsidRDefault="00684B80" w:rsidP="00684B80">
      <w:r w:rsidRPr="00FF597F">
        <w:t>Forensic science’s evolution</w:t>
      </w:r>
    </w:p>
    <w:p w14:paraId="5E3A7F98" w14:textId="77777777" w:rsidR="00684B80" w:rsidRPr="00FF597F" w:rsidRDefault="00684B80" w:rsidP="00684B80">
      <w:r w:rsidRPr="00FF597F">
        <w:rPr>
          <w:rStyle w:val="StyleUnderline"/>
        </w:rPr>
        <w:t>Forensic science as a field has roots both in medicine and in law enforcement. Some subdisciplines emerged from academia; others followed the science track to enter forensic practice. Still others were developed to assist law enforcement. As the work evolved, it was law enforcement personnel who undertook many of the associated analyses and testimony</w:t>
      </w:r>
      <w:r w:rsidRPr="00FF597F">
        <w:t>.</w:t>
      </w:r>
    </w:p>
    <w:p w14:paraId="053DE40E" w14:textId="77777777" w:rsidR="00684B80" w:rsidRPr="00FF597F" w:rsidRDefault="00684B80" w:rsidP="00684B80">
      <w:r w:rsidRPr="00FF597F">
        <w:t xml:space="preserve">Therein lies the source of much of the current controversy and concern. </w:t>
      </w:r>
      <w:r w:rsidRPr="00FF597F">
        <w:rPr>
          <w:rStyle w:val="StyleUnderline"/>
        </w:rPr>
        <w:t>The forensic disciplines that weren’t born in the world of science didn’t from their inception go through the crucible of scientific methodology and review. This does not mean they aren’t useful or valid; however, they must be demonstrated as such.</w:t>
      </w:r>
      <w:r w:rsidRPr="00FF597F">
        <w:t xml:space="preserve"> If put forth as scientific, these practices must pass scientific scrutiny in the present day.</w:t>
      </w:r>
    </w:p>
    <w:p w14:paraId="3262ADE6" w14:textId="77777777" w:rsidR="00684B80" w:rsidRPr="00FF597F" w:rsidRDefault="00684B80" w:rsidP="00684B80">
      <w:r w:rsidRPr="00FF597F">
        <w:t xml:space="preserve">As an </w:t>
      </w:r>
      <w:r w:rsidRPr="00FF597F">
        <w:rPr>
          <w:rStyle w:val="StyleUnderline"/>
        </w:rPr>
        <w:t>example, fingerprints have been used for identification and legal purposes since the early 1900s. The decision to admit fingerprints to court as evidence in 1911 was made based on the adversarial system and judicial arguments; it didn’t stem from scientific debate and certainly not from 21st-century scientific standards. Scientific scrutiny is an ongoing process, not something done once and settled. This applies to every forensic science practice, from DNA to pattern evidence</w:t>
      </w:r>
      <w:r w:rsidRPr="00FF597F">
        <w:t>.</w:t>
      </w:r>
    </w:p>
    <w:p w14:paraId="0EB62EF8" w14:textId="77777777" w:rsidR="00684B80" w:rsidRPr="00FF597F" w:rsidRDefault="00684B80" w:rsidP="00684B80">
      <w:pPr>
        <w:rPr>
          <w:rStyle w:val="StyleUnderline"/>
        </w:rPr>
      </w:pPr>
      <w:r w:rsidRPr="00FF597F">
        <w:rPr>
          <w:rStyle w:val="StyleUnderline"/>
        </w:rPr>
        <w:lastRenderedPageBreak/>
        <w:t>Admissibility is not synonymous with scientific validity. Yet this distinction is not always made clear nor clearly understood by those involved with the court system. The validity of using bite marks as identifiers has been debunked. Yet some courts still admit such evidence, and false convictions involving bite marks continue to be reversed, often because of DNA analysis. Without clear statements of the lack of scientific validity, admissibility often falls back on precedent.</w:t>
      </w:r>
    </w:p>
    <w:p w14:paraId="67491417" w14:textId="77777777" w:rsidR="00684B80" w:rsidRDefault="00684B80" w:rsidP="00684B80">
      <w:pPr>
        <w:pStyle w:val="Heading4"/>
        <w:rPr>
          <w:rFonts w:eastAsia="Times New Roman"/>
        </w:rPr>
      </w:pPr>
      <w:r>
        <w:rPr>
          <w:rFonts w:eastAsia="Times New Roman"/>
        </w:rPr>
        <w:t xml:space="preserve">Judges perform poorly as gatekeepers and are only trained to perform legal analysis and follow precedents which leads to unfair sentencing </w:t>
      </w:r>
    </w:p>
    <w:p w14:paraId="79949F67" w14:textId="77777777" w:rsidR="00684B80" w:rsidRDefault="00684B80" w:rsidP="00684B80">
      <w:pPr>
        <w:rPr>
          <w:rStyle w:val="Style13ptBold"/>
          <w:b w:val="0"/>
          <w:bCs w:val="0"/>
        </w:rPr>
      </w:pPr>
      <w:r w:rsidRPr="005C662B">
        <w:rPr>
          <w:rStyle w:val="Style13ptBold"/>
        </w:rPr>
        <w:t>Balko</w:t>
      </w:r>
      <w:r>
        <w:rPr>
          <w:rStyle w:val="Style13ptBold"/>
        </w:rPr>
        <w:t>, Washington Post opinion columnist, 20</w:t>
      </w:r>
      <w:r w:rsidRPr="00304C4C">
        <w:rPr>
          <w:rStyle w:val="Style13ptBold"/>
          <w:b w:val="0"/>
          <w:bCs w:val="0"/>
        </w:rPr>
        <w:t xml:space="preserve"> </w:t>
      </w:r>
    </w:p>
    <w:p w14:paraId="55B42595" w14:textId="77777777" w:rsidR="00684B80" w:rsidRPr="007718BC" w:rsidRDefault="00684B80" w:rsidP="00684B80">
      <w:pPr>
        <w:rPr>
          <w:b/>
          <w:bCs/>
          <w:sz w:val="26"/>
        </w:rPr>
      </w:pPr>
      <w:r w:rsidRPr="00304C4C">
        <w:rPr>
          <w:b/>
          <w:bCs/>
        </w:rPr>
        <w:t>(</w:t>
      </w:r>
      <w:r w:rsidRPr="00304C4C">
        <w:t xml:space="preserve">Radley Balko is an Opinion writer focusing on civil liberties, </w:t>
      </w:r>
      <w:r>
        <w:t>2-28-20, Washington Post, “T</w:t>
      </w:r>
      <w:r w:rsidRPr="00304C4C">
        <w:t xml:space="preserve">he drug war and the criminal-justice system </w:t>
      </w:r>
      <w:hyperlink r:id="rId204" w:history="1">
        <w:r>
          <w:rPr>
            <w:rStyle w:val="Hyperlink"/>
          </w:rPr>
          <w:t>https://www.washingtonpost.com/opinions/2020/02/28/dc-judge-issues-much-needed-opinion-junk-science/?itid=ap_radleybalko</w:t>
        </w:r>
      </w:hyperlink>
      <w:r>
        <w:t xml:space="preserve"> /Accessed 6-23-2020/WY)</w:t>
      </w:r>
    </w:p>
    <w:p w14:paraId="7B12A602" w14:textId="77777777" w:rsidR="00684B80" w:rsidRDefault="00684B80" w:rsidP="00684B80">
      <w:pPr>
        <w:rPr>
          <w:u w:val="single"/>
        </w:rPr>
      </w:pPr>
      <w:r>
        <w:t xml:space="preserve">Last September, the D.C. Superior Court restricted the testimony of a prosecution ballistics expert in a felony case. </w:t>
      </w:r>
      <w:r w:rsidRPr="00727702">
        <w:rPr>
          <w:u w:val="single"/>
        </w:rPr>
        <w:t>I want to draw some attention to the opinion, which I haven’t seen written up elsewhere, because it is one of the best decisions I have read in response to a challenge to the scientific validity of forensic evidence, particularly in a criminal case. As I’ve written here ad nauseam, judges are entrusted to be the gatekeepers of good and bad science in the courtroom. By and large, they’ve performed poor</w:t>
      </w:r>
      <w:r>
        <w:t>ly</w:t>
      </w:r>
      <w:r w:rsidRPr="00727702">
        <w:rPr>
          <w:u w:val="single"/>
        </w:rPr>
        <w:t>.</w:t>
      </w:r>
    </w:p>
    <w:p w14:paraId="1577959D" w14:textId="77777777" w:rsidR="00684B80" w:rsidRDefault="00684B80" w:rsidP="00684B80">
      <w:r w:rsidRPr="00727702">
        <w:rPr>
          <w:u w:val="single"/>
        </w:rPr>
        <w:t>Judges are trained to perform legal analysis, not scientific analysis, and law and science are two very different fields. Science is forward-looking, always changing and adapting to discoveries and new empirical evidence</w:t>
      </w:r>
      <w:r>
        <w:t xml:space="preserve">. </w:t>
      </w:r>
    </w:p>
    <w:p w14:paraId="27B35751" w14:textId="77777777" w:rsidR="00684B80" w:rsidRDefault="00684B80" w:rsidP="00684B80">
      <w:r w:rsidRPr="00727702">
        <w:rPr>
          <w:u w:val="single"/>
        </w:rPr>
        <w:t>The law, by contrast, puts a premium on consistency and predictability. It relies on precedent, so courts look to previous courts for guidance and are often bound by prior decisions.</w:t>
      </w:r>
      <w:r>
        <w:t xml:space="preserve"> By and large, judges have approached their task of scientific analysis just as we might expect them to: </w:t>
      </w:r>
      <w:r w:rsidRPr="00727702">
        <w:rPr>
          <w:u w:val="single"/>
        </w:rPr>
        <w:t>They have tried to apply it within a legal framework. This means when assessing whether a given field of forensics is scientifically reliable, judges tend to look to what previous courts have already determined</w:t>
      </w:r>
      <w:r>
        <w:t>.</w:t>
      </w:r>
    </w:p>
    <w:p w14:paraId="26298981" w14:textId="77777777" w:rsidR="00684B80" w:rsidRDefault="00684B80" w:rsidP="00684B80">
      <w:r>
        <w:t xml:space="preserve">And when confronted with a new field, they tend to err on the side of relying on our adversarial system — </w:t>
      </w:r>
      <w:r w:rsidRPr="00727702">
        <w:rPr>
          <w:u w:val="single"/>
        </w:rPr>
        <w:t>they let the evidence in but also let the defense call its own experts to dispute the prosecution’s witness. The problem here is that by simply admitting the evidence, the courts lend it an air of legitimacy.</w:t>
      </w:r>
      <w:r>
        <w:t xml:space="preserve"> </w:t>
      </w:r>
    </w:p>
    <w:p w14:paraId="228CF3DB" w14:textId="77777777" w:rsidR="00684B80" w:rsidRDefault="00684B80" w:rsidP="00684B80">
      <w:r>
        <w:t>Once the evidence is allowed in, whether jurors find it convincing tends to come down to which witness is most persuasive. State’s witnesses are often seen as unbiased and altruistic, while jurors tend to see defense witnesses as hired guns</w:t>
      </w:r>
      <w:r w:rsidRPr="00727702">
        <w:rPr>
          <w:u w:val="single"/>
        </w:rPr>
        <w:t>. And the set of skills it takes to persuade a jury isn’t necessarily the same skill set of a careful and cautious scientist. Indeed, the two are often in conflict. This is why a field such as bite-mark analysis — which has been found to be unreliable by multiple scientific bodies — has yet to be disallowed by any courtroom in the country. Every time it has been challenged, the court has upheld its validity.</w:t>
      </w:r>
      <w:r>
        <w:t xml:space="preserve"> </w:t>
      </w:r>
    </w:p>
    <w:p w14:paraId="1473D1CF" w14:textId="77777777" w:rsidR="00684B80" w:rsidRDefault="00684B80" w:rsidP="00684B80">
      <w:r>
        <w:t xml:space="preserve">This brings me to the September D.C. opinion of United States v. Marquette Tibbs, written by Associate Judge Todd E. Edelman. In this case, the prosecution wanted to put on a witness who would testify that the markings on a shell casing matched those of a gun discarded by a man who had been charged with </w:t>
      </w:r>
      <w:r>
        <w:lastRenderedPageBreak/>
        <w:t xml:space="preserve">murder. The witness planned to testify that after examining the marks on a casing under a microscope and comparing it with marks on casings fired by the gun in a lab, the shell casing was a match to the gun. This sort of testimony has been allowed in thousands of cases in courtrooms all over the country. But this type of analysis is not science. </w:t>
      </w:r>
    </w:p>
    <w:p w14:paraId="3A449CFC" w14:textId="77777777" w:rsidR="00684B80" w:rsidRDefault="00684B80" w:rsidP="00684B80">
      <w:r>
        <w:t xml:space="preserve">It’s highly subjective. There is no way to calculate a margin for error. It involves little more than looking at the markings on one casing, comparing them with the markings on another and determining whether they’re a “match.” Like other fields of “pattern matching” analysis, such as bite-mark, tire-tread or carpet-fiber analysis, there are no statistics that analysts can produce to back up their testimony. </w:t>
      </w:r>
    </w:p>
    <w:p w14:paraId="75473E85" w14:textId="77777777" w:rsidR="00684B80" w:rsidRDefault="00684B80" w:rsidP="00684B80">
      <w:pPr>
        <w:rPr>
          <w:u w:val="single"/>
        </w:rPr>
      </w:pPr>
      <w:r w:rsidRPr="00727702">
        <w:rPr>
          <w:u w:val="single"/>
        </w:rPr>
        <w:t>We simply don’t know how many other guns could have created similar markings. Instead, the jury is simply asked to rely on the witness’s expertise about a match. Because this sort of testimony has been accepted by courts thousands of times over, it would have been easy and relatively unremarkable for Edelman to have cited those decisions and allowed the evidence</w:t>
      </w:r>
      <w:r>
        <w:t xml:space="preserve">. He could have argued that any doubts about the evidence could have been addressed by the defense during cross examination or by putting on its own expert. Instead, </w:t>
      </w:r>
      <w:r w:rsidRPr="00727702">
        <w:rPr>
          <w:u w:val="single"/>
        </w:rPr>
        <w:t>Edelman held a thorough evidentiary hearing, known as a Daubert hearing (named for a Supreme Court case on the admissibility of scientific evidence), personally reviewed the testimony and scientific literature, and reached a conclusion. After conducting an extensive evidentiary hearing in this case—one that involved detailed testimony from a number of distinguished expert witnesses, review of all of the leading studies in the discipline, pre- and post-hearing briefing, and lengthy arguments by skilled and experienced counsel</w:t>
      </w:r>
      <w:r>
        <w:t xml:space="preserve">—this Court ruled on August 8, 2019 that application of the Daubert factors requires substantial restrictions on specialized opinion testimony in this area. Based largely on the inability of the published studies in the field to establish an error rate, the absence of an objective standard for identification, and the lack of acceptance of the discipline’s foundational validity outside of the community of firearms and toolmark examiners, </w:t>
      </w:r>
      <w:r w:rsidRPr="00727702">
        <w:rPr>
          <w:u w:val="single"/>
        </w:rPr>
        <w:t xml:space="preserve">the Court precluded the government from eliciting testimony identifying the recovered firearm as the source of the recovered cartridge casing. </w:t>
      </w:r>
    </w:p>
    <w:p w14:paraId="49365F64" w14:textId="77777777" w:rsidR="00684B80" w:rsidRDefault="00684B80" w:rsidP="00684B80">
      <w:r w:rsidRPr="00727702">
        <w:rPr>
          <w:u w:val="single"/>
        </w:rPr>
        <w:t>Instead, the Court ruled that the government’s expert witness must limit his testimony to a conclusion that, based on his examination of the evidence and the consistency of the class characteristics and microscopic toolmarks, the firearm cannot be excluded as the source of the casing. The Court issues this Memorandum Opinion to further elucidate the ruling it made in open court. Note that Edelman did not rule that the witness couldn’t testify at all.</w:t>
      </w:r>
      <w:r>
        <w:t xml:space="preserve"> He ruled that the witness could testify only to conclusions backed by scientific research. </w:t>
      </w:r>
    </w:p>
    <w:p w14:paraId="45F64888" w14:textId="77777777" w:rsidR="00684B80" w:rsidRDefault="00684B80" w:rsidP="00684B80">
      <w:pPr>
        <w:rPr>
          <w:u w:val="single"/>
        </w:rPr>
      </w:pPr>
      <w:r>
        <w:t xml:space="preserve">The witness could tell the jury that he could not exclude the gun as the weapon that produced the casing. </w:t>
      </w:r>
      <w:r w:rsidRPr="00727702">
        <w:rPr>
          <w:u w:val="single"/>
        </w:rPr>
        <w:t xml:space="preserve">But he could not say it’s a match because such a conclusion could not be proved. This is an important distinction. Even the most strident critics of these fields of forensics don’t claim that they’re useless. Even bite-mark analysis can have some (minimal) investigative value. If there are clear bite marks all over a victim, for example, and the main suspect has no teeth, it seems safe to say that the suspect isn’t the source of the bites. But it’s useful to compare fields like this with single-source DNA evidence, which is backed by science. </w:t>
      </w:r>
    </w:p>
    <w:p w14:paraId="14497502" w14:textId="77777777" w:rsidR="00684B80" w:rsidRDefault="00684B80" w:rsidP="00684B80">
      <w:pPr>
        <w:rPr>
          <w:u w:val="single"/>
        </w:rPr>
      </w:pPr>
      <w:r w:rsidRPr="00727702">
        <w:rPr>
          <w:u w:val="single"/>
        </w:rPr>
        <w:t>DNA analysts don’t tell jurors that a suspect is a match. Instead, they use percentages.</w:t>
      </w:r>
      <w:r>
        <w:t xml:space="preserve"> Because we know the frequency with which specific DNA markers are distributed across the population, analysts can calculate the odds that anyone other than the suspect was the source of the DNA in question. </w:t>
      </w:r>
      <w:r w:rsidRPr="00727702">
        <w:rPr>
          <w:u w:val="single"/>
        </w:rPr>
        <w:t xml:space="preserve">We can’t do that with marks on shell casings, or bite marks, or pry marks on a door because there is no way of </w:t>
      </w:r>
      <w:r w:rsidRPr="00727702">
        <w:rPr>
          <w:u w:val="single"/>
        </w:rPr>
        <w:lastRenderedPageBreak/>
        <w:t xml:space="preserve">knowing how many different guns or teeth or crowbars might, under the right conditions, produce identical marks. </w:t>
      </w:r>
    </w:p>
    <w:p w14:paraId="611A7AE8" w14:textId="77777777" w:rsidR="00684B80" w:rsidRDefault="00684B80" w:rsidP="00684B80">
      <w:r w:rsidRPr="00727702">
        <w:rPr>
          <w:u w:val="single"/>
        </w:rPr>
        <w:t>What is remarkable about Edelman’s opinion is he acknowledges that his ruling will be unusual and that it will cut against nearly every court to rule before him, including appellate courts. But he issues it anyway, because it happens to be correct. Judges across the United States have considered similar challenges to firearms and toolmark identification evidence</w:t>
      </w:r>
      <w:r>
        <w:t xml:space="preserve">. </w:t>
      </w:r>
    </w:p>
    <w:p w14:paraId="4FEA046D" w14:textId="77777777" w:rsidR="00684B80" w:rsidRDefault="00684B80" w:rsidP="00684B80">
      <w:r>
        <w:t xml:space="preserve">Of course, “for many decades ballistics testimony was accepted almost without question in most federal courts in the United States.” Based on the pleadings in this case, as well as the Court’s own research, </w:t>
      </w:r>
      <w:r w:rsidRPr="00727702">
        <w:rPr>
          <w:u w:val="single"/>
        </w:rPr>
        <w:t>there do not appear to be any reported cases in which this type of evidence has been excluded in its entirety. Earlier this year, the United States District Court for the District of Nevada also surveyed the relevant case law and concluded that no federal court had found the method of firearms and toolmark examination promoted by AFTE—the method generally used by American firearms examiners and employed by Mr. Coleman in this case—to be unreliable. In evaluating the persuasive weight of these decisions, however, the undersigned could not help but note that, despite the enhanced gatekeeping role demanded by Daubert</w:t>
      </w:r>
      <w:r>
        <w:t xml:space="preserve">, see 509 U.S. at 589, the overwhelming majority of the reported post-Daubert cases regarding this type of expert opinion testimony have not engaged in a particularly extensive or probing analysis of the evidence’s reliability. </w:t>
      </w:r>
    </w:p>
    <w:p w14:paraId="5FB8A3E2" w14:textId="77777777" w:rsidR="00684B80" w:rsidRDefault="00684B80" w:rsidP="00684B80">
      <w:r>
        <w:t xml:space="preserve">In 2009, </w:t>
      </w:r>
      <w:r w:rsidRPr="00727702">
        <w:rPr>
          <w:u w:val="single"/>
        </w:rPr>
        <w:t>the National Research Council (“NRC”) specifically criticized the judiciary’s treatment of issues relating to the admissibility of firearms and toolmark evidence and the judiciary’s failure to apply Daubert in a meaningful fashion. In the NRC’s view, “[t]here is little to indicate that courts review firearms evidence pursuant to Daubert’s standard of reliability.” …Without disparaging the work of other courts, the NRC’s critique of our profession rings true, at least to the undersigned: many of the published post-Daubert opinions on firearms and toolmark identification involved no hearing on the admissibility of the evidence or only a cursory analysis of the relevant issues.</w:t>
      </w:r>
      <w:r>
        <w:t xml:space="preserve">Yet, the case law in this area follows a pattern in which holdings supported by limited analysis are nonetheless subsequently deferred to by one court after another. </w:t>
      </w:r>
    </w:p>
    <w:p w14:paraId="49741095" w14:textId="77777777" w:rsidR="00684B80" w:rsidRDefault="00684B80" w:rsidP="00684B80">
      <w:r>
        <w:t xml:space="preserve">This pattern creates the appearance of an avalanche of authority; on closer examination, however, these precedents ultimately stand on a fairly flimsy foundation. The NRC credited Professor David Faigman—one of the defense experts who testified at the Daubert hearing in this matter—with the observation that trial courts defer to expert witnesses; appellate courts then defer to the trial courts; and subsequent courts then defer to the earlier decisions. </w:t>
      </w:r>
      <w:r w:rsidRPr="00727702">
        <w:rPr>
          <w:u w:val="single"/>
        </w:rPr>
        <w:t>As someone who has been beating this drum for years, I can’t tell you how satisfying it is to see this in a court opinion. It’s just remarkable. Under Daubert v. Merrell Dow Pharmaceuticals Inc., the Supreme Court laid out markers that judges should look for when assessing scientific evidence, such as whether the methods in question are subject to peer review and whether the expert’s methods are generally accepted in the scientific community. Consequently, Daubert spawned cottage industries of forensic boards,</w:t>
      </w:r>
      <w:r>
        <w:t xml:space="preserve"> certifying organizations and quasi-academic journals, all aimed at conferring legitimacy on dubious fields. </w:t>
      </w:r>
    </w:p>
    <w:p w14:paraId="04AD0B29" w14:textId="77777777" w:rsidR="00684B80" w:rsidRDefault="00684B80" w:rsidP="00684B80">
      <w:pPr>
        <w:rPr>
          <w:u w:val="single"/>
        </w:rPr>
      </w:pPr>
      <w:r>
        <w:t xml:space="preserve">When assessing a challenge to the scientific reliability of an entire discipline of forensics such as ballistics analysis or bite-mark analysis, then, too many judges have simply looked to these bogus boards and journals and concluded that the state’s expert and his or her methods are “generally accepted.” But they’re accepted only by other experts within those same suspect fields. </w:t>
      </w:r>
      <w:r w:rsidRPr="00727702">
        <w:rPr>
          <w:u w:val="single"/>
        </w:rPr>
        <w:t>These judges neglect to assess how the entire field has been assessed by actual scientists.</w:t>
      </w:r>
    </w:p>
    <w:p w14:paraId="7D91CE00" w14:textId="77777777" w:rsidR="00684B80" w:rsidRDefault="00684B80" w:rsidP="00684B80">
      <w:r w:rsidRPr="00727702">
        <w:rPr>
          <w:u w:val="single"/>
        </w:rPr>
        <w:lastRenderedPageBreak/>
        <w:t>It’s like assessing the scientific validity of an astrologer by citing astrology journals or by consulting other astrologists. In this case, the prosecution cited a publication called the Association of Firearm and Tool Mark Examiners (AFTE) Journal, which it claimed had published “peer-reviewed” studies concluding that ballistics analysts had a low rate of error. In his opinion, Edelman deftly slices through this noise: Overall, the AFTE Journal’s use of reviewers exclusively from within the field to review articles created for and by other practitioners in the field greatly reduces its value as a scientific publication, especially when considered in conjunction with the general lack of access to the journal for the broader academic and scientific community as well as its use of an open review process.</w:t>
      </w:r>
      <w:r>
        <w:t xml:space="preserve"> …Other courts considering challenges to this discipline under Daubert have concluded that publication in the AFTE Journal satisfies this prong of the admissibility analysis. …It is striking, however, that these courts devote little attention to the sufficiency of this journal’s peer review process or to the issues stemming from a review process dominated by financially and professionally interested practitioners, and instead, mostly accept at face value the assertions regarding the adequacy of the journal’s peer review process. …In the undersigned’s view, if Daubert, Motorola, and Rule 702 are to have any meaning at all, courts must not confine the relevant scientific community to the specific group of practitioners dedicated to the validity of the theory—in other words, to those whose professional standing and financial livelihoods depend on the challenged discipline. </w:t>
      </w:r>
    </w:p>
    <w:p w14:paraId="5D98D959" w14:textId="77777777" w:rsidR="00684B80" w:rsidRDefault="00684B80" w:rsidP="00684B80">
      <w:r>
        <w:t xml:space="preserve">As Judge Jon M. Alander of the Superior Court of Connecticut aptly stated, “[i]t is self evident that practitioners accept the validity of the method as they are the ones using it. Were the relevant scientific community limited to practitioners, every scientific methodology would be deemed to have gained general acceptance.” Edelman’s opinion is the Platonic ideal of a Daubert analysis. It ought to be the norm. </w:t>
      </w:r>
    </w:p>
    <w:p w14:paraId="4BD71535" w14:textId="77777777" w:rsidR="00684B80" w:rsidRDefault="00684B80" w:rsidP="00684B80">
      <w:r>
        <w:t xml:space="preserve">But we should also be careful not to conclude that because Edelman did it correctly, other judges will too. Again, it’s just not realistic to expect people trained in law to accurately assess the validity of scientific evidence that sometimes gets quite complicated. One additional item worth noting: In 2016, President Barack Obama nominated Edelman to be a federal district court judge. Despite his impressive résumé, the Republican-controlled Senate never voted on the nomination; it expired eight months later. </w:t>
      </w:r>
    </w:p>
    <w:p w14:paraId="15555EFC" w14:textId="77777777" w:rsidR="00684B80" w:rsidRDefault="00684B80" w:rsidP="00684B80">
      <w:r>
        <w:t>In 2017, President Trump nominated Matthew S. Petersen to fill the vacancy Edelman was denied. Petersen had no previous trial or criminal law experience. In a viral video taken during his confirmation hearing, Sen. John Neely Kennedy (R-La.) asked Petersen about basic concepts in criminal law with which any judge should be familiar. One of those concepts was the Daubert standard. Clearly flustered, Petersen responded, “I don’t have that readily at my disposal. But I would be happy to take a closer look at that.” Petersen later withdrew from consideration for the position.</w:t>
      </w:r>
    </w:p>
    <w:p w14:paraId="07299D07" w14:textId="77777777" w:rsidR="00684B80" w:rsidRPr="00FF597F" w:rsidRDefault="00684B80" w:rsidP="00684B80"/>
    <w:p w14:paraId="6279C0DA" w14:textId="5C243C8A" w:rsidR="00684B80" w:rsidRPr="00FF597F" w:rsidRDefault="00684B80" w:rsidP="00684B80">
      <w:pPr>
        <w:pStyle w:val="Heading3"/>
        <w:rPr>
          <w:rFonts w:cs="Times New Roman"/>
        </w:rPr>
      </w:pPr>
      <w:r w:rsidRPr="00FF597F">
        <w:rPr>
          <w:rFonts w:cs="Times New Roman"/>
        </w:rPr>
        <w:lastRenderedPageBreak/>
        <w:t>AT</w:t>
      </w:r>
      <w:r w:rsidR="009C100F">
        <w:rPr>
          <w:rFonts w:cs="Times New Roman"/>
        </w:rPr>
        <w:t xml:space="preserve"> - </w:t>
      </w:r>
      <w:r w:rsidRPr="00FF597F">
        <w:rPr>
          <w:rFonts w:cs="Times New Roman"/>
        </w:rPr>
        <w:t xml:space="preserve">Dept Justice Reform </w:t>
      </w:r>
      <w:r w:rsidR="009C100F">
        <w:rPr>
          <w:rFonts w:cs="Times New Roman"/>
        </w:rPr>
        <w:t>CP</w:t>
      </w:r>
      <w:r w:rsidRPr="00FF597F">
        <w:rPr>
          <w:rFonts w:cs="Times New Roman"/>
        </w:rPr>
        <w:t>– Solvency Deficit</w:t>
      </w:r>
    </w:p>
    <w:p w14:paraId="73E84495" w14:textId="77777777" w:rsidR="00684B80" w:rsidRPr="00FF597F" w:rsidRDefault="00684B80" w:rsidP="00684B80">
      <w:pPr>
        <w:pStyle w:val="Heading4"/>
        <w:rPr>
          <w:rFonts w:cs="Times New Roman"/>
        </w:rPr>
      </w:pPr>
      <w:r w:rsidRPr="00FF597F">
        <w:rPr>
          <w:rFonts w:cs="Times New Roman"/>
        </w:rPr>
        <w:t>An independent federal entity is key to solve</w:t>
      </w:r>
    </w:p>
    <w:p w14:paraId="309BFCB8" w14:textId="77777777" w:rsidR="00684B80" w:rsidRPr="00FF597F" w:rsidRDefault="00684B80" w:rsidP="00684B80">
      <w:bookmarkStart w:id="90" w:name="_Hlk44856056"/>
      <w:r w:rsidRPr="00FF597F">
        <w:rPr>
          <w:b/>
          <w:bCs/>
          <w:sz w:val="26"/>
          <w:szCs w:val="26"/>
        </w:rPr>
        <w:t>Bell, Professor of Chemistry and Forensic and Investigative Science, West Virginia, 17</w:t>
      </w:r>
      <w:r w:rsidRPr="00FF597F">
        <w:t xml:space="preserve"> </w:t>
      </w:r>
      <w:bookmarkEnd w:id="90"/>
      <w:r w:rsidRPr="00FF597F">
        <w:t xml:space="preserve">(Suzanne Bell, April 18, 2017, The Conversation, WVU Professor of Chemistry and Forensic and Investigative Science, “Now who will push ahead on validating forensic science disciplines?”, </w:t>
      </w:r>
      <w:hyperlink r:id="rId205" w:history="1">
        <w:r w:rsidRPr="00FF597F">
          <w:rPr>
            <w:rStyle w:val="Hyperlink"/>
          </w:rPr>
          <w:t>https://theconversation.com/now-who-will-push-ahead-on-validating-forensic-science-disciplines-76198</w:t>
        </w:r>
      </w:hyperlink>
      <w:r w:rsidRPr="00FF597F">
        <w:t>, accessed 6/30/20, EM)</w:t>
      </w:r>
    </w:p>
    <w:p w14:paraId="6B3AEA98" w14:textId="77777777" w:rsidR="00684B80" w:rsidRPr="00FF597F" w:rsidRDefault="00684B80" w:rsidP="00684B80">
      <w:r w:rsidRPr="00FF597F">
        <w:t xml:space="preserve">Science and the law are not natural partners. </w:t>
      </w:r>
      <w:r w:rsidRPr="00FF597F">
        <w:rPr>
          <w:rStyle w:val="StyleUnderline"/>
        </w:rPr>
        <w:t>Science seeks to advance our understanding of the natural world. The law is tasked with ensuring public safety and making sure justice is properly served. Over time, science became another tool available to the legal system to pursue those goals.</w:t>
      </w:r>
    </w:p>
    <w:p w14:paraId="4E46BB8F" w14:textId="77777777" w:rsidR="00684B80" w:rsidRPr="00FF597F" w:rsidRDefault="00684B80" w:rsidP="00684B80">
      <w:r w:rsidRPr="00FF597F">
        <w:t xml:space="preserve">During recent years, though, </w:t>
      </w:r>
      <w:r w:rsidRPr="00FF597F">
        <w:rPr>
          <w:rStyle w:val="StyleUnderline"/>
        </w:rPr>
        <w:t>problems with some aspects of forensic science have come to light. Examples include false convictions based on faulty fire scene and burn pattern analysis and on bite mark analysis, incorrect fingerprint identification and instances of misconduct in forensic labs. Recognizing these shortcoming has led to various efforts to propel forensic science forward, helping us recognize which parts of it are scientifically valid, which parts aren’t and where more research must be done</w:t>
      </w:r>
      <w:r w:rsidRPr="00FF597F">
        <w:t>.</w:t>
      </w:r>
    </w:p>
    <w:p w14:paraId="0A963DFC" w14:textId="77777777" w:rsidR="00684B80" w:rsidRPr="00FF597F" w:rsidRDefault="00684B80" w:rsidP="00684B80">
      <w:r w:rsidRPr="00FF597F">
        <w:t>This month, Attorney General Jeff Sessions ended support for the National Commission on Forensic Science (NCFS). This federal advisory board was charged with making recommendations “to enhance the practice and improve the reliability of forensic science.” Sessions didn’t renew the charter of this independent group, instead announcing other steps to be taken within the Department of Justice.</w:t>
      </w:r>
    </w:p>
    <w:p w14:paraId="40D4A8A4" w14:textId="77777777" w:rsidR="00684B80" w:rsidRPr="00FF597F" w:rsidRDefault="00684B80" w:rsidP="00684B80">
      <w:pPr>
        <w:rPr>
          <w:rStyle w:val="StyleUnderline"/>
        </w:rPr>
      </w:pPr>
      <w:r w:rsidRPr="00FF597F">
        <w:rPr>
          <w:rStyle w:val="StyleUnderline"/>
        </w:rPr>
        <w:t>DOJ is not a science agency and thus not the ideal place to address core scientific issues. The department is staffed with dedicated public servants and exemplary forensic scientists, but the independence of science (real and perceived) remains a concern. The loss of the NCFS, of which I was a member, disrupts our work to help forensic science come of age and to insure the scientific validity of all its subdisciplines – a desirable outcome for its practitioners, the legal system and all of us who are served by it.</w:t>
      </w:r>
    </w:p>
    <w:p w14:paraId="395668FB" w14:textId="77777777" w:rsidR="00684B80" w:rsidRPr="00FF597F" w:rsidRDefault="00684B80" w:rsidP="00684B80">
      <w:r w:rsidRPr="00FF597F">
        <w:t>Critical calls for more work</w:t>
      </w:r>
    </w:p>
    <w:p w14:paraId="43063103" w14:textId="77777777" w:rsidR="00684B80" w:rsidRPr="00FF597F" w:rsidRDefault="00684B80" w:rsidP="00684B80">
      <w:r w:rsidRPr="00FF597F">
        <w:t xml:space="preserve">A number of practices in forensic science require additional scientific scrutiny and validation. </w:t>
      </w:r>
      <w:r w:rsidRPr="00FF597F">
        <w:rPr>
          <w:rStyle w:val="StyleUnderline"/>
        </w:rPr>
        <w:t>Indeed, any scientific method or practice requires periodic review and update to keep pace with developments in the field.</w:t>
      </w:r>
    </w:p>
    <w:p w14:paraId="5F931309" w14:textId="77777777" w:rsidR="00684B80" w:rsidRPr="00FF597F" w:rsidRDefault="00684B80" w:rsidP="00684B80">
      <w:r w:rsidRPr="00FF597F">
        <w:t xml:space="preserve">In 2009, </w:t>
      </w:r>
      <w:r w:rsidRPr="00FF597F">
        <w:rPr>
          <w:rStyle w:val="StyleUnderline"/>
        </w:rPr>
        <w:t>the National Research Council published its “Strengthening Forensic Science in the United States: A Path Forward” report, which spelled out the discipline’s shortcomings and made numerous recommendations on how to improve and support it. These included creating an independent federal entity to address the many needs of the forensic science community including more research, assistance with accreditation and increasing scientific rigor</w:t>
      </w:r>
      <w:r w:rsidRPr="00FF597F">
        <w:t>. The report had the misfortune of being published during the Great Recession, when the appetite for creating a new federal entity was subdued at best.</w:t>
      </w:r>
    </w:p>
    <w:p w14:paraId="284E1D08" w14:textId="77777777" w:rsidR="00684B80" w:rsidRPr="00FF597F" w:rsidRDefault="00684B80" w:rsidP="00684B80"/>
    <w:p w14:paraId="57BC90CD" w14:textId="77777777" w:rsidR="00684B80" w:rsidRPr="00FF597F" w:rsidRDefault="00684B80" w:rsidP="00684B80">
      <w:pPr>
        <w:pStyle w:val="Heading3"/>
        <w:rPr>
          <w:rFonts w:cs="Times New Roman"/>
        </w:rPr>
      </w:pPr>
      <w:r w:rsidRPr="00FF597F">
        <w:rPr>
          <w:rFonts w:cs="Times New Roman"/>
        </w:rPr>
        <w:lastRenderedPageBreak/>
        <w:t>AT – States CP – Solvency Deficit – Fragmentation</w:t>
      </w:r>
    </w:p>
    <w:p w14:paraId="780BDA97" w14:textId="77777777" w:rsidR="00684B80" w:rsidRPr="00FF597F" w:rsidRDefault="00684B80" w:rsidP="00684B80"/>
    <w:p w14:paraId="79CDD60D" w14:textId="77777777" w:rsidR="00684B80" w:rsidRPr="00FF597F" w:rsidRDefault="00684B80" w:rsidP="00684B80">
      <w:pPr>
        <w:pStyle w:val="Heading4"/>
        <w:rPr>
          <w:rFonts w:cs="Times New Roman"/>
        </w:rPr>
      </w:pPr>
      <w:r w:rsidRPr="00FF597F">
        <w:rPr>
          <w:rFonts w:cs="Times New Roman"/>
        </w:rPr>
        <w:t>No solvency – federal action necessary to solve fragmentation</w:t>
      </w:r>
    </w:p>
    <w:p w14:paraId="6899B305" w14:textId="77777777" w:rsidR="00684B80" w:rsidRPr="00FF597F" w:rsidRDefault="00684B80" w:rsidP="00684B80">
      <w:pPr>
        <w:rPr>
          <w:rStyle w:val="Style13ptBold"/>
        </w:rPr>
      </w:pPr>
      <w:r w:rsidRPr="00FF597F">
        <w:rPr>
          <w:rStyle w:val="Style13ptBold"/>
        </w:rPr>
        <w:t>National Research Council, 9</w:t>
      </w:r>
    </w:p>
    <w:p w14:paraId="6B75C239" w14:textId="77777777" w:rsidR="00684B80" w:rsidRPr="00FF597F" w:rsidRDefault="00684B80" w:rsidP="00684B80">
      <w:r w:rsidRPr="00FF597F">
        <w:t xml:space="preserve">[National Research Council, “Strengthening Forensic Science in the United States: A Path Forward,” Washington, DC: The National Academies Press, </w:t>
      </w:r>
      <w:hyperlink r:id="rId206" w:history="1">
        <w:r w:rsidRPr="00FF597F">
          <w:rPr>
            <w:rStyle w:val="Hyperlink"/>
          </w:rPr>
          <w:t>https://www.txcourts.gov/media/1440423/strengthening-forensic-science-in-the-united-states-a-path-</w:t>
        </w:r>
        <w:sdt>
          <w:sdtPr>
            <w:tag w:val="goog_rdk_0"/>
            <w:id w:val="2138912132"/>
          </w:sdtPr>
          <w:sdtContent/>
        </w:sdt>
        <w:sdt>
          <w:sdtPr>
            <w:tag w:val="goog_rdk_1"/>
            <w:id w:val="1735116234"/>
          </w:sdtPr>
          <w:sdtContent/>
        </w:sdt>
        <w:sdt>
          <w:sdtPr>
            <w:tag w:val="goog_rdk_3"/>
            <w:id w:val="1345053338"/>
          </w:sdtPr>
          <w:sdtContent/>
        </w:sdt>
        <w:sdt>
          <w:sdtPr>
            <w:tag w:val="goog_rdk_6"/>
            <w:id w:val="-1988546094"/>
          </w:sdtPr>
          <w:sdtContent/>
        </w:sdt>
        <w:sdt>
          <w:sdtPr>
            <w:tag w:val="goog_rdk_10"/>
            <w:id w:val="-1561315216"/>
          </w:sdtPr>
          <w:sdtContent/>
        </w:sdt>
        <w:sdt>
          <w:sdtPr>
            <w:tag w:val="goog_rdk_15"/>
            <w:id w:val="1963080003"/>
          </w:sdtPr>
          <w:sdtContent/>
        </w:sdt>
        <w:sdt>
          <w:sdtPr>
            <w:tag w:val="goog_rdk_21"/>
            <w:id w:val="319628068"/>
          </w:sdtPr>
          <w:sdtContent/>
        </w:sdt>
        <w:sdt>
          <w:sdtPr>
            <w:tag w:val="goog_rdk_28"/>
            <w:id w:val="2062283545"/>
          </w:sdtPr>
          <w:sdtContent/>
        </w:sdt>
        <w:r w:rsidRPr="00FF597F">
          <w:rPr>
            <w:rStyle w:val="Hyperlink"/>
          </w:rPr>
          <w:t>forward.pdf</w:t>
        </w:r>
      </w:hyperlink>
      <w:r w:rsidRPr="00FF597F">
        <w:t>, pp. S-4, accessed on 06/22/20, BS]</w:t>
      </w:r>
    </w:p>
    <w:p w14:paraId="1FA8E4C4" w14:textId="77777777" w:rsidR="00684B80" w:rsidRDefault="00684B80" w:rsidP="00684B80">
      <w:pPr>
        <w:rPr>
          <w:rStyle w:val="StyleUnderline"/>
        </w:rPr>
      </w:pPr>
      <w:r w:rsidRPr="00FF597F">
        <w:rPr>
          <w:rStyle w:val="StyleUnderline"/>
        </w:rPr>
        <w:t>There are great disparities among existing forensic science operations in federal, state, and local law enforcement jurisdictions and agencies. This is true with respect to funding, access to analytical instrumentation, the availability of skilled and well-trained personnel, certification, accreditation, and oversight.</w:t>
      </w:r>
      <w:r w:rsidRPr="00FF597F">
        <w:t xml:space="preserve"> As a result, it is not easy to generalize about current practices within the forensic science community. It is clear, however, that </w:t>
      </w:r>
      <w:r w:rsidRPr="00FF597F">
        <w:rPr>
          <w:rStyle w:val="StyleUnderline"/>
        </w:rPr>
        <w:t>any approach to overhauling the existing system needs to address and help minimize the community’s current fragmentation and inconsistent practices. Although the vast majority of criminal law enforcement is handled by state and local jurisdictions, these entities often are sorely lacking in the resources (money, staff, training, and equipment) necessary to promote and maintain strong forensic science laboratory systems. By comparison, federal programs are often much better funded and staffed</w:t>
      </w:r>
      <w:r w:rsidRPr="00FF597F">
        <w:rPr>
          <w:u w:val="single"/>
        </w:rPr>
        <w:t>.</w:t>
      </w:r>
      <w:r w:rsidRPr="00FF597F">
        <w:t xml:space="preserve"> It is also noteworthy that the resources, the extent of services, and the amount of expertise that medical examiners and forensic pathologists can provide vary widely in different jurisdictions. As a result, </w:t>
      </w:r>
      <w:r w:rsidRPr="00FF597F">
        <w:rPr>
          <w:rStyle w:val="StyleUnderline"/>
        </w:rPr>
        <w:t>the depth, reliability, and overall quality of substantive information arising from the forensic examination of evidence available to the legal system vary substantially across the country.</w:t>
      </w:r>
    </w:p>
    <w:p w14:paraId="2D5D07F3" w14:textId="77777777" w:rsidR="00684B80" w:rsidRDefault="00684B80" w:rsidP="00684B80">
      <w:pPr>
        <w:rPr>
          <w:rStyle w:val="StyleUnderline"/>
        </w:rPr>
      </w:pPr>
    </w:p>
    <w:p w14:paraId="6506B976" w14:textId="77777777" w:rsidR="00684B80" w:rsidRPr="00394934" w:rsidRDefault="00684B80" w:rsidP="00684B80">
      <w:pPr>
        <w:pStyle w:val="Heading4"/>
      </w:pPr>
      <w:r w:rsidRPr="00394934">
        <w:t>Standards and accreditation key - crime labs don’t require practitioners to be certified, have no mandatory certification programs, and aren’t required to be accredited</w:t>
      </w:r>
      <w:r>
        <w:t xml:space="preserve"> – problem is magnified across jurisdictions</w:t>
      </w:r>
    </w:p>
    <w:p w14:paraId="4E05C8F2" w14:textId="77777777" w:rsidR="00684B80" w:rsidRPr="005551F5" w:rsidRDefault="00684B80" w:rsidP="00684B80">
      <w:pPr>
        <w:rPr>
          <w:rStyle w:val="Style13ptBold"/>
        </w:rPr>
      </w:pPr>
      <w:r w:rsidRPr="005551F5">
        <w:rPr>
          <w:rStyle w:val="Style13ptBold"/>
        </w:rPr>
        <w:t>National Research Council, 9</w:t>
      </w:r>
    </w:p>
    <w:p w14:paraId="4EFAC707" w14:textId="77777777" w:rsidR="00684B80" w:rsidRDefault="00684B80" w:rsidP="00684B80">
      <w:r>
        <w:t>[National Research Council, “</w:t>
      </w:r>
      <w:r w:rsidRPr="000E467B">
        <w:t>Strengthening Forensic Science in the United States: A Path Forward</w:t>
      </w:r>
      <w:r>
        <w:t>,”</w:t>
      </w:r>
      <w:r w:rsidRPr="000E467B">
        <w:t xml:space="preserve"> Washington, DC: The National Academies Press</w:t>
      </w:r>
      <w:r>
        <w:t xml:space="preserve">, </w:t>
      </w:r>
      <w:hyperlink r:id="rId207" w:history="1">
        <w:r w:rsidRPr="00E557AF">
          <w:rPr>
            <w:rStyle w:val="Hyperlink"/>
          </w:rPr>
          <w:t>https://www.txcourts.gov/media/1440423/strengthening-forensic-science-in-the-united-states-a-path-</w:t>
        </w:r>
        <w:sdt>
          <w:sdtPr>
            <w:tag w:val="goog_rdk_0"/>
            <w:id w:val="-1809160654"/>
          </w:sdtPr>
          <w:sdtContent/>
        </w:sdt>
        <w:sdt>
          <w:sdtPr>
            <w:tag w:val="goog_rdk_1"/>
            <w:id w:val="-557164009"/>
          </w:sdtPr>
          <w:sdtContent/>
        </w:sdt>
        <w:sdt>
          <w:sdtPr>
            <w:tag w:val="goog_rdk_3"/>
            <w:id w:val="2136206463"/>
          </w:sdtPr>
          <w:sdtContent/>
        </w:sdt>
        <w:sdt>
          <w:sdtPr>
            <w:tag w:val="goog_rdk_6"/>
            <w:id w:val="994995498"/>
          </w:sdtPr>
          <w:sdtContent/>
        </w:sdt>
        <w:sdt>
          <w:sdtPr>
            <w:tag w:val="goog_rdk_10"/>
            <w:id w:val="928008722"/>
          </w:sdtPr>
          <w:sdtContent/>
        </w:sdt>
        <w:sdt>
          <w:sdtPr>
            <w:tag w:val="goog_rdk_15"/>
            <w:id w:val="-481538482"/>
          </w:sdtPr>
          <w:sdtContent/>
        </w:sdt>
        <w:sdt>
          <w:sdtPr>
            <w:tag w:val="goog_rdk_21"/>
            <w:id w:val="1800420671"/>
          </w:sdtPr>
          <w:sdtContent/>
        </w:sdt>
        <w:sdt>
          <w:sdtPr>
            <w:tag w:val="goog_rdk_28"/>
            <w:id w:val="-262614968"/>
          </w:sdtPr>
          <w:sdtContent/>
        </w:sdt>
        <w:r w:rsidRPr="00E557AF">
          <w:rPr>
            <w:rStyle w:val="Hyperlink"/>
          </w:rPr>
          <w:t>forward.pdf</w:t>
        </w:r>
      </w:hyperlink>
      <w:r>
        <w:t>, pp. S-4-S-5, accessed on 06/22/20, BS]</w:t>
      </w:r>
    </w:p>
    <w:p w14:paraId="05B22C97" w14:textId="77777777" w:rsidR="00684B80" w:rsidRDefault="00684B80" w:rsidP="00684B80">
      <w:r w:rsidRPr="00394934">
        <w:rPr>
          <w:rStyle w:val="StyleUnderline"/>
        </w:rPr>
        <w:t>The fragmentation problem is compounded because operational principles and procedures for many forensic science disciplines are not standardized or embraced, either between or within jurisdictions.</w:t>
      </w:r>
      <w:r>
        <w:t xml:space="preserve"> </w:t>
      </w:r>
      <w:r w:rsidRPr="001234F8">
        <w:rPr>
          <w:rStyle w:val="StyleUnderline"/>
        </w:rPr>
        <w:t>There is no uniformity in the certification of forensic practitioners, or in the accreditation of crime laboratories</w:t>
      </w:r>
      <w:r>
        <w:t xml:space="preserve">. Indeed, </w:t>
      </w:r>
      <w:r w:rsidRPr="001234F8">
        <w:rPr>
          <w:rStyle w:val="Emphasis"/>
        </w:rPr>
        <w:t>most jurisdictions do not require forensic practitioners to be certified</w:t>
      </w:r>
      <w:r>
        <w:t xml:space="preserve">, and </w:t>
      </w:r>
      <w:r w:rsidRPr="001234F8">
        <w:rPr>
          <w:rStyle w:val="StyleUnderline"/>
        </w:rPr>
        <w:t>most forensic science disciplines have no mandatory certification programs</w:t>
      </w:r>
      <w:r>
        <w:t xml:space="preserve">. Moreover, </w:t>
      </w:r>
      <w:r w:rsidRPr="001234F8">
        <w:rPr>
          <w:rStyle w:val="Emphasis"/>
        </w:rPr>
        <w:t>accreditation of crime laboratories is not required in most jurisdictions</w:t>
      </w:r>
      <w:r>
        <w:t xml:space="preserve">. Often there are no standard protocols governing forensic practice in a given discipline. And, even when protocols are in place (e.g., SWG standards), they often are vague and not enforced in any meaningful way. In short, the </w:t>
      </w:r>
      <w:r w:rsidRPr="004D4E99">
        <w:rPr>
          <w:rStyle w:val="StyleUnderline"/>
        </w:rPr>
        <w:t xml:space="preserve">quality of forensic practice in </w:t>
      </w:r>
      <w:r w:rsidRPr="004D4E99">
        <w:rPr>
          <w:rStyle w:val="StyleUnderline"/>
        </w:rPr>
        <w:lastRenderedPageBreak/>
        <w:t>most disciplines varies greatly because of the absence of adequate training and continuing education, rigorous mandatory certification and accreditation programs, adherence to robust performance standards, and effective oversight</w:t>
      </w:r>
      <w:r>
        <w:t>. These shortcomings obviously pose a continuing and serious threat to the quality and credibility of forensic science practice.</w:t>
      </w:r>
    </w:p>
    <w:p w14:paraId="1F65568D" w14:textId="77777777" w:rsidR="00684B80" w:rsidRPr="00D37A10" w:rsidRDefault="00684B80" w:rsidP="00684B80"/>
    <w:p w14:paraId="0DB633D2" w14:textId="77777777" w:rsidR="00684B80" w:rsidRPr="00FF597F" w:rsidRDefault="00684B80" w:rsidP="00684B80">
      <w:pPr>
        <w:rPr>
          <w:rStyle w:val="Style13ptBold"/>
          <w:b w:val="0"/>
          <w:bCs w:val="0"/>
          <w:sz w:val="22"/>
        </w:rPr>
      </w:pPr>
    </w:p>
    <w:p w14:paraId="21EEB58A" w14:textId="77777777" w:rsidR="00684B80" w:rsidRPr="00FF597F" w:rsidRDefault="00684B80" w:rsidP="00684B80">
      <w:pPr>
        <w:pStyle w:val="Heading3"/>
        <w:rPr>
          <w:rFonts w:cs="Times New Roman"/>
        </w:rPr>
      </w:pPr>
      <w:r w:rsidRPr="00FF597F">
        <w:rPr>
          <w:rFonts w:cs="Times New Roman"/>
        </w:rPr>
        <w:lastRenderedPageBreak/>
        <w:t>AT – States CP – State Oversight Fails</w:t>
      </w:r>
    </w:p>
    <w:p w14:paraId="5DB73617" w14:textId="77777777" w:rsidR="00684B80" w:rsidRPr="00FF597F" w:rsidRDefault="00684B80" w:rsidP="00684B80"/>
    <w:p w14:paraId="58A2EAB8" w14:textId="77777777" w:rsidR="00684B80" w:rsidRPr="00FF597F" w:rsidRDefault="00684B80" w:rsidP="00684B80">
      <w:pPr>
        <w:pStyle w:val="Heading4"/>
        <w:rPr>
          <w:rFonts w:cs="Times New Roman"/>
        </w:rPr>
      </w:pPr>
      <w:r w:rsidRPr="00FF597F">
        <w:rPr>
          <w:rFonts w:cs="Times New Roman"/>
        </w:rPr>
        <w:t>States don’t effectively regulate practices – Mississippi proves</w:t>
      </w:r>
    </w:p>
    <w:p w14:paraId="7D1370ED" w14:textId="77777777" w:rsidR="00684B80" w:rsidRPr="00FF597F" w:rsidRDefault="00684B80" w:rsidP="00684B80">
      <w:pPr>
        <w:rPr>
          <w:rStyle w:val="Style13ptBold"/>
        </w:rPr>
      </w:pPr>
      <w:r w:rsidRPr="00FF597F">
        <w:rPr>
          <w:rStyle w:val="Style13ptBold"/>
        </w:rPr>
        <w:t>Balko, Washington Post criminal justice opinion writer, 9</w:t>
      </w:r>
    </w:p>
    <w:p w14:paraId="6DE03D5D" w14:textId="77777777" w:rsidR="00684B80" w:rsidRPr="00FF597F" w:rsidRDefault="00684B80" w:rsidP="00684B80">
      <w:pPr>
        <w:rPr>
          <w:rStyle w:val="Style13ptBold"/>
        </w:rPr>
      </w:pPr>
      <w:r w:rsidRPr="00FF597F">
        <w:t>[Radley, Washington Post criminal justice opinion writer whose work has previously been cited by the Supreme Court, Nov 28, 2009, The Economist, “Five questions for Radley Balko,” https://www.economist.com/democracy-in-america/2009/11/28/five-questions-for-radley-balko, accessed on 06/24/20, BS]</w:t>
      </w:r>
    </w:p>
    <w:p w14:paraId="4E9F0FFF" w14:textId="77777777" w:rsidR="00684B80" w:rsidRPr="00FF597F" w:rsidRDefault="00684B80" w:rsidP="00684B80"/>
    <w:p w14:paraId="4735832D" w14:textId="77777777" w:rsidR="00684B80" w:rsidRPr="00FF597F" w:rsidRDefault="00684B80" w:rsidP="00684B80">
      <w:r w:rsidRPr="00FF597F">
        <w:t>DIA: Your blog does a great job of curating infuriating stories about injustices in today's system. What is the worst case that you've come across?</w:t>
      </w:r>
    </w:p>
    <w:p w14:paraId="6AF63182" w14:textId="77777777" w:rsidR="00684B80" w:rsidRDefault="00684B80" w:rsidP="00684B80">
      <w:r w:rsidRPr="00FF597F">
        <w:t xml:space="preserve">Mr Balko: I'd say it would have to be the legacy of Steven Hayne, the Mississippi medical examiner I've been reporting on for a few years now [see here]. </w:t>
      </w:r>
      <w:r w:rsidRPr="00FF597F">
        <w:rPr>
          <w:rStyle w:val="StyleUnderline"/>
        </w:rPr>
        <w:t>Hayne has testified in 80-90% of the homicide cases in Mississippi for the last 20 years. He has also testified in Louisiana. The guy admits under oath that he does some 1,500-1,800 autopsies per year, several times more than the maximum recommended by professional organisations</w:t>
      </w:r>
      <w:r w:rsidRPr="00FF597F">
        <w:t xml:space="preserve"> (250-300 per year). We already know of </w:t>
      </w:r>
      <w:r w:rsidRPr="00FF597F">
        <w:rPr>
          <w:rStyle w:val="StyleUnderline"/>
        </w:rPr>
        <w:t>two men who served close to two decades each in prison because of his testimony who were later exonerated by DNA</w:t>
      </w:r>
      <w:r w:rsidRPr="00FF597F">
        <w:t xml:space="preserve">. </w:t>
      </w:r>
      <w:r w:rsidRPr="00FF597F">
        <w:rPr>
          <w:rStyle w:val="Emphasis"/>
        </w:rPr>
        <w:t>His workload, testimony, and general practices are condemned by just about everyone</w:t>
      </w:r>
      <w:r w:rsidRPr="00FF597F">
        <w:rPr>
          <w:rStyle w:val="StyleUnderline"/>
        </w:rPr>
        <w:t xml:space="preserve"> in his profession</w:t>
      </w:r>
      <w:r w:rsidRPr="00FF597F">
        <w:t xml:space="preserve">. The guy has done incalculable damage to Mississippi's criminal-justice system. And its civil-justice system, for that matter. </w:t>
      </w:r>
      <w:r w:rsidRPr="00FF597F">
        <w:rPr>
          <w:rStyle w:val="StyleUnderline"/>
        </w:rPr>
        <w:t>He also testifies in medical malpractice and wrongful death cases. But no one in Mississippi seems concerned. Mr Hayne was effectively barred from doing autopsies last year, but he continues to testify in Mississippi's courts. He just testified last week</w:t>
      </w:r>
      <w:r w:rsidRPr="00FF597F">
        <w:t xml:space="preserve">. And </w:t>
      </w:r>
      <w:r w:rsidRPr="00FF597F">
        <w:rPr>
          <w:rStyle w:val="Emphasis"/>
        </w:rPr>
        <w:t>state officials refuse to go back and look at old cases that may have been corrupted by his testimony.</w:t>
      </w:r>
      <w:r w:rsidRPr="00FF597F">
        <w:t xml:space="preserve"> In fact, the </w:t>
      </w:r>
      <w:r w:rsidRPr="00FF597F">
        <w:rPr>
          <w:rStyle w:val="StyleUnderline"/>
        </w:rPr>
        <w:t xml:space="preserve">state's </w:t>
      </w:r>
      <w:r w:rsidRPr="00FF597F">
        <w:rPr>
          <w:rStyle w:val="Emphasis"/>
        </w:rPr>
        <w:t>Supreme Court once again vouched for his credibility as an expert</w:t>
      </w:r>
      <w:r w:rsidRPr="00FF597F">
        <w:rPr>
          <w:rStyle w:val="StyleUnderline"/>
        </w:rPr>
        <w:t xml:space="preserve"> last April, even after all of this had come out about him</w:t>
      </w:r>
      <w:r w:rsidRPr="00FF597F">
        <w:t xml:space="preserve">. When you think about 20 years and thousands of cases, between the innocent people he may have sent to prison, the guilty people his findings may have allowed to remain free, and the millions of dollars his testimony may have permitted to change hands in civil cases, </w:t>
      </w:r>
      <w:r w:rsidRPr="00FF597F">
        <w:rPr>
          <w:rStyle w:val="StyleUnderline"/>
        </w:rPr>
        <w:t xml:space="preserve">it's hard to think of another person who could have done more damage to the criminal-justice system--particularly someone who </w:t>
      </w:r>
      <w:r w:rsidRPr="00FF597F">
        <w:rPr>
          <w:rStyle w:val="Emphasis"/>
        </w:rPr>
        <w:t>doesn't (and never has) held any sort of public position</w:t>
      </w:r>
      <w:r w:rsidRPr="00FF597F">
        <w:t>.</w:t>
      </w:r>
    </w:p>
    <w:p w14:paraId="01D6321B" w14:textId="33616C9B" w:rsidR="00684B80" w:rsidRDefault="00684B80" w:rsidP="00684B80">
      <w:pPr>
        <w:pStyle w:val="Heading3"/>
      </w:pPr>
      <w:r>
        <w:lastRenderedPageBreak/>
        <w:t>AT</w:t>
      </w:r>
      <w:r w:rsidR="009C100F">
        <w:t xml:space="preserve"> </w:t>
      </w:r>
      <w:r>
        <w:t>– Scientific Working Groups</w:t>
      </w:r>
      <w:r w:rsidR="009C100F">
        <w:t xml:space="preserve"> CP</w:t>
      </w:r>
    </w:p>
    <w:p w14:paraId="114CDC40" w14:textId="77777777" w:rsidR="00684B80" w:rsidRPr="00CE44CC" w:rsidRDefault="00684B80" w:rsidP="00684B80">
      <w:pPr>
        <w:pStyle w:val="Heading4"/>
        <w:rPr>
          <w:rStyle w:val="Style13ptBold"/>
          <w:b/>
        </w:rPr>
      </w:pPr>
      <w:r>
        <w:rPr>
          <w:rStyle w:val="Style13ptBold"/>
          <w:b/>
        </w:rPr>
        <w:t>Scientific Working Groups have always failed to monitor forensics science</w:t>
      </w:r>
    </w:p>
    <w:p w14:paraId="4CAA3DB2" w14:textId="77777777" w:rsidR="00684B80" w:rsidRDefault="00684B80" w:rsidP="00684B80">
      <w:pPr>
        <w:rPr>
          <w:ins w:id="91" w:author="Adrienne Brovero" w:date="2020-07-06T17:51:00Z"/>
        </w:rPr>
      </w:pPr>
      <w:r w:rsidRPr="00A91084">
        <w:rPr>
          <w:rStyle w:val="Style13ptBold"/>
        </w:rPr>
        <w:t>Edwards</w:t>
      </w:r>
      <w:r>
        <w:rPr>
          <w:rStyle w:val="Style13ptBold"/>
        </w:rPr>
        <w:t>, United States Court of Appeals for the D.C. Circuit Senior Circuit Judge,</w:t>
      </w:r>
      <w:r w:rsidRPr="00A91084">
        <w:rPr>
          <w:rStyle w:val="Style13ptBold"/>
        </w:rPr>
        <w:t xml:space="preserve"> 9</w:t>
      </w:r>
      <w:r>
        <w:t xml:space="preserve"> </w:t>
      </w:r>
    </w:p>
    <w:p w14:paraId="3A0DBA38" w14:textId="77777777" w:rsidR="00684B80" w:rsidRPr="00CE44CC" w:rsidRDefault="00684B80" w:rsidP="00684B80">
      <w:pPr>
        <w:rPr>
          <w:rStyle w:val="StyleUnderline"/>
          <w:u w:val="none"/>
        </w:rPr>
      </w:pPr>
      <w:r>
        <w:t xml:space="preserve">(Harry T. Edwards 3-18-09, Harry T. Edwards is a </w:t>
      </w:r>
      <w:r w:rsidRPr="00A91084">
        <w:t>Senior Circuit Judge and Chief Judge Emeritus</w:t>
      </w:r>
      <w:r>
        <w:t>.</w:t>
      </w:r>
      <w:r w:rsidRPr="00A91084">
        <w:t xml:space="preserve"> </w:t>
      </w:r>
      <w:r>
        <w:t xml:space="preserve">“STRENGTHENING FORENSIC SCIENCE IN THE UNITED STATES: A PATH FORWARD,” Latent Prints, </w:t>
      </w:r>
      <w:hyperlink r:id="rId208" w:history="1">
        <w:r w:rsidRPr="00985F70">
          <w:rPr>
            <w:rStyle w:val="Hyperlink"/>
          </w:rPr>
          <w:t>http://latent-prints.com/images/NAS%20Congressional%20Testimony%20Mar09.pdf</w:t>
        </w:r>
      </w:hyperlink>
      <w:r>
        <w:t xml:space="preserve"> pp. 4-5 ACCESSED 6/23/2020</w:t>
      </w:r>
      <w:ins w:id="92" w:author="Bao Nguyen" w:date="2020-07-06T15:09:00Z">
        <w:r>
          <w:t xml:space="preserve"> BN</w:t>
        </w:r>
      </w:ins>
      <w:r>
        <w:t>)</w:t>
      </w:r>
    </w:p>
    <w:p w14:paraId="3BADC70B" w14:textId="77777777" w:rsidR="00684B80" w:rsidRDefault="00684B80" w:rsidP="00684B80">
      <w:pPr>
        <w:rPr>
          <w:ins w:id="93" w:author="Bao Nguyen" w:date="2020-07-06T15:32:00Z"/>
        </w:rPr>
      </w:pPr>
      <w:r w:rsidRPr="00CE44CC">
        <w:rPr>
          <w:rStyle w:val="StyleUnderline"/>
        </w:rPr>
        <w:t>There are a number of Scientific Working Groups (SWGs) for forensic disciplines. For example, the SWGDRUG group recommends minimum standards for the forensic examination of seized drugs and seeks the international acceptance of these standards.</w:t>
      </w:r>
      <w:r>
        <w:t xml:space="preserve"> An official from the Drug Enforcement Administration, who was the chair of SWGDRUG, testified before the committee and explained how his SWG group operates. His answers to my questions indicated that some SWG standards undoubtedly incorporate good technical protocols that should enhance forensic science analyses; however, his testimony also confirmed that, as a general matter, </w:t>
      </w:r>
      <w:r w:rsidRPr="00CE44CC">
        <w:rPr>
          <w:rStyle w:val="StyleUnderline"/>
        </w:rPr>
        <w:t>SWGs are of questionable value</w:t>
      </w:r>
      <w:r>
        <w:t xml:space="preserve">. Why? Because </w:t>
      </w:r>
    </w:p>
    <w:p w14:paraId="14B9BC87" w14:textId="77777777" w:rsidR="00684B80" w:rsidRDefault="00684B80" w:rsidP="00684B80">
      <w:pPr>
        <w:rPr>
          <w:ins w:id="94" w:author="Bao Nguyen" w:date="2020-07-06T15:32:00Z"/>
        </w:rPr>
      </w:pPr>
      <w:r>
        <w:t xml:space="preserve">• </w:t>
      </w:r>
      <w:r w:rsidRPr="00CE44CC">
        <w:rPr>
          <w:rStyle w:val="StyleUnderline"/>
        </w:rPr>
        <w:t>SWG committees meet irregularly and have no clear or regular sources of funding</w:t>
      </w:r>
      <w:r>
        <w:t xml:space="preserve">. </w:t>
      </w:r>
    </w:p>
    <w:p w14:paraId="34823E1E" w14:textId="77777777" w:rsidR="00684B80" w:rsidRDefault="00684B80" w:rsidP="00684B80">
      <w:pPr>
        <w:rPr>
          <w:ins w:id="95" w:author="Bao Nguyen" w:date="2020-07-06T15:32:00Z"/>
        </w:rPr>
      </w:pPr>
      <w:r>
        <w:t xml:space="preserve">• </w:t>
      </w:r>
      <w:r w:rsidRPr="00CE44CC">
        <w:rPr>
          <w:rStyle w:val="StyleUnderline"/>
        </w:rPr>
        <w:t>There are no clear standards in place to determine who gains membership on SWG committees</w:t>
      </w:r>
      <w:r>
        <w:t xml:space="preserve">. 5 </w:t>
      </w:r>
    </w:p>
    <w:p w14:paraId="0395CBC9" w14:textId="77777777" w:rsidR="00684B80" w:rsidRDefault="00684B80" w:rsidP="00684B80">
      <w:pPr>
        <w:rPr>
          <w:ins w:id="96" w:author="Bao Nguyen" w:date="2020-07-06T15:32:00Z"/>
        </w:rPr>
      </w:pPr>
      <w:r>
        <w:t xml:space="preserve">• </w:t>
      </w:r>
      <w:r w:rsidRPr="00CE44CC">
        <w:rPr>
          <w:rStyle w:val="StyleUnderline"/>
        </w:rPr>
        <w:t>Neither SWGs nor their recommendations are mandated by any federal or state law or regulation</w:t>
      </w:r>
      <w:r>
        <w:t xml:space="preserve">. </w:t>
      </w:r>
    </w:p>
    <w:p w14:paraId="24B78B0E" w14:textId="77777777" w:rsidR="00684B80" w:rsidRDefault="00684B80" w:rsidP="00684B80">
      <w:pPr>
        <w:rPr>
          <w:ins w:id="97" w:author="Bao Nguyen" w:date="2020-07-06T15:33:00Z"/>
        </w:rPr>
      </w:pPr>
      <w:r>
        <w:t xml:space="preserve">• </w:t>
      </w:r>
      <w:r w:rsidRPr="00CE44CC">
        <w:rPr>
          <w:rStyle w:val="StyleUnderline"/>
        </w:rPr>
        <w:t>SWG recommendations are not enforceable</w:t>
      </w:r>
      <w:r>
        <w:t xml:space="preserve">. </w:t>
      </w:r>
    </w:p>
    <w:p w14:paraId="305E51EF" w14:textId="77777777" w:rsidR="00684B80" w:rsidRDefault="00684B80" w:rsidP="00684B80">
      <w:pPr>
        <w:rPr>
          <w:ins w:id="98" w:author="Bao Nguyen" w:date="2020-07-06T15:33:00Z"/>
        </w:rPr>
      </w:pPr>
      <w:r>
        <w:t xml:space="preserve">• </w:t>
      </w:r>
      <w:r w:rsidRPr="00CE44CC">
        <w:rPr>
          <w:rStyle w:val="StyleUnderline"/>
        </w:rPr>
        <w:t>A number of SWG guidelines are too general and vague to be of any great practical use</w:t>
      </w:r>
      <w:r>
        <w:t xml:space="preserve">. </w:t>
      </w:r>
    </w:p>
    <w:p w14:paraId="2D79F9FE" w14:textId="77777777" w:rsidR="00684B80" w:rsidRDefault="00684B80" w:rsidP="00684B80">
      <w:pPr>
        <w:rPr>
          <w:ins w:id="99" w:author="Bao Nguyen" w:date="2020-07-06T15:33:00Z"/>
        </w:rPr>
      </w:pPr>
      <w:r>
        <w:t xml:space="preserve">• </w:t>
      </w:r>
      <w:r w:rsidRPr="00CE44CC">
        <w:rPr>
          <w:rStyle w:val="StyleUnderline"/>
        </w:rPr>
        <w:t>SWG committees have no way of knowing whether state or local agencies even endorse the standards.</w:t>
      </w:r>
      <w:r>
        <w:t xml:space="preserve"> </w:t>
      </w:r>
    </w:p>
    <w:p w14:paraId="3B7859A5" w14:textId="77777777" w:rsidR="00684B80" w:rsidRDefault="00684B80" w:rsidP="00684B80">
      <w:pPr>
        <w:rPr>
          <w:ins w:id="100" w:author="Bao Nguyen" w:date="2020-07-06T15:33:00Z"/>
        </w:rPr>
      </w:pPr>
      <w:r>
        <w:t xml:space="preserve">• </w:t>
      </w:r>
      <w:r w:rsidRPr="00CE44CC">
        <w:rPr>
          <w:rStyle w:val="StyleUnderline"/>
        </w:rPr>
        <w:t>Complaints are not filed when a practitioner violates a SWG standard</w:t>
      </w:r>
      <w:r>
        <w:t xml:space="preserve">. </w:t>
      </w:r>
    </w:p>
    <w:p w14:paraId="1313D6A7" w14:textId="77777777" w:rsidR="00684B80" w:rsidRDefault="00684B80" w:rsidP="00684B80">
      <w:pPr>
        <w:rPr>
          <w:ins w:id="101" w:author="Bao Nguyen" w:date="2020-07-06T15:33:00Z"/>
        </w:rPr>
      </w:pPr>
      <w:r>
        <w:t xml:space="preserve">• </w:t>
      </w:r>
      <w:r w:rsidRPr="00CE44CC">
        <w:rPr>
          <w:rStyle w:val="StyleUnderline"/>
        </w:rPr>
        <w:t>SWG committees do not attempt to measure the impact of their standards by formal study or survey.</w:t>
      </w:r>
      <w:r>
        <w:t xml:space="preserve"> </w:t>
      </w:r>
    </w:p>
    <w:p w14:paraId="7B1E719F" w14:textId="77777777" w:rsidR="00684B80" w:rsidRDefault="00684B80" w:rsidP="00684B80">
      <w:r>
        <w:t>In other words, even if we were to assume that some SWG standards make sense and result in good practice, there is nothing to indicate that the standards are routinely followed in a way to ensure best practices in the forensic science community.</w:t>
      </w:r>
    </w:p>
    <w:p w14:paraId="59F9E05D" w14:textId="4D5A299C" w:rsidR="00684B80" w:rsidRDefault="00684B80" w:rsidP="00684B80">
      <w:pPr>
        <w:pStyle w:val="Heading3"/>
      </w:pPr>
      <w:r>
        <w:lastRenderedPageBreak/>
        <w:t>AT</w:t>
      </w:r>
      <w:r w:rsidR="009C100F">
        <w:t xml:space="preserve"> </w:t>
      </w:r>
      <w:r>
        <w:t>– Voluntary Standards</w:t>
      </w:r>
      <w:r w:rsidR="009C100F">
        <w:t xml:space="preserve"> CP</w:t>
      </w:r>
    </w:p>
    <w:p w14:paraId="62213683" w14:textId="77777777" w:rsidR="00684B80" w:rsidRDefault="00684B80" w:rsidP="00684B80">
      <w:pPr>
        <w:pStyle w:val="Heading4"/>
      </w:pPr>
      <w:r>
        <w:t>Nothing has been done to resolve flawed forensic science methods – voluntary efforts don’t go far enough</w:t>
      </w:r>
    </w:p>
    <w:p w14:paraId="2F351A8E" w14:textId="77777777" w:rsidR="00684B80" w:rsidRDefault="00684B80" w:rsidP="00684B80">
      <w:pPr>
        <w:rPr>
          <w:ins w:id="102" w:author="Adrienne Brovero" w:date="2020-07-06T18:19:00Z"/>
        </w:rPr>
      </w:pPr>
      <w:r w:rsidRPr="0019346F">
        <w:rPr>
          <w:rStyle w:val="Style13ptBold"/>
        </w:rPr>
        <w:t>Schuppe,</w:t>
      </w:r>
      <w:r>
        <w:rPr>
          <w:rStyle w:val="Style13ptBold"/>
        </w:rPr>
        <w:t xml:space="preserve"> NBC News Criminal Justice Writer,</w:t>
      </w:r>
      <w:r w:rsidRPr="0019346F">
        <w:rPr>
          <w:rStyle w:val="Style13ptBold"/>
        </w:rPr>
        <w:t xml:space="preserve"> </w:t>
      </w:r>
      <w:r>
        <w:rPr>
          <w:rStyle w:val="Style13ptBold"/>
        </w:rPr>
        <w:t>19</w:t>
      </w:r>
      <w:r w:rsidRPr="0019346F">
        <w:t xml:space="preserve"> </w:t>
      </w:r>
    </w:p>
    <w:p w14:paraId="234880B2" w14:textId="77777777" w:rsidR="00684B80" w:rsidRPr="00302740" w:rsidRDefault="00684B80" w:rsidP="00684B80">
      <w:r>
        <w:t>(</w:t>
      </w:r>
      <w:r w:rsidRPr="0019346F">
        <w:t xml:space="preserve">Jon Schuppe </w:t>
      </w:r>
      <w:r>
        <w:t xml:space="preserve">, 1-23-2019 </w:t>
      </w:r>
      <w:r w:rsidRPr="0019346F">
        <w:t xml:space="preserve">"How bad science is being used to send people to prison," NBC News, </w:t>
      </w:r>
      <w:hyperlink r:id="rId209" w:history="1">
        <w:r w:rsidRPr="005E0B82">
          <w:rPr>
            <w:rStyle w:val="Hyperlink"/>
          </w:rPr>
          <w:t>https://www.nbcnews.com/news/us-news/we-are-going-backward-how-justice-system-ignores-science-pursuit-n961256</w:t>
        </w:r>
      </w:hyperlink>
      <w:r w:rsidRPr="005E0B82">
        <w:t xml:space="preserve"> /Accessed 6-24-2020/BN)</w:t>
      </w:r>
    </w:p>
    <w:p w14:paraId="2F7DEE9A" w14:textId="77777777" w:rsidR="00684B80" w:rsidRDefault="00684B80" w:rsidP="00684B80">
      <w:pPr>
        <w:rPr>
          <w:ins w:id="103" w:author="Bao Nguyen" w:date="2020-07-06T15:00:00Z"/>
          <w:rStyle w:val="StyleUnderline"/>
        </w:rPr>
      </w:pPr>
      <w:r>
        <w:t>‘</w:t>
      </w:r>
      <w:r w:rsidRPr="005E0B82">
        <w:rPr>
          <w:rStyle w:val="StyleUnderline"/>
        </w:rPr>
        <w:t xml:space="preserve">THINGS HAVEN’T CHANGED MUCH’ </w:t>
      </w:r>
    </w:p>
    <w:p w14:paraId="0D375DCB" w14:textId="77777777" w:rsidR="00684B80" w:rsidRDefault="00684B80" w:rsidP="00684B80">
      <w:pPr>
        <w:rPr>
          <w:ins w:id="104" w:author="Bao Nguyen" w:date="2020-07-06T15:00:00Z"/>
          <w:rStyle w:val="StyleUnderline"/>
        </w:rPr>
      </w:pPr>
      <w:r w:rsidRPr="005E0B82">
        <w:rPr>
          <w:rStyle w:val="StyleUnderline"/>
        </w:rPr>
        <w:t xml:space="preserve">Lots of work, and not much to show for it. </w:t>
      </w:r>
    </w:p>
    <w:p w14:paraId="2015F20A" w14:textId="77777777" w:rsidR="00684B80" w:rsidRDefault="00684B80" w:rsidP="00684B80">
      <w:pPr>
        <w:rPr>
          <w:ins w:id="105" w:author="Bao Nguyen" w:date="2020-07-06T15:00:00Z"/>
          <w:rStyle w:val="StyleUnderline"/>
        </w:rPr>
      </w:pPr>
      <w:r w:rsidRPr="005E0B82">
        <w:rPr>
          <w:rStyle w:val="StyleUnderline"/>
        </w:rPr>
        <w:t xml:space="preserve">That is the story of the past decade: Researchers have repeatedly warned about the shortcomings of forensic science, forensic examiners have accused the researchers of disregarding the benefits of such methods, and the criminal justice system has resisted doing things differently. </w:t>
      </w:r>
    </w:p>
    <w:p w14:paraId="04F33371" w14:textId="77777777" w:rsidR="00684B80" w:rsidRDefault="00684B80" w:rsidP="00684B80">
      <w:pPr>
        <w:rPr>
          <w:ins w:id="106" w:author="Bao Nguyen" w:date="2020-07-06T15:01:00Z"/>
        </w:rPr>
      </w:pPr>
      <w:r w:rsidRPr="005E0B82">
        <w:rPr>
          <w:rStyle w:val="StyleUnderline"/>
        </w:rPr>
        <w:t>After DNA analysis triggered a wave of exonerations that exposed many forensic methods as flawed, politicians sought advice on how to make things better. The National Academy of Sciences in a 2009 report called for an overhaul of the forensic sciences, including the creation of a federal agency with the power to oversee the work of forensic scientists and enforce national standards</w:t>
      </w:r>
      <w:r>
        <w:t xml:space="preserve">. </w:t>
      </w:r>
    </w:p>
    <w:p w14:paraId="0109264F" w14:textId="77777777" w:rsidR="00684B80" w:rsidRPr="00F4733D" w:rsidRDefault="00684B80" w:rsidP="00684B80">
      <w:pPr>
        <w:rPr>
          <w:ins w:id="107" w:author="Bao Nguyen" w:date="2020-07-06T15:01:00Z"/>
          <w:rStyle w:val="StyleUnderline"/>
        </w:rPr>
      </w:pPr>
      <w:r w:rsidRPr="00F4733D">
        <w:rPr>
          <w:rStyle w:val="StyleUnderline"/>
        </w:rPr>
        <w:t xml:space="preserve">But Congress didn’t act on it, leaving all changes voluntary and subject to the whims of state and local authorities. </w:t>
      </w:r>
    </w:p>
    <w:p w14:paraId="570F5746" w14:textId="77777777" w:rsidR="00684B80" w:rsidRDefault="00684B80" w:rsidP="00684B80">
      <w:pPr>
        <w:rPr>
          <w:ins w:id="108" w:author="Bao Nguyen" w:date="2020-07-06T15:01:00Z"/>
        </w:rPr>
      </w:pPr>
      <w:r>
        <w:t xml:space="preserve">Then in 2013 the Obama Justice Department created the National Commission on Forensic Science, an advisory panel that aimed to pick up where the National Academy of Sciences left off. Its recommendations, too, were voluntary. </w:t>
      </w:r>
    </w:p>
    <w:p w14:paraId="02940994" w14:textId="77777777" w:rsidR="00684B80" w:rsidRDefault="00684B80" w:rsidP="00684B80">
      <w:pPr>
        <w:rPr>
          <w:ins w:id="109" w:author="Bao Nguyen" w:date="2020-07-06T15:01:00Z"/>
        </w:rPr>
      </w:pPr>
      <w:r>
        <w:t xml:space="preserve">“There was a lot more talk than action mostly because we didn’t get the independent agency,” said Suzanne Bell, who sat on the commission and chairs West Virginia University’s Department of Forensic and Investigative Science. </w:t>
      </w:r>
    </w:p>
    <w:p w14:paraId="044015FC" w14:textId="77777777" w:rsidR="00684B80" w:rsidRDefault="00684B80" w:rsidP="00684B80">
      <w:pPr>
        <w:rPr>
          <w:ins w:id="110" w:author="Bao Nguyen" w:date="2020-07-06T15:01:00Z"/>
        </w:rPr>
      </w:pPr>
      <w:r>
        <w:t>Obama then asked his Council of Advisors on Science and Technology to investigate. The result was a 2016 report that drew public attention back to the issue, repeating many of the concerns raised by the National Academy of Sciences seven years earlier.</w:t>
      </w:r>
    </w:p>
    <w:p w14:paraId="29982643" w14:textId="77777777" w:rsidR="00684B80" w:rsidRDefault="00684B80" w:rsidP="00684B80">
      <w:pPr>
        <w:rPr>
          <w:ins w:id="111" w:author="Bao Nguyen" w:date="2020-07-06T15:01:00Z"/>
          <w:rStyle w:val="StyleUnderline"/>
        </w:rPr>
      </w:pPr>
      <w:r>
        <w:t xml:space="preserve"> But the recommendations faced resistance from the Department of Justice under Obama. The FBI accused researchers of making “broad, unsupported assertions” and of making unscientific judgments itself. </w:t>
      </w:r>
      <w:r w:rsidRPr="00F4733D">
        <w:rPr>
          <w:rStyle w:val="StyleUnderline"/>
        </w:rPr>
        <w:t>Then-Attorney General Loretta Lynch said her agency would reject the council’s conclusions. "Forensic science is under attack."</w:t>
      </w:r>
      <w:r w:rsidRPr="005E0B82">
        <w:rPr>
          <w:rStyle w:val="StyleUnderline"/>
        </w:rPr>
        <w:t xml:space="preserve"> </w:t>
      </w:r>
    </w:p>
    <w:p w14:paraId="4D00AE46" w14:textId="77777777" w:rsidR="00684B80" w:rsidRDefault="00684B80" w:rsidP="00684B80">
      <w:pPr>
        <w:rPr>
          <w:ins w:id="112" w:author="Bao Nguyen" w:date="2020-07-06T15:01:00Z"/>
          <w:rStyle w:val="StyleUnderline"/>
        </w:rPr>
      </w:pPr>
      <w:r w:rsidRPr="005E0B82">
        <w:rPr>
          <w:rStyle w:val="StyleUnderline"/>
        </w:rPr>
        <w:t xml:space="preserve">In 2017, under President Donald Trump, the Justice Department disbanded the National Forensic Science Commission altogether. In its place, then-Attorney General Sessions named a former state prosecutor to head a new Forensic Science Working Group with a more limited mission: coming up with “uniform language” for federal experts’ testimony. </w:t>
      </w:r>
    </w:p>
    <w:p w14:paraId="2E2A8B22" w14:textId="77777777" w:rsidR="00684B80" w:rsidRDefault="00684B80" w:rsidP="00684B80">
      <w:pPr>
        <w:rPr>
          <w:ins w:id="113" w:author="Bao Nguyen" w:date="2020-07-06T15:02:00Z"/>
          <w:rStyle w:val="StyleUnderline"/>
        </w:rPr>
      </w:pPr>
      <w:r w:rsidRPr="005E0B82">
        <w:rPr>
          <w:rStyle w:val="StyleUnderline"/>
        </w:rPr>
        <w:t xml:space="preserve">William Fitzpatrick, the district attorney in Onondaga County, New York, who is a member of the New York Forensic Science Commission, said he welcomed more research but was wary of losing the ability to </w:t>
      </w:r>
      <w:r w:rsidRPr="005E0B82">
        <w:rPr>
          <w:rStyle w:val="StyleUnderline"/>
        </w:rPr>
        <w:lastRenderedPageBreak/>
        <w:t xml:space="preserve">use bite-mark and blood-spatter evidence, which remained useful despite being marred by inexperienced examiners. Fitzpatrick said he was even more concerned about attempts to undermine the validity of “tried and true” methods like fingerprint and ballistics comparisons. </w:t>
      </w:r>
    </w:p>
    <w:p w14:paraId="31287576" w14:textId="77777777" w:rsidR="00684B80" w:rsidRDefault="00684B80" w:rsidP="00684B80">
      <w:pPr>
        <w:rPr>
          <w:ins w:id="114" w:author="Bao Nguyen" w:date="2020-07-06T15:02:00Z"/>
        </w:rPr>
      </w:pPr>
      <w:r w:rsidRPr="005E0B82">
        <w:rPr>
          <w:rStyle w:val="StyleUnderline"/>
        </w:rPr>
        <w:t>“Part of the story is how forensic science is under attack, and it’s fair to say, yes, and sometimes for good reason,” Fitzpatrick said. “But I think more generally that prosecutors are under attack.</w:t>
      </w:r>
      <w:r>
        <w:t xml:space="preserve">” </w:t>
      </w:r>
    </w:p>
    <w:p w14:paraId="782F0F19" w14:textId="77777777" w:rsidR="00684B80" w:rsidRDefault="00684B80" w:rsidP="00684B80">
      <w:pPr>
        <w:rPr>
          <w:ins w:id="115" w:author="Bao Nguyen" w:date="2020-07-06T15:02:00Z"/>
        </w:rPr>
      </w:pPr>
      <w:r>
        <w:t xml:space="preserve">Karen Kafadar, a co-director of the Center for Statistics and Applications in Forensic Evidence, said the reform effort isn’t meant to undermine solid cases. </w:t>
      </w:r>
    </w:p>
    <w:p w14:paraId="40632D1D" w14:textId="77777777" w:rsidR="00684B80" w:rsidRDefault="00684B80" w:rsidP="00684B80">
      <w:pPr>
        <w:rPr>
          <w:ins w:id="116" w:author="Bao Nguyen" w:date="2020-07-06T15:02:00Z"/>
          <w:rStyle w:val="StyleUnderline"/>
        </w:rPr>
      </w:pPr>
      <w:r w:rsidRPr="005E0B82">
        <w:rPr>
          <w:rStyle w:val="StyleUnderline"/>
        </w:rPr>
        <w:t xml:space="preserve">“But when evidence is presented with shockingly little probability, I think it would be wise for people to be very cautious,” Kafadar said. </w:t>
      </w:r>
    </w:p>
    <w:p w14:paraId="37C69544" w14:textId="77777777" w:rsidR="00684B80" w:rsidRDefault="00684B80" w:rsidP="00684B80">
      <w:pPr>
        <w:rPr>
          <w:ins w:id="117" w:author="Bao Nguyen" w:date="2020-07-06T15:02:00Z"/>
          <w:rStyle w:val="StyleUnderline"/>
        </w:rPr>
      </w:pPr>
      <w:r w:rsidRPr="005E0B82">
        <w:rPr>
          <w:rStyle w:val="StyleUnderline"/>
        </w:rPr>
        <w:t xml:space="preserve">There have been scattered attempts to improve forensic science, and some examiners have started changing the way they testify, describing the limits of how certain they can be that evidence points to a suspect, researchers say. </w:t>
      </w:r>
    </w:p>
    <w:p w14:paraId="5859227A" w14:textId="77777777" w:rsidR="00684B80" w:rsidRPr="005E0B82" w:rsidRDefault="00684B80" w:rsidP="00684B80">
      <w:pPr>
        <w:rPr>
          <w:rStyle w:val="StyleUnderline"/>
        </w:rPr>
      </w:pPr>
      <w:r w:rsidRPr="005E0B82">
        <w:rPr>
          <w:rStyle w:val="StyleUnderline"/>
        </w:rPr>
        <w:t>However, Kafadar said, “for the most part, things haven’t changed much.”</w:t>
      </w:r>
    </w:p>
    <w:p w14:paraId="6E8C74D0" w14:textId="77777777" w:rsidR="00684B80" w:rsidRPr="00AC1310" w:rsidRDefault="00684B80" w:rsidP="00684B80"/>
    <w:p w14:paraId="1D6A4F3E" w14:textId="77777777" w:rsidR="00684B80" w:rsidRPr="00FF597F" w:rsidRDefault="00684B80" w:rsidP="00684B80">
      <w:pPr>
        <w:pStyle w:val="Heading2"/>
        <w:rPr>
          <w:rFonts w:cs="Times New Roman"/>
        </w:rPr>
      </w:pPr>
      <w:r w:rsidRPr="00FF597F">
        <w:rPr>
          <w:rFonts w:cs="Times New Roman"/>
        </w:rPr>
        <w:lastRenderedPageBreak/>
        <w:t>AT: Disadvantages</w:t>
      </w:r>
    </w:p>
    <w:p w14:paraId="126EC4C9" w14:textId="77777777" w:rsidR="00684B80" w:rsidRPr="00FF597F" w:rsidRDefault="00684B80" w:rsidP="00684B80">
      <w:pPr>
        <w:pStyle w:val="Heading3"/>
        <w:rPr>
          <w:rFonts w:cs="Times New Roman"/>
        </w:rPr>
      </w:pPr>
      <w:r w:rsidRPr="00FF597F">
        <w:rPr>
          <w:rFonts w:cs="Times New Roman"/>
        </w:rPr>
        <w:lastRenderedPageBreak/>
        <w:t>AT: Plan Cost Links</w:t>
      </w:r>
    </w:p>
    <w:p w14:paraId="3E7FFC88" w14:textId="77777777" w:rsidR="00684B80" w:rsidRPr="00FF597F" w:rsidRDefault="00684B80" w:rsidP="00684B80">
      <w:pPr>
        <w:pStyle w:val="Heading4"/>
        <w:rPr>
          <w:rFonts w:cs="Times New Roman"/>
        </w:rPr>
      </w:pPr>
      <w:r w:rsidRPr="00FF597F">
        <w:rPr>
          <w:rFonts w:cs="Times New Roman"/>
        </w:rPr>
        <w:t>Regulations solve—status quo costs taxpayers millions</w:t>
      </w:r>
    </w:p>
    <w:p w14:paraId="4F07B902" w14:textId="77777777" w:rsidR="00684B80" w:rsidRPr="00FF597F" w:rsidRDefault="00684B80" w:rsidP="00684B80">
      <w:pPr>
        <w:rPr>
          <w:rStyle w:val="Style13ptBold"/>
        </w:rPr>
      </w:pPr>
      <w:r w:rsidRPr="00FF597F">
        <w:rPr>
          <w:rStyle w:val="Style13ptBold"/>
        </w:rPr>
        <w:t>The Innocence Project, 16</w:t>
      </w:r>
    </w:p>
    <w:p w14:paraId="76516621" w14:textId="77777777" w:rsidR="00684B80" w:rsidRPr="00FF597F" w:rsidRDefault="00684B80" w:rsidP="00684B80">
      <w:pPr>
        <w:spacing w:after="0" w:line="240" w:lineRule="auto"/>
        <w:rPr>
          <w:sz w:val="24"/>
        </w:rPr>
      </w:pPr>
      <w:r w:rsidRPr="00FF597F">
        <w:t>(The Innocence Project, March 11</w:t>
      </w:r>
      <w:r w:rsidRPr="00FF597F">
        <w:rPr>
          <w:vertAlign w:val="superscript"/>
        </w:rPr>
        <w:t>th</w:t>
      </w:r>
      <w:r w:rsidRPr="00FF597F">
        <w:t xml:space="preserve">, 2016, “Report says Wrongful Convictions Cost California $221 Million”, </w:t>
      </w:r>
      <w:hyperlink r:id="rId210" w:history="1">
        <w:r w:rsidRPr="00FF597F">
          <w:rPr>
            <w:rStyle w:val="Hyperlink"/>
          </w:rPr>
          <w:t>https://www.innocenceproject.org/wrongful-convictions-cost-california-221-million/</w:t>
        </w:r>
      </w:hyperlink>
      <w:r w:rsidRPr="00FF597F">
        <w:t>, accessed: 07/01/20, SS)</w:t>
      </w:r>
    </w:p>
    <w:p w14:paraId="2BC7E91D" w14:textId="77777777" w:rsidR="00684B80" w:rsidRPr="00FF597F" w:rsidRDefault="00684B80" w:rsidP="00684B80"/>
    <w:p w14:paraId="2F46D162" w14:textId="77777777" w:rsidR="00684B80" w:rsidRPr="00FF597F" w:rsidRDefault="00684B80" w:rsidP="00684B80">
      <w:pPr>
        <w:rPr>
          <w:rStyle w:val="StyleUnderline"/>
        </w:rPr>
      </w:pPr>
      <w:r w:rsidRPr="00FF597F">
        <w:rPr>
          <w:rStyle w:val="StyleUnderline"/>
        </w:rPr>
        <w:t>A report released Wednesday by the Warren Institute on Law and Social Policy at University of California Berkeley and the Quattrone Center for the Fair Administration of Justice at the University of Pennsylvania reveals that wrongful convictions cost California taxpayers at least $221 million from 1989 through 2012.</w:t>
      </w:r>
    </w:p>
    <w:p w14:paraId="4ADB59E4" w14:textId="77777777" w:rsidR="00684B80" w:rsidRPr="00FF597F" w:rsidRDefault="00684B80" w:rsidP="00684B80">
      <w:pPr>
        <w:rPr>
          <w:rStyle w:val="StyleUnderline"/>
        </w:rPr>
      </w:pPr>
      <w:r w:rsidRPr="00FF597F">
        <w:rPr>
          <w:rStyle w:val="StyleUnderline"/>
        </w:rPr>
        <w:t>The study found that the cost of incarceration for wrongfully convicted individuals in the state was $80 million, while lawsuit settlements in wrongful conviction cases cost the state $68 million with an additional $68 million spent on trials and appeals.</w:t>
      </w:r>
    </w:p>
    <w:p w14:paraId="5C146FFF" w14:textId="77777777" w:rsidR="00684B80" w:rsidRPr="00FF597F" w:rsidRDefault="00684B80" w:rsidP="00684B80">
      <w:r w:rsidRPr="00FF597F">
        <w:t xml:space="preserve">In 2008, the California Commission on the Fair Administration of Justice issued </w:t>
      </w:r>
      <w:hyperlink r:id="rId211" w:tgtFrame="_blank" w:history="1">
        <w:r w:rsidRPr="00FF597F">
          <w:rPr>
            <w:rStyle w:val="Hyperlink"/>
          </w:rPr>
          <w:t>recommendations</w:t>
        </w:r>
      </w:hyperlink>
      <w:r w:rsidRPr="00FF597F">
        <w:t xml:space="preserve"> for law enforcement which sought to reduce wrongful convictions, but few of the recommendations have since been adopted.</w:t>
      </w:r>
    </w:p>
    <w:p w14:paraId="17196042" w14:textId="77777777" w:rsidR="00684B80" w:rsidRPr="00FF597F" w:rsidRDefault="00684B80" w:rsidP="00684B80">
      <w:r w:rsidRPr="00FF597F">
        <w:t>An op-ed in the Sacramento Bee Wednesday called for lawmakers to do their part to prevent wrongful convictions, if not for the sake of the wrongfully convicted, then for that of the California taxpayer.</w:t>
      </w:r>
    </w:p>
    <w:p w14:paraId="438E768E" w14:textId="77777777" w:rsidR="00684B80" w:rsidRPr="00FF597F" w:rsidRDefault="00684B80" w:rsidP="00684B80">
      <w:pPr>
        <w:rPr>
          <w:rStyle w:val="StyleUnderline"/>
        </w:rPr>
      </w:pPr>
      <w:r w:rsidRPr="00FF597F">
        <w:rPr>
          <w:rStyle w:val="StyleUnderline"/>
        </w:rPr>
        <w:t>“It’s been clear for years that more should be done to prevent these unjust prosecutions, which punish the innocent and let the guilty go free,” Associate Editor Foon Rhee wrote. “If legislators won’t respond to the pleas of the exonerated, maybe angry taxpayers will get their attention.”</w:t>
      </w:r>
    </w:p>
    <w:p w14:paraId="4B66F05D" w14:textId="77777777" w:rsidR="00684B80" w:rsidRPr="00FF597F" w:rsidRDefault="00684B80" w:rsidP="00684B80">
      <w:pPr>
        <w:rPr>
          <w:rStyle w:val="StyleUnderline"/>
        </w:rPr>
      </w:pPr>
    </w:p>
    <w:p w14:paraId="47200444" w14:textId="77777777" w:rsidR="00684B80" w:rsidRPr="00FF597F" w:rsidRDefault="00684B80" w:rsidP="00684B80">
      <w:pPr>
        <w:pStyle w:val="Heading4"/>
        <w:rPr>
          <w:rFonts w:cs="Times New Roman"/>
        </w:rPr>
      </w:pPr>
      <w:r w:rsidRPr="00FF597F">
        <w:rPr>
          <w:rFonts w:cs="Times New Roman"/>
        </w:rPr>
        <w:t>Plan saves the federal government millions in taxable compensations to those who were wrongfully convicted</w:t>
      </w:r>
    </w:p>
    <w:p w14:paraId="32506E6F" w14:textId="77777777" w:rsidR="00684B80" w:rsidRPr="00FF597F" w:rsidRDefault="00684B80" w:rsidP="00684B80">
      <w:pPr>
        <w:rPr>
          <w:rStyle w:val="Style13ptBold"/>
        </w:rPr>
      </w:pPr>
      <w:r w:rsidRPr="00FF597F">
        <w:rPr>
          <w:rStyle w:val="Style13ptBold"/>
        </w:rPr>
        <w:t>White, The Atlantic Editor, 2016</w:t>
      </w:r>
    </w:p>
    <w:p w14:paraId="52A967F9" w14:textId="77777777" w:rsidR="00684B80" w:rsidRPr="00FF597F" w:rsidRDefault="00684B80" w:rsidP="00684B80">
      <w:pPr>
        <w:spacing w:after="0" w:line="240" w:lineRule="auto"/>
        <w:rPr>
          <w:sz w:val="24"/>
        </w:rPr>
      </w:pPr>
      <w:r w:rsidRPr="00FF597F">
        <w:t>(Gillian B, February 22</w:t>
      </w:r>
      <w:r w:rsidRPr="00FF597F">
        <w:rPr>
          <w:vertAlign w:val="superscript"/>
        </w:rPr>
        <w:t>nd</w:t>
      </w:r>
      <w:r w:rsidRPr="00FF597F">
        <w:t xml:space="preserve">, 2016, The Atlantic, “Taxing the Wrongfully Convicted”, </w:t>
      </w:r>
      <w:hyperlink r:id="rId212" w:history="1">
        <w:r w:rsidRPr="00FF597F">
          <w:rPr>
            <w:rStyle w:val="Hyperlink"/>
          </w:rPr>
          <w:t>https://www.theatlantic.com/business/archive/2016/02/taxing-the-wrongfully-convicted/470397/</w:t>
        </w:r>
      </w:hyperlink>
      <w:r w:rsidRPr="00FF597F">
        <w:t>, accessed: 07/01/20, SS)</w:t>
      </w:r>
    </w:p>
    <w:p w14:paraId="48069885" w14:textId="77777777" w:rsidR="00684B80" w:rsidRPr="00FF597F" w:rsidRDefault="00684B80" w:rsidP="00684B80"/>
    <w:p w14:paraId="4015F0B8" w14:textId="77777777" w:rsidR="00684B80" w:rsidRPr="00FF597F" w:rsidRDefault="00684B80" w:rsidP="00684B80">
      <w:r w:rsidRPr="00FF597F">
        <w:t xml:space="preserve">If it seems like stories of men and women being released after years behind bars for crimes they didn’t commit are becoming more commonplace, it’s because they are. According to a </w:t>
      </w:r>
      <w:hyperlink r:id="rId213" w:history="1">
        <w:r w:rsidRPr="00FF597F">
          <w:rPr>
            <w:rStyle w:val="Hyperlink"/>
          </w:rPr>
          <w:t>report</w:t>
        </w:r>
      </w:hyperlink>
      <w:r w:rsidRPr="00FF597F">
        <w:t xml:space="preserve"> from the University of Michigan, there were a record 149 exonerations in 2015. That’s about five times as many exonerated men and women as there were </w:t>
      </w:r>
      <w:hyperlink r:id="rId214" w:history="1">
        <w:r w:rsidRPr="00FF597F">
          <w:rPr>
            <w:rStyle w:val="Hyperlink"/>
          </w:rPr>
          <w:t>20 years early in 1995</w:t>
        </w:r>
      </w:hyperlink>
      <w:r w:rsidRPr="00FF597F">
        <w:t>. On average, those released last year had spent 14.5 years in prison.</w:t>
      </w:r>
    </w:p>
    <w:p w14:paraId="24C0AAD9" w14:textId="77777777" w:rsidR="00684B80" w:rsidRPr="00FF597F" w:rsidRDefault="00684B80" w:rsidP="00684B80">
      <w:r w:rsidRPr="00FF597F">
        <w:t xml:space="preserve">Many assume that following the acknowledgment of such a gross error is a wave of apologies both public and private, lots of assistance to help exonerees re-acclimate to daily life, and some form of </w:t>
      </w:r>
      <w:r w:rsidRPr="00FF597F">
        <w:lastRenderedPageBreak/>
        <w:t>restitution. But all too often that is not the case. Few services exist to help the growing population of exonerated Americans once they are free. Instead, many are left with either the same services available to released convicts or are entirely on their own, with no guidance for finding jobs or housing, or even transportation, says Jon Eldan, the director of After Innocence, an organization that works to help exonerated individuals get back on their feet. And one of the things that exonerees need help with: their taxes.</w:t>
      </w:r>
    </w:p>
    <w:p w14:paraId="0E66FECF" w14:textId="77777777" w:rsidR="00684B80" w:rsidRPr="00FF597F" w:rsidRDefault="00684B80" w:rsidP="00684B80">
      <w:pPr>
        <w:rPr>
          <w:rStyle w:val="StyleUnderline"/>
        </w:rPr>
      </w:pPr>
      <w:r w:rsidRPr="00FF597F">
        <w:rPr>
          <w:rStyle w:val="StyleUnderline"/>
        </w:rPr>
        <w:t>Often exonerees receive some sort of compensation from the state for their time wrongfully served. Is that money taxable? For years that was unclear, but a law that President Obama signed at the close of 2015, the Wrongful Convictions Tax Relief Act, will mean that exonerees can keep the entirety of these sums.</w:t>
      </w:r>
    </w:p>
    <w:p w14:paraId="2049F29D" w14:textId="77777777" w:rsidR="00684B80" w:rsidRPr="00FF597F" w:rsidRDefault="00684B80" w:rsidP="00684B80">
      <w:r w:rsidRPr="00FF597F">
        <w:rPr>
          <w:rStyle w:val="StyleUnderline"/>
        </w:rPr>
        <w:t>Prior to the passage of this new law, in order to be exempt from taxation on wrongful-conviction awards, former prisoners and their lawyers would have to prove that the compensation was awarded due to injury or illness suffered while behind bars</w:t>
      </w:r>
      <w:r w:rsidRPr="00FF597F">
        <w:t xml:space="preserve">. If they couldn’t prove that, </w:t>
      </w:r>
      <w:r w:rsidRPr="00FF597F">
        <w:rPr>
          <w:rStyle w:val="StyleUnderline"/>
        </w:rPr>
        <w:t>compensation was often considered a replacement for wages forgone during a period of incarceration, and like wages, it was taxed</w:t>
      </w:r>
      <w:r w:rsidRPr="00FF597F">
        <w:t>. But unlike wages, the provider of the compensation (usually the state) didn’t provide an option for withholding taxes. Instead, they would simply give the newly freed individuals a lump-sum check, and file notice of the payment with the IRS. And that type of payment system can be financially dangerous not only for the exonerated, but for anyone, says Harry Stein, a tax expert and the director of fiscal policy at the Center for American Progress. “The tax bill comes as a surprise. That’s always a problem, and I think the tax law should always try to avoid that,” he said. “I think certainly with wrongful convictions you can have this problem.”</w:t>
      </w:r>
    </w:p>
    <w:p w14:paraId="4FED3957" w14:textId="77777777" w:rsidR="00684B80" w:rsidRPr="00FF597F" w:rsidRDefault="00684B80" w:rsidP="00684B80">
      <w:r w:rsidRPr="00FF597F">
        <w:t xml:space="preserve">While some might think that lawsuits over years spent behind bars can provide a payday big enough to ward off financial distress, lawsuits, Eldan says, are much trickier than they might seem. </w:t>
      </w:r>
      <w:r w:rsidRPr="00FF597F">
        <w:rPr>
          <w:rStyle w:val="StyleUnderline"/>
        </w:rPr>
        <w:t xml:space="preserve">The formerly incarcerated can’t simply sue for a wrongful conviction since some in the judicial system, namely prosecutors, are </w:t>
      </w:r>
      <w:hyperlink r:id="rId215" w:history="1">
        <w:r w:rsidRPr="00FF597F">
          <w:rPr>
            <w:rStyle w:val="StyleUnderline"/>
          </w:rPr>
          <w:t>granted significant immunity</w:t>
        </w:r>
      </w:hyperlink>
      <w:r w:rsidRPr="00FF597F">
        <w:rPr>
          <w:rStyle w:val="StyleUnderline"/>
        </w:rPr>
        <w:t xml:space="preserve"> from such suits. Instead the wrongfully convicted and their lawyers would need to prove that something illegal happened during the course of a police work or investigation, not that law enforcement and the judicial system simply got the wrong person</w:t>
      </w:r>
      <w:r w:rsidRPr="00FF597F">
        <w:t>. And even if they do have grounds, such lawsuits can often involve years of legal battles that some exonerees aren't up for.</w:t>
      </w:r>
    </w:p>
    <w:p w14:paraId="5ABDA34F" w14:textId="77777777" w:rsidR="00684B80" w:rsidRPr="00FF597F" w:rsidRDefault="00684B80" w:rsidP="00684B80">
      <w:r w:rsidRPr="00FF597F">
        <w:rPr>
          <w:rStyle w:val="StyleUnderline"/>
        </w:rPr>
        <w:t>In cases when compensation was in fact taxable, that could create extreme difficulties for exonerees. If an exonerated individual spent a significant portion of their compensation on things like housing, clothing, and food, and then later faced a tax bill</w:t>
      </w:r>
      <w:r w:rsidRPr="00FF597F">
        <w:t xml:space="preserve"> and possibly additional fines for nonpayment, what was he or she to do? To make matters worse, the lack of clarity in this area meant that even if an exonerated person sought out professional advice from a lawyer or accountant about his or her compensation, it was often difficult to get a correct answer since the law is so nebulous and interpretations can vary based on the case, compensation, or geography. The result is few tax experts are well versed in this particular area. (A fact that became apparent as I sought out sources for this story.)</w:t>
      </w:r>
    </w:p>
    <w:p w14:paraId="382EEC56" w14:textId="77777777" w:rsidR="00684B80" w:rsidRPr="00FF597F" w:rsidRDefault="00684B80" w:rsidP="00684B80">
      <w:r w:rsidRPr="00FF597F">
        <w:t xml:space="preserve">The new tax law, passed at the close of 2015, should hopefully change all that. “This law seems quite clear in saying that if you’re compensated for wrongful conviction, that’s not taxable. It provides really meaningful tax relief to people who are in a terrible situation,” says Stein. He added that the clarity </w:t>
      </w:r>
      <w:r w:rsidRPr="00FF597F">
        <w:lastRenderedPageBreak/>
        <w:t>alone is significant, as it means exonerees have one fewer legal nightmares to navigate following their release.</w:t>
      </w:r>
    </w:p>
    <w:p w14:paraId="7B2D6286" w14:textId="77777777" w:rsidR="00684B80" w:rsidRPr="00FF597F" w:rsidRDefault="00684B80" w:rsidP="00684B80">
      <w:r w:rsidRPr="00FF597F">
        <w:t>Stein says that altering the tax law is hugely important when it comes to correcting the injustices done to those who were wrongly convicted. “This is very important for the people it affects, but it’s a trivial cost to the federal government,” he says. Stein estimates that the loss of tax revenue would be about $1 million annually, and points out that in 2016 the federal government will collect well over $3 trillion. He also notes that this type of tax relief has been attempted before, but the bill survived this time as a part of a much larger tax package that included several important tax compromises. “It’s just one of those things. When the gears of Congress are able to turn a little bit, things like this can happen, that otherwise just get lost for no reason.”</w:t>
      </w:r>
    </w:p>
    <w:p w14:paraId="1729B33B" w14:textId="77777777" w:rsidR="00684B80" w:rsidRPr="00FF597F" w:rsidRDefault="00684B80" w:rsidP="00684B80">
      <w:r w:rsidRPr="00FF597F">
        <w:rPr>
          <w:rStyle w:val="StyleUnderline"/>
        </w:rPr>
        <w:t>Not only will compensation for the wrongfully convicted no longer be taxable, but the law is also retroactive, meaning it provides a refund for any exonerated persons who paid a tax bill on their compensation in the past.</w:t>
      </w:r>
      <w:r w:rsidRPr="00FF597F">
        <w:t xml:space="preserve"> But the window to file for reimbursement will only last for a year, requiring </w:t>
      </w:r>
      <w:r w:rsidRPr="00FF597F">
        <w:rPr>
          <w:rStyle w:val="StyleUnderline"/>
        </w:rPr>
        <w:t>those who paid taxes on such compensation awards to re-file by the end of 2016.</w:t>
      </w:r>
      <w:r w:rsidRPr="00FF597F">
        <w:t xml:space="preserve"> And that presents another challenge for Eldan. </w:t>
      </w:r>
      <w:r w:rsidRPr="00FF597F">
        <w:rPr>
          <w:rStyle w:val="StyleUnderline"/>
        </w:rPr>
        <w:t>Though he says that it’s definitely possible to get filings done for all the people who’ve paid taxes, those who’ve been exonerated must be notified of the law change and then their cases evaluated to see if they qualify for reimbursement.</w:t>
      </w:r>
      <w:r w:rsidRPr="00FF597F">
        <w:t xml:space="preserve"> Then they would need to actually file. And finding professionals with an in depth knowledge of this area of law and taxes can be a challenge, “This is such a niche area, [many] don't really understand it and so they are not prepared to deal with this,” he says. So for now, he’s calling around, helping to spread the word and trying to find accountants who are willing to tackle these cases, particularly for low-income individuals.</w:t>
      </w:r>
    </w:p>
    <w:p w14:paraId="35CD9E59" w14:textId="77777777" w:rsidR="00684B80" w:rsidRDefault="00684B80" w:rsidP="00684B80">
      <w:r w:rsidRPr="00FF597F">
        <w:t>“It’s wonderful that this change is coming about, but what often is required is someone to actually make sure it gets done,” Eldan says. “I’m intending to get to everyone possible.”</w:t>
      </w:r>
    </w:p>
    <w:p w14:paraId="2C4093DA" w14:textId="77777777" w:rsidR="00684B80" w:rsidRDefault="00684B80" w:rsidP="00684B80">
      <w:pPr>
        <w:pStyle w:val="Heading4"/>
      </w:pPr>
      <w:r>
        <w:t>Forensic science mistakes cost more than reform</w:t>
      </w:r>
    </w:p>
    <w:p w14:paraId="4474CBAA" w14:textId="77777777" w:rsidR="00684B80" w:rsidRPr="00822522" w:rsidRDefault="00684B80" w:rsidP="00684B80">
      <w:r w:rsidRPr="00206482">
        <w:rPr>
          <w:b/>
          <w:bCs/>
          <w:sz w:val="28"/>
          <w:szCs w:val="28"/>
        </w:rPr>
        <w:t>Garrett, Duke Law Professor, 20</w:t>
      </w:r>
      <w:r>
        <w:t xml:space="preserve"> (Brandon L. Garrett, April 11, 2020, Hous. L. Rev., The Costs and Benefits of Forensics, Vol. 5, 593, </w:t>
      </w:r>
      <w:hyperlink r:id="rId216" w:history="1">
        <w:r w:rsidRPr="0002348F">
          <w:rPr>
            <w:rStyle w:val="Hyperlink"/>
          </w:rPr>
          <w:t>https://houstonlawreview.org/article/12197-the-costs-and-benefits-of-forensics</w:t>
        </w:r>
      </w:hyperlink>
      <w:r>
        <w:t xml:space="preserve">, 6/24/20, EM) </w:t>
      </w:r>
    </w:p>
    <w:p w14:paraId="4FB61ECF" w14:textId="77777777" w:rsidR="00684B80" w:rsidRDefault="00684B80" w:rsidP="00684B80">
      <w:r w:rsidRPr="002E0E0D">
        <w:rPr>
          <w:rStyle w:val="StyleUnderline"/>
        </w:rPr>
        <w:t>Failure to link a set of fingerprints to a string of burglaries, or failure to link DNA to a single homicide, could result in crime that costs residents millions of dollars in damage and social costs that are difficult to fully assess. The costs of a wrongful conviction can be greater.</w:t>
      </w:r>
      <w:r>
        <w:t xml:space="preserve"> Take the case of George Rodriguez, who was wrongfully convicted in Harris County, Texas based on erroneous serology and microscopic hair comparison testimony. </w:t>
      </w:r>
      <w:r w:rsidRPr="002E0E0D">
        <w:rPr>
          <w:rStyle w:val="StyleUnderline"/>
        </w:rPr>
        <w:t>Following his exoneration by post-conviction DNA testing, the jury in his civil rights case awarded him $5 million in compensation. The case later settled for $3.1 million, and he received another $1 million in compensation from the State of Texas.[5] That amount would pay for many years of enhanced quality controls at the Houston lab, which has, in response to errors, become independent of law enforcement and made substantial investments in quality controls</w:t>
      </w:r>
      <w:r>
        <w:t>.[6] The costs of errors are not normally factored into the management of a crime lab like they would be for a hospital.</w:t>
      </w:r>
    </w:p>
    <w:p w14:paraId="18C8D42D" w14:textId="77777777" w:rsidR="00684B80" w:rsidRPr="00FF597F" w:rsidRDefault="00684B80" w:rsidP="00684B80"/>
    <w:p w14:paraId="6B80882E" w14:textId="77777777" w:rsidR="00684B80" w:rsidRPr="00FF597F" w:rsidRDefault="00684B80" w:rsidP="00684B80">
      <w:pPr>
        <w:pStyle w:val="Heading3"/>
        <w:rPr>
          <w:rFonts w:cs="Times New Roman"/>
        </w:rPr>
      </w:pPr>
      <w:r w:rsidRPr="00FF597F">
        <w:rPr>
          <w:rFonts w:cs="Times New Roman"/>
        </w:rPr>
        <w:lastRenderedPageBreak/>
        <w:t>AT: Federalism – State Cost Savings</w:t>
      </w:r>
    </w:p>
    <w:p w14:paraId="3CF531A4" w14:textId="77777777" w:rsidR="00684B80" w:rsidRPr="00FF597F" w:rsidRDefault="00684B80" w:rsidP="00684B80">
      <w:pPr>
        <w:pStyle w:val="Heading4"/>
        <w:rPr>
          <w:rFonts w:cs="Times New Roman"/>
        </w:rPr>
      </w:pPr>
      <w:r w:rsidRPr="00FF597F">
        <w:rPr>
          <w:rFonts w:cs="Times New Roman"/>
        </w:rPr>
        <w:t>The plan saves states’ millions that would have gone towards compensations</w:t>
      </w:r>
    </w:p>
    <w:p w14:paraId="257E2DD5" w14:textId="77777777" w:rsidR="00684B80" w:rsidRPr="00FF597F" w:rsidRDefault="00684B80" w:rsidP="00684B80">
      <w:pPr>
        <w:rPr>
          <w:rStyle w:val="Style13ptBold"/>
        </w:rPr>
      </w:pPr>
      <w:r w:rsidRPr="00FF597F">
        <w:rPr>
          <w:rStyle w:val="Style13ptBold"/>
        </w:rPr>
        <w:t>Emanuel, NPR Journalist, 14</w:t>
      </w:r>
    </w:p>
    <w:p w14:paraId="74B10244" w14:textId="77777777" w:rsidR="00684B80" w:rsidRPr="00FF597F" w:rsidRDefault="00684B80" w:rsidP="00684B80">
      <w:r w:rsidRPr="00FF597F">
        <w:t>(Gabrielle, June 16th, 2014, NPR, “When Innocent People Go to Prison, States Pay”,</w:t>
      </w:r>
      <w:hyperlink r:id="rId217" w:history="1">
        <w:r w:rsidRPr="00FF597F">
          <w:rPr>
            <w:rStyle w:val="Hyperlink"/>
          </w:rPr>
          <w:t xml:space="preserve"> https://www.npr.org/sections/money/2014/06/16/320356084/when-innocent-people-go-to-prison-states-pay</w:t>
        </w:r>
      </w:hyperlink>
      <w:r w:rsidRPr="00FF597F">
        <w:t>, accessed: 07/02/20, SS)</w:t>
      </w:r>
    </w:p>
    <w:p w14:paraId="45B0EC41" w14:textId="77777777" w:rsidR="00684B80" w:rsidRPr="00FF597F" w:rsidRDefault="00684B80" w:rsidP="00684B80">
      <w:pPr>
        <w:pStyle w:val="NormalWeb"/>
        <w:spacing w:before="0" w:beforeAutospacing="0" w:after="160" w:afterAutospacing="0"/>
      </w:pPr>
      <w:r w:rsidRPr="00FF597F">
        <w:t>Suppose you spent five years in prison for a crime you didn't commit. How much does the government owe you?</w:t>
      </w:r>
    </w:p>
    <w:p w14:paraId="2F6455B4" w14:textId="77777777" w:rsidR="00684B80" w:rsidRPr="00FF597F" w:rsidRDefault="00684B80" w:rsidP="00684B80">
      <w:r w:rsidRPr="00FF597F">
        <w:t>Over the past few decades, the rise of DNA exonerations has made this a more pressing question. And many states have created explicit policies to answer it.</w:t>
      </w:r>
    </w:p>
    <w:p w14:paraId="373896EF" w14:textId="77777777" w:rsidR="00684B80" w:rsidRPr="00FF597F" w:rsidRDefault="00684B80" w:rsidP="00684B80">
      <w:r w:rsidRPr="00FF597F">
        <w:t>But those policies vary wildly from state to state.</w:t>
      </w:r>
    </w:p>
    <w:p w14:paraId="11031FAD" w14:textId="77777777" w:rsidR="00684B80" w:rsidRPr="00FF597F" w:rsidRDefault="00684B80" w:rsidP="00684B80">
      <w:r w:rsidRPr="00FF597F">
        <w:rPr>
          <w:rStyle w:val="StyleUnderline"/>
        </w:rPr>
        <w:t>Twenty-one states provide no money — though people who are exonerated can sue for damages. Twelve states and the District of Columbia award damages on a case-by-case basis. Another 17 states pay a fixed amount per year of imprisonment</w:t>
      </w:r>
      <w:r w:rsidRPr="00FF597F">
        <w:t>.</w:t>
      </w:r>
    </w:p>
    <w:p w14:paraId="3FE2E2F3" w14:textId="77777777" w:rsidR="00684B80" w:rsidRPr="00FF597F" w:rsidRDefault="00684B80" w:rsidP="00684B80">
      <w:r w:rsidRPr="00FF597F">
        <w:t>And among states that pay a fixed amount per year, there's a huge range of payments.</w:t>
      </w:r>
    </w:p>
    <w:p w14:paraId="7E295978" w14:textId="77777777" w:rsidR="00684B80" w:rsidRPr="00FF597F" w:rsidRDefault="00684B80" w:rsidP="00684B80">
      <w:pPr>
        <w:rPr>
          <w:rStyle w:val="StyleUnderline"/>
        </w:rPr>
      </w:pPr>
      <w:r w:rsidRPr="00FF597F">
        <w:rPr>
          <w:rStyle w:val="StyleUnderline"/>
        </w:rPr>
        <w:t>Several states and the federal government offer $50,000 per year for people wrongly convicted in federal court. Why is that such a common figure?</w:t>
      </w:r>
    </w:p>
    <w:p w14:paraId="135A3E97" w14:textId="77777777" w:rsidR="00684B80" w:rsidRDefault="00684B80" w:rsidP="00684B80">
      <w:pPr>
        <w:rPr>
          <w:rStyle w:val="StyleUnderline"/>
        </w:rPr>
      </w:pPr>
      <w:r w:rsidRPr="00FF597F">
        <w:rPr>
          <w:rStyle w:val="StyleUnderline"/>
        </w:rPr>
        <w:t>Federal payments were set by a law passed a decade ago. At that time, Alabama had the highest compensation at $50,000 per year, so the feds simply decided to match that, according to Stephen Saloom, policy director at the Innocence Project. Other states may have followed the lead of the federal government.</w:t>
      </w:r>
    </w:p>
    <w:p w14:paraId="081FF336" w14:textId="77777777" w:rsidR="00684B80" w:rsidRPr="00036612" w:rsidRDefault="00684B80" w:rsidP="00684B80">
      <w:pPr>
        <w:pStyle w:val="Heading3"/>
      </w:pPr>
      <w:r w:rsidRPr="00036612">
        <w:lastRenderedPageBreak/>
        <w:t>AT: Federalism – Federal Grants</w:t>
      </w:r>
    </w:p>
    <w:p w14:paraId="4CC2159D" w14:textId="77777777" w:rsidR="00684B80" w:rsidRDefault="00684B80" w:rsidP="00684B80">
      <w:pPr>
        <w:pStyle w:val="Heading4"/>
      </w:pPr>
      <w:r>
        <w:t xml:space="preserve">Funding for private forensic labs come from congress and federal agencies </w:t>
      </w:r>
    </w:p>
    <w:p w14:paraId="4CC40E50" w14:textId="77777777" w:rsidR="00684B80" w:rsidRPr="00206482" w:rsidRDefault="00684B80" w:rsidP="00684B80">
      <w:r w:rsidRPr="00206482">
        <w:rPr>
          <w:b/>
          <w:bCs/>
          <w:sz w:val="28"/>
          <w:szCs w:val="28"/>
        </w:rPr>
        <w:t>Garrett, Duke Law Professor, 20</w:t>
      </w:r>
      <w:r>
        <w:t xml:space="preserve"> (Brandon L. Garrett, April 11, 2020, Hous. L. Rev., The Costs and Benefits of Forensics, Vol. 5, 593, </w:t>
      </w:r>
      <w:hyperlink r:id="rId218" w:history="1">
        <w:r w:rsidRPr="0002348F">
          <w:rPr>
            <w:rStyle w:val="Hyperlink"/>
          </w:rPr>
          <w:t>https://houstonlawreview.org/article/12197-the-costs-and-benefits-of-forensics</w:t>
        </w:r>
      </w:hyperlink>
      <w:r>
        <w:t xml:space="preserve">, 6/24/20, EM) </w:t>
      </w:r>
    </w:p>
    <w:p w14:paraId="1865EA95" w14:textId="77777777" w:rsidR="00684B80" w:rsidRDefault="00684B80" w:rsidP="00684B80">
      <w:r w:rsidRPr="0055596C">
        <w:rPr>
          <w:rStyle w:val="StyleUnderline"/>
        </w:rPr>
        <w:t>The personnel expansion at crime labs was, unsurprisingly, accompanied by larger budgets.</w:t>
      </w:r>
      <w:r>
        <w:t xml:space="preserve"> </w:t>
      </w:r>
      <w:r w:rsidRPr="0055596C">
        <w:rPr>
          <w:rStyle w:val="StyleUnderline"/>
        </w:rPr>
        <w:t>In 2014, the budgets totaled $1.7 billion.[21] A new BJS survey is overdue; perhaps by 2020, these budgets will have topped $2 billion. How are these labs funded, exactly? Local labs may be funded through local law enforcement with support from state funds and federal grants.[22] State labs may similarly receive funding as part of law enforcement appropriations, but also through grant funding.</w:t>
      </w:r>
      <w:r>
        <w:t>[23] Some laboratories provide lawmakers with fairly detailed reports describing budget needs, past spending, and future projections. The Virginia Department of Forensic Services is one example.[24]</w:t>
      </w:r>
    </w:p>
    <w:p w14:paraId="18E50F9A" w14:textId="77777777" w:rsidR="00684B80" w:rsidRDefault="00684B80" w:rsidP="00684B80">
      <w:r w:rsidRPr="0055596C">
        <w:rPr>
          <w:rStyle w:val="StyleUnderline"/>
        </w:rPr>
        <w:t>Substantial federal grants have made growth in crime labs possible. Congress and federal agencies have awarded hundreds of millions of dollars in grants to eliminate backlogs, purchase new equipment, and expand DNA testing to add more information to federal DNA databanks.[</w:t>
      </w:r>
      <w:r>
        <w:t>25] Best known is the Paul Coverdell Forensic Science Improvement Grants Program.[26] In the 2004 Justice for All Act, Congress sought to reduce backlogs in DNA testing with half a billion dollars in funding; that section of the law was called the Debbie Smith Act, named after a Virginia woman who had to wait six years for DNA testing to be done in her sexual assault case.[27] Those federal grants have continued. For example, just in October 2017, the Department of Justice announced $119 million in grants to fund crime laboratories.[28]</w:t>
      </w:r>
    </w:p>
    <w:p w14:paraId="269446A3" w14:textId="77777777" w:rsidR="00684B80" w:rsidRPr="00036612" w:rsidRDefault="00684B80" w:rsidP="00684B80"/>
    <w:p w14:paraId="21669DD4" w14:textId="77777777" w:rsidR="00684B80" w:rsidRPr="00FF597F" w:rsidRDefault="00684B80" w:rsidP="00684B80">
      <w:pPr>
        <w:pStyle w:val="Heading2"/>
        <w:rPr>
          <w:rFonts w:cs="Times New Roman"/>
        </w:rPr>
      </w:pPr>
      <w:r w:rsidRPr="00FF597F">
        <w:rPr>
          <w:rFonts w:cs="Times New Roman"/>
        </w:rPr>
        <w:lastRenderedPageBreak/>
        <w:t>AT: Critiques</w:t>
      </w:r>
    </w:p>
    <w:p w14:paraId="78C193D8" w14:textId="77777777" w:rsidR="00684B80" w:rsidRPr="00FF597F" w:rsidRDefault="00684B80" w:rsidP="00684B80">
      <w:pPr>
        <w:pStyle w:val="Heading3"/>
        <w:rPr>
          <w:rFonts w:cs="Times New Roman"/>
        </w:rPr>
      </w:pPr>
      <w:r w:rsidRPr="00FF597F">
        <w:rPr>
          <w:rFonts w:cs="Times New Roman"/>
        </w:rPr>
        <w:lastRenderedPageBreak/>
        <w:t>Framework - Debating Forensic Science</w:t>
      </w:r>
    </w:p>
    <w:p w14:paraId="3551D0C3" w14:textId="77777777" w:rsidR="00684B80" w:rsidRPr="00FF597F" w:rsidRDefault="00684B80" w:rsidP="00684B80">
      <w:pPr>
        <w:pStyle w:val="Heading4"/>
        <w:rPr>
          <w:rFonts w:cs="Times New Roman"/>
        </w:rPr>
      </w:pPr>
      <w:r w:rsidRPr="00FF597F">
        <w:rPr>
          <w:rFonts w:cs="Times New Roman"/>
        </w:rPr>
        <w:t>Scientific Literacy is shared within communities and is built through democratic forums and facilitated debate</w:t>
      </w:r>
    </w:p>
    <w:p w14:paraId="1EC29618" w14:textId="77777777" w:rsidR="00684B80" w:rsidRPr="00FF597F" w:rsidRDefault="00684B80" w:rsidP="00684B80">
      <w:r w:rsidRPr="00FF597F">
        <w:rPr>
          <w:rStyle w:val="Style13ptBold"/>
        </w:rPr>
        <w:t>Roth, Professor of Applied Cognitive Science at the University of Victoria, and Lee, student contributor, 02</w:t>
      </w:r>
      <w:r w:rsidRPr="00FF597F">
        <w:t xml:space="preserve"> (Wolff-Michael and Stuart, 1/1/02, Sage Journals “Scientific literacy as collective praxis,” </w:t>
      </w:r>
      <w:hyperlink r:id="rId219" w:history="1">
        <w:r w:rsidRPr="00FF597F">
          <w:rPr>
            <w:rStyle w:val="Hyperlink"/>
          </w:rPr>
          <w:t>https://journals.sagepub.com/doi/pdf/10.1088/0963-6625/11/1/302</w:t>
        </w:r>
      </w:hyperlink>
      <w:r w:rsidRPr="00FF597F">
        <w:t>, accessed 7/1/2020, MM)</w:t>
      </w:r>
    </w:p>
    <w:p w14:paraId="2A04D49C" w14:textId="77777777" w:rsidR="00684B80" w:rsidRPr="00FF597F" w:rsidRDefault="00684B80" w:rsidP="00684B80">
      <w:r w:rsidRPr="00FF597F">
        <w:t xml:space="preserve">5. Discussion and implications </w:t>
      </w:r>
      <w:r w:rsidRPr="00FF597F">
        <w:rPr>
          <w:rStyle w:val="StyleUnderline"/>
        </w:rPr>
        <w:t>In this study, we report and theorize community-based activities in which science was an important, but not exclusive, fiber that contributed to scientific literacy</w:t>
      </w:r>
      <w:r w:rsidRPr="00FF597F">
        <w:t xml:space="preserve">. Knowing and learning were taken as aspects of culturally and historically situated activity, discernible as changing participation in changing social practices. </w:t>
      </w:r>
      <w:r w:rsidRPr="00FF597F">
        <w:rPr>
          <w:rStyle w:val="StyleUnderline"/>
        </w:rPr>
        <w:t>Because interaction and participation cannot be understood simply as an individual acting toward a stable environment, scientific literacy cannot be understood in terms of what comes from and happens to individuals</w:t>
      </w:r>
      <w:r w:rsidRPr="00FF597F">
        <w:t xml:space="preserve">. Engaging with the environment becomes an important social activity to which children can contribute from early on, and which therefore provides a context of apprenticeship.44 Here we focus on two salient issues emerging from our research. </w:t>
      </w:r>
      <w:r w:rsidRPr="00FF597F">
        <w:rPr>
          <w:rStyle w:val="StyleUnderline"/>
        </w:rPr>
        <w:t>First, we propose viewing scientific literacy as an indeterminate outcome of conversational activity. Second, we propose viewing participation in such scientific literacy as a life-long curriculum</w:t>
      </w:r>
      <w:r w:rsidRPr="00FF597F">
        <w:t>.</w:t>
      </w:r>
    </w:p>
    <w:p w14:paraId="165D3FDD" w14:textId="77777777" w:rsidR="00684B80" w:rsidRPr="00FF597F" w:rsidRDefault="00684B80" w:rsidP="00684B80">
      <w:r w:rsidRPr="00FF597F">
        <w:t xml:space="preserve">Scientific literacy as an indeterminate outcome of conversational activity </w:t>
      </w:r>
      <w:r w:rsidRPr="00FF597F">
        <w:rPr>
          <w:rStyle w:val="StyleUnderline"/>
        </w:rPr>
        <w:t>Dialogue and debate are paradigmatic practices of democratic social systems; so much of social structure is realized and reproduced in ongoing conversation</w:t>
      </w:r>
      <w:r w:rsidRPr="00FF597F">
        <w:t xml:space="preserve">.45 </w:t>
      </w:r>
      <w:r w:rsidRPr="00FF597F">
        <w:rPr>
          <w:rStyle w:val="StyleUnderline"/>
        </w:rPr>
        <w:t>There are many forms of public involvement in policy-making, such as public hearings or “study circles</w:t>
      </w:r>
      <w:r w:rsidRPr="00FF597F">
        <w:t xml:space="preserve">”.46 </w:t>
      </w:r>
      <w:r w:rsidRPr="00FF597F">
        <w:rPr>
          <w:rStyle w:val="StyleUnderline"/>
        </w:rPr>
        <w:t>Conversation may therefore be a good way to articulate the context in which scientific literacy is allowed to emerge</w:t>
      </w:r>
      <w:r w:rsidRPr="00FF597F">
        <w:t xml:space="preserve">. From our perspective, </w:t>
      </w:r>
      <w:r w:rsidRPr="00FF597F">
        <w:rPr>
          <w:rStyle w:val="StyleUnderline"/>
        </w:rPr>
        <w:t>it is more important that citizens care for and are engaged in these scientific conversations than whether or not and how many do well on some individualized test of scientific literacy.</w:t>
      </w:r>
      <w:r w:rsidRPr="00FF597F">
        <w:t xml:space="preserve"> </w:t>
      </w:r>
      <w:r w:rsidRPr="00FF597F">
        <w:rPr>
          <w:rStyle w:val="StyleUnderline"/>
        </w:rPr>
        <w:t xml:space="preserve">In the process of conversing, the participants draw on (the same or different) discursive repertoires, diagrams, drawings, and graphs </w:t>
      </w:r>
      <w:r w:rsidRPr="00FF597F">
        <w:t xml:space="preserve">(material structures). </w:t>
      </w:r>
      <w:r w:rsidRPr="00FF597F">
        <w:rPr>
          <w:rStyle w:val="StyleUnderline"/>
        </w:rPr>
        <w:t>In this conversational activity system, scientific literacy is neither a property of the individual participants nor something a priori available in the activity system as a resource.</w:t>
      </w:r>
      <w:r w:rsidRPr="00FF597F">
        <w:t xml:space="preserve"> Rather, </w:t>
      </w:r>
      <w:r w:rsidRPr="00FF597F">
        <w:rPr>
          <w:rStyle w:val="StyleUnderline"/>
        </w:rPr>
        <w:t>scientific literacy is a contingent achievement that emerges from local organization of the different conversations</w:t>
      </w:r>
      <w:r w:rsidRPr="00FF597F">
        <w:t xml:space="preserve">. From this perspective, the knowledge-ignorance paradox articulated by Ungar disappears, because </w:t>
      </w:r>
      <w:r w:rsidRPr="00FF597F">
        <w:rPr>
          <w:rStyle w:val="StyleUnderline"/>
        </w:rPr>
        <w:t>in the collective conversation, an increase in specialized knowledge is not causally related to an increase in ignorance</w:t>
      </w:r>
      <w:r w:rsidRPr="00FF597F">
        <w:t xml:space="preserve">.47 </w:t>
      </w:r>
      <w:r w:rsidRPr="00FF597F">
        <w:rPr>
          <w:rStyle w:val="StyleUnderline"/>
        </w:rPr>
        <w:t>Rather, the opposite appears to be the case, in that the more individuals and specialists participate in a conversation, the greater are the chances for new forms of scientific literacy to emerge in addition to existing forms of scientific knowledge</w:t>
      </w:r>
      <w:r w:rsidRPr="00FF597F">
        <w:t>.48</w:t>
      </w:r>
    </w:p>
    <w:p w14:paraId="1267B6F0" w14:textId="77777777" w:rsidR="00684B80" w:rsidRPr="00FF597F" w:rsidRDefault="00684B80" w:rsidP="00684B80">
      <w:r w:rsidRPr="00FF597F">
        <w:t xml:space="preserve">In the same way, </w:t>
      </w:r>
      <w:r w:rsidRPr="00FF597F">
        <w:rPr>
          <w:rStyle w:val="StyleUnderline"/>
        </w:rPr>
        <w:t>scientific literacy is produced in conversations that take place in other situations in the community and where individual participants bring different resources based on a variety of socio-, ethico-, and politico-scientific practices</w:t>
      </w:r>
      <w:r w:rsidRPr="00FF597F">
        <w:t xml:space="preserve">. Each contribution to the conversation is not merely outcome but becomes itself a part of the context of the activity; that is, each outcome is reintegrated into the activity system in which it can become a resource available to the community as a whole. Each contribution not only produces the conversation but also contributes to the production and reproduction of the individual qua member of the community.49 In addition, each contribution is also an aspect of the division of labor taken on by the co-participants in various ways. Because each </w:t>
      </w:r>
      <w:r w:rsidRPr="00FF597F">
        <w:lastRenderedPageBreak/>
        <w:t xml:space="preserve">contribution shapes the context of the conversation in ways that other participants cannot foresee, the unfolding of the topical thread is in principle unpredictable and indeterminate.50 </w:t>
      </w:r>
      <w:r w:rsidRPr="00FF597F">
        <w:rPr>
          <w:rStyle w:val="StyleUnderline"/>
        </w:rPr>
        <w:t>The settlement of controversial issues as scientific literacy is therefore an outcome of the dialectic and dynamic conversational processes to which the different elements in an activity system contribute</w:t>
      </w:r>
      <w:r w:rsidRPr="00FF597F">
        <w:t>.</w:t>
      </w:r>
    </w:p>
    <w:p w14:paraId="2FE1CAC3" w14:textId="77777777" w:rsidR="00684B80" w:rsidRDefault="00684B80" w:rsidP="00684B80">
      <w:pPr>
        <w:rPr>
          <w:rStyle w:val="StyleUnderline"/>
        </w:rPr>
      </w:pPr>
      <w:r w:rsidRPr="00FF597F">
        <w:rPr>
          <w:rStyle w:val="StyleUnderline"/>
        </w:rPr>
        <w:t>Scientific literacy can be thought of in terms of the right use of specialists, black boxes, simple models, interdisciplinary models, metaphors, standardized knowledge, and translations and transfer of knowledge</w:t>
      </w:r>
      <w:r w:rsidRPr="00FF597F">
        <w:t xml:space="preserve">.51 </w:t>
      </w:r>
      <w:r w:rsidRPr="00FF597F">
        <w:rPr>
          <w:rStyle w:val="StyleUnderline"/>
        </w:rPr>
        <w:t>Right use does not imply that decisions have to be made by individuals; right use can be accomplished within collectives that work in their specific ways on the resolution of the problems at hand</w:t>
      </w:r>
      <w:r w:rsidRPr="00FF597F">
        <w:t xml:space="preserve">. That is, </w:t>
      </w:r>
      <w:r w:rsidRPr="00FF597F">
        <w:rPr>
          <w:rStyle w:val="StyleUnderline"/>
        </w:rPr>
        <w:t>right use of the above entities can be made to be a characteristic of situations, such as public meetings or other democratic forums that shape policy-setting and decision-making processes in public arenas</w:t>
      </w:r>
      <w:r w:rsidRPr="00FF597F">
        <w:t xml:space="preserve">. Such a view implies that </w:t>
      </w:r>
      <w:r w:rsidRPr="00FF597F">
        <w:rPr>
          <w:rStyle w:val="StyleUnderline"/>
        </w:rPr>
        <w:t>our task as school and adult educators becomes one of enabling situations characterized by a collective scientific literacy rather than thinking about the individual appropriation or construction of knowledge</w:t>
      </w:r>
      <w:r w:rsidRPr="00FF597F">
        <w:t xml:space="preserve">. Because of this focus on collective activity, </w:t>
      </w:r>
      <w:r w:rsidRPr="00FF597F">
        <w:rPr>
          <w:rStyle w:val="StyleUnderline"/>
        </w:rPr>
        <w:t>we do not require every citizen to know the definition of BSE, how genetic modification is actually achieved, or how the level of chromium is established. Rather, it is sufficient that such knowledge and practice exists within a collective body, in which members have a commitment to open and truly democratic dialogue. Our real problem then becomes one of how to facilitate democratic conversations among individuals with different expertise and with different locations in social space.</w:t>
      </w:r>
    </w:p>
    <w:p w14:paraId="042C6FD0" w14:textId="77777777" w:rsidR="00684B80" w:rsidRDefault="00684B80" w:rsidP="00684B80">
      <w:pPr>
        <w:pStyle w:val="Heading3"/>
      </w:pPr>
      <w:r w:rsidRPr="006B3222">
        <w:lastRenderedPageBreak/>
        <w:t xml:space="preserve">Framework – Debating key to Sci Literacy </w:t>
      </w:r>
    </w:p>
    <w:p w14:paraId="37CA314A" w14:textId="77777777" w:rsidR="00684B80" w:rsidRDefault="00684B80" w:rsidP="00684B80">
      <w:pPr>
        <w:pStyle w:val="Heading4"/>
      </w:pPr>
      <w:r>
        <w:t>Debating spills up. Discourse about forensic science allows us to foster new scientific skills and a broader scientific understanding of the world.</w:t>
      </w:r>
    </w:p>
    <w:p w14:paraId="62D1BC99" w14:textId="77777777" w:rsidR="00684B80" w:rsidRDefault="00684B80" w:rsidP="00684B80">
      <w:pPr>
        <w:rPr>
          <w:rStyle w:val="Style13ptBold"/>
        </w:rPr>
      </w:pPr>
      <w:r>
        <w:rPr>
          <w:rStyle w:val="Style13ptBold"/>
        </w:rPr>
        <w:t>Howes U Tasmania Senior Criminology Lecturer 15</w:t>
      </w:r>
    </w:p>
    <w:p w14:paraId="233D15D2" w14:textId="77777777" w:rsidR="00684B80" w:rsidRPr="00164CA3" w:rsidRDefault="00684B80" w:rsidP="00684B80">
      <w:pPr>
        <w:rPr>
          <w:sz w:val="24"/>
          <w:szCs w:val="18"/>
        </w:rPr>
      </w:pPr>
      <w:r>
        <w:rPr>
          <w:rStyle w:val="Style13ptBold"/>
          <w:b w:val="0"/>
          <w:bCs w:val="0"/>
          <w:sz w:val="24"/>
          <w:szCs w:val="18"/>
        </w:rPr>
        <w:t xml:space="preserve">(Loene M., March 2015, </w:t>
      </w:r>
      <w:r w:rsidRPr="008710F6">
        <w:rPr>
          <w:rStyle w:val="Style13ptBold"/>
          <w:b w:val="0"/>
          <w:bCs w:val="0"/>
          <w:i/>
          <w:iCs/>
          <w:sz w:val="24"/>
          <w:szCs w:val="18"/>
        </w:rPr>
        <w:t>Science and Justice</w:t>
      </w:r>
      <w:r>
        <w:rPr>
          <w:rStyle w:val="Style13ptBold"/>
          <w:b w:val="0"/>
          <w:bCs w:val="0"/>
          <w:sz w:val="24"/>
          <w:szCs w:val="18"/>
        </w:rPr>
        <w:t>, “The communication of forensic science in the criminal justice system: A review of theory and proposed directions for research”, Volume 55, No. 2, p.146-147, zC)</w:t>
      </w:r>
    </w:p>
    <w:p w14:paraId="797AE3C4" w14:textId="77777777" w:rsidR="00684B80" w:rsidRDefault="00684B80" w:rsidP="00684B80">
      <w:r>
        <w:t>1. Approaches to communication</w:t>
      </w:r>
    </w:p>
    <w:p w14:paraId="7A80C52B" w14:textId="77777777" w:rsidR="00684B80" w:rsidRDefault="00684B80" w:rsidP="00684B80">
      <w:r>
        <w:t xml:space="preserve">The study of </w:t>
      </w:r>
      <w:r w:rsidRPr="006172EE">
        <w:rPr>
          <w:rStyle w:val="StyleUnderline"/>
        </w:rPr>
        <w:t>communication has its origins in diverse disciplines, such as mathematics, psychology, sociology, and linguistics</w:t>
      </w:r>
      <w:r>
        <w:t xml:space="preserve"> [10]. According to Craig [10], </w:t>
      </w:r>
      <w:r w:rsidRPr="006172EE">
        <w:rPr>
          <w:rStyle w:val="StyleUnderline"/>
        </w:rPr>
        <w:t>each discipline has its own perspective on communication</w:t>
      </w:r>
      <w:r>
        <w:t xml:space="preserve">, with a multitude of deﬁnitions and theories that are useful in their contexts, but are largely unrelated as a ﬁeld.1 Communication theories have been classiﬁed by disciplinary origin, level of organisation, underlying epistemology, and “underlying conceptions of communication practice” (p. 135) (namely: rhetorical, semiotic, phenomenological, cybernetic, socio-psychological, socio-cultural, and critical conceptions) [10]. Craig suggested that </w:t>
      </w:r>
      <w:r w:rsidRPr="006172EE">
        <w:rPr>
          <w:rStyle w:val="StyleUnderline"/>
        </w:rPr>
        <w:t xml:space="preserve">scholars from the discipline of communication (as distinct from other academic disciplines also studying communication) may be united by a common view of communication as the primary constitutive social process. </w:t>
      </w:r>
      <w:r>
        <w:t xml:space="preserve">According to this view, </w:t>
      </w:r>
      <w:r w:rsidRPr="006172EE">
        <w:rPr>
          <w:rStyle w:val="StyleUnderline"/>
        </w:rPr>
        <w:t>it is the aim of understanding and being understood that leads to communicative behaviours, including language. Many of the theoretical perspectives on communication and the various theories that constitute these approaches may offer explanatory utility to the analysis of particular aspects of the communication of forensic science.</w:t>
      </w:r>
      <w:r>
        <w:t xml:space="preserve"> However, in terms of characterising the communication of forensic science overall, it is worthwhile to consider communication broadly as a one-way linear process versus an ongoing and contextual one.</w:t>
      </w:r>
    </w:p>
    <w:p w14:paraId="39190346" w14:textId="77777777" w:rsidR="00684B80" w:rsidRDefault="00684B80" w:rsidP="00684B80">
      <w:r>
        <w:t xml:space="preserve">The idea of the existence of key components of communication was famously expressed by Lasswell [11] as: “who says what, in which channel, to whom, and with what effect?” Similarly, </w:t>
      </w:r>
      <w:r w:rsidRPr="006172EE">
        <w:rPr>
          <w:rStyle w:val="StyleUnderline"/>
        </w:rPr>
        <w:t xml:space="preserve">Jakobson [12] described the </w:t>
      </w:r>
      <w:r w:rsidRPr="006172EE">
        <w:rPr>
          <w:rStyle w:val="StyleUnderline"/>
          <w:bCs/>
        </w:rPr>
        <w:t>speech acts</w:t>
      </w:r>
      <w:r w:rsidRPr="006172EE">
        <w:rPr>
          <w:rStyle w:val="StyleUnderline"/>
        </w:rPr>
        <w:t xml:space="preserve"> as an “addresser” giving “a message” to an “addressee” in a “context” in a mutually shared (or at least partially shared) “code” and via a “contact”</w:t>
      </w:r>
      <w:r>
        <w:t xml:space="preserve"> (channel). Shannon and Weaver proposed a model [13], which captured the key components of communication in a simple heuristic that found widespread appeal in many communication contexts [10] (see Fig. 1). The model was able to account for the notion that the sender had to encode the message (into sounds or symbols) to be decoded by the receiver, who shared a knowledge (at least in part) of the sounds or symbols used. In addition, the model incorporated noise, described as an interference with signal transmission (e.g., social, cultural, and psychological inﬂuences) that meant that the signal received differed from the one sent [14]. </w:t>
      </w:r>
    </w:p>
    <w:p w14:paraId="0F9F69A0" w14:textId="77777777" w:rsidR="00684B80" w:rsidRDefault="00684B80" w:rsidP="00684B80">
      <w:r>
        <w:t xml:space="preserve">Although it has endured over time, </w:t>
      </w:r>
      <w:r w:rsidRPr="005D2190">
        <w:rPr>
          <w:rStyle w:val="StyleUnderline"/>
        </w:rPr>
        <w:t>the transmission model has been criticised as a representation of interpersonal communication for a number of reasons. Perhaps the most signiﬁcant criticism is that it fails to depict the dynamic nature of communication, representing it as linear and static</w:t>
      </w:r>
      <w:r>
        <w:t xml:space="preserve"> [10]. </w:t>
      </w:r>
      <w:r w:rsidRPr="005D2190">
        <w:rPr>
          <w:rStyle w:val="StyleUnderline"/>
        </w:rPr>
        <w:t xml:space="preserve">The 1948 transmission model was later updated to include feedback in the system, which in terms of interpersonal communication may include written, verbal, para-verbal (e.g., tone of voice) and non-verbal (e.g., facial expressions and body language) </w:t>
      </w:r>
      <w:r>
        <w:t xml:space="preserve">communication from the receiver to sender (see Fig. </w:t>
      </w:r>
      <w:r>
        <w:lastRenderedPageBreak/>
        <w:t>2). Another key criticism of the transmission model was that it did not prioritise the meaning of the message sent. Although Shannon did acknowledge that the meaning of communication could be an aspect to consider, the intended purpose of the model had been to consider engineering issues in telecommunications [14].</w:t>
      </w:r>
    </w:p>
    <w:p w14:paraId="71A3E6C1" w14:textId="77777777" w:rsidR="00684B80" w:rsidRPr="009B7423" w:rsidRDefault="00684B80" w:rsidP="00684B80">
      <w:r w:rsidRPr="005D2190">
        <w:rPr>
          <w:rStyle w:val="StyleUnderline"/>
        </w:rPr>
        <w:t xml:space="preserve">More recent approaches to communication that recognised the importance of meaning proposed more dynamic representations of two-way interaction </w:t>
      </w:r>
      <w:r>
        <w:t xml:space="preserve">(with dual sender/receiver roles); or continuous, ongoing, and open-ended interaction, </w:t>
      </w:r>
      <w:r w:rsidRPr="005D2190">
        <w:rPr>
          <w:rStyle w:val="StyleUnderline"/>
        </w:rPr>
        <w:t>as meaning was negotiated</w:t>
      </w:r>
      <w:r>
        <w:t>. Many such approaches are similar in that they represent constructivist perspectives [15], which hold that knowledge and communication are contextually situated. Such approaches emphasise meaning making as an interactive negotiation between the parties to the communication within the particular context.</w:t>
      </w:r>
    </w:p>
    <w:p w14:paraId="37D86CD4" w14:textId="77777777" w:rsidR="00684B80" w:rsidRDefault="00684B80" w:rsidP="00684B80">
      <w:r>
        <w:t xml:space="preserve">However, </w:t>
      </w:r>
      <w:r w:rsidRPr="007B0468">
        <w:rPr>
          <w:rStyle w:val="StyleUnderline"/>
        </w:rPr>
        <w:t xml:space="preserve">despite widespread acceptance of constructivist approaches to interpersonal communication, such approaches are not always appropriate for describing communication processes because this is dependent upon the amount of interaction possible in the particular channel discussed </w:t>
      </w:r>
      <w:r>
        <w:t xml:space="preserve">[16]. For example, while it could be argued that scientiﬁc communication through conferences, peer-reviewed journal articles, and </w:t>
      </w:r>
      <w:r w:rsidRPr="007B0468">
        <w:rPr>
          <w:rStyle w:val="StyleUnderline"/>
        </w:rPr>
        <w:t>face-to-face lectures provides a form of two-way communication</w:t>
      </w:r>
      <w:r>
        <w:t xml:space="preserve"> (to varying degrees), speeches on the radio provide one-way communication, due to the lack of feedback possible from the audience [16]. Similarly, </w:t>
      </w:r>
      <w:r w:rsidRPr="005D2190">
        <w:rPr>
          <w:rStyle w:val="StyleUnderline"/>
        </w:rPr>
        <w:t>text is not communication in the same way as is dialogue due to the lack of opportunity for the reader to interact with the writer or speaker to correct errors in understanding and to negotiate and cocreate shared meaning</w:t>
      </w:r>
      <w:r>
        <w:t xml:space="preserve"> [16]. For forms of communication in which interaction – or at least a feedback loop – is not available, the meanings of texts are necessarily constructed by the reader interacting with the text, as opposed to being co-constructed or negotiated with the writer. For these types of reasons, Craig [10] acknowledged that the transmission model may have broad value in considering communication and it continues to hold popular appeal.</w:t>
      </w:r>
    </w:p>
    <w:p w14:paraId="04D3DE75" w14:textId="77777777" w:rsidR="00684B80" w:rsidRDefault="00684B80" w:rsidP="00684B80">
      <w:r>
        <w:t>1.1. Communication of science</w:t>
      </w:r>
    </w:p>
    <w:p w14:paraId="4F09CF06" w14:textId="77777777" w:rsidR="00684B80" w:rsidRDefault="00684B80" w:rsidP="00684B80">
      <w:r>
        <w:t xml:space="preserve">Against the backdrop of diverse approaches to communication, </w:t>
      </w:r>
      <w:r w:rsidRPr="005D2190">
        <w:rPr>
          <w:rStyle w:val="StyleUnderline"/>
        </w:rPr>
        <w:t>there exists the ﬁeld of science communication, which concerns both the dissemination of scientiﬁc research, and models of public engagement</w:t>
      </w:r>
      <w:r>
        <w:t xml:space="preserve"> [17]. </w:t>
      </w:r>
      <w:r w:rsidRPr="005D2190">
        <w:rPr>
          <w:rStyle w:val="StyleUnderline"/>
        </w:rPr>
        <w:t>Science communication has been described as occurring along a continuum of audiences from specialist scientist peers, to scientists from related ﬁelds, to people interested in science, and ﬁnally to the general public</w:t>
      </w:r>
      <w:r>
        <w:t xml:space="preserve"> [18]. Such a continuum, anchored at one end by specialist peers and at the other by a generalist public [18], provides a useful heuristic to represent the level of speciﬁcity or generality of the communication about science. </w:t>
      </w:r>
      <w:r w:rsidRPr="005D2190">
        <w:rPr>
          <w:rStyle w:val="StyleUnderline"/>
        </w:rPr>
        <w:t>This continuum acknowledges that the audiences for science communication vary in the extent to which they share an understanding of specialist scientiﬁc language with the scientist.</w:t>
      </w:r>
      <w:r>
        <w:t xml:space="preserve"> Although several potential audiences for science communication exist, in practice, </w:t>
      </w:r>
      <w:r w:rsidRPr="005D2190">
        <w:rPr>
          <w:rStyle w:val="StyleUnderline"/>
        </w:rPr>
        <w:t>the teaching of science communication is a twofold enterprise, involving communication at the ends of the continuum: to scientist peers, and to the general public</w:t>
      </w:r>
      <w:r>
        <w:t>. It cannot be assumed that all scientists, including forensic scientists, have been explicitly educated in the art of communicating science to generalist as well as specialist audiences.</w:t>
      </w:r>
    </w:p>
    <w:p w14:paraId="4657EC93" w14:textId="77777777" w:rsidR="00684B80" w:rsidRDefault="00684B80" w:rsidP="00684B80">
      <w:r>
        <w:t>1.1.1. Scientists' communication with scientiﬁc peers</w:t>
      </w:r>
    </w:p>
    <w:p w14:paraId="361BA39C" w14:textId="77777777" w:rsidR="00684B80" w:rsidRDefault="00684B80" w:rsidP="00684B80">
      <w:r>
        <w:t xml:space="preserve">Generally, the audience of scientiﬁc communication is assumed to be scientist peers [19]. Science is communicated to scientist peers through speeches and poster presentations at conferences, refereed journal articles, invited comments on journal articles, and research proposals building upon previous </w:t>
      </w:r>
      <w:r>
        <w:lastRenderedPageBreak/>
        <w:t xml:space="preserve">results [19]. </w:t>
      </w:r>
      <w:r w:rsidRPr="005D2190">
        <w:rPr>
          <w:rStyle w:val="Emphasis"/>
        </w:rPr>
        <w:t>Through communication with peers, results can be re-tested by others and arguments can be reﬁned; thus, the pool of scientiﬁc knowledge can be increased incrementally.</w:t>
      </w:r>
      <w:r>
        <w:t xml:space="preserve"> </w:t>
      </w:r>
      <w:r w:rsidRPr="005D2190">
        <w:rPr>
          <w:rStyle w:val="StyleUnderline"/>
        </w:rPr>
        <w:t>In becoming educated in science, scientists gain speciﬁc skills and internalise the communication norms of the scientiﬁc community, adopting scientiﬁc discourse as a way of being</w:t>
      </w:r>
      <w:r>
        <w:t xml:space="preserve"> [20]. Magniﬁco [20] distinguished this all-encompassing notion of discourse from one that merely considers the type of language used. </w:t>
      </w:r>
      <w:r w:rsidRPr="005D2190">
        <w:rPr>
          <w:rStyle w:val="StyleUnderline"/>
        </w:rPr>
        <w:t>Scientiﬁc discourse can be seen to encompass situated practices and speciﬁc ways of thinking, talking, writing, acting, and believing</w:t>
      </w:r>
      <w:r>
        <w:t xml:space="preserve">. The audience of other scientists, for whom scientists may typically write, can also be seen as part of this discourse, rather than external to it. </w:t>
      </w:r>
      <w:r w:rsidRPr="005D2190">
        <w:rPr>
          <w:rStyle w:val="Emphasis"/>
        </w:rPr>
        <w:t>Thus, mastering scientiﬁc communication means mastering the way the scientiﬁc community understands the world</w:t>
      </w:r>
      <w:r>
        <w:t xml:space="preserve"> [20].</w:t>
      </w:r>
    </w:p>
    <w:p w14:paraId="5D607A33" w14:textId="77777777" w:rsidR="00684B80" w:rsidRPr="006B3222" w:rsidRDefault="00684B80" w:rsidP="00684B80"/>
    <w:p w14:paraId="593CF142" w14:textId="77777777" w:rsidR="00684B80" w:rsidRPr="00FF597F" w:rsidRDefault="00684B80" w:rsidP="00684B80">
      <w:pPr>
        <w:pStyle w:val="Heading3"/>
        <w:rPr>
          <w:rFonts w:cs="Times New Roman"/>
        </w:rPr>
      </w:pPr>
      <w:r w:rsidRPr="00FF597F">
        <w:rPr>
          <w:rFonts w:cs="Times New Roman"/>
        </w:rPr>
        <w:lastRenderedPageBreak/>
        <w:t>AT: Cap K - Permutation</w:t>
      </w:r>
    </w:p>
    <w:p w14:paraId="12005F0D" w14:textId="77777777" w:rsidR="00684B80" w:rsidRPr="00FF597F" w:rsidRDefault="00684B80" w:rsidP="00684B80">
      <w:pPr>
        <w:pStyle w:val="Heading4"/>
        <w:rPr>
          <w:rFonts w:cs="Times New Roman"/>
        </w:rPr>
      </w:pPr>
      <w:r w:rsidRPr="00FF597F">
        <w:rPr>
          <w:rFonts w:cs="Times New Roman"/>
        </w:rPr>
        <w:t>Critique alone fails – Organic Intellectuals should encourage alternatives through politics.</w:t>
      </w:r>
    </w:p>
    <w:p w14:paraId="334B22AE" w14:textId="77777777" w:rsidR="00684B80" w:rsidRPr="00FF597F" w:rsidRDefault="00684B80" w:rsidP="00684B80">
      <w:pPr>
        <w:rPr>
          <w:rStyle w:val="Style13ptBold"/>
        </w:rPr>
      </w:pPr>
      <w:r w:rsidRPr="00FF597F">
        <w:rPr>
          <w:rStyle w:val="Style13ptBold"/>
        </w:rPr>
        <w:t>Robinson, political theorist, 04</w:t>
      </w:r>
    </w:p>
    <w:p w14:paraId="647E4673" w14:textId="77777777" w:rsidR="00684B80" w:rsidRPr="00FF597F" w:rsidRDefault="00684B80" w:rsidP="00684B80">
      <w:pPr>
        <w:rPr>
          <w:rStyle w:val="Style13ptBold"/>
          <w:b w:val="0"/>
          <w:bCs w:val="0"/>
          <w:sz w:val="24"/>
          <w:szCs w:val="18"/>
        </w:rPr>
      </w:pPr>
      <w:r w:rsidRPr="00FF597F">
        <w:rPr>
          <w:rStyle w:val="Style13ptBold"/>
          <w:b w:val="0"/>
          <w:bCs w:val="0"/>
          <w:sz w:val="24"/>
          <w:szCs w:val="18"/>
        </w:rPr>
        <w:t xml:space="preserve">(Andrew, 11/15/04, </w:t>
      </w:r>
      <w:r w:rsidRPr="00FF597F">
        <w:rPr>
          <w:rStyle w:val="Style13ptBold"/>
          <w:b w:val="0"/>
          <w:bCs w:val="0"/>
          <w:i/>
          <w:iCs/>
          <w:sz w:val="24"/>
          <w:szCs w:val="18"/>
        </w:rPr>
        <w:t xml:space="preserve">Andrew Robinson Theory Blog, </w:t>
      </w:r>
      <w:r w:rsidRPr="00FF597F">
        <w:rPr>
          <w:rStyle w:val="Style13ptBold"/>
          <w:b w:val="0"/>
          <w:bCs w:val="0"/>
          <w:sz w:val="24"/>
          <w:szCs w:val="18"/>
        </w:rPr>
        <w:t xml:space="preserve">“Baudrillard, Zizek and Laclau on "common sense" - a critique” </w:t>
      </w:r>
      <w:hyperlink r:id="rId220" w:history="1">
        <w:r w:rsidRPr="00FF597F">
          <w:rPr>
            <w:rStyle w:val="Hyperlink"/>
            <w:sz w:val="24"/>
            <w:szCs w:val="18"/>
          </w:rPr>
          <w:t>http://andyrobinsontheoryblog.blogspot.com/2004/11/baudrillard-zizek-and-laclau-on-common.html</w:t>
        </w:r>
      </w:hyperlink>
      <w:r w:rsidRPr="00FF597F">
        <w:rPr>
          <w:rStyle w:val="Style13ptBold"/>
          <w:b w:val="0"/>
          <w:bCs w:val="0"/>
          <w:sz w:val="24"/>
          <w:szCs w:val="18"/>
        </w:rPr>
        <w:t>, accessed 7/2/20, zC)</w:t>
      </w:r>
    </w:p>
    <w:p w14:paraId="5B61906E" w14:textId="77777777" w:rsidR="00684B80" w:rsidRPr="00FF597F" w:rsidRDefault="00684B80" w:rsidP="00684B80">
      <w:pPr>
        <w:rPr>
          <w:rStyle w:val="StyleUnderline"/>
        </w:rPr>
      </w:pPr>
      <w:r w:rsidRPr="00FF597F">
        <w:t xml:space="preserve">The critique captured in this statement was to produce important theoretical effects. </w:t>
      </w:r>
      <w:r w:rsidRPr="00FF597F">
        <w:rPr>
          <w:rStyle w:val="StyleUnderline"/>
        </w:rPr>
        <w:t xml:space="preserve">While </w:t>
      </w:r>
      <w:r w:rsidRPr="00FF597F">
        <w:rPr>
          <w:rStyle w:val="Emphasis"/>
        </w:rPr>
        <w:t>philosophy cannot directly change the world</w:t>
      </w:r>
      <w:r w:rsidRPr="00FF597F">
        <w:rPr>
          <w:rStyle w:val="StyleUnderline"/>
        </w:rPr>
        <w:t xml:space="preserve">, it can aim to participate in projects to change it by redirecting its attention away from closed debates about a limited range of supposedly foundational concepts, and towards the study of the political and philosophical beliefs, attitudes and practices which make up the everyday life of the diverse strata of the world's population who do not engage in specialised political thought. </w:t>
      </w:r>
      <w:r w:rsidRPr="00FF597F">
        <w:t xml:space="preserve">To be sure, many philosophers stuck to their old ways; but a sizeable number of critical-minded theorists began, from a number of different angles, to describe, analyse, and discuss the transformation of everyday beliefs. If the point is to change it, and this change is to extend beyond the limited circles of political theory and philosophy specialists, </w:t>
      </w:r>
      <w:r w:rsidRPr="00FF597F">
        <w:rPr>
          <w:rStyle w:val="StyleUnderline"/>
        </w:rPr>
        <w:t>theorists need to find ways to influence and alter beliefs and practices</w:t>
      </w:r>
      <w:r w:rsidRPr="00FF597F">
        <w:t xml:space="preserve">. And if it is to extend beyond the superficial field of official politics, </w:t>
      </w:r>
      <w:r w:rsidRPr="00FF597F">
        <w:rPr>
          <w:rStyle w:val="StyleUnderline"/>
        </w:rPr>
        <w:t>theory has to engage with beliefs and practices as they occur in everyday life - the sole area in which most people are politically and philosophically active.</w:t>
      </w:r>
    </w:p>
    <w:p w14:paraId="48EE9FF5" w14:textId="77777777" w:rsidR="00684B80" w:rsidRPr="00FF597F" w:rsidRDefault="00684B80" w:rsidP="00684B80">
      <w:r w:rsidRPr="00FF597F">
        <w:rPr>
          <w:rStyle w:val="StyleUnderline"/>
        </w:rPr>
        <w:t>Gramsci's work is an outstanding example of this. For Gramsci, philosophy and politics are not the sole preserve of specialists; everyone engages in philosophical activity since everyone holds some conception of the world and life which underlies their practice, and everyone engages in politics since everyone's practical activity promotes some ways of thinking and acting over others. Everyone is also on some level an ethicist, a scientist, an aesthete and so on.</w:t>
      </w:r>
      <w:r w:rsidRPr="00FF597F">
        <w:t xml:space="preserve"> Gramsci calls the conception or conceptions of the world which presently occur in everyday life "common sense". It is important to treat these everyday worldviews with respect, and not to leave them in the state of voicelessness to which social inequality often consigns them. However, </w:t>
      </w:r>
      <w:r w:rsidRPr="00FF597F">
        <w:rPr>
          <w:rStyle w:val="StyleUnderline"/>
        </w:rPr>
        <w:t xml:space="preserve">theorists should not automatically endorse these views, which are often confused, contradictory, manipulable, neophobe, and prejudiced. </w:t>
      </w:r>
      <w:r w:rsidRPr="00FF597F">
        <w:t xml:space="preserve">Instead, </w:t>
      </w:r>
      <w:r w:rsidRPr="00FF597F">
        <w:rPr>
          <w:rStyle w:val="StyleUnderline"/>
        </w:rPr>
        <w:t>one needs a CRITIQUE and a critical practice, similar to the critique of a particular theorist's philosophy but directed against common sense instead. This critique should be taken to the masses by "organic intellectuals", who should aim to encourage more critical and coherent beliefs through a political, cultural and pedagogic practice drawing on immanently critical elements within common sense itself.</w:t>
      </w:r>
      <w:r w:rsidRPr="00FF597F">
        <w:t xml:space="preserve"> The critique of common sense is for Gramsci the main goal of political and philosophical theory - MORE important in terms of its social relevance than the critique of specialist philosophers.</w:t>
      </w:r>
    </w:p>
    <w:p w14:paraId="057B453C" w14:textId="77777777" w:rsidR="00684B80" w:rsidRPr="00FF597F" w:rsidRDefault="00684B80" w:rsidP="00684B80">
      <w:r w:rsidRPr="00FF597F">
        <w:t>A similar project can be detected running through the work of many other critical theorists in the period from the 1920s to the 1970s. Barthes, Benjamin, Goffman, Hoggart, Krauss, Marcuse, McLuhan, Negri, Reich, Sartre and Vaneigem, to mention only the a few, embarked on an analysis and critique of everyday beliefs, alignments and practices as part of their diverse theoretical projects.</w:t>
      </w:r>
    </w:p>
    <w:p w14:paraId="651BD05B" w14:textId="77777777" w:rsidR="00684B80" w:rsidRPr="00FF597F" w:rsidRDefault="00684B80" w:rsidP="00684B80">
      <w:r w:rsidRPr="00FF597F">
        <w:t xml:space="preserve">It is my contention, however, that this concern has abated substantially since about the 1980s, and that it is far less common in contemporary political theory. To be sure, a few writers, such as Foucault and </w:t>
      </w:r>
      <w:r w:rsidRPr="00FF597F">
        <w:lastRenderedPageBreak/>
        <w:t xml:space="preserve">Deleuze, still take up these kinds of concerns to some extent. </w:t>
      </w:r>
      <w:r w:rsidRPr="00FF597F">
        <w:rPr>
          <w:rStyle w:val="StyleUnderline"/>
        </w:rPr>
        <w:t>Many recent theorists, however, have moved away from the critique of common sense and the analysis of everyday beliefs, often returning to a purely metaphysical type of theorising. Their politics has similarly moved away from projects of overcoming common sense and towards a faith in the immediate effectiveness of purely INDIVIDUAL acts, pragmatic politics, or, in a few cases, waiting for a nihilistic catastrophe. While transgressive acts may have some value in shaping individual identities and constituting countercultural group identities, they are unlikely to transform POPULAR beliefs unless they can find a way to bypass the pervasive processes of labelling transgression as abnormal, immoral or unnatural.</w:t>
      </w:r>
      <w:r w:rsidRPr="00FF597F">
        <w:t xml:space="preserve"> Similarly, it is unlikely that any transformative event, or social reforms with wide-ranging effects, can occur without a prior basis in everyday worldviews, which is unlikely unless common sense can be overcome.</w:t>
      </w:r>
    </w:p>
    <w:p w14:paraId="771530C9" w14:textId="77777777" w:rsidR="00684B80" w:rsidRPr="00FF597F" w:rsidRDefault="00684B80" w:rsidP="00684B80"/>
    <w:p w14:paraId="02FD8749" w14:textId="77777777" w:rsidR="00684B80" w:rsidRPr="00FF597F" w:rsidRDefault="00684B80" w:rsidP="00684B80">
      <w:pPr>
        <w:pStyle w:val="Heading4"/>
        <w:rPr>
          <w:rFonts w:cs="Times New Roman"/>
        </w:rPr>
      </w:pPr>
      <w:r w:rsidRPr="00FF597F">
        <w:rPr>
          <w:rFonts w:cs="Times New Roman"/>
        </w:rPr>
        <w:t>Institutional engagement is key for Gramscian intellectuals to enact change; scientific engagement with these institutions uniquely disrupts the cultural hegemony of capitalism because politics and science cannot be separated, only the affirmative allows for the subaltern re-appropriation of scientific power.</w:t>
      </w:r>
    </w:p>
    <w:p w14:paraId="533B9D29" w14:textId="77777777" w:rsidR="00684B80" w:rsidRPr="00FF597F" w:rsidRDefault="00684B80" w:rsidP="00684B80">
      <w:pPr>
        <w:pStyle w:val="ListParagraph"/>
        <w:numPr>
          <w:ilvl w:val="0"/>
          <w:numId w:val="12"/>
        </w:numPr>
      </w:pPr>
      <w:r w:rsidRPr="00FF597F">
        <w:t>This is easily the most dense card in the file, I barely get it. But its basically a link turn.</w:t>
      </w:r>
    </w:p>
    <w:p w14:paraId="31091D17" w14:textId="77777777" w:rsidR="00684B80" w:rsidRPr="00FF597F" w:rsidRDefault="00684B80" w:rsidP="00684B80">
      <w:pPr>
        <w:rPr>
          <w:rStyle w:val="Style13ptBold"/>
        </w:rPr>
      </w:pPr>
      <w:r w:rsidRPr="00FF597F">
        <w:rPr>
          <w:rStyle w:val="Style13ptBold"/>
        </w:rPr>
        <w:t>Omodeo, Foscari U cultural historian and historical epistemology professor, 19</w:t>
      </w:r>
    </w:p>
    <w:p w14:paraId="45ADDB1D" w14:textId="77777777" w:rsidR="00684B80" w:rsidRPr="00FF597F" w:rsidRDefault="00684B80" w:rsidP="00684B80">
      <w:pPr>
        <w:rPr>
          <w:rStyle w:val="Style13ptBold"/>
          <w:b w:val="0"/>
          <w:bCs w:val="0"/>
          <w:sz w:val="24"/>
          <w:szCs w:val="18"/>
        </w:rPr>
      </w:pPr>
      <w:r w:rsidRPr="00FF597F">
        <w:rPr>
          <w:rStyle w:val="Style13ptBold"/>
          <w:b w:val="0"/>
          <w:bCs w:val="0"/>
          <w:sz w:val="24"/>
          <w:szCs w:val="18"/>
        </w:rPr>
        <w:t xml:space="preserve">(Pietro Daniel, 2019, </w:t>
      </w:r>
      <w:r w:rsidRPr="00FF597F">
        <w:rPr>
          <w:rStyle w:val="Style13ptBold"/>
          <w:b w:val="0"/>
          <w:bCs w:val="0"/>
          <w:i/>
          <w:iCs/>
          <w:sz w:val="24"/>
          <w:szCs w:val="18"/>
        </w:rPr>
        <w:t xml:space="preserve">Springer, </w:t>
      </w:r>
      <w:r w:rsidRPr="00FF597F">
        <w:rPr>
          <w:rStyle w:val="Style13ptBold"/>
          <w:b w:val="0"/>
          <w:bCs w:val="0"/>
          <w:sz w:val="24"/>
          <w:szCs w:val="18"/>
        </w:rPr>
        <w:t>“Political Epistemology The Problem of Ideology in Science Studies”, p. 115-120, // zC &amp; jmk)</w:t>
      </w:r>
    </w:p>
    <w:p w14:paraId="39BBC69F" w14:textId="77777777" w:rsidR="00684B80" w:rsidRPr="00FF597F" w:rsidRDefault="00684B80" w:rsidP="00684B80">
      <w:pPr>
        <w:rPr>
          <w:b/>
          <w:bCs/>
        </w:rPr>
      </w:pPr>
      <w:r w:rsidRPr="00FF597F">
        <w:rPr>
          <w:b/>
          <w:bCs/>
        </w:rPr>
        <w:t>Functions and Identities: Political Economy of Knowledge and Cultural Politics of Science</w:t>
      </w:r>
    </w:p>
    <w:p w14:paraId="73BF887E" w14:textId="77777777" w:rsidR="00684B80" w:rsidRPr="00FF597F" w:rsidRDefault="00684B80" w:rsidP="00684B80">
      <w:pPr>
        <w:rPr>
          <w:rStyle w:val="StyleUnderline"/>
        </w:rPr>
      </w:pPr>
      <w:r w:rsidRPr="00FF597F">
        <w:rPr>
          <w:rStyle w:val="StyleUnderline"/>
        </w:rPr>
        <w:t>There are two extremes that we should avoid. One is typical of past socio-economic historiography and neglects the weight of culture, especially of cultural praxis, for a sound understanding of the phenomenon of science. The other is the obliteration of consideration of the political-economic interests underlying science. The point is both theoretical and methodological.</w:t>
      </w:r>
    </w:p>
    <w:p w14:paraId="15E43599" w14:textId="77777777" w:rsidR="00684B80" w:rsidRPr="00FF597F" w:rsidRDefault="00684B80" w:rsidP="00684B80">
      <w:pPr>
        <w:rPr>
          <w:rStyle w:val="StyleUnderline"/>
        </w:rPr>
      </w:pPr>
      <w:r w:rsidRPr="00FF597F">
        <w:t xml:space="preserve">To be sure, </w:t>
      </w:r>
      <w:r w:rsidRPr="00FF597F">
        <w:rPr>
          <w:rStyle w:val="StyleUnderline"/>
        </w:rPr>
        <w:t>Hessen stressed the ideological dimension of the theological conceptions permeating Newtonian science and rightly pointed to the political significance of religious positions</w:t>
      </w:r>
      <w:r w:rsidRPr="00FF597F">
        <w:t xml:space="preserve">, but he did not further this line of thought. Moreover, he generally denied a positive function to philosophical and theological conceptions in the advance of science. Instead, he saw them as either accessories or hindrances to scientific and social progress. Zilsel looked closer at the social and cultural settings of modern science. He indicated specific places and institutions (town, university, court); on the other hand, he specified the main intellectual strands (empiricism, scholasticism, humanism). </w:t>
      </w:r>
      <w:r w:rsidRPr="00FF597F">
        <w:rPr>
          <w:rStyle w:val="StyleUnderline"/>
        </w:rPr>
        <w:t>He also named the different categories of knowledge bearers, namely the artist-engineer, the scholastic professor, and the humanist virtuoso who merged into the figure of the modern scientist</w:t>
      </w:r>
      <w:r w:rsidRPr="00FF597F">
        <w:t xml:space="preserve">. However, </w:t>
      </w:r>
      <w:r w:rsidRPr="00FF597F">
        <w:rPr>
          <w:rStyle w:val="StyleUnderline"/>
        </w:rPr>
        <w:t xml:space="preserve">a comparison with Gramsci’s “organic intellectuals” can show some limitations of Zilsel’s concept of “knowledge bearers.” </w:t>
      </w:r>
      <w:r w:rsidRPr="00FF597F">
        <w:t xml:space="preserve">While Zilsel’s scientists and intellectuals are described in terms of the function descending from their position, </w:t>
      </w:r>
      <w:r w:rsidRPr="00FF597F">
        <w:rPr>
          <w:rStyle w:val="Emphasis"/>
        </w:rPr>
        <w:t>Gramscian intellectuals are considered in relation to the action related to their identity.</w:t>
      </w:r>
      <w:r w:rsidRPr="00FF597F">
        <w:t xml:space="preserve"> </w:t>
      </w:r>
      <w:r w:rsidRPr="00FF597F">
        <w:rPr>
          <w:rStyle w:val="StyleUnderline"/>
        </w:rPr>
        <w:t>This difference helps to highlight what was excluded from Zilsel’s consideration: the political dimension, that is, a reflection on collective praxis and an understanding of institutional history in terms of hegemony and struggle.</w:t>
      </w:r>
      <w:r w:rsidRPr="00FF597F">
        <w:t xml:space="preserve"> Both Hessen and Zilsel used arguments resting upon a reductionist comprehension of </w:t>
      </w:r>
      <w:r w:rsidRPr="00FF597F">
        <w:lastRenderedPageBreak/>
        <w:t>culture, more or less mechanically derived from class interests. My claim is that their lack of in-depth cultural and political analysis was a consequence of their philosophical premises. They focused on the “structural” at the expenses of the cultural</w:t>
      </w:r>
      <w:r w:rsidRPr="00FF597F">
        <w:rPr>
          <w:rStyle w:val="StyleUnderline"/>
        </w:rPr>
        <w:t>.</w:t>
      </w:r>
    </w:p>
    <w:p w14:paraId="6EE8F0BE" w14:textId="77777777" w:rsidR="00684B80" w:rsidRPr="00FF597F" w:rsidRDefault="00684B80" w:rsidP="00684B80">
      <w:r w:rsidRPr="00FF597F">
        <w:t xml:space="preserve">This deficit was distinctly perceived by the scholars of the cultural turn of the late Eighties. As Steven Shapin and Simon Schaffer observed in a retrospective on their most influential work (speaking of themselves in the third person): “The authors of Leviathan and the Airpump [1985] were […] dissatisfied with the ‘externalism-internalism debate’ […] The problems, they thought, lay with the identity and coherence of the categories themselves. </w:t>
      </w:r>
      <w:r w:rsidRPr="00FF597F">
        <w:rPr>
          <w:rStyle w:val="StyleUnderline"/>
        </w:rPr>
        <w:t>One incoherence concerned the placement of the boundary between what was deemed internal and what external to science. On what grounds were social and political things accounted not ‘intellectual’? And how was it that the making and warranting of scientific knowledge was judged not ‘social’?</w:t>
      </w:r>
      <w:r w:rsidRPr="00FF597F">
        <w:t xml:space="preserve"> Did other intellectual practices—say religion and magic— count as external (since they were not considered to be ‘scientific’)?” (Schaffer and Shapin 2011: xv) The book Leviathan and the Airpump sanctioned a historical approach that, since the Eighties, has devoted great attention to actors’ perspectives, intentions, and interactions: “</w:t>
      </w:r>
      <w:r w:rsidRPr="00FF597F">
        <w:rPr>
          <w:rStyle w:val="StyleUnderline"/>
        </w:rPr>
        <w:t>Intellectual historians increasingly identified their goal as something like recreating past action in past actors’ terms, and, from that point of view, the only pertinent categories and boundaries for interpreting past scientific action were said to be those recognized by those acting in the past.”</w:t>
      </w:r>
      <w:r w:rsidRPr="00FF597F">
        <w:t xml:space="preserve"> (Schaffer and Shapin 2011: xv) To be sure, </w:t>
      </w:r>
      <w:r w:rsidRPr="00FF597F">
        <w:rPr>
          <w:rStyle w:val="StyleUnderline"/>
        </w:rPr>
        <w:t xml:space="preserve">the culturalization of science has opened up entirely new fields of research—for instance the investigation of astrology and alchemy as noteworthy disciplines within the natural discourse of the Renaissance. </w:t>
      </w:r>
      <w:r w:rsidRPr="00FF597F">
        <w:t>Moreover, after the cultural turn, the exploration of literary, philosophical, and religious themes informing upon science has become common.40 Topics such as the theological and ethical dimensions of science have increasingly attracted the attention of scholars interested in the ideological significance of the scientific debates of the past.41</w:t>
      </w:r>
    </w:p>
    <w:p w14:paraId="796891C5" w14:textId="77777777" w:rsidR="00684B80" w:rsidRPr="00FF597F" w:rsidRDefault="00684B80" w:rsidP="00684B80">
      <w:r w:rsidRPr="00FF597F">
        <w:rPr>
          <w:rStyle w:val="StyleUnderline"/>
        </w:rPr>
        <w:t xml:space="preserve">In spite of the positive fact that the field of inquiry has been expanded, I claim that </w:t>
      </w:r>
      <w:r w:rsidRPr="00FF597F">
        <w:rPr>
          <w:rStyle w:val="Emphasis"/>
        </w:rPr>
        <w:t>this move has produced severe losses in our overall comprehension</w:t>
      </w:r>
      <w:r w:rsidRPr="00FF597F">
        <w:t xml:space="preserve">. It seems to me that the culturalist reaction to Cold War externalism (based on the equation of externalism and Marxist economicism) often suffers from the opposite mistake. I would call it ‘culturalist relativism’, which mostly rests on shaky ground due to insufficient clarification of the concept of culture and its relation to knowledge. </w:t>
      </w:r>
      <w:r w:rsidRPr="00FF597F">
        <w:rPr>
          <w:rStyle w:val="StyleUnderline"/>
        </w:rPr>
        <w:t xml:space="preserve">It reinforces de facto the postmodern relativization and subjectivization of historical categories. Apart from epistemological difficulties,42 </w:t>
      </w:r>
      <w:r w:rsidRPr="00FF597F">
        <w:rPr>
          <w:rStyle w:val="Emphasis"/>
        </w:rPr>
        <w:t>the new trend in science studies has abandoned socio-economic considerations as ideologically flawed, thus removing a fundamental key of historical comprehension.</w:t>
      </w:r>
      <w:r w:rsidRPr="00FF597F">
        <w:t xml:space="preserve"> </w:t>
      </w:r>
      <w:r w:rsidRPr="00FF597F">
        <w:rPr>
          <w:rStyle w:val="StyleUnderline"/>
        </w:rPr>
        <w:t>Explicit political concerns and engaged historiography have also become rare, as they have been substituted by “narratives.”</w:t>
      </w:r>
    </w:p>
    <w:p w14:paraId="3BAD305F" w14:textId="77777777" w:rsidR="00684B80" w:rsidRPr="00FF597F" w:rsidRDefault="00684B80" w:rsidP="00684B80">
      <w:r w:rsidRPr="00FF597F">
        <w:t xml:space="preserve">In light of these developments, I claim that </w:t>
      </w:r>
      <w:r w:rsidRPr="00FF597F">
        <w:rPr>
          <w:rStyle w:val="Emphasis"/>
        </w:rPr>
        <w:t>an integrated treatment of economy and politics is desirable</w:t>
      </w:r>
      <w:r w:rsidRPr="00FF597F">
        <w:t xml:space="preserve">, </w:t>
      </w:r>
      <w:r w:rsidRPr="00FF597F">
        <w:rPr>
          <w:rStyle w:val="StyleUnderline"/>
        </w:rPr>
        <w:t>as it can avoid the Scylla of economic reductionism and the Charybdis of culturalist relativism.</w:t>
      </w:r>
      <w:r w:rsidRPr="00FF597F">
        <w:t xml:space="preserve"> Since the opening up of such a third way is the problematic with which Gramsci specifically struggled, in particular in the tenth Notebook (a critical engagement with Croce’s philosophy) and the eleventh (the critique of Bukharin’s historical materialism), I </w:t>
      </w:r>
      <w:r w:rsidRPr="00FF597F">
        <w:rPr>
          <w:rStyle w:val="StyleUnderline"/>
        </w:rPr>
        <w:t>deem it useful to recover his insights and some of his crucial categories, in particular his emphasis on hegemony as a means to integrate the social-economic analysis with the cultural-political.</w:t>
      </w:r>
      <w:r w:rsidRPr="00FF597F">
        <w:t xml:space="preserve"> For that purpose, it </w:t>
      </w:r>
      <w:r w:rsidRPr="00FF597F">
        <w:rPr>
          <w:rStyle w:val="Emphasis"/>
        </w:rPr>
        <w:t>is necessary to readdress fundamental questions such as the interrelation of structures and collective praxis and, on the basis of a theoretical translation of Gramscian categories, integrate the social with the political.</w:t>
      </w:r>
      <w:r w:rsidRPr="00FF597F">
        <w:t xml:space="preserve">43 Back in the Eighties, Stuart Hall saw Gramsci’s philosophy of praxis as an alternative to structuralist approaches to cultural </w:t>
      </w:r>
      <w:r w:rsidRPr="00FF597F">
        <w:lastRenderedPageBreak/>
        <w:t xml:space="preserve">studies. Personally, I do not see the humanistic stress on agency, typical of Gramscian Marxism, as irreconcilable with structural analysis. Even that staunch opponent of the theory of hegemony, Louis Althusser, acknowledged the relevance of the link established by Gramsci, in spite of the fact that, in opposition to him, he addressed ideology in view of its social function rather than in view of the action that it makes possible.44 As I have argued in this chapter, it is rather the nesso vitale, </w:t>
      </w:r>
      <w:r w:rsidRPr="00FF597F">
        <w:rPr>
          <w:rStyle w:val="StyleUnderline"/>
        </w:rPr>
        <w:t>the vital connection between socio-economic constraints and cultural-political action, that permits an integrated socio-political approach.</w:t>
      </w:r>
      <w:r w:rsidRPr="00FF597F">
        <w:t xml:space="preserve"> In science studies, such a perspective will permit investigation into both poles of intellectual history without incurring economic monocausal determinism, on the one hand, and the excesses of culturalist skepticism, on the other.45</w:t>
      </w:r>
    </w:p>
    <w:p w14:paraId="7E258573" w14:textId="77777777" w:rsidR="00684B80" w:rsidRPr="00FF597F" w:rsidRDefault="00684B80" w:rsidP="00684B80">
      <w:pPr>
        <w:rPr>
          <w:rStyle w:val="StyleUnderline"/>
        </w:rPr>
      </w:pPr>
      <w:r w:rsidRPr="00FF597F">
        <w:rPr>
          <w:rStyle w:val="StyleUnderline"/>
        </w:rPr>
        <w:t>One could aptly address the two sides of the cultural problem by referring to them as the “political economy of knowledge” and the “cultural politics of science.” These identify two complementary areas of inquiry, which concern the material and the symbolic dimension of science in society and thus encompass the two relevant components of the cultural-epistemic dynamics of sciences.</w:t>
      </w:r>
    </w:p>
    <w:p w14:paraId="007D7DEC" w14:textId="77777777" w:rsidR="00684B80" w:rsidRPr="00FF597F" w:rsidRDefault="00684B80" w:rsidP="00684B80">
      <w:r w:rsidRPr="00FF597F">
        <w:t>The expression “political economy” could sound old fashioned but it is programmatic and has in fact been recently reassessed as an important axis of comprehension of the entanglements of science, technology, and society (Tyfield et al. 2017). It revives the spirit of Marx’s critique of the economy of the economists. The critical potential for applied to the comprehension of science is intact, although, back in the seventies, scholars went far beyond the destructive moment</w:t>
      </w:r>
      <w:r w:rsidRPr="00FF597F">
        <w:rPr>
          <w:rStyle w:val="StyleUnderline"/>
        </w:rPr>
        <w:t xml:space="preserve">. </w:t>
      </w:r>
      <w:r w:rsidRPr="00FF597F">
        <w:t>They addressed the “political economy of science” in order to create the critical presuppositions for a discussion on how an emancipated science should look like (Rose and Rose 1976b).46</w:t>
      </w:r>
    </w:p>
    <w:p w14:paraId="695484FF" w14:textId="77777777" w:rsidR="00684B80" w:rsidRPr="00FF597F" w:rsidRDefault="00684B80" w:rsidP="00684B80">
      <w:r w:rsidRPr="00FF597F">
        <w:rPr>
          <w:rStyle w:val="StyleUnderline"/>
        </w:rPr>
        <w:t>The “political economic” dimension of science is not reductionist, as it points to political interests as embedded in the concrete historical settings in which science serves production, that is the domination of nature or the “organic exchange between society and nature,” as well as hegemonic discourses.</w:t>
      </w:r>
      <w:r w:rsidRPr="00FF597F">
        <w:t xml:space="preserve"> Hence, in the exchanges between societies (from the smallest groups up to stratified cultures and complex civilizations) and their settings, knowledge plays an essential role at the levels of individual agency, collective production, and political praxis. Human relations unfold in a power topography embedded in social and natural formations.</w:t>
      </w:r>
    </w:p>
    <w:p w14:paraId="6A7F28AA" w14:textId="77777777" w:rsidR="00684B80" w:rsidRPr="00FF597F" w:rsidRDefault="00684B80" w:rsidP="00684B80">
      <w:r w:rsidRPr="00FF597F">
        <w:t xml:space="preserve">From the perspective of political economy, I prefer to speak of ‘knowledge’ rather than of ‘science’ because I deem it important that we avoid dealing with a crystallized image of (pure) science, which fosters a hierarchical division of intellectual labour. Rather, we should start with cognition and consider the emergence of knowledge from practice and praxis—technological-productive practice in connection with ethical-political praxis according to the classical distinction of ποίησις and πρᾶξις. Cultural practices are connected with manual and intellectual skills, which are necessary for the production and reproduction of all societies. Today’s knowledge societies could be seen as an extreme case in which mental and manual activities are mediated by science and technology at an unprecedented level. In fact, they have reached a global geological import that was only in nuce in past societal formations. </w:t>
      </w:r>
      <w:r w:rsidRPr="00FF597F">
        <w:rPr>
          <w:rStyle w:val="StyleUnderline"/>
        </w:rPr>
        <w:t>Techno-science has become the necessary condition for the existence of humankind as a whole but it is often perceived as a transcendent power whose logic threatens to destroy the material-biological basis of the life.</w:t>
      </w:r>
      <w:r w:rsidRPr="00FF597F">
        <w:t xml:space="preserve">47 Thus, the collective re-appropriation of science-technology and a reflection on the challenges radical democracy poses to science are urgent intellectual and political tasks. </w:t>
      </w:r>
      <w:r w:rsidRPr="00FF597F">
        <w:rPr>
          <w:rStyle w:val="StyleUnderline"/>
        </w:rPr>
        <w:t xml:space="preserve">Recent debates irradiating from the geological sciences on whether we are in a new “-cene” to be labeled “Anthropocene” have forcefully brought into focus the scientific technological ambivalence of a society that runs the risk of </w:t>
      </w:r>
      <w:r w:rsidRPr="00FF597F">
        <w:rPr>
          <w:rStyle w:val="StyleUnderline"/>
        </w:rPr>
        <w:lastRenderedPageBreak/>
        <w:t>technological annihilation</w:t>
      </w:r>
      <w:r w:rsidRPr="00FF597F">
        <w:t xml:space="preserve"> (Davies 2016). Further, </w:t>
      </w:r>
      <w:r w:rsidRPr="00FF597F">
        <w:rPr>
          <w:rStyle w:val="StyleUnderline"/>
        </w:rPr>
        <w:t>the allocation of responsibility for this situation has to take into consideration the economic and political asymmetries of an unequal global society. To be sure, the burden of humans’ destructivity cannot be attributed to an abstract collective entity called “man” or “anthropos,” as has been variously pointed out, especially in connection with the philosophical underpinning of the Anthropocene discourse, our understanding of agency and the relation of humankind with nature—or, better said, of “humanity-in-nature.”</w:t>
      </w:r>
      <w:r w:rsidRPr="00FF597F">
        <w:t>48</w:t>
      </w:r>
    </w:p>
    <w:p w14:paraId="2B47FAFE" w14:textId="77777777" w:rsidR="00684B80" w:rsidRPr="00FF597F" w:rsidRDefault="00684B80" w:rsidP="00684B80">
      <w:pPr>
        <w:rPr>
          <w:rStyle w:val="StyleUnderline"/>
        </w:rPr>
      </w:pPr>
      <w:r w:rsidRPr="00FF597F">
        <w:t xml:space="preserve">The </w:t>
      </w:r>
      <w:r w:rsidRPr="00FF597F">
        <w:rPr>
          <w:rStyle w:val="Emphasis"/>
        </w:rPr>
        <w:t>“cultural politics of science” is the second dimension of the socio-political history of science integrating the political economy of knowledge.</w:t>
      </w:r>
      <w:r w:rsidRPr="00FF597F">
        <w:t xml:space="preserve"> </w:t>
      </w:r>
      <w:r w:rsidRPr="00FF597F">
        <w:rPr>
          <w:rStyle w:val="StyleUnderline"/>
        </w:rPr>
        <w:t xml:space="preserve">It especially refers to the “high spheres” of ideological conformity, construction of consensus and struggles for meaning. Here I emphasize “science” as the highly formalized and structured activity/approach rather than cognition49 because it is a more suitable concept to address the functionalization of systems of knowledge for societal justification and consensus. </w:t>
      </w:r>
      <w:r w:rsidRPr="00FF597F">
        <w:t xml:space="preserve">In the lofty heavens of ideology, epistemic values and hegemonic values are closely bound together. Hence, symbolic struggles can be joined to utopian visions and prospects of collective transformation connected with </w:t>
      </w:r>
      <w:r w:rsidRPr="00FF597F">
        <w:rPr>
          <w:rStyle w:val="StyleUnderline"/>
        </w:rPr>
        <w:t>science.</w:t>
      </w:r>
    </w:p>
    <w:p w14:paraId="0374B812" w14:textId="77777777" w:rsidR="00684B80" w:rsidRPr="00FF597F" w:rsidRDefault="00684B80" w:rsidP="00684B80">
      <w:pPr>
        <w:rPr>
          <w:rStyle w:val="Emphasis"/>
        </w:rPr>
      </w:pPr>
      <w:r w:rsidRPr="00FF597F">
        <w:rPr>
          <w:rStyle w:val="StyleUnderline"/>
        </w:rPr>
        <w:t xml:space="preserve">The program to link the investigation of science quo ideology with its political economy should constantly remind us of the concrete and collective rootedness of society and ideas. This consciousness should act as an antidote against culturalist and social constructivist excesses. </w:t>
      </w:r>
      <w:r w:rsidRPr="00FF597F">
        <w:t xml:space="preserve">In particular </w:t>
      </w:r>
      <w:r w:rsidRPr="00FF597F">
        <w:rPr>
          <w:rStyle w:val="StyleUnderline"/>
        </w:rPr>
        <w:t>it should run counter to those approaches that naively buy the liberal myth that society is made out of the interactions of free players; this is the individualist sociology of the homines oeconomici invading all spheres of the human sciences.</w:t>
      </w:r>
      <w:r w:rsidRPr="00FF597F">
        <w:t xml:space="preserve"> By contrast</w:t>
      </w:r>
      <w:r w:rsidRPr="00FF597F">
        <w:rPr>
          <w:rStyle w:val="Emphasis"/>
        </w:rPr>
        <w:t>, it is important that historical epistemology considers societal formations in their entirety as well as relative to their connection to nature.</w:t>
      </w:r>
      <w:r w:rsidRPr="00FF597F">
        <w:t xml:space="preserve"> These </w:t>
      </w:r>
      <w:r w:rsidRPr="00FF597F">
        <w:rPr>
          <w:rStyle w:val="StyleUnderline"/>
        </w:rPr>
        <w:t>dimensions account for the political spirit of forms of knowledge and their codification as well as for cognitive processes of abstraction, formalization, and alienation.</w:t>
      </w:r>
      <w:r w:rsidRPr="00FF597F">
        <w:t xml:space="preserve"> The emergence of </w:t>
      </w:r>
      <w:r w:rsidRPr="00FF597F">
        <w:rPr>
          <w:rStyle w:val="StyleUnderline"/>
        </w:rPr>
        <w:t>universalism in science is not a methodological matter, a problem of experimentation and induction, but a societalcultural process in which dominating groups appropriate other people’s work and exert their hegemony over subalterns</w:t>
      </w:r>
      <w:r w:rsidRPr="00FF597F">
        <w:t xml:space="preserve"> (including the practitioners that ignited the knowledge-processes leading to science). One can say that science emerges as a concurrent effect of “abstraction-and-alienation.” </w:t>
      </w:r>
      <w:r w:rsidRPr="00FF597F">
        <w:rPr>
          <w:rStyle w:val="StyleUnderline"/>
        </w:rPr>
        <w:t>The emphasis can be placed on either term (abstraction or alienation), depending on the angle from which the epistemic phenomenon is considered—whether from the above viewpoint of the rulers and hegemonic elites (those who monopolize and define legitimate science) or from the lower one of subaltern practitioners (dominated by forms of knowledge that have been expropriated from them or imposed upon them).</w:t>
      </w:r>
      <w:r w:rsidRPr="00FF597F">
        <w:t xml:space="preserve">50 </w:t>
      </w:r>
      <w:r w:rsidRPr="00FF597F">
        <w:rPr>
          <w:rStyle w:val="StyleUnderline"/>
        </w:rPr>
        <w:t xml:space="preserve">By acknowledging that (intellectual) labor division and power asymmetries are enacted through the ‘organic’ exchange between the societal and the natural, the political economy of knowledge looks at science as a means of mastery over nature and people. </w:t>
      </w:r>
      <w:r w:rsidRPr="00FF597F">
        <w:rPr>
          <w:rStyle w:val="Emphasis"/>
        </w:rPr>
        <w:t>For the subalterns, science is a transcendent power to be re-appropriated.</w:t>
      </w:r>
    </w:p>
    <w:p w14:paraId="2FC63D31" w14:textId="77777777" w:rsidR="00684B80" w:rsidRPr="00FF597F" w:rsidRDefault="00684B80" w:rsidP="00684B80">
      <w:pPr>
        <w:pStyle w:val="Heading3"/>
        <w:rPr>
          <w:rFonts w:cs="Times New Roman"/>
        </w:rPr>
      </w:pPr>
      <w:r w:rsidRPr="00FF597F">
        <w:rPr>
          <w:rFonts w:cs="Times New Roman"/>
        </w:rPr>
        <w:lastRenderedPageBreak/>
        <w:t>AT: Cap K - Capitalism solve Climate +</w:t>
      </w:r>
    </w:p>
    <w:p w14:paraId="6326528C" w14:textId="77777777" w:rsidR="00684B80" w:rsidRPr="00FF597F" w:rsidRDefault="00684B80" w:rsidP="00684B80">
      <w:pPr>
        <w:pStyle w:val="Heading4"/>
        <w:rPr>
          <w:rFonts w:cs="Times New Roman"/>
        </w:rPr>
      </w:pPr>
      <w:r w:rsidRPr="00FF597F">
        <w:rPr>
          <w:rFonts w:cs="Times New Roman"/>
        </w:rPr>
        <w:t>Capitalism CAN solve climate change, as well as a laundry list of other impacts.</w:t>
      </w:r>
    </w:p>
    <w:p w14:paraId="5039A537" w14:textId="77777777" w:rsidR="00684B80" w:rsidRPr="00FF597F" w:rsidRDefault="00684B80" w:rsidP="00684B80">
      <w:pPr>
        <w:rPr>
          <w:rStyle w:val="Style13ptBold"/>
        </w:rPr>
      </w:pPr>
      <w:r w:rsidRPr="00FF597F">
        <w:rPr>
          <w:rStyle w:val="Style13ptBold"/>
        </w:rPr>
        <w:t>McAleenan, Policy Exchange Energy Senior Advisor, 19</w:t>
      </w:r>
    </w:p>
    <w:p w14:paraId="4E841F73" w14:textId="77777777" w:rsidR="00684B80" w:rsidRPr="00FF597F" w:rsidRDefault="00684B80" w:rsidP="00684B80">
      <w:pPr>
        <w:rPr>
          <w:rStyle w:val="Style13ptBold"/>
          <w:b w:val="0"/>
          <w:bCs w:val="0"/>
          <w:sz w:val="24"/>
          <w:szCs w:val="18"/>
        </w:rPr>
      </w:pPr>
      <w:r w:rsidRPr="00FF597F">
        <w:rPr>
          <w:rStyle w:val="Style13ptBold"/>
          <w:b w:val="0"/>
          <w:bCs w:val="0"/>
          <w:sz w:val="24"/>
          <w:szCs w:val="18"/>
        </w:rPr>
        <w:t xml:space="preserve">(Benedict, 5/19/19, </w:t>
      </w:r>
      <w:r w:rsidRPr="00FF597F">
        <w:rPr>
          <w:rStyle w:val="Style13ptBold"/>
          <w:b w:val="0"/>
          <w:bCs w:val="0"/>
          <w:i/>
          <w:iCs/>
          <w:sz w:val="24"/>
          <w:szCs w:val="18"/>
        </w:rPr>
        <w:t xml:space="preserve">The Spectator, </w:t>
      </w:r>
      <w:r w:rsidRPr="00FF597F">
        <w:rPr>
          <w:rStyle w:val="Style13ptBold"/>
          <w:b w:val="0"/>
          <w:bCs w:val="0"/>
          <w:sz w:val="24"/>
          <w:szCs w:val="18"/>
        </w:rPr>
        <w:t xml:space="preserve">“It’s capitalism, not socialism, that will beat climate change” </w:t>
      </w:r>
      <w:hyperlink r:id="rId221" w:history="1">
        <w:r w:rsidRPr="00FF597F">
          <w:rPr>
            <w:rStyle w:val="Hyperlink"/>
            <w:sz w:val="24"/>
            <w:szCs w:val="18"/>
          </w:rPr>
          <w:t>https://www.spectator.co.uk/article/it-s-capitalism-not-socialism-that-will-beat-climate-change</w:t>
        </w:r>
      </w:hyperlink>
      <w:r w:rsidRPr="00FF597F">
        <w:rPr>
          <w:rStyle w:val="Style13ptBold"/>
          <w:b w:val="0"/>
          <w:bCs w:val="0"/>
          <w:sz w:val="24"/>
          <w:szCs w:val="18"/>
        </w:rPr>
        <w:t>, accessed 7/2/20, zC)</w:t>
      </w:r>
    </w:p>
    <w:p w14:paraId="3DB74AE8" w14:textId="77777777" w:rsidR="00684B80" w:rsidRPr="00FF597F" w:rsidRDefault="00684B80" w:rsidP="00684B80">
      <w:r w:rsidRPr="00FF597F">
        <w:rPr>
          <w:rStyle w:val="Emphasis"/>
        </w:rPr>
        <w:t>The UK’s Committee on Climate Change (CCC) set an optimistic tone in its report on reaching net zero emissions by 2050.</w:t>
      </w:r>
      <w:r w:rsidRPr="00FF597F">
        <w:t xml:space="preserve"> Not only can it be done, the report says, but its impact on the UK’s GDP will be minimal. The committee called for a combination of technologies and behavioural change, all of which were impressively ambitious and perfectly possible.</w:t>
      </w:r>
    </w:p>
    <w:p w14:paraId="3BC16EBD" w14:textId="77777777" w:rsidR="00684B80" w:rsidRPr="00FF597F" w:rsidRDefault="00684B80" w:rsidP="00684B80">
      <w:pPr>
        <w:rPr>
          <w:rStyle w:val="StyleUnderline"/>
        </w:rPr>
      </w:pPr>
      <w:r w:rsidRPr="00FF597F">
        <w:t xml:space="preserve">Meanwhile, protesters and writers have been calling for the downfall of capitalism as the only solution to climate change. MPs, columnists, authors like Naomi Klein and the Extinction Rebellion campaigners have all been waving the Marxist flag – some figuratively, others literally. </w:t>
      </w:r>
      <w:r w:rsidRPr="00FF597F">
        <w:rPr>
          <w:rStyle w:val="StyleUnderline"/>
        </w:rPr>
        <w:t>They believe that capitalism caused this mess, so it must be dismantled. There is something in their premise, but their conclusion could not be more wrong.</w:t>
      </w:r>
    </w:p>
    <w:p w14:paraId="06C214F1" w14:textId="77777777" w:rsidR="00684B80" w:rsidRPr="00FF597F" w:rsidRDefault="00684B80" w:rsidP="00684B80">
      <w:pPr>
        <w:rPr>
          <w:rStyle w:val="StyleUnderline"/>
        </w:rPr>
      </w:pPr>
      <w:r w:rsidRPr="00FF597F">
        <w:rPr>
          <w:rStyle w:val="StyleUnderline"/>
        </w:rPr>
        <w:t>Capitalism did contribute significantly to this mess, but it has also proved the most effective way of solving the problems faced by human beings.</w:t>
      </w:r>
      <w:r w:rsidRPr="00FF597F">
        <w:t xml:space="preserve"> Since the Enlightenment, </w:t>
      </w:r>
      <w:r w:rsidRPr="00FF597F">
        <w:rPr>
          <w:rStyle w:val="Emphasis"/>
        </w:rPr>
        <w:t xml:space="preserve">it has fed billions, cured diseases, reduced poverty and financed human freedom. </w:t>
      </w:r>
      <w:r w:rsidRPr="00FF597F">
        <w:t xml:space="preserve">As Stephen Pinker, Yuval Noah Harari and Hans Rosling have all pointed out, </w:t>
      </w:r>
      <w:r w:rsidRPr="00FF597F">
        <w:rPr>
          <w:rStyle w:val="StyleUnderline"/>
        </w:rPr>
        <w:t>human history is a journey of problem-solving through the clever use of credit and markets to fund and spread new ideas.</w:t>
      </w:r>
      <w:r w:rsidRPr="00FF597F">
        <w:t xml:space="preserve"> </w:t>
      </w:r>
      <w:r w:rsidRPr="00FF597F">
        <w:rPr>
          <w:rStyle w:val="Emphasis"/>
        </w:rPr>
        <w:t>This is capitalism</w:t>
      </w:r>
      <w:r w:rsidRPr="00FF597F">
        <w:t xml:space="preserve">. </w:t>
      </w:r>
      <w:r w:rsidRPr="00FF597F">
        <w:rPr>
          <w:rStyle w:val="StyleUnderline"/>
        </w:rPr>
        <w:t>And there is no reason at all why it can’t be harnessed to deliver a zero-carbon global economy.</w:t>
      </w:r>
    </w:p>
    <w:p w14:paraId="5EAA1194" w14:textId="77777777" w:rsidR="00684B80" w:rsidRPr="00FF597F" w:rsidRDefault="00684B80" w:rsidP="00684B80">
      <w:pPr>
        <w:rPr>
          <w:rStyle w:val="StyleUnderline"/>
        </w:rPr>
      </w:pPr>
      <w:r w:rsidRPr="00FF597F">
        <w:t xml:space="preserve">Besides, </w:t>
      </w:r>
      <w:r w:rsidRPr="00FF597F">
        <w:rPr>
          <w:rStyle w:val="Emphasis"/>
        </w:rPr>
        <w:t>some of the most egregious examples of environmental damage took place in the communist economies of the 20th century</w:t>
      </w:r>
      <w:r w:rsidRPr="00FF597F">
        <w:t xml:space="preserve">. </w:t>
      </w:r>
      <w:r w:rsidRPr="00FF597F">
        <w:rPr>
          <w:rStyle w:val="StyleUnderline"/>
        </w:rPr>
        <w:t>In practice, command-and-control governments turned a blind eye to their own environmental pollution because ministers would have to take the blame and finance clearing it up, from Chernobyl to the Aral Sea. Far-left economics, as history shows, is not the way to a better environment and it does not offer a credible solution to reducing carbon emissions.</w:t>
      </w:r>
    </w:p>
    <w:p w14:paraId="3D71452A" w14:textId="77777777" w:rsidR="00684B80" w:rsidRPr="00FF597F" w:rsidRDefault="00684B80" w:rsidP="00684B80">
      <w:r w:rsidRPr="00FF597F">
        <w:rPr>
          <w:rStyle w:val="StyleUnderline"/>
        </w:rPr>
        <w:t>No one, however, doubts the scale of the challenge. Capitalism – and the remarkable success of market economies – has begun to strangle nature. It needs principled guidance. This comes in the form of policies that encourage investment in doing the right thing, like strong carbon pricing, research and development, and proper valuation of natural capital.</w:t>
      </w:r>
      <w:r w:rsidRPr="00FF597F">
        <w:t xml:space="preserve"> Such policies can seem dry and they take time to understand. They are not the stuff of rhetorical emergency declarations. But they are yielding results. In the UK, the cost of wind power has plummeted in the last 20 years. Wind and solar are already achieving subsidy-free status in the right circumstances. With improved incentives, they could go all the way.</w:t>
      </w:r>
    </w:p>
    <w:p w14:paraId="3D773366" w14:textId="77777777" w:rsidR="00684B80" w:rsidRPr="00FF597F" w:rsidRDefault="00684B80" w:rsidP="00684B80">
      <w:pPr>
        <w:rPr>
          <w:rStyle w:val="StyleUnderline"/>
        </w:rPr>
      </w:pPr>
      <w:r w:rsidRPr="00FF597F">
        <w:rPr>
          <w:rStyle w:val="Emphasis"/>
        </w:rPr>
        <w:t xml:space="preserve">Humanity has a good track record in solving pollution when we try. </w:t>
      </w:r>
      <w:r w:rsidRPr="00FF597F">
        <w:rPr>
          <w:rStyle w:val="StyleUnderline"/>
        </w:rPr>
        <w:t>You can already see the benefits of global clean air legislation in Arctic ice cores. Over recent decades, we’ve vastly improved the quality of water, air and food by legislating on pollutants like lead and arsenic and using markets to find alternatives. Think of the improved quality of the sea water on the beaches where we spend our summer holidays.</w:t>
      </w:r>
    </w:p>
    <w:p w14:paraId="20FBB369" w14:textId="77777777" w:rsidR="00684B80" w:rsidRPr="00FF597F" w:rsidRDefault="00684B80" w:rsidP="00684B80">
      <w:r w:rsidRPr="00FF597F">
        <w:rPr>
          <w:rStyle w:val="StyleUnderline"/>
        </w:rPr>
        <w:lastRenderedPageBreak/>
        <w:t>Carbon is more entrenched in the economy, but we already have the technologies to displace it and even suck it from the air.</w:t>
      </w:r>
      <w:r w:rsidRPr="00FF597F">
        <w:t xml:space="preserve"> Directly capturing atmospheric carbon is already being done commercially at $100 per tonne by one Canadian firm. Policy Exchange has put forward a plan to level the playing field for British-based firms who can otherwise be undercut by competitors operating in jurisdictions with more lax environmental standards. The ‘carbon tariff’ would make British-based manufacturing more competitive, incentivise low-carbon technology and compensate consumers with a tax rebate from the proceeds of the tariff. The CCC has already endorsed the first stage of this plan and the Government has welcomed its report.</w:t>
      </w:r>
    </w:p>
    <w:p w14:paraId="731E9770" w14:textId="77777777" w:rsidR="00684B80" w:rsidRPr="00FF597F" w:rsidRDefault="00684B80" w:rsidP="00684B80">
      <w:r w:rsidRPr="00FF597F">
        <w:rPr>
          <w:rStyle w:val="StyleUnderline"/>
        </w:rPr>
        <w:t>Technology offers some surprising answers.</w:t>
      </w:r>
      <w:r w:rsidRPr="00FF597F">
        <w:t xml:space="preserve"> The company Beyond Meat has just floated on the Nasdaq. It made its name with a burger which, despite a beefy taste and meaty texture, is made of plants. I’ve tried it – it’s incredible. When the Committee on Climate Change recommends ‘behaviour change’, they have this sort of thing in mind.</w:t>
      </w:r>
    </w:p>
    <w:p w14:paraId="77A48AC9" w14:textId="77777777" w:rsidR="00684B80" w:rsidRPr="00FF597F" w:rsidRDefault="00684B80" w:rsidP="00684B80">
      <w:pPr>
        <w:rPr>
          <w:rStyle w:val="Emphasis"/>
        </w:rPr>
      </w:pPr>
      <w:r w:rsidRPr="00FF597F">
        <w:rPr>
          <w:rStyle w:val="Emphasis"/>
        </w:rPr>
        <w:t>These are a mere few drops in the ocean, but change is happening. It is guided by good public policy, not simply by ‘emergency declarations’</w:t>
      </w:r>
      <w:r w:rsidRPr="00FF597F">
        <w:t xml:space="preserve">. And </w:t>
      </w:r>
      <w:r w:rsidRPr="00FF597F">
        <w:rPr>
          <w:rStyle w:val="Emphasis"/>
        </w:rPr>
        <w:t>it’s certainly not helped by claiming that capitalism needs to be killed off. Capitalism beats the alternatives on all fronts.</w:t>
      </w:r>
    </w:p>
    <w:p w14:paraId="7E6D3ED2" w14:textId="77777777" w:rsidR="00684B80" w:rsidRPr="00FF597F" w:rsidRDefault="00684B80" w:rsidP="00684B80">
      <w:r w:rsidRPr="00FF597F">
        <w:t xml:space="preserve">First, </w:t>
      </w:r>
      <w:r w:rsidRPr="00FF597F">
        <w:rPr>
          <w:rStyle w:val="StyleUnderline"/>
        </w:rPr>
        <w:t>you can export it. We can invent the things we need and then supply them to the world. It is not so easy to export a declaration</w:t>
      </w:r>
      <w:r w:rsidRPr="00FF597F">
        <w:t xml:space="preserve"> (though global agreements like Kyoto and Paris are essential).</w:t>
      </w:r>
    </w:p>
    <w:p w14:paraId="400FFD98" w14:textId="77777777" w:rsidR="00684B80" w:rsidRPr="00FF597F" w:rsidRDefault="00684B80" w:rsidP="00684B80"/>
    <w:p w14:paraId="40807B13" w14:textId="77777777" w:rsidR="00684B80" w:rsidRPr="00FF597F" w:rsidRDefault="00684B80" w:rsidP="00684B80">
      <w:pPr>
        <w:pStyle w:val="Heading4"/>
        <w:rPr>
          <w:rFonts w:cs="Times New Roman"/>
        </w:rPr>
      </w:pPr>
      <w:r w:rsidRPr="00FF597F">
        <w:rPr>
          <w:rFonts w:cs="Times New Roman"/>
        </w:rPr>
        <w:t>An increase in capitalism leads to a decrease in climate change</w:t>
      </w:r>
    </w:p>
    <w:p w14:paraId="1BFE4CFD" w14:textId="77777777" w:rsidR="00684B80" w:rsidRPr="00FF597F" w:rsidRDefault="00684B80" w:rsidP="00684B80">
      <w:r w:rsidRPr="00FF597F">
        <w:rPr>
          <w:b/>
          <w:bCs/>
          <w:sz w:val="26"/>
          <w:szCs w:val="26"/>
        </w:rPr>
        <w:t>Bailey, libertarian science writer ,19</w:t>
      </w:r>
      <w:r w:rsidRPr="00FF597F">
        <w:rPr>
          <w:sz w:val="26"/>
          <w:szCs w:val="26"/>
        </w:rPr>
        <w:t xml:space="preserve"> </w:t>
      </w:r>
      <w:r w:rsidRPr="00FF597F">
        <w:t xml:space="preserve">(Ronald Bailey, 9.20.2019, libertarian science writer, Reason, “Capitalism Is the Key to Fixing Climate Change”, </w:t>
      </w:r>
      <w:hyperlink r:id="rId222" w:history="1">
        <w:r w:rsidRPr="00FF597F">
          <w:rPr>
            <w:rStyle w:val="Hyperlink"/>
          </w:rPr>
          <w:t>https://reason.com/2019/09/20/capitalism-is-the-key-to-fixing-climate-change/</w:t>
        </w:r>
      </w:hyperlink>
      <w:r w:rsidRPr="00FF597F">
        <w:t>, accessed 7/2/20, EM)</w:t>
      </w:r>
    </w:p>
    <w:p w14:paraId="05DC4B86" w14:textId="77777777" w:rsidR="00684B80" w:rsidRPr="00FF597F" w:rsidRDefault="00684B80" w:rsidP="00684B80">
      <w:r w:rsidRPr="00FF597F">
        <w:t>Today's Climate Strike protests are supposed to bring attention to the science showing that human-made global warming is becoming a problem. Fair enough. But some participants see climate change as pretext for destroying a market system that they have always hated.</w:t>
      </w:r>
    </w:p>
    <w:p w14:paraId="6F49FD56" w14:textId="77777777" w:rsidR="00684B80" w:rsidRPr="00FF597F" w:rsidRDefault="00684B80" w:rsidP="00684B80">
      <w:pPr>
        <w:rPr>
          <w:rStyle w:val="StyleUnderline"/>
        </w:rPr>
      </w:pPr>
      <w:r w:rsidRPr="00FF597F">
        <w:t xml:space="preserve">Naomi Klein made this point crystal clear in her 2014 book, This Changes Everything: Capitalism vs. the Climate. </w:t>
      </w:r>
      <w:r w:rsidRPr="00FF597F">
        <w:rPr>
          <w:rStyle w:val="StyleUnderline"/>
        </w:rPr>
        <w:t>Speaking with New York magazine this week, Klein claimed that "taking climate change seriously decimates the entire neoliberal project because you can't have a laissez-faire attitude, where it's having your emissions in 11 years; you actually need to regulate your way out of it. And yeah, you can have a few market mechanisms in place, but the market is not going to do it for you."</w:t>
      </w:r>
    </w:p>
    <w:p w14:paraId="0488CC26" w14:textId="77777777" w:rsidR="00684B80" w:rsidRPr="00FF597F" w:rsidRDefault="00684B80" w:rsidP="00684B80">
      <w:r w:rsidRPr="00FF597F">
        <w:t xml:space="preserve">The science, insists Klein, "says our future is radical. </w:t>
      </w:r>
      <w:r w:rsidRPr="00FF597F">
        <w:rPr>
          <w:rStyle w:val="StyleUnderline"/>
        </w:rPr>
        <w:t>The present is pretty radical too. The idea that there is some sort of gradual, incremental, let's-split-the-difference pathway to respond to this crisis is silly at this point</w:t>
      </w:r>
      <w:r w:rsidRPr="00FF597F">
        <w:t>."</w:t>
      </w:r>
    </w:p>
    <w:p w14:paraId="0F0C83AE" w14:textId="77777777" w:rsidR="00684B80" w:rsidRPr="00FF597F" w:rsidRDefault="00684B80" w:rsidP="00684B80">
      <w:r w:rsidRPr="00FF597F">
        <w:t>A headline in The Guardian put it even more forthrightly: "Ending climate change requires ending capitalism."</w:t>
      </w:r>
    </w:p>
    <w:p w14:paraId="6E2474B0" w14:textId="77777777" w:rsidR="00684B80" w:rsidRPr="00FF597F" w:rsidRDefault="00684B80" w:rsidP="00684B80">
      <w:pPr>
        <w:rPr>
          <w:rStyle w:val="StyleUnderline"/>
        </w:rPr>
      </w:pPr>
      <w:r w:rsidRPr="00FF597F">
        <w:rPr>
          <w:rStyle w:val="StyleUnderline"/>
        </w:rPr>
        <w:t>Global warming is a classic example of what happens in an open-access commons.</w:t>
      </w:r>
      <w:r w:rsidRPr="00FF597F">
        <w:t xml:space="preserve"> The atmosphere is unowned, so no one has an incentive to protect and conserve it. Instead, people overexploit and pollute it. Historically this happened with sulfur dioxide, carbon monoxide, and smoke. </w:t>
      </w:r>
      <w:r w:rsidRPr="00FF597F">
        <w:rPr>
          <w:rStyle w:val="StyleUnderline"/>
        </w:rPr>
        <w:t xml:space="preserve">In the United States, </w:t>
      </w:r>
      <w:r w:rsidRPr="00FF597F">
        <w:rPr>
          <w:rStyle w:val="StyleUnderline"/>
        </w:rPr>
        <w:lastRenderedPageBreak/>
        <w:t>cities initially implemented regulations to cut back on noxious air pollutants</w:t>
      </w:r>
      <w:r w:rsidRPr="00FF597F">
        <w:t xml:space="preserve">. (For example, the first smoke abatement regulations were enacted by Chicago and Cincinnati in 1881.) </w:t>
      </w:r>
      <w:r w:rsidRPr="00FF597F">
        <w:rPr>
          <w:rStyle w:val="StyleUnderline"/>
        </w:rPr>
        <w:t>Eventually federal regulations and market mechanisms were adopted. As a result, since 1980 air pollutants have collectively declined by 68 percent while the economy grew by 175 percent.</w:t>
      </w:r>
    </w:p>
    <w:p w14:paraId="079D72E9" w14:textId="77777777" w:rsidR="00684B80" w:rsidRPr="00FF597F" w:rsidRDefault="00684B80" w:rsidP="00684B80">
      <w:r w:rsidRPr="00FF597F">
        <w:t xml:space="preserve">Scientists call this the environmental Kuznets curve. </w:t>
      </w:r>
      <w:r w:rsidRPr="00FF597F">
        <w:rPr>
          <w:rStyle w:val="StyleUnderline"/>
        </w:rPr>
        <w:t>Environmental commons tend to deteriorate as countries begin to develop economically—but once per-capita income reaches a certain level, the public starts to demand a cleanup. It's a U-shaped pattern: Economic growth initially hurts the environment, but after a point it makes things cleaner.</w:t>
      </w:r>
      <w:r w:rsidRPr="00FF597F">
        <w:t xml:space="preserve"> By then, slowing or stopping economic growth will delay environmental improvement, including efforts to mitigate the problem of man-made global warming.</w:t>
      </w:r>
    </w:p>
    <w:p w14:paraId="3E4E0892" w14:textId="77777777" w:rsidR="00684B80" w:rsidRPr="00FF597F" w:rsidRDefault="00684B80" w:rsidP="00684B80">
      <w:r w:rsidRPr="00FF597F">
        <w:t>The MIT economist Andrew McAfee explains the process in a forthcoming book, More from Less:</w:t>
      </w:r>
    </w:p>
    <w:p w14:paraId="52AB9E28" w14:textId="77777777" w:rsidR="00684B80" w:rsidRPr="00FF597F" w:rsidRDefault="00684B80" w:rsidP="00684B80">
      <w:pPr>
        <w:rPr>
          <w:rStyle w:val="StyleUnderline"/>
        </w:rPr>
      </w:pPr>
      <w:r w:rsidRPr="00FF597F">
        <w:t>We have finally learned how to tread more lightly on our planet….</w:t>
      </w:r>
      <w:r w:rsidRPr="00FF597F">
        <w:rPr>
          <w:rStyle w:val="StyleUnderline"/>
        </w:rPr>
        <w:t>In America—a large rich country that accounts for about 25 percent of the global economy—we're now generally using less for most resources year after year, even as our economy and population continue to grow. What's more, we're also polluting the air and water less, emitting fewer greenhouse gases, and seeing population increases in many animals that had almost vanished. America, in short, is post-peak in its exploitation of the earth. The situation is similar in many other rich countries, and even developing countries such as China are now taking better care of the planet in important ways.</w:t>
      </w:r>
    </w:p>
    <w:p w14:paraId="1CDF4B8F" w14:textId="77777777" w:rsidR="00684B80" w:rsidRPr="00FF597F" w:rsidRDefault="00684B80" w:rsidP="00684B80">
      <w:r w:rsidRPr="00FF597F">
        <w:rPr>
          <w:rStyle w:val="StyleUnderline"/>
        </w:rPr>
        <w:t xml:space="preserve">How did this happen? </w:t>
      </w:r>
      <w:r w:rsidRPr="00FF597F">
        <w:rPr>
          <w:rStyle w:val="Emphasis"/>
        </w:rPr>
        <w:t>Through more capitalism</w:t>
      </w:r>
      <w:r w:rsidRPr="00FF597F">
        <w:t>, not less:</w:t>
      </w:r>
    </w:p>
    <w:p w14:paraId="3D627D6C" w14:textId="77777777" w:rsidR="00684B80" w:rsidRPr="00FF597F" w:rsidRDefault="00684B80" w:rsidP="00684B80">
      <w:r w:rsidRPr="00FF597F">
        <w:t>The strangest aspect of the story is that we didn't make any radical course changes to eliminate the trade-off between human prosperity and planetary health. Instead, we just got a lot better at doing things we'd already been doing. In particular</w:t>
      </w:r>
      <w:r w:rsidRPr="00FF597F">
        <w:rPr>
          <w:rStyle w:val="StyleUnderline"/>
        </w:rPr>
        <w:t>, we got better at combining technological progress with capitalism to satisfy human wants and needs.</w:t>
      </w:r>
    </w:p>
    <w:p w14:paraId="06727539" w14:textId="77777777" w:rsidR="00684B80" w:rsidRPr="00FF597F" w:rsidRDefault="00684B80" w:rsidP="00684B80">
      <w:r w:rsidRPr="00FF597F">
        <w:t>McAfee's book documents how technological progress spurred by market competition is dematerializing the economy. McAfee makes a strong case that climate change is an open-access commons problem that markets can dematerialize once a price is put on greenhouse gas emissions.</w:t>
      </w:r>
    </w:p>
    <w:p w14:paraId="7007CF24" w14:textId="77777777" w:rsidR="00684B80" w:rsidRPr="00FF597F" w:rsidRDefault="00684B80" w:rsidP="00684B80">
      <w:r w:rsidRPr="00FF597F">
        <w:t>The upshot is that Klein, The Guardian, and many of the climate strikers have it exactly backwards. Properly incentivized capitalism is the key to solving the problems caused by climate change.</w:t>
      </w:r>
    </w:p>
    <w:p w14:paraId="76A28432" w14:textId="77777777" w:rsidR="00684B80" w:rsidRPr="00FF597F" w:rsidRDefault="00684B80" w:rsidP="00684B80">
      <w:pPr>
        <w:pStyle w:val="Heading3"/>
        <w:rPr>
          <w:rFonts w:cs="Times New Roman"/>
        </w:rPr>
      </w:pPr>
      <w:r w:rsidRPr="00FF597F">
        <w:rPr>
          <w:rFonts w:cs="Times New Roman"/>
        </w:rPr>
        <w:lastRenderedPageBreak/>
        <w:t>AT: Cap K – Decreases Suffering</w:t>
      </w:r>
    </w:p>
    <w:p w14:paraId="53B67690" w14:textId="77777777" w:rsidR="00684B80" w:rsidRPr="00FF597F" w:rsidRDefault="00684B80" w:rsidP="00684B80">
      <w:pPr>
        <w:pStyle w:val="Heading4"/>
        <w:rPr>
          <w:rFonts w:cs="Times New Roman"/>
        </w:rPr>
      </w:pPr>
      <w:r w:rsidRPr="00FF597F">
        <w:rPr>
          <w:rFonts w:cs="Times New Roman"/>
        </w:rPr>
        <w:t>Capitalism has reduced suffering – prefer empirics to ideology</w:t>
      </w:r>
    </w:p>
    <w:p w14:paraId="19EF4AA8" w14:textId="77777777" w:rsidR="00684B80" w:rsidRPr="00FF597F" w:rsidRDefault="00684B80" w:rsidP="00684B80">
      <w:pPr>
        <w:rPr>
          <w:rStyle w:val="Style13ptBold"/>
        </w:rPr>
      </w:pPr>
      <w:r w:rsidRPr="00FF597F">
        <w:rPr>
          <w:rStyle w:val="Style13ptBold"/>
        </w:rPr>
        <w:t>Bourne, Cato Institute Public Understanding of Economics Chair, 18</w:t>
      </w:r>
    </w:p>
    <w:p w14:paraId="0C0FC86E" w14:textId="77777777" w:rsidR="00684B80" w:rsidRPr="00FF597F" w:rsidRDefault="00684B80" w:rsidP="00684B80">
      <w:pPr>
        <w:rPr>
          <w:rStyle w:val="Style13ptBold"/>
          <w:b w:val="0"/>
          <w:bCs w:val="0"/>
          <w:sz w:val="24"/>
          <w:szCs w:val="18"/>
        </w:rPr>
      </w:pPr>
      <w:r w:rsidRPr="00FF597F">
        <w:rPr>
          <w:rStyle w:val="Style13ptBold"/>
          <w:b w:val="0"/>
          <w:bCs w:val="0"/>
          <w:sz w:val="24"/>
          <w:szCs w:val="18"/>
        </w:rPr>
        <w:t xml:space="preserve">(Ryan, 6/11/18, </w:t>
      </w:r>
      <w:r w:rsidRPr="00FF597F">
        <w:rPr>
          <w:rStyle w:val="Style13ptBold"/>
          <w:b w:val="0"/>
          <w:bCs w:val="0"/>
          <w:i/>
          <w:iCs/>
          <w:sz w:val="24"/>
          <w:szCs w:val="18"/>
        </w:rPr>
        <w:t>Cato</w:t>
      </w:r>
      <w:r w:rsidRPr="00FF597F">
        <w:rPr>
          <w:rStyle w:val="Style13ptBold"/>
          <w:b w:val="0"/>
          <w:bCs w:val="0"/>
          <w:sz w:val="24"/>
          <w:szCs w:val="18"/>
        </w:rPr>
        <w:t xml:space="preserve">, “Capitalism’s Critics Need to Be Told About Its 200 Years of Success”, </w:t>
      </w:r>
      <w:hyperlink r:id="rId223" w:history="1">
        <w:r w:rsidRPr="00FF597F">
          <w:rPr>
            <w:rStyle w:val="Hyperlink"/>
            <w:sz w:val="24"/>
            <w:szCs w:val="18"/>
          </w:rPr>
          <w:t>https://www.cato.org/publications/commentary/capitalisms-critics-need-be-told-about-its-200-years-success</w:t>
        </w:r>
      </w:hyperlink>
      <w:r w:rsidRPr="00FF597F">
        <w:rPr>
          <w:rStyle w:val="Style13ptBold"/>
          <w:b w:val="0"/>
          <w:bCs w:val="0"/>
          <w:sz w:val="24"/>
          <w:szCs w:val="18"/>
        </w:rPr>
        <w:t xml:space="preserve">, accessed 7/2/20, // </w:t>
      </w:r>
      <w:r w:rsidRPr="00FF597F">
        <w:rPr>
          <w:rStyle w:val="Style13ptBold"/>
          <w:b w:val="0"/>
          <w:bCs w:val="0"/>
          <w:sz w:val="24"/>
          <w:szCs w:val="24"/>
        </w:rPr>
        <w:t>zC &amp; jmk</w:t>
      </w:r>
      <w:r w:rsidRPr="00FF597F">
        <w:rPr>
          <w:rStyle w:val="Style13ptBold"/>
          <w:b w:val="0"/>
          <w:bCs w:val="0"/>
          <w:sz w:val="24"/>
          <w:szCs w:val="18"/>
        </w:rPr>
        <w:t>)</w:t>
      </w:r>
    </w:p>
    <w:p w14:paraId="5488DCAE" w14:textId="77777777" w:rsidR="00684B80" w:rsidRPr="00FF597F" w:rsidRDefault="00684B80" w:rsidP="00684B80">
      <w:pPr>
        <w:rPr>
          <w:rStyle w:val="StyleUnderline"/>
        </w:rPr>
      </w:pPr>
      <w:r w:rsidRPr="00FF597F">
        <w:t xml:space="preserve">Want to trigger a swarm of angry Corbynistas? Mention how </w:t>
      </w:r>
      <w:r w:rsidRPr="00FF597F">
        <w:rPr>
          <w:rStyle w:val="StyleUnderline"/>
        </w:rPr>
        <w:t>capitalism has greatly reduced material misery in the past 200 years.</w:t>
      </w:r>
      <w:r w:rsidRPr="00FF597F">
        <w:t xml:space="preserve"> “If you honestly believe that, I actually feel bad for you,” one replied. </w:t>
      </w:r>
      <w:r w:rsidRPr="00FF597F">
        <w:rPr>
          <w:rStyle w:val="StyleUnderline"/>
        </w:rPr>
        <w:t>Others mused that capitalism was responsible for slavery, war, poverty, hunger, and inequality. All of which would be news to anyone who has studied pre‐​19th century history.</w:t>
      </w:r>
    </w:p>
    <w:p w14:paraId="2186EC4F" w14:textId="77777777" w:rsidR="00684B80" w:rsidRPr="00FF597F" w:rsidRDefault="00684B80" w:rsidP="00684B80">
      <w:pPr>
        <w:rPr>
          <w:rStyle w:val="StyleUnderline"/>
        </w:rPr>
      </w:pPr>
      <w:r w:rsidRPr="00FF597F">
        <w:t xml:space="preserve">Whether through ignorance or utopianism, </w:t>
      </w:r>
      <w:r w:rsidRPr="00FF597F">
        <w:rPr>
          <w:rStyle w:val="Emphasis"/>
        </w:rPr>
        <w:t>lots of people forget we live in unprecedented prosperity.</w:t>
      </w:r>
      <w:r w:rsidRPr="00FF597F">
        <w:t xml:space="preserve"> </w:t>
      </w:r>
      <w:r w:rsidRPr="00FF597F">
        <w:rPr>
          <w:rStyle w:val="StyleUnderline"/>
        </w:rPr>
        <w:t>Poverty is not a product of capitalism, but has been with mankind for all time. The facts speak for themselves. Prior to the Industrial Revolution, most people lived on about £2.20 per day, or £800 per year in today’s money,</w:t>
      </w:r>
      <w:r w:rsidRPr="00FF597F">
        <w:t xml:space="preserve"> according to economic historian Deirdre McCloskey. </w:t>
      </w:r>
      <w:r w:rsidRPr="00FF597F">
        <w:rPr>
          <w:rStyle w:val="StyleUnderline"/>
        </w:rPr>
        <w:t>In 2015, average earnings for a full‐​time UK employee were £27,600.</w:t>
      </w:r>
    </w:p>
    <w:p w14:paraId="50245828" w14:textId="77777777" w:rsidR="00684B80" w:rsidRPr="00FF597F" w:rsidRDefault="00684B80" w:rsidP="00684B80">
      <w:pPr>
        <w:rPr>
          <w:rStyle w:val="StyleUnderline"/>
        </w:rPr>
      </w:pPr>
      <w:r w:rsidRPr="00FF597F">
        <w:t xml:space="preserve">But </w:t>
      </w:r>
      <w:r w:rsidRPr="00FF597F">
        <w:rPr>
          <w:rStyle w:val="StyleUnderline"/>
        </w:rPr>
        <w:t>it’s not just income. Capitalism has liberated us from back‐​breaking agricultural and domestic toil, reducing average hours worked considerably.</w:t>
      </w:r>
      <w:r w:rsidRPr="00FF597F">
        <w:t xml:space="preserve"> </w:t>
      </w:r>
      <w:r w:rsidRPr="00FF597F">
        <w:rPr>
          <w:rStyle w:val="StyleUnderline"/>
        </w:rPr>
        <w:t>Crop yields have risen. Undernourishment has collapsed. Access to electricity has dramatically increased. Global average life expectancy rose from 52.5 years in 1960 to 71.6 in 2015 alone.</w:t>
      </w:r>
    </w:p>
    <w:p w14:paraId="1D56DEFC" w14:textId="77777777" w:rsidR="00684B80" w:rsidRPr="00FF597F" w:rsidRDefault="00684B80" w:rsidP="00684B80">
      <w:r w:rsidRPr="00FF597F">
        <w:t xml:space="preserve">Yes, </w:t>
      </w:r>
      <w:r w:rsidRPr="00FF597F">
        <w:rPr>
          <w:rStyle w:val="StyleUnderline"/>
        </w:rPr>
        <w:t>there are costs to development, including on the environment</w:t>
      </w:r>
      <w:r w:rsidRPr="00FF597F">
        <w:t xml:space="preserve"> (though these days wealthy countries are far more environmentally friendly than poor). </w:t>
      </w:r>
      <w:r w:rsidRPr="00FF597F">
        <w:rPr>
          <w:rStyle w:val="Emphasis"/>
        </w:rPr>
        <w:t>But the idea capitalism itself makes us sicker, more exploited and poorer is a historical nonsense.</w:t>
      </w:r>
      <w:r w:rsidRPr="00FF597F">
        <w:t xml:space="preserve"> The Corbynistas implicitly admit as much when they pivot to extolling how rich we are to justify ramping up government spending.</w:t>
      </w:r>
    </w:p>
    <w:p w14:paraId="28B524F7" w14:textId="77777777" w:rsidR="00684B80" w:rsidRPr="00FF597F" w:rsidRDefault="00684B80" w:rsidP="00684B80">
      <w:pPr>
        <w:pStyle w:val="Heading4"/>
        <w:rPr>
          <w:rFonts w:cs="Times New Roman"/>
        </w:rPr>
      </w:pPr>
      <w:r w:rsidRPr="00FF597F">
        <w:rPr>
          <w:rFonts w:cs="Times New Roman"/>
        </w:rPr>
        <w:t>Capitalism engenders peace by improving everyone’s quality of life</w:t>
      </w:r>
    </w:p>
    <w:p w14:paraId="4857F325" w14:textId="77777777" w:rsidR="00684B80" w:rsidRPr="00FF597F" w:rsidRDefault="00684B80" w:rsidP="00684B80">
      <w:pPr>
        <w:rPr>
          <w:rStyle w:val="Style13ptBold"/>
        </w:rPr>
      </w:pPr>
      <w:r w:rsidRPr="00FF597F">
        <w:rPr>
          <w:rStyle w:val="Style13ptBold"/>
        </w:rPr>
        <w:t>Ebeling, distinguished ethics professor and former FEE president, 18</w:t>
      </w:r>
    </w:p>
    <w:p w14:paraId="71179CFE" w14:textId="77777777" w:rsidR="00684B80" w:rsidRPr="00FF597F" w:rsidRDefault="00684B80" w:rsidP="00684B80">
      <w:pPr>
        <w:rPr>
          <w:rStyle w:val="Style13ptBold"/>
          <w:b w:val="0"/>
          <w:bCs w:val="0"/>
          <w:sz w:val="24"/>
          <w:szCs w:val="24"/>
        </w:rPr>
      </w:pPr>
      <w:r w:rsidRPr="00FF597F">
        <w:rPr>
          <w:rStyle w:val="Style13ptBold"/>
          <w:b w:val="0"/>
          <w:bCs w:val="0"/>
          <w:sz w:val="24"/>
          <w:szCs w:val="24"/>
        </w:rPr>
        <w:t xml:space="preserve">(Richard, 6/11/18, </w:t>
      </w:r>
      <w:r w:rsidRPr="00FF597F">
        <w:rPr>
          <w:rStyle w:val="Style13ptBold"/>
          <w:b w:val="0"/>
          <w:bCs w:val="0"/>
          <w:i/>
          <w:iCs/>
          <w:sz w:val="24"/>
          <w:szCs w:val="24"/>
        </w:rPr>
        <w:t>Foundation for Economic Education</w:t>
      </w:r>
      <w:r w:rsidRPr="00FF597F">
        <w:rPr>
          <w:rStyle w:val="Style13ptBold"/>
          <w:b w:val="0"/>
          <w:bCs w:val="0"/>
          <w:sz w:val="24"/>
          <w:szCs w:val="24"/>
        </w:rPr>
        <w:t xml:space="preserve">, “How Capitalism Could Save the World”, </w:t>
      </w:r>
      <w:hyperlink r:id="rId224" w:history="1">
        <w:r w:rsidRPr="00FF597F">
          <w:rPr>
            <w:rStyle w:val="Hyperlink"/>
            <w:sz w:val="24"/>
            <w:szCs w:val="24"/>
          </w:rPr>
          <w:t>https://fee.org/articles/how-capitalism-could-save-the-world/</w:t>
        </w:r>
      </w:hyperlink>
      <w:r w:rsidRPr="00FF597F">
        <w:rPr>
          <w:rStyle w:val="Style13ptBold"/>
          <w:b w:val="0"/>
          <w:bCs w:val="0"/>
          <w:sz w:val="24"/>
          <w:szCs w:val="24"/>
        </w:rPr>
        <w:t>, accessed 7/2/20, // zC &amp; jmk – we do not endorse gendered language)</w:t>
      </w:r>
    </w:p>
    <w:p w14:paraId="31EEB236" w14:textId="77777777" w:rsidR="00684B80" w:rsidRPr="00FF597F" w:rsidRDefault="00684B80" w:rsidP="00684B80">
      <w:r w:rsidRPr="00FF597F">
        <w:t>Capitalism and the Freedom of the Marketplace</w:t>
      </w:r>
    </w:p>
    <w:p w14:paraId="2D3797DC" w14:textId="77777777" w:rsidR="00684B80" w:rsidRPr="00FF597F" w:rsidRDefault="00684B80" w:rsidP="00684B80">
      <w:r w:rsidRPr="00FF597F">
        <w:rPr>
          <w:rStyle w:val="StyleUnderline"/>
        </w:rPr>
        <w:t>This political, economic, and social system goes under a variety of names: (classical) liberalism, the free market, or capitalism</w:t>
      </w:r>
      <w:r w:rsidRPr="00FF597F">
        <w:t>. These all connote this distinct way for living under which people may not coerce or compel their neighbors. Getting others to act differently than they currently are may only be attempted by reason, persuasion, and the example of one’s own life.</w:t>
      </w:r>
    </w:p>
    <w:p w14:paraId="48C9AF62" w14:textId="77777777" w:rsidR="00684B80" w:rsidRPr="00FF597F" w:rsidRDefault="00684B80" w:rsidP="00684B80">
      <w:r w:rsidRPr="00FF597F">
        <w:t xml:space="preserve">Part of this reasoning and persuading procedure are the interactions of people in the marketplace. </w:t>
      </w:r>
      <w:r w:rsidRPr="00FF597F">
        <w:rPr>
          <w:rStyle w:val="StyleUnderline"/>
        </w:rPr>
        <w:t xml:space="preserve">If you want someone to supply a good or provide a service, as the “demander” of such things you can only get others to supply them through offering something in return and haggling over the terms under which it </w:t>
      </w:r>
      <w:r w:rsidRPr="00FF597F">
        <w:rPr>
          <w:rStyle w:val="StyleUnderline"/>
        </w:rPr>
        <w:lastRenderedPageBreak/>
        <w:t>may be done</w:t>
      </w:r>
      <w:r w:rsidRPr="00FF597F">
        <w:t xml:space="preserve">. As the Scottish moral philosopher and economist Adam Smith explained nearly 250 years ago, one free person says to another, </w:t>
      </w:r>
      <w:r w:rsidRPr="00FF597F">
        <w:rPr>
          <w:rStyle w:val="StyleUnderline"/>
        </w:rPr>
        <w:t>“If you do this for me, I will do this for you.”</w:t>
      </w:r>
    </w:p>
    <w:p w14:paraId="7C5A21FB" w14:textId="77777777" w:rsidR="00684B80" w:rsidRPr="00FF597F" w:rsidRDefault="00684B80" w:rsidP="00684B80">
      <w:pPr>
        <w:rPr>
          <w:rStyle w:val="StyleUnderline"/>
        </w:rPr>
      </w:pPr>
      <w:r w:rsidRPr="00FF597F">
        <w:rPr>
          <w:rStyle w:val="StyleUnderline"/>
        </w:rPr>
        <w:t>Every exchange in such a “system</w:t>
      </w:r>
      <w:r w:rsidRPr="00FF597F">
        <w:t xml:space="preserve"> of natural liberty,” as Adam Smith called it, </w:t>
      </w:r>
      <w:r w:rsidRPr="00FF597F">
        <w:rPr>
          <w:rStyle w:val="StyleUnderline"/>
        </w:rPr>
        <w:t>harnesses the self-interest of every participant in the service of others as the institutional means to get others to serve him. Self-interest is directed into the betterment of the “common good,”</w:t>
      </w:r>
      <w:r w:rsidRPr="00FF597F">
        <w:t xml:space="preserve"> understood as the conditions of the individual members of society, </w:t>
      </w:r>
      <w:r w:rsidRPr="00FF597F">
        <w:rPr>
          <w:rStyle w:val="StyleUnderline"/>
        </w:rPr>
        <w:t>rather than some collective “social good” forcefully imposed on all, regardless of whether they share that belief.</w:t>
      </w:r>
    </w:p>
    <w:p w14:paraId="28D6A327" w14:textId="77777777" w:rsidR="00684B80" w:rsidRPr="00FF597F" w:rsidRDefault="00684B80" w:rsidP="00684B80">
      <w:pPr>
        <w:rPr>
          <w:rStyle w:val="StyleUnderline"/>
        </w:rPr>
      </w:pPr>
      <w:r w:rsidRPr="00FF597F">
        <w:t xml:space="preserve">It is poorly understood and appreciated by many people that </w:t>
      </w:r>
      <w:r w:rsidRPr="00FF597F">
        <w:rPr>
          <w:rStyle w:val="StyleUnderline"/>
        </w:rPr>
        <w:t>this peculiar system of interpersonal liberty has been the source of innovation, industry, and the improvement of the human condition</w:t>
      </w:r>
      <w:r w:rsidRPr="00FF597F">
        <w:t xml:space="preserve">. </w:t>
      </w:r>
      <w:r w:rsidRPr="00FF597F">
        <w:rPr>
          <w:rStyle w:val="StyleUnderline"/>
        </w:rPr>
        <w:t xml:space="preserve">Our </w:t>
      </w:r>
      <w:r w:rsidRPr="00FF597F">
        <w:rPr>
          <w:rStyle w:val="Emphasis"/>
        </w:rPr>
        <w:t>standards of living</w:t>
      </w:r>
      <w:r w:rsidRPr="00FF597F">
        <w:rPr>
          <w:rStyle w:val="StyleUnderline"/>
        </w:rPr>
        <w:t xml:space="preserve">, the </w:t>
      </w:r>
      <w:r w:rsidRPr="00FF597F">
        <w:rPr>
          <w:rStyle w:val="Emphasis"/>
        </w:rPr>
        <w:t>quality of life</w:t>
      </w:r>
      <w:r w:rsidRPr="00FF597F">
        <w:rPr>
          <w:rStyle w:val="StyleUnderline"/>
        </w:rPr>
        <w:t xml:space="preserve">, and the </w:t>
      </w:r>
      <w:r w:rsidRPr="00FF597F">
        <w:rPr>
          <w:rStyle w:val="Emphasis"/>
        </w:rPr>
        <w:t>cultural opportunities and enjoyments</w:t>
      </w:r>
      <w:r w:rsidRPr="00FF597F">
        <w:rPr>
          <w:rStyle w:val="StyleUnderline"/>
        </w:rPr>
        <w:t xml:space="preserve"> of our world are all due to the extent to which this system of natural liberty has been implemented and allowed to function free from the compelling hand of government.</w:t>
      </w:r>
    </w:p>
    <w:p w14:paraId="4D3DEA81" w14:textId="77777777" w:rsidR="00684B80" w:rsidRPr="00FF597F" w:rsidRDefault="00684B80" w:rsidP="00684B80">
      <w:r w:rsidRPr="00FF597F">
        <w:t>Equal Freedom for All, Privilege for None</w:t>
      </w:r>
    </w:p>
    <w:p w14:paraId="5B5A40CF" w14:textId="77777777" w:rsidR="00684B80" w:rsidRPr="00FF597F" w:rsidRDefault="00684B80" w:rsidP="00684B80">
      <w:r w:rsidRPr="00FF597F">
        <w:rPr>
          <w:rStyle w:val="StyleUnderline"/>
        </w:rPr>
        <w:t>The ideal and the social policy of the free-market, capitalist system is equal freedom for all and privilege and favors for none</w:t>
      </w:r>
      <w:r w:rsidRPr="00FF597F">
        <w:t>. Government protects each person’s life, liberty, and honestly acquired property rather than violating them through its legitimized use of force.</w:t>
      </w:r>
    </w:p>
    <w:p w14:paraId="30753F42" w14:textId="77777777" w:rsidR="00684B80" w:rsidRPr="00FF597F" w:rsidRDefault="00684B80" w:rsidP="00684B80">
      <w:pPr>
        <w:rPr>
          <w:rStyle w:val="StyleUnderline"/>
        </w:rPr>
      </w:pPr>
      <w:r w:rsidRPr="00FF597F">
        <w:t xml:space="preserve">Equal individual rights before the law necessarily means that the social and material outcomes in society will not be equal. </w:t>
      </w:r>
      <w:r w:rsidRPr="00FF597F">
        <w:rPr>
          <w:rStyle w:val="StyleUnderline"/>
        </w:rPr>
        <w:t>Each person has that honestly-earned financial position that reflects the extent to which others have valued their services and for which they have paid what that person’s services have seemed worth to them.</w:t>
      </w:r>
    </w:p>
    <w:p w14:paraId="1D089CB2" w14:textId="77777777" w:rsidR="00684B80" w:rsidRPr="00FF597F" w:rsidRDefault="00684B80" w:rsidP="00684B80">
      <w:r w:rsidRPr="00FF597F">
        <w:t xml:space="preserve">“Good causes,” as judged by some, certainly may be—and are—pursued in this free society. But those who see these as good causes must persuade others to join them in voluntary charitable efforts of time and money to try to achieve them. </w:t>
      </w:r>
      <w:r w:rsidRPr="00FF597F">
        <w:rPr>
          <w:rStyle w:val="StyleUnderline"/>
        </w:rPr>
        <w:t>How much better, both ethically and pragmatically, when this very voluntarist aspect to the solving of “social problems” permits experimentation and competition to devise ways to handle them in comparison to the monopolized and coercive means of government redistribution!</w:t>
      </w:r>
    </w:p>
    <w:p w14:paraId="6E702AB5" w14:textId="77777777" w:rsidR="00684B80" w:rsidRPr="00FF597F" w:rsidRDefault="00684B80" w:rsidP="00684B80">
      <w:r w:rsidRPr="00FF597F">
        <w:t>Freedom Reduces Social Antagonisms</w:t>
      </w:r>
    </w:p>
    <w:p w14:paraId="60235DFC" w14:textId="77777777" w:rsidR="00684B80" w:rsidRPr="00FF597F" w:rsidRDefault="00684B80" w:rsidP="00684B80">
      <w:pPr>
        <w:rPr>
          <w:rStyle w:val="StyleUnderline"/>
        </w:rPr>
      </w:pPr>
      <w:r w:rsidRPr="00FF597F">
        <w:t xml:space="preserve">At the same time, </w:t>
      </w:r>
      <w:r w:rsidRPr="00FF597F">
        <w:rPr>
          <w:rStyle w:val="StyleUnderline"/>
        </w:rPr>
        <w:t>this principle of free choice and voluntarism under (classical) liberal capitalism diminishes, if not eliminates, the types of social antagonisms and political polarization so visible in modern society</w:t>
      </w:r>
      <w:r w:rsidRPr="00FF597F">
        <w:t xml:space="preserve">. No one is forced to follow or finance the desires of others. </w:t>
      </w:r>
      <w:r w:rsidRPr="00FF597F">
        <w:rPr>
          <w:rStyle w:val="StyleUnderline"/>
        </w:rPr>
        <w:t>Each individual selects his own goals and purposes</w:t>
      </w:r>
      <w:r w:rsidRPr="00FF597F">
        <w:t xml:space="preserve">, </w:t>
      </w:r>
      <w:r w:rsidRPr="00FF597F">
        <w:rPr>
          <w:rStyle w:val="StyleUnderline"/>
        </w:rPr>
        <w:t>with its own chosen hierarchy of important things between which trade-offs and reasonable costs may be paid given what each considers it to be all worth to them.</w:t>
      </w:r>
    </w:p>
    <w:p w14:paraId="47D96CAE" w14:textId="77777777" w:rsidR="00684B80" w:rsidRPr="00FF597F" w:rsidRDefault="00684B80" w:rsidP="00684B80">
      <w:pPr>
        <w:rPr>
          <w:rStyle w:val="StyleUnderline"/>
        </w:rPr>
      </w:pPr>
      <w:r w:rsidRPr="00FF597F">
        <w:t xml:space="preserve">When thought about clearly and consistently, (classical) </w:t>
      </w:r>
      <w:r w:rsidRPr="00FF597F">
        <w:rPr>
          <w:rStyle w:val="StyleUnderline"/>
        </w:rPr>
        <w:t xml:space="preserve">liberal capitalism enables a degree of peace, harmony, and respectful tolerance of the choices of honest living for everyone in society to which nothing else compares, especially when held up as an alternative to today’s </w:t>
      </w:r>
      <w:r w:rsidRPr="00FF597F">
        <w:rPr>
          <w:rStyle w:val="Emphasis"/>
        </w:rPr>
        <w:t>coerced collectivism.</w:t>
      </w:r>
    </w:p>
    <w:p w14:paraId="7B2B2AC5" w14:textId="77777777" w:rsidR="00684B80" w:rsidRPr="00FF597F" w:rsidRDefault="00684B80" w:rsidP="00684B80">
      <w:r w:rsidRPr="00FF597F">
        <w:t>This is the lost world of liberty that we never fully attained in the past, even in the heyday of 19th-century laissez-faire when, in reality, the personal and economic freedoms of that earlier age were blended with noticeable elements of political coercion, including human slavery and failures to establish full equality before the law for all.</w:t>
      </w:r>
    </w:p>
    <w:p w14:paraId="4214C66C" w14:textId="77777777" w:rsidR="00684B80" w:rsidRPr="00FF597F" w:rsidRDefault="00684B80" w:rsidP="00684B80">
      <w:pPr>
        <w:rPr>
          <w:rStyle w:val="StyleUnderline"/>
        </w:rPr>
      </w:pPr>
      <w:r w:rsidRPr="00FF597F">
        <w:rPr>
          <w:rStyle w:val="StyleUnderline"/>
        </w:rPr>
        <w:lastRenderedPageBreak/>
        <w:t>What our world needs today is to transcend the collectivisms of the present, whether under more extreme authoritarian regimes or the seemingly milder spiders’ web of controls of the interventionist-welfare state under existing democratic systems of government.</w:t>
      </w:r>
    </w:p>
    <w:p w14:paraId="320CE4A4" w14:textId="77777777" w:rsidR="00684B80" w:rsidRPr="00FF597F" w:rsidRDefault="00684B80" w:rsidP="00684B80">
      <w:r w:rsidRPr="00FF597F">
        <w:t>Looking past the everyday particulars of daily politics and government policies that fill the news and social media outlets, we need to take the wider view of how people do live and could live, enabling us to not only see what is the source of many of our problems but how a real system of natural liberty could and would offer a way out for mankind.</w:t>
      </w:r>
    </w:p>
    <w:p w14:paraId="33AC4564" w14:textId="77777777" w:rsidR="00684B80" w:rsidRPr="00FF597F" w:rsidRDefault="00684B80" w:rsidP="00684B80">
      <w:pPr>
        <w:rPr>
          <w:rStyle w:val="StyleUnderline"/>
        </w:rPr>
      </w:pPr>
      <w:r w:rsidRPr="00FF597F">
        <w:rPr>
          <w:rStyle w:val="StyleUnderline"/>
        </w:rPr>
        <w:t>Realizing this and appreciating it should act as the context and ideal that makes us want and be guided by the imagery of a real social change that successfully created that better world. A world of (classically) liberal, free-market capitalism, but one more consistently practiced than anything yet experienced by mankind.</w:t>
      </w:r>
    </w:p>
    <w:p w14:paraId="72EED0B0" w14:textId="77777777" w:rsidR="00684B80" w:rsidRPr="00FF597F" w:rsidRDefault="00684B80" w:rsidP="00684B80">
      <w:pPr>
        <w:pStyle w:val="Heading3"/>
        <w:rPr>
          <w:rFonts w:cs="Times New Roman"/>
        </w:rPr>
      </w:pPr>
      <w:r w:rsidRPr="00FF597F">
        <w:rPr>
          <w:rFonts w:cs="Times New Roman"/>
        </w:rPr>
        <w:lastRenderedPageBreak/>
        <w:t>AT: Cap K – Cap = Peace</w:t>
      </w:r>
    </w:p>
    <w:p w14:paraId="4EC8D517" w14:textId="77777777" w:rsidR="00684B80" w:rsidRPr="00FF597F" w:rsidRDefault="00684B80" w:rsidP="00684B80">
      <w:pPr>
        <w:pStyle w:val="Heading4"/>
        <w:rPr>
          <w:rFonts w:cs="Times New Roman"/>
        </w:rPr>
      </w:pPr>
      <w:r w:rsidRPr="00FF597F">
        <w:rPr>
          <w:rFonts w:cs="Times New Roman"/>
        </w:rPr>
        <w:t>Capitalism creates sustainable peace – empirics go aff.</w:t>
      </w:r>
    </w:p>
    <w:p w14:paraId="09A3B597" w14:textId="77777777" w:rsidR="00684B80" w:rsidRPr="00FF597F" w:rsidRDefault="00684B80" w:rsidP="00684B80">
      <w:pPr>
        <w:rPr>
          <w:rStyle w:val="Style13ptBold"/>
        </w:rPr>
      </w:pPr>
      <w:r w:rsidRPr="00FF597F">
        <w:rPr>
          <w:rStyle w:val="Style13ptBold"/>
        </w:rPr>
        <w:t>Beauchamp and Pinker, Vox reporter and Harvard Psychologist 15</w:t>
      </w:r>
    </w:p>
    <w:p w14:paraId="687A1A59" w14:textId="77777777" w:rsidR="00684B80" w:rsidRPr="00FF597F" w:rsidRDefault="00684B80" w:rsidP="00684B80">
      <w:r w:rsidRPr="00FF597F">
        <w:t>(Zack and Stephen, 6/4/15, Vox, “Steven Pinker explains how capitalism is killing war”, https://www.vox.com/2015/6/4/8725775/pinker-capitalism, accessed 7/3/20, zC)</w:t>
      </w:r>
    </w:p>
    <w:p w14:paraId="2F51C6E3" w14:textId="77777777" w:rsidR="00684B80" w:rsidRPr="00FF597F" w:rsidRDefault="00684B80" w:rsidP="00684B80">
      <w:r w:rsidRPr="00FF597F">
        <w:t xml:space="preserve">The idea that </w:t>
      </w:r>
      <w:r w:rsidRPr="00FF597F">
        <w:rPr>
          <w:rStyle w:val="Emphasis"/>
        </w:rPr>
        <w:t>war is on the decline</w:t>
      </w:r>
      <w:r w:rsidRPr="00FF597F">
        <w:t xml:space="preserve"> — that is, that </w:t>
      </w:r>
      <w:r w:rsidRPr="00FF597F">
        <w:rPr>
          <w:rStyle w:val="StyleUnderline"/>
        </w:rPr>
        <w:t>there are fewer wars today and fewer people are dying from them than ever before</w:t>
      </w:r>
      <w:r w:rsidRPr="00FF597F">
        <w:t xml:space="preserve"> — is hard for a lot of people to believe (including </w:t>
      </w:r>
      <w:hyperlink r:id="rId225" w:history="1">
        <w:r w:rsidRPr="00FF597F">
          <w:rPr>
            <w:rStyle w:val="Hyperlink"/>
          </w:rPr>
          <w:t>Republican presidential candidates</w:t>
        </w:r>
      </w:hyperlink>
      <w:r w:rsidRPr="00FF597F">
        <w:t>).</w:t>
      </w:r>
    </w:p>
    <w:p w14:paraId="6F47C449" w14:textId="77777777" w:rsidR="00684B80" w:rsidRPr="00FF597F" w:rsidRDefault="00684B80" w:rsidP="00684B80">
      <w:r w:rsidRPr="00FF597F">
        <w:t xml:space="preserve">And yet </w:t>
      </w:r>
      <w:r w:rsidRPr="00FF597F">
        <w:rPr>
          <w:rStyle w:val="StyleUnderline"/>
        </w:rPr>
        <w:t>the data makes a very compelling case that that's true:</w:t>
      </w:r>
    </w:p>
    <w:p w14:paraId="2F420BD9" w14:textId="77777777" w:rsidR="00684B80" w:rsidRPr="00FF597F" w:rsidRDefault="00684B80" w:rsidP="00684B80">
      <w:pPr>
        <w:rPr>
          <w:rStyle w:val="HTMLCite"/>
          <w:color w:val="626262"/>
          <w:sz w:val="18"/>
          <w:szCs w:val="18"/>
        </w:rPr>
      </w:pPr>
      <w:r w:rsidRPr="00FF597F">
        <w:rPr>
          <w:noProof/>
        </w:rPr>
        <w:drawing>
          <wp:inline distT="0" distB="0" distL="0" distR="0" wp14:anchorId="284CBA6D" wp14:editId="2298A903">
            <wp:extent cx="4002196" cy="2247900"/>
            <wp:effectExtent l="0" t="0" r="0" b="0"/>
            <wp:docPr id="2" name="Picture 2" descr="battle death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ttle deaths chart"/>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4047189" cy="2273171"/>
                    </a:xfrm>
                    <a:prstGeom prst="rect">
                      <a:avLst/>
                    </a:prstGeom>
                    <a:noFill/>
                    <a:ln>
                      <a:noFill/>
                    </a:ln>
                  </pic:spPr>
                </pic:pic>
              </a:graphicData>
            </a:graphic>
          </wp:inline>
        </w:drawing>
      </w:r>
    </w:p>
    <w:p w14:paraId="13CD49E5" w14:textId="77777777" w:rsidR="00684B80" w:rsidRPr="00FF597F" w:rsidRDefault="00684B80" w:rsidP="00684B80">
      <w:r w:rsidRPr="00FF597F">
        <w:t>(Joe Posner/Vox)</w:t>
      </w:r>
    </w:p>
    <w:p w14:paraId="4598834C" w14:textId="77777777" w:rsidR="00684B80" w:rsidRPr="00FF597F" w:rsidRDefault="00684B80" w:rsidP="00684B80">
      <w:r w:rsidRPr="00FF597F">
        <w:t xml:space="preserve">Those numbers were put together by Steven Pinker, a Harvard psychologist whose book </w:t>
      </w:r>
      <w:hyperlink r:id="rId227" w:tgtFrame="_blank" w:history="1">
        <w:r w:rsidRPr="00FF597F">
          <w:rPr>
            <w:rStyle w:val="Hyperlink"/>
          </w:rPr>
          <w:t>The Better Angels of Our Nature</w:t>
        </w:r>
      </w:hyperlink>
      <w:r w:rsidRPr="00FF597F">
        <w:t xml:space="preserve"> makes the strongest case yet that the world is getting progressively more peaceful. Pinker's argument has come </w:t>
      </w:r>
      <w:hyperlink r:id="rId228" w:history="1">
        <w:r w:rsidRPr="00FF597F">
          <w:rPr>
            <w:rStyle w:val="Hyperlink"/>
          </w:rPr>
          <w:t>under fire recently</w:t>
        </w:r>
      </w:hyperlink>
      <w:r w:rsidRPr="00FF597F">
        <w:t>, with some arguing that it's way too soon for anyone to say we've turned the corner from an era of war.</w:t>
      </w:r>
    </w:p>
    <w:p w14:paraId="06F1E1CA" w14:textId="77777777" w:rsidR="00684B80" w:rsidRPr="00FF597F" w:rsidRDefault="00684B80" w:rsidP="00684B80">
      <w:r w:rsidRPr="00FF597F">
        <w:t xml:space="preserve">I spoke with Pinker this week to discuss some of the reasons why, specifically, he thinks the world has gotten so much safer, especially in the past 70 years. </w:t>
      </w:r>
      <w:r w:rsidRPr="00FF597F">
        <w:rPr>
          <w:rStyle w:val="StyleUnderline"/>
        </w:rPr>
        <w:t>We talked about the idea that war just isn't as profitable as it used to be, why Vladimir Putin and ISIS seem to think differently, and what world leaders should do if they actually want to make sure the unprecedented peace of the past 70 years holds.</w:t>
      </w:r>
      <w:r w:rsidRPr="00FF597F">
        <w:t xml:space="preserve"> What follows is a transcript of our conversation, lightly edited for length and clarity.</w:t>
      </w:r>
    </w:p>
    <w:p w14:paraId="086FBA6F" w14:textId="77777777" w:rsidR="00684B80" w:rsidRPr="00FF597F" w:rsidRDefault="00684B80" w:rsidP="00684B80">
      <w:r w:rsidRPr="00FF597F">
        <w:t xml:space="preserve">Zack Beauchamp: One story you hear from political scientists for why there's been less </w:t>
      </w:r>
      <w:r w:rsidRPr="00FF597F">
        <w:rPr>
          <w:rStyle w:val="StyleUnderline"/>
        </w:rPr>
        <w:t>war recently that it's just less profitable —countries don't gain very much, economically or politically, from taking over new land anymore.</w:t>
      </w:r>
      <w:r w:rsidRPr="00FF597F">
        <w:t xml:space="preserve"> Does that seem right to you?</w:t>
      </w:r>
    </w:p>
    <w:p w14:paraId="414FE2B5" w14:textId="77777777" w:rsidR="00684B80" w:rsidRPr="00FF597F" w:rsidRDefault="00684B80" w:rsidP="00684B80">
      <w:pPr>
        <w:rPr>
          <w:rStyle w:val="StyleUnderline"/>
        </w:rPr>
      </w:pPr>
      <w:r w:rsidRPr="00FF597F">
        <w:t xml:space="preserve">Steven Pinker: Yes, it's one of the causes. </w:t>
      </w:r>
      <w:r w:rsidRPr="00FF597F">
        <w:rPr>
          <w:rStyle w:val="Emphasis"/>
        </w:rPr>
        <w:t>It's the theory of the capitalist peace: when it's cheaper to buy things than to steal them, people don't steal them</w:t>
      </w:r>
      <w:r w:rsidRPr="00FF597F">
        <w:t xml:space="preserve">. Also, </w:t>
      </w:r>
      <w:r w:rsidRPr="00FF597F">
        <w:rPr>
          <w:rStyle w:val="StyleUnderline"/>
        </w:rPr>
        <w:t xml:space="preserve">if other people are more valuable to you alive than dead, you're less likely to kill them. You don't kill your customers or your lenders, so the </w:t>
      </w:r>
      <w:r w:rsidRPr="00FF597F">
        <w:rPr>
          <w:rStyle w:val="StyleUnderline"/>
        </w:rPr>
        <w:lastRenderedPageBreak/>
        <w:t>arrival of the infrastructure of trade and commerce reduces some of the sheer exploitative incentives of conquest.</w:t>
      </w:r>
    </w:p>
    <w:p w14:paraId="30B8FDF1" w14:textId="77777777" w:rsidR="00684B80" w:rsidRPr="00FF597F" w:rsidRDefault="00684B80" w:rsidP="00684B80">
      <w:r w:rsidRPr="00FF597F">
        <w:t>This is an idea that goes back to the Enlightenment. Adam Smith and Montesquieu extolled it; it was on the minds of the founders when they built incentives for free trade into the Constitution.</w:t>
      </w:r>
    </w:p>
    <w:p w14:paraId="43F2C544" w14:textId="77777777" w:rsidR="00684B80" w:rsidRPr="00FF597F" w:rsidRDefault="00684B80" w:rsidP="00684B80">
      <w:pPr>
        <w:rPr>
          <w:rStyle w:val="StyleUnderline"/>
        </w:rPr>
      </w:pPr>
      <w:r w:rsidRPr="00FF597F">
        <w:t xml:space="preserve">I don't think it's the entire story of the decline in war. But I do think it's part of the story. There was a well-known study from Bruce Russett and John Oneal showing </w:t>
      </w:r>
      <w:r w:rsidRPr="00FF597F">
        <w:rPr>
          <w:rStyle w:val="StyleUnderline"/>
        </w:rPr>
        <w:t>statistically that countries that engage in more trade are less likely to get into militarized disputes, and countries that are more integrated into the world economy are less likely to get into trouble with their neighbors.</w:t>
      </w:r>
    </w:p>
    <w:p w14:paraId="53869CD1" w14:textId="77777777" w:rsidR="00684B80" w:rsidRPr="00FF597F" w:rsidRDefault="00684B80" w:rsidP="00684B80">
      <w:r w:rsidRPr="00FF597F">
        <w:t>ZB: Is it just that pairs of countries are trading with each more, or has something fundamentally changed about the global economy?</w:t>
      </w:r>
    </w:p>
    <w:p w14:paraId="6E3AD2F8" w14:textId="77777777" w:rsidR="00684B80" w:rsidRPr="00FF597F" w:rsidRDefault="00684B80" w:rsidP="00684B80">
      <w:pPr>
        <w:rPr>
          <w:rStyle w:val="StyleUnderline"/>
        </w:rPr>
      </w:pPr>
      <w:r w:rsidRPr="00FF597F">
        <w:t xml:space="preserve">SP: It's both. </w:t>
      </w:r>
      <w:r w:rsidRPr="00FF597F">
        <w:rPr>
          <w:rStyle w:val="StyleUnderline"/>
        </w:rPr>
        <w:t>Countries that trade with each other are less likely to pick fights with each other. Independently, individual countries that get more integrated into the global economy are less likely to make trouble.</w:t>
      </w:r>
    </w:p>
    <w:p w14:paraId="61BC5426" w14:textId="77777777" w:rsidR="00684B80" w:rsidRPr="00FF597F" w:rsidRDefault="00684B80" w:rsidP="00684B80">
      <w:r w:rsidRPr="00FF597F">
        <w:t>But one of the reasons I say this is only part of the answer is that in the Oneal and Russett analysis, it counted for some percentage of the variance in militarized dispute, but only a chunk. They found independent contributions from democracy and membership in the international community (namely, the number of international organizations and treaties that a country has signed on to).</w:t>
      </w:r>
    </w:p>
    <w:p w14:paraId="10F530EA" w14:textId="77777777" w:rsidR="00684B80" w:rsidRPr="00FF597F" w:rsidRDefault="00684B80" w:rsidP="00684B80">
      <w:pPr>
        <w:rPr>
          <w:rStyle w:val="StyleUnderline"/>
        </w:rPr>
      </w:pPr>
      <w:r w:rsidRPr="00FF597F">
        <w:t xml:space="preserve">Quite across </w:t>
      </w:r>
      <w:r w:rsidRPr="00FF597F">
        <w:rPr>
          <w:rStyle w:val="StyleUnderline"/>
        </w:rPr>
        <w:t>from calculations of interest that are tilted by international markets and institutions, there's the idea of norms: what you consider and don't consider as a legitimate possible move. [Some scholars] argue that the main factor is that war has been delegitimated — at least among the great powers and the developed states — as a thinkable option.</w:t>
      </w:r>
    </w:p>
    <w:p w14:paraId="29624532" w14:textId="77777777" w:rsidR="00684B80" w:rsidRPr="00FF597F" w:rsidRDefault="00684B80" w:rsidP="00684B80">
      <w:r w:rsidRPr="00FF597F">
        <w:t>In the 19th century, there was this cliché from [Carl] von Clausewitz that war was just the continuation of politics by other means: you consider whether to go to war [like any other policy option]. Now that's just not something decent leaders do.</w:t>
      </w:r>
    </w:p>
    <w:p w14:paraId="3A054DE1" w14:textId="77777777" w:rsidR="00684B80" w:rsidRPr="00FF597F" w:rsidRDefault="00684B80" w:rsidP="00684B80">
      <w:pPr>
        <w:rPr>
          <w:rStyle w:val="StyleUnderline"/>
        </w:rPr>
      </w:pPr>
      <w:r w:rsidRPr="00FF597F">
        <w:t xml:space="preserve">Finally, </w:t>
      </w:r>
      <w:r w:rsidRPr="00FF597F">
        <w:rPr>
          <w:rStyle w:val="StyleUnderline"/>
        </w:rPr>
        <w:t>cost-benefit calculations depend on what counts as a "cost." If you lose several tens or hundreds of thousands of your own citizens, is that a cost? And how big a cost is it? Now, increasingly, that counts as a cost: leaders are less likely to see their young men as cannon fodder, which means countries are willing to endure other costs to avoid that one. That's a result of the rise of humanistic sentiments, as opposed to nationalistic or ideological ones.</w:t>
      </w:r>
    </w:p>
    <w:p w14:paraId="78898BD9" w14:textId="77777777" w:rsidR="00684B80" w:rsidRPr="00FF597F" w:rsidRDefault="00684B80" w:rsidP="00684B80">
      <w:r w:rsidRPr="00FF597F">
        <w:t>ZB: Russia under Vladimir Putin seems to be a clear exception to this pattern — clearly, Putin thinks waging war in Ukraine is worth the cost in international sanctions and opprobrium, not to mention lives lost. Why do you think that is?</w:t>
      </w:r>
    </w:p>
    <w:p w14:paraId="4FC6FF3D" w14:textId="77777777" w:rsidR="00684B80" w:rsidRPr="00FF597F" w:rsidRDefault="00684B80" w:rsidP="00684B80">
      <w:r w:rsidRPr="00FF597F">
        <w:t>SP: I think there's been backsliding. Gorbachev clearly felt it: that's why he didn't call out the tanks when the Berlin Wall fell. He clearly wanted to avoid military confrontations that would result in hundreds and thousands of deaths.</w:t>
      </w:r>
    </w:p>
    <w:p w14:paraId="203AA74C" w14:textId="77777777" w:rsidR="00684B80" w:rsidRPr="00FF597F" w:rsidRDefault="00684B80" w:rsidP="00684B80">
      <w:r w:rsidRPr="00FF597F">
        <w:t>Putin is definitely backsliding, and he's quite explicit about it. He places a high value on recapturing Russian national grandeur. That's a value that obviously can be at odds with preservation of lives.</w:t>
      </w:r>
    </w:p>
    <w:p w14:paraId="0530C3D0" w14:textId="77777777" w:rsidR="00684B80" w:rsidRPr="00FF597F" w:rsidRDefault="00684B80" w:rsidP="00684B80">
      <w:r w:rsidRPr="00FF597F">
        <w:lastRenderedPageBreak/>
        <w:t>ZB: So the point here is that what's "rational" for a leader to do depends on what they want to accomplish.</w:t>
      </w:r>
    </w:p>
    <w:p w14:paraId="3AD4B4B1" w14:textId="77777777" w:rsidR="00684B80" w:rsidRPr="00FF597F" w:rsidRDefault="00684B80" w:rsidP="00684B80">
      <w:pPr>
        <w:rPr>
          <w:rStyle w:val="StyleUnderline"/>
        </w:rPr>
      </w:pPr>
      <w:r w:rsidRPr="00FF597F">
        <w:t xml:space="preserve">SP: </w:t>
      </w:r>
      <w:r w:rsidRPr="00FF597F">
        <w:rPr>
          <w:rStyle w:val="StyleUnderline"/>
        </w:rPr>
        <w:t>Rational analysis of costs does not designate what the costs and benefits are. Let's say one of the benefits is national glory, and one of the costs is the lives of your citizens or, even more poignantly, the citizens of another country. How you weight the value of glory versus lives is going to affect you how think about the rational cost-benefit analysis.</w:t>
      </w:r>
    </w:p>
    <w:p w14:paraId="0D24B1A3" w14:textId="77777777" w:rsidR="00684B80" w:rsidRPr="00FF597F" w:rsidRDefault="00684B80" w:rsidP="00684B80">
      <w:pPr>
        <w:rPr>
          <w:rStyle w:val="StyleUnderline"/>
        </w:rPr>
      </w:pPr>
      <w:r w:rsidRPr="00FF597F">
        <w:t xml:space="preserve">ZB: This seems like a major problem in the way we talk about the causes of war in public discourse. </w:t>
      </w:r>
      <w:r w:rsidRPr="00FF597F">
        <w:rPr>
          <w:rStyle w:val="StyleUnderline"/>
        </w:rPr>
        <w:t>We call Iran, Russia, or ISIS "irrational," but that's not really what's going on. Instead, they're acting based on a very different set of cost-benefit calculations than what we're used to.</w:t>
      </w:r>
    </w:p>
    <w:p w14:paraId="53BF6AB1" w14:textId="77777777" w:rsidR="00684B80" w:rsidRPr="00FF597F" w:rsidRDefault="00684B80" w:rsidP="00684B80">
      <w:r w:rsidRPr="00FF597F">
        <w:t>SP: Yes, but I'd add that the analysis of values itself can be put under a rational spotlight. It's not as if values are exclusively a matter of taste and whim. I think one can say "are these values consistent with other values you claim, such as respect for your life and your family" and "are your factual beliefs about the coming of the messiah able to stand up to scrutiny," but it's a separate discussion.</w:t>
      </w:r>
    </w:p>
    <w:p w14:paraId="716CF625" w14:textId="77777777" w:rsidR="00684B80" w:rsidRPr="00FF597F" w:rsidRDefault="00684B80" w:rsidP="00684B80">
      <w:r w:rsidRPr="00FF597F">
        <w:t>ZB: Earlier you mentioned international institutions, like the UN, as things that seem to put a damper on violence. Is there a way to strengthen these institutions — or do they not matter? Is it just that the countries that tend to join a lot of these organizations are already democratic and integrated into the global economy?</w:t>
      </w:r>
    </w:p>
    <w:p w14:paraId="7C2BCE37" w14:textId="77777777" w:rsidR="00684B80" w:rsidRPr="00FF597F" w:rsidRDefault="00684B80" w:rsidP="00684B80">
      <w:pPr>
        <w:rPr>
          <w:rStyle w:val="StyleUnderline"/>
        </w:rPr>
      </w:pPr>
      <w:r w:rsidRPr="00FF597F">
        <w:t xml:space="preserve">SP: Whether you can actually [promote peace by getting countries to join organizations] is a really good question, and I suspect the answer is yes. </w:t>
      </w:r>
      <w:r w:rsidRPr="00FF597F">
        <w:rPr>
          <w:rStyle w:val="StyleUnderline"/>
        </w:rPr>
        <w:t>The more you can jawbone countries to join international organizations and the international community, or get them to support these organizations financially, the greater the prospects will be for peace.</w:t>
      </w:r>
    </w:p>
    <w:p w14:paraId="37932006" w14:textId="77777777" w:rsidR="00684B80" w:rsidRPr="00FF597F" w:rsidRDefault="00684B80" w:rsidP="00684B80">
      <w:r w:rsidRPr="00FF597F">
        <w:t>In particular, there are analyses that show that peacekeeping forces, whether they're blue-helmeted UN soldiers or more ad hoc coalitions, do tend to have a measurable effect in reducing the likelihood of a [newly peaceful] country's recidivism back into war. They don't work all the time, and there have been some famous failures, but to the extent that they're actually supported, that the world community arms them and trains them, they do have a beneficial effect.</w:t>
      </w:r>
    </w:p>
    <w:p w14:paraId="22404C64" w14:textId="77777777" w:rsidR="00684B80" w:rsidRPr="00FF597F" w:rsidRDefault="00684B80" w:rsidP="00684B80">
      <w:pPr>
        <w:pStyle w:val="Heading3"/>
        <w:rPr>
          <w:rFonts w:cs="Times New Roman"/>
        </w:rPr>
      </w:pPr>
      <w:r w:rsidRPr="00FF597F">
        <w:rPr>
          <w:rFonts w:cs="Times New Roman"/>
        </w:rPr>
        <w:lastRenderedPageBreak/>
        <w:t>AT: Cap K - Cap Decreases War &amp; Poverty</w:t>
      </w:r>
    </w:p>
    <w:p w14:paraId="17BF5360" w14:textId="77777777" w:rsidR="00684B80" w:rsidRPr="00FF597F" w:rsidRDefault="00684B80" w:rsidP="00684B80">
      <w:pPr>
        <w:pStyle w:val="Heading4"/>
        <w:rPr>
          <w:rFonts w:cs="Times New Roman"/>
        </w:rPr>
      </w:pPr>
      <w:r w:rsidRPr="00FF597F">
        <w:rPr>
          <w:rFonts w:cs="Times New Roman"/>
        </w:rPr>
        <w:t xml:space="preserve">Capitalism decreases war and poverty - 3 graphs </w:t>
      </w:r>
      <w:r w:rsidRPr="00FF597F">
        <w:rPr>
          <mc:AlternateContent>
            <mc:Choice Requires="w16se">
              <w:rFonts w:cs="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1EE4273" w14:textId="77777777" w:rsidR="00684B80" w:rsidRPr="00FF597F" w:rsidRDefault="00684B80" w:rsidP="00684B80">
      <w:pPr>
        <w:rPr>
          <w:rStyle w:val="Style13ptBold"/>
        </w:rPr>
      </w:pPr>
      <w:r w:rsidRPr="00FF597F">
        <w:rPr>
          <w:rStyle w:val="Style13ptBold"/>
        </w:rPr>
        <w:t>Niyazov, independent author, 6/10/20</w:t>
      </w:r>
    </w:p>
    <w:p w14:paraId="4C77EE93" w14:textId="77777777" w:rsidR="00684B80" w:rsidRPr="00FF597F" w:rsidRDefault="00684B80" w:rsidP="00684B80">
      <w:pPr>
        <w:rPr>
          <w:rStyle w:val="Style13ptBold"/>
          <w:b w:val="0"/>
          <w:bCs w:val="0"/>
          <w:sz w:val="24"/>
          <w:szCs w:val="18"/>
        </w:rPr>
      </w:pPr>
      <w:r w:rsidRPr="00FF597F">
        <w:rPr>
          <w:rStyle w:val="Style13ptBold"/>
          <w:b w:val="0"/>
          <w:bCs w:val="0"/>
          <w:sz w:val="24"/>
          <w:szCs w:val="18"/>
        </w:rPr>
        <w:t xml:space="preserve">(Sukhayl, 6/10/20, has been featured in Global Policy, Towards Data Science, Human Events, Areo, and more, </w:t>
      </w:r>
      <w:r w:rsidRPr="00FF597F">
        <w:rPr>
          <w:rStyle w:val="Style13ptBold"/>
          <w:b w:val="0"/>
          <w:bCs w:val="0"/>
          <w:i/>
          <w:iCs/>
          <w:sz w:val="24"/>
          <w:szCs w:val="18"/>
        </w:rPr>
        <w:t xml:space="preserve">Merion West, </w:t>
      </w:r>
      <w:r w:rsidRPr="00FF597F">
        <w:rPr>
          <w:rStyle w:val="Style13ptBold"/>
          <w:b w:val="0"/>
          <w:bCs w:val="0"/>
          <w:sz w:val="24"/>
          <w:szCs w:val="18"/>
        </w:rPr>
        <w:t xml:space="preserve">“Is “the Long Peace” Sustainable?”, </w:t>
      </w:r>
      <w:hyperlink r:id="rId229" w:history="1">
        <w:r w:rsidRPr="00FF597F">
          <w:rPr>
            <w:rStyle w:val="Hyperlink"/>
            <w:sz w:val="24"/>
            <w:szCs w:val="18"/>
          </w:rPr>
          <w:t>https://merionwest.com/2020/06/10/is-the-long-peace-sustainable/</w:t>
        </w:r>
      </w:hyperlink>
      <w:r w:rsidRPr="00FF597F">
        <w:rPr>
          <w:rStyle w:val="Style13ptBold"/>
          <w:b w:val="0"/>
          <w:bCs w:val="0"/>
          <w:sz w:val="24"/>
          <w:szCs w:val="18"/>
        </w:rPr>
        <w:t>, accessed 7/3/20, zC)</w:t>
      </w:r>
    </w:p>
    <w:p w14:paraId="30084B1B" w14:textId="77777777" w:rsidR="00684B80" w:rsidRPr="00FF597F" w:rsidRDefault="00684B80" w:rsidP="00684B80">
      <w:r w:rsidRPr="00FF597F">
        <w:t>When one takes a look at media headlines, it might appear as though the world is plunging into chaos. The Coronavirus (COVID-19) outbreak, civil unrest, the threat of nuclear warfare, climate change, the revival of populism, nationalism, and authoritarianism, a “jobless” future, rising inequality, civil wars, terrorism, the Thucydides trap, hunger, poverty, and disease in developing countries—the list is endless.</w:t>
      </w:r>
    </w:p>
    <w:p w14:paraId="49360C25" w14:textId="77777777" w:rsidR="00684B80" w:rsidRPr="00FF597F" w:rsidRDefault="00684B80" w:rsidP="00684B80">
      <w:r w:rsidRPr="00FF597F">
        <w:t>With such headlines, it is not surprising that—according to a 2015 YouGov survey—</w:t>
      </w:r>
      <w:r w:rsidRPr="00FF597F">
        <w:rPr>
          <w:rStyle w:val="StyleUnderline"/>
        </w:rPr>
        <w:t>only 6% of people in the United States</w:t>
      </w:r>
      <w:r w:rsidRPr="00FF597F">
        <w:t xml:space="preserve">, 4% of Brits and Germans, and 3% of the French </w:t>
      </w:r>
      <w:r w:rsidRPr="00FF597F">
        <w:rPr>
          <w:rStyle w:val="StyleUnderline"/>
        </w:rPr>
        <w:t>believed that the world was getting better.</w:t>
      </w:r>
      <w:r w:rsidRPr="00FF597F">
        <w:t xml:space="preserve"> This is all while </w:t>
      </w:r>
      <w:r w:rsidRPr="00FF597F">
        <w:rPr>
          <w:rStyle w:val="StyleUnderline"/>
          <w:bCs/>
        </w:rPr>
        <w:t>facts</w:t>
      </w:r>
      <w:r w:rsidRPr="00FF597F">
        <w:rPr>
          <w:rStyle w:val="StyleUnderline"/>
        </w:rPr>
        <w:t xml:space="preserve"> show otherwise</w:t>
      </w:r>
      <w:r w:rsidRPr="00FF597F">
        <w:t xml:space="preserve">. On virtually </w:t>
      </w:r>
      <w:r w:rsidRPr="00FF597F">
        <w:rPr>
          <w:rStyle w:val="StyleUnderline"/>
        </w:rPr>
        <w:t xml:space="preserve">all key dimensions of human life—such as poverty, health, literacy, etc.—the world is much, much better today than it was in the past. </w:t>
      </w:r>
      <w:r w:rsidRPr="00FF597F">
        <w:t>(Admittedly, while the ongoing COVID-19 pandemic may have undone parts of that progress, sooner or later the crisis will end.)</w:t>
      </w:r>
    </w:p>
    <w:p w14:paraId="397CD044" w14:textId="77777777" w:rsidR="00684B80" w:rsidRPr="00FF597F" w:rsidRDefault="00684B80" w:rsidP="00684B80">
      <w:pPr>
        <w:rPr>
          <w:rStyle w:val="StyleUnderline"/>
        </w:rPr>
      </w:pPr>
      <w:r w:rsidRPr="00FF597F">
        <w:t xml:space="preserve">For example, </w:t>
      </w:r>
      <w:r w:rsidRPr="00FF597F">
        <w:rPr>
          <w:rStyle w:val="Emphasis"/>
        </w:rPr>
        <w:t>every day,</w:t>
      </w:r>
      <w:r w:rsidRPr="00FF597F">
        <w:t xml:space="preserve"> </w:t>
      </w:r>
      <w:r w:rsidRPr="00FF597F">
        <w:rPr>
          <w:rStyle w:val="StyleUnderline"/>
        </w:rPr>
        <w:t>on average, more than</w:t>
      </w:r>
      <w:r w:rsidRPr="00FF597F">
        <w:rPr>
          <w:rStyle w:val="Emphasis"/>
        </w:rPr>
        <w:t xml:space="preserve"> 100,000 people are lifted out of poverty</w:t>
      </w:r>
      <w:r w:rsidRPr="00FF597F">
        <w:t xml:space="preserve"> (since 1990). </w:t>
      </w:r>
      <w:r w:rsidRPr="00FF597F">
        <w:rPr>
          <w:rStyle w:val="StyleUnderline"/>
        </w:rPr>
        <w:t>In 1950, 63% of the world population lived in extreme poverty; today, this number is less than 10%.</w:t>
      </w:r>
    </w:p>
    <w:p w14:paraId="044E9EF8" w14:textId="77777777" w:rsidR="00684B80" w:rsidRPr="00FF597F" w:rsidRDefault="00684B80" w:rsidP="00684B80">
      <w:r w:rsidRPr="00FF597F">
        <w:rPr>
          <w:noProof/>
        </w:rPr>
        <w:drawing>
          <wp:inline distT="0" distB="0" distL="0" distR="0" wp14:anchorId="5598A185" wp14:editId="5B794574">
            <wp:extent cx="5467350" cy="389762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491050" cy="3914519"/>
                    </a:xfrm>
                    <a:prstGeom prst="rect">
                      <a:avLst/>
                    </a:prstGeom>
                    <a:noFill/>
                    <a:ln>
                      <a:noFill/>
                    </a:ln>
                  </pic:spPr>
                </pic:pic>
              </a:graphicData>
            </a:graphic>
          </wp:inline>
        </w:drawing>
      </w:r>
    </w:p>
    <w:p w14:paraId="57353089" w14:textId="77777777" w:rsidR="00684B80" w:rsidRPr="00FF597F" w:rsidRDefault="00684B80" w:rsidP="00684B80">
      <w:pPr>
        <w:rPr>
          <w:rStyle w:val="StyleUnderline"/>
        </w:rPr>
      </w:pPr>
      <w:r w:rsidRPr="00FF597F">
        <w:lastRenderedPageBreak/>
        <w:t xml:space="preserve">In fact, as Yuval N. Harari writes, </w:t>
      </w:r>
      <w:r w:rsidRPr="00FF597F">
        <w:rPr>
          <w:rStyle w:val="StyleUnderline"/>
        </w:rPr>
        <w:t>“For the first time in human history, starvation kills fewer people than obesity; plagues kill fewer people than old age; and violence kills fewer people than accidents.”</w:t>
      </w:r>
    </w:p>
    <w:p w14:paraId="2E93EA90" w14:textId="77777777" w:rsidR="00684B80" w:rsidRPr="00FF597F" w:rsidRDefault="00684B80" w:rsidP="00684B80">
      <w:r w:rsidRPr="00FF597F">
        <w:t>Evidence in Favor of the Long Peace: Data</w:t>
      </w:r>
    </w:p>
    <w:p w14:paraId="7B9A5446" w14:textId="77777777" w:rsidR="00684B80" w:rsidRPr="00FF597F" w:rsidRDefault="00684B80" w:rsidP="00684B80">
      <w:r w:rsidRPr="00FF597F">
        <w:t xml:space="preserve">It can be stated confidently that </w:t>
      </w:r>
      <w:r w:rsidRPr="00FF597F">
        <w:rPr>
          <w:rStyle w:val="Emphasis"/>
        </w:rPr>
        <w:t>we live in the most peaceful era in the history of humankind</w:t>
      </w:r>
      <w:r w:rsidRPr="00FF597F">
        <w:t xml:space="preserve">; in other words, since the end of World War II, we have been living in the period dubbed by American historian John Lewis Gaddis as “the Long Peace.” </w:t>
      </w:r>
      <w:r w:rsidRPr="00FF597F">
        <w:rPr>
          <w:rStyle w:val="StyleUnderline"/>
        </w:rPr>
        <w:t>For most of human history, human beings took war for granted, whereas peace was considered a mere respite between wars. Data from the online project Our World in Data demonstrates that since the dawn of the modern era—and until the middle of the 20th century—great powers were constantly at war with one another.</w:t>
      </w:r>
    </w:p>
    <w:p w14:paraId="6AA009F2" w14:textId="77777777" w:rsidR="00684B80" w:rsidRPr="00FF597F" w:rsidRDefault="00684B80" w:rsidP="00684B80">
      <w:r w:rsidRPr="00FF597F">
        <w:rPr>
          <w:noProof/>
        </w:rPr>
        <w:drawing>
          <wp:inline distT="0" distB="0" distL="0" distR="0" wp14:anchorId="566A60AF" wp14:editId="4A0C08D8">
            <wp:extent cx="4876800" cy="3781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4876800" cy="3781425"/>
                    </a:xfrm>
                    <a:prstGeom prst="rect">
                      <a:avLst/>
                    </a:prstGeom>
                    <a:noFill/>
                    <a:ln>
                      <a:noFill/>
                    </a:ln>
                  </pic:spPr>
                </pic:pic>
              </a:graphicData>
            </a:graphic>
          </wp:inline>
        </w:drawing>
      </w:r>
    </w:p>
    <w:p w14:paraId="18AA8752" w14:textId="77777777" w:rsidR="00684B80" w:rsidRPr="00FF597F" w:rsidRDefault="00684B80" w:rsidP="00684B80">
      <w:r w:rsidRPr="00FF597F">
        <w:rPr>
          <w:rStyle w:val="StyleUnderline"/>
        </w:rPr>
        <w:t>Nowadays, however, there are no hot wars between powerful nations, and the last one ended several decades ago.</w:t>
      </w:r>
      <w:r w:rsidRPr="00FF597F">
        <w:t xml:space="preserve"> According to political scientist John Mueller, on May 15, 1984, the world’s most powerful nations managed to remain at peace with one another for the longest period of time since the days of the Roman Empire.</w:t>
      </w:r>
    </w:p>
    <w:p w14:paraId="611618AC" w14:textId="77777777" w:rsidR="00684B80" w:rsidRPr="00FF597F" w:rsidRDefault="00684B80" w:rsidP="00684B80">
      <w:pPr>
        <w:rPr>
          <w:rStyle w:val="StyleUnderline"/>
        </w:rPr>
      </w:pPr>
      <w:r w:rsidRPr="00FF597F">
        <w:t xml:space="preserve">Nearly 70,000 people were killed in 2017 because of state-based armed conflicts. On the other hand, close to 800,000 people die each year from suicide, according to the World Health Organization. </w:t>
      </w:r>
      <w:r w:rsidRPr="00FF597F">
        <w:rPr>
          <w:rStyle w:val="StyleUnderline"/>
        </w:rPr>
        <w:t>In the era of the Long Peace, an individual is more than ten times more likely to kill himself than be killed by a soldier.</w:t>
      </w:r>
    </w:p>
    <w:p w14:paraId="27BD6E0E" w14:textId="77777777" w:rsidR="00684B80" w:rsidRPr="00FF597F" w:rsidRDefault="00684B80" w:rsidP="00684B80">
      <w:pPr>
        <w:rPr>
          <w:rStyle w:val="StyleUnderline"/>
        </w:rPr>
      </w:pPr>
      <w:r w:rsidRPr="00FF597F">
        <w:t xml:space="preserve">Indeed, </w:t>
      </w:r>
      <w:r w:rsidRPr="00FF597F">
        <w:rPr>
          <w:rStyle w:val="StyleUnderline"/>
        </w:rPr>
        <w:t>for the first time in history, most people, businesses, and governments, when making decisions for the future discount the possibility that their property will be bombed, factories pillaged, and resources looted.</w:t>
      </w:r>
    </w:p>
    <w:p w14:paraId="2933D452" w14:textId="77777777" w:rsidR="00684B80" w:rsidRPr="00FF597F" w:rsidRDefault="00684B80" w:rsidP="00684B80">
      <w:r w:rsidRPr="00FF597F">
        <w:lastRenderedPageBreak/>
        <w:t xml:space="preserve">Notably, </w:t>
      </w:r>
      <w:r w:rsidRPr="00FF597F">
        <w:rPr>
          <w:rStyle w:val="StyleUnderline"/>
        </w:rPr>
        <w:t>not only has the number of wars between major powers fallen, but war between developing nations has been disappearing as well.</w:t>
      </w:r>
      <w:r w:rsidRPr="00FF597F">
        <w:t xml:space="preserve"> In the time </w:t>
      </w:r>
      <w:r w:rsidRPr="00FF597F">
        <w:rPr>
          <w:rStyle w:val="StyleUnderline"/>
          <w:bCs/>
        </w:rPr>
        <w:t>since</w:t>
      </w:r>
      <w:r w:rsidRPr="00FF597F">
        <w:rPr>
          <w:rStyle w:val="StyleUnderline"/>
        </w:rPr>
        <w:t xml:space="preserve"> the United States-led invasion of Iraq in </w:t>
      </w:r>
      <w:r w:rsidRPr="00FF597F">
        <w:rPr>
          <w:rStyle w:val="StyleUnderline"/>
          <w:bCs/>
        </w:rPr>
        <w:t>2003</w:t>
      </w:r>
      <w:r w:rsidRPr="00FF597F">
        <w:rPr>
          <w:rStyle w:val="StyleUnderline"/>
        </w:rPr>
        <w:t xml:space="preserve">, </w:t>
      </w:r>
      <w:r w:rsidRPr="00FF597F">
        <w:rPr>
          <w:rStyle w:val="StyleUnderline"/>
          <w:bCs/>
        </w:rPr>
        <w:t>there have been no interstate wars</w:t>
      </w:r>
      <w:r w:rsidRPr="00FF597F">
        <w:rPr>
          <w:rStyle w:val="StyleUnderline"/>
        </w:rPr>
        <w:t>.</w:t>
      </w:r>
      <w:r w:rsidRPr="00FF597F">
        <w:t xml:space="preserve"> Furthermore, the number of battle-related deaths fell from more than 15 per hundred thousand in the late 1940’s and early 1950’s to approximately one per hundred thousand in the 2010’s.</w:t>
      </w:r>
    </w:p>
    <w:p w14:paraId="44652156" w14:textId="77777777" w:rsidR="00684B80" w:rsidRPr="00FF597F" w:rsidRDefault="00684B80" w:rsidP="00684B80">
      <w:r w:rsidRPr="00FF597F">
        <w:rPr>
          <w:noProof/>
        </w:rPr>
        <w:drawing>
          <wp:inline distT="0" distB="0" distL="0" distR="0" wp14:anchorId="4ABC1631" wp14:editId="2CAC39D5">
            <wp:extent cx="4876800" cy="3438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876800" cy="3438525"/>
                    </a:xfrm>
                    <a:prstGeom prst="rect">
                      <a:avLst/>
                    </a:prstGeom>
                    <a:noFill/>
                    <a:ln>
                      <a:noFill/>
                    </a:ln>
                  </pic:spPr>
                </pic:pic>
              </a:graphicData>
            </a:graphic>
          </wp:inline>
        </w:drawing>
      </w:r>
    </w:p>
    <w:p w14:paraId="76BCA805" w14:textId="77777777" w:rsidR="00684B80" w:rsidRPr="00FF597F" w:rsidRDefault="00684B80" w:rsidP="00684B80">
      <w:r w:rsidRPr="00FF597F">
        <w:t>In the past, peace meant the temporary absence of war. In our contemporary epoch, peace is the total impossibility of the occurrence of war, notes Yuval Harari in Homo Deus, and this holds for the vast majority of states. Indeed, for the first time in history, most people, businesses, and governments, when making decisions for the future discount the possibility that their property will be bombed, factories pillaged, and resources looted.</w:t>
      </w:r>
    </w:p>
    <w:p w14:paraId="3E86C878" w14:textId="77777777" w:rsidR="00684B80" w:rsidRPr="00FF597F" w:rsidRDefault="00684B80" w:rsidP="00684B80">
      <w:r w:rsidRPr="00FF597F">
        <w:t>In The Better Angels of Our Nature, Steven Pinker identifies the Long Peace with seven zeros. As he writes, “Zero is the number of</w:t>
      </w:r>
    </w:p>
    <w:p w14:paraId="53C578C9" w14:textId="77777777" w:rsidR="00684B80" w:rsidRPr="00FF597F" w:rsidRDefault="00684B80" w:rsidP="00684B80">
      <w:pPr>
        <w:pStyle w:val="ListParagraph"/>
        <w:numPr>
          <w:ilvl w:val="0"/>
          <w:numId w:val="13"/>
        </w:numPr>
      </w:pPr>
      <w:r w:rsidRPr="00FF597F">
        <w:t>times that nuclear weapons have been used in conflict;</w:t>
      </w:r>
    </w:p>
    <w:p w14:paraId="59B7A503" w14:textId="77777777" w:rsidR="00684B80" w:rsidRPr="00FF597F" w:rsidRDefault="00684B80" w:rsidP="00684B80">
      <w:pPr>
        <w:pStyle w:val="ListParagraph"/>
        <w:numPr>
          <w:ilvl w:val="0"/>
          <w:numId w:val="13"/>
        </w:numPr>
      </w:pPr>
      <w:r w:rsidRPr="00FF597F">
        <w:t>times that the two Cold War superpowers fought each other on the battlefield;</w:t>
      </w:r>
    </w:p>
    <w:p w14:paraId="754256CD" w14:textId="77777777" w:rsidR="00684B80" w:rsidRPr="00FF597F" w:rsidRDefault="00684B80" w:rsidP="00684B80">
      <w:pPr>
        <w:pStyle w:val="ListParagraph"/>
        <w:numPr>
          <w:ilvl w:val="0"/>
          <w:numId w:val="13"/>
        </w:numPr>
      </w:pPr>
      <w:r w:rsidRPr="00FF597F">
        <w:t>interstate wars that have been fought between countries in Western Europe since the end of World War II;</w:t>
      </w:r>
    </w:p>
    <w:p w14:paraId="0D08FA33" w14:textId="77777777" w:rsidR="00684B80" w:rsidRPr="00FF597F" w:rsidRDefault="00684B80" w:rsidP="00684B80">
      <w:pPr>
        <w:pStyle w:val="ListParagraph"/>
        <w:numPr>
          <w:ilvl w:val="0"/>
          <w:numId w:val="13"/>
        </w:numPr>
      </w:pPr>
      <w:r w:rsidRPr="00FF597F">
        <w:t>developed countries that have expanded their territory since the late 1940s by conquering another country;</w:t>
      </w:r>
    </w:p>
    <w:p w14:paraId="2C733698" w14:textId="77777777" w:rsidR="00684B80" w:rsidRPr="00FF597F" w:rsidRDefault="00684B80" w:rsidP="00684B80">
      <w:pPr>
        <w:pStyle w:val="ListParagraph"/>
        <w:numPr>
          <w:ilvl w:val="0"/>
          <w:numId w:val="13"/>
        </w:numPr>
      </w:pPr>
      <w:r w:rsidRPr="00FF597F">
        <w:t>internationally recognized states since World War II that have gone out of existence through conquest.”</w:t>
      </w:r>
    </w:p>
    <w:p w14:paraId="5B02244F" w14:textId="77777777" w:rsidR="00684B80" w:rsidRPr="00FF597F" w:rsidRDefault="00684B80" w:rsidP="00684B80">
      <w:r w:rsidRPr="00FF597F">
        <w:t>Evidence in Favor of the Long Peace: Policy Changes</w:t>
      </w:r>
    </w:p>
    <w:p w14:paraId="7C37C249" w14:textId="77777777" w:rsidR="00684B80" w:rsidRPr="00FF597F" w:rsidRDefault="00684B80" w:rsidP="00684B80">
      <w:r w:rsidRPr="00FF597F">
        <w:rPr>
          <w:rStyle w:val="StyleUnderline"/>
        </w:rPr>
        <w:lastRenderedPageBreak/>
        <w:t>Apart from statistics that depict the number of wars and deaths, there are other ways to gauge the Long Peace. As The Preamble to the Constitution of The United Nations Educational, Scientific and Cultural Organization (UNESCO) declares, “since wars begin in the minds of men, it is in the minds of men that the defences of peace must be constructed”; consequently, we should explore the reasons behind the retreat of warfare in the realm of not only numbers, but also in policy decisions</w:t>
      </w:r>
      <w:r w:rsidRPr="00FF597F">
        <w:t>.</w:t>
      </w:r>
    </w:p>
    <w:p w14:paraId="022577B0" w14:textId="77777777" w:rsidR="00684B80" w:rsidRPr="00FF597F" w:rsidRDefault="00684B80" w:rsidP="00684B80">
      <w:r w:rsidRPr="00FF597F">
        <w:rPr>
          <w:rStyle w:val="StyleUnderline"/>
        </w:rPr>
        <w:t>One of the most significant characteristics of a country’s willingness to use force is the extent of conscription</w:t>
      </w:r>
      <w:r w:rsidRPr="00FF597F">
        <w:t xml:space="preserve">. Following the end of World War II, the world has witnessed a decline in the use of drafts, with many nations, including the United States and most European countries, banning conscription outright. Another indicator of the dawn of the Long Peace is the fact that since the end of the Cold War, the size of military forces as a proportion of the labor force decreased from 1.034% in 1991 to 0.798% in 2017. Furthermore, </w:t>
      </w:r>
      <w:r w:rsidRPr="00FF597F">
        <w:rPr>
          <w:rStyle w:val="StyleUnderline"/>
        </w:rPr>
        <w:t>global military spending as a percent of GDP fell from more than 6% in the early 1960’s to just 2.14% in 2018.</w:t>
      </w:r>
      <w:r w:rsidRPr="00FF597F">
        <w:t xml:space="preserve"> The proportion of the population in the armed forces and a nation’s spending on the military are among the most effective measures of the embrace of militarism. As such, the declines in both indicators validate the claim that we have been living in Long Peace for the past several decades.</w:t>
      </w:r>
    </w:p>
    <w:p w14:paraId="726D5681" w14:textId="77777777" w:rsidR="00684B80" w:rsidRPr="00FF597F" w:rsidRDefault="00684B80" w:rsidP="00684B80">
      <w:r w:rsidRPr="00FF597F">
        <w:t>What Has Caused the Long Peace?</w:t>
      </w:r>
    </w:p>
    <w:p w14:paraId="679C7C36" w14:textId="77777777" w:rsidR="00684B80" w:rsidRPr="00FF597F" w:rsidRDefault="00684B80" w:rsidP="00684B80">
      <w:r w:rsidRPr="00FF597F">
        <w:t xml:space="preserve">It is self-evident that </w:t>
      </w:r>
      <w:r w:rsidRPr="00FF597F">
        <w:rPr>
          <w:rStyle w:val="StyleUnderline"/>
        </w:rPr>
        <w:t>we are enjoying a previously unimaginable era of peace and prosperity</w:t>
      </w:r>
      <w:r w:rsidRPr="00FF597F">
        <w:t>. What are the causes behind such a fundamental shift in international relations? We should investigate these causes because it is obviously in our interest to perpetuate this situation. However, there is likely no one, single explanation for the phenomenon, and, most likely, it is a confluence of multiple factors that has facilitated the Long Peace.</w:t>
      </w:r>
    </w:p>
    <w:p w14:paraId="7956235E" w14:textId="77777777" w:rsidR="00684B80" w:rsidRPr="00FF597F" w:rsidRDefault="00684B80" w:rsidP="00684B80">
      <w:r w:rsidRPr="00FF597F">
        <w:t>One of the most significant determinants of the Long Peace has been the existence of nuclear weapons. Ironically, nuclear weapons, initially devised as the most formidable weapon of mass destruction, were the key to sustaining peace after World War II. They turned a potential war between the superpowers of the day—the United States and the Soviet Union—into an act of collective suicide that would have likely put an end to their respective civilizations. Nuclear weapons spurred both nations to forge more peaceful resolutions to their disputes. To quote Winston Churchill, “It may well be that we shall by a process of sublime irony have reached a stage in this story where safety will be the sturdy child of terror, and survival the twin brother of annihilation.”</w:t>
      </w:r>
    </w:p>
    <w:p w14:paraId="7897C1BC" w14:textId="77777777" w:rsidR="00684B80" w:rsidRPr="00FF597F" w:rsidRDefault="00684B80" w:rsidP="00684B80">
      <w:pPr>
        <w:rPr>
          <w:rStyle w:val="StyleUnderline"/>
        </w:rPr>
      </w:pPr>
      <w:r w:rsidRPr="00FF597F">
        <w:rPr>
          <w:rStyle w:val="StyleUnderline"/>
        </w:rPr>
        <w:t>Another reason for the Long Peace is the rising standards of living that have been discussed. After all, if a particular country is poor, hungry, and illiterate, it is more likely to wage wars with its neighbors to obtain valuable resources—or to ignite nationalist sentiments to cement its legitimacy and the appeal of its ruler. In recent decades, however, humanity has made tremendous strides in eradicating poverty, disease, illiteracy, and starvation; it can be reasonably concluded, thus, that these achievements have at least partially helped to preserve the Long Peace between developing nations.</w:t>
      </w:r>
    </w:p>
    <w:p w14:paraId="70F03B69" w14:textId="77777777" w:rsidR="00684B80" w:rsidRPr="00FF597F" w:rsidRDefault="00684B80" w:rsidP="00684B80">
      <w:r w:rsidRPr="00FF597F">
        <w:t xml:space="preserve">In his 1795 essay “Perpetual Peace,” Immanuel </w:t>
      </w:r>
      <w:r w:rsidRPr="00FF597F">
        <w:rPr>
          <w:rStyle w:val="StyleUnderline"/>
        </w:rPr>
        <w:t>Kant wrote that, among other things, “the spirit of commerce […] sooner or later takes hold of every nation, and is incompatible with war.”</w:t>
      </w:r>
      <w:r w:rsidRPr="00FF597F">
        <w:t xml:space="preserve"> Indeed, </w:t>
      </w:r>
      <w:r w:rsidRPr="00FF597F">
        <w:rPr>
          <w:rStyle w:val="StyleUnderline"/>
        </w:rPr>
        <w:t>expanding international trade and globalization makes war less appealing because a potential war would be an act of economic suicide and, therefore, states rarely resort to the use of force. Countries that have strong commercial ties with one another have too much to lose by engaging in warfare.</w:t>
      </w:r>
      <w:r w:rsidRPr="00FF597F">
        <w:t xml:space="preserve"> According to a 2000 study by John R. Oneal of The Norwegian Nobel Institute, “</w:t>
      </w:r>
      <w:r w:rsidRPr="00FF597F">
        <w:rPr>
          <w:rStyle w:val="StyleUnderline"/>
        </w:rPr>
        <w:t xml:space="preserve">The probability of a </w:t>
      </w:r>
      <w:r w:rsidRPr="00FF597F">
        <w:rPr>
          <w:rStyle w:val="StyleUnderline"/>
          <w:bCs/>
        </w:rPr>
        <w:t xml:space="preserve">dispute declines by </w:t>
      </w:r>
      <w:r w:rsidRPr="00FF597F">
        <w:rPr>
          <w:rStyle w:val="StyleUnderline"/>
          <w:bCs/>
        </w:rPr>
        <w:lastRenderedPageBreak/>
        <w:t>49 percent</w:t>
      </w:r>
      <w:r w:rsidRPr="00FF597F">
        <w:rPr>
          <w:rStyle w:val="StyleUnderline"/>
        </w:rPr>
        <w:t>, in comparison to the typical dyad, if both states are economically dependent on their commercial relations.”</w:t>
      </w:r>
      <w:r w:rsidRPr="00FF597F">
        <w:t xml:space="preserve"> To this point, according to the World Bank, the share of trade, as a proportion of GDP, doubled after the end of World War II: from 24% in 1960 to over 59% in 2018. The advent of globalization and the resulting interdependence of the global players, which is sometimes referred to as “capitalist peace,” plays an essential role.</w:t>
      </w:r>
    </w:p>
    <w:p w14:paraId="4B241D8F" w14:textId="77777777" w:rsidR="00684B80" w:rsidRPr="00FF597F" w:rsidRDefault="00684B80" w:rsidP="00684B80"/>
    <w:p w14:paraId="438EDEE0" w14:textId="77777777" w:rsidR="00684B80" w:rsidRPr="00FF597F" w:rsidRDefault="00684B80" w:rsidP="00684B80">
      <w:pPr>
        <w:pStyle w:val="Heading3"/>
        <w:rPr>
          <w:rFonts w:cs="Times New Roman"/>
        </w:rPr>
      </w:pPr>
      <w:r w:rsidRPr="00FF597F">
        <w:rPr>
          <w:rFonts w:cs="Times New Roman"/>
        </w:rPr>
        <w:lastRenderedPageBreak/>
        <w:t>AT: K of Science</w:t>
      </w:r>
    </w:p>
    <w:p w14:paraId="5B090EBD" w14:textId="77777777" w:rsidR="00684B80" w:rsidRPr="00FF597F" w:rsidRDefault="00684B80" w:rsidP="00684B80">
      <w:pPr>
        <w:pStyle w:val="Heading4"/>
        <w:rPr>
          <w:rFonts w:cs="Times New Roman"/>
        </w:rPr>
      </w:pPr>
      <w:r w:rsidRPr="00FF597F">
        <w:rPr>
          <w:rFonts w:cs="Times New Roman"/>
        </w:rPr>
        <w:t>Standardization is empirically proven to make Forensic Science more accurate – proven by DNA research standards</w:t>
      </w:r>
    </w:p>
    <w:p w14:paraId="058760ED" w14:textId="77777777" w:rsidR="00684B80" w:rsidRPr="00FF597F" w:rsidRDefault="00684B80" w:rsidP="00684B80">
      <w:r w:rsidRPr="00FF597F">
        <w:rPr>
          <w:rStyle w:val="Style13ptBold"/>
        </w:rPr>
        <w:t>Giannelli, Law Professor Case Western Reserve University, 06</w:t>
      </w:r>
    </w:p>
    <w:p w14:paraId="359E05AB" w14:textId="77777777" w:rsidR="00684B80" w:rsidRPr="00FF597F" w:rsidRDefault="00684B80" w:rsidP="00684B80">
      <w:r w:rsidRPr="00FF597F">
        <w:t>(Paul, 6/16/2006, The Journal of Law, Medicine &amp; Ethics, “Forensic Science,” Volume 32, Issue 2, Pages 310-311, MM)</w:t>
      </w:r>
    </w:p>
    <w:p w14:paraId="0A4C32FD" w14:textId="77777777" w:rsidR="00684B80" w:rsidRPr="00FF597F" w:rsidRDefault="00684B80" w:rsidP="00684B80">
      <w:r w:rsidRPr="00FF597F">
        <w:t xml:space="preserve">DNA Profiling Although DNA evidence revolutionized forensic science, its introduction into the courtroom was not without controversy.5 </w:t>
      </w:r>
      <w:r w:rsidRPr="00FF597F">
        <w:rPr>
          <w:rStyle w:val="StyleUnderline"/>
        </w:rPr>
        <w:t>In</w:t>
      </w:r>
      <w:r w:rsidRPr="00FF597F">
        <w:t xml:space="preserve"> one of the first cases challenging DNA evidence, </w:t>
      </w:r>
      <w:r w:rsidRPr="00FF597F">
        <w:rPr>
          <w:rStyle w:val="StyleUnderline"/>
        </w:rPr>
        <w:t>People v. Castro,6 the court wrote: “In a piercing attack upon each molecule of evidence presented, the defense was successful in demonstrating to this court that the testing laboratory failed in its responsibility to perform the accepted scientific techniques and experiments.”</w:t>
      </w:r>
      <w:r w:rsidRPr="00FF597F">
        <w:t xml:space="preserve">7 </w:t>
      </w:r>
      <w:r w:rsidRPr="00FF597F">
        <w:rPr>
          <w:rStyle w:val="StyleUnderline"/>
        </w:rPr>
        <w:t>Even the FBI’s top scientist acknowledged the shortfalls of DNA evidence when first introduced: “The initial outcry over DNA typing standards concerned laboratory problems: poorly defined rules for declaring a match; experiments without controls; contaminated probes and samples; and sloppy interpretation of autoradiograms. Although there is no evidence that these technical failings resulted in any wrongful convictions, the lack of standards seemed to be a recipe for trouble.”</w:t>
      </w:r>
      <w:r w:rsidRPr="00FF597F">
        <w:t xml:space="preserve">8 As a consequence, </w:t>
      </w:r>
      <w:r w:rsidRPr="00FF597F">
        <w:rPr>
          <w:rStyle w:val="StyleUnderline"/>
        </w:rPr>
        <w:t>extensive standards were developed, first by the Technical Working Group on DNA Identification Methods (TWGDAM) and later by the statutorily-created DNA Advisory Board (DAB).9 Moreover, the National Academy of Sciences issued two reports on the subject, noting the importance of certain practices.</w:t>
      </w:r>
      <w:r w:rsidRPr="00FF597F">
        <w:t xml:space="preserve"> For instance, </w:t>
      </w:r>
      <w:r w:rsidRPr="00FF597F">
        <w:rPr>
          <w:rStyle w:val="StyleUnderline"/>
        </w:rPr>
        <w:t>the 1992 report stated that “[n]o laboratory should let its results with a new DNA typing method be used in court, unless it has undergone…proficiency testing via blind trials.”</w:t>
      </w:r>
      <w:r w:rsidRPr="00FF597F">
        <w:t xml:space="preserve">10 Commentators soon began to ask why such procedures were not applied in other forensic fields.11 In short, rigorous adherence to scientific protocols for </w:t>
      </w:r>
      <w:r w:rsidRPr="00FF597F">
        <w:rPr>
          <w:rStyle w:val="StyleUnderline"/>
        </w:rPr>
        <w:t>DNA analysis established the gold standard against which other forensic sciences are now measured</w:t>
      </w:r>
      <w:r w:rsidRPr="00FF597F">
        <w:t xml:space="preserve"> – e.g., fingerprint comparisons, firearms identifications (“ballistics”), and questioned document examinations.</w:t>
      </w:r>
    </w:p>
    <w:p w14:paraId="27C9075F" w14:textId="77777777" w:rsidR="001B1794" w:rsidRDefault="001B1794"/>
    <w:sectPr w:rsidR="001B1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5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4E5737"/>
    <w:multiLevelType w:val="hybridMultilevel"/>
    <w:tmpl w:val="C3120270"/>
    <w:lvl w:ilvl="0" w:tplc="CC06B0EC">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EF0BA3"/>
    <w:multiLevelType w:val="hybridMultilevel"/>
    <w:tmpl w:val="05E0A7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7A5398"/>
    <w:multiLevelType w:val="hybridMultilevel"/>
    <w:tmpl w:val="056A15B2"/>
    <w:lvl w:ilvl="0" w:tplc="40068C90">
      <w:start w:val="1"/>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664F62"/>
    <w:multiLevelType w:val="hybridMultilevel"/>
    <w:tmpl w:val="5704A4EE"/>
    <w:lvl w:ilvl="0" w:tplc="287681BA">
      <w:start w:val="1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6E13DD"/>
    <w:multiLevelType w:val="hybridMultilevel"/>
    <w:tmpl w:val="77C676D0"/>
    <w:lvl w:ilvl="0" w:tplc="1ECA706C">
      <w:start w:val="4"/>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8B5F17"/>
    <w:multiLevelType w:val="hybridMultilevel"/>
    <w:tmpl w:val="ADD68542"/>
    <w:lvl w:ilvl="0" w:tplc="A2F89D72">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9060F1"/>
    <w:multiLevelType w:val="hybridMultilevel"/>
    <w:tmpl w:val="E664236C"/>
    <w:lvl w:ilvl="0" w:tplc="6D78F0EA">
      <w:start w:val="1"/>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3"/>
  </w:num>
  <w:num w:numId="14">
    <w:abstractNumId w:val="10"/>
  </w:num>
  <w:num w:numId="15">
    <w:abstractNumId w:val="12"/>
  </w:num>
  <w:num w:numId="16">
    <w:abstractNumId w:val="15"/>
  </w:num>
  <w:num w:numId="1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drienne Brovero">
    <w15:presenceInfo w15:providerId="Windows Live" w15:userId="ba020e82bc8dbfae"/>
  </w15:person>
  <w15:person w15:author="Bao Nguyen">
    <w15:presenceInfo w15:providerId="None" w15:userId="Bao Nguy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B80"/>
    <w:rsid w:val="001412C9"/>
    <w:rsid w:val="001B1794"/>
    <w:rsid w:val="004E6816"/>
    <w:rsid w:val="00526041"/>
    <w:rsid w:val="00684B80"/>
    <w:rsid w:val="009C100F"/>
    <w:rsid w:val="00D21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FD15"/>
  <w15:chartTrackingRefBased/>
  <w15:docId w15:val="{DE30130E-E3C5-49B4-8288-6E27A553D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84B80"/>
    <w:rPr>
      <w:rFonts w:ascii="Calibri" w:hAnsi="Calibri"/>
    </w:rPr>
  </w:style>
  <w:style w:type="paragraph" w:styleId="Heading1">
    <w:name w:val="heading 1"/>
    <w:aliases w:val="Pocket"/>
    <w:basedOn w:val="Normal"/>
    <w:next w:val="Normal"/>
    <w:link w:val="Heading1Char"/>
    <w:qFormat/>
    <w:rsid w:val="00684B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84B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84B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unhideWhenUsed/>
    <w:qFormat/>
    <w:rsid w:val="00684B8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84B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4B80"/>
  </w:style>
  <w:style w:type="character" w:customStyle="1" w:styleId="Heading1Char">
    <w:name w:val="Heading 1 Char"/>
    <w:aliases w:val="Pocket Char"/>
    <w:basedOn w:val="DefaultParagraphFont"/>
    <w:link w:val="Heading1"/>
    <w:rsid w:val="00684B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4B8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84B8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84B80"/>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small"/>
    <w:basedOn w:val="DefaultParagraphFont"/>
    <w:uiPriority w:val="7"/>
    <w:qFormat/>
    <w:rsid w:val="00684B8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684B80"/>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6"/>
    <w:qFormat/>
    <w:rsid w:val="00684B80"/>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TAG "/>
    <w:basedOn w:val="DefaultParagraphFont"/>
    <w:uiPriority w:val="99"/>
    <w:unhideWhenUsed/>
    <w:rsid w:val="00684B80"/>
    <w:rPr>
      <w:color w:val="auto"/>
      <w:u w:val="none"/>
    </w:rPr>
  </w:style>
  <w:style w:type="character" w:styleId="FollowedHyperlink">
    <w:name w:val="FollowedHyperlink"/>
    <w:basedOn w:val="DefaultParagraphFont"/>
    <w:uiPriority w:val="99"/>
    <w:semiHidden/>
    <w:unhideWhenUsed/>
    <w:rsid w:val="00684B80"/>
    <w:rPr>
      <w:color w:val="auto"/>
      <w:u w:val="none"/>
    </w:rPr>
  </w:style>
  <w:style w:type="character" w:styleId="UnresolvedMention">
    <w:name w:val="Unresolved Mention"/>
    <w:basedOn w:val="DefaultParagraphFont"/>
    <w:uiPriority w:val="99"/>
    <w:semiHidden/>
    <w:unhideWhenUsed/>
    <w:rsid w:val="00684B80"/>
    <w:rPr>
      <w:color w:val="605E5C"/>
      <w:shd w:val="clear" w:color="auto" w:fill="E1DFDD"/>
    </w:rPr>
  </w:style>
  <w:style w:type="paragraph" w:styleId="ListParagraph">
    <w:name w:val="List Paragraph"/>
    <w:basedOn w:val="Normal"/>
    <w:uiPriority w:val="99"/>
    <w:unhideWhenUsed/>
    <w:qFormat/>
    <w:rsid w:val="00684B80"/>
    <w:pPr>
      <w:ind w:left="720"/>
      <w:contextualSpacing/>
    </w:pPr>
  </w:style>
  <w:style w:type="paragraph" w:styleId="Header">
    <w:name w:val="header"/>
    <w:basedOn w:val="Normal"/>
    <w:link w:val="HeaderChar"/>
    <w:uiPriority w:val="99"/>
    <w:unhideWhenUsed/>
    <w:rsid w:val="00684B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B80"/>
    <w:rPr>
      <w:rFonts w:ascii="Calibri" w:hAnsi="Calibri"/>
    </w:rPr>
  </w:style>
  <w:style w:type="paragraph" w:styleId="Footer">
    <w:name w:val="footer"/>
    <w:basedOn w:val="Normal"/>
    <w:link w:val="FooterChar"/>
    <w:uiPriority w:val="99"/>
    <w:unhideWhenUsed/>
    <w:rsid w:val="00684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B80"/>
    <w:rPr>
      <w:rFonts w:ascii="Calibri" w:hAnsi="Calibri"/>
    </w:rPr>
  </w:style>
  <w:style w:type="character" w:styleId="CommentReference">
    <w:name w:val="annotation reference"/>
    <w:basedOn w:val="DefaultParagraphFont"/>
    <w:uiPriority w:val="99"/>
    <w:unhideWhenUsed/>
    <w:rsid w:val="00684B80"/>
    <w:rPr>
      <w:sz w:val="16"/>
      <w:szCs w:val="16"/>
    </w:rPr>
  </w:style>
  <w:style w:type="paragraph" w:styleId="CommentText">
    <w:name w:val="annotation text"/>
    <w:basedOn w:val="Normal"/>
    <w:link w:val="CommentTextChar"/>
    <w:uiPriority w:val="99"/>
    <w:semiHidden/>
    <w:unhideWhenUsed/>
    <w:rsid w:val="00684B80"/>
    <w:pPr>
      <w:spacing w:line="240" w:lineRule="auto"/>
    </w:pPr>
    <w:rPr>
      <w:sz w:val="20"/>
      <w:szCs w:val="20"/>
    </w:rPr>
  </w:style>
  <w:style w:type="character" w:customStyle="1" w:styleId="CommentTextChar">
    <w:name w:val="Comment Text Char"/>
    <w:basedOn w:val="DefaultParagraphFont"/>
    <w:link w:val="CommentText"/>
    <w:uiPriority w:val="99"/>
    <w:semiHidden/>
    <w:rsid w:val="00684B80"/>
    <w:rPr>
      <w:rFonts w:ascii="Calibri" w:hAnsi="Calibri"/>
      <w:sz w:val="20"/>
      <w:szCs w:val="20"/>
    </w:rPr>
  </w:style>
  <w:style w:type="paragraph" w:styleId="BalloonText">
    <w:name w:val="Balloon Text"/>
    <w:basedOn w:val="Normal"/>
    <w:link w:val="BalloonTextChar"/>
    <w:uiPriority w:val="99"/>
    <w:semiHidden/>
    <w:unhideWhenUsed/>
    <w:rsid w:val="00684B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4B80"/>
    <w:rPr>
      <w:rFonts w:ascii="Segoe UI" w:hAnsi="Segoe UI" w:cs="Segoe UI"/>
      <w:sz w:val="18"/>
      <w:szCs w:val="18"/>
    </w:rPr>
  </w:style>
  <w:style w:type="paragraph" w:styleId="Revision">
    <w:name w:val="Revision"/>
    <w:hidden/>
    <w:uiPriority w:val="99"/>
    <w:semiHidden/>
    <w:rsid w:val="00684B80"/>
    <w:pPr>
      <w:spacing w:after="0" w:line="240" w:lineRule="auto"/>
    </w:pPr>
    <w:rPr>
      <w:rFonts w:ascii="Calibri" w:hAnsi="Calibri"/>
    </w:rPr>
  </w:style>
  <w:style w:type="paragraph" w:styleId="NormalWeb">
    <w:name w:val="Normal (Web)"/>
    <w:basedOn w:val="Normal"/>
    <w:uiPriority w:val="99"/>
    <w:unhideWhenUsed/>
    <w:rsid w:val="00684B80"/>
    <w:pPr>
      <w:spacing w:before="100" w:beforeAutospacing="1" w:after="100" w:afterAutospacing="1" w:line="240" w:lineRule="auto"/>
    </w:pPr>
    <w:rPr>
      <w:rFonts w:eastAsia="Times New Roman"/>
      <w:sz w:val="24"/>
      <w:szCs w:val="24"/>
    </w:rPr>
  </w:style>
  <w:style w:type="character" w:styleId="HTMLCite">
    <w:name w:val="HTML Cite"/>
    <w:basedOn w:val="DefaultParagraphFont"/>
    <w:uiPriority w:val="99"/>
    <w:semiHidden/>
    <w:unhideWhenUsed/>
    <w:rsid w:val="00684B80"/>
    <w:rPr>
      <w:i/>
      <w:iCs/>
    </w:rPr>
  </w:style>
  <w:style w:type="character" w:styleId="PlaceholderText">
    <w:name w:val="Placeholder Text"/>
    <w:basedOn w:val="DefaultParagraphFont"/>
    <w:uiPriority w:val="99"/>
    <w:unhideWhenUsed/>
    <w:rsid w:val="00684B80"/>
    <w:rPr>
      <w:color w:val="808080"/>
    </w:rPr>
  </w:style>
  <w:style w:type="character" w:customStyle="1" w:styleId="ssit">
    <w:name w:val="ss_it"/>
    <w:basedOn w:val="DefaultParagraphFont"/>
    <w:rsid w:val="00684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cyclopedia.1914-1918-online.net/article/war_losses" TargetMode="External"/><Relationship Id="rId21" Type="http://schemas.openxmlformats.org/officeDocument/2006/relationships/hyperlink" Target="https://www.foreignaffairs.com/articles/2018-06-14/long-shadow-911" TargetMode="External"/><Relationship Id="rId42" Type="http://schemas.openxmlformats.org/officeDocument/2006/relationships/hyperlink" Target="https://www.law360.com/articles/1261492/why-courts-still-lag-behind-on-forensic-science%20ACCESSED%207-6-2020" TargetMode="External"/><Relationship Id="rId63" Type="http://schemas.openxmlformats.org/officeDocument/2006/relationships/hyperlink" Target="https://journals.sagepub.com/doi/10.1177/0002716206287546" TargetMode="External"/><Relationship Id="rId84"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138" Type="http://schemas.openxmlformats.org/officeDocument/2006/relationships/hyperlink" Target="https://www.scribd.com/document/452676693/White-Supremacist-Corona" TargetMode="External"/><Relationship Id="rId159" Type="http://schemas.openxmlformats.org/officeDocument/2006/relationships/hyperlink" Target="https://www.livescience.com/49929-faulty-forensic-science-failing-united-states-court-system.html" TargetMode="External"/><Relationship Id="rId170" Type="http://schemas.openxmlformats.org/officeDocument/2006/relationships/hyperlink" Target="http://nrl.northumbria.ac.uk/id/eprint/39089/1/AAM_Accreditation%20of%20forensic%20science%20service%20providers.pdf" TargetMode="External"/><Relationship Id="rId191" Type="http://schemas.openxmlformats.org/officeDocument/2006/relationships/hyperlink" Target="https://www.washingtonpost.com/opinions/2019/07/16/how-much-should-juries-rely-expert-testimony/" TargetMode="External"/><Relationship Id="rId205" Type="http://schemas.openxmlformats.org/officeDocument/2006/relationships/hyperlink" Target="https://theconversation.com/now-who-will-push-ahead-on-validating-forensic-science-disciplines-76198" TargetMode="External"/><Relationship Id="rId226" Type="http://schemas.openxmlformats.org/officeDocument/2006/relationships/image" Target="media/image1.jpeg"/><Relationship Id="rId107" Type="http://schemas.openxmlformats.org/officeDocument/2006/relationships/hyperlink" Target="https://www.latimes.com/archives/la-xpm-2001-oct-26-mn-61893-story.html" TargetMode="External"/><Relationship Id="rId11" Type="http://schemas.openxmlformats.org/officeDocument/2006/relationships/hyperlink" Target="https://www.huffingtonpost.com/entry/nothing-to-smile-about-bite-mark-evidence-blasted_us_57e43924e4b00267764fbc03" TargetMode="External"/><Relationship Id="rId32" Type="http://schemas.openxmlformats.org/officeDocument/2006/relationships/hyperlink" Target="https://www.mitpressjournals.org/doi/abs/10.1162/isec.2006.31.2.42" TargetMode="External"/><Relationship Id="rId53" Type="http://schemas.openxmlformats.org/officeDocument/2006/relationships/hyperlink" Target="http://www.law.msu.edu/faculty_staff/profile.php?prof=492" TargetMode="External"/><Relationship Id="rId74" Type="http://schemas.openxmlformats.org/officeDocument/2006/relationships/hyperlink" Target="http://variety.com/2016/tv/news/conviction-cancelled-abc-season-1-1201913099/" TargetMode="External"/><Relationship Id="rId128" Type="http://schemas.openxmlformats.org/officeDocument/2006/relationships/hyperlink" Target="https://www.cnn.com/2018/10/29/politics/tree-of-life-synagogue-president-trump-pittsburgh-shooting/index.html" TargetMode="External"/><Relationship Id="rId149" Type="http://schemas.openxmlformats.org/officeDocument/2006/relationships/hyperlink" Target="https://pubmed.ncbi.nlm.nih.gov/30216840/" TargetMode="External"/><Relationship Id="rId5" Type="http://schemas.openxmlformats.org/officeDocument/2006/relationships/hyperlink" Target="https://theconversation.com/how-corruption-in-forensic-science-is-harming-the-criminal-justice-system-108975%20/Accessed%206-23-2020/" TargetMode="External"/><Relationship Id="rId95" Type="http://schemas.openxmlformats.org/officeDocument/2006/relationships/hyperlink" Target="https://obamawhitehouse.archives.gov/sites/default/files/microsites/ostp/PCAST/pcast_forensic_science_report_final.pdf" TargetMode="External"/><Relationship Id="rId160" Type="http://schemas.openxmlformats.org/officeDocument/2006/relationships/hyperlink" Target="http://latent-prints.com/images/NAS%20Congressional%20Testimony%20Mar09.pdf" TargetMode="External"/><Relationship Id="rId181" Type="http://schemas.openxmlformats.org/officeDocument/2006/relationships/hyperlink" Target="https://www.google.com/url?q=https://www.ncjrs.gov/pdffiles1/nij/grants/228091.pdf&amp;sa=D&amp;source=hangouts&amp;ust=1593192162775000&amp;usg=AFQjCNFaFh5BLWMsaZzTyaifxd3qM3rRhg" TargetMode="External"/><Relationship Id="rId216" Type="http://schemas.openxmlformats.org/officeDocument/2006/relationships/hyperlink" Target="https://houstonlawreview.org/article/12197-the-costs-and-benefits-of-forensics" TargetMode="External"/><Relationship Id="rId22" Type="http://schemas.openxmlformats.org/officeDocument/2006/relationships/hyperlink" Target="https://www.humanrightsfirst.org/topics/counterterrorism" TargetMode="External"/><Relationship Id="rId43" Type="http://schemas.openxmlformats.org/officeDocument/2006/relationships/hyperlink" Target="https://www.washingtonpost.com/opinions/2019/06/20/we-need-fix-forensics-how/" TargetMode="External"/><Relationship Id="rId64" Type="http://schemas.openxmlformats.org/officeDocument/2006/relationships/hyperlink" Target="https://www.tandfonline.com/doi/pdf/10.1080/0163660X.2018.1484233?needAccess=true" TargetMode="External"/><Relationship Id="rId118" Type="http://schemas.openxmlformats.org/officeDocument/2006/relationships/hyperlink" Target="https://books.google.com/books?hl=en&amp;lr=&amp;id=7s-uIICROyYC&amp;oi=fnd&amp;pg=PR11&amp;dq=ricks+fiasco&amp;ots=aXMpNLC_LV&amp;sig=FM9gusnhMbmwxCI0O8Ju_pXrl7M" TargetMode="External"/><Relationship Id="rId139" Type="http://schemas.openxmlformats.org/officeDocument/2006/relationships/hyperlink" Target="https://www.adl.org/murder-and-extremism-2018" TargetMode="External"/><Relationship Id="rId80"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85"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150" Type="http://schemas.openxmlformats.org/officeDocument/2006/relationships/hyperlink" Target="http://latent-prints.com/images/NAS%20Congressional%20Testimony%20Mar09.pdf" TargetMode="External"/><Relationship Id="rId155" Type="http://schemas.openxmlformats.org/officeDocument/2006/relationships/hyperlink" Target="https://www.eli.org/sites/default/files/eli-pubs/banda-final-4-21-2020.pdf" TargetMode="External"/><Relationship Id="rId171" Type="http://schemas.openxmlformats.org/officeDocument/2006/relationships/hyperlink" Target="https://www.washingtonpost.com/opinions/2019/06/20/we-need-fix-forensics-how/" TargetMode="External"/><Relationship Id="rId176" Type="http://schemas.openxmlformats.org/officeDocument/2006/relationships/hyperlink" Target="https://www.thejusticeproject.org/fixing-flaws-in-forensic-science/" TargetMode="External"/><Relationship Id="rId192" Type="http://schemas.openxmlformats.org/officeDocument/2006/relationships/hyperlink" Target="https://www.washingtonpost.com/opinions/2019/07/16/how-much-should-juries-rely-expert-testimony/" TargetMode="External"/><Relationship Id="rId197" Type="http://schemas.openxmlformats.org/officeDocument/2006/relationships/hyperlink" Target="https://www.nap.edu/catalog/21772/support-for-forensic-science-research-improving-the-scientific-role-of" TargetMode="External"/><Relationship Id="rId206" Type="http://schemas.openxmlformats.org/officeDocument/2006/relationships/hyperlink" Target="https://www.txcourts.gov/media/1440423/strengthening-forensic-science-in-the-united-states-a-path-forward.pdf" TargetMode="External"/><Relationship Id="rId227" Type="http://schemas.openxmlformats.org/officeDocument/2006/relationships/hyperlink" Target="http://www.amazon.com/The-Better-Angels-Our-Nature/dp/1491518243?ots=1&amp;slotNum=0&amp;imprToken=6cb989cf-e4a6-8844-828&amp;tag=curbedcom06-20&amp;linkCode=w50" TargetMode="External"/><Relationship Id="rId201" Type="http://schemas.openxmlformats.org/officeDocument/2006/relationships/hyperlink" Target="http://www.law.northwestern.edu/wrongfulconvictions/exonerations/alDrinkardSummary.html" TargetMode="External"/><Relationship Id="rId222" Type="http://schemas.openxmlformats.org/officeDocument/2006/relationships/hyperlink" Target="https://reason.com/2019/09/20/capitalism-is-the-key-to-fixing-climate-change/" TargetMode="External"/><Relationship Id="rId12" Type="http://schemas.openxmlformats.org/officeDocument/2006/relationships/hyperlink" Target="https://www.pri.org/stories/2012-12-03/crime-lab-chemist-allegedly-tampered-evidence-years" TargetMode="External"/><Relationship Id="rId17" Type="http://schemas.openxmlformats.org/officeDocument/2006/relationships/hyperlink" Target="https://www.latimes.com/archives/la-xpm-2001-oct-26-mn-61893-story.html" TargetMode="External"/><Relationship Id="rId33" Type="http://schemas.openxmlformats.org/officeDocument/2006/relationships/hyperlink" Target="https://www.mitpressjournals.org/doi/abs/10.1162/isec.2008.33.1.7" TargetMode="External"/><Relationship Id="rId38" Type="http://schemas.openxmlformats.org/officeDocument/2006/relationships/hyperlink" Target="https://journals.sagepub.com/doi/pdf/10.1088/0963-6625/11/1/302" TargetMode="External"/><Relationship Id="rId59" Type="http://schemas.openxmlformats.org/officeDocument/2006/relationships/hyperlink" Target="https://www.justice.gc.ca/eng/rp-pr/jr/jr13/p5a.html" TargetMode="External"/><Relationship Id="rId103" Type="http://schemas.openxmlformats.org/officeDocument/2006/relationships/hyperlink" Target="http://www.expressnews.com/news/local/article/Lab-errors-place-Bexar-DWI-cases-under-scrutiny-5499832.php" TargetMode="External"/><Relationship Id="rId108" Type="http://schemas.openxmlformats.org/officeDocument/2006/relationships/hyperlink" Target="https://foreignpolicy.com/2018/09/27/america-is-not-an-innocent-bystander-in-yemen/" TargetMode="External"/><Relationship Id="rId124" Type="http://schemas.openxmlformats.org/officeDocument/2006/relationships/hyperlink" Target="https://www.vox.com/2018/11/20/18080066/israel-palestine-intifadas-first-second" TargetMode="External"/><Relationship Id="rId129" Type="http://schemas.openxmlformats.org/officeDocument/2006/relationships/hyperlink" Target="https://www.marshallcenter.org/en/publications/occasional-papers/horror-or-hype" TargetMode="External"/><Relationship Id="rId54" Type="http://schemas.openxmlformats.org/officeDocument/2006/relationships/hyperlink" Target="https://www.law.umich.edu/special/exoneration/Documents/Exonerations_in_2016.pdf" TargetMode="External"/><Relationship Id="rId70" Type="http://schemas.openxmlformats.org/officeDocument/2006/relationships/hyperlink" Target="https://www.newyorker.com/news/news-desk/kenneth-thompson-conviction-review-unit-brooklyn" TargetMode="External"/><Relationship Id="rId75" Type="http://schemas.openxmlformats.org/officeDocument/2006/relationships/hyperlink" Target="http://www.nytimes.com/2013/06/16/nyregion/reinvestigating-the-friedmans.html" TargetMode="External"/><Relationship Id="rId91" Type="http://schemas.openxmlformats.org/officeDocument/2006/relationships/hyperlink" Target="https://www.nap.edu/catalog/12589/strengthening-forensic-science-in-the-united-states-a-path-forward" TargetMode="External"/><Relationship Id="rId96" Type="http://schemas.openxmlformats.org/officeDocument/2006/relationships/hyperlink" Target="https://www.washingtonpost.com/local/public-safety/sessions-orders-justice-dept-to-end-forensic-science-commission-suspend-review-policy/2017/04/10/2dada0ca-1c96-11e7-9887-1a5314b56a08_story.html?noredirect=on&amp;utm_term=.2ea70579469c" TargetMode="External"/><Relationship Id="rId140" Type="http://schemas.openxmlformats.org/officeDocument/2006/relationships/hyperlink" Target="https://www.adl.org/murder-and-extremism-2018" TargetMode="External"/><Relationship Id="rId145" Type="http://schemas.openxmlformats.org/officeDocument/2006/relationships/hyperlink" Target="https://www.wwlp.com/wp-content/uploads/sites/26/2020/04/Rathbun-John-complaint-affidavit.pdf" TargetMode="External"/><Relationship Id="rId161" Type="http://schemas.openxmlformats.org/officeDocument/2006/relationships/hyperlink" Target="https://www.nist.gov/blogs/taking-measure/got-evidence-how-improve-forensic-science" TargetMode="External"/><Relationship Id="rId166" Type="http://schemas.openxmlformats.org/officeDocument/2006/relationships/hyperlink" Target="https://www.washingtonpost.com/opinions/2019/06/20/we-need-fix-forensics-how/" TargetMode="External"/><Relationship Id="rId182" Type="http://schemas.openxmlformats.org/officeDocument/2006/relationships/hyperlink" Target="https://www.washingtonpost.com/opinions/2019/07/16/how-much-should-juries-rely-expert-testimony/" TargetMode="External"/><Relationship Id="rId187" Type="http://schemas.openxmlformats.org/officeDocument/2006/relationships/hyperlink" Target="https://www.researchgate.net/publication/327999636_Scientists_as_Experts_Serving_the_Court" TargetMode="External"/><Relationship Id="rId217" Type="http://schemas.openxmlformats.org/officeDocument/2006/relationships/hyperlink" Target="https://www.npr.org/sections/money/2014/06/16/320356084/when-innocent-people-go-to-prison-states-pay" TargetMode="External"/><Relationship Id="rId1" Type="http://schemas.openxmlformats.org/officeDocument/2006/relationships/numbering" Target="numbering.xml"/><Relationship Id="rId6" Type="http://schemas.openxmlformats.org/officeDocument/2006/relationships/hyperlink" Target="https://scholar.law.colorado.edu/cgi/viewcontent.cgi?article=1509&amp;context=articles" TargetMode="External"/><Relationship Id="rId212" Type="http://schemas.openxmlformats.org/officeDocument/2006/relationships/hyperlink" Target="https://www.theatlantic.com/business/archive/2016/02/taxing-the-wrongfully-convicted/470397/" TargetMode="External"/><Relationship Id="rId233" Type="http://schemas.openxmlformats.org/officeDocument/2006/relationships/fontTable" Target="fontTable.xml"/><Relationship Id="rId23" Type="http://schemas.openxmlformats.org/officeDocument/2006/relationships/hyperlink" Target="https://www.tandfonline.com/doi/abs/10.1080/14683850412331321738?casa_token=SCcOVO_GhzMAAAAA:N_aRKr0Juj51agNczxJ4ZS3OHUSSLw7wzSO50i0hjq-DAx6DP_6lSoXQsOV4Uc2UoPlpaSPZxQ" TargetMode="External"/><Relationship Id="rId28" Type="http://schemas.openxmlformats.org/officeDocument/2006/relationships/hyperlink" Target="https://books.google.com/books?hl=en&amp;lr=&amp;id=7s-uIICROyYC&amp;oi=fnd&amp;pg=PR11&amp;dq=ricks+fiasco&amp;ots=aXMpNLC_LV&amp;sig=FM9gusnhMbmwxCI0O8Ju_pXrl7M" TargetMode="External"/><Relationship Id="rId49" Type="http://schemas.openxmlformats.org/officeDocument/2006/relationships/hyperlink" Target="https://www.nytimes.com/2019/04/20/us/wrongful-convictions-forensic-results.html" TargetMode="External"/><Relationship Id="rId114" Type="http://schemas.openxmlformats.org/officeDocument/2006/relationships/hyperlink" Target="https://www.jstor.org/stable/pdf/10.1086/675880.pdf?casa_token=IoUmasvOR7EAAAAA:vAIFrOUtlwKXj0tDPgWzy7sKC7SEVustrtUFjRMETHbiQg29tY0j-A2Wen7YEqsLT0o-LItbE9RASSxmzT_aZuXkPVzSbs3L3_KIm2VaG5leW92v" TargetMode="External"/><Relationship Id="rId119" Type="http://schemas.openxmlformats.org/officeDocument/2006/relationships/hyperlink" Target="https://www.cambridge.org/core/journals/international-organization/article/sabotaging-the-peace-the-politics-of-extremist-violence/666AF3ED0F89A36B21DBBF61A54C862F" TargetMode="External"/><Relationship Id="rId44" Type="http://schemas.openxmlformats.org/officeDocument/2006/relationships/hyperlink" Target="https://thecrimereport.org/2019/01/10/forensic-science-reform-at-crossroads/" TargetMode="External"/><Relationship Id="rId60" Type="http://schemas.openxmlformats.org/officeDocument/2006/relationships/hyperlink" Target="https://www.justice.gc.ca/eng/rp-pr/jr/jr13/p5a.html" TargetMode="External"/><Relationship Id="rId65" Type="http://schemas.openxmlformats.org/officeDocument/2006/relationships/hyperlink" Target="https://theconversation.com/how-corruption-in-forensic-science-is-harming-the-criminal-justice-system-108975%20/Accessed%206-23-2020/" TargetMode="External"/><Relationship Id="rId81"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86"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130" Type="http://schemas.openxmlformats.org/officeDocument/2006/relationships/hyperlink" Target="https://www.csis.org/analysis/escalating-terrorism-problem-united-states" TargetMode="External"/><Relationship Id="rId135" Type="http://schemas.openxmlformats.org/officeDocument/2006/relationships/hyperlink" Target="https://www.poolre.co.uk/wp-content/uploads/2020/05/COVID-19-and-Terrorsim-report-V1.pdf" TargetMode="External"/><Relationship Id="rId151" Type="http://schemas.openxmlformats.org/officeDocument/2006/relationships/hyperlink" Target="https://academic.oup.com/bioscience/article/61/3/231/238253" TargetMode="External"/><Relationship Id="rId156" Type="http://schemas.openxmlformats.org/officeDocument/2006/relationships/hyperlink" Target="https://www.nbr.org/publication/covid-19-knocks-on-american-hegemony/" TargetMode="External"/><Relationship Id="rId177" Type="http://schemas.openxmlformats.org/officeDocument/2006/relationships/hyperlink" Target="https://www.huffpost.com/entry/crime-labs-need-independe_b_534461" TargetMode="External"/><Relationship Id="rId198" Type="http://schemas.openxmlformats.org/officeDocument/2006/relationships/hyperlink" Target="https://www.nytimes.com/2013/05/06/us/wrongfully-convicted-find-their-record-haunts-them.html" TargetMode="External"/><Relationship Id="rId172" Type="http://schemas.openxmlformats.org/officeDocument/2006/relationships/hyperlink" Target="https://obamawhitehouse.archives.gov/sites/default/files/microsites/ostp/PCAST/pcast_forensic_science_report_final.pdf" TargetMode="External"/><Relationship Id="rId193" Type="http://schemas.openxmlformats.org/officeDocument/2006/relationships/hyperlink" Target="https://www.washingtonpost.com/opinions/2019/07/16/how-much-should-juries-rely-expert-testimony/" TargetMode="External"/><Relationship Id="rId202" Type="http://schemas.openxmlformats.org/officeDocument/2006/relationships/hyperlink" Target="http://caselaw.findlaw.com/pa-supreme-court/1568988.html" TargetMode="External"/><Relationship Id="rId207" Type="http://schemas.openxmlformats.org/officeDocument/2006/relationships/hyperlink" Target="https://www.txcourts.gov/media/1440423/strengthening-forensic-science-in-the-united-states-a-path-forward.pdf" TargetMode="External"/><Relationship Id="rId223" Type="http://schemas.openxmlformats.org/officeDocument/2006/relationships/hyperlink" Target="https://www.cato.org/publications/commentary/capitalisms-critics-need-be-told-about-its-200-years-success" TargetMode="External"/><Relationship Id="rId228" Type="http://schemas.openxmlformats.org/officeDocument/2006/relationships/hyperlink" Target="http://www.vox.com/2015/6/3/8716261/gop-primary-threats" TargetMode="External"/><Relationship Id="rId13" Type="http://schemas.openxmlformats.org/officeDocument/2006/relationships/hyperlink" Target="http://www.nap.edu/catalog/12589.html" TargetMode="External"/><Relationship Id="rId18" Type="http://schemas.openxmlformats.org/officeDocument/2006/relationships/hyperlink" Target="https://foreignpolicy.com/2018/09/27/america-is-not-an-innocent-bystander-in-yemen/" TargetMode="External"/><Relationship Id="rId39" Type="http://schemas.openxmlformats.org/officeDocument/2006/relationships/hyperlink" Target="https://www.livescience.com/49929-faulty-forensic-science-failing-united-states-court-system.html" TargetMode="External"/><Relationship Id="rId109" Type="http://schemas.openxmlformats.org/officeDocument/2006/relationships/hyperlink" Target="https://www.brookings.edu/blog/order-from-chaos/2018/01/04/trump-is-right-pakistan-is-a-terrorist-haven-but-what-will-he-do-about-it/" TargetMode="External"/><Relationship Id="rId34" Type="http://schemas.openxmlformats.org/officeDocument/2006/relationships/hyperlink" Target="https://www.un.org/development/desa/dpad/publication/un-desa-policy-brief-62-the-covid-19-pandemic-a-wake-up-call-for-better-cooperation-at-the-science-policy-society-interface/" TargetMode="External"/><Relationship Id="rId50" Type="http://schemas.openxmlformats.org/officeDocument/2006/relationships/hyperlink" Target="https://www.livescience.com/49929-faulty-forensic-science-failing-united-states-court-system.html" TargetMode="External"/><Relationship Id="rId55" Type="http://schemas.openxmlformats.org/officeDocument/2006/relationships/hyperlink" Target="http://www.law.umich.edu/special/exoneration/Pages/about.aspx" TargetMode="External"/><Relationship Id="rId76" Type="http://schemas.openxmlformats.org/officeDocument/2006/relationships/hyperlink" Target="https://www.buzzfeed.com/melissasegura/for-an-innocent-man-released-after-23-years-liberty-is-a?utm_term=.ahOxxN8gl" TargetMode="External"/><Relationship Id="rId97" Type="http://schemas.openxmlformats.org/officeDocument/2006/relationships/hyperlink" Target="https://www.supremecourt.gov/opinions/08pdf/07-591.pdf" TargetMode="External"/><Relationship Id="rId104" Type="http://schemas.openxmlformats.org/officeDocument/2006/relationships/hyperlink" Target="http://www.elpasotimes.com/story/news/local/2014/09/01/things-know-ocme-scandal/14943287/" TargetMode="External"/><Relationship Id="rId120" Type="http://schemas.openxmlformats.org/officeDocument/2006/relationships/hyperlink" Target="https://www.newyorker.com/magazine/2015/10/26/shot-in-the-heart" TargetMode="External"/><Relationship Id="rId125" Type="http://schemas.openxmlformats.org/officeDocument/2006/relationships/hyperlink" Target="https://www.nytimes.com/1988/02/14/us/police-officers-tell-of-strains-of-living-as-a-black-in-blue.html?searchResultPosition=17" TargetMode="External"/><Relationship Id="rId141" Type="http://schemas.openxmlformats.org/officeDocument/2006/relationships/hyperlink" Target="https://www.scribd.com/document/452676693/White-Supremacist-Corona" TargetMode="External"/><Relationship Id="rId146" Type="http://schemas.openxmlformats.org/officeDocument/2006/relationships/hyperlink" Target="https://www.un.org/development/desa/dpad/publication/un-desa-policy-brief-62-the-covid-19-pandemic-a-wake-up-call-for-better-cooperation-at-the-science-policy-society-interface/" TargetMode="External"/><Relationship Id="rId167" Type="http://schemas.openxmlformats.org/officeDocument/2006/relationships/hyperlink" Target="https://www.washingtonpost.com/opinions/2019/06/20/we-need-fix-forensics-how/" TargetMode="External"/><Relationship Id="rId188" Type="http://schemas.openxmlformats.org/officeDocument/2006/relationships/hyperlink" Target="https://mailtribune.com/news/state-news/forensic-justice-project-helps-lawyers-become-more-scientifically-literate" TargetMode="External"/><Relationship Id="rId7" Type="http://schemas.openxmlformats.org/officeDocument/2006/relationships/hyperlink" Target="https://www.tandfonline.com/doi/pdf/10.1080/0163660X.2018.1484233?needAccess=true" TargetMode="External"/><Relationship Id="rId71" Type="http://schemas.openxmlformats.org/officeDocument/2006/relationships/hyperlink" Target="http://moritzlaw.osu.edu/students/groups/osjcl/files/2017/04/15-Scheck.pdf" TargetMode="External"/><Relationship Id="rId92" Type="http://schemas.openxmlformats.org/officeDocument/2006/relationships/hyperlink" Target="https://www.huffingtonpost.com/entry/nothing-to-smile-about-bite-mark-evidence-blasted_us_57e43924e4b00267764fbc03" TargetMode="External"/><Relationship Id="rId162" Type="http://schemas.openxmlformats.org/officeDocument/2006/relationships/hyperlink" Target="https://www.washingtonpost.com/opinions/2019/06/20/we-need-fix-forensics-how/" TargetMode="External"/><Relationship Id="rId183" Type="http://schemas.openxmlformats.org/officeDocument/2006/relationships/hyperlink" Target="https://www.google.com/url?q=https://www.ncjrs.gov/pdffiles1/nij/grants/228091.pdf&amp;sa=D&amp;source=hangouts&amp;ust=1593192162775000&amp;usg=AFQjCNFaFh5BLWMsaZzTyaifxd3qM3rRhg" TargetMode="External"/><Relationship Id="rId213" Type="http://schemas.openxmlformats.org/officeDocument/2006/relationships/hyperlink" Target="http://www.law.umich.edu/special/exoneration/Documents/Exonerations_in_2015.pdf" TargetMode="External"/><Relationship Id="rId218" Type="http://schemas.openxmlformats.org/officeDocument/2006/relationships/hyperlink" Target="https://houstonlawreview.org/article/12197-the-costs-and-benefits-of-forensics" TargetMode="External"/><Relationship Id="rId234" Type="http://schemas.microsoft.com/office/2011/relationships/people" Target="people.xml"/><Relationship Id="rId2" Type="http://schemas.openxmlformats.org/officeDocument/2006/relationships/styles" Target="styles.xml"/><Relationship Id="rId29" Type="http://schemas.openxmlformats.org/officeDocument/2006/relationships/hyperlink" Target="https://www.cambridge.org/core/journals/international-organization/article/sabotaging-the-peace-the-politics-of-extremist-violence/666AF3ED0F89A36B21DBBF61A54C862F" TargetMode="External"/><Relationship Id="rId24" Type="http://schemas.openxmlformats.org/officeDocument/2006/relationships/hyperlink" Target="https://www.jstor.org/stable/pdf/10.1086/675880.pdf?casa_token=IoUmasvOR7EAAAAA:vAIFrOUtlwKXj0tDPgWzy7sKC7SEVustrtUFjRMETHbiQg29tY0j-A2Wen7YEqsLT0o-LItbE9RASSxmzT_aZuXkPVzSbs3L3_KIm2VaG5leW92v" TargetMode="External"/><Relationship Id="rId40" Type="http://schemas.openxmlformats.org/officeDocument/2006/relationships/hyperlink" Target="https://thecrimereport.org/2019/01/10/forensic-science-reform-at-crossroads/" TargetMode="External"/><Relationship Id="rId45" Type="http://schemas.openxmlformats.org/officeDocument/2006/relationships/hyperlink" Target="https://www.innocenceproject.org/department-justice-ends-national-commission-forensic-science/" TargetMode="External"/><Relationship Id="rId66" Type="http://schemas.openxmlformats.org/officeDocument/2006/relationships/hyperlink" Target="https://cifsjustice.org/about-cifs/reform-in-forensic-sciences/" TargetMode="External"/><Relationship Id="rId87"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110" Type="http://schemas.openxmlformats.org/officeDocument/2006/relationships/hyperlink" Target="https://carnegieendowment.org/files/NBRAnalysis-Tellis_December2004.pdf" TargetMode="External"/><Relationship Id="rId115" Type="http://schemas.openxmlformats.org/officeDocument/2006/relationships/hyperlink" Target="https://www.facinghistory.org/weimar-republic-fragility-democracy/politics/casualties-world-war-i-country-politics-world-war-i" TargetMode="External"/><Relationship Id="rId131" Type="http://schemas.openxmlformats.org/officeDocument/2006/relationships/hyperlink" Target="https://www.cfr.org/report/conflicts-watch-2020" TargetMode="External"/><Relationship Id="rId136" Type="http://schemas.openxmlformats.org/officeDocument/2006/relationships/hyperlink" Target="https://www.foreignaffairs.com/ask-the-experts/2018-06-14/has-us-foreign-policy-been-too-focused-counterterrorism" TargetMode="External"/><Relationship Id="rId157" Type="http://schemas.openxmlformats.org/officeDocument/2006/relationships/hyperlink" Target="https://thediplomat.com/2014/08/only-us-can-prevent-great-power-war/" TargetMode="External"/><Relationship Id="rId178" Type="http://schemas.openxmlformats.org/officeDocument/2006/relationships/hyperlink" Target="https://law.shu.edu/students/academics/journals/law-review/issues/archives/upload/giannelli.pdf" TargetMode="External"/><Relationship Id="rId61" Type="http://schemas.openxmlformats.org/officeDocument/2006/relationships/hyperlink" Target="http://www.albanylawreview.org/Articles/Vol81_3/895%20Kaplan%20PRODUCTION.pdf" TargetMode="External"/><Relationship Id="rId82"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152" Type="http://schemas.openxmlformats.org/officeDocument/2006/relationships/hyperlink" Target="https://doi.org/10.1177/0261927X16663589" TargetMode="External"/><Relationship Id="rId173" Type="http://schemas.openxmlformats.org/officeDocument/2006/relationships/hyperlink" Target="https://www.inquirer.com/opinion/commentary/defund-police-reform-accountability-social-services-20200615.html%20/" TargetMode="External"/><Relationship Id="rId194" Type="http://schemas.openxmlformats.org/officeDocument/2006/relationships/hyperlink" Target="https://www.washingtonpost.com/opinions/2019/07/16/how-much-should-juries-rely-expert-testimony/" TargetMode="External"/><Relationship Id="rId199" Type="http://schemas.openxmlformats.org/officeDocument/2006/relationships/hyperlink" Target="http://www.law.northwestern.edu/wrongfulconvictions/exonerations/wiEdmundsSummary.html" TargetMode="External"/><Relationship Id="rId203" Type="http://schemas.openxmlformats.org/officeDocument/2006/relationships/hyperlink" Target="https://theconversation.com/now-who-will-push-ahead-on-validating-forensic-science-disciplines-76198" TargetMode="External"/><Relationship Id="rId208" Type="http://schemas.openxmlformats.org/officeDocument/2006/relationships/hyperlink" Target="http://latent-prints.com/images/NAS%20Congressional%20Testimony%20Mar09.pdf" TargetMode="External"/><Relationship Id="rId229" Type="http://schemas.openxmlformats.org/officeDocument/2006/relationships/hyperlink" Target="https://merionwest.com/2020/06/10/is-the-long-peace-sustainable/" TargetMode="External"/><Relationship Id="rId19" Type="http://schemas.openxmlformats.org/officeDocument/2006/relationships/hyperlink" Target="https://www.brookings.edu/blog/order-from-chaos/2018/01/04/trump-is-right-pakistan-is-a-terrorist-haven-but-what-will-he-do-about-it/" TargetMode="External"/><Relationship Id="rId224" Type="http://schemas.openxmlformats.org/officeDocument/2006/relationships/hyperlink" Target="https://fee.org/articles/how-capitalism-could-save-the-world/" TargetMode="External"/><Relationship Id="rId14" Type="http://schemas.openxmlformats.org/officeDocument/2006/relationships/hyperlink" Target="https://obamawhitehouse.archives.gov/sites/default/files/microsites/ostp/PCAST/pcast_forensic_science_report_final.pdf" TargetMode="External"/><Relationship Id="rId30" Type="http://schemas.openxmlformats.org/officeDocument/2006/relationships/hyperlink" Target="https://www.newyorker.com/magazine/2015/10/26/shot-in-the-heart" TargetMode="External"/><Relationship Id="rId35" Type="http://schemas.openxmlformats.org/officeDocument/2006/relationships/hyperlink" Target="https://doi.org/10.1177/0261927X16663589" TargetMode="External"/><Relationship Id="rId56" Type="http://schemas.openxmlformats.org/officeDocument/2006/relationships/hyperlink" Target="https://www.law.umich.edu/special/exoneration/Documents/Race_and_Wrongful_Convictions.pdf" TargetMode="External"/><Relationship Id="rId77"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100" Type="http://schemas.openxmlformats.org/officeDocument/2006/relationships/hyperlink" Target="http://www.mass.gov/ig/publications/reports-and-recommendations/2014/investigation-of-the-drug-laboratory-at-the-william-a-hinton-state-laboratory-institute-2002-2012.pdf" TargetMode="External"/><Relationship Id="rId105" Type="http://schemas.openxmlformats.org/officeDocument/2006/relationships/hyperlink" Target="http://www.fsc.state.tx.us/documents/FINAL-DPSHoustonReport041713.pdf" TargetMode="External"/><Relationship Id="rId126" Type="http://schemas.openxmlformats.org/officeDocument/2006/relationships/hyperlink" Target="https://www.pewsocialtrends.org/2016/06/27/on-views-of-race-and-inequality-blacks-and-whites-are-worlds-apart/" TargetMode="External"/><Relationship Id="rId147" Type="http://schemas.openxmlformats.org/officeDocument/2006/relationships/hyperlink" Target="https://blogs.scientificamerican.com/guest-blog/how-international-cooperation-in-research-advances-both-science-and-diplomacy/" TargetMode="External"/><Relationship Id="rId168" Type="http://schemas.openxmlformats.org/officeDocument/2006/relationships/hyperlink" Target="https://www.ncjrs.gov/pdffiles1/nij/grants/228091.pdf%20pp.%20188-191%20ACCESSED%206/23/2020" TargetMode="External"/><Relationship Id="rId8" Type="http://schemas.openxmlformats.org/officeDocument/2006/relationships/hyperlink" Target="https://www.washingtonpost.com/news/democracy-post/wp/2017/02/13/why-the-rise-of-authoritarianism-is-a-global-catastrophe/" TargetMode="External"/><Relationship Id="rId51" Type="http://schemas.openxmlformats.org/officeDocument/2006/relationships/hyperlink" Target="https://research.msu.edu/innocent-african-americans-more-likely-to-be-wrongfully-convicted/" TargetMode="External"/><Relationship Id="rId72" Type="http://schemas.openxmlformats.org/officeDocument/2006/relationships/hyperlink" Target="https://www.wnyc.org/story/72101-manhattan-da-creates-unit-to-prevent-wrongful-convictions/" TargetMode="External"/><Relationship Id="rId93" Type="http://schemas.openxmlformats.org/officeDocument/2006/relationships/hyperlink" Target="https://www.pri.org/stories/2012-12-03/crime-lab-chemist-allegedly-tampered-evidence-years" TargetMode="External"/><Relationship Id="rId98" Type="http://schemas.openxmlformats.org/officeDocument/2006/relationships/hyperlink" Target="https://www.ncjrs.gov/pdffiles1/nij/grants/228091.pdf" TargetMode="External"/><Relationship Id="rId121" Type="http://schemas.openxmlformats.org/officeDocument/2006/relationships/hyperlink" Target="https://www.tandfonline.com/doi/abs/10.1080/13537129708719458?journalCode=fisa20" TargetMode="External"/><Relationship Id="rId142" Type="http://schemas.openxmlformats.org/officeDocument/2006/relationships/hyperlink" Target="https://lasvegas.adl.org/white-supremacists-respond-to-coronavirus-with-violent-plots-and-online-hate/" TargetMode="External"/><Relationship Id="rId163" Type="http://schemas.openxmlformats.org/officeDocument/2006/relationships/hyperlink" Target="https://www.washingtonpost.com/opinions/2019/06/20/we-need-fix-forensics-how/" TargetMode="External"/><Relationship Id="rId184" Type="http://schemas.openxmlformats.org/officeDocument/2006/relationships/hyperlink" Target="https://www.washingtonpost.com/opinions/2019/06/20/we-need-fix-forensics-how/" TargetMode="External"/><Relationship Id="rId189" Type="http://schemas.openxmlformats.org/officeDocument/2006/relationships/hyperlink" Target="https://www.washingtonpost.com/opinions/2019/06/20/we-need-fix-forensics-how/" TargetMode="External"/><Relationship Id="rId219" Type="http://schemas.openxmlformats.org/officeDocument/2006/relationships/hyperlink" Target="https://journals.sagepub.com/doi/pdf/10.1088/0963-6625/11/1/302" TargetMode="External"/><Relationship Id="rId3" Type="http://schemas.openxmlformats.org/officeDocument/2006/relationships/settings" Target="settings.xml"/><Relationship Id="rId214" Type="http://schemas.openxmlformats.org/officeDocument/2006/relationships/hyperlink" Target="https://www.law.umich.edu/special/exoneration/Documents/exonerations_us_1989_2012_full_report.pdf" TargetMode="External"/><Relationship Id="rId230" Type="http://schemas.openxmlformats.org/officeDocument/2006/relationships/image" Target="media/image2.png"/><Relationship Id="rId235" Type="http://schemas.openxmlformats.org/officeDocument/2006/relationships/theme" Target="theme/theme1.xml"/><Relationship Id="rId25" Type="http://schemas.openxmlformats.org/officeDocument/2006/relationships/hyperlink" Target="https://www.facinghistory.org/weimar-republic-fragility-democracy/politics/casualties-world-war-i-country-politics-world-war-i" TargetMode="External"/><Relationship Id="rId46" Type="http://schemas.openxmlformats.org/officeDocument/2006/relationships/hyperlink" Target="https://www.washingtonpost.com/local/public-safety/sessions-orders-justice-dept-to-end-forensic-science-commission-suspend-review-policy/2017/04/10/2dada0ca-1c96-11e7-9887-1a5314b56a08_story.html" TargetMode="External"/><Relationship Id="rId67" Type="http://schemas.openxmlformats.org/officeDocument/2006/relationships/hyperlink" Target="https://www.annualreviews.org/doi/abs/10.1146/annurev-criminol-011518-024739%20pp.%20251-252%20ACCESSED%207-1-2020" TargetMode="External"/><Relationship Id="rId116" Type="http://schemas.openxmlformats.org/officeDocument/2006/relationships/hyperlink" Target="https://www.britannica.com/event/World-War-I/Killed-wounded-and-missing" TargetMode="External"/><Relationship Id="rId137" Type="http://schemas.openxmlformats.org/officeDocument/2006/relationships/hyperlink" Target="https://www.justice.gov/file/1262771/download" TargetMode="External"/><Relationship Id="rId158" Type="http://schemas.openxmlformats.org/officeDocument/2006/relationships/hyperlink" Target="https://www.usatoday.com/story/news/nation/2020/02/14/climate-change-study-plant-animal-extinction/4760646002/" TargetMode="External"/><Relationship Id="rId20" Type="http://schemas.openxmlformats.org/officeDocument/2006/relationships/hyperlink" Target="https://carnegieendowment.org/files/NBRAnalysis-Tellis_December2004.pdf" TargetMode="External"/><Relationship Id="rId41" Type="http://schemas.openxmlformats.org/officeDocument/2006/relationships/hyperlink" Target="https://www.washingtonpost.com/opinions/2019/06/20/we-need-fix-forensics-how/" TargetMode="External"/><Relationship Id="rId62" Type="http://schemas.openxmlformats.org/officeDocument/2006/relationships/hyperlink" Target="https://scholar.law.colorado.edu/cgi/viewcontent.cgi?article=1509&amp;context=articles" TargetMode="External"/><Relationship Id="rId83"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88" Type="http://schemas.openxmlformats.org/officeDocument/2006/relationships/hyperlink" Target="https://www.ncjrs.gov/pdffiles1/nij/grants/228091.pdf" TargetMode="External"/><Relationship Id="rId111" Type="http://schemas.openxmlformats.org/officeDocument/2006/relationships/hyperlink" Target="https://www.foreignaffairs.com/articles/2018-06-14/long-shadow-911" TargetMode="External"/><Relationship Id="rId132" Type="http://schemas.openxmlformats.org/officeDocument/2006/relationships/hyperlink" Target="https://dod.defense.gov/Portals/1/Documents/pubs/2018-National-Defense-Strategy-Summary.pdf" TargetMode="External"/><Relationship Id="rId153" Type="http://schemas.openxmlformats.org/officeDocument/2006/relationships/hyperlink" Target="https://link.springer.com/chapter/10.1007/978-90-481-3949-1_4" TargetMode="External"/><Relationship Id="rId174" Type="http://schemas.openxmlformats.org/officeDocument/2006/relationships/hyperlink" Target="https://cifsjustice.org/about-cifs/reliability-of-crime-laboratories/" TargetMode="External"/><Relationship Id="rId179" Type="http://schemas.openxmlformats.org/officeDocument/2006/relationships/hyperlink" Target="https://law.shu.edu/students/academics/journals/law-review/issues/archives/upload/giannelli.pdf" TargetMode="External"/><Relationship Id="rId195" Type="http://schemas.openxmlformats.org/officeDocument/2006/relationships/hyperlink" Target="https://www.washingtonpost.com/opinions/2019/07/16/how-much-should-juries-rely-expert-testimony/" TargetMode="External"/><Relationship Id="rId209" Type="http://schemas.openxmlformats.org/officeDocument/2006/relationships/hyperlink" Target="https://www.nbcnews.com/news/us-news/we-are-going-backward-how-justice-system-ignores-science-pursuit-n961256" TargetMode="External"/><Relationship Id="rId190" Type="http://schemas.openxmlformats.org/officeDocument/2006/relationships/hyperlink" Target="https://repository.usfca.edu/cgi/viewcontent.cgi?article=1392&amp;context=usflawreview" TargetMode="External"/><Relationship Id="rId204" Type="http://schemas.openxmlformats.org/officeDocument/2006/relationships/hyperlink" Target="https://www.washingtonpost.com/opinions/2020/02/28/dc-judge-issues-much-needed-opinion-junk-science/?itid=ap_radleybalko" TargetMode="External"/><Relationship Id="rId220" Type="http://schemas.openxmlformats.org/officeDocument/2006/relationships/hyperlink" Target="http://andyrobinsontheoryblog.blogspot.com/2004/11/baudrillard-zizek-and-laclau-on-common.html" TargetMode="External"/><Relationship Id="rId225" Type="http://schemas.openxmlformats.org/officeDocument/2006/relationships/hyperlink" Target="http://www.vox.com/2015/6/3/8716261/gop-primary-threats" TargetMode="External"/><Relationship Id="rId15" Type="http://schemas.openxmlformats.org/officeDocument/2006/relationships/hyperlink" Target="https://www.washingtonpost.com/local/public-safety/sessions-orders-justice-dept-to-end-forensic-science-commission-suspend-review-policy/2017/04/10/2dada0ca-1c96-11e7-9887-1a5314b56a08_story.html?noredirect=on&amp;utm_term=.2ea70579469c" TargetMode="External"/><Relationship Id="rId36" Type="http://schemas.openxmlformats.org/officeDocument/2006/relationships/hyperlink" Target="https://www.nbr.org/publication/covid-19-knocks-on-american-hegemony/" TargetMode="External"/><Relationship Id="rId57" Type="http://schemas.openxmlformats.org/officeDocument/2006/relationships/hyperlink" Target="https://www.justice.gc.ca/eng/rp-pr/jr/jr13/p5a.html%20ACCESSED%206-30-20" TargetMode="External"/><Relationship Id="rId106" Type="http://schemas.openxmlformats.org/officeDocument/2006/relationships/hyperlink" Target="https://www.smithsonianmag.com/history/map-shows-places-world-where-us-military-operates-180970997/" TargetMode="External"/><Relationship Id="rId127" Type="http://schemas.openxmlformats.org/officeDocument/2006/relationships/hyperlink" Target="https://www.thelancet.com/journals/lancet/article/PIIS0140-6736(18)31130-9/fulltext" TargetMode="External"/><Relationship Id="rId10" Type="http://schemas.openxmlformats.org/officeDocument/2006/relationships/hyperlink" Target="https://www.nap.edu/catalog/12589/strengthening-forensic-science-in-the-united-states-a-path-forward" TargetMode="External"/><Relationship Id="rId31" Type="http://schemas.openxmlformats.org/officeDocument/2006/relationships/hyperlink" Target="https://www.tandfonline.com/doi/abs/10.1080/13537129708719458?journalCode=fisa20" TargetMode="External"/><Relationship Id="rId52" Type="http://schemas.openxmlformats.org/officeDocument/2006/relationships/hyperlink" Target="http://law.msu.edu/" TargetMode="External"/><Relationship Id="rId73" Type="http://schemas.openxmlformats.org/officeDocument/2006/relationships/hyperlink" Target="https://www.nytimes.com/2018/01/11/nyregion/scarcella-murder-conviction-reversed.html" TargetMode="External"/><Relationship Id="rId78"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94" Type="http://schemas.openxmlformats.org/officeDocument/2006/relationships/hyperlink" Target="http://www.nap.edu/catalog/12589.html" TargetMode="External"/><Relationship Id="rId99" Type="http://schemas.openxmlformats.org/officeDocument/2006/relationships/hyperlink" Target="http://www.nytimes.com/2013/01/11/nyregion/new-york-reviewing-over-800-rape-cases-for-possible-mishandling-of-dna-evidence.html" TargetMode="External"/><Relationship Id="rId101" Type="http://schemas.openxmlformats.org/officeDocument/2006/relationships/hyperlink" Target="http://www.pnj.com/story/news/crime/2016/09/14/fdle-chemist-pleads-drug-theft/90354290/" TargetMode="External"/><Relationship Id="rId122" Type="http://schemas.openxmlformats.org/officeDocument/2006/relationships/hyperlink" Target="https://www.mitpressjournals.org/doi/abs/10.1162/isec.2006.31.2.42" TargetMode="External"/><Relationship Id="rId143" Type="http://schemas.openxmlformats.org/officeDocument/2006/relationships/hyperlink" Target="https://www.nytimes.com/2020/03/25/us/politics/coronavirus-fbi-shooting.html" TargetMode="External"/><Relationship Id="rId148" Type="http://schemas.openxmlformats.org/officeDocument/2006/relationships/hyperlink" Target="https://www.nap.edu/catalog/21772/support-for-forensic-science-research-improving-the-scientific-role-of" TargetMode="External"/><Relationship Id="rId164" Type="http://schemas.openxmlformats.org/officeDocument/2006/relationships/hyperlink" Target="https://www.washingtonpost.com/opinions/2019/06/20/we-need-fix-forensics-how/" TargetMode="External"/><Relationship Id="rId169" Type="http://schemas.openxmlformats.org/officeDocument/2006/relationships/hyperlink" Target="https://www.ncjrs.gov/pdffiles1/nij/grants/228091.pdf" TargetMode="External"/><Relationship Id="rId185" Type="http://schemas.openxmlformats.org/officeDocument/2006/relationships/hyperlink" Target="https://www.washingtonpost.com/opinions/2019/06/20/we-need-fix-forensics-how/" TargetMode="External"/><Relationship Id="rId4" Type="http://schemas.openxmlformats.org/officeDocument/2006/relationships/webSettings" Target="webSettings.xml"/><Relationship Id="rId9" Type="http://schemas.openxmlformats.org/officeDocument/2006/relationships/hyperlink" Target="https://theconversation.com/how-corruption-in-forensic-science-is-harming-the-criminal-justice-system-108975" TargetMode="External"/><Relationship Id="rId180" Type="http://schemas.openxmlformats.org/officeDocument/2006/relationships/hyperlink" Target="https://law.shu.edu/students/academics/journals/law-review/issues/archives/upload/giannelli.pdf" TargetMode="External"/><Relationship Id="rId210" Type="http://schemas.openxmlformats.org/officeDocument/2006/relationships/hyperlink" Target="https://www.innocenceproject.org/wrongful-convictions-cost-california-221-million/" TargetMode="External"/><Relationship Id="rId215" Type="http://schemas.openxmlformats.org/officeDocument/2006/relationships/hyperlink" Target="http://www.scotusblog.com/2009/11/how-broad-is-prosecutorial-immunity/" TargetMode="External"/><Relationship Id="rId26" Type="http://schemas.openxmlformats.org/officeDocument/2006/relationships/hyperlink" Target="https://www.britannica.com/event/World-War-I/Killed-wounded-and-missing" TargetMode="External"/><Relationship Id="rId231" Type="http://schemas.openxmlformats.org/officeDocument/2006/relationships/image" Target="media/image3.png"/><Relationship Id="rId47" Type="http://schemas.openxmlformats.org/officeDocument/2006/relationships/hyperlink" Target="https://www.nbcnews.com/news/us-news/we-are-going-backward-how-justice-system-ignores-science-pursuit-n961256" TargetMode="External"/><Relationship Id="rId68" Type="http://schemas.openxmlformats.org/officeDocument/2006/relationships/hyperlink" Target="https://www.brennancenter.org/our-work/analysis-opinion/wrongful-convictions" TargetMode="External"/><Relationship Id="rId89" Type="http://schemas.openxmlformats.org/officeDocument/2006/relationships/hyperlink" Target="https://theconversation.com/exhibit-a-and-other-true-crime-shows-can-fuel-misconceptions-about-forensic-science-120022" TargetMode="External"/><Relationship Id="rId112" Type="http://schemas.openxmlformats.org/officeDocument/2006/relationships/hyperlink" Target="https://www.humanrightsfirst.org/topics/counterterrorism" TargetMode="External"/><Relationship Id="rId133" Type="http://schemas.openxmlformats.org/officeDocument/2006/relationships/hyperlink" Target="https://www.whitehouse.gov/wp-content/uploads/2018/10/NSCT.pdf" TargetMode="External"/><Relationship Id="rId154" Type="http://schemas.openxmlformats.org/officeDocument/2006/relationships/hyperlink" Target="https://www.eli.org/sites/default/files/eli-pubs/banda-final-4-21-2020.pdf" TargetMode="External"/><Relationship Id="rId175" Type="http://schemas.openxmlformats.org/officeDocument/2006/relationships/hyperlink" Target="https://www.washingtonpost.com/opinions/2019/08/26/how-do-we-improve-forensics/" TargetMode="External"/><Relationship Id="rId196" Type="http://schemas.openxmlformats.org/officeDocument/2006/relationships/hyperlink" Target="https://www.txcourts.gov/media/1440423/strengthening-forensic-science-in-the-united-states-a-path-forward.pdf" TargetMode="External"/><Relationship Id="rId200" Type="http://schemas.openxmlformats.org/officeDocument/2006/relationships/hyperlink" Target="http://witnesstoinnocence.com/view_stories.php?Sabrina-Butler-33" TargetMode="External"/><Relationship Id="rId16" Type="http://schemas.openxmlformats.org/officeDocument/2006/relationships/hyperlink" Target="https://www.smithsonianmag.com/history/map-shows-places-world-where-us-military-operates-180970997/" TargetMode="External"/><Relationship Id="rId221" Type="http://schemas.openxmlformats.org/officeDocument/2006/relationships/hyperlink" Target="https://www.spectator.co.uk/article/it-s-capitalism-not-socialism-that-will-beat-climate-change" TargetMode="External"/><Relationship Id="rId37" Type="http://schemas.openxmlformats.org/officeDocument/2006/relationships/hyperlink" Target="https://thediplomat.com/2014/08/only-us-can-prevent-great-power-war/" TargetMode="External"/><Relationship Id="rId58" Type="http://schemas.openxmlformats.org/officeDocument/2006/relationships/hyperlink" Target="https://www.wolfmuellerlaw.com/blog/2018/05/wrongful-convictions-are-an-atrocity-in-our-society/" TargetMode="External"/><Relationship Id="rId79" Type="http://schemas.openxmlformats.org/officeDocument/2006/relationships/hyperlink" Target="https://advance-lexis-com.proxy.foley.gonzaga.edu/document/?pdmfid=1516831&amp;crid=4722e833-7fc9-4b85-972a-df12dd1d114b&amp;pddocfullpath=%2Fshared%2Fdocument%2Fanalytical-materials%2Furn%3AcontentItem%3A517R-82W0-00CV-B0B8-00000-00&amp;pdcontentcomponentid=148397&amp;pdteaserkey=sr0&amp;pditab=allpods&amp;ecomp=kb63k&amp;earg=sr0&amp;prid=49e79ff8-dccb-4938-ba69-0fdac875de28" TargetMode="External"/><Relationship Id="rId102" Type="http://schemas.openxmlformats.org/officeDocument/2006/relationships/hyperlink" Target="http://www.innocenceproject.org/dna-testing-suspended-as-more-problems-emerge-at-houston-crime-lab/" TargetMode="External"/><Relationship Id="rId123" Type="http://schemas.openxmlformats.org/officeDocument/2006/relationships/hyperlink" Target="https://www.mitpressjournals.org/doi/abs/10.1162/isec.2008.33.1.7" TargetMode="External"/><Relationship Id="rId144" Type="http://schemas.openxmlformats.org/officeDocument/2006/relationships/hyperlink" Target="https://www.politico.com/news/2020/04/01/fauci-coronavirus-security-160901" TargetMode="External"/><Relationship Id="rId90" Type="http://schemas.openxmlformats.org/officeDocument/2006/relationships/hyperlink" Target="https://theconversation.com/how-corruption-in-forensic-science-is-harming-the-criminal-justice-system-108975" TargetMode="External"/><Relationship Id="rId165" Type="http://schemas.openxmlformats.org/officeDocument/2006/relationships/hyperlink" Target="https://www.washingtonpost.com/opinions/2019/06/20/we-need-fix-forensics-how/" TargetMode="External"/><Relationship Id="rId186" Type="http://schemas.openxmlformats.org/officeDocument/2006/relationships/hyperlink" Target="https://www.researchgate.net/publication/327999636_Scientists_as_Experts_Serving_the_Court" TargetMode="External"/><Relationship Id="rId211" Type="http://schemas.openxmlformats.org/officeDocument/2006/relationships/hyperlink" Target="http://www.ccfaj.org/documents/reports/incompentence/official/REPORT%20AND%20RECOMMENDATIONS%20ON%20REMEDIES.pdf" TargetMode="External"/><Relationship Id="rId232" Type="http://schemas.openxmlformats.org/officeDocument/2006/relationships/image" Target="media/image4.png"/><Relationship Id="rId27" Type="http://schemas.openxmlformats.org/officeDocument/2006/relationships/hyperlink" Target="https://encyclopedia.1914-1918-online.net/article/war_losses" TargetMode="External"/><Relationship Id="rId48" Type="http://schemas.openxmlformats.org/officeDocument/2006/relationships/hyperlink" Target="https://theoutline.com/post/8587/forensic-science-bill-richards-wrongly-convicted" TargetMode="External"/><Relationship Id="rId69" Type="http://schemas.openxmlformats.org/officeDocument/2006/relationships/hyperlink" Target="https://www.americanbar.org/content/dam/aba/administrative/litigation/materials/2015-sac/written_materials/7_5_scheck_professionalism_conviction_integrity_programs.authcheckdam.pdf" TargetMode="External"/><Relationship Id="rId113" Type="http://schemas.openxmlformats.org/officeDocument/2006/relationships/hyperlink" Target="https://www.tandfonline.com/doi/abs/10.1080/14683850412331321738?casa_token=SCcOVO_GhzMAAAAA:N_aRKr0Juj51agNczxJ4ZS3OHUSSLw7wzSO50i0hjq-DAx6DP_6lSoXQsOV4Uc2UoPlpaSPZxQ" TargetMode="External"/><Relationship Id="rId134" Type="http://schemas.openxmlformats.org/officeDocument/2006/relationships/hyperlink" Target="https://www.vice.com/en_us/article/vb95ma/far-right-extremists-have-been-using-ukraines-civil-war-as-a-training-ground-theyre-returning-ho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21</TotalTime>
  <Pages>284</Pages>
  <Words>121858</Words>
  <Characters>694594</Characters>
  <Application>Microsoft Office Word</Application>
  <DocSecurity>0</DocSecurity>
  <Lines>5788</Lines>
  <Paragraphs>1629</Paragraphs>
  <ScaleCrop>false</ScaleCrop>
  <Company/>
  <LinksUpToDate>false</LinksUpToDate>
  <CharactersWithSpaces>814823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6</cp:revision>
  <dcterms:created xsi:type="dcterms:W3CDTF">2020-07-08T00:33:00Z</dcterms:created>
  <dcterms:modified xsi:type="dcterms:W3CDTF">2020-07-08T00:57:00Z</dcterms:modified>
</cp:coreProperties>
</file>