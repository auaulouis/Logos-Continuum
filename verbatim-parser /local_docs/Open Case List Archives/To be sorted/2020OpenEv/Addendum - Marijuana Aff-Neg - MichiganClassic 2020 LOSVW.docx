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E8EED" w14:textId="691B4707" w:rsidR="00B53038" w:rsidRDefault="00B53038" w:rsidP="00681251">
      <w:pPr>
        <w:pStyle w:val="Heading1"/>
      </w:pPr>
      <w:r>
        <w:t>Addendum – Marijuana Aff-Neg</w:t>
      </w:r>
    </w:p>
    <w:p w14:paraId="7737B893" w14:textId="5F96238D" w:rsidR="009E7CC6" w:rsidRDefault="009E7CC6" w:rsidP="009E7CC6">
      <w:pPr>
        <w:pStyle w:val="Heading2"/>
      </w:pPr>
      <w:r>
        <w:t>Note</w:t>
      </w:r>
    </w:p>
    <w:p w14:paraId="2FB0E9B9" w14:textId="77777777" w:rsidR="009E7CC6" w:rsidRDefault="009E7CC6" w:rsidP="009E7CC6">
      <w:r>
        <w:t>Thank you to Julia Zimmerman and Jack Herzer for their work on this file.</w:t>
      </w:r>
    </w:p>
    <w:p w14:paraId="31031DAC" w14:textId="77777777" w:rsidR="009E7CC6" w:rsidRPr="00B53038" w:rsidRDefault="009E7CC6" w:rsidP="009E7CC6"/>
    <w:p w14:paraId="5680C277" w14:textId="49901403" w:rsidR="004B6542" w:rsidRPr="004B6542" w:rsidRDefault="004B6542" w:rsidP="004B6542">
      <w:pPr>
        <w:pStyle w:val="Heading1"/>
      </w:pPr>
      <w:r>
        <w:t>Affirmative</w:t>
      </w:r>
    </w:p>
    <w:p w14:paraId="0F70ABE6" w14:textId="0F086D82" w:rsidR="00C6627C" w:rsidRDefault="00C6627C" w:rsidP="00C6627C">
      <w:pPr>
        <w:pStyle w:val="Heading2"/>
      </w:pPr>
      <w:r>
        <w:t>Environment Advantage</w:t>
      </w:r>
    </w:p>
    <w:p w14:paraId="515DBAE4" w14:textId="0229B407" w:rsidR="00C6627C" w:rsidRDefault="00C6627C" w:rsidP="00C6627C">
      <w:pPr>
        <w:pStyle w:val="Heading3"/>
      </w:pPr>
      <w:r>
        <w:t>1ac – trespass grows</w:t>
      </w:r>
    </w:p>
    <w:p w14:paraId="08B8E991" w14:textId="77777777" w:rsidR="00FD74FE" w:rsidRDefault="00FD74FE" w:rsidP="00FD74FE">
      <w:pPr>
        <w:pStyle w:val="Heading4"/>
      </w:pPr>
      <w:r>
        <w:t>Unregulated state growing operations are destroying the environment with pesticides, fertilizers and uncontained water usage – this is endangers a multitude of species particularly the Coho salmon</w:t>
      </w:r>
    </w:p>
    <w:p w14:paraId="38E523A3" w14:textId="77777777" w:rsidR="00FD74FE" w:rsidRDefault="00FD74FE" w:rsidP="00FD74FE">
      <w:r w:rsidRPr="00F95A2E">
        <w:t xml:space="preserve">Ana </w:t>
      </w:r>
      <w:r w:rsidRPr="00F95A2E">
        <w:rPr>
          <w:rStyle w:val="Style13ptBold"/>
        </w:rPr>
        <w:t>Vasic</w:t>
      </w:r>
      <w:r w:rsidRPr="00F95A2E">
        <w:t xml:space="preserve">, </w:t>
      </w:r>
      <w:r w:rsidRPr="00F95A2E">
        <w:rPr>
          <w:rStyle w:val="Style13ptBold"/>
        </w:rPr>
        <w:t>3-11</w:t>
      </w:r>
      <w:r w:rsidRPr="009F74E1">
        <w:t>-2020, PhD student in literature specializes in cannabis reporting</w:t>
      </w:r>
      <w:r w:rsidRPr="00F95A2E">
        <w:t xml:space="preserve"> "Illegal Cannabis Grows Trigger a Chain of Environmental Disasters on Public Lands," Greencamp, </w:t>
      </w:r>
      <w:hyperlink r:id="rId6" w:history="1">
        <w:r w:rsidRPr="00080308">
          <w:rPr>
            <w:rStyle w:val="Hyperlink"/>
          </w:rPr>
          <w:t>https://greencamp.com/illegal-cannabis-grows/</w:t>
        </w:r>
      </w:hyperlink>
    </w:p>
    <w:p w14:paraId="4994F463" w14:textId="77777777" w:rsidR="00FD74FE" w:rsidRPr="00F95A2E" w:rsidRDefault="00FD74FE" w:rsidP="00FD74FE">
      <w:r w:rsidRPr="00F95A2E">
        <w:t>Known as trespass grows, the Illegal cannabis cultivation sites are creating a spiraling ecological catastrophe by </w:t>
      </w:r>
      <w:hyperlink r:id="rId7" w:history="1">
        <w:r w:rsidRPr="00F95A2E">
          <w:rPr>
            <w:rStyle w:val="Hyperlink"/>
          </w:rPr>
          <w:t>contaminating the environment</w:t>
        </w:r>
      </w:hyperlink>
      <w:r w:rsidRPr="00F95A2E">
        <w:t>, killing wildlife, and leaving piles of hazardous </w:t>
      </w:r>
      <w:hyperlink r:id="rId8" w:history="1">
        <w:r w:rsidRPr="00F95A2E">
          <w:rPr>
            <w:rStyle w:val="Hyperlink"/>
          </w:rPr>
          <w:t>waste</w:t>
        </w:r>
      </w:hyperlink>
      <w:r w:rsidRPr="00F95A2E">
        <w:t> behind.</w:t>
      </w:r>
    </w:p>
    <w:p w14:paraId="72706170" w14:textId="77777777" w:rsidR="00FD74FE" w:rsidRPr="00F95A2E" w:rsidRDefault="00FD74FE" w:rsidP="00FD74FE">
      <w:r w:rsidRPr="00F95A2E">
        <w:t>In September 2019, the CROP Project, a non-profit dedicated to cannabis removal from public lands,</w:t>
      </w:r>
      <w:hyperlink r:id="rId9" w:history="1">
        <w:r w:rsidRPr="00F95A2E">
          <w:rPr>
            <w:rStyle w:val="Hyperlink"/>
          </w:rPr>
          <w:t> invited the press</w:t>
        </w:r>
      </w:hyperlink>
      <w:r w:rsidRPr="00F95A2E">
        <w:t> to visit an illegal grow site in the Shasta Trinity National Forest.</w:t>
      </w:r>
    </w:p>
    <w:p w14:paraId="5C56FFF8" w14:textId="77777777" w:rsidR="00FD74FE" w:rsidRPr="00F95A2E" w:rsidRDefault="00FD74FE" w:rsidP="00FD74FE">
      <w:r w:rsidRPr="00F95A2E">
        <w:t>Earlier in 2017, the Atlantic</w:t>
      </w:r>
      <w:hyperlink r:id="rId10" w:history="1">
        <w:r w:rsidRPr="00F95A2E">
          <w:rPr>
            <w:rStyle w:val="Hyperlink"/>
          </w:rPr>
          <w:t> reported</w:t>
        </w:r>
      </w:hyperlink>
      <w:r w:rsidRPr="00F95A2E">
        <w:t> that the IERC team (Integral Ecology Research Center) has surveyed two similar grow complexes in Lassen National Forest.</w:t>
      </w:r>
    </w:p>
    <w:p w14:paraId="10A6B7B8" w14:textId="77777777" w:rsidR="00FD74FE" w:rsidRPr="00F95A2E" w:rsidRDefault="00FD74FE" w:rsidP="00FD74FE">
      <w:pPr>
        <w:rPr>
          <w:rStyle w:val="StyleUnderline"/>
        </w:rPr>
      </w:pPr>
      <w:r w:rsidRPr="00F95A2E">
        <w:t xml:space="preserve">The two are examples of what is referred to as a </w:t>
      </w:r>
      <w:r w:rsidRPr="00F95A2E">
        <w:rPr>
          <w:rStyle w:val="StyleUnderline"/>
        </w:rPr>
        <w:t>“</w:t>
      </w:r>
      <w:r w:rsidRPr="005E17F4">
        <w:rPr>
          <w:rStyle w:val="StyleUnderline"/>
          <w:highlight w:val="cyan"/>
        </w:rPr>
        <w:t>trespass grow</w:t>
      </w:r>
      <w:r w:rsidRPr="00F95A2E">
        <w:rPr>
          <w:rStyle w:val="StyleUnderline"/>
        </w:rPr>
        <w:t>”, a temporary cultivation spot controlled by DTOs</w:t>
      </w:r>
      <w:r w:rsidRPr="00F95A2E">
        <w:t xml:space="preserve"> (Drug Trafficking Organizations), which </w:t>
      </w:r>
      <w:r w:rsidRPr="00F95A2E">
        <w:rPr>
          <w:rStyle w:val="StyleUnderline"/>
        </w:rPr>
        <w:t xml:space="preserve">is </w:t>
      </w:r>
      <w:r w:rsidRPr="005E17F4">
        <w:rPr>
          <w:rStyle w:val="StyleUnderline"/>
          <w:highlight w:val="cyan"/>
        </w:rPr>
        <w:t>exploit</w:t>
      </w:r>
      <w:r w:rsidRPr="00F95A2E">
        <w:rPr>
          <w:rStyle w:val="StyleUnderline"/>
        </w:rPr>
        <w:t xml:space="preserve">ing </w:t>
      </w:r>
      <w:r w:rsidRPr="005E17F4">
        <w:rPr>
          <w:rStyle w:val="StyleUnderline"/>
          <w:highlight w:val="cyan"/>
        </w:rPr>
        <w:t>natural resources</w:t>
      </w:r>
      <w:r w:rsidRPr="00F95A2E">
        <w:rPr>
          <w:rStyle w:val="StyleUnderline"/>
        </w:rPr>
        <w:t xml:space="preserve"> and </w:t>
      </w:r>
      <w:r w:rsidRPr="005E17F4">
        <w:rPr>
          <w:rStyle w:val="StyleUnderline"/>
          <w:highlight w:val="cyan"/>
        </w:rPr>
        <w:t>leaving</w:t>
      </w:r>
      <w:r w:rsidRPr="00F95A2E">
        <w:rPr>
          <w:rStyle w:val="StyleUnderline"/>
        </w:rPr>
        <w:t xml:space="preserve"> behind an </w:t>
      </w:r>
      <w:r w:rsidRPr="005E17F4">
        <w:rPr>
          <w:rStyle w:val="StyleUnderline"/>
          <w:highlight w:val="cyan"/>
        </w:rPr>
        <w:t>environmental hazard.</w:t>
      </w:r>
    </w:p>
    <w:p w14:paraId="66E2D386" w14:textId="77777777" w:rsidR="00FD74FE" w:rsidRPr="00F95A2E" w:rsidRDefault="00FD74FE" w:rsidP="00FD74FE">
      <w:r w:rsidRPr="00F95A2E">
        <w:t>Almost the same scenery was encountered on both of these sites: abandoned camps, miles and miles of irrigation tubing, and opened bottles of banned toxicants.</w:t>
      </w:r>
    </w:p>
    <w:p w14:paraId="26D9B909" w14:textId="77777777" w:rsidR="00FD74FE" w:rsidRPr="00F95A2E" w:rsidRDefault="00FD74FE" w:rsidP="00FD74FE">
      <w:r w:rsidRPr="00F95A2E">
        <w:t>Lassen National Forest provided a gruesome extra detail for the eye: carcasses of a bear, a gray fox, and a turkey vulture scavenged by the flies that died within seconds.</w:t>
      </w:r>
    </w:p>
    <w:p w14:paraId="099C63B1" w14:textId="77777777" w:rsidR="00FD74FE" w:rsidRPr="00F95A2E" w:rsidRDefault="00FD74FE" w:rsidP="00FD74FE">
      <w:pPr>
        <w:rPr>
          <w:rStyle w:val="StyleUnderline"/>
        </w:rPr>
      </w:pPr>
      <w:r w:rsidRPr="00F95A2E">
        <w:rPr>
          <w:rStyle w:val="StyleUnderline"/>
        </w:rPr>
        <w:t>Scenes like these are not reserved for California alone: trespasses were also located in Oregon and Colorado. What’s worse, growers often break them into many subplots to avoid being raided, thus spreading the environmental impact.</w:t>
      </w:r>
    </w:p>
    <w:p w14:paraId="4FA93379" w14:textId="77777777" w:rsidR="00FD74FE" w:rsidRPr="00F95A2E" w:rsidRDefault="00FD74FE" w:rsidP="00FD74FE">
      <w:r w:rsidRPr="00F95A2E">
        <w:t>To unfold the issue, we spoke to Dr. Mourad Gabriel from the IERC, and a member of the CROP Project (a coalition of conservation organizations, tribes, elected officials, law enforcement agencies and federal land managers.)</w:t>
      </w:r>
    </w:p>
    <w:p w14:paraId="29288F50" w14:textId="77777777" w:rsidR="00FD74FE" w:rsidRPr="00F95A2E" w:rsidRDefault="00FD74FE" w:rsidP="00FD74FE">
      <w:r w:rsidRPr="00F95A2E">
        <w:t>Trespass Settlement: Perverting the Natural Ecosystems</w:t>
      </w:r>
    </w:p>
    <w:p w14:paraId="140EA830" w14:textId="77777777" w:rsidR="00FD74FE" w:rsidRPr="00F95A2E" w:rsidRDefault="00FD74FE" w:rsidP="00FD74FE">
      <w:r w:rsidRPr="00F95A2E">
        <w:t>Once the illegal cultivators find a secluded spot on public land, they set up a temporary encampment with armed guards who will keep the site safe from unwanted visitors. They often bring entire families, including children, to live there until the harvest.</w:t>
      </w:r>
    </w:p>
    <w:p w14:paraId="1156EECA" w14:textId="77777777" w:rsidR="00FD74FE" w:rsidRPr="00962E54" w:rsidRDefault="00FD74FE" w:rsidP="00FD74FE">
      <w:pPr>
        <w:rPr>
          <w:rStyle w:val="StyleUnderline"/>
        </w:rPr>
      </w:pPr>
      <w:r w:rsidRPr="00962E54">
        <w:rPr>
          <w:rStyle w:val="StyleUnderline"/>
        </w:rPr>
        <w:t>To obtain a cultivation surface, growers raze a forest, thus creating bare pockets in the woods that result in a loss of sensitive wildlife habitat for many species, destroy soil stability, and increase the likelihood of landslides.</w:t>
      </w:r>
    </w:p>
    <w:p w14:paraId="4F137B72" w14:textId="77777777" w:rsidR="00FD74FE" w:rsidRPr="00F95A2E" w:rsidRDefault="00FD74FE" w:rsidP="00FD74FE">
      <w:r w:rsidRPr="00962E54">
        <w:rPr>
          <w:rStyle w:val="StyleUnderline"/>
        </w:rPr>
        <w:t>Setting up irrigation systems is an environmental calamity of its own</w:t>
      </w:r>
      <w:r w:rsidRPr="00F95A2E">
        <w:t>.</w:t>
      </w:r>
    </w:p>
    <w:p w14:paraId="3973A9DE" w14:textId="77777777" w:rsidR="00FD74FE" w:rsidRPr="00962E54" w:rsidRDefault="00FD74FE" w:rsidP="00FD74FE">
      <w:pPr>
        <w:rPr>
          <w:rStyle w:val="StyleUnderline"/>
        </w:rPr>
      </w:pPr>
      <w:r w:rsidRPr="00F95A2E">
        <w:t xml:space="preserve">In a nutshell, </w:t>
      </w:r>
      <w:r w:rsidRPr="00C34631">
        <w:rPr>
          <w:rStyle w:val="StyleUnderline"/>
          <w:highlight w:val="cyan"/>
        </w:rPr>
        <w:t>clandestine</w:t>
      </w:r>
      <w:r w:rsidRPr="00962E54">
        <w:rPr>
          <w:rStyle w:val="StyleUnderline"/>
        </w:rPr>
        <w:t xml:space="preserve"> cannabis </w:t>
      </w:r>
      <w:r w:rsidRPr="00C34631">
        <w:rPr>
          <w:rStyle w:val="StyleUnderline"/>
          <w:highlight w:val="cyan"/>
        </w:rPr>
        <w:t>cultivation is sucking up streams</w:t>
      </w:r>
      <w:r w:rsidRPr="00962E54">
        <w:rPr>
          <w:rStyle w:val="StyleUnderline"/>
        </w:rPr>
        <w:t xml:space="preserve"> and rivers, </w:t>
      </w:r>
      <w:r w:rsidRPr="00C34631">
        <w:rPr>
          <w:rStyle w:val="StyleUnderline"/>
          <w:highlight w:val="cyan"/>
        </w:rPr>
        <w:t>leaving no water to sustain</w:t>
      </w:r>
      <w:r w:rsidRPr="00962E54">
        <w:rPr>
          <w:rStyle w:val="StyleUnderline"/>
        </w:rPr>
        <w:t xml:space="preserve"> aquatic </w:t>
      </w:r>
      <w:r w:rsidRPr="00C34631">
        <w:rPr>
          <w:rStyle w:val="StyleUnderline"/>
          <w:highlight w:val="cyan"/>
        </w:rPr>
        <w:t>life,</w:t>
      </w:r>
      <w:r w:rsidRPr="00962E54">
        <w:rPr>
          <w:rStyle w:val="StyleUnderline"/>
        </w:rPr>
        <w:t xml:space="preserve"> and </w:t>
      </w:r>
      <w:r w:rsidRPr="00C34631">
        <w:rPr>
          <w:rStyle w:val="StyleUnderline"/>
          <w:highlight w:val="cyan"/>
        </w:rPr>
        <w:t>triggering a chain of</w:t>
      </w:r>
      <w:r w:rsidRPr="00962E54">
        <w:rPr>
          <w:rStyle w:val="StyleUnderline"/>
        </w:rPr>
        <w:t xml:space="preserve"> harmful </w:t>
      </w:r>
      <w:r w:rsidRPr="00C34631">
        <w:rPr>
          <w:rStyle w:val="StyleUnderline"/>
          <w:highlight w:val="cyan"/>
        </w:rPr>
        <w:t>threats</w:t>
      </w:r>
      <w:r w:rsidRPr="00962E54">
        <w:rPr>
          <w:rStyle w:val="StyleUnderline"/>
        </w:rPr>
        <w:t xml:space="preserve">: </w:t>
      </w:r>
      <w:r w:rsidRPr="00C34631">
        <w:rPr>
          <w:rStyle w:val="StyleUnderline"/>
          <w:highlight w:val="cyan"/>
        </w:rPr>
        <w:t>loss of watering holes</w:t>
      </w:r>
      <w:r w:rsidRPr="00962E54">
        <w:rPr>
          <w:rStyle w:val="StyleUnderline"/>
        </w:rPr>
        <w:t xml:space="preserve"> for wildlife</w:t>
      </w:r>
      <w:r w:rsidRPr="0021303D">
        <w:rPr>
          <w:rStyle w:val="StyleUnderline"/>
          <w:highlight w:val="cyan"/>
        </w:rPr>
        <w:t>, higher water temp</w:t>
      </w:r>
      <w:r w:rsidRPr="00962E54">
        <w:rPr>
          <w:rStyle w:val="StyleUnderline"/>
        </w:rPr>
        <w:t xml:space="preserve">erature that allows for </w:t>
      </w:r>
      <w:r w:rsidRPr="00C34631">
        <w:rPr>
          <w:rStyle w:val="StyleUnderline"/>
          <w:highlight w:val="cyan"/>
        </w:rPr>
        <w:t>easier transition of diseases</w:t>
      </w:r>
      <w:r w:rsidRPr="00962E54">
        <w:rPr>
          <w:rStyle w:val="StyleUnderline"/>
        </w:rPr>
        <w:t>, etc.</w:t>
      </w:r>
    </w:p>
    <w:p w14:paraId="2548813E" w14:textId="77777777" w:rsidR="00FD74FE" w:rsidRPr="00F95A2E" w:rsidRDefault="00FD74FE" w:rsidP="00FD74FE">
      <w:r w:rsidRPr="00F95A2E">
        <w:t xml:space="preserve">According to IERC’s estimates, </w:t>
      </w:r>
      <w:r w:rsidRPr="00962E54">
        <w:rPr>
          <w:rStyle w:val="StyleUnderline"/>
        </w:rPr>
        <w:t>a site in Shasta-Trinity alone diverted more than million gallons of water from the New River</w:t>
      </w:r>
      <w:r w:rsidRPr="007F1191">
        <w:rPr>
          <w:rStyle w:val="StyleUnderline"/>
          <w:highlight w:val="cyan"/>
        </w:rPr>
        <w:t>, which</w:t>
      </w:r>
      <w:r w:rsidRPr="00962E54">
        <w:rPr>
          <w:rStyle w:val="StyleUnderline"/>
        </w:rPr>
        <w:t xml:space="preserve"> is a natural habitat of </w:t>
      </w:r>
      <w:r w:rsidRPr="007F1191">
        <w:rPr>
          <w:rStyle w:val="StyleUnderline"/>
          <w:highlight w:val="cyan"/>
        </w:rPr>
        <w:t>threaten</w:t>
      </w:r>
      <w:r w:rsidRPr="00962E54">
        <w:rPr>
          <w:rStyle w:val="StyleUnderline"/>
        </w:rPr>
        <w:t xml:space="preserve">ed spring-run chinook and </w:t>
      </w:r>
      <w:r w:rsidRPr="007F1191">
        <w:rPr>
          <w:rStyle w:val="StyleUnderline"/>
          <w:highlight w:val="cyan"/>
        </w:rPr>
        <w:t>coho salmon</w:t>
      </w:r>
      <w:r w:rsidRPr="00962E54">
        <w:rPr>
          <w:rStyle w:val="StyleUnderline"/>
        </w:rPr>
        <w:t>.</w:t>
      </w:r>
    </w:p>
    <w:p w14:paraId="6992E7F6" w14:textId="77777777" w:rsidR="00FD74FE" w:rsidRPr="00962E54" w:rsidRDefault="00FD74FE" w:rsidP="00FD74FE">
      <w:pPr>
        <w:rPr>
          <w:rStyle w:val="StyleUnderline"/>
        </w:rPr>
      </w:pPr>
      <w:r w:rsidRPr="00F95A2E">
        <w:t xml:space="preserve">What’s more, </w:t>
      </w:r>
      <w:r w:rsidRPr="00962E54">
        <w:rPr>
          <w:rStyle w:val="StyleUnderline"/>
        </w:rPr>
        <w:t>because their irrigation systems aren’t as efficient, trespasses tend to use more water than necessary. In some cases, the growers just leave the system running, even if there are no plants to water, causing severe supply shortages in this drought area.</w:t>
      </w:r>
    </w:p>
    <w:p w14:paraId="43D9AA4C" w14:textId="77777777" w:rsidR="00FD74FE" w:rsidRPr="00F95A2E" w:rsidRDefault="00FD74FE" w:rsidP="00FD74FE">
      <w:r w:rsidRPr="00F95A2E">
        <w:t>And somewhere down the stream, a legal (cannabis) crop will be the victim of the shortfall, or, even worse, be tainted with contaminated water.</w:t>
      </w:r>
    </w:p>
    <w:p w14:paraId="10670EF6" w14:textId="77777777" w:rsidR="00FD74FE" w:rsidRPr="00F95A2E" w:rsidRDefault="00FD74FE" w:rsidP="00FD74FE">
      <w:r w:rsidRPr="00F95A2E">
        <w:t>Threats to Wildlife and Humans</w:t>
      </w:r>
    </w:p>
    <w:p w14:paraId="5CB5B5AD" w14:textId="77777777" w:rsidR="00FD74FE" w:rsidRPr="00F95A2E" w:rsidRDefault="00FD74FE" w:rsidP="00FD74FE">
      <w:r w:rsidRPr="00F95A2E">
        <w:t>Sadly, the settlement is just a tip of the environmental hazard, explained Dr. Mourad Gabriel.</w:t>
      </w:r>
    </w:p>
    <w:p w14:paraId="4207A489" w14:textId="77777777" w:rsidR="00FD74FE" w:rsidRPr="00F95A2E" w:rsidRDefault="00FD74FE" w:rsidP="00FD74FE">
      <w:r w:rsidRPr="00F95A2E">
        <w:t xml:space="preserve">The </w:t>
      </w:r>
      <w:r w:rsidRPr="00C34631">
        <w:rPr>
          <w:rStyle w:val="StyleUnderline"/>
          <w:highlight w:val="cyan"/>
        </w:rPr>
        <w:t>illegal</w:t>
      </w:r>
      <w:r w:rsidRPr="00962E54">
        <w:rPr>
          <w:rStyle w:val="StyleUnderline"/>
        </w:rPr>
        <w:t xml:space="preserve"> growing </w:t>
      </w:r>
      <w:r w:rsidRPr="00C34631">
        <w:rPr>
          <w:rStyle w:val="StyleUnderline"/>
          <w:highlight w:val="cyan"/>
        </w:rPr>
        <w:t>sites use banned chemicals</w:t>
      </w:r>
      <w:r w:rsidRPr="00962E54">
        <w:rPr>
          <w:rStyle w:val="StyleUnderline"/>
        </w:rPr>
        <w:t xml:space="preserve"> to facilitate the production, and</w:t>
      </w:r>
      <w:r w:rsidRPr="00F95A2E">
        <w:t xml:space="preserve"> they do </w:t>
      </w:r>
      <w:r w:rsidRPr="00962E54">
        <w:rPr>
          <w:rStyle w:val="StyleUnderline"/>
        </w:rPr>
        <w:t xml:space="preserve">so </w:t>
      </w:r>
      <w:r w:rsidRPr="00C34631">
        <w:rPr>
          <w:rStyle w:val="StyleUnderline"/>
          <w:highlight w:val="cyan"/>
        </w:rPr>
        <w:t>in an unscrupulous manner</w:t>
      </w:r>
      <w:r w:rsidRPr="00F95A2E">
        <w:t xml:space="preserve">, </w:t>
      </w:r>
      <w:r w:rsidRPr="00962E54">
        <w:rPr>
          <w:rStyle w:val="StyleUnderline"/>
        </w:rPr>
        <w:t>which causes contamination on a landscape level</w:t>
      </w:r>
      <w:r w:rsidRPr="00F95A2E">
        <w:t>. All raided sites contained dozens of chemicals – pesticides, rodenticides, and fertilizers – some of which are extremely dangerous.</w:t>
      </w:r>
    </w:p>
    <w:p w14:paraId="3A3FEAD2" w14:textId="77777777" w:rsidR="00FD74FE" w:rsidRPr="00F95A2E" w:rsidRDefault="00FD74FE" w:rsidP="00FD74FE">
      <w:r w:rsidRPr="00C34631">
        <w:rPr>
          <w:rStyle w:val="StyleUnderline"/>
          <w:highlight w:val="cyan"/>
        </w:rPr>
        <w:t>Nine out of ten</w:t>
      </w:r>
      <w:r w:rsidRPr="00962E54">
        <w:rPr>
          <w:rStyle w:val="StyleUnderline"/>
        </w:rPr>
        <w:t xml:space="preserve"> researchers </w:t>
      </w:r>
      <w:r w:rsidRPr="00C34631">
        <w:rPr>
          <w:rStyle w:val="StyleUnderline"/>
          <w:highlight w:val="cyan"/>
        </w:rPr>
        <w:t>found carbofuran, a highly lethal pesticide</w:t>
      </w:r>
      <w:r w:rsidRPr="00962E54">
        <w:rPr>
          <w:rStyle w:val="StyleUnderline"/>
        </w:rPr>
        <w:t xml:space="preserve"> that can kill a fully grown bear</w:t>
      </w:r>
      <w:r w:rsidRPr="00F95A2E">
        <w:t>.</w:t>
      </w:r>
    </w:p>
    <w:p w14:paraId="412045F8" w14:textId="77777777" w:rsidR="00FD74FE" w:rsidRPr="00F95A2E" w:rsidRDefault="00FD74FE" w:rsidP="00FD74FE">
      <w:r w:rsidRPr="00F95A2E">
        <w:t>“</w:t>
      </w:r>
      <w:r w:rsidRPr="00962E54">
        <w:rPr>
          <w:rStyle w:val="StyleUnderline"/>
        </w:rPr>
        <w:t>For you or me, it would take no more than half a milliliter</w:t>
      </w:r>
      <w:r w:rsidRPr="00F95A2E">
        <w:t>. That’s how detrimental carbofuran really is,” said Dr. Gabriel.</w:t>
      </w:r>
    </w:p>
    <w:p w14:paraId="0E29001B" w14:textId="77777777" w:rsidR="00FD74FE" w:rsidRPr="00F95A2E" w:rsidRDefault="00FD74FE" w:rsidP="00FD74FE">
      <w:r w:rsidRPr="00F95A2E">
        <w:t xml:space="preserve">And </w:t>
      </w:r>
      <w:r w:rsidRPr="00962E54">
        <w:rPr>
          <w:rStyle w:val="StyleUnderline"/>
        </w:rPr>
        <w:t xml:space="preserve">trespass </w:t>
      </w:r>
      <w:r w:rsidRPr="00C34631">
        <w:rPr>
          <w:rStyle w:val="StyleUnderline"/>
          <w:highlight w:val="cyan"/>
        </w:rPr>
        <w:t>growers</w:t>
      </w:r>
      <w:r w:rsidRPr="00962E54">
        <w:rPr>
          <w:rStyle w:val="StyleUnderline"/>
        </w:rPr>
        <w:t xml:space="preserve"> aren’t applying carbofuran in milliliters. They </w:t>
      </w:r>
      <w:r w:rsidRPr="00C34631">
        <w:rPr>
          <w:rStyle w:val="StyleUnderline"/>
          <w:highlight w:val="cyan"/>
        </w:rPr>
        <w:t>are using quantities that</w:t>
      </w:r>
      <w:r w:rsidRPr="00962E54">
        <w:rPr>
          <w:rStyle w:val="StyleUnderline"/>
        </w:rPr>
        <w:t xml:space="preserve"> can </w:t>
      </w:r>
      <w:r w:rsidRPr="00C34631">
        <w:rPr>
          <w:rStyle w:val="StyleUnderline"/>
          <w:highlight w:val="cyan"/>
        </w:rPr>
        <w:t>keep</w:t>
      </w:r>
      <w:r w:rsidRPr="00962E54">
        <w:rPr>
          <w:rStyle w:val="StyleUnderline"/>
        </w:rPr>
        <w:t xml:space="preserve"> the </w:t>
      </w:r>
      <w:r w:rsidRPr="00C34631">
        <w:rPr>
          <w:rStyle w:val="StyleUnderline"/>
          <w:highlight w:val="cyan"/>
        </w:rPr>
        <w:t>surroundings contaminated for a year</w:t>
      </w:r>
      <w:r w:rsidRPr="00962E54">
        <w:rPr>
          <w:rStyle w:val="StyleUnderline"/>
        </w:rPr>
        <w:t>.</w:t>
      </w:r>
    </w:p>
    <w:p w14:paraId="55F5CA73" w14:textId="77777777" w:rsidR="00FD74FE" w:rsidRPr="00F95A2E" w:rsidRDefault="00FD74FE" w:rsidP="00FD74FE">
      <w:r w:rsidRPr="00F95A2E">
        <w:t>On one of the cleaning-ups, Dr. Gabriel encountered a peculiar cannabis plant that sprouted from a leftover seed (it had a taproot), survived a winter and got itself pollinated. Turns out, it was positive for carbofuran.</w:t>
      </w:r>
    </w:p>
    <w:p w14:paraId="516471EC" w14:textId="77777777" w:rsidR="00FD74FE" w:rsidRPr="00F95A2E" w:rsidRDefault="00FD74FE" w:rsidP="00FD74FE">
      <w:r w:rsidRPr="00F95A2E">
        <w:t>This plant is a perfect illustration of the contamination scope on trespasses.</w:t>
      </w:r>
    </w:p>
    <w:p w14:paraId="157343E7" w14:textId="77777777" w:rsidR="00FD74FE" w:rsidRPr="00F95A2E" w:rsidRDefault="00FD74FE" w:rsidP="00FD74FE">
      <w:r w:rsidRPr="00F95A2E">
        <w:t>“</w:t>
      </w:r>
      <w:r w:rsidRPr="00962E54">
        <w:rPr>
          <w:rStyle w:val="StyleUnderline"/>
        </w:rPr>
        <w:t>In the soil, carbofuran was supposed to last between 20 and 60 days, which means a year from then it should be gone. This plant led us to one and only conclusion: the cultivator used the product not in a diluted form, but in a highly concentrated manner that contaminated the soil.</w:t>
      </w:r>
      <w:r w:rsidRPr="00F95A2E">
        <w:t xml:space="preserve"> When the seed was sprouting, the roots sucked up the carbofuran in the soil, and then impregnated the leaves with this pesticide,” clarified Dr. Gabriel.</w:t>
      </w:r>
    </w:p>
    <w:p w14:paraId="0200AE3E" w14:textId="77777777" w:rsidR="00FD74FE" w:rsidRPr="00F95A2E" w:rsidRDefault="00FD74FE" w:rsidP="00FD74FE">
      <w:r w:rsidRPr="00F95A2E">
        <w:t>He continued: “And then we see animals consuming the cannabis out in the field, actually eating plants because they’re high in sugar and the smell lures them.”</w:t>
      </w:r>
    </w:p>
    <w:p w14:paraId="6F293246" w14:textId="77777777" w:rsidR="00FD74FE" w:rsidRPr="00962E54" w:rsidRDefault="00FD74FE" w:rsidP="00FD74FE">
      <w:pPr>
        <w:rPr>
          <w:rStyle w:val="StyleUnderline"/>
        </w:rPr>
      </w:pPr>
      <w:r w:rsidRPr="00962E54">
        <w:rPr>
          <w:rStyle w:val="StyleUnderline"/>
        </w:rPr>
        <w:t>Animals get intoxicated in other ways as well: by consuming dangerous chemicals directly because their flavor attracts them (e.g., rodenticides are often flavored like peanut butter), or by eating contaminated prey. Either way, the toxic exposures</w:t>
      </w:r>
      <w:hyperlink r:id="rId11" w:history="1">
        <w:r w:rsidRPr="00962E54">
          <w:rPr>
            <w:rStyle w:val="StyleUnderline"/>
          </w:rPr>
          <w:t> are found</w:t>
        </w:r>
      </w:hyperlink>
      <w:r w:rsidRPr="00962E54">
        <w:rPr>
          <w:rStyle w:val="StyleUnderline"/>
        </w:rPr>
        <w:t> across the food chain, including species protected by the ESA act (e.g. northern spotted owl).</w:t>
      </w:r>
    </w:p>
    <w:p w14:paraId="1A7A98A7" w14:textId="77777777" w:rsidR="00FD74FE" w:rsidRPr="00962E54" w:rsidRDefault="00FD74FE" w:rsidP="00FD74FE">
      <w:pPr>
        <w:rPr>
          <w:rStyle w:val="StyleUnderline"/>
        </w:rPr>
      </w:pPr>
      <w:r w:rsidRPr="00962E54">
        <w:rPr>
          <w:rStyle w:val="StyleUnderline"/>
        </w:rPr>
        <w:t>Teams raiding a grow site routinely find carcasses of species such as fisher, mule deer, gray foxes, Steller’s jays, ravens and coyotes.</w:t>
      </w:r>
    </w:p>
    <w:p w14:paraId="6C3EF464" w14:textId="77777777" w:rsidR="00FD74FE" w:rsidRPr="00F95A2E" w:rsidRDefault="00FD74FE" w:rsidP="00FD74FE">
      <w:r w:rsidRPr="00F95A2E">
        <w:t>But</w:t>
      </w:r>
      <w:hyperlink r:id="rId12" w:history="1">
        <w:r w:rsidRPr="00F95A2E">
          <w:rPr>
            <w:rStyle w:val="Hyperlink"/>
          </w:rPr>
          <w:t> risks expand to humans</w:t>
        </w:r>
      </w:hyperlink>
      <w:r w:rsidRPr="00F95A2E">
        <w:t> as well.</w:t>
      </w:r>
    </w:p>
    <w:p w14:paraId="4632833C" w14:textId="77777777" w:rsidR="00FD74FE" w:rsidRPr="00F95A2E" w:rsidRDefault="00FD74FE" w:rsidP="00FD74FE">
      <w:r w:rsidRPr="00F95A2E">
        <w:t>“Recreationists that are participating in public lands are also at risk of being exposed,” explained Dr. Gabriel.</w:t>
      </w:r>
    </w:p>
    <w:p w14:paraId="1AE165A6" w14:textId="77777777" w:rsidR="00FD74FE" w:rsidRPr="00F95A2E" w:rsidRDefault="00FD74FE" w:rsidP="00FD74FE">
      <w:r w:rsidRPr="00F95A2E">
        <w:t>Here’s a scary possible scenario. Carbofuran is often left on trespasses in soda or Gatorade bottles. It’s colored bubblegum pink. Should a child pick it up and sniff it or lick its fingers, the effects would be immediate.</w:t>
      </w:r>
    </w:p>
    <w:p w14:paraId="54054468" w14:textId="77777777" w:rsidR="00FD74FE" w:rsidRPr="00F95A2E" w:rsidRDefault="00FD74FE" w:rsidP="00FD74FE">
      <w:r w:rsidRPr="00F95A2E">
        <w:t>“And don’t forget, cultivators are growing cannabis here for a </w:t>
      </w:r>
      <w:hyperlink r:id="rId13" w:history="1">
        <w:r w:rsidRPr="00F95A2E">
          <w:rPr>
            <w:rStyle w:val="Hyperlink"/>
          </w:rPr>
          <w:t>black market</w:t>
        </w:r>
      </w:hyperlink>
      <w:r w:rsidRPr="00F95A2E">
        <w:t> out there. The individuals are choosing to go with cheaper, unregulated products that could really pose a health threat to them,” noted Dr. Gabriel.</w:t>
      </w:r>
    </w:p>
    <w:p w14:paraId="691E1EF9" w14:textId="77777777" w:rsidR="00FD74FE" w:rsidRDefault="00FD74FE" w:rsidP="00FD74FE"/>
    <w:p w14:paraId="43972474" w14:textId="77777777" w:rsidR="00FD74FE" w:rsidRPr="00313334" w:rsidRDefault="00FD74FE" w:rsidP="00FD74FE">
      <w:pPr>
        <w:pStyle w:val="Heading4"/>
      </w:pPr>
      <w:r>
        <w:t>Federal Legalization solves widespread use of banned pesticides and allows for environmental research</w:t>
      </w:r>
    </w:p>
    <w:p w14:paraId="185E427F" w14:textId="77777777" w:rsidR="00FD74FE" w:rsidRDefault="00FD74FE" w:rsidP="00FD74FE">
      <w:pPr>
        <w:rPr>
          <w:rStyle w:val="StyleUnderline"/>
        </w:rPr>
      </w:pPr>
      <w:r w:rsidRPr="00AD0171">
        <w:t xml:space="preserve">Justin </w:t>
      </w:r>
      <w:r w:rsidRPr="00AD0171">
        <w:rPr>
          <w:rStyle w:val="Style13ptBold"/>
        </w:rPr>
        <w:t>Rohrlich</w:t>
      </w:r>
      <w:r>
        <w:t xml:space="preserve"> </w:t>
      </w:r>
      <w:r w:rsidRPr="00AD0171">
        <w:rPr>
          <w:rStyle w:val="Style13ptBold"/>
        </w:rPr>
        <w:t>&amp;</w:t>
      </w:r>
      <w:r>
        <w:t xml:space="preserve"> </w:t>
      </w:r>
      <w:r w:rsidRPr="00AD0171">
        <w:t xml:space="preserve">Zoë </w:t>
      </w:r>
      <w:r w:rsidRPr="00AD0171">
        <w:rPr>
          <w:rStyle w:val="Style13ptBold"/>
        </w:rPr>
        <w:t>Schlanger</w:t>
      </w:r>
      <w:r w:rsidRPr="00AD0171">
        <w:t>, 8-23-20</w:t>
      </w:r>
      <w:r w:rsidRPr="00AD0171">
        <w:rPr>
          <w:rStyle w:val="Style13ptBold"/>
        </w:rPr>
        <w:t>19</w:t>
      </w:r>
      <w:r w:rsidRPr="00AD0171">
        <w:t>, "Illegal marijuana growers are poisoning national forests with banned pesticides," Quartz, https://qz.com/1693328/illegal-pot-growers-poison-national-parks-with-banned-pesticide/</w:t>
      </w:r>
      <w:r w:rsidRPr="00E94120">
        <w:rPr>
          <w:rStyle w:val="Heading4Char"/>
        </w:rPr>
        <w:br/>
      </w:r>
      <w:r w:rsidRPr="001F38FE">
        <w:rPr>
          <w:rStyle w:val="StyleUnderline"/>
        </w:rPr>
        <w:t xml:space="preserve">Over the past month, US law enforcement has uncovered some 25,000 marijuana plants growing illegally within California’s national forests, </w:t>
      </w:r>
      <w:hyperlink r:id="rId14" w:history="1">
        <w:r w:rsidRPr="001F38FE">
          <w:rPr>
            <w:rStyle w:val="StyleUnderline"/>
          </w:rPr>
          <w:t>according</w:t>
        </w:r>
      </w:hyperlink>
      <w:r w:rsidRPr="001F38FE">
        <w:rPr>
          <w:rStyle w:val="StyleUnderline"/>
        </w:rPr>
        <w:t xml:space="preserve"> </w:t>
      </w:r>
      <w:hyperlink r:id="rId15" w:history="1">
        <w:r w:rsidRPr="001F38FE">
          <w:rPr>
            <w:rStyle w:val="StyleUnderline"/>
          </w:rPr>
          <w:t>to</w:t>
        </w:r>
      </w:hyperlink>
      <w:r w:rsidRPr="001F38FE">
        <w:rPr>
          <w:rStyle w:val="StyleUnderline"/>
        </w:rPr>
        <w:t xml:space="preserve"> </w:t>
      </w:r>
      <w:hyperlink r:id="rId16" w:history="1">
        <w:r w:rsidRPr="001F38FE">
          <w:rPr>
            <w:rStyle w:val="StyleUnderline"/>
          </w:rPr>
          <w:t>federal</w:t>
        </w:r>
      </w:hyperlink>
      <w:r w:rsidRPr="001F38FE">
        <w:rPr>
          <w:rStyle w:val="StyleUnderline"/>
        </w:rPr>
        <w:t xml:space="preserve"> </w:t>
      </w:r>
      <w:hyperlink r:id="rId17" w:history="1">
        <w:r w:rsidRPr="001F38FE">
          <w:rPr>
            <w:rStyle w:val="StyleUnderline"/>
          </w:rPr>
          <w:t>court</w:t>
        </w:r>
      </w:hyperlink>
      <w:r w:rsidRPr="001F38FE">
        <w:rPr>
          <w:rStyle w:val="StyleUnderline"/>
        </w:rPr>
        <w:t xml:space="preserve"> </w:t>
      </w:r>
      <w:hyperlink r:id="rId18" w:history="1">
        <w:r w:rsidRPr="001F38FE">
          <w:rPr>
            <w:rStyle w:val="StyleUnderline"/>
          </w:rPr>
          <w:t>documents</w:t>
        </w:r>
      </w:hyperlink>
      <w:r w:rsidRPr="001F38FE">
        <w:rPr>
          <w:rStyle w:val="StyleUnderline"/>
        </w:rPr>
        <w:t xml:space="preserve"> </w:t>
      </w:r>
      <w:hyperlink r:id="rId19" w:history="1">
        <w:r w:rsidRPr="001F38FE">
          <w:rPr>
            <w:rStyle w:val="StyleUnderline"/>
          </w:rPr>
          <w:t>reviewed</w:t>
        </w:r>
      </w:hyperlink>
      <w:r w:rsidRPr="001F38FE">
        <w:rPr>
          <w:rStyle w:val="StyleUnderline"/>
        </w:rPr>
        <w:t xml:space="preserve"> </w:t>
      </w:r>
      <w:hyperlink r:id="rId20" w:history="1">
        <w:r w:rsidRPr="001F38FE">
          <w:rPr>
            <w:rStyle w:val="StyleUnderline"/>
          </w:rPr>
          <w:t>by Quartz</w:t>
        </w:r>
      </w:hyperlink>
      <w:r w:rsidRPr="001F38FE">
        <w:rPr>
          <w:rStyle w:val="StyleUnderline"/>
        </w:rPr>
        <w:t xml:space="preserve">. In at least </w:t>
      </w:r>
      <w:hyperlink r:id="rId21" w:history="1">
        <w:r w:rsidRPr="001F38FE">
          <w:rPr>
            <w:rStyle w:val="StyleUnderline"/>
          </w:rPr>
          <w:t>one case</w:t>
        </w:r>
      </w:hyperlink>
      <w:r w:rsidRPr="001F38FE">
        <w:rPr>
          <w:rStyle w:val="StyleUnderline"/>
        </w:rPr>
        <w:t>, the illicit growers sprayed the plants with one of the most dangerous pesticides in the world. Known as carbofuran, the</w:t>
      </w:r>
      <w:r w:rsidRPr="00AD0171">
        <w:rPr>
          <w:rStyle w:val="StyleUnderline"/>
        </w:rPr>
        <w:t xml:space="preserve"> pesticide is banned for poisoning humans and killing wildlife.</w:t>
      </w:r>
      <w:r>
        <w:rPr>
          <w:rStyle w:val="StyleUnderline"/>
        </w:rPr>
        <w:t xml:space="preserve"> </w:t>
      </w:r>
      <w:r w:rsidRPr="00AD0171">
        <w:t>“These are federal lands, and they are being systematically destroyed through clear-cutting, stream diversion, chemicals and pesticides,” a federal prosecutor</w:t>
      </w:r>
      <w:r>
        <w:t xml:space="preserve"> </w:t>
      </w:r>
      <w:hyperlink r:id="rId22" w:history="1">
        <w:r w:rsidRPr="00AD0171">
          <w:rPr>
            <w:rStyle w:val="Hyperlink"/>
          </w:rPr>
          <w:t>told reporters</w:t>
        </w:r>
      </w:hyperlink>
      <w:r>
        <w:t xml:space="preserve"> </w:t>
      </w:r>
      <w:r w:rsidRPr="00AD0171">
        <w:t>on Tuesday (Aug. 20). “It’s a vitally important issue.”</w:t>
      </w:r>
      <w:r>
        <w:t xml:space="preserve"> </w:t>
      </w:r>
      <w:r w:rsidRPr="00AD0171">
        <w:t xml:space="preserve">For years, carbofuran, sold under the brand name Furadan by Philadelphia-based FMC Corporation, was sprayed on American corn, cotton, potatoes, sunflowers, and other food crops. </w:t>
      </w:r>
      <w:r w:rsidRPr="007F12E9">
        <w:rPr>
          <w:rStyle w:val="StyleUnderline"/>
          <w:highlight w:val="cyan"/>
        </w:rPr>
        <w:t>Regulators took carbofuran off the</w:t>
      </w:r>
      <w:r w:rsidRPr="00AD0171">
        <w:rPr>
          <w:rStyle w:val="StyleUnderline"/>
        </w:rPr>
        <w:t xml:space="preserve"> American </w:t>
      </w:r>
      <w:r w:rsidRPr="007F12E9">
        <w:rPr>
          <w:rStyle w:val="StyleUnderline"/>
          <w:highlight w:val="cyan"/>
        </w:rPr>
        <w:t>market in 2008</w:t>
      </w:r>
      <w:r w:rsidRPr="00AD0171">
        <w:rPr>
          <w:rStyle w:val="StyleUnderline"/>
        </w:rPr>
        <w:t xml:space="preserve"> after it was blamed for</w:t>
      </w:r>
      <w:r>
        <w:rPr>
          <w:rStyle w:val="StyleUnderline"/>
        </w:rPr>
        <w:t xml:space="preserve"> </w:t>
      </w:r>
      <w:hyperlink r:id="rId23" w:history="1">
        <w:r w:rsidRPr="00AD0171">
          <w:rPr>
            <w:rStyle w:val="StyleUnderline"/>
          </w:rPr>
          <w:t>killing more birds in the US</w:t>
        </w:r>
      </w:hyperlink>
      <w:r>
        <w:rPr>
          <w:rStyle w:val="StyleUnderline"/>
        </w:rPr>
        <w:t xml:space="preserve"> </w:t>
      </w:r>
      <w:r w:rsidRPr="00AD0171">
        <w:rPr>
          <w:rStyle w:val="StyleUnderline"/>
        </w:rPr>
        <w:t>than any other pesticide in history. It is also banned in the European Union, Canada, and more recently,</w:t>
      </w:r>
      <w:r>
        <w:rPr>
          <w:rStyle w:val="StyleUnderline"/>
        </w:rPr>
        <w:t xml:space="preserve"> </w:t>
      </w:r>
      <w:hyperlink r:id="rId24" w:history="1">
        <w:r w:rsidRPr="00AD0171">
          <w:rPr>
            <w:rStyle w:val="StyleUnderline"/>
          </w:rPr>
          <w:t>Brazil</w:t>
        </w:r>
      </w:hyperlink>
      <w:r w:rsidRPr="00AD0171">
        <w:rPr>
          <w:rStyle w:val="StyleUnderline"/>
        </w:rPr>
        <w:t>.</w:t>
      </w:r>
      <w:r>
        <w:rPr>
          <w:rStyle w:val="StyleUnderline"/>
        </w:rPr>
        <w:t xml:space="preserve"> </w:t>
      </w:r>
      <w:hyperlink r:id="rId25" w:history="1">
        <w:r w:rsidRPr="00AD0171">
          <w:rPr>
            <w:rStyle w:val="Hyperlink"/>
          </w:rPr>
          <w:t>Numerous</w:t>
        </w:r>
      </w:hyperlink>
      <w:r>
        <w:t xml:space="preserve"> </w:t>
      </w:r>
      <w:hyperlink r:id="rId26" w:history="1">
        <w:r w:rsidRPr="007F12E9">
          <w:rPr>
            <w:rStyle w:val="StyleUnderline"/>
          </w:rPr>
          <w:t>studies</w:t>
        </w:r>
      </w:hyperlink>
      <w:r w:rsidRPr="007F12E9">
        <w:rPr>
          <w:rStyle w:val="StyleUnderline"/>
        </w:rPr>
        <w:t xml:space="preserve"> have </w:t>
      </w:r>
      <w:hyperlink r:id="rId27" w:history="1">
        <w:r w:rsidRPr="007F12E9">
          <w:rPr>
            <w:rStyle w:val="StyleUnderline"/>
          </w:rPr>
          <w:t>found</w:t>
        </w:r>
      </w:hyperlink>
      <w:r w:rsidRPr="007F12E9">
        <w:rPr>
          <w:rStyle w:val="StyleUnderline"/>
        </w:rPr>
        <w:t xml:space="preserve"> that the pesticide disrupts the endocrine system</w:t>
      </w:r>
      <w:r w:rsidRPr="007F12E9">
        <w:t xml:space="preserve"> in lab animals, interfering with reproduction. The </w:t>
      </w:r>
      <w:hyperlink r:id="rId28" w:history="1">
        <w:r w:rsidRPr="007F12E9">
          <w:rPr>
            <w:rStyle w:val="Hyperlink"/>
          </w:rPr>
          <w:t>material safety data sheet</w:t>
        </w:r>
      </w:hyperlink>
      <w:r w:rsidRPr="007F12E9">
        <w:t xml:space="preserve"> for carbofuran warns that exposure could cause “blurred vision, tearing, pin-point pupils, blue skin color, convulsions, tremor and coma,” among other acute responses. In 1998, in Fresno County, California, 34 farm workers were sickened after going to work on a cotton field recently sprayed with carbofuran, according to a UC Centers for Disease Control </w:t>
      </w:r>
      <w:hyperlink r:id="rId29" w:history="1">
        <w:r w:rsidRPr="007F12E9">
          <w:rPr>
            <w:rStyle w:val="Hyperlink"/>
          </w:rPr>
          <w:t>report</w:t>
        </w:r>
      </w:hyperlink>
      <w:r w:rsidRPr="007F12E9">
        <w:t xml:space="preserve">. </w:t>
      </w:r>
      <w:r w:rsidRPr="007F12E9">
        <w:rPr>
          <w:rStyle w:val="StyleUnderline"/>
        </w:rPr>
        <w:t xml:space="preserve">Meanwhile, the EPA estimated at the time that carbofuran was </w:t>
      </w:r>
      <w:hyperlink r:id="rId30" w:history="1">
        <w:r w:rsidRPr="007F12E9">
          <w:rPr>
            <w:rStyle w:val="StyleUnderline"/>
          </w:rPr>
          <w:t>killing 1 to 2 million birds</w:t>
        </w:r>
      </w:hyperlink>
      <w:r w:rsidRPr="007F12E9">
        <w:rPr>
          <w:rStyle w:val="StyleUnderline"/>
        </w:rPr>
        <w:t xml:space="preserve"> in the US each year. More recently, </w:t>
      </w:r>
      <w:hyperlink r:id="rId31" w:history="1">
        <w:r w:rsidRPr="007F12E9">
          <w:rPr>
            <w:rStyle w:val="StyleUnderline"/>
          </w:rPr>
          <w:t>13 bald eagles</w:t>
        </w:r>
      </w:hyperlink>
      <w:r w:rsidRPr="007F12E9">
        <w:rPr>
          <w:rStyle w:val="StyleUnderline"/>
        </w:rPr>
        <w:t xml:space="preserve"> were found dead on a farm in Maryland in 2016, felled by ingesting carbofuran</w:t>
      </w:r>
      <w:r w:rsidRPr="00AD0171">
        <w:rPr>
          <w:rStyle w:val="StyleUnderline"/>
        </w:rPr>
        <w:t>.</w:t>
      </w:r>
      <w:r>
        <w:rPr>
          <w:rStyle w:val="StyleUnderline"/>
        </w:rPr>
        <w:t xml:space="preserve"> </w:t>
      </w:r>
      <w:r w:rsidRPr="00AD0171">
        <w:t>The pesticide is poisonous enough to kill a fully-grown bear with a single teaspoon, notes the</w:t>
      </w:r>
      <w:r>
        <w:t xml:space="preserve"> </w:t>
      </w:r>
      <w:hyperlink r:id="rId32" w:history="1">
        <w:r w:rsidRPr="00AD0171">
          <w:rPr>
            <w:rStyle w:val="Hyperlink"/>
          </w:rPr>
          <w:t>Los Angeles Times</w:t>
        </w:r>
      </w:hyperlink>
      <w:r w:rsidRPr="00AD0171">
        <w:t>. In 2008,</w:t>
      </w:r>
      <w:r>
        <w:t xml:space="preserve"> </w:t>
      </w:r>
      <w:hyperlink r:id="rId33" w:history="1">
        <w:r w:rsidRPr="00AD0171">
          <w:rPr>
            <w:rStyle w:val="Hyperlink"/>
          </w:rPr>
          <w:t>the BBC</w:t>
        </w:r>
      </w:hyperlink>
      <w:r>
        <w:t xml:space="preserve"> </w:t>
      </w:r>
      <w:r w:rsidRPr="00AD0171">
        <w:t>reported that in Kenya, carbofuran was being used by herders to kill lions that threatened their herds. A vulture expert in Kenya told the BBC that 187 vultures died within minutes of feeding on a single carbofuran-laden carcass. “I literally saw vultures dropping out of the sky,” he said.</w:t>
      </w:r>
      <w:r>
        <w:t xml:space="preserve"> </w:t>
      </w:r>
      <w:r w:rsidRPr="00AD0171">
        <w:t xml:space="preserve">But </w:t>
      </w:r>
      <w:r w:rsidRPr="007F12E9">
        <w:rPr>
          <w:rStyle w:val="StyleUnderline"/>
          <w:highlight w:val="cyan"/>
        </w:rPr>
        <w:t xml:space="preserve">despite the ban, </w:t>
      </w:r>
      <w:r w:rsidRPr="0021303D">
        <w:rPr>
          <w:rStyle w:val="StyleUnderline"/>
        </w:rPr>
        <w:t xml:space="preserve">carbofuran </w:t>
      </w:r>
      <w:r w:rsidRPr="007F12E9">
        <w:rPr>
          <w:rStyle w:val="StyleUnderline"/>
        </w:rPr>
        <w:t>continues to plague California</w:t>
      </w:r>
      <w:r w:rsidRPr="0021303D">
        <w:rPr>
          <w:rStyle w:val="StyleUnderline"/>
        </w:rPr>
        <w:t xml:space="preserve">. </w:t>
      </w:r>
      <w:r w:rsidRPr="0021303D">
        <w:rPr>
          <w:rStyle w:val="StyleUnderline"/>
          <w:highlight w:val="cyan"/>
        </w:rPr>
        <w:t xml:space="preserve">It is </w:t>
      </w:r>
      <w:hyperlink r:id="rId34" w:history="1">
        <w:r w:rsidRPr="007F12E9">
          <w:rPr>
            <w:rStyle w:val="StyleUnderline"/>
            <w:highlight w:val="cyan"/>
          </w:rPr>
          <w:t>the pesticide of choice</w:t>
        </w:r>
      </w:hyperlink>
      <w:r w:rsidRPr="007F12E9">
        <w:rPr>
          <w:rStyle w:val="StyleUnderline"/>
          <w:highlight w:val="cyan"/>
        </w:rPr>
        <w:t xml:space="preserve"> for illegal pot growers, found at nine out of </w:t>
      </w:r>
      <w:r w:rsidRPr="007F12E9">
        <w:rPr>
          <w:rStyle w:val="StyleUnderline"/>
        </w:rPr>
        <w:t xml:space="preserve">every </w:t>
      </w:r>
      <w:r w:rsidRPr="007F12E9">
        <w:rPr>
          <w:rStyle w:val="StyleUnderline"/>
          <w:highlight w:val="cyan"/>
        </w:rPr>
        <w:t xml:space="preserve">10 illegal pot farms </w:t>
      </w:r>
      <w:r w:rsidRPr="002046CB">
        <w:rPr>
          <w:rStyle w:val="StyleUnderline"/>
        </w:rPr>
        <w:t>discovered by law enforcement</w:t>
      </w:r>
      <w:r w:rsidRPr="007F12E9">
        <w:rPr>
          <w:rStyle w:val="StyleUnderline"/>
        </w:rPr>
        <w:t xml:space="preserve"> </w:t>
      </w:r>
      <w:r w:rsidRPr="00AD0171">
        <w:rPr>
          <w:rStyle w:val="StyleUnderline"/>
        </w:rPr>
        <w:t>last year, according to the</w:t>
      </w:r>
      <w:r>
        <w:rPr>
          <w:rStyle w:val="StyleUnderline"/>
        </w:rPr>
        <w:t xml:space="preserve"> </w:t>
      </w:r>
      <w:hyperlink r:id="rId35" w:history="1">
        <w:r w:rsidRPr="00AD0171">
          <w:rPr>
            <w:rStyle w:val="StyleUnderline"/>
          </w:rPr>
          <w:t>Associated Press</w:t>
        </w:r>
      </w:hyperlink>
      <w:r w:rsidRPr="00AD0171">
        <w:rPr>
          <w:rStyle w:val="StyleUnderline"/>
        </w:rPr>
        <w:t>.</w:t>
      </w:r>
      <w:r w:rsidRPr="00AD0171">
        <w:t xml:space="preserve"> In 2016, authorities in California advised citizens to “wash” their weed after</w:t>
      </w:r>
      <w:r>
        <w:t xml:space="preserve"> </w:t>
      </w:r>
      <w:hyperlink r:id="rId36" w:history="1">
        <w:r w:rsidRPr="00AD0171">
          <w:rPr>
            <w:rStyle w:val="Hyperlink"/>
          </w:rPr>
          <w:t>cops found carbofuran at an illegal grow</w:t>
        </w:r>
      </w:hyperlink>
      <w:r>
        <w:t xml:space="preserve"> </w:t>
      </w:r>
      <w:r w:rsidRPr="00AD0171">
        <w:t>site.</w:t>
      </w:r>
      <w:r>
        <w:t xml:space="preserve"> </w:t>
      </w:r>
      <w:r w:rsidRPr="00AD0171">
        <w:t>The chemical has already contaminated thousands of acres of forest and seeped into streams, threatening animal and human health in the state. In some cases, responding law enforcement officers</w:t>
      </w:r>
      <w:r>
        <w:t xml:space="preserve"> </w:t>
      </w:r>
      <w:hyperlink r:id="rId37" w:history="1">
        <w:r w:rsidRPr="00AD0171">
          <w:rPr>
            <w:rStyle w:val="Hyperlink"/>
          </w:rPr>
          <w:t>have been hospitalized</w:t>
        </w:r>
      </w:hyperlink>
      <w:r>
        <w:t xml:space="preserve"> </w:t>
      </w:r>
      <w:r w:rsidRPr="00AD0171">
        <w:t>after touching plants or equipment. Environmental groups, meanwhile, are struggling to decontaminate the many illegal grow sites that used carbofuran. As of August 2018, workers had cleaned 160 toxic sites, but 830 more still await cleanup. And those are only the ones they know about</w:t>
      </w:r>
      <w:r w:rsidRPr="0021303D">
        <w:t xml:space="preserve">. </w:t>
      </w:r>
      <w:r w:rsidRPr="007F12E9">
        <w:rPr>
          <w:rStyle w:val="StyleUnderline"/>
          <w:highlight w:val="cyan"/>
        </w:rPr>
        <w:t>Environmentalists, scientists, and</w:t>
      </w:r>
      <w:r w:rsidRPr="00AD0171">
        <w:rPr>
          <w:rStyle w:val="StyleUnderline"/>
        </w:rPr>
        <w:t xml:space="preserve"> at least some </w:t>
      </w:r>
      <w:r w:rsidRPr="007F12E9">
        <w:rPr>
          <w:rStyle w:val="StyleUnderline"/>
          <w:highlight w:val="cyan"/>
        </w:rPr>
        <w:t>government officials, have a</w:t>
      </w:r>
      <w:r w:rsidRPr="00AD0171">
        <w:rPr>
          <w:rStyle w:val="StyleUnderline"/>
        </w:rPr>
        <w:t xml:space="preserve"> simple </w:t>
      </w:r>
      <w:r w:rsidRPr="007F12E9">
        <w:rPr>
          <w:rStyle w:val="StyleUnderline"/>
          <w:highlight w:val="cyan"/>
        </w:rPr>
        <w:t>solution: Legalization</w:t>
      </w:r>
      <w:r w:rsidRPr="00AD0171">
        <w:rPr>
          <w:rStyle w:val="StyleUnderline"/>
        </w:rPr>
        <w:t>.</w:t>
      </w:r>
      <w:r>
        <w:rPr>
          <w:rStyle w:val="StyleUnderline"/>
        </w:rPr>
        <w:t xml:space="preserve"> </w:t>
      </w:r>
      <w:r w:rsidRPr="00AD0171">
        <w:t>Less secrecy, more sunlight</w:t>
      </w:r>
      <w:r>
        <w:t xml:space="preserve"> </w:t>
      </w:r>
      <w:r w:rsidRPr="00AD0171">
        <w:t>A 2015</w:t>
      </w:r>
      <w:r>
        <w:t xml:space="preserve"> </w:t>
      </w:r>
      <w:hyperlink r:id="rId38" w:history="1">
        <w:r w:rsidRPr="00AD0171">
          <w:rPr>
            <w:rStyle w:val="Hyperlink"/>
          </w:rPr>
          <w:t>study</w:t>
        </w:r>
      </w:hyperlink>
      <w:r>
        <w:t xml:space="preserve"> </w:t>
      </w:r>
      <w:r w:rsidRPr="00AD0171">
        <w:t xml:space="preserve">by scientists and researchers at the nonprofit Nature Conservancy, the California Department of Fish and Wildlife, and the University of California Berkeley, argued that </w:t>
      </w:r>
      <w:r w:rsidRPr="007F12E9">
        <w:rPr>
          <w:rStyle w:val="StyleUnderline"/>
          <w:highlight w:val="cyan"/>
        </w:rPr>
        <w:t xml:space="preserve">the “clandestine nature </w:t>
      </w:r>
      <w:r w:rsidRPr="0021303D">
        <w:rPr>
          <w:rStyle w:val="StyleUnderline"/>
        </w:rPr>
        <w:t>of the business…</w:t>
      </w:r>
      <w:r w:rsidRPr="007F12E9">
        <w:rPr>
          <w:rStyle w:val="StyleUnderline"/>
          <w:highlight w:val="cyan"/>
        </w:rPr>
        <w:t xml:space="preserve">encourages secrecy </w:t>
      </w:r>
      <w:r w:rsidRPr="0021303D">
        <w:rPr>
          <w:rStyle w:val="StyleUnderline"/>
        </w:rPr>
        <w:t xml:space="preserve">and invisibility </w:t>
      </w:r>
      <w:r w:rsidRPr="007F12E9">
        <w:rPr>
          <w:rStyle w:val="StyleUnderline"/>
          <w:highlight w:val="cyan"/>
        </w:rPr>
        <w:t xml:space="preserve">among producers </w:t>
      </w:r>
      <w:r w:rsidRPr="0021303D">
        <w:rPr>
          <w:rStyle w:val="StyleUnderline"/>
        </w:rPr>
        <w:t>for both the semi-legal medical and black markets</w:t>
      </w:r>
      <w:r w:rsidRPr="007F12E9">
        <w:rPr>
          <w:rStyle w:val="StyleUnderline"/>
          <w:highlight w:val="cyan"/>
        </w:rPr>
        <w:t xml:space="preserve">, leading to lower levels of </w:t>
      </w:r>
      <w:r w:rsidRPr="0021303D">
        <w:rPr>
          <w:rStyle w:val="StyleUnderline"/>
        </w:rPr>
        <w:t xml:space="preserve">voluntary </w:t>
      </w:r>
      <w:r w:rsidRPr="007F12E9">
        <w:rPr>
          <w:rStyle w:val="StyleUnderline"/>
          <w:highlight w:val="cyan"/>
        </w:rPr>
        <w:t xml:space="preserve">compliance </w:t>
      </w:r>
      <w:r w:rsidRPr="0021303D">
        <w:rPr>
          <w:rStyle w:val="StyleUnderline"/>
          <w:highlight w:val="cyan"/>
        </w:rPr>
        <w:t>with</w:t>
      </w:r>
      <w:r w:rsidRPr="0021303D">
        <w:rPr>
          <w:rStyle w:val="StyleUnderline"/>
        </w:rPr>
        <w:t xml:space="preserve"> existing environmental </w:t>
      </w:r>
      <w:r w:rsidRPr="007F12E9">
        <w:rPr>
          <w:rStyle w:val="StyleUnderline"/>
          <w:highlight w:val="cyan"/>
        </w:rPr>
        <w:t xml:space="preserve">regulation.” The semi-legal status </w:t>
      </w:r>
      <w:r w:rsidRPr="0021303D">
        <w:rPr>
          <w:rStyle w:val="StyleUnderline"/>
        </w:rPr>
        <w:t xml:space="preserve">of marijuana, which remains prohibited under federal law, also </w:t>
      </w:r>
      <w:r w:rsidRPr="007F12E9">
        <w:rPr>
          <w:rStyle w:val="StyleUnderline"/>
          <w:highlight w:val="cyan"/>
        </w:rPr>
        <w:t xml:space="preserve">impedes the </w:t>
      </w:r>
      <w:r w:rsidRPr="0021303D">
        <w:rPr>
          <w:rStyle w:val="StyleUnderline"/>
        </w:rPr>
        <w:t xml:space="preserve">associated </w:t>
      </w:r>
      <w:r w:rsidRPr="007F12E9">
        <w:rPr>
          <w:rStyle w:val="StyleUnderline"/>
          <w:highlight w:val="cyan"/>
        </w:rPr>
        <w:t xml:space="preserve">study of any environmental impacts, and hampers </w:t>
      </w:r>
      <w:r w:rsidRPr="0021303D">
        <w:rPr>
          <w:rStyle w:val="StyleUnderline"/>
        </w:rPr>
        <w:t xml:space="preserve">the </w:t>
      </w:r>
      <w:r w:rsidRPr="007F12E9">
        <w:rPr>
          <w:rStyle w:val="StyleUnderline"/>
          <w:highlight w:val="cyan"/>
        </w:rPr>
        <w:t xml:space="preserve">“creation </w:t>
      </w:r>
      <w:r w:rsidRPr="0021303D">
        <w:rPr>
          <w:rStyle w:val="StyleUnderline"/>
          <w:highlight w:val="cyan"/>
        </w:rPr>
        <w:t>and</w:t>
      </w:r>
      <w:r w:rsidRPr="0021303D">
        <w:rPr>
          <w:rStyle w:val="StyleUnderline"/>
        </w:rPr>
        <w:t xml:space="preserve"> </w:t>
      </w:r>
      <w:r w:rsidRPr="007F12E9">
        <w:rPr>
          <w:rStyle w:val="StyleUnderline"/>
          <w:highlight w:val="cyan"/>
        </w:rPr>
        <w:t>implementation of solutions,</w:t>
      </w:r>
      <w:r w:rsidRPr="00AD0171">
        <w:rPr>
          <w:rStyle w:val="StyleUnderline"/>
        </w:rPr>
        <w:t>” the study said, which viewed the issue through a purely environmental lens.</w:t>
      </w:r>
    </w:p>
    <w:p w14:paraId="7329B922" w14:textId="77777777" w:rsidR="00FD74FE" w:rsidRPr="00AD0171" w:rsidRDefault="00FD74FE" w:rsidP="00FD74FE">
      <w:pPr>
        <w:rPr>
          <w:rStyle w:val="StyleUnderline"/>
        </w:rPr>
      </w:pPr>
    </w:p>
    <w:p w14:paraId="22B033A1" w14:textId="77777777" w:rsidR="00FD74FE" w:rsidRPr="00CB0607" w:rsidRDefault="00FD74FE" w:rsidP="00FD74FE">
      <w:pPr>
        <w:pStyle w:val="Heading4"/>
      </w:pPr>
      <w:r w:rsidRPr="00CB0607">
        <w:t>Federa</w:t>
      </w:r>
      <w:r>
        <w:t xml:space="preserve">l </w:t>
      </w:r>
      <w:r w:rsidRPr="00CB0607">
        <w:t xml:space="preserve">legalization is </w:t>
      </w:r>
      <w:r>
        <w:t>n</w:t>
      </w:r>
      <w:r w:rsidRPr="00CB0607">
        <w:t>ecessary</w:t>
      </w:r>
      <w:r>
        <w:t xml:space="preserve"> to drive out the black market and allow</w:t>
      </w:r>
      <w:r w:rsidRPr="00CB0607">
        <w:t xml:space="preserve"> </w:t>
      </w:r>
      <w:r>
        <w:t>f</w:t>
      </w:r>
      <w:r w:rsidRPr="00CB0607">
        <w:t>or effective regulation</w:t>
      </w:r>
      <w:r>
        <w:t xml:space="preserve"> and enforcement</w:t>
      </w:r>
    </w:p>
    <w:p w14:paraId="5CB97F14" w14:textId="77777777" w:rsidR="00FD74FE" w:rsidRPr="00CB0607" w:rsidRDefault="00FD74FE" w:rsidP="00FD74FE">
      <w:r w:rsidRPr="00CB0607">
        <w:t xml:space="preserve">Sean </w:t>
      </w:r>
      <w:r w:rsidRPr="00CB0607">
        <w:rPr>
          <w:rStyle w:val="Style13ptBold"/>
        </w:rPr>
        <w:t>Williams</w:t>
      </w:r>
      <w:r w:rsidRPr="00CB0607">
        <w:t>, 10-20-20</w:t>
      </w:r>
      <w:r w:rsidRPr="00CB0607">
        <w:rPr>
          <w:rStyle w:val="Style13ptBold"/>
        </w:rPr>
        <w:t>19</w:t>
      </w:r>
      <w:r w:rsidRPr="00CB0607">
        <w:t>, "The Federal Government Should Regulate State Marijuana Programs, Former FDA Head Advocates," Motley Fool, https://www.fool.com/investing/2019/10/20/the-federal-government-should-regulate-state-marij.aspx</w:t>
      </w:r>
    </w:p>
    <w:p w14:paraId="534D0911" w14:textId="77777777" w:rsidR="00FD74FE" w:rsidRDefault="00FD74FE" w:rsidP="00FD74FE">
      <w:r w:rsidRPr="00CB0607">
        <w:t>The next decade is</w:t>
      </w:r>
      <w:r>
        <w:t xml:space="preserve"> </w:t>
      </w:r>
      <w:hyperlink r:id="rId39" w:history="1">
        <w:r w:rsidRPr="00CB0607">
          <w:rPr>
            <w:rStyle w:val="Hyperlink"/>
          </w:rPr>
          <w:t>expected to be huge for the marijuana industry</w:t>
        </w:r>
      </w:hyperlink>
      <w:r w:rsidRPr="00CB0607">
        <w:t>. After logging $10.9 billion in global legal sales in 2018, the</w:t>
      </w:r>
      <w:r>
        <w:t xml:space="preserve"> </w:t>
      </w:r>
      <w:r w:rsidRPr="00CB0607">
        <w:t>State of the Cannabis Markets</w:t>
      </w:r>
      <w:r>
        <w:t xml:space="preserve"> </w:t>
      </w:r>
      <w:r w:rsidRPr="00CB0607">
        <w:t>report from Arcview Market Research and BDS Analytics is calling for north of $40 billion in worldwide revenue by 2024. Meanwhile, Wall Street is forecasting as much as $200 billion in annual sales by 2030.</w:t>
      </w:r>
      <w:r>
        <w:t xml:space="preserve"> </w:t>
      </w:r>
      <w:r w:rsidRPr="00CB0607">
        <w:t>At the center of this growth is the United States. Most Wall Street and independent sales projections suggest that the U.S. will account for a third, to maybe even more than one-half, of worldwide legal weed sales.</w:t>
      </w:r>
      <w:r>
        <w:t xml:space="preserve"> </w:t>
      </w:r>
      <w:r w:rsidRPr="00CB0607">
        <w:t>But as you're always probably aware, the U.S. federal government has remained firm on its stance that cannabis is a Schedule I, and therefore wholly illegal, drug. This hasn't stopped</w:t>
      </w:r>
      <w:r>
        <w:t xml:space="preserve"> </w:t>
      </w:r>
      <w:hyperlink r:id="rId40" w:history="1">
        <w:r w:rsidRPr="00CB0607">
          <w:rPr>
            <w:rStyle w:val="Hyperlink"/>
          </w:rPr>
          <w:t>33 states from legalizing marijuana in some capacity</w:t>
        </w:r>
      </w:hyperlink>
      <w:r>
        <w:t xml:space="preserve"> </w:t>
      </w:r>
      <w:r w:rsidRPr="00CB0607">
        <w:t>(11 of which have also given the green light to adult-use recreational pot), but it's certainly put a ceiling on the potential of the U.S. weed industry, as well as created regulatory headaches galore.</w:t>
      </w:r>
      <w:r>
        <w:t xml:space="preserve"> </w:t>
      </w:r>
      <w:r w:rsidRPr="00211595">
        <w:rPr>
          <w:u w:val="single"/>
        </w:rPr>
        <w:t>Former FDA Commissioner Scott Gottlieb</w:t>
      </w:r>
      <w:r w:rsidRPr="00CB0607">
        <w:t xml:space="preserve"> offers a controversial take on cannabis oversight</w:t>
      </w:r>
      <w:r>
        <w:t xml:space="preserve"> </w:t>
      </w:r>
      <w:r w:rsidRPr="00CB0607">
        <w:t>What should be done to bridge this gap in opinion between the federal government and select states remains a point of contention. But it is a topic that's drawing a lot of interest from Scott Gottlieb, the former head of the U.S. Food and Drug Administration (FDA). Gottlieb stepped down at the beginning of May after nearly two years on the job.</w:t>
      </w:r>
      <w:r>
        <w:t xml:space="preserve"> </w:t>
      </w:r>
      <w:r w:rsidRPr="00CB0607">
        <w:t>In an</w:t>
      </w:r>
      <w:r>
        <w:t xml:space="preserve"> </w:t>
      </w:r>
      <w:hyperlink r:id="rId41" w:history="1">
        <w:r w:rsidRPr="00CB0607">
          <w:rPr>
            <w:rStyle w:val="Hyperlink"/>
          </w:rPr>
          <w:t>on-air interview with CNBC</w:t>
        </w:r>
      </w:hyperlink>
      <w:r>
        <w:t xml:space="preserve"> </w:t>
      </w:r>
      <w:r w:rsidRPr="00CB0607">
        <w:t>on Oct. 14 (link opens YouTube-hosted interview), and following an editorial in</w:t>
      </w:r>
      <w:r>
        <w:t xml:space="preserve"> </w:t>
      </w:r>
      <w:r w:rsidRPr="00CB0607">
        <w:t>The Wall Street Journal</w:t>
      </w:r>
      <w:r>
        <w:t xml:space="preserve"> </w:t>
      </w:r>
      <w:r w:rsidRPr="00CB0607">
        <w:t xml:space="preserve">on the recent vaping health scare, Gottlieb laid out his ideal vision for what should happen with cannabis in the United States. While Gottlieb is no fan of recreational marijuana (he thinks it should remain illegal), and believes that vaping any liquids containing tetrahydrocannabinol (THC) should be banned, THC being the psychoactive cannabinoid that gets users high, he </w:t>
      </w:r>
      <w:r w:rsidRPr="00211595">
        <w:t xml:space="preserve">recently </w:t>
      </w:r>
      <w:r w:rsidRPr="00211595">
        <w:rPr>
          <w:u w:val="single"/>
        </w:rPr>
        <w:t xml:space="preserve">suggested that </w:t>
      </w:r>
      <w:r w:rsidRPr="007F12E9">
        <w:rPr>
          <w:highlight w:val="cyan"/>
          <w:u w:val="single"/>
        </w:rPr>
        <w:t xml:space="preserve">the </w:t>
      </w:r>
      <w:r w:rsidRPr="0021303D">
        <w:rPr>
          <w:u w:val="single"/>
        </w:rPr>
        <w:t xml:space="preserve">U.S. </w:t>
      </w:r>
      <w:r w:rsidRPr="007F12E9">
        <w:rPr>
          <w:highlight w:val="cyan"/>
          <w:u w:val="single"/>
        </w:rPr>
        <w:t xml:space="preserve">federal government is the only entity capable of </w:t>
      </w:r>
      <w:r w:rsidRPr="0021303D">
        <w:rPr>
          <w:u w:val="single"/>
        </w:rPr>
        <w:t xml:space="preserve">effectively </w:t>
      </w:r>
      <w:r w:rsidRPr="007F12E9">
        <w:rPr>
          <w:highlight w:val="cyan"/>
          <w:u w:val="single"/>
        </w:rPr>
        <w:t>regulating</w:t>
      </w:r>
      <w:r w:rsidRPr="00CB0607">
        <w:rPr>
          <w:u w:val="single"/>
        </w:rPr>
        <w:t xml:space="preserve"> state-level</w:t>
      </w:r>
      <w:r w:rsidRPr="007F12E9">
        <w:rPr>
          <w:highlight w:val="cyan"/>
          <w:u w:val="single"/>
        </w:rPr>
        <w:t xml:space="preserve"> marijuana</w:t>
      </w:r>
      <w:r w:rsidRPr="00CB0607">
        <w:rPr>
          <w:u w:val="single"/>
        </w:rPr>
        <w:t xml:space="preserve"> programs.</w:t>
      </w:r>
      <w:r>
        <w:rPr>
          <w:u w:val="single"/>
        </w:rPr>
        <w:t xml:space="preserve"> </w:t>
      </w:r>
      <w:r w:rsidRPr="00CB0607">
        <w:t xml:space="preserve">During the interview, Gottlieb admits that attempting to pass federal cannabis legislation that doesn't involve some allowance for recreational use would be impossible, given just how many states have approved adult-use marijuana sales. However, </w:t>
      </w:r>
      <w:r w:rsidRPr="00CB0607">
        <w:rPr>
          <w:u w:val="single"/>
        </w:rPr>
        <w:t xml:space="preserve">the former FDA chief also realizes that there's real opportunity for common ground to be found between the federal government and states </w:t>
      </w:r>
      <w:r w:rsidRPr="007F12E9">
        <w:rPr>
          <w:highlight w:val="cyan"/>
          <w:u w:val="single"/>
        </w:rPr>
        <w:t xml:space="preserve">that would allow the </w:t>
      </w:r>
      <w:r w:rsidRPr="0021303D">
        <w:rPr>
          <w:u w:val="single"/>
        </w:rPr>
        <w:t>U.S.</w:t>
      </w:r>
      <w:r w:rsidRPr="00CB0607">
        <w:rPr>
          <w:u w:val="single"/>
        </w:rPr>
        <w:t xml:space="preserve"> Drug Enforcement Agency (</w:t>
      </w:r>
      <w:r w:rsidRPr="007F12E9">
        <w:rPr>
          <w:highlight w:val="cyan"/>
          <w:u w:val="single"/>
        </w:rPr>
        <w:t xml:space="preserve">DEA) and FDA to </w:t>
      </w:r>
      <w:r w:rsidRPr="0021303D">
        <w:rPr>
          <w:u w:val="single"/>
        </w:rPr>
        <w:t xml:space="preserve">come in and </w:t>
      </w:r>
      <w:r w:rsidRPr="007F12E9">
        <w:rPr>
          <w:highlight w:val="cyan"/>
          <w:u w:val="single"/>
        </w:rPr>
        <w:t>offer resources</w:t>
      </w:r>
      <w:r w:rsidRPr="00CB0607">
        <w:rPr>
          <w:u w:val="single"/>
        </w:rPr>
        <w:t xml:space="preserve"> that would allow </w:t>
      </w:r>
      <w:r w:rsidRPr="007F12E9">
        <w:rPr>
          <w:highlight w:val="cyan"/>
          <w:u w:val="single"/>
        </w:rPr>
        <w:t xml:space="preserve">for proper oversight. Only with federal agencies involved </w:t>
      </w:r>
      <w:r w:rsidRPr="0021303D">
        <w:rPr>
          <w:u w:val="single"/>
        </w:rPr>
        <w:t xml:space="preserve">does Gottlieb believe </w:t>
      </w:r>
      <w:r w:rsidRPr="007F12E9">
        <w:rPr>
          <w:highlight w:val="cyan"/>
          <w:u w:val="single"/>
        </w:rPr>
        <w:t>the black market can be driven out.</w:t>
      </w:r>
      <w:r>
        <w:rPr>
          <w:u w:val="single"/>
        </w:rPr>
        <w:t xml:space="preserve"> </w:t>
      </w:r>
      <w:r w:rsidRPr="00CB0607">
        <w:t xml:space="preserve">In Gottlieb's ideal scenario, the medical marijuana market would be treated stricter, with the DEA and FDA teaming up to control the concentrations of THC and/or cannabidiol (CBD) in products, as well as substantiating claims made medical pot companies make through clinical studies. (CBD is the nonpsychoactive cannabinoid best known for its perceived medical benefits.) </w:t>
      </w:r>
      <w:r w:rsidRPr="0021303D">
        <w:rPr>
          <w:u w:val="single"/>
        </w:rPr>
        <w:t>These federal agencies would also be able to regulate what forms of consumption are allowable</w:t>
      </w:r>
      <w:r w:rsidRPr="0021303D">
        <w:t>.</w:t>
      </w:r>
      <w:r w:rsidRPr="00CB0607">
        <w:t xml:space="preserve"> For example, federal law could stamp out vape-based cannabis consumption, both medical and recreational. As a reminder,</w:t>
      </w:r>
      <w:r>
        <w:t xml:space="preserve"> </w:t>
      </w:r>
      <w:hyperlink r:id="rId42" w:history="1">
        <w:r w:rsidRPr="00CB0607">
          <w:rPr>
            <w:rStyle w:val="Hyperlink"/>
          </w:rPr>
          <w:t>more than two dozen people have died</w:t>
        </w:r>
      </w:hyperlink>
      <w:r>
        <w:t xml:space="preserve"> </w:t>
      </w:r>
      <w:r w:rsidRPr="00CB0607">
        <w:t>in recent weeks from mysterious vape-related lung illnesses.</w:t>
      </w:r>
      <w:r>
        <w:t xml:space="preserve"> </w:t>
      </w:r>
      <w:r w:rsidRPr="0021303D">
        <w:rPr>
          <w:u w:val="single"/>
        </w:rPr>
        <w:t>Likewise</w:t>
      </w:r>
      <w:r w:rsidRPr="00211595">
        <w:rPr>
          <w:highlight w:val="cyan"/>
          <w:u w:val="single"/>
        </w:rPr>
        <w:t>, the DEA and FDA would work together</w:t>
      </w:r>
      <w:r w:rsidRPr="00CB0607">
        <w:rPr>
          <w:u w:val="single"/>
        </w:rPr>
        <w:t xml:space="preserve"> in the recreational pot market </w:t>
      </w:r>
      <w:r w:rsidRPr="00211595">
        <w:rPr>
          <w:highlight w:val="cyan"/>
          <w:u w:val="single"/>
        </w:rPr>
        <w:t>to</w:t>
      </w:r>
      <w:r w:rsidRPr="00CB0607">
        <w:rPr>
          <w:u w:val="single"/>
        </w:rPr>
        <w:t xml:space="preserve"> control the potency of product, as well as </w:t>
      </w:r>
      <w:r w:rsidRPr="00211595">
        <w:rPr>
          <w:highlight w:val="cyan"/>
          <w:u w:val="single"/>
        </w:rPr>
        <w:t>oversee the manufacturing and testing process</w:t>
      </w:r>
      <w:r w:rsidRPr="00CB0607">
        <w:t>.</w:t>
      </w:r>
    </w:p>
    <w:p w14:paraId="4D61B31B" w14:textId="77777777" w:rsidR="00FD74FE" w:rsidRDefault="00FD74FE" w:rsidP="00FD74FE"/>
    <w:p w14:paraId="3820FC29" w14:textId="777F18D1" w:rsidR="00FD74FE" w:rsidRDefault="00FD74FE" w:rsidP="00FD74FE">
      <w:pPr>
        <w:pStyle w:val="Heading4"/>
      </w:pPr>
      <w:r>
        <w:t>Scenario 1 – VOCs</w:t>
      </w:r>
    </w:p>
    <w:p w14:paraId="58C1733A" w14:textId="77777777" w:rsidR="00FD74FE" w:rsidRPr="00FD74FE" w:rsidRDefault="00FD74FE" w:rsidP="00FD74FE"/>
    <w:p w14:paraId="64767334" w14:textId="77777777" w:rsidR="00FD74FE" w:rsidRPr="0026269D" w:rsidRDefault="00FD74FE" w:rsidP="00FD74FE">
      <w:pPr>
        <w:keepNext/>
        <w:keepLines/>
        <w:spacing w:before="40" w:after="0"/>
        <w:outlineLvl w:val="3"/>
        <w:rPr>
          <w:rFonts w:eastAsiaTheme="majorEastAsia" w:cstheme="majorBidi"/>
          <w:b/>
          <w:iCs/>
          <w:sz w:val="26"/>
        </w:rPr>
      </w:pPr>
      <w:r w:rsidRPr="0026269D">
        <w:rPr>
          <w:rFonts w:eastAsiaTheme="majorEastAsia" w:cstheme="majorBidi"/>
          <w:b/>
          <w:iCs/>
          <w:sz w:val="26"/>
        </w:rPr>
        <w:t>VOCs cause pollution and global warming</w:t>
      </w:r>
    </w:p>
    <w:p w14:paraId="2F2E8894" w14:textId="77777777" w:rsidR="00FD74FE" w:rsidRPr="0026269D" w:rsidRDefault="00FD74FE" w:rsidP="00FD74FE">
      <w:r w:rsidRPr="0026269D">
        <w:rPr>
          <w:b/>
          <w:bCs/>
          <w:sz w:val="26"/>
        </w:rPr>
        <w:t>Shareefdeen 19</w:t>
      </w:r>
      <w:r w:rsidRPr="0026269D">
        <w:t>, (Zarook, professional engineer. Ph.D. in Chemical Engineering from NJIT. Research areas include biofiltration, bioreactor modeling, waste management and pollution control.; 5/2/2019, " Selection of sustainable technologies for reducing emission of volatile organic compounds and greenhouse gases" Journal of Ocean and Climate, https://journals.sagepub.com/doi/pdf/10.1177/2516019219852603, accessed 7-13-2020) Zim (JZ)</w:t>
      </w:r>
    </w:p>
    <w:p w14:paraId="273A64D1" w14:textId="77777777" w:rsidR="00FD74FE" w:rsidRPr="0026269D" w:rsidRDefault="00FD74FE" w:rsidP="00FD74FE">
      <w:pPr>
        <w:rPr>
          <w:sz w:val="16"/>
        </w:rPr>
      </w:pPr>
      <w:r w:rsidRPr="0026269D">
        <w:rPr>
          <w:sz w:val="16"/>
        </w:rPr>
        <w:t xml:space="preserve">Nearly most manufacturing processes, paint shops, contaminated soil sites, and industrial wastewater treatment plants emit waste gases containing abundant of toxic and carcinogenic volatile organic compounds (VOCs). </w:t>
      </w:r>
      <w:r w:rsidRPr="0026269D">
        <w:rPr>
          <w:u w:val="single"/>
        </w:rPr>
        <w:t xml:space="preserve">The presence of VOCs in the air </w:t>
      </w:r>
      <w:r w:rsidRPr="0026269D">
        <w:rPr>
          <w:b/>
          <w:iCs/>
          <w:u w:val="single"/>
        </w:rPr>
        <w:t>even in trace quantities</w:t>
      </w:r>
      <w:r w:rsidRPr="0026269D">
        <w:rPr>
          <w:u w:val="single"/>
        </w:rPr>
        <w:t xml:space="preserve"> is an environmental and health hazard.</w:t>
      </w:r>
      <w:r w:rsidRPr="0026269D">
        <w:rPr>
          <w:sz w:val="16"/>
        </w:rPr>
        <w:t xml:space="preserve"> Because of the reactivity as precursors to ozone, VOC control has become the target of the 1990 Clean Air Act Amendments (CAAA). Greenhouse gases (GHGs), principally carbon dioxide (CO2), methane (CH4), and nitrous oxide (N2O), from the combustion of fossil fuels are viewed as contributing to human-induced global climate change, which is one of the most challenging environmental issues facing the world today (Zhao et al., 2019). </w:t>
      </w:r>
      <w:r w:rsidRPr="0026269D">
        <w:rPr>
          <w:u w:val="single"/>
        </w:rPr>
        <w:t>The GHGs act as a blanket that increases the temperature of the earth.</w:t>
      </w:r>
      <w:r w:rsidRPr="0026269D">
        <w:rPr>
          <w:sz w:val="16"/>
        </w:rPr>
        <w:t xml:space="preserve"> CO2 has been identified as the major GHG because of its abundance in the atmosphere (Davis and Cornwell, 2013). </w:t>
      </w:r>
      <w:r w:rsidRPr="0026269D">
        <w:rPr>
          <w:u w:val="single"/>
        </w:rPr>
        <w:t>Effects of global warming include sea-level rise, polar ice melting, flooding, damage to structures, and effects on ecosystems</w:t>
      </w:r>
      <w:r w:rsidRPr="0026269D">
        <w:rPr>
          <w:sz w:val="16"/>
        </w:rPr>
        <w:t xml:space="preserve"> (Field et al., 2014). Scientists, researchers, academicians, and politicians, irrespective of their professional and partisan interest, agree that </w:t>
      </w:r>
      <w:r w:rsidRPr="0026269D">
        <w:rPr>
          <w:b/>
          <w:iCs/>
          <w:u w:val="single"/>
        </w:rPr>
        <w:t>reduction of GHG emission</w:t>
      </w:r>
      <w:r w:rsidRPr="0026269D">
        <w:rPr>
          <w:u w:val="single"/>
        </w:rPr>
        <w:t xml:space="preserve"> is critically important for saving the people from destructive climate change.</w:t>
      </w:r>
      <w:r w:rsidRPr="0026269D">
        <w:rPr>
          <w:sz w:val="16"/>
        </w:rPr>
        <w:t xml:space="preserve"> The Kyoto protocol identifies fuel combustion as one of the major sources of GHG emissions and sets targets for industrialized countries to reduce GHG emissions, and the protocol was ratified by 192 countries (European Environment Agency (EEA), 2012). Integration of innovative biotechnological processes in industrial systems can significantly reduce GHG emissions while removing toxic VOCs.</w:t>
      </w:r>
    </w:p>
    <w:p w14:paraId="063A719B" w14:textId="77777777" w:rsidR="00FD74FE" w:rsidRDefault="00FD74FE" w:rsidP="00FD74FE"/>
    <w:p w14:paraId="0B250C52" w14:textId="77777777" w:rsidR="00FD74FE" w:rsidRDefault="00FD74FE" w:rsidP="00FD74FE">
      <w:pPr>
        <w:pStyle w:val="Heading4"/>
      </w:pPr>
      <w:r>
        <w:t xml:space="preserve">Warming causes extinction. </w:t>
      </w:r>
    </w:p>
    <w:p w14:paraId="2756646E" w14:textId="77777777" w:rsidR="00FD74FE" w:rsidRPr="00810C1A" w:rsidRDefault="00FD74FE" w:rsidP="00FD74FE">
      <w:pPr>
        <w:tabs>
          <w:tab w:val="left" w:pos="450"/>
        </w:tabs>
      </w:pPr>
      <w:r w:rsidRPr="00810C1A">
        <w:rPr>
          <w:rStyle w:val="Style13ptBold"/>
        </w:rPr>
        <w:t>Cribb, 17</w:t>
      </w:r>
      <w:r w:rsidRPr="00810C1A">
        <w:t xml:space="preserve">—principal of JCA, Fellow of the Australian Academy of Technological Sciences and Engineering, former Director, National Awareness, CSIRO (Julian, “The Baker,” </w:t>
      </w:r>
      <w:r w:rsidRPr="00810C1A">
        <w:rPr>
          <w:i/>
        </w:rPr>
        <w:t>Surviving the 21st Century</w:t>
      </w:r>
      <w:r w:rsidRPr="00810C1A">
        <w:t xml:space="preserve"> Chapter 4, pg 91-94, dml)</w:t>
      </w:r>
    </w:p>
    <w:p w14:paraId="3857A41B" w14:textId="77777777" w:rsidR="00FD74FE" w:rsidRPr="0000086A" w:rsidRDefault="00FD74FE" w:rsidP="00FD74FE">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 </w:t>
      </w:r>
      <w:r w:rsidRPr="009513D1">
        <w:rPr>
          <w:rStyle w:val="Emphasis"/>
          <w:highlight w:val="cyan"/>
        </w:rPr>
        <w:t>runaway</w:t>
      </w:r>
      <w:r w:rsidRPr="00810C1A">
        <w:rPr>
          <w:rStyle w:val="Emphasis"/>
        </w:rPr>
        <w:t xml:space="preserve"> global </w:t>
      </w:r>
      <w:r w:rsidRPr="009513D1">
        <w:rPr>
          <w:rStyle w:val="Emphasis"/>
          <w:highlight w:val="cyan"/>
        </w:rPr>
        <w:t>warming</w:t>
      </w:r>
      <w:r w:rsidRPr="0000086A">
        <w:rPr>
          <w:sz w:val="16"/>
        </w:rPr>
        <w:t xml:space="preserve"> ‘ which </w:t>
      </w:r>
      <w:r w:rsidRPr="00810C1A">
        <w:rPr>
          <w:rStyle w:val="StyleUnderline"/>
        </w:rPr>
        <w:t xml:space="preserve">now </w:t>
      </w:r>
      <w:r w:rsidRPr="009513D1">
        <w:rPr>
          <w:rStyle w:val="StyleUnderline"/>
          <w:highlight w:val="cyan"/>
        </w:rPr>
        <w:t>menaces us</w:t>
      </w:r>
      <w:r w:rsidRPr="0000086A">
        <w:rPr>
          <w:sz w:val="16"/>
        </w:rPr>
        <w:t>.</w:t>
      </w:r>
    </w:p>
    <w:p w14:paraId="153F78FA" w14:textId="77777777" w:rsidR="00FD74FE" w:rsidRPr="00810C1A" w:rsidRDefault="00FD74FE" w:rsidP="00FD74FE">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9513D1">
        <w:rPr>
          <w:rStyle w:val="StyleUnderline"/>
          <w:highlight w:val="cyan"/>
        </w:rPr>
        <w:t>fossil fuels</w:t>
      </w:r>
      <w:r w:rsidRPr="00810C1A">
        <w:rPr>
          <w:rStyle w:val="StyleUnderline"/>
        </w:rPr>
        <w:t xml:space="preserve"> and clearing of the world’s forests</w:t>
      </w:r>
      <w:r w:rsidRPr="0000086A">
        <w:rPr>
          <w:sz w:val="16"/>
        </w:rPr>
        <w:t xml:space="preserve">—about 3 trillion tonnes in all—and it was this that </w:t>
      </w:r>
      <w:r w:rsidRPr="009513D1">
        <w:rPr>
          <w:rStyle w:val="StyleUnderline"/>
          <w:highlight w:val="cyan"/>
        </w:rPr>
        <w:t>triggered the</w:t>
      </w:r>
      <w:r w:rsidRPr="00810C1A">
        <w:rPr>
          <w:rStyle w:val="StyleUnderline"/>
        </w:rPr>
        <w:t xml:space="preserve"> </w:t>
      </w:r>
      <w:r w:rsidRPr="00810C1A">
        <w:rPr>
          <w:rStyle w:val="Emphasis"/>
        </w:rPr>
        <w:t xml:space="preserve">hyperthermal </w:t>
      </w:r>
      <w:r w:rsidRPr="009513D1">
        <w:rPr>
          <w:rStyle w:val="Emphasis"/>
          <w:highlight w:val="cyan"/>
        </w:rPr>
        <w:t>surge</w:t>
      </w:r>
      <w:r w:rsidRPr="00810C1A">
        <w:rPr>
          <w:rStyle w:val="StyleUnderline"/>
        </w:rPr>
        <w:t xml:space="preserve"> </w:t>
      </w:r>
      <w:r w:rsidRPr="009513D1">
        <w:rPr>
          <w:rStyle w:val="StyleUnderline"/>
          <w:highlight w:val="cyan"/>
        </w:rPr>
        <w:t>in</w:t>
      </w:r>
      <w:r w:rsidRPr="00810C1A">
        <w:rPr>
          <w:rStyle w:val="StyleUnderline"/>
        </w:rPr>
        <w:t xml:space="preserve"> planetary heating.</w:t>
      </w:r>
    </w:p>
    <w:p w14:paraId="3F10C824" w14:textId="77777777" w:rsidR="00FD74FE" w:rsidRPr="00810C1A" w:rsidRDefault="00FD74FE" w:rsidP="00FD74FE">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01DAE533" w14:textId="77777777" w:rsidR="00FD74FE" w:rsidRPr="0000086A" w:rsidRDefault="00FD74FE" w:rsidP="00FD74FE">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9513D1">
        <w:rPr>
          <w:rStyle w:val="StyleUnderline"/>
          <w:highlight w:val="cya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9513D1">
        <w:rPr>
          <w:rStyle w:val="StyleUnderline"/>
          <w:highlight w:val="cyan"/>
        </w:rPr>
        <w:t>is the</w:t>
      </w:r>
      <w:r w:rsidRPr="00810C1A">
        <w:rPr>
          <w:rStyle w:val="StyleUnderline"/>
        </w:rPr>
        <w:t xml:space="preserve"> </w:t>
      </w:r>
      <w:r w:rsidRPr="00810C1A">
        <w:rPr>
          <w:rStyle w:val="Emphasis"/>
        </w:rPr>
        <w:t xml:space="preserve">principal </w:t>
      </w:r>
      <w:r w:rsidRPr="009513D1">
        <w:rPr>
          <w:rStyle w:val="Emphasis"/>
          <w:highlight w:val="cyan"/>
        </w:rPr>
        <w:t>threat</w:t>
      </w:r>
      <w:r w:rsidRPr="009513D1">
        <w:rPr>
          <w:rStyle w:val="StyleUnderline"/>
          <w:highlight w:val="cya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9513D1">
        <w:rPr>
          <w:rStyle w:val="Emphasis"/>
          <w:highlight w:val="cyan"/>
        </w:rPr>
        <w:t>survival of the</w:t>
      </w:r>
      <w:r w:rsidRPr="00810C1A">
        <w:rPr>
          <w:rStyle w:val="Emphasis"/>
        </w:rPr>
        <w:t xml:space="preserve"> human </w:t>
      </w:r>
      <w:r w:rsidRPr="009513D1">
        <w:rPr>
          <w:rStyle w:val="Emphasis"/>
          <w:highlight w:val="cyan"/>
        </w:rPr>
        <w:t>species</w:t>
      </w:r>
      <w:r w:rsidRPr="0000086A">
        <w:rPr>
          <w:sz w:val="16"/>
        </w:rPr>
        <w:t>.</w:t>
      </w:r>
    </w:p>
    <w:p w14:paraId="45977A04" w14:textId="77777777" w:rsidR="00FD74FE" w:rsidRPr="0000086A" w:rsidRDefault="00FD74FE" w:rsidP="00FD74FE">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5F30D6E7" w14:textId="77777777" w:rsidR="00FD74FE" w:rsidRPr="0000086A" w:rsidRDefault="00FD74FE" w:rsidP="00FD74FE">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As to what that may mean, here are some eminent opinions :</w:t>
      </w:r>
    </w:p>
    <w:p w14:paraId="6FB13887" w14:textId="77777777" w:rsidR="00FD74FE" w:rsidRPr="0000086A" w:rsidRDefault="00FD74FE" w:rsidP="00FD74FE">
      <w:pPr>
        <w:rPr>
          <w:sz w:val="16"/>
        </w:rPr>
      </w:pPr>
      <w:r w:rsidRPr="0000086A">
        <w:rPr>
          <w:sz w:val="16"/>
        </w:rPr>
        <w:t>• Warming of 5 °C will mean the planet can support fewer than 1 billion people—Hans-Joachim Shellnhuber, Potsdam Institute for Climate Impact Research (Kanter 2009)</w:t>
      </w:r>
    </w:p>
    <w:p w14:paraId="7CD2805C" w14:textId="77777777" w:rsidR="00FD74FE" w:rsidRPr="0000086A" w:rsidRDefault="00FD74FE" w:rsidP="00FD74FE">
      <w:pPr>
        <w:rPr>
          <w:sz w:val="16"/>
        </w:rPr>
      </w:pPr>
      <w:r w:rsidRPr="0000086A">
        <w:rPr>
          <w:sz w:val="16"/>
        </w:rPr>
        <w:t xml:space="preserve">• With temperature increases of 4–7 °C </w:t>
      </w:r>
      <w:r w:rsidRPr="009513D1">
        <w:rPr>
          <w:rStyle w:val="Emphasis"/>
          <w:highlight w:val="cyan"/>
        </w:rPr>
        <w:t>billions</w:t>
      </w:r>
      <w:r w:rsidRPr="00810C1A">
        <w:rPr>
          <w:rStyle w:val="Emphasis"/>
        </w:rPr>
        <w:t xml:space="preserve"> of people</w:t>
      </w:r>
      <w:r w:rsidRPr="00810C1A">
        <w:rPr>
          <w:rStyle w:val="StyleUnderline"/>
        </w:rPr>
        <w:t xml:space="preserve"> </w:t>
      </w:r>
      <w:r w:rsidRPr="009513D1">
        <w:rPr>
          <w:rStyle w:val="StyleUnderline"/>
          <w:highlight w:val="cyan"/>
        </w:rPr>
        <w:t>will have</w:t>
      </w:r>
      <w:r w:rsidRPr="00810C1A">
        <w:rPr>
          <w:rStyle w:val="StyleUnderline"/>
        </w:rPr>
        <w:t xml:space="preserve"> to move and there will be </w:t>
      </w:r>
      <w:r w:rsidRPr="00810C1A">
        <w:rPr>
          <w:rStyle w:val="Emphasis"/>
        </w:rPr>
        <w:t xml:space="preserve">very severe </w:t>
      </w:r>
      <w:r w:rsidRPr="009513D1">
        <w:rPr>
          <w:rStyle w:val="Emphasis"/>
          <w:highlight w:val="cyan"/>
        </w:rPr>
        <w:t>conflict</w:t>
      </w:r>
      <w:r w:rsidRPr="0000086A">
        <w:rPr>
          <w:sz w:val="16"/>
        </w:rPr>
        <w:t>—Nicholas Stern, London School of Economics (Kanter 2009)</w:t>
      </w:r>
    </w:p>
    <w:p w14:paraId="32934A3A" w14:textId="77777777" w:rsidR="00FD74FE" w:rsidRPr="0000086A" w:rsidRDefault="00FD74FE" w:rsidP="00FD74FE">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57934FD6" w14:textId="77777777" w:rsidR="00FD74FE" w:rsidRPr="0000086A" w:rsidRDefault="00FD74FE" w:rsidP="00FD74FE">
      <w:pPr>
        <w:rPr>
          <w:sz w:val="16"/>
        </w:rPr>
      </w:pPr>
      <w:r w:rsidRPr="0000086A">
        <w:rPr>
          <w:sz w:val="16"/>
        </w:rPr>
        <w:t>• Corn and soybean yields in the US may decrease by 63–82 %—Schlenker and Roberts, Arizona State University (Schlenker &amp; Roberts 2009a)</w:t>
      </w:r>
    </w:p>
    <w:p w14:paraId="496AAA7F" w14:textId="77777777" w:rsidR="00FD74FE" w:rsidRPr="0000086A" w:rsidRDefault="00FD74FE" w:rsidP="00FD74FE">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1C1B973E" w14:textId="77777777" w:rsidR="00FD74FE" w:rsidRPr="0000086A" w:rsidRDefault="00FD74FE" w:rsidP="00FD74FE">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6985D57A" w14:textId="77777777" w:rsidR="00FD74FE" w:rsidRPr="0000086A" w:rsidRDefault="00FD74FE" w:rsidP="00FD74FE">
      <w:pPr>
        <w:rPr>
          <w:sz w:val="16"/>
        </w:rPr>
      </w:pPr>
      <w:r w:rsidRPr="0000086A">
        <w:rPr>
          <w:sz w:val="16"/>
        </w:rPr>
        <w:t xml:space="preserve">• </w:t>
      </w:r>
      <w:r w:rsidRPr="009513D1">
        <w:rPr>
          <w:rStyle w:val="Emphasis"/>
          <w:highlight w:val="cyan"/>
        </w:rPr>
        <w:t>Intensified</w:t>
      </w:r>
      <w:r w:rsidRPr="00810C1A">
        <w:rPr>
          <w:rStyle w:val="Emphasis"/>
        </w:rPr>
        <w:t xml:space="preserve"> global </w:t>
      </w:r>
      <w:r w:rsidRPr="009513D1">
        <w:rPr>
          <w:rStyle w:val="Emphasis"/>
          <w:highlight w:val="cyan"/>
        </w:rPr>
        <w:t>instability</w:t>
      </w:r>
      <w:r w:rsidRPr="009513D1">
        <w:rPr>
          <w:rStyle w:val="StyleUnderline"/>
          <w:highlight w:val="cyan"/>
        </w:rPr>
        <w:t xml:space="preserve">, </w:t>
      </w:r>
      <w:r w:rsidRPr="009513D1">
        <w:rPr>
          <w:rStyle w:val="Emphasis"/>
          <w:highlight w:val="cya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9513D1">
        <w:rPr>
          <w:rStyle w:val="Emphasis"/>
          <w:highlight w:val="cyan"/>
        </w:rPr>
        <w:t>shortages</w:t>
      </w:r>
      <w:r w:rsidRPr="00810C1A">
        <w:rPr>
          <w:rStyle w:val="StyleUnderline"/>
        </w:rPr>
        <w:t xml:space="preserve">, </w:t>
      </w:r>
      <w:r w:rsidRPr="00810C1A">
        <w:rPr>
          <w:rStyle w:val="Emphasis"/>
        </w:rPr>
        <w:t xml:space="preserve">pandemic </w:t>
      </w:r>
      <w:r w:rsidRPr="009513D1">
        <w:rPr>
          <w:rStyle w:val="Emphasis"/>
          <w:highlight w:val="cyan"/>
        </w:rPr>
        <w:t>disease</w:t>
      </w:r>
      <w:r w:rsidRPr="009513D1">
        <w:rPr>
          <w:rStyle w:val="StyleUnderline"/>
          <w:highlight w:val="cyan"/>
        </w:rPr>
        <w:t>, disputes over</w:t>
      </w:r>
      <w:r w:rsidRPr="00810C1A">
        <w:rPr>
          <w:rStyle w:val="StyleUnderline"/>
        </w:rPr>
        <w:t xml:space="preserve"> </w:t>
      </w:r>
      <w:r w:rsidRPr="00810C1A">
        <w:rPr>
          <w:rStyle w:val="Emphasis"/>
        </w:rPr>
        <w:t>refugees</w:t>
      </w:r>
      <w:r w:rsidRPr="00810C1A">
        <w:rPr>
          <w:rStyle w:val="StyleUnderline"/>
        </w:rPr>
        <w:t xml:space="preserve"> and </w:t>
      </w:r>
      <w:r w:rsidRPr="009513D1">
        <w:rPr>
          <w:rStyle w:val="Emphasis"/>
          <w:highlight w:val="cyan"/>
        </w:rPr>
        <w:t>resources</w:t>
      </w:r>
      <w:r w:rsidRPr="009513D1">
        <w:rPr>
          <w:rStyle w:val="StyleUnderline"/>
          <w:highlight w:val="cya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9513D1">
        <w:rPr>
          <w:rStyle w:val="Emphasis"/>
          <w:highlight w:val="cyan"/>
        </w:rPr>
        <w:t>disasters</w:t>
      </w:r>
      <w:r w:rsidRPr="00810C1A">
        <w:rPr>
          <w:rStyle w:val="StyleUnderline"/>
        </w:rPr>
        <w:t xml:space="preserve"> in regions across the globe</w:t>
      </w:r>
      <w:r w:rsidRPr="0000086A">
        <w:rPr>
          <w:sz w:val="16"/>
        </w:rPr>
        <w:t>—Chuck Hagel, US Secretary for Defence (Hagel 2014)</w:t>
      </w:r>
    </w:p>
    <w:p w14:paraId="4E5B8CC0" w14:textId="77777777" w:rsidR="00FD74FE" w:rsidRPr="0000086A" w:rsidRDefault="00FD74FE" w:rsidP="00FD74FE">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9513D1">
        <w:rPr>
          <w:rStyle w:val="Emphasis"/>
          <w:highlight w:val="cyan"/>
        </w:rPr>
        <w:t>nuclear war</w:t>
      </w:r>
      <w:r w:rsidRPr="009513D1">
        <w:rPr>
          <w:rStyle w:val="StyleUnderline"/>
          <w:highlight w:val="cyan"/>
        </w:rPr>
        <w:t xml:space="preserve"> is possible</w:t>
      </w:r>
      <w:r w:rsidRPr="00810C1A">
        <w:rPr>
          <w:rStyle w:val="StyleUnderline"/>
        </w:rPr>
        <w:t>”—</w:t>
      </w:r>
      <w:r w:rsidRPr="0000086A">
        <w:rPr>
          <w:sz w:val="16"/>
        </w:rPr>
        <w:t xml:space="preserve"> Kurt Campbell, Center for Strategic and International Studies (Campell et al. 2007).</w:t>
      </w:r>
    </w:p>
    <w:p w14:paraId="29337D04" w14:textId="77777777" w:rsidR="00FD74FE" w:rsidRPr="0000086A" w:rsidRDefault="00FD74FE" w:rsidP="00FD74FE">
      <w:pPr>
        <w:rPr>
          <w:sz w:val="16"/>
        </w:rPr>
      </w:pPr>
      <w:r w:rsidRPr="0000086A">
        <w:rPr>
          <w:sz w:val="16"/>
        </w:rPr>
        <w:t>• “</w:t>
      </w:r>
      <w:r w:rsidRPr="00810C1A">
        <w:rPr>
          <w:rStyle w:val="StyleUnderline"/>
        </w:rPr>
        <w:t xml:space="preserve">Unless we get control of (global </w:t>
      </w:r>
      <w:r w:rsidRPr="009513D1">
        <w:rPr>
          <w:rStyle w:val="StyleUnderline"/>
          <w:highlight w:val="cyan"/>
        </w:rPr>
        <w:t>warming</w:t>
      </w:r>
      <w:r w:rsidRPr="00810C1A">
        <w:rPr>
          <w:rStyle w:val="StyleUnderline"/>
        </w:rPr>
        <w:t xml:space="preserve">), </w:t>
      </w:r>
      <w:r w:rsidRPr="00810C1A">
        <w:rPr>
          <w:rStyle w:val="Emphasis"/>
        </w:rPr>
        <w:t xml:space="preserve">it </w:t>
      </w:r>
      <w:r w:rsidRPr="009513D1">
        <w:rPr>
          <w:rStyle w:val="Emphasis"/>
          <w:highlight w:val="cyan"/>
        </w:rPr>
        <w:t>will mean</w:t>
      </w:r>
      <w:r w:rsidRPr="00810C1A">
        <w:rPr>
          <w:rStyle w:val="Emphasis"/>
        </w:rPr>
        <w:t xml:space="preserve"> our </w:t>
      </w:r>
      <w:r w:rsidRPr="009513D1">
        <w:rPr>
          <w:rStyle w:val="Emphasis"/>
          <w:highlight w:val="cyan"/>
        </w:rPr>
        <w:t>extinction</w:t>
      </w:r>
      <w:r w:rsidRPr="00810C1A">
        <w:rPr>
          <w:rStyle w:val="StyleUnderline"/>
        </w:rPr>
        <w:t xml:space="preserve"> </w:t>
      </w:r>
      <w:r w:rsidRPr="0000086A">
        <w:rPr>
          <w:sz w:val="16"/>
        </w:rPr>
        <w:t xml:space="preserve">eventually”—Helen Berry, Canberra University (Snow &amp; Hannam 2014). </w:t>
      </w:r>
    </w:p>
    <w:p w14:paraId="374FBF12" w14:textId="77777777" w:rsidR="00FD74FE" w:rsidRDefault="00FD74FE" w:rsidP="00FD74FE"/>
    <w:p w14:paraId="0961ED5C" w14:textId="77777777" w:rsidR="00FD74FE" w:rsidRDefault="00FD74FE" w:rsidP="00FD74FE">
      <w:pPr>
        <w:pStyle w:val="Heading4"/>
        <w:rPr>
          <w:rStyle w:val="StyleUnderline"/>
        </w:rPr>
      </w:pPr>
      <w:r>
        <w:t xml:space="preserve">Enforced regulations reduce emissions by up to </w:t>
      </w:r>
      <w:r w:rsidRPr="005F0147">
        <w:rPr>
          <w:rStyle w:val="StyleUnderline"/>
        </w:rPr>
        <w:t>98%</w:t>
      </w:r>
    </w:p>
    <w:p w14:paraId="0CDB9168" w14:textId="77777777" w:rsidR="00FD74FE" w:rsidRPr="005F0147" w:rsidRDefault="00FD74FE" w:rsidP="00FD74FE">
      <w:r w:rsidRPr="00D27359">
        <w:rPr>
          <w:rStyle w:val="Style13ptBold"/>
        </w:rPr>
        <w:t>DDPHE 18</w:t>
      </w:r>
      <w:r w:rsidRPr="005F0147">
        <w:t xml:space="preserve">, </w:t>
      </w:r>
      <w:r>
        <w:t>8</w:t>
      </w:r>
      <w:r w:rsidRPr="005F0147">
        <w:t>-</w:t>
      </w:r>
      <w:r w:rsidRPr="00D27359">
        <w:t>9-18, " Cannabis Environmental Best Management Practices. Draft Section for Review: Air Quality" Denver</w:t>
      </w:r>
      <w:r>
        <w:t xml:space="preserve"> Department of Public Health &amp; Environment</w:t>
      </w:r>
      <w:r w:rsidRPr="005F0147">
        <w:t>, https://www.denvergov.org/content/dam/denvergov/Portals/771/documents/EQ/MJ%20Sustainability/DRAFT%20Air%20Quality%20Section.pdf</w:t>
      </w:r>
    </w:p>
    <w:p w14:paraId="5E65F1FC" w14:textId="77777777" w:rsidR="00FD74FE" w:rsidRPr="00D27359" w:rsidRDefault="00FD74FE" w:rsidP="00FD74FE">
      <w:r w:rsidRPr="00D27359">
        <w:t>Carbon filtration is the best control technology for reducing VOC emissions from cannabis cultivation facilities. Carbon filters are simple to install, effective, and reliable, if properly maintained and regularly changed. Porous carbon surfaces chemically attract VOCs, and other gas phase contaminants, and traps them to the surface through a process called adsorption. Depending on the filter system, carbon filtration can remove 50% - 98% of VOCs. As the filter ages, less carbon surface area is available to trap VOCs, and the filter becomes unreliable. Depending on the filter load, most carbon filters will last 6-12 months in a commercial cultivation environment and should be replaced according to the manufacturer’s recommendations. Carbon filters can operate as stand-alone units that clean and recirculate the air or integrated into the HVAC system. Typically, carbon filters are at their peak performance when positioned at the highest point in your grow space, where heat accumulates. High humidity levels hinder filter performance so this control technology is better suited for facilities with environmental controls. On an individual basis, carbon filters are relatively inexpensive. An effective filtration system must be properly sized for a space’s volume as well as air-flow requirements. Maintaining an optimal environment can require multiple filters, which all require maintenance and replacement resources. Carbon filters can be used in combination with other odor controlling technologies. Benefits of Carbon Filtration ● Improve indoor air quality by capturing airborne gas phase contaminants and odors. ● Control the odor impacts of the facility: a properly installed and maintained carbon filtration system is highly effective at controlling odors. This satisfies the requirements of the odor ordinance in Denver and improves community relations as well as business reputation. ● Control VOC emissions: a carbon filtration system can remove 50 - 98% of VOC emissions. This improves the public health and environmental impacts of the facility.</w:t>
      </w:r>
    </w:p>
    <w:p w14:paraId="08013B06" w14:textId="77777777" w:rsidR="00FD74FE" w:rsidRPr="005F0147" w:rsidRDefault="00FD74FE" w:rsidP="00FD74FE"/>
    <w:p w14:paraId="32420CED" w14:textId="77BA1AAE" w:rsidR="00FD74FE" w:rsidRDefault="00FD74FE" w:rsidP="00FD74FE">
      <w:pPr>
        <w:pStyle w:val="Heading4"/>
      </w:pPr>
      <w:r>
        <w:t xml:space="preserve">Scenario 2 – Pesticides </w:t>
      </w:r>
    </w:p>
    <w:p w14:paraId="2AF6BF55" w14:textId="77777777" w:rsidR="00FD74FE" w:rsidRDefault="00FD74FE" w:rsidP="00FD74FE">
      <w:pPr>
        <w:shd w:val="clear" w:color="auto" w:fill="FFFFFF"/>
        <w:rPr>
          <w:color w:val="000000"/>
        </w:rPr>
      </w:pPr>
    </w:p>
    <w:p w14:paraId="5716F48C" w14:textId="77777777" w:rsidR="00FD74FE" w:rsidRDefault="00FD74FE" w:rsidP="00FD74FE">
      <w:pPr>
        <w:pStyle w:val="Heading4"/>
      </w:pPr>
      <w:r>
        <w:t>Pesticides damage soil fertility – which is key to preventing global warming</w:t>
      </w:r>
    </w:p>
    <w:p w14:paraId="26B08271" w14:textId="77777777" w:rsidR="00FD74FE" w:rsidRPr="00BE0F31" w:rsidRDefault="00FD74FE" w:rsidP="00FD74FE">
      <w:r>
        <w:t xml:space="preserve">Kendra </w:t>
      </w:r>
      <w:r w:rsidRPr="00466219">
        <w:rPr>
          <w:rStyle w:val="Style13ptBold"/>
        </w:rPr>
        <w:t>Klein</w:t>
      </w:r>
      <w:r>
        <w:t>, June 20</w:t>
      </w:r>
      <w:r w:rsidRPr="00466219">
        <w:rPr>
          <w:rStyle w:val="Style13ptBold"/>
        </w:rPr>
        <w:t>19</w:t>
      </w:r>
      <w:r>
        <w:t>, Ph.D., senior staff scientist, Friends of the Earth, “Pesticides and Soil Health”, Friends of Health,</w:t>
      </w:r>
      <w:r w:rsidRPr="00BE0F31">
        <w:t xml:space="preserve"> </w:t>
      </w:r>
      <w:hyperlink r:id="rId43" w:history="1">
        <w:r>
          <w:rPr>
            <w:rStyle w:val="Hyperlink"/>
          </w:rPr>
          <w:t>https://1bps6437gg8c169i0y1drtgz-wpengine.netdna-ssl.com/wp-content/uploads/2019/08/PecticidesSoilHealth_Final-1.pdf</w:t>
        </w:r>
      </w:hyperlink>
    </w:p>
    <w:p w14:paraId="5C88EBE3" w14:textId="77777777" w:rsidR="00FD74FE" w:rsidRPr="00BE0F31" w:rsidRDefault="00FD74FE" w:rsidP="00FD74FE">
      <w:pPr>
        <w:rPr>
          <w:rStyle w:val="StyleUnderline"/>
        </w:rPr>
      </w:pPr>
      <w:r w:rsidRPr="00BE0F31">
        <w:rPr>
          <w:highlight w:val="cyan"/>
        </w:rPr>
        <w:t>A</w:t>
      </w:r>
      <w:r w:rsidRPr="00BE0F31">
        <w:rPr>
          <w:u w:val="single"/>
        </w:rPr>
        <w:t xml:space="preserve"> single </w:t>
      </w:r>
      <w:r w:rsidRPr="00BE0F31">
        <w:rPr>
          <w:highlight w:val="cyan"/>
          <w:u w:val="single"/>
        </w:rPr>
        <w:t>teaspoon of</w:t>
      </w:r>
      <w:r w:rsidRPr="00BE0F31">
        <w:rPr>
          <w:u w:val="single"/>
        </w:rPr>
        <w:t xml:space="preserve"> healthy </w:t>
      </w:r>
      <w:r w:rsidRPr="00BE0F31">
        <w:rPr>
          <w:highlight w:val="cyan"/>
          <w:u w:val="single"/>
        </w:rPr>
        <w:t>soil holds billions</w:t>
      </w:r>
      <w:r w:rsidRPr="00BE0F31">
        <w:rPr>
          <w:u w:val="single"/>
        </w:rPr>
        <w:t xml:space="preserve"> </w:t>
      </w:r>
      <w:r w:rsidRPr="00BE0F31">
        <w:rPr>
          <w:highlight w:val="cyan"/>
          <w:u w:val="single"/>
        </w:rPr>
        <w:t>of</w:t>
      </w:r>
      <w:r w:rsidRPr="00BE0F31">
        <w:rPr>
          <w:u w:val="single"/>
        </w:rPr>
        <w:t xml:space="preserve"> soil </w:t>
      </w:r>
      <w:r w:rsidRPr="00BE0F31">
        <w:rPr>
          <w:highlight w:val="cyan"/>
          <w:u w:val="single"/>
        </w:rPr>
        <w:t>microorganisms</w:t>
      </w:r>
      <w:r w:rsidRPr="00BE0F31">
        <w:rPr>
          <w:u w:val="single"/>
        </w:rPr>
        <w:t xml:space="preserve">, including bacteria, fungi and other tiny life forms. </w:t>
      </w:r>
      <w:r w:rsidRPr="00BE0F31">
        <w:rPr>
          <w:highlight w:val="cyan"/>
          <w:u w:val="single"/>
        </w:rPr>
        <w:t xml:space="preserve">These </w:t>
      </w:r>
      <w:r w:rsidRPr="00466219">
        <w:rPr>
          <w:u w:val="single"/>
        </w:rPr>
        <w:t>organisms</w:t>
      </w:r>
      <w:r w:rsidRPr="00BE0F31">
        <w:rPr>
          <w:u w:val="single"/>
        </w:rPr>
        <w:t xml:space="preserve"> have been </w:t>
      </w:r>
      <w:r w:rsidRPr="00341CBB">
        <w:rPr>
          <w:highlight w:val="cyan"/>
          <w:u w:val="single"/>
        </w:rPr>
        <w:t>sequester</w:t>
      </w:r>
      <w:r w:rsidRPr="00BE0F31">
        <w:rPr>
          <w:u w:val="single"/>
        </w:rPr>
        <w:t xml:space="preserve">ing </w:t>
      </w:r>
      <w:r w:rsidRPr="00341CBB">
        <w:rPr>
          <w:highlight w:val="cyan"/>
          <w:u w:val="single"/>
        </w:rPr>
        <w:t>carbon</w:t>
      </w:r>
      <w:r w:rsidRPr="00BE0F31">
        <w:rPr>
          <w:u w:val="single"/>
        </w:rPr>
        <w:t xml:space="preserve"> </w:t>
      </w:r>
      <w:r w:rsidRPr="00341CBB">
        <w:rPr>
          <w:highlight w:val="cyan"/>
          <w:u w:val="single"/>
        </w:rPr>
        <w:t>for</w:t>
      </w:r>
      <w:r w:rsidRPr="00BE0F31">
        <w:rPr>
          <w:u w:val="single"/>
        </w:rPr>
        <w:t xml:space="preserve"> hundreds of </w:t>
      </w:r>
      <w:r w:rsidRPr="00341CBB">
        <w:rPr>
          <w:highlight w:val="cyan"/>
          <w:u w:val="single"/>
        </w:rPr>
        <w:t>millions of years</w:t>
      </w:r>
      <w:r w:rsidRPr="00BE0F31">
        <w:rPr>
          <w:u w:val="single"/>
        </w:rPr>
        <w:t>.</w:t>
      </w:r>
      <w:r>
        <w:t xml:space="preserve"> </w:t>
      </w:r>
      <w:r w:rsidRPr="00BE0F31">
        <w:rPr>
          <w:rStyle w:val="StyleUnderline"/>
        </w:rPr>
        <w:t>They form symbiotic relationships with plant roots through mycorrhizal fungi. These networks help plants access nutrients like nitrogen and phosphorus from the soil in exchange for a steady flow of carbon</w:t>
      </w:r>
      <w:r>
        <w:t xml:space="preserve"> in the form of carbohydrates the plant photosynthesizes from the air. </w:t>
      </w:r>
      <w:r w:rsidRPr="00341CBB">
        <w:rPr>
          <w:rStyle w:val="StyleUnderline"/>
          <w:highlight w:val="cyan"/>
        </w:rPr>
        <w:t>The flow of carbon to</w:t>
      </w:r>
      <w:r w:rsidRPr="00BE0F31">
        <w:rPr>
          <w:rStyle w:val="StyleUnderline"/>
        </w:rPr>
        <w:t xml:space="preserve"> the </w:t>
      </w:r>
      <w:r w:rsidRPr="00341CBB">
        <w:rPr>
          <w:rStyle w:val="StyleUnderline"/>
          <w:highlight w:val="cyan"/>
        </w:rPr>
        <w:t>soil depends on</w:t>
      </w:r>
      <w:r w:rsidRPr="00BE0F31">
        <w:rPr>
          <w:rStyle w:val="StyleUnderline"/>
        </w:rPr>
        <w:t xml:space="preserve"> this </w:t>
      </w:r>
      <w:r w:rsidRPr="00341CBB">
        <w:rPr>
          <w:rStyle w:val="StyleUnderline"/>
          <w:highlight w:val="cyan"/>
        </w:rPr>
        <w:t>partnership between plant roots and soi</w:t>
      </w:r>
      <w:r w:rsidRPr="00341CBB">
        <w:rPr>
          <w:highlight w:val="cyan"/>
          <w:u w:val="single"/>
        </w:rPr>
        <w:t>l microorganisms</w:t>
      </w:r>
      <w:r>
        <w:t xml:space="preserve">. But </w:t>
      </w:r>
      <w:r w:rsidRPr="00BE0F31">
        <w:rPr>
          <w:rStyle w:val="StyleUnderline"/>
        </w:rPr>
        <w:t xml:space="preserve">toxic </w:t>
      </w:r>
      <w:r w:rsidRPr="00341CBB">
        <w:rPr>
          <w:rStyle w:val="StyleUnderline"/>
          <w:highlight w:val="cyan"/>
        </w:rPr>
        <w:t>pesticides</w:t>
      </w:r>
      <w:r>
        <w:t xml:space="preserve"> can </w:t>
      </w:r>
      <w:r w:rsidRPr="00341CBB">
        <w:rPr>
          <w:rStyle w:val="StyleUnderline"/>
          <w:highlight w:val="cyan"/>
        </w:rPr>
        <w:t>damage this</w:t>
      </w:r>
      <w:r w:rsidRPr="00BE0F31">
        <w:rPr>
          <w:rStyle w:val="StyleUnderline"/>
        </w:rPr>
        <w:t xml:space="preserve"> microbial </w:t>
      </w:r>
      <w:r w:rsidRPr="00341CBB">
        <w:rPr>
          <w:rStyle w:val="StyleUnderline"/>
          <w:highlight w:val="cyan"/>
        </w:rPr>
        <w:t>bridge</w:t>
      </w:r>
      <w:r w:rsidRPr="00BE0F31">
        <w:rPr>
          <w:rStyle w:val="StyleUnderline"/>
        </w:rPr>
        <w:t>. Pesticides</w:t>
      </w:r>
      <w:r>
        <w:t xml:space="preserve"> — a term that encompasses herbicides, insecticides and fungicides — </w:t>
      </w:r>
      <w:r w:rsidRPr="00BE0F31">
        <w:rPr>
          <w:rStyle w:val="StyleUnderline"/>
        </w:rPr>
        <w:t>are chemical compounds designed to kill</w:t>
      </w:r>
      <w:r>
        <w:t xml:space="preserve">, each with their own targets and mechanisms of action. </w:t>
      </w:r>
      <w:r w:rsidRPr="00BE0F31">
        <w:rPr>
          <w:rStyle w:val="StyleUnderline"/>
        </w:rPr>
        <w:t xml:space="preserve">As little as </w:t>
      </w:r>
      <w:r w:rsidRPr="00341CBB">
        <w:rPr>
          <w:rStyle w:val="StyleUnderline"/>
          <w:highlight w:val="cyan"/>
        </w:rPr>
        <w:t>0.1 percent o</w:t>
      </w:r>
      <w:r w:rsidRPr="00BE0F31">
        <w:rPr>
          <w:rStyle w:val="StyleUnderline"/>
        </w:rPr>
        <w:t xml:space="preserve">f an applied </w:t>
      </w:r>
      <w:r w:rsidRPr="00341CBB">
        <w:rPr>
          <w:rStyle w:val="StyleUnderline"/>
          <w:highlight w:val="cyan"/>
        </w:rPr>
        <w:t>pesticide interacts with its target</w:t>
      </w:r>
      <w:r w:rsidRPr="00BE0F31">
        <w:rPr>
          <w:rStyle w:val="StyleUnderline"/>
        </w:rPr>
        <w:t xml:space="preserve">ed weed or pest. </w:t>
      </w:r>
      <w:r w:rsidRPr="00341CBB">
        <w:rPr>
          <w:rStyle w:val="StyleUnderline"/>
          <w:highlight w:val="cyan"/>
        </w:rPr>
        <w:t>The remainder contaminates the soil</w:t>
      </w:r>
      <w:r w:rsidRPr="00BE0F31">
        <w:rPr>
          <w:rStyle w:val="StyleUnderline"/>
        </w:rPr>
        <w:t xml:space="preserve">, air and water </w:t>
      </w:r>
      <w:r w:rsidRPr="00341CBB">
        <w:rPr>
          <w:rStyle w:val="StyleUnderline"/>
          <w:highlight w:val="cyan"/>
        </w:rPr>
        <w:t xml:space="preserve">and </w:t>
      </w:r>
      <w:r w:rsidRPr="00466219">
        <w:rPr>
          <w:rStyle w:val="StyleUnderline"/>
        </w:rPr>
        <w:t xml:space="preserve">can </w:t>
      </w:r>
      <w:r w:rsidRPr="00341CBB">
        <w:rPr>
          <w:rStyle w:val="StyleUnderline"/>
          <w:highlight w:val="cyan"/>
        </w:rPr>
        <w:t xml:space="preserve">have significant </w:t>
      </w:r>
      <w:r w:rsidRPr="00466219">
        <w:rPr>
          <w:rStyle w:val="StyleUnderline"/>
        </w:rPr>
        <w:t xml:space="preserve">nontarget </w:t>
      </w:r>
      <w:r w:rsidRPr="00341CBB">
        <w:rPr>
          <w:rStyle w:val="StyleUnderline"/>
          <w:highlight w:val="cyan"/>
        </w:rPr>
        <w:t>effects throughout the ecosystem. Pesticides</w:t>
      </w:r>
      <w:r w:rsidRPr="00BE0F31">
        <w:rPr>
          <w:rStyle w:val="StyleUnderline"/>
        </w:rPr>
        <w:t xml:space="preserve"> can </w:t>
      </w:r>
      <w:r w:rsidRPr="00341CBB">
        <w:rPr>
          <w:rStyle w:val="StyleUnderline"/>
          <w:highlight w:val="cyan"/>
        </w:rPr>
        <w:t>undercut regenerative agriculture goals</w:t>
      </w:r>
      <w:r w:rsidRPr="00BE0F31">
        <w:rPr>
          <w:rStyle w:val="StyleUnderline"/>
        </w:rPr>
        <w:t xml:space="preserve"> by harming soil communities and altering critical biochemical processes in the soil.</w:t>
      </w:r>
    </w:p>
    <w:p w14:paraId="0BCE3E35" w14:textId="77777777" w:rsidR="00FD74FE" w:rsidRDefault="00FD74FE" w:rsidP="00FD74FE"/>
    <w:p w14:paraId="02352976" w14:textId="77777777" w:rsidR="00FD74FE" w:rsidRDefault="00FD74FE" w:rsidP="00FD74FE">
      <w:pPr>
        <w:pStyle w:val="Heading4"/>
      </w:pPr>
      <w:r>
        <w:t>Soil fertility is the best way to stop global warming – any plan that doesn’t address it fails</w:t>
      </w:r>
    </w:p>
    <w:p w14:paraId="4C843BCE" w14:textId="77777777" w:rsidR="00FD74FE" w:rsidRPr="00CE74D9" w:rsidRDefault="00FD74FE" w:rsidP="00FD74FE">
      <w:r w:rsidRPr="00CF4C9B">
        <w:t xml:space="preserve">Dan </w:t>
      </w:r>
      <w:r w:rsidRPr="00CE74D9">
        <w:rPr>
          <w:rStyle w:val="Style13ptBold"/>
        </w:rPr>
        <w:t>Evans</w:t>
      </w:r>
      <w:r w:rsidRPr="00CF4C9B">
        <w:t>, 12-16-20</w:t>
      </w:r>
      <w:r w:rsidRPr="00CE74D9">
        <w:rPr>
          <w:rStyle w:val="Style13ptBold"/>
        </w:rPr>
        <w:t>19</w:t>
      </w:r>
      <w:r w:rsidRPr="00CE74D9">
        <w:t>, PhD Researcher in Soil Science, Lancaster University Dan Evans is a member of the Soils Training and Research Studentships (STARS) Centre for Doctoral Training (CDT) and is affiliated with Lancaster University, British Geological Survey, and University of Edinburgh. He has received funding from the STARS CDT, and from the NERC Cosmogenic Isotope Analysis Facility, East Kilbride, Scotland. "Soil is our best ally in the fight against climate change – but we're fast running out of it," Conversation, https://theconversation.com/soil-is-our-best-ally-in-the-fight-against-climate-change-but-were-fast-running-out-of-it-128166</w:t>
      </w:r>
    </w:p>
    <w:p w14:paraId="07F72090" w14:textId="77777777" w:rsidR="00FD74FE" w:rsidRDefault="00FD74FE" w:rsidP="00FD74FE"/>
    <w:p w14:paraId="2EA8ECCF" w14:textId="77777777" w:rsidR="00FD74FE" w:rsidRPr="00CF4C9B" w:rsidRDefault="00FD74FE" w:rsidP="00FD74FE">
      <w:r w:rsidRPr="00CF4C9B">
        <w:t>Take a handful of soil and hold it up to your nose. That fresh, earthy aroma is organic matter, part of which is carbon. What you can smell is the whiff of a solution for dealing with climate change.</w:t>
      </w:r>
    </w:p>
    <w:p w14:paraId="21919964" w14:textId="77777777" w:rsidR="00FD74FE" w:rsidRPr="00CE74D9" w:rsidRDefault="00FD74FE" w:rsidP="00FD74FE">
      <w:pPr>
        <w:rPr>
          <w:u w:val="single"/>
        </w:rPr>
      </w:pPr>
      <w:r w:rsidRPr="00CE74D9">
        <w:rPr>
          <w:b/>
          <w:bCs/>
          <w:u w:val="single"/>
        </w:rPr>
        <w:t xml:space="preserve">Global </w:t>
      </w:r>
      <w:r w:rsidRPr="009513D1">
        <w:rPr>
          <w:b/>
          <w:bCs/>
          <w:highlight w:val="cyan"/>
          <w:u w:val="single"/>
        </w:rPr>
        <w:t>soil</w:t>
      </w:r>
      <w:r w:rsidRPr="00CE74D9">
        <w:rPr>
          <w:b/>
          <w:bCs/>
          <w:u w:val="single"/>
        </w:rPr>
        <w:t xml:space="preserve"> resources </w:t>
      </w:r>
      <w:r w:rsidRPr="009513D1">
        <w:rPr>
          <w:b/>
          <w:bCs/>
          <w:highlight w:val="cyan"/>
          <w:u w:val="single"/>
        </w:rPr>
        <w:t>contain</w:t>
      </w:r>
      <w:r w:rsidRPr="00CE74D9">
        <w:rPr>
          <w:b/>
          <w:bCs/>
          <w:u w:val="single"/>
        </w:rPr>
        <w:t> </w:t>
      </w:r>
      <w:hyperlink r:id="rId44" w:history="1">
        <w:r w:rsidRPr="009513D1">
          <w:rPr>
            <w:rStyle w:val="Hyperlink"/>
            <w:b/>
            <w:bCs/>
            <w:highlight w:val="cyan"/>
            <w:u w:val="single"/>
          </w:rPr>
          <w:t>more</w:t>
        </w:r>
        <w:r w:rsidRPr="00CE74D9">
          <w:rPr>
            <w:rStyle w:val="Hyperlink"/>
            <w:b/>
            <w:bCs/>
            <w:u w:val="single"/>
          </w:rPr>
          <w:t xml:space="preserve"> organic </w:t>
        </w:r>
        <w:r w:rsidRPr="009513D1">
          <w:rPr>
            <w:rStyle w:val="Hyperlink"/>
            <w:b/>
            <w:bCs/>
            <w:highlight w:val="cyan"/>
            <w:u w:val="single"/>
          </w:rPr>
          <w:t>carbon</w:t>
        </w:r>
      </w:hyperlink>
      <w:r w:rsidRPr="00CE74D9">
        <w:rPr>
          <w:b/>
          <w:bCs/>
          <w:u w:val="single"/>
        </w:rPr>
        <w:t> </w:t>
      </w:r>
      <w:r w:rsidRPr="009513D1">
        <w:rPr>
          <w:b/>
          <w:bCs/>
          <w:highlight w:val="cyan"/>
          <w:u w:val="single"/>
        </w:rPr>
        <w:t>than the</w:t>
      </w:r>
      <w:r w:rsidRPr="00CE74D9">
        <w:rPr>
          <w:b/>
          <w:bCs/>
          <w:u w:val="single"/>
        </w:rPr>
        <w:t xml:space="preserve"> world’s </w:t>
      </w:r>
      <w:r w:rsidRPr="009513D1">
        <w:rPr>
          <w:b/>
          <w:bCs/>
          <w:highlight w:val="cyan"/>
          <w:u w:val="single"/>
        </w:rPr>
        <w:t>atmosphere and all</w:t>
      </w:r>
      <w:r w:rsidRPr="00CE74D9">
        <w:rPr>
          <w:b/>
          <w:bCs/>
          <w:u w:val="single"/>
        </w:rPr>
        <w:t xml:space="preserve"> of its </w:t>
      </w:r>
      <w:r w:rsidRPr="009513D1">
        <w:rPr>
          <w:b/>
          <w:bCs/>
          <w:highlight w:val="cyan"/>
          <w:u w:val="single"/>
        </w:rPr>
        <w:t>plants combined</w:t>
      </w:r>
      <w:r w:rsidRPr="00CE74D9">
        <w:rPr>
          <w:u w:val="single"/>
        </w:rPr>
        <w:t>. When plants photosynthesize, they take carbon out of the atmosphere and when they die, that carbon is returned to the soil.</w:t>
      </w:r>
    </w:p>
    <w:p w14:paraId="69B66326" w14:textId="77777777" w:rsidR="00FD74FE" w:rsidRPr="00CE74D9" w:rsidRDefault="00FD74FE" w:rsidP="00FD74FE">
      <w:pPr>
        <w:rPr>
          <w:rStyle w:val="StyleUnderline"/>
        </w:rPr>
      </w:pPr>
      <w:r w:rsidRPr="00CE74D9">
        <w:rPr>
          <w:rStyle w:val="StyleUnderline"/>
        </w:rPr>
        <w:t xml:space="preserve">Storing more </w:t>
      </w:r>
      <w:r w:rsidRPr="00415CEF">
        <w:rPr>
          <w:rStyle w:val="StyleUnderline"/>
          <w:highlight w:val="cyan"/>
        </w:rPr>
        <w:t>carbon in the soil helps</w:t>
      </w:r>
      <w:r w:rsidRPr="00CE74D9">
        <w:rPr>
          <w:rStyle w:val="StyleUnderline"/>
        </w:rPr>
        <w:t xml:space="preserve"> to remove carbon dioxide from the atmosphere. But it also helps </w:t>
      </w:r>
      <w:r w:rsidRPr="00415CEF">
        <w:rPr>
          <w:rStyle w:val="StyleUnderline"/>
          <w:highlight w:val="cyan"/>
        </w:rPr>
        <w:t>release nutrients for plant growth</w:t>
      </w:r>
      <w:r w:rsidRPr="00CE74D9">
        <w:rPr>
          <w:rStyle w:val="StyleUnderline"/>
        </w:rPr>
        <w:t xml:space="preserve"> and improves the structure of the soil, enhancing how well it retains water.</w:t>
      </w:r>
    </w:p>
    <w:p w14:paraId="15069022" w14:textId="77777777" w:rsidR="00FD74FE" w:rsidRPr="00CE74D9" w:rsidRDefault="00FD74FE" w:rsidP="00FD74FE">
      <w:pPr>
        <w:rPr>
          <w:rStyle w:val="StyleUnderline"/>
        </w:rPr>
      </w:pPr>
      <w:r w:rsidRPr="00CE74D9">
        <w:rPr>
          <w:rStyle w:val="StyleUnderline"/>
        </w:rPr>
        <w:t xml:space="preserve">Maintaining these </w:t>
      </w:r>
      <w:r w:rsidRPr="00415CEF">
        <w:rPr>
          <w:rStyle w:val="StyleUnderline"/>
          <w:highlight w:val="cyan"/>
        </w:rPr>
        <w:t>soil ecosystem</w:t>
      </w:r>
      <w:r w:rsidRPr="00CE74D9">
        <w:rPr>
          <w:rStyle w:val="StyleUnderline"/>
        </w:rPr>
        <w:t xml:space="preserve"> services </w:t>
      </w:r>
      <w:r w:rsidRPr="00415CEF">
        <w:rPr>
          <w:rStyle w:val="StyleUnderline"/>
          <w:highlight w:val="cyan"/>
        </w:rPr>
        <w:t>will become more important</w:t>
      </w:r>
      <w:r w:rsidRPr="00CE74D9">
        <w:rPr>
          <w:rStyle w:val="StyleUnderline"/>
        </w:rPr>
        <w:t xml:space="preserve"> over the next few decades</w:t>
      </w:r>
      <w:r w:rsidRPr="00CF4C9B">
        <w:t xml:space="preserve">. </w:t>
      </w:r>
      <w:r w:rsidRPr="00415CEF">
        <w:rPr>
          <w:rStyle w:val="StyleUnderline"/>
          <w:highlight w:val="cyan"/>
        </w:rPr>
        <w:t>By 2050,</w:t>
      </w:r>
      <w:r w:rsidRPr="00CE74D9">
        <w:rPr>
          <w:rStyle w:val="StyleUnderline"/>
        </w:rPr>
        <w:t xml:space="preserve"> the global </w:t>
      </w:r>
      <w:r w:rsidRPr="00415CEF">
        <w:rPr>
          <w:rStyle w:val="StyleUnderline"/>
          <w:highlight w:val="cyan"/>
        </w:rPr>
        <w:t>population is </w:t>
      </w:r>
      <w:hyperlink r:id="rId45" w:history="1">
        <w:r w:rsidRPr="00415CEF">
          <w:rPr>
            <w:rStyle w:val="StyleUnderline"/>
            <w:highlight w:val="cyan"/>
          </w:rPr>
          <w:t>estimated to soar</w:t>
        </w:r>
        <w:r w:rsidRPr="00415CEF">
          <w:rPr>
            <w:rStyle w:val="StyleUnderline"/>
          </w:rPr>
          <w:t xml:space="preserve"> to more than 9 billion</w:t>
        </w:r>
      </w:hyperlink>
      <w:r w:rsidRPr="00CE74D9">
        <w:rPr>
          <w:rStyle w:val="StyleUnderline"/>
        </w:rPr>
        <w:t xml:space="preserve">, and </w:t>
      </w:r>
      <w:r w:rsidRPr="00415CEF">
        <w:rPr>
          <w:rStyle w:val="StyleUnderline"/>
          <w:highlight w:val="cyan"/>
        </w:rPr>
        <w:t>that</w:t>
      </w:r>
      <w:r w:rsidRPr="00CE74D9">
        <w:rPr>
          <w:rStyle w:val="StyleUnderline"/>
        </w:rPr>
        <w:t xml:space="preserve"> will </w:t>
      </w:r>
      <w:r w:rsidRPr="00415CEF">
        <w:rPr>
          <w:rStyle w:val="StyleUnderline"/>
          <w:highlight w:val="cyan"/>
        </w:rPr>
        <w:t>mean</w:t>
      </w:r>
      <w:r w:rsidRPr="00CE74D9">
        <w:rPr>
          <w:rStyle w:val="StyleUnderline"/>
        </w:rPr>
        <w:t xml:space="preserve"> a much </w:t>
      </w:r>
      <w:r w:rsidRPr="00415CEF">
        <w:rPr>
          <w:rStyle w:val="StyleUnderline"/>
          <w:highlight w:val="cyan"/>
        </w:rPr>
        <w:t>greater demand on</w:t>
      </w:r>
      <w:r w:rsidRPr="00CE74D9">
        <w:rPr>
          <w:rStyle w:val="StyleUnderline"/>
        </w:rPr>
        <w:t xml:space="preserve"> the world’s </w:t>
      </w:r>
      <w:r w:rsidRPr="00415CEF">
        <w:rPr>
          <w:rStyle w:val="StyleUnderline"/>
          <w:highlight w:val="cyan"/>
        </w:rPr>
        <w:t>soil</w:t>
      </w:r>
      <w:r w:rsidRPr="00CE74D9">
        <w:rPr>
          <w:rStyle w:val="StyleUnderline"/>
        </w:rPr>
        <w:t xml:space="preserve">. In business, when demand for a product grows, you increase its production. </w:t>
      </w:r>
      <w:r w:rsidRPr="00DF6E5A">
        <w:rPr>
          <w:rStyle w:val="StyleUnderline"/>
          <w:highlight w:val="cyan"/>
        </w:rPr>
        <w:t>But</w:t>
      </w:r>
      <w:r w:rsidRPr="00CE74D9">
        <w:rPr>
          <w:rStyle w:val="StyleUnderline"/>
        </w:rPr>
        <w:t xml:space="preserve"> for </w:t>
      </w:r>
      <w:r w:rsidRPr="00DF6E5A">
        <w:rPr>
          <w:rStyle w:val="StyleUnderline"/>
          <w:highlight w:val="cyan"/>
        </w:rPr>
        <w:t>soil</w:t>
      </w:r>
      <w:r w:rsidRPr="00CE74D9">
        <w:rPr>
          <w:rStyle w:val="StyleUnderline"/>
        </w:rPr>
        <w:t>, it’s a different story.</w:t>
      </w:r>
    </w:p>
    <w:p w14:paraId="37D42E56" w14:textId="77777777" w:rsidR="00FD74FE" w:rsidRPr="00CE74D9" w:rsidRDefault="00FD74FE" w:rsidP="00FD74FE">
      <w:pPr>
        <w:rPr>
          <w:rStyle w:val="StyleUnderline"/>
        </w:rPr>
      </w:pPr>
      <w:r w:rsidRPr="00CE74D9">
        <w:rPr>
          <w:rStyle w:val="StyleUnderline"/>
        </w:rPr>
        <w:t xml:space="preserve">Soil </w:t>
      </w:r>
      <w:r w:rsidRPr="00DF6E5A">
        <w:rPr>
          <w:rStyle w:val="StyleUnderline"/>
          <w:highlight w:val="cyan"/>
        </w:rPr>
        <w:t>is</w:t>
      </w:r>
      <w:r w:rsidRPr="00CE74D9">
        <w:rPr>
          <w:rStyle w:val="StyleUnderline"/>
        </w:rPr>
        <w:t xml:space="preserve"> largely </w:t>
      </w:r>
      <w:r w:rsidRPr="00DF6E5A">
        <w:rPr>
          <w:rStyle w:val="StyleUnderline"/>
          <w:highlight w:val="cyan"/>
        </w:rPr>
        <w:t>made</w:t>
      </w:r>
      <w:r w:rsidRPr="00CE74D9">
        <w:rPr>
          <w:rStyle w:val="StyleUnderline"/>
        </w:rPr>
        <w:t xml:space="preserve"> at the bedrock deep below the Earth’s surface, and it is a </w:t>
      </w:r>
      <w:r w:rsidRPr="00DF6E5A">
        <w:rPr>
          <w:rStyle w:val="StyleUnderline"/>
          <w:highlight w:val="cyan"/>
        </w:rPr>
        <w:t>slow</w:t>
      </w:r>
      <w:r w:rsidRPr="00CE74D9">
        <w:rPr>
          <w:rStyle w:val="StyleUnderline"/>
        </w:rPr>
        <w:t xml:space="preserve"> process. Across the world, soil erosion, which is accelerated by some agricultural activities, is exceeding the rates at which new soils can form. As a soil thins, its productivity wanes. Less soil means a lower capacity to store nutrients, water, and carbon. </w:t>
      </w:r>
      <w:r w:rsidRPr="00DF6E5A">
        <w:rPr>
          <w:rStyle w:val="StyleUnderline"/>
          <w:highlight w:val="cyan"/>
        </w:rPr>
        <w:t>The long-term ability for soils to slow climate change and feed the world is under threat.</w:t>
      </w:r>
    </w:p>
    <w:p w14:paraId="620265BE" w14:textId="77777777" w:rsidR="00FD74FE" w:rsidRPr="001B624C" w:rsidRDefault="00FD74FE" w:rsidP="00FD74FE"/>
    <w:p w14:paraId="11061553" w14:textId="77777777" w:rsidR="00FD74FE" w:rsidRDefault="00FD74FE" w:rsidP="00FD74FE">
      <w:pPr>
        <w:pStyle w:val="Heading4"/>
      </w:pPr>
      <w:r>
        <w:t xml:space="preserve">Warming causes extinction. </w:t>
      </w:r>
    </w:p>
    <w:p w14:paraId="316CC8D3" w14:textId="77777777" w:rsidR="00FD74FE" w:rsidRPr="00810C1A" w:rsidRDefault="00FD74FE" w:rsidP="00FD74FE">
      <w:pPr>
        <w:tabs>
          <w:tab w:val="left" w:pos="450"/>
        </w:tabs>
      </w:pPr>
      <w:r w:rsidRPr="00810C1A">
        <w:rPr>
          <w:rStyle w:val="Style13ptBold"/>
        </w:rPr>
        <w:t>Cribb, 17</w:t>
      </w:r>
      <w:r w:rsidRPr="00810C1A">
        <w:t xml:space="preserve">—principal of JCA, Fellow of the Australian Academy of Technological Sciences and Engineering, former Director, National Awareness, CSIRO (Julian, “The Baker,” </w:t>
      </w:r>
      <w:r w:rsidRPr="00810C1A">
        <w:rPr>
          <w:i/>
        </w:rPr>
        <w:t>Surviving the 21st Century</w:t>
      </w:r>
      <w:r w:rsidRPr="00810C1A">
        <w:t xml:space="preserve"> Chapter 4, pg 91-94, dml)</w:t>
      </w:r>
    </w:p>
    <w:p w14:paraId="35611EEB" w14:textId="77777777" w:rsidR="00FD74FE" w:rsidRPr="0000086A" w:rsidRDefault="00FD74FE" w:rsidP="00FD74FE">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 </w:t>
      </w:r>
      <w:r w:rsidRPr="009513D1">
        <w:rPr>
          <w:rStyle w:val="Emphasis"/>
          <w:highlight w:val="cyan"/>
        </w:rPr>
        <w:t>runaway</w:t>
      </w:r>
      <w:r w:rsidRPr="00810C1A">
        <w:rPr>
          <w:rStyle w:val="Emphasis"/>
        </w:rPr>
        <w:t xml:space="preserve"> global </w:t>
      </w:r>
      <w:r w:rsidRPr="009513D1">
        <w:rPr>
          <w:rStyle w:val="Emphasis"/>
          <w:highlight w:val="cyan"/>
        </w:rPr>
        <w:t>warming</w:t>
      </w:r>
      <w:r w:rsidRPr="0000086A">
        <w:rPr>
          <w:sz w:val="16"/>
        </w:rPr>
        <w:t xml:space="preserve"> ‘ which </w:t>
      </w:r>
      <w:r w:rsidRPr="00810C1A">
        <w:rPr>
          <w:rStyle w:val="StyleUnderline"/>
        </w:rPr>
        <w:t xml:space="preserve">now </w:t>
      </w:r>
      <w:r w:rsidRPr="009513D1">
        <w:rPr>
          <w:rStyle w:val="StyleUnderline"/>
          <w:highlight w:val="cyan"/>
        </w:rPr>
        <w:t>menaces us</w:t>
      </w:r>
      <w:r w:rsidRPr="0000086A">
        <w:rPr>
          <w:sz w:val="16"/>
        </w:rPr>
        <w:t>.</w:t>
      </w:r>
    </w:p>
    <w:p w14:paraId="69EBF629" w14:textId="77777777" w:rsidR="00FD74FE" w:rsidRPr="00810C1A" w:rsidRDefault="00FD74FE" w:rsidP="00FD74FE">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9513D1">
        <w:rPr>
          <w:rStyle w:val="StyleUnderline"/>
          <w:highlight w:val="cyan"/>
        </w:rPr>
        <w:t>fossil fuels</w:t>
      </w:r>
      <w:r w:rsidRPr="00810C1A">
        <w:rPr>
          <w:rStyle w:val="StyleUnderline"/>
        </w:rPr>
        <w:t xml:space="preserve"> and clearing of the world’s forests</w:t>
      </w:r>
      <w:r w:rsidRPr="0000086A">
        <w:rPr>
          <w:sz w:val="16"/>
        </w:rPr>
        <w:t xml:space="preserve">—about 3 trillion tonnes in all—and it was this that </w:t>
      </w:r>
      <w:r w:rsidRPr="009513D1">
        <w:rPr>
          <w:rStyle w:val="StyleUnderline"/>
          <w:highlight w:val="cyan"/>
        </w:rPr>
        <w:t>triggered the</w:t>
      </w:r>
      <w:r w:rsidRPr="00810C1A">
        <w:rPr>
          <w:rStyle w:val="StyleUnderline"/>
        </w:rPr>
        <w:t xml:space="preserve"> </w:t>
      </w:r>
      <w:r w:rsidRPr="00810C1A">
        <w:rPr>
          <w:rStyle w:val="Emphasis"/>
        </w:rPr>
        <w:t xml:space="preserve">hyperthermal </w:t>
      </w:r>
      <w:r w:rsidRPr="009513D1">
        <w:rPr>
          <w:rStyle w:val="Emphasis"/>
          <w:highlight w:val="cyan"/>
        </w:rPr>
        <w:t>surge</w:t>
      </w:r>
      <w:r w:rsidRPr="00810C1A">
        <w:rPr>
          <w:rStyle w:val="StyleUnderline"/>
        </w:rPr>
        <w:t xml:space="preserve"> </w:t>
      </w:r>
      <w:r w:rsidRPr="009513D1">
        <w:rPr>
          <w:rStyle w:val="StyleUnderline"/>
          <w:highlight w:val="cyan"/>
        </w:rPr>
        <w:t>in</w:t>
      </w:r>
      <w:r w:rsidRPr="00810C1A">
        <w:rPr>
          <w:rStyle w:val="StyleUnderline"/>
        </w:rPr>
        <w:t xml:space="preserve"> planetary heating.</w:t>
      </w:r>
    </w:p>
    <w:p w14:paraId="1C4F661A" w14:textId="77777777" w:rsidR="00FD74FE" w:rsidRPr="00810C1A" w:rsidRDefault="00FD74FE" w:rsidP="00FD74FE">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2D0CB9CE" w14:textId="77777777" w:rsidR="00FD74FE" w:rsidRPr="0000086A" w:rsidRDefault="00FD74FE" w:rsidP="00FD74FE">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9513D1">
        <w:rPr>
          <w:rStyle w:val="StyleUnderline"/>
          <w:highlight w:val="cya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9513D1">
        <w:rPr>
          <w:rStyle w:val="StyleUnderline"/>
          <w:highlight w:val="cyan"/>
        </w:rPr>
        <w:t>is the</w:t>
      </w:r>
      <w:r w:rsidRPr="00810C1A">
        <w:rPr>
          <w:rStyle w:val="StyleUnderline"/>
        </w:rPr>
        <w:t xml:space="preserve"> </w:t>
      </w:r>
      <w:r w:rsidRPr="00810C1A">
        <w:rPr>
          <w:rStyle w:val="Emphasis"/>
        </w:rPr>
        <w:t xml:space="preserve">principal </w:t>
      </w:r>
      <w:r w:rsidRPr="009513D1">
        <w:rPr>
          <w:rStyle w:val="Emphasis"/>
          <w:highlight w:val="cyan"/>
        </w:rPr>
        <w:t>threat</w:t>
      </w:r>
      <w:r w:rsidRPr="009513D1">
        <w:rPr>
          <w:rStyle w:val="StyleUnderline"/>
          <w:highlight w:val="cya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9513D1">
        <w:rPr>
          <w:rStyle w:val="Emphasis"/>
          <w:highlight w:val="cyan"/>
        </w:rPr>
        <w:t>survival of the</w:t>
      </w:r>
      <w:r w:rsidRPr="00810C1A">
        <w:rPr>
          <w:rStyle w:val="Emphasis"/>
        </w:rPr>
        <w:t xml:space="preserve"> human </w:t>
      </w:r>
      <w:r w:rsidRPr="009513D1">
        <w:rPr>
          <w:rStyle w:val="Emphasis"/>
          <w:highlight w:val="cyan"/>
        </w:rPr>
        <w:t>species</w:t>
      </w:r>
      <w:r w:rsidRPr="0000086A">
        <w:rPr>
          <w:sz w:val="16"/>
        </w:rPr>
        <w:t>.</w:t>
      </w:r>
    </w:p>
    <w:p w14:paraId="5C40DCD1" w14:textId="77777777" w:rsidR="00FD74FE" w:rsidRPr="0000086A" w:rsidRDefault="00FD74FE" w:rsidP="00FD74FE">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3F64149E" w14:textId="77777777" w:rsidR="00FD74FE" w:rsidRPr="0000086A" w:rsidRDefault="00FD74FE" w:rsidP="00FD74FE">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As to what that may mean, here are some eminent opinions :</w:t>
      </w:r>
    </w:p>
    <w:p w14:paraId="7D77D14E" w14:textId="77777777" w:rsidR="00FD74FE" w:rsidRPr="0000086A" w:rsidRDefault="00FD74FE" w:rsidP="00FD74FE">
      <w:pPr>
        <w:rPr>
          <w:sz w:val="16"/>
        </w:rPr>
      </w:pPr>
      <w:r w:rsidRPr="0000086A">
        <w:rPr>
          <w:sz w:val="16"/>
        </w:rPr>
        <w:t>• Warming of 5 °C will mean the planet can support fewer than 1 billion people—Hans-Joachim Shellnhuber, Potsdam Institute for Climate Impact Research (Kanter 2009)</w:t>
      </w:r>
    </w:p>
    <w:p w14:paraId="78A58A5A" w14:textId="77777777" w:rsidR="00FD74FE" w:rsidRPr="0000086A" w:rsidRDefault="00FD74FE" w:rsidP="00FD74FE">
      <w:pPr>
        <w:rPr>
          <w:sz w:val="16"/>
        </w:rPr>
      </w:pPr>
      <w:r w:rsidRPr="0000086A">
        <w:rPr>
          <w:sz w:val="16"/>
        </w:rPr>
        <w:t xml:space="preserve">• With temperature increases of 4–7 °C </w:t>
      </w:r>
      <w:r w:rsidRPr="009513D1">
        <w:rPr>
          <w:rStyle w:val="Emphasis"/>
          <w:highlight w:val="cyan"/>
        </w:rPr>
        <w:t>billions</w:t>
      </w:r>
      <w:r w:rsidRPr="00810C1A">
        <w:rPr>
          <w:rStyle w:val="Emphasis"/>
        </w:rPr>
        <w:t xml:space="preserve"> of people</w:t>
      </w:r>
      <w:r w:rsidRPr="00810C1A">
        <w:rPr>
          <w:rStyle w:val="StyleUnderline"/>
        </w:rPr>
        <w:t xml:space="preserve"> </w:t>
      </w:r>
      <w:r w:rsidRPr="009513D1">
        <w:rPr>
          <w:rStyle w:val="StyleUnderline"/>
          <w:highlight w:val="cyan"/>
        </w:rPr>
        <w:t>will have</w:t>
      </w:r>
      <w:r w:rsidRPr="00810C1A">
        <w:rPr>
          <w:rStyle w:val="StyleUnderline"/>
        </w:rPr>
        <w:t xml:space="preserve"> to move and there will be </w:t>
      </w:r>
      <w:r w:rsidRPr="00810C1A">
        <w:rPr>
          <w:rStyle w:val="Emphasis"/>
        </w:rPr>
        <w:t xml:space="preserve">very severe </w:t>
      </w:r>
      <w:r w:rsidRPr="009513D1">
        <w:rPr>
          <w:rStyle w:val="Emphasis"/>
          <w:highlight w:val="cyan"/>
        </w:rPr>
        <w:t>conflict</w:t>
      </w:r>
      <w:r w:rsidRPr="0000086A">
        <w:rPr>
          <w:sz w:val="16"/>
        </w:rPr>
        <w:t>—Nicholas Stern, London School of Economics (Kanter 2009)</w:t>
      </w:r>
    </w:p>
    <w:p w14:paraId="01B9A9FE" w14:textId="77777777" w:rsidR="00FD74FE" w:rsidRPr="0000086A" w:rsidRDefault="00FD74FE" w:rsidP="00FD74FE">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4ABB1C29" w14:textId="77777777" w:rsidR="00FD74FE" w:rsidRPr="0000086A" w:rsidRDefault="00FD74FE" w:rsidP="00FD74FE">
      <w:pPr>
        <w:rPr>
          <w:sz w:val="16"/>
        </w:rPr>
      </w:pPr>
      <w:r w:rsidRPr="0000086A">
        <w:rPr>
          <w:sz w:val="16"/>
        </w:rPr>
        <w:t>• Corn and soybean yields in the US may decrease by 63–82 %—Schlenker and Roberts, Arizona State University (Schlenker &amp; Roberts 2009a)</w:t>
      </w:r>
    </w:p>
    <w:p w14:paraId="07343528" w14:textId="77777777" w:rsidR="00FD74FE" w:rsidRPr="0000086A" w:rsidRDefault="00FD74FE" w:rsidP="00FD74FE">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78E7E4FE" w14:textId="77777777" w:rsidR="00FD74FE" w:rsidRPr="0000086A" w:rsidRDefault="00FD74FE" w:rsidP="00FD74FE">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7348DD94" w14:textId="77777777" w:rsidR="00FD74FE" w:rsidRPr="0000086A" w:rsidRDefault="00FD74FE" w:rsidP="00FD74FE">
      <w:pPr>
        <w:rPr>
          <w:sz w:val="16"/>
        </w:rPr>
      </w:pPr>
      <w:r w:rsidRPr="0000086A">
        <w:rPr>
          <w:sz w:val="16"/>
        </w:rPr>
        <w:t xml:space="preserve">• </w:t>
      </w:r>
      <w:r w:rsidRPr="009513D1">
        <w:rPr>
          <w:rStyle w:val="Emphasis"/>
          <w:highlight w:val="cyan"/>
        </w:rPr>
        <w:t>Intensified</w:t>
      </w:r>
      <w:r w:rsidRPr="00810C1A">
        <w:rPr>
          <w:rStyle w:val="Emphasis"/>
        </w:rPr>
        <w:t xml:space="preserve"> global </w:t>
      </w:r>
      <w:r w:rsidRPr="009513D1">
        <w:rPr>
          <w:rStyle w:val="Emphasis"/>
          <w:highlight w:val="cyan"/>
        </w:rPr>
        <w:t>instability</w:t>
      </w:r>
      <w:r w:rsidRPr="009513D1">
        <w:rPr>
          <w:rStyle w:val="StyleUnderline"/>
          <w:highlight w:val="cyan"/>
        </w:rPr>
        <w:t xml:space="preserve">, </w:t>
      </w:r>
      <w:r w:rsidRPr="009513D1">
        <w:rPr>
          <w:rStyle w:val="Emphasis"/>
          <w:highlight w:val="cya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9513D1">
        <w:rPr>
          <w:rStyle w:val="Emphasis"/>
          <w:highlight w:val="cyan"/>
        </w:rPr>
        <w:t>shortages</w:t>
      </w:r>
      <w:r w:rsidRPr="00810C1A">
        <w:rPr>
          <w:rStyle w:val="StyleUnderline"/>
        </w:rPr>
        <w:t xml:space="preserve">, </w:t>
      </w:r>
      <w:r w:rsidRPr="00810C1A">
        <w:rPr>
          <w:rStyle w:val="Emphasis"/>
        </w:rPr>
        <w:t xml:space="preserve">pandemic </w:t>
      </w:r>
      <w:r w:rsidRPr="009513D1">
        <w:rPr>
          <w:rStyle w:val="Emphasis"/>
          <w:highlight w:val="cyan"/>
        </w:rPr>
        <w:t>disease</w:t>
      </w:r>
      <w:r w:rsidRPr="009513D1">
        <w:rPr>
          <w:rStyle w:val="StyleUnderline"/>
          <w:highlight w:val="cyan"/>
        </w:rPr>
        <w:t>, disputes over</w:t>
      </w:r>
      <w:r w:rsidRPr="00810C1A">
        <w:rPr>
          <w:rStyle w:val="StyleUnderline"/>
        </w:rPr>
        <w:t xml:space="preserve"> </w:t>
      </w:r>
      <w:r w:rsidRPr="00810C1A">
        <w:rPr>
          <w:rStyle w:val="Emphasis"/>
        </w:rPr>
        <w:t>refugees</w:t>
      </w:r>
      <w:r w:rsidRPr="00810C1A">
        <w:rPr>
          <w:rStyle w:val="StyleUnderline"/>
        </w:rPr>
        <w:t xml:space="preserve"> and </w:t>
      </w:r>
      <w:r w:rsidRPr="009513D1">
        <w:rPr>
          <w:rStyle w:val="Emphasis"/>
          <w:highlight w:val="cyan"/>
        </w:rPr>
        <w:t>resources</w:t>
      </w:r>
      <w:r w:rsidRPr="009513D1">
        <w:rPr>
          <w:rStyle w:val="StyleUnderline"/>
          <w:highlight w:val="cya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9513D1">
        <w:rPr>
          <w:rStyle w:val="Emphasis"/>
          <w:highlight w:val="cyan"/>
        </w:rPr>
        <w:t>disasters</w:t>
      </w:r>
      <w:r w:rsidRPr="00810C1A">
        <w:rPr>
          <w:rStyle w:val="StyleUnderline"/>
        </w:rPr>
        <w:t xml:space="preserve"> in regions across the globe</w:t>
      </w:r>
      <w:r w:rsidRPr="0000086A">
        <w:rPr>
          <w:sz w:val="16"/>
        </w:rPr>
        <w:t>—Chuck Hagel, US Secretary for Defence (Hagel 2014)</w:t>
      </w:r>
    </w:p>
    <w:p w14:paraId="4D6979F7" w14:textId="77777777" w:rsidR="00FD74FE" w:rsidRPr="0000086A" w:rsidRDefault="00FD74FE" w:rsidP="00FD74FE">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9513D1">
        <w:rPr>
          <w:rStyle w:val="Emphasis"/>
          <w:highlight w:val="cyan"/>
        </w:rPr>
        <w:t>nuclear war</w:t>
      </w:r>
      <w:r w:rsidRPr="009513D1">
        <w:rPr>
          <w:rStyle w:val="StyleUnderline"/>
          <w:highlight w:val="cyan"/>
        </w:rPr>
        <w:t xml:space="preserve"> is possible</w:t>
      </w:r>
      <w:r w:rsidRPr="00810C1A">
        <w:rPr>
          <w:rStyle w:val="StyleUnderline"/>
        </w:rPr>
        <w:t>”—</w:t>
      </w:r>
      <w:r w:rsidRPr="0000086A">
        <w:rPr>
          <w:sz w:val="16"/>
        </w:rPr>
        <w:t xml:space="preserve"> Kurt Campbell, Center for Strategic and International Studies (Campell et al. 2007).</w:t>
      </w:r>
    </w:p>
    <w:p w14:paraId="6278D4AA" w14:textId="77777777" w:rsidR="00FD74FE" w:rsidRPr="0000086A" w:rsidRDefault="00FD74FE" w:rsidP="00FD74FE">
      <w:pPr>
        <w:rPr>
          <w:sz w:val="16"/>
        </w:rPr>
      </w:pPr>
      <w:r w:rsidRPr="0000086A">
        <w:rPr>
          <w:sz w:val="16"/>
        </w:rPr>
        <w:t>• “</w:t>
      </w:r>
      <w:r w:rsidRPr="00810C1A">
        <w:rPr>
          <w:rStyle w:val="StyleUnderline"/>
        </w:rPr>
        <w:t xml:space="preserve">Unless we get control of (global </w:t>
      </w:r>
      <w:r w:rsidRPr="009513D1">
        <w:rPr>
          <w:rStyle w:val="StyleUnderline"/>
          <w:highlight w:val="cyan"/>
        </w:rPr>
        <w:t>warming</w:t>
      </w:r>
      <w:r w:rsidRPr="00810C1A">
        <w:rPr>
          <w:rStyle w:val="StyleUnderline"/>
        </w:rPr>
        <w:t xml:space="preserve">), </w:t>
      </w:r>
      <w:r w:rsidRPr="00810C1A">
        <w:rPr>
          <w:rStyle w:val="Emphasis"/>
        </w:rPr>
        <w:t xml:space="preserve">it </w:t>
      </w:r>
      <w:r w:rsidRPr="009513D1">
        <w:rPr>
          <w:rStyle w:val="Emphasis"/>
          <w:highlight w:val="cyan"/>
        </w:rPr>
        <w:t>will mean</w:t>
      </w:r>
      <w:r w:rsidRPr="00810C1A">
        <w:rPr>
          <w:rStyle w:val="Emphasis"/>
        </w:rPr>
        <w:t xml:space="preserve"> our </w:t>
      </w:r>
      <w:r w:rsidRPr="009513D1">
        <w:rPr>
          <w:rStyle w:val="Emphasis"/>
          <w:highlight w:val="cyan"/>
        </w:rPr>
        <w:t>extinction</w:t>
      </w:r>
      <w:r w:rsidRPr="00810C1A">
        <w:rPr>
          <w:rStyle w:val="StyleUnderline"/>
        </w:rPr>
        <w:t xml:space="preserve"> </w:t>
      </w:r>
      <w:r w:rsidRPr="0000086A">
        <w:rPr>
          <w:sz w:val="16"/>
        </w:rPr>
        <w:t xml:space="preserve">eventually”—Helen Berry, Canberra University (Snow &amp; Hannam 2014). </w:t>
      </w:r>
    </w:p>
    <w:p w14:paraId="50837917" w14:textId="77777777" w:rsidR="00FD74FE" w:rsidRDefault="00FD74FE" w:rsidP="00FD74FE"/>
    <w:p w14:paraId="5EC94072" w14:textId="77777777" w:rsidR="00FD74FE" w:rsidRDefault="00FD74FE" w:rsidP="00FD74FE"/>
    <w:p w14:paraId="69BA2E20" w14:textId="77777777" w:rsidR="00FD74FE" w:rsidRDefault="00FD74FE" w:rsidP="00FD74FE"/>
    <w:p w14:paraId="2688843A" w14:textId="77777777" w:rsidR="00FD74FE" w:rsidRPr="001B624C" w:rsidRDefault="00FD74FE" w:rsidP="00FD74FE"/>
    <w:p w14:paraId="5E456F8C" w14:textId="105D11AC" w:rsidR="00FD74FE" w:rsidRDefault="00FD74FE" w:rsidP="00FD74FE">
      <w:pPr>
        <w:pStyle w:val="Heading4"/>
      </w:pPr>
      <w:r>
        <w:t>Scenario 3 – Salmon</w:t>
      </w:r>
    </w:p>
    <w:p w14:paraId="28D53CD4" w14:textId="77777777" w:rsidR="00FD74FE" w:rsidRPr="007644EB" w:rsidRDefault="00FD74FE" w:rsidP="00FD74FE">
      <w:pPr>
        <w:pStyle w:val="Heading4"/>
      </w:pPr>
      <w:r w:rsidRPr="00CB0607">
        <w:t>Salmon are a keystone species—preserving their habitat is key to avoid ecosystem collapse</w:t>
      </w:r>
    </w:p>
    <w:p w14:paraId="178B6B3B" w14:textId="77777777" w:rsidR="00FD74FE" w:rsidRPr="004A75FA" w:rsidRDefault="00FD74FE" w:rsidP="00FD74FE">
      <w:r w:rsidRPr="004A75FA">
        <w:rPr>
          <w:rStyle w:val="Style13ptBold"/>
        </w:rPr>
        <w:t>Duke'S Seafood</w:t>
      </w:r>
      <w:r w:rsidRPr="004A75FA">
        <w:t>, 1-26-20</w:t>
      </w:r>
      <w:r w:rsidRPr="004A75FA">
        <w:rPr>
          <w:rStyle w:val="Style13ptBold"/>
        </w:rPr>
        <w:t>18</w:t>
      </w:r>
      <w:r w:rsidRPr="004A75FA">
        <w:t>, "Environmental impact of salmon decline: This isn’t just about fish," Seattle Times, https://www.seattletimes.com/sponsored/environmental-impact-of-salmon-decline-this-isnt-just-about-fish/</w:t>
      </w:r>
    </w:p>
    <w:p w14:paraId="5A9D8495" w14:textId="77777777" w:rsidR="00FD74FE" w:rsidRPr="004A75FA" w:rsidRDefault="00FD74FE" w:rsidP="00FD74FE">
      <w:r w:rsidRPr="004A75FA">
        <w:t>A geologist might not be the first person that comes to mind when you think about salmon experts, but David Montgomery wrote the book on the decline of salmon: “</w:t>
      </w:r>
      <w:hyperlink r:id="rId46" w:history="1">
        <w:r w:rsidRPr="004A75FA">
          <w:rPr>
            <w:rStyle w:val="Hyperlink"/>
          </w:rPr>
          <w:t>King of Fish</w:t>
        </w:r>
      </w:hyperlink>
      <w:r w:rsidRPr="004A75FA">
        <w:t>” in 2004.</w:t>
      </w:r>
    </w:p>
    <w:p w14:paraId="67F43346" w14:textId="77777777" w:rsidR="00FD74FE" w:rsidRPr="004A75FA" w:rsidRDefault="00FD74FE" w:rsidP="00FD74FE">
      <w:r w:rsidRPr="004A75FA">
        <w:t>Montgomery, a geomorphologist and professor at the University of Washington, has a unique perspective on why salmon are so important to our region. Of course, there’s the importance to the indigenous people in our area and the delicious food they provide, but they also have a serious impact on our whole ecosystem.</w:t>
      </w:r>
    </w:p>
    <w:p w14:paraId="1E5FFAE5" w14:textId="77777777" w:rsidR="00FD74FE" w:rsidRPr="004A75FA" w:rsidRDefault="00FD74FE" w:rsidP="00FD74FE">
      <w:pPr>
        <w:rPr>
          <w:rStyle w:val="StyleUnderline"/>
        </w:rPr>
      </w:pPr>
      <w:r w:rsidRPr="004A75FA">
        <w:t>“</w:t>
      </w:r>
      <w:r w:rsidRPr="004A75FA">
        <w:rPr>
          <w:rStyle w:val="StyleUnderline"/>
        </w:rPr>
        <w:t xml:space="preserve">Juvenile </w:t>
      </w:r>
      <w:r w:rsidRPr="00962E54">
        <w:rPr>
          <w:rStyle w:val="StyleUnderline"/>
          <w:highlight w:val="cyan"/>
        </w:rPr>
        <w:t>salmon</w:t>
      </w:r>
      <w:r w:rsidRPr="004A75FA">
        <w:rPr>
          <w:rStyle w:val="StyleUnderline"/>
        </w:rPr>
        <w:t xml:space="preserve"> are hatched in their natal home river streams and they’re tiny suckers, so they go out to the ocean and they get big</w:t>
      </w:r>
      <w:r w:rsidRPr="004A75FA">
        <w:t>,” Montgomery explains. “</w:t>
      </w:r>
      <w:r w:rsidRPr="004A75FA">
        <w:rPr>
          <w:rStyle w:val="StyleUnderline"/>
        </w:rPr>
        <w:t xml:space="preserve">They </w:t>
      </w:r>
      <w:r w:rsidRPr="00962E54">
        <w:rPr>
          <w:rStyle w:val="StyleUnderline"/>
          <w:highlight w:val="cyan"/>
        </w:rPr>
        <w:t>spend most of their life</w:t>
      </w:r>
      <w:r w:rsidRPr="004A75FA">
        <w:rPr>
          <w:rStyle w:val="StyleUnderline"/>
        </w:rPr>
        <w:t xml:space="preserve"> out at sea </w:t>
      </w:r>
      <w:r w:rsidRPr="00962E54">
        <w:rPr>
          <w:rStyle w:val="StyleUnderline"/>
          <w:highlight w:val="cyan"/>
        </w:rPr>
        <w:t>in</w:t>
      </w:r>
      <w:r w:rsidRPr="004A75FA">
        <w:rPr>
          <w:rStyle w:val="StyleUnderline"/>
        </w:rPr>
        <w:t xml:space="preserve"> a </w:t>
      </w:r>
      <w:r w:rsidRPr="00962E54">
        <w:rPr>
          <w:rStyle w:val="StyleUnderline"/>
          <w:highlight w:val="cyan"/>
        </w:rPr>
        <w:t>more resource-rich marine environment then</w:t>
      </w:r>
      <w:r w:rsidRPr="004A75FA">
        <w:rPr>
          <w:rStyle w:val="StyleUnderline"/>
        </w:rPr>
        <w:t xml:space="preserve"> they </w:t>
      </w:r>
      <w:r w:rsidRPr="00962E54">
        <w:rPr>
          <w:rStyle w:val="StyleUnderline"/>
          <w:highlight w:val="cyan"/>
        </w:rPr>
        <w:t>bring their bodies back to the rivers</w:t>
      </w:r>
      <w:r w:rsidRPr="004A75FA">
        <w:rPr>
          <w:rStyle w:val="StyleUnderline"/>
        </w:rPr>
        <w:t xml:space="preserve"> and streams</w:t>
      </w:r>
      <w:r w:rsidRPr="004A75FA">
        <w:t xml:space="preserve"> in Washington, and Puget Sound along the way, </w:t>
      </w:r>
      <w:r w:rsidRPr="004A75FA">
        <w:rPr>
          <w:rStyle w:val="StyleUnderline"/>
        </w:rPr>
        <w:t>with these bodies full of nutrients.”</w:t>
      </w:r>
    </w:p>
    <w:p w14:paraId="6328DD55" w14:textId="77777777" w:rsidR="00FD74FE" w:rsidRPr="004A75FA" w:rsidRDefault="00FD74FE" w:rsidP="00FD74FE">
      <w:pPr>
        <w:rPr>
          <w:rStyle w:val="StyleUnderline"/>
        </w:rPr>
      </w:pPr>
      <w:r w:rsidRPr="00962E54">
        <w:rPr>
          <w:rStyle w:val="StyleUnderline"/>
          <w:highlight w:val="cyan"/>
        </w:rPr>
        <w:t>After the salmon return home</w:t>
      </w:r>
      <w:r w:rsidRPr="004A75FA">
        <w:rPr>
          <w:rStyle w:val="StyleUnderline"/>
        </w:rPr>
        <w:t xml:space="preserve">, spawn and die, </w:t>
      </w:r>
      <w:r w:rsidRPr="00962E54">
        <w:rPr>
          <w:rStyle w:val="StyleUnderline"/>
          <w:highlight w:val="cyan"/>
        </w:rPr>
        <w:t>those nutrients</w:t>
      </w:r>
      <w:r w:rsidRPr="004A75FA">
        <w:rPr>
          <w:rStyle w:val="StyleUnderline"/>
        </w:rPr>
        <w:t xml:space="preserve"> don’t just go away. “They </w:t>
      </w:r>
      <w:r w:rsidRPr="00962E54">
        <w:rPr>
          <w:rStyle w:val="StyleUnderline"/>
          <w:highlight w:val="cyan"/>
        </w:rPr>
        <w:t>get recycled</w:t>
      </w:r>
      <w:r w:rsidRPr="004A75FA">
        <w:rPr>
          <w:rStyle w:val="StyleUnderline"/>
        </w:rPr>
        <w:t>,”</w:t>
      </w:r>
      <w:r w:rsidRPr="004A75FA">
        <w:t xml:space="preserve"> Montgomery says. </w:t>
      </w:r>
      <w:r w:rsidRPr="004A75FA">
        <w:rPr>
          <w:rStyle w:val="StyleUnderline"/>
        </w:rPr>
        <w:t>Decaying salmon feed tiny organisms in streambeds, which are eaten the next year by juvenile salmon. Salmon also get dragged onto the forest floor by bears and eagles and distribute their nutrients there. “</w:t>
      </w:r>
      <w:r w:rsidRPr="00962E54">
        <w:rPr>
          <w:rStyle w:val="StyleUnderline"/>
          <w:highlight w:val="cyan"/>
        </w:rPr>
        <w:t>Fully one-third of the nitrogen in</w:t>
      </w:r>
      <w:r w:rsidRPr="004A75FA">
        <w:rPr>
          <w:rStyle w:val="StyleUnderline"/>
        </w:rPr>
        <w:t xml:space="preserve"> those big old-growth </w:t>
      </w:r>
      <w:r w:rsidRPr="00962E54">
        <w:rPr>
          <w:rStyle w:val="StyleUnderline"/>
          <w:highlight w:val="cyan"/>
        </w:rPr>
        <w:t>trees in our forests</w:t>
      </w:r>
      <w:r w:rsidRPr="004A75FA">
        <w:rPr>
          <w:rStyle w:val="StyleUnderline"/>
        </w:rPr>
        <w:t xml:space="preserve"> </w:t>
      </w:r>
      <w:r w:rsidRPr="00962E54">
        <w:rPr>
          <w:rStyle w:val="StyleUnderline"/>
          <w:highlight w:val="cyan"/>
        </w:rPr>
        <w:t>swam up river as a fish</w:t>
      </w:r>
      <w:r w:rsidRPr="004A75FA">
        <w:rPr>
          <w:rStyle w:val="StyleUnderline"/>
        </w:rPr>
        <w:t>,” Montgomery says. “When you lose those big runs of salmon, you lose those nutrients and it cascades through the whole system.”</w:t>
      </w:r>
    </w:p>
    <w:p w14:paraId="31C00449" w14:textId="77777777" w:rsidR="00FD74FE" w:rsidRPr="004A75FA" w:rsidRDefault="00FD74FE" w:rsidP="00FD74FE">
      <w:r w:rsidRPr="004A75FA">
        <w:t>It’s no secret that those big runs are declining in a major way. Historically, adult salmon returns to the Columbia Basin were at least 10 to 16 million fish annually — today, across the Northwest, </w:t>
      </w:r>
      <w:hyperlink r:id="rId47" w:history="1">
        <w:r w:rsidRPr="004A75FA">
          <w:rPr>
            <w:rStyle w:val="Hyperlink"/>
          </w:rPr>
          <w:t>less than 5 percent of historic populations</w:t>
        </w:r>
      </w:hyperlink>
      <w:r w:rsidRPr="004A75FA">
        <w:t> of wild salmon and steelhead return to our rivers and streams. Fifteen different salmon and steelhead stocks in Washington state are listed under the federal Endangered Species Act today.</w:t>
      </w:r>
    </w:p>
    <w:p w14:paraId="2E712868" w14:textId="77777777" w:rsidR="00FD74FE" w:rsidRPr="004A75FA" w:rsidRDefault="00FD74FE" w:rsidP="00FD74FE">
      <w:r w:rsidRPr="004A75FA">
        <w:t xml:space="preserve">As Montgomery notes, </w:t>
      </w:r>
      <w:r w:rsidRPr="004A75FA">
        <w:rPr>
          <w:rStyle w:val="StyleUnderline"/>
        </w:rPr>
        <w:t xml:space="preserve">the </w:t>
      </w:r>
      <w:r w:rsidRPr="004A75FA">
        <w:rPr>
          <w:rStyle w:val="StyleUnderline"/>
          <w:highlight w:val="cyan"/>
        </w:rPr>
        <w:t>loss of</w:t>
      </w:r>
      <w:r w:rsidRPr="004A75FA">
        <w:rPr>
          <w:rStyle w:val="StyleUnderline"/>
        </w:rPr>
        <w:t xml:space="preserve"> these </w:t>
      </w:r>
      <w:r w:rsidRPr="004A75FA">
        <w:rPr>
          <w:rStyle w:val="StyleUnderline"/>
          <w:highlight w:val="cyan"/>
        </w:rPr>
        <w:t>salmon means a domino effect to the ecosystem</w:t>
      </w:r>
      <w:r w:rsidRPr="004A75FA">
        <w:rPr>
          <w:rStyle w:val="StyleUnderline"/>
        </w:rPr>
        <w:t xml:space="preserve">. </w:t>
      </w:r>
      <w:r w:rsidRPr="004A75FA">
        <w:rPr>
          <w:rStyle w:val="StyleUnderline"/>
          <w:highlight w:val="cyan"/>
        </w:rPr>
        <w:t>More than 135</w:t>
      </w:r>
      <w:r w:rsidRPr="004A75FA">
        <w:rPr>
          <w:rStyle w:val="StyleUnderline"/>
        </w:rPr>
        <w:t xml:space="preserve"> other fish and </w:t>
      </w:r>
      <w:r w:rsidRPr="004A75FA">
        <w:rPr>
          <w:rStyle w:val="StyleUnderline"/>
          <w:highlight w:val="cyan"/>
        </w:rPr>
        <w:t>wildlife populations benefit from</w:t>
      </w:r>
      <w:r w:rsidRPr="004A75FA">
        <w:rPr>
          <w:rStyle w:val="StyleUnderline"/>
        </w:rPr>
        <w:t xml:space="preserve"> the presence of wild </w:t>
      </w:r>
      <w:r w:rsidRPr="004A75FA">
        <w:rPr>
          <w:rStyle w:val="StyleUnderline"/>
          <w:highlight w:val="cyan"/>
        </w:rPr>
        <w:t>salmon</w:t>
      </w:r>
      <w:r w:rsidRPr="004A75FA">
        <w:rPr>
          <w:rStyle w:val="StyleUnderline"/>
        </w:rPr>
        <w:t xml:space="preserve"> and steelhead,</w:t>
      </w:r>
      <w:r w:rsidRPr="004A75FA">
        <w:t xml:space="preserve"> from southern resident orca whales, which are at a 30-year population low, to eagles, wolves, bear, otter, coyote, seals and sea lions.</w:t>
      </w:r>
    </w:p>
    <w:p w14:paraId="4627E6FC" w14:textId="77777777" w:rsidR="00FD74FE" w:rsidRPr="004A75FA" w:rsidRDefault="00FD74FE" w:rsidP="00FD74FE">
      <w:r w:rsidRPr="004A75FA">
        <w:t>Joseph Bogaard, executive director of the Save Our Wild Salmon Coalition, says the impact on orcas is immense. “In 2015, the federal government declared southern resident orca off our Northwest coast to be among eight species most likely to go extinct without dramatic action. Just in the last two years, seven whales have died. Lack of chinook salmon has been strongly implicated as the main cause of decline.”</w:t>
      </w:r>
    </w:p>
    <w:p w14:paraId="03D53D26" w14:textId="77777777" w:rsidR="00FD74FE" w:rsidRPr="004A75FA" w:rsidRDefault="00FD74FE" w:rsidP="00FD74FE">
      <w:pPr>
        <w:rPr>
          <w:rStyle w:val="StyleUnderline"/>
        </w:rPr>
      </w:pPr>
      <w:r w:rsidRPr="004A75FA">
        <w:rPr>
          <w:rStyle w:val="StyleUnderline"/>
        </w:rPr>
        <w:t>Other animals and plant life aren’t the only ones that lose out when salmon are lost, our very landscape and culture are at stake as well,</w:t>
      </w:r>
      <w:r w:rsidRPr="004A75FA">
        <w:t xml:space="preserve"> argues Langdon Cook, author of “Upstream: Searching for Wild Salmon, from River to Table.” “</w:t>
      </w:r>
      <w:r w:rsidRPr="004A75FA">
        <w:rPr>
          <w:rStyle w:val="StyleUnderline"/>
        </w:rPr>
        <w:t>Salmon are a keystone species in the Pacific Northwest… they have shaped our landscape as much as the glaciers and volcanoes. As the ultimate stewards of salmon populations, we have a responsibility to them. But it’s also a responsibility to our own communities, since anything we do to benefit salmon — clean water, functioning ecosystems, and so on — will likely benefit us in the long run.”</w:t>
      </w:r>
    </w:p>
    <w:p w14:paraId="269787FD" w14:textId="77777777" w:rsidR="00FD74FE" w:rsidRDefault="00FD74FE" w:rsidP="00FD74FE"/>
    <w:p w14:paraId="1E48BCB2" w14:textId="77777777" w:rsidR="00FD74FE" w:rsidRDefault="00FD74FE" w:rsidP="00FD74FE">
      <w:pPr>
        <w:pStyle w:val="Heading4"/>
      </w:pPr>
      <w:r>
        <w:t>California is a vital hotspot for global biodiversity</w:t>
      </w:r>
    </w:p>
    <w:p w14:paraId="677BAC96" w14:textId="77777777" w:rsidR="00FD74FE" w:rsidRPr="0098074D" w:rsidRDefault="00FD74FE" w:rsidP="00FD74FE">
      <w:r w:rsidRPr="00DC487A">
        <w:rPr>
          <w:rStyle w:val="Style13ptBold"/>
        </w:rPr>
        <w:t>CAS 05</w:t>
      </w:r>
      <w:r w:rsidRPr="0098074D">
        <w:t xml:space="preserve">, " </w:t>
      </w:r>
      <w:r>
        <w:t xml:space="preserve">HOTSPOT: California On The Edge </w:t>
      </w:r>
      <w:r w:rsidRPr="0098074D">
        <w:t xml:space="preserve">" </w:t>
      </w:r>
      <w:r>
        <w:t>California Academy of Sciences</w:t>
      </w:r>
      <w:r w:rsidRPr="0098074D">
        <w:t>, https://www.nps.gov/goga/learn/management/upload/-1214-HOTSPOT-California-On-The-Edge-1.pdf</w:t>
      </w:r>
    </w:p>
    <w:p w14:paraId="0E98F1FA" w14:textId="77777777" w:rsidR="00FD74FE" w:rsidRDefault="00FD74FE" w:rsidP="00FD74FE">
      <w:r>
        <w:t>HOTSPOT: California On The Edge. For much of Earth s history, California only existed as part of the seafloor in a deep blue ocean. California was slowly built by plate tectonics and now lies on the edge of a continental plate. Movement along geologic faults has sculpted spectacular landscapes that have been repeatedly shaken by earthquakes and volcanic eruptions. Cold ocean currents to the west and high mountains in the east formed a mild climate characterized by short wet winters and long dry summers</w:t>
      </w:r>
      <w:r w:rsidRPr="0098074D">
        <w:rPr>
          <w:rStyle w:val="StyleUnderline"/>
        </w:rPr>
        <w:t xml:space="preserve">. Over millions of years, geology and climate have shaped California s </w:t>
      </w:r>
      <w:r w:rsidRPr="00DC487A">
        <w:rPr>
          <w:rStyle w:val="StyleUnderline"/>
          <w:highlight w:val="cyan"/>
        </w:rPr>
        <w:t>unique habitats</w:t>
      </w:r>
      <w:r w:rsidRPr="0098074D">
        <w:rPr>
          <w:rStyle w:val="StyleUnderline"/>
        </w:rPr>
        <w:t xml:space="preserve"> and produced a rich mosaic of life. Many </w:t>
      </w:r>
      <w:r w:rsidRPr="00DC487A">
        <w:rPr>
          <w:rStyle w:val="StyleUnderline"/>
          <w:highlight w:val="cyan"/>
        </w:rPr>
        <w:t>plants and animals</w:t>
      </w:r>
      <w:r w:rsidRPr="0098074D">
        <w:rPr>
          <w:rStyle w:val="StyleUnderline"/>
        </w:rPr>
        <w:t xml:space="preserve"> here are found nowhere else, </w:t>
      </w:r>
      <w:r w:rsidRPr="00DC487A">
        <w:rPr>
          <w:rStyle w:val="Emphasis"/>
          <w:highlight w:val="cyan"/>
        </w:rPr>
        <w:t>mak</w:t>
      </w:r>
      <w:r w:rsidRPr="0098074D">
        <w:rPr>
          <w:rStyle w:val="Emphasis"/>
        </w:rPr>
        <w:t xml:space="preserve">ing </w:t>
      </w:r>
      <w:r w:rsidRPr="00DC487A">
        <w:rPr>
          <w:rStyle w:val="Emphasis"/>
          <w:highlight w:val="cyan"/>
        </w:rPr>
        <w:t>California one of the most</w:t>
      </w:r>
      <w:r w:rsidRPr="0098074D">
        <w:rPr>
          <w:rStyle w:val="Emphasis"/>
        </w:rPr>
        <w:t xml:space="preserve"> biologically </w:t>
      </w:r>
      <w:r w:rsidRPr="00DC487A">
        <w:rPr>
          <w:rStyle w:val="Emphasis"/>
          <w:highlight w:val="cyan"/>
        </w:rPr>
        <w:t>diverse places in the world</w:t>
      </w:r>
      <w:r>
        <w:t xml:space="preserve">. Some of the most spectacular places on earth are also the most threatened. As the most populated and fastest growing state, California will be challenged to protect its unique biodiversity. </w:t>
      </w:r>
    </w:p>
    <w:p w14:paraId="1C87C47C" w14:textId="77777777" w:rsidR="00FD74FE" w:rsidRDefault="00FD74FE" w:rsidP="00FD74FE">
      <w:r>
        <w:t xml:space="preserve">GLOBAL BIODIVERSITY HOTSPOT - CALIFORNIA FLORISTIC PROVINCE </w:t>
      </w:r>
      <w:r w:rsidRPr="0098074D">
        <w:rPr>
          <w:rStyle w:val="StyleUnderline"/>
        </w:rPr>
        <w:t xml:space="preserve">Unique and Threatened Biodiversity Most of the state of California lies within a biodiversity hotspot called the California Floristic Province, an area of diverse vegetation. </w:t>
      </w:r>
      <w:r w:rsidRPr="00DC487A">
        <w:rPr>
          <w:rStyle w:val="StyleUnderline"/>
          <w:highlight w:val="cyan"/>
        </w:rPr>
        <w:t xml:space="preserve">Designated a hotspot in </w:t>
      </w:r>
      <w:r w:rsidRPr="00DC487A">
        <w:rPr>
          <w:rStyle w:val="StyleUnderline"/>
        </w:rPr>
        <w:t>19</w:t>
      </w:r>
      <w:r w:rsidRPr="00DC487A">
        <w:rPr>
          <w:rStyle w:val="StyleUnderline"/>
          <w:highlight w:val="cyan"/>
        </w:rPr>
        <w:t>96</w:t>
      </w:r>
      <w:r>
        <w:t xml:space="preserve">, it shares this distinction with 33 other places in the world. </w:t>
      </w:r>
      <w:r w:rsidRPr="0098074D">
        <w:rPr>
          <w:rStyle w:val="StyleUnderline"/>
        </w:rPr>
        <w:t>Biodiversity hotspots are home to the highest diversity of endemics, plants and animals that are found nowhere else in the world</w:t>
      </w:r>
      <w:r>
        <w:t xml:space="preserve">. </w:t>
      </w:r>
      <w:r w:rsidRPr="00DC487A">
        <w:rPr>
          <w:highlight w:val="cyan"/>
        </w:rPr>
        <w:t>Of</w:t>
      </w:r>
      <w:r>
        <w:t xml:space="preserve"> </w:t>
      </w:r>
      <w:r w:rsidRPr="0098074D">
        <w:rPr>
          <w:rStyle w:val="Emphasis"/>
        </w:rPr>
        <w:t xml:space="preserve">nearly </w:t>
      </w:r>
      <w:r w:rsidRPr="00DC487A">
        <w:rPr>
          <w:rStyle w:val="Emphasis"/>
          <w:highlight w:val="cyan"/>
        </w:rPr>
        <w:t>3,500 species of plants</w:t>
      </w:r>
      <w:r w:rsidRPr="00DC487A">
        <w:rPr>
          <w:rStyle w:val="StyleUnderline"/>
          <w:highlight w:val="cyan"/>
        </w:rPr>
        <w:t xml:space="preserve"> in</w:t>
      </w:r>
      <w:r w:rsidRPr="0098074D">
        <w:rPr>
          <w:rStyle w:val="StyleUnderline"/>
        </w:rPr>
        <w:t xml:space="preserve"> the </w:t>
      </w:r>
      <w:r w:rsidRPr="00DC487A">
        <w:rPr>
          <w:rStyle w:val="StyleUnderline"/>
          <w:highlight w:val="cyan"/>
        </w:rPr>
        <w:t>California</w:t>
      </w:r>
      <w:r w:rsidRPr="0098074D">
        <w:rPr>
          <w:rStyle w:val="StyleUnderline"/>
        </w:rPr>
        <w:t xml:space="preserve"> hotspot, </w:t>
      </w:r>
      <w:r w:rsidRPr="00DC487A">
        <w:rPr>
          <w:rStyle w:val="Emphasis"/>
          <w:highlight w:val="cyan"/>
        </w:rPr>
        <w:t>more than 61% are endemic</w:t>
      </w:r>
      <w:r w:rsidRPr="0098074D">
        <w:rPr>
          <w:rStyle w:val="Emphasis"/>
        </w:rPr>
        <w:t>s</w:t>
      </w:r>
      <w:r>
        <w:t>. The highest levels of endemism are found among amphibians. Part of what makes California a hotspot is that its spectacular biodiversity is seriously threatened. At least 75% of the original habitat has already been lost. Over the last several decades, however, California has dedicated more effort than any other state to protecting its precious habitat and species that remain. Biodiversity Hotspots Defined Defining a hotspot requires understanding a regions species distributions and endemism (the degree to which species are found only in a given place</w:t>
      </w:r>
      <w:r w:rsidRPr="0098074D">
        <w:rPr>
          <w:rStyle w:val="StyleUnderline"/>
        </w:rPr>
        <w:t xml:space="preserve">). </w:t>
      </w:r>
      <w:r w:rsidRPr="0098074D">
        <w:rPr>
          <w:rStyle w:val="Emphasis"/>
        </w:rPr>
        <w:t xml:space="preserve">Areas where </w:t>
      </w:r>
      <w:r w:rsidRPr="00DC487A">
        <w:rPr>
          <w:rStyle w:val="Emphasis"/>
          <w:highlight w:val="cyan"/>
        </w:rPr>
        <w:t>endemic species</w:t>
      </w:r>
      <w:r w:rsidRPr="0098074D">
        <w:rPr>
          <w:rStyle w:val="Emphasis"/>
        </w:rPr>
        <w:t xml:space="preserve"> live </w:t>
      </w:r>
      <w:r w:rsidRPr="00DC487A">
        <w:rPr>
          <w:rStyle w:val="Emphasis"/>
          <w:highlight w:val="cyan"/>
        </w:rPr>
        <w:t>are irreplaceable</w:t>
      </w:r>
      <w:r>
        <w:t>, but which species should be considered to define a hotspot? Vascular plants and vertebrate animals were used, because there is sufficient scientific data for these species.</w:t>
      </w:r>
      <w:r w:rsidRPr="0098074D">
        <w:t xml:space="preserve"> </w:t>
      </w:r>
      <w:r>
        <w:t>Scientific institutions like the California Academy of Sciences that have collected and documented species for more than 100 years provide much of this data. Historic and modern scientific collections are the basis for determining distribution and endemism on a world-wide scale. Not enough research exists for terrestrial invertebrates or aquatic species and research in these areas is an urgent priority.</w:t>
      </w:r>
    </w:p>
    <w:p w14:paraId="1F899986" w14:textId="77777777" w:rsidR="00FD74FE" w:rsidRPr="00D225ED" w:rsidRDefault="00FD74FE" w:rsidP="00FD74FE">
      <w:r>
        <w:t xml:space="preserve"> GLOBAL BIODIVERSITY HOTSPOTS - TERRESTRIAL The richest terrestrial habitats are at risk Biological diversity is not spread evenly across the planet. Some regions, called </w:t>
      </w:r>
      <w:r w:rsidRPr="0098074D">
        <w:rPr>
          <w:rStyle w:val="StyleUnderline"/>
        </w:rPr>
        <w:t>biodiversity hotspots, contain more unique species and are at greater risk from human impact</w:t>
      </w:r>
      <w:r>
        <w:t>. These spectacular places can still be saved if action is taken. In 1998, Conservation International (CI) presented a strategy to focus conservation efforts in areas where they will have the greatest impact. Today, CI lists 34 global terrestrial hotspots.</w:t>
      </w:r>
    </w:p>
    <w:p w14:paraId="7CD3604D" w14:textId="77777777" w:rsidR="00FD74FE" w:rsidRPr="0071254C" w:rsidRDefault="00FD74FE" w:rsidP="00FD74FE">
      <w:pPr>
        <w:pStyle w:val="Heading4"/>
      </w:pPr>
      <w:r w:rsidRPr="0071254C">
        <w:t>Biodiversity loss leads to extinction</w:t>
      </w:r>
      <w:r>
        <w:t xml:space="preserve"> – it’s the ultimate threat multiplier</w:t>
      </w:r>
    </w:p>
    <w:p w14:paraId="542253C5" w14:textId="77777777" w:rsidR="00FD74FE" w:rsidRDefault="00FD74FE" w:rsidP="00FD74FE">
      <w:pPr>
        <w:shd w:val="clear" w:color="auto" w:fill="FFFFFF"/>
        <w:spacing w:line="235" w:lineRule="atLeast"/>
        <w:rPr>
          <w:color w:val="222222"/>
        </w:rPr>
      </w:pPr>
      <w:r w:rsidRPr="00A73AE5">
        <w:rPr>
          <w:rStyle w:val="Style13ptBold"/>
        </w:rPr>
        <w:t>Torres 16</w:t>
      </w:r>
      <w:r>
        <w:rPr>
          <w:color w:val="222222"/>
        </w:rPr>
        <w:t xml:space="preserve"> - </w:t>
      </w:r>
      <w:r w:rsidRPr="003A72C9">
        <w:rPr>
          <w:color w:val="222222"/>
        </w:rPr>
        <w:t>Phil Torres, 4-11-2016, “Biodiversity loss: An existential risk comparable to climate change“, Bulletin of the Atomic Scientists, </w:t>
      </w:r>
      <w:hyperlink r:id="rId48" w:tgtFrame="_blank" w:history="1">
        <w:r w:rsidRPr="003A72C9">
          <w:rPr>
            <w:rStyle w:val="Hyperlink"/>
            <w:color w:val="000000" w:themeColor="text1"/>
          </w:rPr>
          <w:t>https://thebulletin.org/2016/04/biodiversity-loss-an-existential-risk-comparable-to-climate-change/</w:t>
        </w:r>
      </w:hyperlink>
    </w:p>
    <w:p w14:paraId="43F498B0" w14:textId="77777777" w:rsidR="00FD74FE" w:rsidRPr="003A72C9" w:rsidRDefault="00FD74FE" w:rsidP="00FD74FE">
      <w:pPr>
        <w:shd w:val="clear" w:color="auto" w:fill="FFFFFF"/>
        <w:spacing w:line="235" w:lineRule="atLeast"/>
        <w:rPr>
          <w:rStyle w:val="StyleUnderline"/>
        </w:rPr>
      </w:pPr>
      <w:r w:rsidRPr="003A72C9">
        <w:rPr>
          <w:rStyle w:val="StyleUnderline"/>
        </w:rPr>
        <w:t>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w:t>
      </w:r>
    </w:p>
    <w:p w14:paraId="199275E6" w14:textId="77777777" w:rsidR="00FD74FE" w:rsidRPr="003A72C9" w:rsidRDefault="00FD74FE" w:rsidP="00FD74FE">
      <w:pPr>
        <w:shd w:val="clear" w:color="auto" w:fill="FFFFFF"/>
        <w:spacing w:line="235" w:lineRule="atLeast"/>
        <w:rPr>
          <w:rStyle w:val="StyleUnderline"/>
        </w:rPr>
      </w:pPr>
      <w:r>
        <w:rPr>
          <w:color w:val="222222"/>
          <w:sz w:val="16"/>
          <w:szCs w:val="16"/>
        </w:rPr>
        <w:t>The sixth extinction. </w:t>
      </w:r>
      <w:r w:rsidRPr="00BE4F72">
        <w:rPr>
          <w:rStyle w:val="StyleUnderline"/>
          <w:highlight w:val="cyan"/>
        </w:rPr>
        <w:t>The repercussions of biodiversity loss are</w:t>
      </w:r>
      <w:r w:rsidRPr="003A72C9">
        <w:rPr>
          <w:rStyle w:val="StyleUnderline"/>
        </w:rPr>
        <w:t> potentially </w:t>
      </w:r>
      <w:r w:rsidRPr="00BE4F72">
        <w:rPr>
          <w:rStyle w:val="StyleUnderline"/>
          <w:highlight w:val="cyan"/>
        </w:rPr>
        <w:t>as severe as</w:t>
      </w:r>
      <w:r w:rsidRPr="003A72C9">
        <w:rPr>
          <w:rStyle w:val="StyleUnderline"/>
        </w:rPr>
        <w:t> those anticipated from </w:t>
      </w:r>
      <w:r w:rsidRPr="00BE4F72">
        <w:rPr>
          <w:rStyle w:val="StyleUnderline"/>
          <w:highlight w:val="cyan"/>
        </w:rPr>
        <w:t>climate change, or</w:t>
      </w:r>
      <w:r w:rsidRPr="003A72C9">
        <w:rPr>
          <w:rStyle w:val="StyleUnderline"/>
        </w:rPr>
        <w:t> even a </w:t>
      </w:r>
      <w:r w:rsidRPr="00BE4F72">
        <w:rPr>
          <w:rStyle w:val="StyleUnderline"/>
          <w:highlight w:val="cyan"/>
        </w:rPr>
        <w:t>nuclear conflict</w:t>
      </w:r>
      <w:r w:rsidRPr="003A72C9">
        <w:rPr>
          <w:rStyle w:val="StyleUnderline"/>
        </w:rPr>
        <w:t>.</w:t>
      </w:r>
      <w:r>
        <w:rPr>
          <w:color w:val="222222"/>
          <w:sz w:val="16"/>
          <w:szCs w:val="16"/>
        </w:rPr>
        <w:t xml:space="preserve"> For example, according to a 2015 study published in Science Advances</w:t>
      </w:r>
      <w:r w:rsidRPr="003A72C9">
        <w:rPr>
          <w:rStyle w:val="StyleUnderline"/>
        </w:rPr>
        <w:t>, the best available evidence reveals “an exceptionally rapid loss of biodiversity over the last few centuries, indicating that a sixth mass extinction is already under way.” This conclusion holds, even on the most optimistic assumptions about the background rate of species losses and</w:t>
      </w:r>
      <w:r>
        <w:rPr>
          <w:color w:val="222222"/>
          <w:sz w:val="16"/>
          <w:szCs w:val="16"/>
        </w:rPr>
        <w:t> the current rate of </w:t>
      </w:r>
      <w:r w:rsidRPr="003A72C9">
        <w:rPr>
          <w:rStyle w:val="StyleUnderline"/>
        </w:rPr>
        <w:t>vertebrate extinctions. The group classified as “vertebrates” includes mammals, birds, reptiles, fish, and all other creatures with a backbone.</w:t>
      </w:r>
    </w:p>
    <w:p w14:paraId="22C1C9DB" w14:textId="77777777" w:rsidR="00FD74FE" w:rsidRDefault="00FD74FE" w:rsidP="00FD74FE">
      <w:pPr>
        <w:shd w:val="clear" w:color="auto" w:fill="FFFFFF"/>
        <w:spacing w:line="235" w:lineRule="atLeast"/>
        <w:rPr>
          <w:color w:val="222222"/>
        </w:rPr>
      </w:pPr>
      <w:r>
        <w:rPr>
          <w:color w:val="222222"/>
          <w:sz w:val="16"/>
          <w:szCs w:val="16"/>
        </w:rPr>
        <w:t>The article argues that, using its conservative figures, </w:t>
      </w:r>
      <w:r w:rsidRPr="003A72C9">
        <w:rPr>
          <w:rStyle w:val="StyleUnderline"/>
        </w:rPr>
        <w:t>the average loss of vertebrate species was 100 times higher in the past century</w:t>
      </w:r>
      <w:r>
        <w:rPr>
          <w:color w:val="222222"/>
          <w:sz w:val="16"/>
          <w:szCs w:val="16"/>
        </w:rPr>
        <w:t> relative to the background rate of extinction. (Other scientists have suggested that the current extinction rate could be as much as 10,000 times higher than normal.) As the authors write, “</w:t>
      </w:r>
      <w:r w:rsidRPr="003A72C9">
        <w:rPr>
          <w:rStyle w:val="StyleUnderline"/>
        </w:rPr>
        <w:t>The evidence is incontrovertible that recent extinction rates are unprecedented in human</w:t>
      </w:r>
      <w:r>
        <w:rPr>
          <w:color w:val="222222"/>
          <w:sz w:val="16"/>
          <w:szCs w:val="16"/>
        </w:rPr>
        <w:t> history and highly unusual in Earth’s history.” Perhaps the term “</w:t>
      </w:r>
      <w:r w:rsidRPr="003A72C9">
        <w:rPr>
          <w:rStyle w:val="StyleUnderline"/>
        </w:rPr>
        <w:t>Big Six” should enter the popular lexicon</w:t>
      </w:r>
      <w:r>
        <w:rPr>
          <w:color w:val="222222"/>
          <w:sz w:val="16"/>
          <w:szCs w:val="16"/>
        </w:rPr>
        <w:t>—to add the current extinction to the previous “Big Five,” the last of which wiped out the dinosaurs 66 million years ago.</w:t>
      </w:r>
    </w:p>
    <w:p w14:paraId="7F698D1A" w14:textId="77777777" w:rsidR="00FD74FE" w:rsidRPr="003A72C9" w:rsidRDefault="00FD74FE" w:rsidP="00FD74FE">
      <w:pPr>
        <w:shd w:val="clear" w:color="auto" w:fill="FFFFFF"/>
        <w:spacing w:line="235" w:lineRule="atLeast"/>
        <w:rPr>
          <w:rStyle w:val="StyleUnderline"/>
        </w:rPr>
      </w:pPr>
      <w:r>
        <w:rPr>
          <w:color w:val="222222"/>
          <w:sz w:val="16"/>
          <w:szCs w:val="16"/>
        </w:rPr>
        <w:t>But the concept of </w:t>
      </w:r>
      <w:r w:rsidRPr="003A72C9">
        <w:rPr>
          <w:rStyle w:val="StyleUnderline"/>
        </w:rPr>
        <w:t>biodiversity encompasses more than just the total number of species</w:t>
      </w:r>
      <w:r>
        <w:rPr>
          <w:color w:val="222222"/>
          <w:sz w:val="16"/>
          <w:szCs w:val="16"/>
        </w:rPr>
        <w:t> on the planet. </w:t>
      </w:r>
      <w:r w:rsidRPr="003A72C9">
        <w:rPr>
          <w:rStyle w:val="StyleUnderline"/>
        </w:rPr>
        <w:t>It</w:t>
      </w:r>
      <w:r>
        <w:rPr>
          <w:color w:val="222222"/>
          <w:sz w:val="16"/>
          <w:szCs w:val="16"/>
        </w:rPr>
        <w:t> also </w:t>
      </w:r>
      <w:r w:rsidRPr="003A72C9">
        <w:rPr>
          <w:rStyle w:val="StyleUnderline"/>
        </w:rPr>
        <w:t>refers to the</w:t>
      </w:r>
      <w:r>
        <w:rPr>
          <w:color w:val="222222"/>
          <w:sz w:val="16"/>
          <w:szCs w:val="16"/>
        </w:rPr>
        <w:t> size of </w:t>
      </w:r>
      <w:r w:rsidRPr="003A72C9">
        <w:rPr>
          <w:rStyle w:val="StyleUnderline"/>
        </w:rPr>
        <w:t>different populations of species</w:t>
      </w:r>
      <w:r>
        <w:rPr>
          <w:rStyle w:val="m-8365882520648990262gmail-styleunderline"/>
          <w:color w:val="222222"/>
        </w:rPr>
        <w:t>.</w:t>
      </w:r>
      <w:r>
        <w:rPr>
          <w:color w:val="222222"/>
          <w:sz w:val="16"/>
          <w:szCs w:val="16"/>
        </w:rPr>
        <w:t> With respect to this phenomenon,</w:t>
      </w:r>
      <w:r w:rsidRPr="003A72C9">
        <w:rPr>
          <w:rStyle w:val="StyleUnderline"/>
        </w:rPr>
        <w:t>multiple studies</w:t>
      </w:r>
      <w:r>
        <w:rPr>
          <w:color w:val="222222"/>
          <w:sz w:val="16"/>
          <w:szCs w:val="16"/>
        </w:rPr>
        <w:t> have </w:t>
      </w:r>
      <w:r w:rsidRPr="003A72C9">
        <w:rPr>
          <w:rStyle w:val="StyleUnderline"/>
        </w:rPr>
        <w:t>confirmed</w:t>
      </w:r>
      <w:r>
        <w:rPr>
          <w:color w:val="222222"/>
          <w:sz w:val="16"/>
          <w:szCs w:val="16"/>
        </w:rPr>
        <w:t> that </w:t>
      </w:r>
      <w:r w:rsidRPr="003A72C9">
        <w:rPr>
          <w:rStyle w:val="StyleUnderline"/>
        </w:rPr>
        <w:t>wild populations around the world are dwindling</w:t>
      </w:r>
      <w:r>
        <w:rPr>
          <w:color w:val="222222"/>
          <w:sz w:val="16"/>
          <w:szCs w:val="16"/>
        </w:rPr>
        <w:t> and disappearing at an alarming rate. For example, </w:t>
      </w:r>
      <w:r w:rsidRPr="003A72C9">
        <w:rPr>
          <w:rStyle w:val="StyleUnderline"/>
        </w:rPr>
        <w:t>the 2010 Global Biodiversity Outlook report found that the population of wild vertebrates living in the tropics dropped by 59 percent between 1970 and 2006.</w:t>
      </w:r>
    </w:p>
    <w:p w14:paraId="0F5727A4" w14:textId="77777777" w:rsidR="00FD74FE" w:rsidRDefault="00FD74FE" w:rsidP="00FD74FE">
      <w:pPr>
        <w:shd w:val="clear" w:color="auto" w:fill="FFFFFF"/>
        <w:spacing w:line="235" w:lineRule="atLeast"/>
        <w:rPr>
          <w:color w:val="222222"/>
        </w:rPr>
      </w:pPr>
      <w:r w:rsidRPr="003A72C9">
        <w:rPr>
          <w:rStyle w:val="StyleUnderline"/>
        </w:rPr>
        <w:t>The report also found that the population of farmland birds in Europe has dropped by 50 percent since 1980</w:t>
      </w:r>
      <w:r>
        <w:rPr>
          <w:color w:val="222222"/>
          <w:sz w:val="16"/>
          <w:szCs w:val="16"/>
        </w:rPr>
        <w:t>; bird populations in the grasslands of North America declined by almost 40 percent between 1968 and 2003; and the population of birds in North American arid lands has fallen by almost 30 percent since the 1960s. </w:t>
      </w:r>
      <w:r w:rsidRPr="003A72C9">
        <w:rPr>
          <w:rStyle w:val="StyleUnderline"/>
        </w:rPr>
        <w:t>Similarly, 42 percent of all amphibian species</w:t>
      </w:r>
      <w:r>
        <w:rPr>
          <w:color w:val="222222"/>
          <w:sz w:val="16"/>
          <w:szCs w:val="16"/>
        </w:rPr>
        <w:t> (a type of vertebrate that is sometimes called an “ecological indicator”) </w:t>
      </w:r>
      <w:r w:rsidRPr="003A72C9">
        <w:rPr>
          <w:rStyle w:val="StyleUnderline"/>
        </w:rPr>
        <w:t>are undergoing population declines, and 23 percent of all plant species “are estimated to be threatened with extinction</w:t>
      </w:r>
      <w:r>
        <w:rPr>
          <w:color w:val="222222"/>
          <w:sz w:val="16"/>
          <w:szCs w:val="16"/>
        </w:rPr>
        <w:t>.”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1D988889" w14:textId="77777777" w:rsidR="00FD74FE" w:rsidRDefault="00FD74FE" w:rsidP="00FD74FE">
      <w:pPr>
        <w:shd w:val="clear" w:color="auto" w:fill="FFFFFF"/>
        <w:spacing w:line="235" w:lineRule="atLeast"/>
        <w:rPr>
          <w:color w:val="222222"/>
        </w:rPr>
      </w:pPr>
      <w:r>
        <w:rPr>
          <w:color w:val="222222"/>
          <w:sz w:val="16"/>
          <w:szCs w:val="16"/>
        </w:rPr>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14:paraId="7FBAADF5" w14:textId="77777777" w:rsidR="00FD74FE" w:rsidRPr="003A72C9" w:rsidRDefault="00FD74FE" w:rsidP="00FD74FE">
      <w:pPr>
        <w:shd w:val="clear" w:color="auto" w:fill="FFFFFF"/>
        <w:spacing w:line="235" w:lineRule="atLeast"/>
        <w:rPr>
          <w:rStyle w:val="StyleUnderline"/>
        </w:rPr>
      </w:pPr>
      <w:r>
        <w:rPr>
          <w:color w:val="222222"/>
          <w:sz w:val="16"/>
          <w:szCs w:val="16"/>
        </w:rPr>
        <w:t>Catastrophic consequences for civilization. </w:t>
      </w:r>
      <w:r w:rsidRPr="003A72C9">
        <w:rPr>
          <w:rStyle w:val="StyleUnderline"/>
        </w:rPr>
        <w:t>The consequences of this rapid pruning of the evolutionary tree of life extend beyond the obvious.</w:t>
      </w:r>
      <w:r>
        <w:rPr>
          <w:color w:val="222222"/>
          <w:sz w:val="16"/>
          <w:szCs w:val="16"/>
        </w:rPr>
        <w:t xml:space="preserve"> There could be surprising effects of biodiversity loss that scientists are unable to fully anticipate in advance. For example, </w:t>
      </w:r>
      <w:r w:rsidRPr="003A72C9">
        <w:rPr>
          <w:rStyle w:val="StyleUnderline"/>
        </w:rPr>
        <w:t>prior research has shown that localized ecosystems can undergo abrupt and irreversible shifts when they reach a tipping point. According to a 2012 paper</w:t>
      </w:r>
      <w:r>
        <w:rPr>
          <w:color w:val="222222"/>
          <w:sz w:val="16"/>
          <w:szCs w:val="16"/>
        </w:rPr>
        <w:t> published in Nature, </w:t>
      </w:r>
      <w:r w:rsidRPr="003A72C9">
        <w:rPr>
          <w:rStyle w:val="StyleUnderline"/>
        </w:rPr>
        <w:t>there are reasons for thinking that we may be approaching a tipping point</w:t>
      </w:r>
      <w:r>
        <w:rPr>
          <w:color w:val="222222"/>
          <w:sz w:val="16"/>
          <w:szCs w:val="16"/>
        </w:rPr>
        <w:t> of this sort in the global ecosystem, </w:t>
      </w:r>
      <w:r>
        <w:rPr>
          <w:rStyle w:val="m-8365882520648990262gmail-styleunderline"/>
          <w:color w:val="222222"/>
        </w:rPr>
        <w:t>beyond which </w:t>
      </w:r>
      <w:r w:rsidRPr="003A72C9">
        <w:rPr>
          <w:rStyle w:val="StyleUnderline"/>
        </w:rPr>
        <w:t>the consequences could be catastrophic for civilization.</w:t>
      </w:r>
    </w:p>
    <w:p w14:paraId="37B08711" w14:textId="77777777" w:rsidR="00FD74FE" w:rsidRPr="003A72C9" w:rsidRDefault="00FD74FE" w:rsidP="00FD74FE">
      <w:pPr>
        <w:shd w:val="clear" w:color="auto" w:fill="FFFFFF"/>
        <w:spacing w:line="235" w:lineRule="atLeast"/>
        <w:rPr>
          <w:rStyle w:val="StyleUnderline"/>
        </w:rPr>
      </w:pPr>
      <w:r>
        <w:rPr>
          <w:color w:val="222222"/>
          <w:sz w:val="16"/>
          <w:szCs w:val="16"/>
        </w:rPr>
        <w:t>As the authors write, a </w:t>
      </w:r>
      <w:r w:rsidRPr="003A72C9">
        <w:rPr>
          <w:rStyle w:val="StyleUnderline"/>
        </w:rPr>
        <w:t>planetary-scale transition could precipitate “substantial losses of ecosystem services required to sustain the human population.” An ecosystem service is any ecological process that benefits humanity, such as food production and crop pollination.</w:t>
      </w:r>
      <w:r>
        <w:rPr>
          <w:color w:val="222222"/>
          <w:sz w:val="16"/>
          <w:szCs w:val="16"/>
        </w:rPr>
        <w:t xml:space="preserve"> If the global ecosystem were to cross a tipping point and substantial ecosystem services were lost, </w:t>
      </w:r>
      <w:r w:rsidRPr="003A72C9">
        <w:rPr>
          <w:rStyle w:val="StyleUnderline"/>
        </w:rPr>
        <w:t>the results could be “widespread social unrest, economic instability, and loss of human life.”</w:t>
      </w:r>
      <w:r>
        <w:rPr>
          <w:color w:val="222222"/>
          <w:sz w:val="16"/>
          <w:szCs w:val="16"/>
        </w:rPr>
        <w:t xml:space="preserve"> According to Missouri Botanical Garden </w:t>
      </w:r>
      <w:r w:rsidRPr="003A72C9">
        <w:rPr>
          <w:rStyle w:val="StyleUnderline"/>
        </w:rPr>
        <w:t>ecologist Adam Smith</w:t>
      </w:r>
      <w:r>
        <w:rPr>
          <w:color w:val="222222"/>
          <w:sz w:val="16"/>
          <w:szCs w:val="16"/>
        </w:rPr>
        <w:t>, one of the paper’s co-authors, this </w:t>
      </w:r>
      <w:r w:rsidRPr="003A72C9">
        <w:rPr>
          <w:rStyle w:val="StyleUnderline"/>
        </w:rPr>
        <w:t>could occur in a matter of decades—far more quickly than most of the expected consequences of climate change, yet equally destructive.</w:t>
      </w:r>
    </w:p>
    <w:p w14:paraId="0A3A62C8" w14:textId="77777777" w:rsidR="00FD74FE" w:rsidRDefault="00FD74FE" w:rsidP="00FD74FE">
      <w:pPr>
        <w:shd w:val="clear" w:color="auto" w:fill="FFFFFF"/>
        <w:spacing w:line="235" w:lineRule="atLeast"/>
        <w:rPr>
          <w:color w:val="222222"/>
        </w:rPr>
      </w:pPr>
      <w:r w:rsidRPr="00BE4F72">
        <w:rPr>
          <w:rStyle w:val="StyleUnderline"/>
          <w:highlight w:val="cyan"/>
        </w:rPr>
        <w:t>Biodiversity loss is a “threat multiplier” that</w:t>
      </w:r>
      <w:r>
        <w:rPr>
          <w:color w:val="222222"/>
          <w:sz w:val="16"/>
          <w:szCs w:val="16"/>
        </w:rPr>
        <w:t>, by pushing societies to the brink of collapse, </w:t>
      </w:r>
      <w:r w:rsidRPr="00BE4F72">
        <w:rPr>
          <w:rStyle w:val="StyleUnderline"/>
          <w:highlight w:val="cyan"/>
        </w:rPr>
        <w:t>will exacerbate existing conflicts and introduce entirely new struggles between state and non-state actors</w:t>
      </w:r>
      <w:r w:rsidRPr="003A72C9">
        <w:rPr>
          <w:rStyle w:val="StyleUnderline"/>
        </w:rPr>
        <w:t>.</w:t>
      </w:r>
      <w:r>
        <w:rPr>
          <w:color w:val="222222"/>
          <w:sz w:val="16"/>
          <w:szCs w:val="16"/>
        </w:rPr>
        <w:t xml:space="preserve"> Indeed</w:t>
      </w:r>
      <w:r w:rsidRPr="003F2531">
        <w:rPr>
          <w:color w:val="222222"/>
          <w:sz w:val="16"/>
          <w:szCs w:val="16"/>
        </w:rPr>
        <w:t>, </w:t>
      </w:r>
      <w:r w:rsidRPr="003F2531">
        <w:rPr>
          <w:rStyle w:val="StyleUnderline"/>
          <w:sz w:val="16"/>
          <w:szCs w:val="16"/>
        </w:rPr>
        <w:t>it could even fuel the rise of terrorism</w:t>
      </w:r>
      <w:r w:rsidRPr="003F2531">
        <w:rPr>
          <w:color w:val="222222"/>
          <w:sz w:val="16"/>
          <w:szCs w:val="16"/>
        </w:rPr>
        <w:t>. (After all</w:t>
      </w:r>
      <w:r w:rsidRPr="003F2531">
        <w:rPr>
          <w:rStyle w:val="StyleUnderline"/>
          <w:sz w:val="16"/>
          <w:szCs w:val="16"/>
        </w:rPr>
        <w:t>, climate change has been linked to the emergence of ISIS</w:t>
      </w:r>
      <w:r w:rsidRPr="003F2531">
        <w:rPr>
          <w:color w:val="222222"/>
          <w:sz w:val="16"/>
          <w:szCs w:val="16"/>
        </w:rPr>
        <w:t> in Syria, </w:t>
      </w:r>
      <w:r w:rsidRPr="003F2531">
        <w:rPr>
          <w:rStyle w:val="StyleUnderline"/>
          <w:sz w:val="16"/>
          <w:szCs w:val="16"/>
        </w:rPr>
        <w:t>and multiple high-ranking US officials, such as former US Defense Secretary Chuck Hagel and CIA director John Brennan, have affirmed that climate change and terrorism are connected</w:t>
      </w:r>
      <w:r w:rsidRPr="003F2531">
        <w:rPr>
          <w:rStyle w:val="m-8365882520648990262gmail-styleunderline"/>
          <w:color w:val="222222"/>
          <w:sz w:val="16"/>
          <w:szCs w:val="16"/>
        </w:rPr>
        <w:t>.)</w:t>
      </w:r>
    </w:p>
    <w:p w14:paraId="7CEC50B2" w14:textId="77777777" w:rsidR="00FD74FE" w:rsidRPr="003A72C9" w:rsidRDefault="00FD74FE" w:rsidP="00FD74FE">
      <w:pPr>
        <w:shd w:val="clear" w:color="auto" w:fill="FFFFFF"/>
        <w:spacing w:line="235" w:lineRule="atLeast"/>
        <w:rPr>
          <w:rStyle w:val="StyleUnderline"/>
        </w:rPr>
      </w:pPr>
      <w:r>
        <w:rPr>
          <w:color w:val="222222"/>
          <w:sz w:val="16"/>
          <w:szCs w:val="16"/>
        </w:rPr>
        <w:t>The reality is that </w:t>
      </w:r>
      <w:r w:rsidRPr="003A72C9">
        <w:rPr>
          <w:rStyle w:val="StyleUnderline"/>
        </w:rPr>
        <w:t>we are entering the sixth mass extinction in the 3.8-billion-year history of life on Earth, and the impact of this event could be felt by civilization</w:t>
      </w:r>
      <w:r>
        <w:rPr>
          <w:color w:val="222222"/>
          <w:sz w:val="16"/>
          <w:szCs w:val="16"/>
        </w:rPr>
        <w:t> “in as little as three human lifetimes,” as the aforementioned 2012 Nature paper notes. Furthermore, the </w:t>
      </w:r>
      <w:r w:rsidRPr="00BE4F72">
        <w:rPr>
          <w:rStyle w:val="StyleUnderline"/>
          <w:highlight w:val="cyan"/>
        </w:rPr>
        <w:t>widespread decline of biological populations</w:t>
      </w:r>
      <w:r w:rsidRPr="003F2531">
        <w:rPr>
          <w:rStyle w:val="StyleUnderline"/>
        </w:rPr>
        <w:t xml:space="preserve"> could</w:t>
      </w:r>
      <w:r w:rsidRPr="003A72C9">
        <w:rPr>
          <w:rStyle w:val="StyleUnderline"/>
        </w:rPr>
        <w:t xml:space="preserve"> plausibly </w:t>
      </w:r>
      <w:r w:rsidRPr="00BE4F72">
        <w:rPr>
          <w:rStyle w:val="StyleUnderline"/>
          <w:highlight w:val="cyan"/>
        </w:rPr>
        <w:t>initiate a dramatic transformation of the global ecosystem on</w:t>
      </w:r>
      <w:r w:rsidRPr="003A72C9">
        <w:rPr>
          <w:rStyle w:val="StyleUnderline"/>
        </w:rPr>
        <w:t xml:space="preserve"> an even faster timescale: perhaps </w:t>
      </w:r>
      <w:r w:rsidRPr="00BE4F72">
        <w:rPr>
          <w:rStyle w:val="StyleUnderline"/>
          <w:highlight w:val="cyan"/>
        </w:rPr>
        <w:t>a single human lifetime</w:t>
      </w:r>
      <w:r w:rsidRPr="003A72C9">
        <w:rPr>
          <w:rStyle w:val="StyleUnderline"/>
        </w:rPr>
        <w:t>.</w:t>
      </w:r>
    </w:p>
    <w:p w14:paraId="10E0A5CB" w14:textId="77777777" w:rsidR="00FD74FE" w:rsidRDefault="00FD74FE" w:rsidP="00FD74FE">
      <w:pPr>
        <w:shd w:val="clear" w:color="auto" w:fill="FFFFFF"/>
        <w:spacing w:line="235" w:lineRule="atLeast"/>
        <w:rPr>
          <w:rStyle w:val="StyleUnderline"/>
        </w:rPr>
      </w:pPr>
      <w:r>
        <w:rPr>
          <w:color w:val="222222"/>
          <w:sz w:val="16"/>
          <w:szCs w:val="16"/>
        </w:rPr>
        <w:t>The unavoidable conclusion is that </w:t>
      </w:r>
      <w:r w:rsidRPr="00BE4F72">
        <w:rPr>
          <w:rStyle w:val="StyleUnderline"/>
          <w:highlight w:val="cyan"/>
        </w:rPr>
        <w:t>biodiversity loss constitutes an existential threat</w:t>
      </w:r>
      <w:r>
        <w:rPr>
          <w:color w:val="222222"/>
          <w:sz w:val="16"/>
          <w:szCs w:val="16"/>
        </w:rPr>
        <w:t> in its own right. As such, </w:t>
      </w:r>
      <w:r w:rsidRPr="003A72C9">
        <w:rPr>
          <w:rStyle w:val="StyleUnderline"/>
        </w:rPr>
        <w:t>it ought to be considered alongside climate change and nuclear weapons as one of the most significant contemporary risks to human prosperity and survival.</w:t>
      </w:r>
    </w:p>
    <w:p w14:paraId="15450A3B" w14:textId="77777777" w:rsidR="00FD74FE" w:rsidRDefault="00FD74FE" w:rsidP="00FD74FE">
      <w:pPr>
        <w:shd w:val="clear" w:color="auto" w:fill="FFFFFF"/>
        <w:spacing w:line="235" w:lineRule="atLeast"/>
        <w:rPr>
          <w:rStyle w:val="StyleUnderline"/>
        </w:rPr>
      </w:pPr>
    </w:p>
    <w:p w14:paraId="14EC33FB" w14:textId="77777777" w:rsidR="00C6627C" w:rsidRPr="00C6627C" w:rsidRDefault="00C6627C" w:rsidP="00C6627C"/>
    <w:p w14:paraId="04732B10" w14:textId="77559CC3" w:rsidR="00FD74FE" w:rsidRDefault="004B6542" w:rsidP="00FD74FE">
      <w:pPr>
        <w:pStyle w:val="Heading3"/>
      </w:pPr>
      <w:r>
        <w:t>UQ – unregulated growth now</w:t>
      </w:r>
    </w:p>
    <w:p w14:paraId="5147C1BA" w14:textId="77777777" w:rsidR="00FD74FE" w:rsidRDefault="00FD74FE" w:rsidP="00FD74FE"/>
    <w:p w14:paraId="48DFF042" w14:textId="77777777" w:rsidR="00FD74FE" w:rsidRDefault="00FD74FE" w:rsidP="00FD74FE">
      <w:pPr>
        <w:pStyle w:val="Heading4"/>
      </w:pPr>
      <w:r>
        <w:t>Unregulated state growing operations are destroying the environment with pesticides, VOC emissions and uncontained water usage – this is endangering the coho salmon</w:t>
      </w:r>
    </w:p>
    <w:p w14:paraId="5210FF33" w14:textId="77777777" w:rsidR="00FD74FE" w:rsidRDefault="00FD74FE" w:rsidP="00FD74FE">
      <w:pPr>
        <w:shd w:val="clear" w:color="auto" w:fill="FFFFFF"/>
        <w:spacing w:line="240" w:lineRule="auto"/>
        <w:rPr>
          <w:rFonts w:ascii="Segoe UI" w:hAnsi="Segoe UI" w:cs="Segoe UI"/>
          <w:color w:val="000000"/>
          <w:sz w:val="27"/>
          <w:szCs w:val="27"/>
        </w:rPr>
      </w:pPr>
      <w:r w:rsidRPr="003314FE">
        <w:rPr>
          <w:rStyle w:val="Style13ptBold"/>
        </w:rPr>
        <w:t>Hemler</w:t>
      </w:r>
      <w:r w:rsidRPr="003314FE">
        <w:t xml:space="preserve"> 6-18-20</w:t>
      </w:r>
      <w:r w:rsidRPr="003314FE">
        <w:rPr>
          <w:rStyle w:val="Style13ptBold"/>
        </w:rPr>
        <w:t>19</w:t>
      </w:r>
      <w:r w:rsidRPr="003314FE">
        <w:t>, "The Environmental Downside of Cannabis Cultivation," JSTOR Daily, https://daily.jstor.org/the-environmental-downside-of-cannabis-cultivation/</w:t>
      </w:r>
    </w:p>
    <w:p w14:paraId="711B1E97" w14:textId="77777777" w:rsidR="00FD74FE" w:rsidRDefault="00FD74FE" w:rsidP="00FD74FE">
      <w:pPr>
        <w:shd w:val="clear" w:color="auto" w:fill="FFFFFF"/>
        <w:rPr>
          <w:rStyle w:val="StyleUnderline"/>
        </w:rPr>
      </w:pPr>
      <w:r w:rsidRPr="00993C4D">
        <w:rPr>
          <w:sz w:val="16"/>
        </w:rPr>
        <w:t xml:space="preserve">Worries over Water </w:t>
      </w:r>
      <w:r w:rsidRPr="00451C69">
        <w:rPr>
          <w:rStyle w:val="StyleUnderline"/>
        </w:rPr>
        <w:t xml:space="preserve">In California, the water-hungry crop is often grown in remote, forested watersheds and requires almost 22 liters of water per plant a day during the growing season, which adds up to three billion liters per square kilometer of greenhouse-grown plants between June and October, according to some </w:t>
      </w:r>
      <w:hyperlink r:id="rId49" w:history="1">
        <w:r w:rsidRPr="00451C69">
          <w:rPr>
            <w:rStyle w:val="StyleUnderline"/>
          </w:rPr>
          <w:t>research</w:t>
        </w:r>
      </w:hyperlink>
      <w:r w:rsidRPr="00451C69">
        <w:rPr>
          <w:rStyle w:val="StyleUnderline"/>
        </w:rPr>
        <w:t xml:space="preserve">. During the low flow period, irrigation demands for </w:t>
      </w:r>
      <w:hyperlink r:id="rId50" w:history="1">
        <w:r w:rsidRPr="00451C69">
          <w:rPr>
            <w:rStyle w:val="StyleUnderline"/>
          </w:rPr>
          <w:t>cultivation can exceed the amount of water flowing in a river</w:t>
        </w:r>
      </w:hyperlink>
      <w:r w:rsidRPr="00451C69">
        <w:rPr>
          <w:rStyle w:val="StyleUnderline"/>
        </w:rPr>
        <w:t>, leaving little water to sustain aquatic life.</w:t>
      </w:r>
      <w:r>
        <w:rPr>
          <w:rStyle w:val="StyleUnderline"/>
        </w:rPr>
        <w:t xml:space="preserve"> </w:t>
      </w:r>
      <w:r w:rsidRPr="00993C4D">
        <w:rPr>
          <w:sz w:val="16"/>
        </w:rPr>
        <w:t xml:space="preserve">Some of the biggest environmental offenders are cultivators operating unpermitted farms on public lands. These “trespass grows” are often in national forests or on tribal lands where water is diverted from streams to irrigate acres of plants. In 2018, there were an </w:t>
      </w:r>
      <w:hyperlink r:id="rId51" w:history="1">
        <w:r w:rsidRPr="00993C4D">
          <w:rPr>
            <w:rStyle w:val="Hyperlink"/>
            <w:sz w:val="16"/>
          </w:rPr>
          <w:t>estimated 14,000 trespass grows on federal and private lands</w:t>
        </w:r>
      </w:hyperlink>
      <w:r w:rsidRPr="00993C4D">
        <w:rPr>
          <w:sz w:val="16"/>
        </w:rPr>
        <w:t xml:space="preserve"> in Humboldt County, California, alone. At the Shasta-Trinity National Forest in California, a team from the </w:t>
      </w:r>
      <w:hyperlink r:id="rId52" w:history="1">
        <w:r w:rsidRPr="00993C4D">
          <w:rPr>
            <w:rStyle w:val="Hyperlink"/>
            <w:sz w:val="16"/>
          </w:rPr>
          <w:t>Integral Ecology Research Center</w:t>
        </w:r>
      </w:hyperlink>
      <w:r w:rsidRPr="00993C4D">
        <w:rPr>
          <w:sz w:val="16"/>
        </w:rPr>
        <w:t xml:space="preserve">, or IREC, a nonprofit organization dedicated to wildlife conservation, removed more than five miles of irrigation lines that diverted more than 500,000 gallons of water per day to irrigate cannabis plants. IREC co-director Mourad Gabriel notes that </w:t>
      </w:r>
      <w:r w:rsidRPr="003314FE">
        <w:rPr>
          <w:rStyle w:val="StyleUnderline"/>
        </w:rPr>
        <w:t xml:space="preserve">trespass grows are often located near headwaters and have disastrous downstream effects. For example, </w:t>
      </w:r>
      <w:hyperlink r:id="rId53" w:history="1">
        <w:r w:rsidRPr="003314FE">
          <w:rPr>
            <w:rStyle w:val="StyleUnderline"/>
          </w:rPr>
          <w:t>streams in Mendocino, California, often run dry during the summer when growers are diverting water</w:t>
        </w:r>
      </w:hyperlink>
      <w:r w:rsidRPr="003314FE">
        <w:rPr>
          <w:rStyle w:val="StyleUnderline"/>
        </w:rPr>
        <w:t>, decimating populations of Coho salmon and steelhead trout.</w:t>
      </w:r>
      <w:r w:rsidRPr="00993C4D">
        <w:rPr>
          <w:sz w:val="16"/>
        </w:rPr>
        <w:t xml:space="preserve"> “These are drug trafficking organizations looking to profit off of our natural resources,” says Gabriel. War on Wildlife Unpermitted growers wanting to avoid detection often choose public and tribal lands as prime places to hide their operations. These locations are also pristine wildlife habitats. The cultivation sites also interfere with the restoration of distressed habitats. Local environmental groups complained that the grows overwhelmed their conservation efforts and, in some cases, disrupted ongoing restorations or made the work more dangerous, according to a 2018 study published in Humboldt Journal of Social Relations. The grows drained and polluted streams, </w:t>
      </w:r>
      <w:hyperlink r:id="rId54" w:history="1">
        <w:r w:rsidRPr="00993C4D">
          <w:rPr>
            <w:rStyle w:val="Hyperlink"/>
            <w:sz w:val="16"/>
          </w:rPr>
          <w:t>degraded watersheds and killed wildlife</w:t>
        </w:r>
      </w:hyperlink>
      <w:r w:rsidRPr="00993C4D">
        <w:rPr>
          <w:sz w:val="16"/>
        </w:rPr>
        <w:t xml:space="preserve">. </w:t>
      </w:r>
      <w:r w:rsidRPr="003314FE">
        <w:rPr>
          <w:rStyle w:val="StyleUnderline"/>
        </w:rPr>
        <w:t xml:space="preserve">Trespass grows, which use mass quantities of toxic rodenticides to keep rodents from chewing on irrigation lines, have been linked to the deaths of fish, birds, and mammals. One </w:t>
      </w:r>
      <w:hyperlink r:id="rId55" w:history="1">
        <w:r w:rsidRPr="003314FE">
          <w:rPr>
            <w:rStyle w:val="StyleUnderline"/>
          </w:rPr>
          <w:t>study</w:t>
        </w:r>
      </w:hyperlink>
      <w:r w:rsidRPr="003314FE">
        <w:rPr>
          <w:rStyle w:val="StyleUnderline"/>
        </w:rPr>
        <w:t xml:space="preserve"> found that 79 percent of dead fishers—small carnivorous mammals, collected in California between 2006 and 2011—had been exposed to pesticides at trespass grow sites. The rate continues to increase, according to Gabriel. </w:t>
      </w:r>
      <w:hyperlink r:id="rId56" w:history="1">
        <w:r w:rsidRPr="003314FE">
          <w:rPr>
            <w:rStyle w:val="StyleUnderline"/>
          </w:rPr>
          <w:t>Mule deer, gray foxes, coyotes, northern spotted owls and ravens have also been victims of poisoning</w:t>
        </w:r>
      </w:hyperlink>
      <w:r w:rsidRPr="003314FE">
        <w:rPr>
          <w:rStyle w:val="StyleUnderline"/>
        </w:rPr>
        <w:t>, linked to cannabis cultivation.</w:t>
      </w:r>
      <w:r>
        <w:rPr>
          <w:rStyle w:val="StyleUnderline"/>
        </w:rPr>
        <w:t xml:space="preserve"> </w:t>
      </w:r>
      <w:r w:rsidRPr="003314FE">
        <w:rPr>
          <w:rStyle w:val="StyleUnderline"/>
        </w:rPr>
        <w:t>“The amount of fertilizers and pesticides we find on one half-acre [of illegal] cultivation plot could be [used on] 1,000 acres of corn—and wildlife are paying the price,” Gabriel says.</w:t>
      </w:r>
      <w:r>
        <w:rPr>
          <w:rStyle w:val="StyleUnderline"/>
        </w:rPr>
        <w:t xml:space="preserve"> </w:t>
      </w:r>
      <w:r w:rsidRPr="00993C4D">
        <w:rPr>
          <w:sz w:val="16"/>
        </w:rPr>
        <w:t xml:space="preserve">Pollution Problems It’s not just trespass grows causing environmental issues. </w:t>
      </w:r>
      <w:hyperlink r:id="rId57" w:history="1">
        <w:r w:rsidRPr="003314FE">
          <w:rPr>
            <w:rStyle w:val="StyleUnderline"/>
          </w:rPr>
          <w:t>Since Colorado stores started legally selling recreational cannabis in 2014</w:t>
        </w:r>
      </w:hyperlink>
      <w:r w:rsidRPr="003314FE">
        <w:rPr>
          <w:rStyle w:val="StyleUnderline"/>
        </w:rPr>
        <w:t>, emissions from the 600-plus licensed cultivation facilities in Denver have sparked concerns over air pollution.</w:t>
      </w:r>
      <w:r>
        <w:rPr>
          <w:rStyle w:val="StyleUnderline"/>
        </w:rPr>
        <w:t xml:space="preserve"> </w:t>
      </w:r>
      <w:r w:rsidRPr="00993C4D">
        <w:rPr>
          <w:sz w:val="16"/>
        </w:rPr>
        <w:t xml:space="preserve">William Vizuete, associate professor at the University of North Carolina’s Gillings School of Public Health, is working on an air quality model to better understand how commercial cannabis cultivation could affect the atmosphere. His </w:t>
      </w:r>
      <w:hyperlink r:id="rId58" w:history="1">
        <w:r w:rsidRPr="003314FE">
          <w:rPr>
            <w:rStyle w:val="StyleUnderline"/>
          </w:rPr>
          <w:t>research</w:t>
        </w:r>
      </w:hyperlink>
      <w:r w:rsidRPr="003314FE">
        <w:rPr>
          <w:rStyle w:val="StyleUnderline"/>
        </w:rPr>
        <w:t xml:space="preserve"> showed that cannabis plants produce volatile organic compounds or VOCs that can produce harmful pollutants.</w:t>
      </w:r>
      <w:r w:rsidRPr="00993C4D">
        <w:rPr>
          <w:sz w:val="16"/>
        </w:rPr>
        <w:t xml:space="preserve"> </w:t>
      </w:r>
      <w:r w:rsidRPr="003314FE">
        <w:rPr>
          <w:rStyle w:val="StyleUnderline"/>
        </w:rPr>
        <w:t>“If plants produce VOCs, there is a high possibility that under certain conditions, cannabis cultivation could impact the ozone,” Vizuete explains.</w:t>
      </w:r>
      <w:r>
        <w:rPr>
          <w:rStyle w:val="StyleUnderline"/>
        </w:rPr>
        <w:t xml:space="preserve"> </w:t>
      </w:r>
      <w:r w:rsidRPr="003314FE">
        <w:rPr>
          <w:rStyle w:val="StyleUnderline"/>
        </w:rPr>
        <w:t>Cannabis emits potent VOCs called terpenes that, when mixed with nitrogen oxide and sunlight, form ozone-degrading aerosols. In a high desert zone like Denver, where normally there are few sources of VOCs, any new source of such pollutants will likely lead to ground-level ozone production</w:t>
      </w:r>
      <w:r w:rsidRPr="00993C4D">
        <w:rPr>
          <w:sz w:val="16"/>
        </w:rPr>
        <w:t xml:space="preserve">, Vizuete notes. He worries that </w:t>
      </w:r>
      <w:r w:rsidRPr="003314FE">
        <w:rPr>
          <w:rStyle w:val="StyleUnderline"/>
        </w:rPr>
        <w:t>the significant numbers of cannabis plants being grown will become the regular source of VOCs, exacerbating the issue by combining with the manmade nitrogen oxide spewed from the many cars in that urban environment. Vizuete worries that the significant numbers of cannabis plants being grown in an urban area could exacerbate the issue. (</w:t>
      </w:r>
      <w:r w:rsidRPr="00993C4D">
        <w:rPr>
          <w:sz w:val="16"/>
        </w:rPr>
        <w:t xml:space="preserve">High concentrations of VOCs have been linked to a range of human </w:t>
      </w:r>
      <w:hyperlink r:id="rId59" w:history="1">
        <w:r w:rsidRPr="00993C4D">
          <w:rPr>
            <w:rStyle w:val="Hyperlink"/>
            <w:sz w:val="16"/>
          </w:rPr>
          <w:t>health issues</w:t>
        </w:r>
      </w:hyperlink>
      <w:r w:rsidRPr="00993C4D">
        <w:rPr>
          <w:sz w:val="16"/>
        </w:rPr>
        <w:t xml:space="preserve">, from nausea and fatigue to liver damage and cancer). To test the potential effects, Vizuete grew four strains of cannabis (from among the 600-plus strains available in Colorado): Critical Mass, Lemon Wheel, Elephant Purple, and Rockstar Kush—for 90 days and measured the terpenes at each stage of growth. The results showed that in Denver, assuming a concentration of 10,000 plants per cultivation facility, cannabis could more than double the existing rate of annual VOC emissions to 520 metric tons and produce 2,100 metric tons of ozone. Vizuete believes his estimates might be conservative, explaining, “We picked four [cannabis] strains based on their popularity, and their VOC emissions might not be representative all of the strains. Additionally, in commercial facilities, where conditions are optimized for growth, emissions may be even higher.” Legalization Could Close Environmental Loopholes Regulating the production of cannabis can address many of the environmental issues associated with its cultivation, argues Jennifer Carah, senior scientist in the water program at The Nature Conservancy of California. It’s more expensive to purchase legal cannabis than to buy it on the black market, plus not all growers are willing to go through the due process to become legal. In California, where up to 70 percent of legal cannabis is grown, the California Department of Food and Agriculture regulates the licensure process but many counties and municipalities also have the authority to grant cultivation licenses and, Carah says, the regulations are highly variable. Plus, the black market for cannabis still exists. It’s more expensive to purchase legal cannabis than to buy it on the black market, plus not all growers are willing to go through the due process to become legal. “The black market is not going away,” Carah admits, “but to the degree that we can entice growers into the legal market, their agricultural practices can be regulated like other agricultural crops, which will go a long way to addressing potential environmental impacts.” Recently, legalization has put a dent in the number of trespass grows. </w:t>
      </w:r>
      <w:hyperlink r:id="rId60" w:history="1">
        <w:r w:rsidRPr="00993C4D">
          <w:rPr>
            <w:rStyle w:val="Hyperlink"/>
            <w:sz w:val="16"/>
          </w:rPr>
          <w:t>Illicit cultivation in Oregon forests decreased following legalization</w:t>
        </w:r>
      </w:hyperlink>
      <w:r w:rsidRPr="00993C4D">
        <w:rPr>
          <w:sz w:val="16"/>
        </w:rPr>
        <w:t xml:space="preserve">. Some states have established environmental regulations for cannabis growers. California Water Boards require permitted growers to register water rights and follow strict guidelines that include prohibitions on diverting surface water from April to October and irrigating with stored water during the dry season—regulations not imposed on other California-grown crops. In Washington State, the Puget Sound Clean Air Agency requires growers to submit information about their </w:t>
      </w:r>
      <w:hyperlink r:id="rId61" w:history="1">
        <w:r w:rsidRPr="00993C4D">
          <w:rPr>
            <w:rStyle w:val="Hyperlink"/>
            <w:sz w:val="16"/>
          </w:rPr>
          <w:t>plans for monitoring and controlling air pollution</w:t>
        </w:r>
      </w:hyperlink>
      <w:r w:rsidRPr="00993C4D">
        <w:rPr>
          <w:sz w:val="16"/>
        </w:rPr>
        <w:t xml:space="preserve">. </w:t>
      </w:r>
      <w:r w:rsidRPr="003314FE">
        <w:rPr>
          <w:rStyle w:val="StyleUnderline"/>
        </w:rPr>
        <w:t>Butsic of UC Berkeley argues that federal legalization would also provide new funding opportunities through organizations such as the National Science Foundation and Environmental Protection Agency to allow researchers to assess environmental risks and develop solutions.</w:t>
      </w:r>
      <w:r>
        <w:rPr>
          <w:rStyle w:val="StyleUnderline"/>
        </w:rPr>
        <w:t xml:space="preserve"> </w:t>
      </w:r>
      <w:r w:rsidRPr="003314FE">
        <w:rPr>
          <w:rStyle w:val="StyleUnderline"/>
        </w:rPr>
        <w:t>From a pollution perspective, federal legalization could set emissions standards.</w:t>
      </w:r>
      <w:r>
        <w:rPr>
          <w:rStyle w:val="StyleUnderline"/>
        </w:rPr>
        <w:t xml:space="preserve"> </w:t>
      </w:r>
      <w:r w:rsidRPr="003314FE">
        <w:rPr>
          <w:rStyle w:val="StyleUnderline"/>
        </w:rPr>
        <w:t>“There are lots of technologies that capture VOCs before they enter the atmosphere that are required in other industries like gas stations,” Butsic explains. “Before [emissions] standards can be set for cannabis, we need recognition of the issue and long-term data to develop regulatory statutes—and we’re a long way from that because federal prohibition has hindered research and we don’t have the science yet.”</w:t>
      </w:r>
      <w:r>
        <w:rPr>
          <w:rStyle w:val="StyleUnderline"/>
        </w:rPr>
        <w:t xml:space="preserve"> </w:t>
      </w:r>
    </w:p>
    <w:p w14:paraId="3871899B" w14:textId="77777777" w:rsidR="00FD74FE" w:rsidRDefault="00FD74FE" w:rsidP="00FD74FE"/>
    <w:p w14:paraId="76B8D7CC" w14:textId="77777777" w:rsidR="00FD74FE" w:rsidRDefault="00FD74FE" w:rsidP="00FD74FE">
      <w:pPr>
        <w:pStyle w:val="Heading4"/>
      </w:pPr>
      <w:r>
        <w:t>Unregulated state growing operations are destroying the environment with pesticides, fertilizers and uncontained water usage – this is endangering the coho salmon</w:t>
      </w:r>
    </w:p>
    <w:p w14:paraId="2C3B9ACE" w14:textId="77777777" w:rsidR="00FD74FE" w:rsidRPr="00DA130E" w:rsidRDefault="00FD74FE" w:rsidP="00FD74FE">
      <w:r w:rsidRPr="00DA130E">
        <w:t xml:space="preserve">Annie </w:t>
      </w:r>
      <w:r w:rsidRPr="00DA130E">
        <w:rPr>
          <w:rStyle w:val="Style13ptBold"/>
        </w:rPr>
        <w:t>Lowrey</w:t>
      </w:r>
      <w:r w:rsidRPr="00DA130E">
        <w:t>, 12-9-20</w:t>
      </w:r>
      <w:r w:rsidRPr="00DA130E">
        <w:rPr>
          <w:rStyle w:val="Style13ptBold"/>
        </w:rPr>
        <w:t>19</w:t>
      </w:r>
      <w:r w:rsidRPr="00DA130E">
        <w:t>, "The Environmental Catastrophe in Your Joint," Atlantic, https://www.theatlantic.com/ideas/archive/2019/12/environmental-catastrophe-your-joint/603211/</w:t>
      </w:r>
    </w:p>
    <w:p w14:paraId="05AEA7AF" w14:textId="77777777" w:rsidR="00FD74FE" w:rsidRPr="00DA130E" w:rsidRDefault="00FD74FE" w:rsidP="00FD74FE">
      <w:r w:rsidRPr="00DA130E">
        <w:t>On a cold morning this fall, I was clinging to a paracord line, descending through heavy brush on what felt like a near-vertical hill in Shasta-Trinity National Forest, in front of me a team of influential ecologists, behind me a team of affable, heavily armed law-enforcement agents. We were deep enough into the forest—bushwhacking into vegetation, miles and miles down a fire road—that anything human-made would have looked out of place. Then I saw a suitcase. A child’s coat. Pots and pans. A pair of jeans. Chapstick. Ramen packages. It looked a little like the site of a plane crash, except for the thousands and thousands of dead marijuana plants.</w:t>
      </w:r>
    </w:p>
    <w:p w14:paraId="186385B2" w14:textId="77777777" w:rsidR="00FD74FE" w:rsidRPr="00DA130E" w:rsidRDefault="00FD74FE" w:rsidP="00FD74FE">
      <w:r w:rsidRPr="00DA130E">
        <w:t>We’d arrived at a “trespass grow,” one of hundreds in the state of California alone. If you bought weed on the black market recently, there’s a good chance it came from a grow like this one. There’s a good chance, then, that your joint was contributing to a spiraling environmental catastrophe.</w:t>
      </w:r>
    </w:p>
    <w:p w14:paraId="3D0CBC14" w14:textId="77777777" w:rsidR="00FD74FE" w:rsidRPr="00DA130E" w:rsidRDefault="00FD74FE" w:rsidP="00FD74FE">
      <w:r w:rsidRPr="00DA130E">
        <w:t>Trespass grows are not just an eyesore and a misuse of public lands. Growers on the sites use powerful illegal pesticides. That makes them a severe threat to the forest ecosystem, from the microbes in the dirt all the way up to apex predators like eagles. They are an object lesson in the invisible harms of the black market—and in the invisible harms of cannabis prohibition. As long as there is a strong incentive to produce and sell pot illegally, there will be a strong incentive for cartels to set up sites like the one I visited, and thus to damage delicate wildlands and poison countless animals.</w:t>
      </w:r>
    </w:p>
    <w:p w14:paraId="2C9830DF" w14:textId="77777777" w:rsidR="00FD74FE" w:rsidRPr="00DA130E" w:rsidRDefault="00FD74FE" w:rsidP="00FD74FE">
      <w:r w:rsidRPr="00DA130E">
        <w:t>The grows are almost invisible, hidden deep in national forests. (Growers seem to avoid the country’s National Parks, because they are more heavily touristed and monitored.) Cartels set up temporary encampments, leaving a few intrepid workers to oversee tens of thousands of marijuana plants. When the plants mature, teams come in, harvest and dry the cannabis, and pack it out on foot. They are difficult to prevent, and due to their isolated and atomized nature, difficult to stamp out, Forest Service agent Kevin Mayer told me, while we trekked in the woods.</w:t>
      </w:r>
    </w:p>
    <w:p w14:paraId="65979A2D" w14:textId="77777777" w:rsidR="00FD74FE" w:rsidRPr="00DA130E" w:rsidRDefault="00FD74FE" w:rsidP="00FD74FE">
      <w:r w:rsidRPr="00DA130E">
        <w:t>The grows are also sophisticated, if not much to look at. Growers identify pockets in the forest where there is ample natural light, like burn scars on southern facing slopes, as well as water from natural springs, lakes, or streams.</w:t>
      </w:r>
    </w:p>
    <w:p w14:paraId="04028EE9" w14:textId="77777777" w:rsidR="00FD74FE" w:rsidRPr="00DA130E" w:rsidRDefault="00FD74FE" w:rsidP="00FD74FE">
      <w:r w:rsidRPr="00DA130E">
        <w:t>In subtle ways, the trespass grows pervert natural ecosystems: They are greener, wetter, and emptier than the surrounding forest, attracting animals to them. “Our camera data shows that animals use these sites with higher frequency than they use the normal forest,” said Greta Wengert, a cofounder of the Integral Ecology Research Center, which has done extensive studies on the environmental damage from trespass grows, as she picked through the detritus the cartels leave behind.</w:t>
      </w:r>
    </w:p>
    <w:p w14:paraId="71313CF6" w14:textId="77777777" w:rsidR="00FD74FE" w:rsidRPr="00DA130E" w:rsidRDefault="00FD74FE" w:rsidP="00FD74FE">
      <w:r w:rsidRPr="00DA130E">
        <w:t>Trespass grows also hurt the natural environment in not-so-subtle ways. Growers divert an estimated 9 billions of gallons of water a year, enough to supply 30,000 homes. In some places, that diversion accounts for a quarter or even half of a given watershed’s total surface flow. To protect their plants, the cartels use rodenticides and pesticides that are banned in the United States. These chemicals are eaten by animals, and make their way into the groundwater. More than 90 percent of California’s mountain lions have been exposed to pesticides, and as well as 80 percent of Pacific fishers, a weasel-like carnivorous rodent, and 70 percent of Northern Spotted Owls.</w:t>
      </w:r>
    </w:p>
    <w:p w14:paraId="08FC8BAD" w14:textId="77777777" w:rsidR="00FD74FE" w:rsidRPr="00DA130E" w:rsidRDefault="00FD74FE" w:rsidP="00FD74FE">
      <w:r w:rsidRPr="00DA130E">
        <w:t>Gabriel Mourad, the IERC’s other founder, told me that the problem is systemic: dangerous anticoagulant rodenticides are now everywhere in the forest’s food chain. They are in the soil that gets eaten by bugs that get eaten by birds. They are in the small rodents that get eaten by fishers that get eaten by coyotes. They are in the water, hurting fish. And they are hurting people too.</w:t>
      </w:r>
    </w:p>
    <w:p w14:paraId="5B872B50" w14:textId="77777777" w:rsidR="00FD74FE" w:rsidRPr="00DA130E" w:rsidRDefault="00FD74FE" w:rsidP="00FD74FE">
      <w:r w:rsidRPr="00DA130E">
        <w:t>That likely includes the growers working with the cartels—including, potentially, the kids who seem to come visit their parents on site, judging by the toys and tiny clothes in the detritus. At the site in Shasta-Trinity, there had been pesticides near where the growers were preparing and eating food, making trace contamination likely. Scientists and law-enforcement agents working on these sites are also being exposed to noxious chemicals. Mayer described fellow officers’ respiratory and eye problems, and said they all worried about the increased risk of cancer.</w:t>
      </w:r>
    </w:p>
    <w:p w14:paraId="6B957021" w14:textId="77777777" w:rsidR="00FD74FE" w:rsidRPr="00DA130E" w:rsidRDefault="00FD74FE" w:rsidP="00FD74FE">
      <w:r w:rsidRPr="00DA130E">
        <w:t>Law-enforcement officials have made continual arrests of growers on public lands. But Mayer said that the Forest Service lacked anything close to the resources to solve the problem on their own, particularly given how vast the country’s national forests are and how underfunded the service is. A sophisticated computer algorithm had helped to locate the grow site we visited, but Mayer said that officials still were finding only half of the sites out there.</w:t>
      </w:r>
    </w:p>
    <w:p w14:paraId="5EFB9A8C" w14:textId="77777777" w:rsidR="00FD74FE" w:rsidRPr="00DA130E" w:rsidRDefault="00FD74FE" w:rsidP="00FD74FE">
      <w:r w:rsidRPr="00DA130E">
        <w:t>Those hundreds of sites produce between 40 and 70 percent of the black-market cannabis in the United States. “They pull thousands of pounds off of these sites, which also severely undercuts the legal market,” Jackee Riccio, a conservationist, told me. “This is the opposite of cannabis culture. This style of cultivation is to cannabis as ivory poaching is to wildlife conservation.”</w:t>
      </w:r>
    </w:p>
    <w:p w14:paraId="7564D0BC" w14:textId="77777777" w:rsidR="00FD74FE" w:rsidRPr="00DA130E" w:rsidRDefault="00FD74FE" w:rsidP="00FD74FE">
      <w:r w:rsidRPr="00DA130E">
        <w:t>The ecologists conservationists on my visit are part of a new group called the CROP Project pushing for more public awareness of trespass grows and increased resources to preserve and restore the damaged forest. “The vast majority of people are not even aware the problem exists,” Rich McIntryre, the CROP Project’s director, said.</w:t>
      </w:r>
    </w:p>
    <w:p w14:paraId="37A8C15F" w14:textId="77777777" w:rsidR="00FD74FE" w:rsidRPr="00DA130E" w:rsidRDefault="00FD74FE" w:rsidP="00FD74FE">
      <w:r w:rsidRPr="00DA130E">
        <w:t>But standing in the wreckage of the trespass grow, imagining children visiting their relatives working on the temporary farm and playing on rodenticide-contaminated soil, imagining enjoying a joint laced with a drug so potent American agribusinesses are barred from using it, it seemed obvious that the biggest fix would be the best one. The cannabis grown unlawfully on California’s public lands is destined for the many states where pot is still illegal, and where demand remains high. Making marijuana legal at both the state and federal level would help to smother the black market—eliminating the profit motive that prompts the cartels to build out these trespass grows at all.</w:t>
      </w:r>
    </w:p>
    <w:p w14:paraId="600F23C4" w14:textId="77777777" w:rsidR="00FD74FE" w:rsidRPr="00DA130E" w:rsidRDefault="00FD74FE" w:rsidP="00FD74FE"/>
    <w:p w14:paraId="3FDBF044" w14:textId="77777777" w:rsidR="00FD74FE" w:rsidRDefault="00FD74FE" w:rsidP="00FD74FE"/>
    <w:p w14:paraId="739D4747" w14:textId="77777777" w:rsidR="00FD74FE" w:rsidRDefault="00FD74FE" w:rsidP="00FD74FE"/>
    <w:p w14:paraId="73C4622E" w14:textId="77777777" w:rsidR="00FD74FE" w:rsidRDefault="00FD74FE" w:rsidP="00FD74FE">
      <w:pPr>
        <w:pStyle w:val="Heading4"/>
      </w:pPr>
      <w:r>
        <w:t>Unregulated state growing operations are destroying the environment with pesticides, fertilizers and uncontained water usage – this is endangering the coho salmon</w:t>
      </w:r>
    </w:p>
    <w:p w14:paraId="4FF7746C" w14:textId="77777777" w:rsidR="00FD74FE" w:rsidRPr="00D82EAA" w:rsidRDefault="00FD74FE" w:rsidP="00FD74FE">
      <w:r w:rsidRPr="00D82EAA">
        <w:t xml:space="preserve">Caroline </w:t>
      </w:r>
      <w:r w:rsidRPr="00D82EAA">
        <w:rPr>
          <w:rStyle w:val="Style13ptBold"/>
        </w:rPr>
        <w:t>Griffith</w:t>
      </w:r>
      <w:r w:rsidRPr="00D82EAA">
        <w:t xml:space="preserve">, </w:t>
      </w:r>
      <w:r w:rsidRPr="00D82EAA">
        <w:rPr>
          <w:rStyle w:val="Style13ptBold"/>
        </w:rPr>
        <w:t>6</w:t>
      </w:r>
      <w:r>
        <w:rPr>
          <w:rStyle w:val="Style13ptBold"/>
        </w:rPr>
        <w:t>/</w:t>
      </w:r>
      <w:r w:rsidRPr="00D82EAA">
        <w:rPr>
          <w:rStyle w:val="Style13ptBold"/>
        </w:rPr>
        <w:t>7</w:t>
      </w:r>
      <w:r>
        <w:t>/</w:t>
      </w:r>
      <w:r w:rsidRPr="00D82EAA">
        <w:t>2020, "Outlaw Cannabis Operations Continue Growing on Public Lands," No Publication, https://www.yournec.org/outlaw-cannabis-operations-continue-growing-on-public-lands-2/</w:t>
      </w:r>
    </w:p>
    <w:p w14:paraId="633A3ADC" w14:textId="77777777" w:rsidR="00FD74FE" w:rsidRDefault="00FD74FE" w:rsidP="00FD74FE"/>
    <w:p w14:paraId="4BF0EBC7" w14:textId="77777777" w:rsidR="00FD74FE" w:rsidRPr="00D82EAA" w:rsidRDefault="00FD74FE" w:rsidP="00FD74FE">
      <w:r w:rsidRPr="00D82EAA">
        <w:t>While the shelter-in-place order is keeping much of California safely at home, there is one group of people who are taking advantage of the empty roads and lack of prying eyes: black-market cannabis growers. The National Forests and other public lands of Northern California have long been home to environmentally disastrous illegal grow operations, and anecdotal reports out of Trinity County indicate an increase in activity this spring. Many of these grow sites get abandoned at the end of the season or left in need of remediation after raids by law enforcement. These sites often contain copious amounts of trash and remnants of incredibly toxic pesticides, herbicides and rodenticides. Another effect of these grows which may not be as readily visible as a pile of plastic, is the effect on wildlife and downstream communities when water is diverted for irrigation, or worse, contaminated with chemicals. Though this problem is largely hidden from the general public because of the secrecy inherent to a black market operation, the CROP (Cannabis Removal on Public Lands) Project is working to bring it out of the shadows.</w:t>
      </w:r>
    </w:p>
    <w:p w14:paraId="749213AC" w14:textId="77777777" w:rsidR="00FD74FE" w:rsidRPr="00D82EAA" w:rsidRDefault="00FD74FE" w:rsidP="00FD74FE">
      <w:r w:rsidRPr="00D82EAA">
        <w:t>Polyline (irrigation tubing) removed from a trespass grow in the Shasta-Trinity National Forest which was illegally diverting streams. Photo by Jackee Riccio</w:t>
      </w:r>
    </w:p>
    <w:p w14:paraId="23099A48" w14:textId="77777777" w:rsidR="00FD74FE" w:rsidRPr="00D82EAA" w:rsidRDefault="00FD74FE" w:rsidP="00FD74FE">
      <w:r w:rsidRPr="00D82EAA">
        <w:t>A joint venture between the California Wilderness Coalition (CalWild) and Community Governance Partnership, the CROP Project’s primary goals are to secure and increase state and federal resources for trespass grow reclamation; increase Forest Service law enforcement and overall presence in National Forests; and increase criminal penalties for those bringing toxicants on to public lands. By some estimates there are at least 1500 illicit grows in California, though nobody really knows the actual number, says Chris Morrill, Executive Director of CalWild. What he does know, is that it takes approximately $40,000 to reclaim each abandoned grow site. CROP also knows that only 60-70% of illicit grow sites are ever discovered, making funding and detection two of their big challenges, along with disposing of the toxic substances that are often found on illicit grow sites.</w:t>
      </w:r>
    </w:p>
    <w:p w14:paraId="42708C1B" w14:textId="77777777" w:rsidR="00FD74FE" w:rsidRPr="00D82EAA" w:rsidRDefault="00FD74FE" w:rsidP="00FD74FE">
      <w:r w:rsidRPr="00D82EAA">
        <w:t> According to the CROP Project, 90% of sites reclaimed in 2018 contained lethal, controlled or banned pesticides, including Sarin-based malathion, Brodifacoum/Bromadiolone, Carbofuran, Methamidophos, and Cholecalciferol. Carbofuran is the most toxic, EPA-banned pesticide that is regularly found on grow sites. In addition to being a danger to those working at or cleaning up the sites, these chemicals are devastating to wildlife. The danger isn’t just for the animal that initially ingests the chemicals. When scavengers and predators feast on animals killed by rodenticides or pesticides, they can then be killed. If those animals are in turn eaten, the toxins work their way up the food chain. Rodenticides are now found in 95% of mountain lions statewide, 85% of fishers are exposed to one or more toxicants, and California spotted owls (ESA listed) have a 70% exposure rate.</w:t>
      </w:r>
    </w:p>
    <w:p w14:paraId="72BBBA60" w14:textId="77777777" w:rsidR="00FD74FE" w:rsidRPr="00D82EAA" w:rsidRDefault="00FD74FE" w:rsidP="00FD74FE">
      <w:r w:rsidRPr="00D82EAA">
        <w:t>Jackee Riccio, CROP Project Regional Field Director, says that she has heard horrific stories of animal poisonings from colleagues. One told the story of a Black Bear sow and her cub found drinking from a contaminated water source. This colleague watched, helpless, as first the mother died and then her cub. Riccio has seen the horror herself, as well. She has seen endangered fishers fighting for their lives and ultimately losing. She has seen the piles of trash, environmental damage and clues as to the working conditions of those who are growing at the sites. She says that one site sticks in her mind because of the discovery of baby clothes and toys among the other discarded items. “There may have been children at these sites, with no safety precautions,” she says.</w:t>
      </w:r>
    </w:p>
    <w:p w14:paraId="26E9FB86" w14:textId="77777777" w:rsidR="00FD74FE" w:rsidRDefault="00FD74FE" w:rsidP="00FD74FE"/>
    <w:p w14:paraId="796306E3" w14:textId="77777777" w:rsidR="00FD74FE" w:rsidRDefault="00FD74FE" w:rsidP="00FD74FE"/>
    <w:p w14:paraId="670C300B" w14:textId="77777777" w:rsidR="00FD74FE" w:rsidRDefault="00FD74FE" w:rsidP="00FD74FE"/>
    <w:p w14:paraId="599C0051" w14:textId="77777777" w:rsidR="00FD74FE" w:rsidRDefault="00FD74FE" w:rsidP="00FD74FE"/>
    <w:p w14:paraId="5BE2231C" w14:textId="6607E588" w:rsidR="004B6542" w:rsidRDefault="004B6542" w:rsidP="00FD74FE">
      <w:pPr>
        <w:pStyle w:val="Heading3"/>
      </w:pPr>
      <w:r>
        <w:t>Link – Legalization Solves</w:t>
      </w:r>
    </w:p>
    <w:p w14:paraId="57FD911C" w14:textId="77777777" w:rsidR="004B6542" w:rsidRPr="004B6542" w:rsidRDefault="004B6542" w:rsidP="004B6542"/>
    <w:p w14:paraId="2D31A494" w14:textId="77777777" w:rsidR="004B6542" w:rsidRPr="00E841FB" w:rsidRDefault="004B6542" w:rsidP="004B6542">
      <w:pPr>
        <w:pStyle w:val="Heading4"/>
      </w:pPr>
      <w:r w:rsidRPr="00E841FB">
        <w:t>Legalizing Marijuana at a federal level allows the EPA to set regulations</w:t>
      </w:r>
      <w:r>
        <w:t xml:space="preserve"> to reduce VOC impacts</w:t>
      </w:r>
    </w:p>
    <w:p w14:paraId="64839156" w14:textId="77777777" w:rsidR="004B6542" w:rsidRDefault="004B6542" w:rsidP="004B6542">
      <w:r w:rsidRPr="00E841FB">
        <w:rPr>
          <w:rStyle w:val="Style13ptBold"/>
        </w:rPr>
        <w:t>Bures 20</w:t>
      </w:r>
      <w:r>
        <w:t>, (Brendan, Culture Editor at French Toast 7-15-2020, "What Impact Does Marijuana Production Have On The Ozone?," Fresh Toast, https://thefreshtoast.com/cannabis/what-impact-does-marijuana-production-have-on-the-ozone/, accessed 7-15-2020) Zim (JZ)</w:t>
      </w:r>
    </w:p>
    <w:p w14:paraId="266B8CB3" w14:textId="77777777" w:rsidR="004B6542" w:rsidRDefault="004B6542" w:rsidP="004B6542">
      <w:pPr>
        <w:rPr>
          <w:rStyle w:val="Style13ptBold"/>
          <w:b w:val="0"/>
          <w:bCs w:val="0"/>
          <w:sz w:val="22"/>
        </w:rPr>
      </w:pPr>
      <w:r w:rsidRPr="00E841FB">
        <w:t>Colorado Department</w:t>
      </w:r>
      <w:r>
        <w:t xml:space="preserve"> of Public Health and Environment researchers have narrowed its focus on terpenes, which are classified as volatile organic compounds</w:t>
      </w:r>
      <w:r w:rsidRPr="00690B29">
        <w:rPr>
          <w:rStyle w:val="StyleUnderline"/>
        </w:rPr>
        <w:t>. When VOCs interact with other pollutants and the sun, it accentuates the ozone problem</w:t>
      </w:r>
      <w:r>
        <w:t xml:space="preserve">. Other commons VOCs, like lavender, are often grown in rural areas. But </w:t>
      </w:r>
      <w:r w:rsidRPr="00690B29">
        <w:rPr>
          <w:rStyle w:val="StyleUnderline"/>
        </w:rPr>
        <w:t>cannabis is chiefly produced in cities under greenhouse conditions, allowing its VOCs to mix with other pollution in the air.</w:t>
      </w:r>
      <w:r>
        <w:rPr>
          <w:rStyle w:val="StyleUnderline"/>
        </w:rPr>
        <w:t xml:space="preserve"> </w:t>
      </w:r>
      <w:r w:rsidRPr="00690B29">
        <w:rPr>
          <w:rStyle w:val="StyleUnderline"/>
        </w:rPr>
        <w:t>Typically, this responsibility would fall on the Environmental Protection Agency</w:t>
      </w:r>
      <w:r>
        <w:t xml:space="preserve">. Whenever new industries start, they monitor emissions and set </w:t>
      </w:r>
      <w:r w:rsidRPr="00E841FB">
        <w:t>guidelines to minimize environmental</w:t>
      </w:r>
      <w:r>
        <w:t xml:space="preserve"> impact</w:t>
      </w:r>
      <w:r w:rsidRPr="00690B29">
        <w:rPr>
          <w:rStyle w:val="StyleUnderline"/>
        </w:rPr>
        <w:t xml:space="preserve">. But </w:t>
      </w:r>
      <w:r w:rsidRPr="0026269D">
        <w:rPr>
          <w:rStyle w:val="Emphasis"/>
        </w:rPr>
        <w:t>because cannabis remains federally illegal, it prohibits the EPA from getting involved</w:t>
      </w:r>
      <w:r w:rsidRPr="00690B29">
        <w:rPr>
          <w:rStyle w:val="StyleUnderline"/>
        </w:rPr>
        <w:t>.</w:t>
      </w:r>
      <w:r>
        <w:t xml:space="preserve"> That’s why Colorado is taking it upon itself to monitor marijuana’s possible ozone problem.</w:t>
      </w:r>
    </w:p>
    <w:p w14:paraId="0EF62331" w14:textId="77777777" w:rsidR="001801D4" w:rsidRDefault="001801D4" w:rsidP="001801D4">
      <w:pPr>
        <w:pStyle w:val="Heading4"/>
      </w:pPr>
      <w:r>
        <w:t>Marijuana Legalization would help the environment</w:t>
      </w:r>
    </w:p>
    <w:p w14:paraId="13B0C0A2" w14:textId="77777777" w:rsidR="001801D4" w:rsidRDefault="001801D4" w:rsidP="001801D4">
      <w:r w:rsidRPr="00D77FA3">
        <w:rPr>
          <w:rStyle w:val="Style13ptBold"/>
        </w:rPr>
        <w:t>Scheer and Moss 11,</w:t>
      </w:r>
      <w:r w:rsidRPr="00D77FA3">
        <w:t xml:space="preserve"> (Roddy Scheer</w:t>
      </w:r>
      <w:r>
        <w:t xml:space="preserve">: </w:t>
      </w:r>
      <w:r w:rsidRPr="006B6402">
        <w:t>Journalist and communications professional focusing on sustainability, green living and environmental policy/politics</w:t>
      </w:r>
      <w:r>
        <w:t xml:space="preserve">; </w:t>
      </w:r>
      <w:r w:rsidRPr="00D77FA3">
        <w:t>Doug Moss</w:t>
      </w:r>
      <w:r>
        <w:t xml:space="preserve">: </w:t>
      </w:r>
      <w:r w:rsidRPr="006B6402">
        <w:t>Founder, Publisher and Executive Editor of E - The Environmental Magazin</w:t>
      </w:r>
      <w:r>
        <w:t>e;</w:t>
      </w:r>
      <w:r w:rsidRPr="00D77FA3">
        <w:t xml:space="preserve"> 5-19-2011, "Earthtalk: What'S Green About Legal Weed?," Green Parent Chicago, </w:t>
      </w:r>
      <w:hyperlink r:id="rId62" w:history="1">
        <w:r w:rsidRPr="00360F3F">
          <w:rPr>
            <w:rStyle w:val="Hyperlink"/>
          </w:rPr>
          <w:t>https://www.greenparentchicago.com/2011/05/</w:t>
        </w:r>
      </w:hyperlink>
      <w:r>
        <w:t xml:space="preserve"> </w:t>
      </w:r>
      <w:r w:rsidRPr="00D77FA3">
        <w:t>accessed 7-13-2020</w:t>
      </w:r>
      <w:r>
        <w:t>) Zim (JZ)</w:t>
      </w:r>
    </w:p>
    <w:p w14:paraId="7EDAB24E" w14:textId="77777777" w:rsidR="001801D4" w:rsidRPr="00D865EC" w:rsidRDefault="001801D4" w:rsidP="001801D4">
      <w:pPr>
        <w:rPr>
          <w:sz w:val="16"/>
        </w:rPr>
      </w:pPr>
      <w:r w:rsidRPr="009B7D57">
        <w:rPr>
          <w:rStyle w:val="StyleUnderline"/>
        </w:rPr>
        <w:t xml:space="preserve">It is well known </w:t>
      </w:r>
      <w:r w:rsidRPr="00D865EC">
        <w:rPr>
          <w:rStyle w:val="StyleUnderline"/>
        </w:rPr>
        <w:t>that legalizing pot could have great economic benefits in California and elsewhere by allowing the government to tax it (like it now does on liquor and cigarettes), by ending expensive and ongoing operations to eradicate it, and by keeping millions of otherwise innocent and non-violent marijuana offenders out of already overburdened federal and state prisons.</w:t>
      </w:r>
      <w:r w:rsidRPr="009B7D57">
        <w:rPr>
          <w:rStyle w:val="StyleUnderline"/>
        </w:rPr>
        <w:t xml:space="preserve"> But what you might not know is that </w:t>
      </w:r>
      <w:r w:rsidRPr="009B7D57">
        <w:rPr>
          <w:rStyle w:val="StyleUnderline"/>
          <w:highlight w:val="cyan"/>
        </w:rPr>
        <w:t xml:space="preserve">legalizing pot could </w:t>
      </w:r>
      <w:r w:rsidRPr="00D865EC">
        <w:rPr>
          <w:rStyle w:val="StyleUnderline"/>
        </w:rPr>
        <w:t xml:space="preserve">also </w:t>
      </w:r>
      <w:r w:rsidRPr="009B7D57">
        <w:rPr>
          <w:rStyle w:val="StyleUnderline"/>
          <w:highlight w:val="cyan"/>
        </w:rPr>
        <w:t>pay environmental dividends</w:t>
      </w:r>
      <w:r w:rsidRPr="009B7D57">
        <w:rPr>
          <w:rStyle w:val="StyleUnderline"/>
        </w:rPr>
        <w:t xml:space="preserve"> as well.</w:t>
      </w:r>
      <w:r>
        <w:rPr>
          <w:rStyle w:val="StyleUnderline"/>
        </w:rPr>
        <w:t xml:space="preserve"> </w:t>
      </w:r>
      <w:r w:rsidRPr="00D865EC">
        <w:rPr>
          <w:sz w:val="16"/>
        </w:rPr>
        <w:t xml:space="preserve">Nikki Gloudeman, a senior fellow at Mother Jones magazine, reports on the change.org website that the </w:t>
      </w:r>
      <w:r w:rsidRPr="009B7D57">
        <w:rPr>
          <w:rStyle w:val="StyleUnderline"/>
          <w:highlight w:val="cyan"/>
        </w:rPr>
        <w:t>current system of growing pot</w:t>
      </w:r>
      <w:r w:rsidRPr="009B7D57">
        <w:rPr>
          <w:rStyle w:val="StyleUnderline"/>
        </w:rPr>
        <w:t>—</w:t>
      </w:r>
      <w:r w:rsidRPr="00D865EC">
        <w:rPr>
          <w:rStyle w:val="StyleUnderline"/>
        </w:rPr>
        <w:t xml:space="preserve">surreptitious </w:t>
      </w:r>
      <w:r w:rsidRPr="009B7D57">
        <w:rPr>
          <w:rStyle w:val="StyleUnderline"/>
          <w:highlight w:val="cyan"/>
        </w:rPr>
        <w:t>growers illegally coloniz</w:t>
      </w:r>
      <w:r w:rsidRPr="009B7D57">
        <w:rPr>
          <w:rStyle w:val="StyleUnderline"/>
        </w:rPr>
        <w:t xml:space="preserve">ing </w:t>
      </w:r>
      <w:r w:rsidRPr="00081CF6">
        <w:rPr>
          <w:rStyle w:val="StyleUnderline"/>
        </w:rPr>
        <w:t xml:space="preserve">remote </w:t>
      </w:r>
      <w:r w:rsidRPr="009B7D57">
        <w:rPr>
          <w:rStyle w:val="StyleUnderline"/>
          <w:highlight w:val="cyan"/>
        </w:rPr>
        <w:t>forest lands and mov</w:t>
      </w:r>
      <w:r w:rsidRPr="009B7D57">
        <w:rPr>
          <w:rStyle w:val="StyleUnderline"/>
        </w:rPr>
        <w:t>ing</w:t>
      </w:r>
      <w:r w:rsidRPr="009B7D57">
        <w:rPr>
          <w:rStyle w:val="StyleUnderline"/>
          <w:highlight w:val="cyan"/>
        </w:rPr>
        <w:t xml:space="preserve"> pesticides, waste and irrigation tubes into otherwise pristine ecosystems</w:t>
      </w:r>
      <w:r w:rsidRPr="009B7D57">
        <w:rPr>
          <w:rStyle w:val="StyleUnderline"/>
        </w:rPr>
        <w:t xml:space="preserve">—is nothing short of a toxic scourge. </w:t>
      </w:r>
      <w:r w:rsidRPr="009B7D57">
        <w:rPr>
          <w:rStyle w:val="StyleUnderline"/>
          <w:highlight w:val="cyan"/>
        </w:rPr>
        <w:t>Legalizing</w:t>
      </w:r>
      <w:r w:rsidRPr="009B7D57">
        <w:rPr>
          <w:rStyle w:val="StyleUnderline"/>
        </w:rPr>
        <w:t xml:space="preserve"> pot</w:t>
      </w:r>
      <w:r w:rsidRPr="00D865EC">
        <w:rPr>
          <w:sz w:val="16"/>
        </w:rPr>
        <w:t>, she says</w:t>
      </w:r>
      <w:r w:rsidRPr="009B7D57">
        <w:rPr>
          <w:rStyle w:val="StyleUnderline"/>
          <w:highlight w:val="cyan"/>
        </w:rPr>
        <w:t xml:space="preserve">, would </w:t>
      </w:r>
      <w:r w:rsidRPr="009B7D57">
        <w:rPr>
          <w:rStyle w:val="StyleUnderline"/>
        </w:rPr>
        <w:t xml:space="preserve">clean things up substantially, as the growing would </w:t>
      </w:r>
      <w:r w:rsidRPr="00D865EC">
        <w:rPr>
          <w:rStyle w:val="StyleUnderline"/>
        </w:rPr>
        <w:t xml:space="preserve">both </w:t>
      </w:r>
      <w:r w:rsidRPr="009B7D57">
        <w:rPr>
          <w:rStyle w:val="Emphasis"/>
          <w:highlight w:val="cyan"/>
        </w:rPr>
        <w:t xml:space="preserve">eliminate the strain on public lands and meet higher standards </w:t>
      </w:r>
      <w:r w:rsidRPr="009B7D57">
        <w:rPr>
          <w:rStyle w:val="StyleUnderline"/>
          <w:highlight w:val="cyan"/>
        </w:rPr>
        <w:t>for the use and disposal of toxic substances.</w:t>
      </w:r>
      <w:r>
        <w:rPr>
          <w:rStyle w:val="StyleUnderline"/>
        </w:rPr>
        <w:t xml:space="preserve"> </w:t>
      </w:r>
      <w:r w:rsidRPr="009B7D57">
        <w:rPr>
          <w:rStyle w:val="StyleUnderline"/>
          <w:highlight w:val="cyan"/>
        </w:rPr>
        <w:t>Legalization would also reduce the environmental impacts of smuggling across the U.S./Mexico border,</w:t>
      </w:r>
      <w:r w:rsidRPr="009B7D57">
        <w:rPr>
          <w:rStyle w:val="StyleUnderline"/>
        </w:rPr>
        <w:t xml:space="preserve"> </w:t>
      </w:r>
      <w:r w:rsidRPr="00D865EC">
        <w:rPr>
          <w:sz w:val="16"/>
        </w:rPr>
        <w:t>says Gloudeman: “</w:t>
      </w:r>
      <w:r w:rsidRPr="00D865EC">
        <w:rPr>
          <w:rStyle w:val="StyleUnderline"/>
        </w:rPr>
        <w:t>Cartels routinely use generators, diesel storage tanks and animal poison to preserve their cache, when the border area is surrounded by more than 4 million acres of sensitive federal wilderness.”</w:t>
      </w:r>
      <w:r>
        <w:rPr>
          <w:rStyle w:val="StyleUnderline"/>
        </w:rPr>
        <w:t xml:space="preserve"> </w:t>
      </w:r>
      <w:r w:rsidRPr="00D865EC">
        <w:rPr>
          <w:sz w:val="16"/>
        </w:rPr>
        <w:t xml:space="preserve">Also, </w:t>
      </w:r>
      <w:r w:rsidRPr="009B7D57">
        <w:rPr>
          <w:rStyle w:val="StyleUnderline"/>
          <w:highlight w:val="cyan"/>
        </w:rPr>
        <w:t>legalizing pot would</w:t>
      </w:r>
      <w:r w:rsidRPr="009B7D57">
        <w:rPr>
          <w:rStyle w:val="StyleUnderline"/>
        </w:rPr>
        <w:t xml:space="preserve"> move its production out into the open</w:t>
      </w:r>
      <w:r w:rsidRPr="00D865EC">
        <w:rPr>
          <w:sz w:val="16"/>
        </w:rPr>
        <w:t xml:space="preserve">, literally, </w:t>
      </w:r>
      <w:r w:rsidRPr="00D865EC">
        <w:rPr>
          <w:rStyle w:val="StyleUnderline"/>
          <w:highlight w:val="cyan"/>
        </w:rPr>
        <w:t>mean</w:t>
      </w:r>
      <w:r w:rsidRPr="00D865EC">
        <w:rPr>
          <w:rStyle w:val="StyleUnderline"/>
        </w:rPr>
        <w:t xml:space="preserve">ing that </w:t>
      </w:r>
      <w:r w:rsidRPr="00D865EC">
        <w:rPr>
          <w:rStyle w:val="StyleUnderline"/>
          <w:highlight w:val="cyan"/>
        </w:rPr>
        <w:t>growers</w:t>
      </w:r>
      <w:r w:rsidRPr="009B7D57">
        <w:rPr>
          <w:rStyle w:val="StyleUnderline"/>
          <w:highlight w:val="cyan"/>
        </w:rPr>
        <w:t xml:space="preserve"> </w:t>
      </w:r>
      <w:r w:rsidRPr="0019311C">
        <w:rPr>
          <w:rStyle w:val="StyleUnderline"/>
        </w:rPr>
        <w:t xml:space="preserve">would </w:t>
      </w:r>
      <w:r w:rsidRPr="009B7D57">
        <w:rPr>
          <w:rStyle w:val="StyleUnderline"/>
          <w:highlight w:val="cyan"/>
        </w:rPr>
        <w:t xml:space="preserve">no longer need </w:t>
      </w:r>
      <w:r w:rsidRPr="00D865EC">
        <w:rPr>
          <w:rStyle w:val="StyleUnderline"/>
        </w:rPr>
        <w:t xml:space="preserve">to rack up huge energy costs to keep their illegal indoor growing operations lit up by </w:t>
      </w:r>
      <w:r w:rsidRPr="009B7D57">
        <w:rPr>
          <w:rStyle w:val="StyleUnderline"/>
          <w:highlight w:val="cyan"/>
        </w:rPr>
        <w:t>artificial light</w:t>
      </w:r>
      <w:r w:rsidRPr="009B7D57">
        <w:rPr>
          <w:rStyle w:val="StyleUnderline"/>
        </w:rPr>
        <w:t xml:space="preserve">. </w:t>
      </w:r>
      <w:r w:rsidRPr="009B7D57">
        <w:rPr>
          <w:rStyle w:val="StyleUnderline"/>
          <w:highlight w:val="cyan"/>
        </w:rPr>
        <w:t>This means that the energy consumption and carbon footprint of marijuana growers would go way down</w:t>
      </w:r>
      <w:r w:rsidRPr="009B7D57">
        <w:rPr>
          <w:rStyle w:val="StyleUnderline"/>
        </w:rPr>
        <w:t>, as the light the plants need for photosynthesis could be provided more naturally by the sun.</w:t>
      </w:r>
      <w:r>
        <w:rPr>
          <w:rStyle w:val="StyleUnderline"/>
        </w:rPr>
        <w:t xml:space="preserve"> </w:t>
      </w:r>
      <w:r w:rsidRPr="00D865EC">
        <w:rPr>
          <w:sz w:val="16"/>
        </w:rPr>
        <w:t xml:space="preserve">Yet another green benefit of </w:t>
      </w:r>
      <w:r w:rsidRPr="00D865EC">
        <w:rPr>
          <w:rStyle w:val="StyleUnderline"/>
          <w:highlight w:val="cyan"/>
        </w:rPr>
        <w:t>legalizing marijuana would</w:t>
      </w:r>
      <w:r w:rsidRPr="00D865EC">
        <w:rPr>
          <w:sz w:val="16"/>
          <w:highlight w:val="cyan"/>
        </w:rPr>
        <w:t xml:space="preserve"> </w:t>
      </w:r>
      <w:r w:rsidRPr="00D865EC">
        <w:rPr>
          <w:sz w:val="16"/>
        </w:rPr>
        <w:t xml:space="preserve">be an </w:t>
      </w:r>
      <w:r w:rsidRPr="00D865EC">
        <w:rPr>
          <w:rStyle w:val="StyleUnderline"/>
          <w:highlight w:val="cyan"/>
        </w:rPr>
        <w:t>end</w:t>
      </w:r>
      <w:r w:rsidRPr="00D865EC">
        <w:rPr>
          <w:sz w:val="16"/>
        </w:rPr>
        <w:t xml:space="preserve"> to the </w:t>
      </w:r>
      <w:r w:rsidRPr="00D865EC">
        <w:rPr>
          <w:rStyle w:val="StyleUnderline"/>
          <w:highlight w:val="cyan"/>
        </w:rPr>
        <w:t>destructive eradication efforts</w:t>
      </w:r>
      <w:r w:rsidRPr="009B7D57">
        <w:rPr>
          <w:rStyle w:val="StyleUnderline"/>
        </w:rPr>
        <w:t xml:space="preserve"> employed by law enforcement at bust sites, </w:t>
      </w:r>
      <w:r w:rsidRPr="00D865EC">
        <w:rPr>
          <w:rStyle w:val="StyleUnderline"/>
          <w:highlight w:val="cyan"/>
        </w:rPr>
        <w:t>where the crop and the land</w:t>
      </w:r>
      <w:r w:rsidRPr="009B7D57">
        <w:rPr>
          <w:rStyle w:val="StyleUnderline"/>
        </w:rPr>
        <w:t xml:space="preserve"> they are rooted in </w:t>
      </w:r>
      <w:r w:rsidRPr="00D865EC">
        <w:rPr>
          <w:rStyle w:val="StyleUnderline"/>
          <w:highlight w:val="cyan"/>
        </w:rPr>
        <w:t>are</w:t>
      </w:r>
      <w:r w:rsidRPr="009B7D57">
        <w:rPr>
          <w:rStyle w:val="StyleUnderline"/>
        </w:rPr>
        <w:t xml:space="preserve"> sometimes </w:t>
      </w:r>
      <w:r w:rsidRPr="00D865EC">
        <w:rPr>
          <w:rStyle w:val="StyleUnderline"/>
          <w:highlight w:val="cyan"/>
        </w:rPr>
        <w:t>subjected to harsh chemical herbicides for expedited removal</w:t>
      </w:r>
      <w:r w:rsidRPr="009B7D57">
        <w:rPr>
          <w:rStyle w:val="StyleUnderline"/>
        </w:rPr>
        <w:t>.</w:t>
      </w:r>
      <w:r>
        <w:rPr>
          <w:rStyle w:val="StyleUnderline"/>
        </w:rPr>
        <w:t xml:space="preserve"> </w:t>
      </w:r>
      <w:r w:rsidRPr="00D865EC">
        <w:rPr>
          <w:rStyle w:val="StyleUnderline"/>
          <w:highlight w:val="cyan"/>
        </w:rPr>
        <w:t>The legalization of pot in the U.S. would also likely open the door to the legal production of hemp</w:t>
      </w:r>
      <w:r w:rsidRPr="00D865EC">
        <w:rPr>
          <w:sz w:val="16"/>
          <w:highlight w:val="cyan"/>
        </w:rPr>
        <w:t>,</w:t>
      </w:r>
      <w:r w:rsidRPr="00D865EC">
        <w:rPr>
          <w:sz w:val="16"/>
        </w:rPr>
        <w:t xml:space="preserve"> a variety of the same Cannabis plant that contains much lower amounts of the psychoactive drug, THC. </w:t>
      </w:r>
      <w:r w:rsidRPr="009B7D57">
        <w:rPr>
          <w:rStyle w:val="StyleUnderline"/>
        </w:rPr>
        <w:t xml:space="preserve">Proponents say </w:t>
      </w:r>
      <w:r w:rsidRPr="00D865EC">
        <w:rPr>
          <w:rStyle w:val="StyleUnderline"/>
          <w:highlight w:val="cyan"/>
        </w:rPr>
        <w:t>hemp could meet an increasingly larger percentage of our domestic fiber and fuel needs. Cannabis</w:t>
      </w:r>
      <w:r w:rsidRPr="00D865EC">
        <w:rPr>
          <w:sz w:val="16"/>
        </w:rPr>
        <w:t xml:space="preserve">, the plant from which marijuana and hemp is derived, grows quickly without the need for excessive amounts of fertilizer or pesticide (it’s a “weed” after all) and </w:t>
      </w:r>
      <w:r w:rsidRPr="00D865EC">
        <w:rPr>
          <w:rStyle w:val="StyleUnderline"/>
          <w:highlight w:val="cyan"/>
        </w:rPr>
        <w:t xml:space="preserve">absorbs carbon dioxide like any plant engaged in photosynthesis. The fiber and fuel derived from hemp would be carbon neutral </w:t>
      </w:r>
      <w:r w:rsidRPr="00D865EC">
        <w:rPr>
          <w:rStyle w:val="StyleUnderline"/>
        </w:rPr>
        <w:t>and as such wouldn’t contribute to global warming</w:t>
      </w:r>
      <w:r w:rsidRPr="00D865EC">
        <w:rPr>
          <w:rStyle w:val="StyleUnderline"/>
          <w:highlight w:val="cyan"/>
        </w:rPr>
        <w:t xml:space="preserve">—and in fact could </w:t>
      </w:r>
      <w:r w:rsidRPr="00081CF6">
        <w:rPr>
          <w:rStyle w:val="Emphasis"/>
          <w:highlight w:val="cyan"/>
        </w:rPr>
        <w:t>help mitigate rising temperatures</w:t>
      </w:r>
      <w:r w:rsidRPr="00D865EC">
        <w:rPr>
          <w:rStyle w:val="StyleUnderline"/>
          <w:highlight w:val="cyan"/>
        </w:rPr>
        <w:t xml:space="preserve"> by replacing chemical-intensive crops like cotton and imported fossil fuels like oil and gas.</w:t>
      </w:r>
      <w:r>
        <w:rPr>
          <w:rStyle w:val="StyleUnderline"/>
        </w:rPr>
        <w:t xml:space="preserve"> </w:t>
      </w:r>
    </w:p>
    <w:p w14:paraId="26F76807" w14:textId="77777777" w:rsidR="001801D4" w:rsidRPr="005164E9" w:rsidRDefault="001801D4" w:rsidP="001801D4"/>
    <w:p w14:paraId="5126EB8F" w14:textId="77777777" w:rsidR="001801D4" w:rsidRPr="00D865EC" w:rsidRDefault="001801D4" w:rsidP="001801D4">
      <w:pPr>
        <w:pStyle w:val="Heading4"/>
      </w:pPr>
      <w:r>
        <w:t>There are many environmental benefits to Legalizing/Decriminalizing Marijuana</w:t>
      </w:r>
    </w:p>
    <w:p w14:paraId="5D27A5BD" w14:textId="77777777" w:rsidR="001801D4" w:rsidRDefault="001801D4" w:rsidP="001801D4">
      <w:r w:rsidRPr="00CE575B">
        <w:rPr>
          <w:rStyle w:val="Style13ptBold"/>
        </w:rPr>
        <w:t>Harveston 18</w:t>
      </w:r>
      <w:r w:rsidRPr="00CE575B">
        <w:t>, (Kate,</w:t>
      </w:r>
      <w:r>
        <w:t xml:space="preserve"> freelance journalist for Greatist, Popsugar, Bust Magazine, and more. She focuses on </w:t>
      </w:r>
      <w:r w:rsidRPr="00D77FA3">
        <w:t>social change and human rights issues.</w:t>
      </w:r>
      <w:r w:rsidRPr="00CE575B">
        <w:t xml:space="preserve"> 5-14-2018, "Marijuana Legalization: Good for the Environment?," Emagazine, https://emagazine.com/marijuana-legalization/, accessed 7-13-2020) </w:t>
      </w:r>
      <w:r>
        <w:t>Zim (</w:t>
      </w:r>
      <w:r w:rsidRPr="00CE575B">
        <w:t>JZ</w:t>
      </w:r>
      <w:r>
        <w:t>)</w:t>
      </w:r>
    </w:p>
    <w:p w14:paraId="550E26DD" w14:textId="77777777" w:rsidR="001801D4" w:rsidRDefault="001801D4" w:rsidP="001801D4">
      <w:pPr>
        <w:rPr>
          <w:sz w:val="16"/>
        </w:rPr>
      </w:pPr>
      <w:r w:rsidRPr="00D77FA3">
        <w:rPr>
          <w:sz w:val="16"/>
        </w:rPr>
        <w:t xml:space="preserve">The legalization of for either medical or recreational use is a hot-button topic — the federal government still classifies the drug as Schedule 1, putting it in the same category as cocaine and heroin. That hasn’t stopped many states from legalizing it in its various forms, though. </w:t>
      </w:r>
      <w:r w:rsidRPr="00D77FA3">
        <w:rPr>
          <w:rStyle w:val="StyleUnderline"/>
        </w:rPr>
        <w:t>While marijuana has proven health benefits for users,</w:t>
      </w:r>
      <w:r w:rsidRPr="00D77FA3">
        <w:rPr>
          <w:sz w:val="16"/>
        </w:rPr>
        <w:t xml:space="preserve"> one topic that’s come up less often is whether the trend toward legalization is eco-friendly. What are the impacts of marijuana use and growth on our environment? More Money for Eco-Friendly Projects One of the biggest obstacles standing in the way of things like green energy and recycling programs isn’t public interest or feasibility — it’s funding. </w:t>
      </w:r>
      <w:r w:rsidRPr="00D77FA3">
        <w:rPr>
          <w:rStyle w:val="StyleUnderline"/>
        </w:rPr>
        <w:t>For the states that have legalized pot for recreational use, it has quickly become a cash cow.</w:t>
      </w:r>
      <w:r>
        <w:rPr>
          <w:rStyle w:val="StyleUnderline"/>
        </w:rPr>
        <w:t xml:space="preserve"> </w:t>
      </w:r>
      <w:r w:rsidRPr="00D77FA3">
        <w:rPr>
          <w:rStyle w:val="StyleUnderline"/>
        </w:rPr>
        <w:t>Legalizing cannabis allows states to tax it, just like they would for alcohol and tobacco. Nevada, which is the most recent state to legalize the drug for recreational use, made $30 million in taxes in just the first six months. States can turn right back around and invest those funds in green energy or other eco-friendly projects</w:t>
      </w:r>
      <w:r w:rsidRPr="00D77FA3">
        <w:rPr>
          <w:sz w:val="16"/>
        </w:rPr>
        <w:t xml:space="preserve"> — although this doesn’t mean they will choose to. However, the potential is certainly there, which is a positive thing. Legal Production = Eco-Friendly Farms </w:t>
      </w:r>
      <w:r w:rsidRPr="00D77FA3">
        <w:rPr>
          <w:rStyle w:val="StyleUnderline"/>
        </w:rPr>
        <w:t>In states where growing marijuana is illegal, growers often resort to setting up their production in the middle of otherwise pristine forests, or in dark warehouses, supplemented with grow lights that consume massive amounts of energy.</w:t>
      </w:r>
      <w:r w:rsidRPr="00D77FA3">
        <w:rPr>
          <w:sz w:val="16"/>
        </w:rPr>
        <w:t xml:space="preserve"> Legalization allows marijuana farmers to come out into the light — literally, in some cases. </w:t>
      </w:r>
      <w:r w:rsidRPr="00D77FA3">
        <w:rPr>
          <w:rStyle w:val="StyleUnderline"/>
        </w:rPr>
        <w:t>Legal marijuana farms will be able to employ eco-friendly farming practices because they won’t need to hide anymore.</w:t>
      </w:r>
      <w:r w:rsidRPr="00D77FA3">
        <w:rPr>
          <w:sz w:val="16"/>
        </w:rPr>
        <w:t xml:space="preserve"> One county in Colorado passed a law stating marijuana growers who still use grow lights can only use power generated by solar farms or other green energy sources. Those who can’t use green energy pay into an offset fund to help improve conservation and help to make growing practices eco-friendlier. Hemp, Hemp and More Hemp Hemp and marijuana might belong to the same family, but they are not the same plant. Hemp does contain cannabidiol, or CBD, but it contains little to no THC, grows faster and easier than marijuana and has more uses than we can count. Its oil and seeds are edible, and the oil is also an all-natural ingredient in candles, body lotion and other products. </w:t>
      </w:r>
      <w:r w:rsidRPr="00D77FA3">
        <w:rPr>
          <w:rStyle w:val="StyleUnderline"/>
        </w:rPr>
        <w:t>The hemp plant itself can be processed to make paper, plastic and even clothing. It can even produce fuel for bio-diesel vehicles and concrete for construction. It’s also a great rotation crop — the plant grows quickly and detoxifies the soil, and what remains after the harvest breaks down cleanly to add nutrients back into the field. Hemp has been illegal to grow in the U.S. since 1970, thanks to the Controlled Substances Act, which banned the growth of all forms of cannabis, including hemp. Any hemp products you see in the United States are made from hemp imported from other countries. We’re essentially missing out on one of the most versatile and sustainable crops in the world</w:t>
      </w:r>
      <w:r w:rsidRPr="00D77FA3">
        <w:rPr>
          <w:sz w:val="16"/>
        </w:rPr>
        <w:t xml:space="preserve">. No More Scorched Earth </w:t>
      </w:r>
      <w:r w:rsidRPr="00D77FA3">
        <w:rPr>
          <w:rStyle w:val="StyleUnderline"/>
        </w:rPr>
        <w:t xml:space="preserve">Law enforcement officers tend to be a little bit overzealous when it comes to the destruction of illegal marijuana crops. They spray the plants and the land that nourished them with harsh herbicides like glyphosate — which, in addition to killing the marijuana plants and scorching the surrounding earth, is also a dangerous endocrine and hormone disruptor. </w:t>
      </w:r>
      <w:r w:rsidRPr="00D77FA3">
        <w:rPr>
          <w:sz w:val="16"/>
        </w:rPr>
        <w:t xml:space="preserve">While we don’t want people to set up illegal farms in places like national parks, treating the land in these areas with harsh chemicals can have lasting effects on the local ecosystem. As we’ve already mentioned, legalizing marijuana means these farms can operate in the open and use land that is already dedicated for agricultural use. Cannabis might be classified as a weed, but you wouldn’t kill your entire garden and then salt the earth just to get rid of a few weeds. Plus, </w:t>
      </w:r>
      <w:r w:rsidRPr="00D77FA3">
        <w:rPr>
          <w:rStyle w:val="StyleUnderline"/>
        </w:rPr>
        <w:t>stopping the use of these chemicals keeps them from being picked up in rainwater runoff and ending up in our rivers and lakes</w:t>
      </w:r>
      <w:r w:rsidRPr="00D77FA3">
        <w:rPr>
          <w:sz w:val="16"/>
        </w:rPr>
        <w:t xml:space="preserve">. The eco-friendliness of marijuana legalization might not seem obvious, but the facts speak for themselves. </w:t>
      </w:r>
      <w:r w:rsidRPr="00D77FA3">
        <w:rPr>
          <w:rStyle w:val="StyleUnderline"/>
        </w:rPr>
        <w:t>Legalizing marijuana nationwide won’t just make it available for those who need or want to use it — it will also enable hemp farmers to plant their crops in the United States and enable marijuana growers to use green energy and other eco-friendly farming options.</w:t>
      </w:r>
      <w:r w:rsidRPr="00D77FA3">
        <w:rPr>
          <w:sz w:val="16"/>
        </w:rPr>
        <w:t xml:space="preserve"> All in all, it sounds like a win for everyone involved.</w:t>
      </w:r>
    </w:p>
    <w:p w14:paraId="50C519F6" w14:textId="08B326BF" w:rsidR="00FD74FE" w:rsidRDefault="004B6542" w:rsidP="00FD74FE">
      <w:pPr>
        <w:pStyle w:val="Heading3"/>
      </w:pPr>
      <w:r>
        <w:t>XT – Salmon I/L</w:t>
      </w:r>
    </w:p>
    <w:p w14:paraId="3481D9D8" w14:textId="77777777" w:rsidR="00FD74FE" w:rsidRPr="007644EB" w:rsidRDefault="00FD74FE" w:rsidP="00FD74FE">
      <w:pPr>
        <w:pStyle w:val="Heading4"/>
      </w:pPr>
      <w:r w:rsidRPr="00CB0607">
        <w:t>Salmon are a keystone species—preserving their habitat is key to avoid ecosystem collapse</w:t>
      </w:r>
    </w:p>
    <w:p w14:paraId="748F0763" w14:textId="77777777" w:rsidR="00FD74FE" w:rsidRPr="005F3942" w:rsidRDefault="00FD74FE" w:rsidP="00FD74FE">
      <w:r w:rsidRPr="005F3942">
        <w:t>Guido</w:t>
      </w:r>
      <w:r w:rsidRPr="005F3942">
        <w:rPr>
          <w:rStyle w:val="Style13ptBold"/>
        </w:rPr>
        <w:t xml:space="preserve"> Rahr, </w:t>
      </w:r>
      <w:r w:rsidRPr="005F3942">
        <w:t>1-13-20</w:t>
      </w:r>
      <w:r w:rsidRPr="005F3942">
        <w:rPr>
          <w:rStyle w:val="Style13ptBold"/>
        </w:rPr>
        <w:t>16</w:t>
      </w:r>
      <w:r w:rsidRPr="005F3942">
        <w:t>, "Why Protect Salmon," Wild Salmon Center, https://www.wildsalmoncenter.org/why-protect-salmon/</w:t>
      </w:r>
    </w:p>
    <w:p w14:paraId="2E1B4B97" w14:textId="77777777" w:rsidR="00FD74FE" w:rsidRPr="005F3942" w:rsidRDefault="00FD74FE" w:rsidP="00FD74FE">
      <w:r w:rsidRPr="005F3942">
        <w:t>Few animals have been as central to the Pacific human experience as salmon. Their annual migrations are a miracle of nature. They feed us and their presence tells us that our rivers are still healthy. From grizzly bears to orca whales, at least 137 different species depend on the marine-rich nutrients that wild salmon provide. The last intact salmon watersheds around the North Pacific are composed of free-flowing rivers and dense forests, which provide clean drinking water and absorb carbon to slow climate change. Pacific salmon fuel a $3 billion industry, supporting tens of thousands of jobs and local economies and communities around the Pacific Rim. Millions of people around the Pacific rely on salmon as a healthy and reliable source of protein. Native people have always seen the salmon as the life-sustaining centerpiece of their culture, dating back millennia.</w:t>
      </w:r>
    </w:p>
    <w:p w14:paraId="682FA59D" w14:textId="77777777" w:rsidR="00FD74FE" w:rsidRPr="005F3942" w:rsidRDefault="00FD74FE" w:rsidP="00FD74FE">
      <w:r w:rsidRPr="005F3942">
        <w:t>In short, salmon are the key to protecting a way of life rooted in the North Pacific environment: protect salmon and you protect forests, food, water, communities, and economies. But our work over the last two decades has shown that only an aggressive, proactive approach on the strongest remaining salmon rivers – salmon strongholds – can halt the decline of these iconic species and all the benefits we derive from them.</w:t>
      </w:r>
    </w:p>
    <w:p w14:paraId="06F15600" w14:textId="77777777" w:rsidR="00FD74FE" w:rsidRPr="005F3942" w:rsidRDefault="00FD74FE" w:rsidP="00FD74FE">
      <w:r w:rsidRPr="005F3942">
        <w:t>Salmon are the biological foundation of river ecosystems</w:t>
      </w:r>
    </w:p>
    <w:p w14:paraId="737CE8EE" w14:textId="77777777" w:rsidR="00FD74FE" w:rsidRPr="005F3942" w:rsidRDefault="00FD74FE" w:rsidP="00FD74FE">
      <w:r w:rsidRPr="005F3942">
        <w:t>Salmon not only nourish many predators, but also their remains provide marine nutrients for surrounding forests | © Igor Shpilenok</w:t>
      </w:r>
    </w:p>
    <w:p w14:paraId="1A00F5BD" w14:textId="77777777" w:rsidR="00FD74FE" w:rsidRPr="005F3942" w:rsidRDefault="00FD74FE" w:rsidP="00FD74FE">
      <w:r w:rsidRPr="005F3942">
        <w:t>Salmon and freshwater ecosystems are inextricably linked by feedbacks between salmon runs, food webs, and riparian forests. Salmon runs function as enormous pumps that push vast amounts of marine nutrients from the ocean to the headwaters of otherwise low productivity rivers. For example, sockeye salmon runs in southwest Alaska contribute up to </w:t>
      </w:r>
      <w:hyperlink r:id="rId63" w:history="1">
        <w:r w:rsidRPr="005F3942">
          <w:rPr>
            <w:rStyle w:val="Hyperlink"/>
          </w:rPr>
          <w:t>170 tons of phosphorous</w:t>
        </w:r>
      </w:hyperlink>
      <w:r w:rsidRPr="005F3942">
        <w:t> per year to Lake Illiamna. These nutrients are incorporated into food webs in rivers and surrounding landscapes by a host of over 50 species of mammals, birds, and fish that forage on salmon eggs, juveniles, and adults in freshwater. Predators, such as brown bears, disperse these marine nutrients into surrounding forests, enhancing the growth of stream-side trees that shade and protect stream banks from excessive erosion. In southeastern Alaska, spawning salmon contribute </w:t>
      </w:r>
      <w:hyperlink r:id="rId64" w:history="1">
        <w:r w:rsidRPr="005F3942">
          <w:rPr>
            <w:rStyle w:val="Hyperlink"/>
          </w:rPr>
          <w:t>up to 25% of the nitrogen in the foliage</w:t>
        </w:r>
      </w:hyperlink>
      <w:r w:rsidRPr="005F3942">
        <w:t> of trees, resulting in tree growth rates nearly three-times higher than in areas without salmon spawning. As they grow and age, these trees eventually return the favor for salmon by falling into salmon streams and forming log jams that provide shelter for juvenile salmon and protect the gravels that adults use for spawning.</w:t>
      </w:r>
    </w:p>
    <w:p w14:paraId="31E01021" w14:textId="77777777" w:rsidR="00FD74FE" w:rsidRPr="005F3942" w:rsidRDefault="00FD74FE" w:rsidP="00FD74FE">
      <w:r w:rsidRPr="005F3942">
        <w:t>Abundant salmon returns feed the rivers and shape the habitats that support the next generation of wild fish. Generally, the more pristine, diverse, and productive the watershed, the healthier the salmon stocks.</w:t>
      </w:r>
    </w:p>
    <w:p w14:paraId="7BD78BDD" w14:textId="77777777" w:rsidR="00FD74FE" w:rsidRPr="005F3942" w:rsidRDefault="00FD74FE" w:rsidP="00FD74FE">
      <w:r w:rsidRPr="005F3942">
        <w:t>Salmon are the center of economies and cultures</w:t>
      </w:r>
    </w:p>
    <w:p w14:paraId="171DA13D" w14:textId="77777777" w:rsidR="00FD74FE" w:rsidRPr="005F3942" w:rsidRDefault="00FD74FE" w:rsidP="00FD74FE">
      <w:r w:rsidRPr="005F3942">
        <w:t>Coastal human communities depend on salmon for both protein and income. The world’s largest sockeye salmon run in Alaska’s Bristol Bay brings in </w:t>
      </w:r>
      <w:hyperlink r:id="rId65" w:history="1">
        <w:r w:rsidRPr="005F3942">
          <w:rPr>
            <w:rStyle w:val="Hyperlink"/>
          </w:rPr>
          <w:t>$500 million each year</w:t>
        </w:r>
      </w:hyperlink>
      <w:r w:rsidRPr="005F3942">
        <w:t> for commercial, recreational, and subsistence fishermen. In southeast Alaska, nearly 48 million wild salmon are harvested each year, with a combined economic value of nearly $1 billion annually. In Kamchatka, Russia, 80% of the economy is dependent on salmon and other seafood.</w:t>
      </w:r>
    </w:p>
    <w:p w14:paraId="66BF4FB0" w14:textId="77777777" w:rsidR="00FD74FE" w:rsidRPr="005F3942" w:rsidRDefault="00FD74FE" w:rsidP="00FD74FE">
      <w:r w:rsidRPr="005F3942">
        <w:t>Columbia River tribes have described the now-inundated fishing hub at Celilo Falls as their former “Wall Street”: a central place of trade and wealth creation. Throughout the West Coast of what is now North America, indigenous communities once sustained </w:t>
      </w:r>
      <w:hyperlink r:id="rId66" w:history="1">
        <w:r w:rsidRPr="005F3942">
          <w:rPr>
            <w:rStyle w:val="Hyperlink"/>
          </w:rPr>
          <w:t>some of the highest human populations on the continent</w:t>
        </w:r>
      </w:hyperlink>
      <w:r w:rsidRPr="005F3942">
        <w:t> because of abundant salmon runs.</w:t>
      </w:r>
    </w:p>
    <w:p w14:paraId="54610B6C" w14:textId="77777777" w:rsidR="00FD74FE" w:rsidRPr="005F3942" w:rsidRDefault="00FD74FE" w:rsidP="00FD74FE">
      <w:r w:rsidRPr="005F3942">
        <w:t>The Haisla Chief’s Pole at Skedans sits in Prince Rupert, BC</w:t>
      </w:r>
    </w:p>
    <w:p w14:paraId="2A000B12" w14:textId="77777777" w:rsidR="00FD74FE" w:rsidRPr="005F3942" w:rsidRDefault="00FD74FE" w:rsidP="00FD74FE">
      <w:r w:rsidRPr="005F3942">
        <w:t>The importance of salmon extends beyond food value. Around the Pacific Rim, salmon have figured centrally in the worldview and daily life of indigenous people. </w:t>
      </w:r>
      <w:hyperlink r:id="rId67" w:history="1">
        <w:r w:rsidRPr="005F3942">
          <w:rPr>
            <w:rStyle w:val="Hyperlink"/>
          </w:rPr>
          <w:t>Promised to them in creation myths</w:t>
        </w:r>
      </w:hyperlink>
      <w:r w:rsidRPr="005F3942">
        <w:t>, salmon have always held sacred status for Columbia River tribes. Tlingit people of today’s Southeast Alaska characterize salmon as part of a hidden underwater tribe that comes earthward with each run to offer themselves to the Tlingit. After carefully preparing and eating salmon, the Tlingit pay their final respects by </w:t>
      </w:r>
      <w:hyperlink r:id="rId68" w:history="1">
        <w:r w:rsidRPr="005F3942">
          <w:rPr>
            <w:rStyle w:val="Hyperlink"/>
          </w:rPr>
          <w:t>burning the bones of salmon or returning them to the water.</w:t>
        </w:r>
      </w:hyperlink>
      <w:r w:rsidRPr="005F3942">
        <w:t> The bones eventually reincarnate as living salmon that return as the next run. When we protect salmon, we honor millennia worth of indigenous cultures that have evolved alongside the salmon.</w:t>
      </w:r>
    </w:p>
    <w:p w14:paraId="5EB58D66" w14:textId="77777777" w:rsidR="00FD74FE" w:rsidRPr="005F3942" w:rsidRDefault="00FD74FE" w:rsidP="00FD74FE">
      <w:r w:rsidRPr="005F3942">
        <w:t>Wider society holds a strong belief in the intrinsic beauty of rivers and forests: so many of us have a deep, personal connection to pristine waterways and their iconic residents, especially when one can see the silver, green, and red forms of wild salmon swimming upstream through the clear depths of a river. Most people of the northern Pacific Rim have eaten or caught a salmon, and most people think salmon are beautiful and worth saving.</w:t>
      </w:r>
    </w:p>
    <w:p w14:paraId="75FE766A" w14:textId="77777777" w:rsidR="00FD74FE" w:rsidRPr="005F3942" w:rsidRDefault="00FD74FE" w:rsidP="00FD74FE">
      <w:r w:rsidRPr="005F3942">
        <w:t>Learn More: </w:t>
      </w:r>
      <w:hyperlink r:id="rId69" w:history="1">
        <w:r w:rsidRPr="005F3942">
          <w:rPr>
            <w:rStyle w:val="Hyperlink"/>
          </w:rPr>
          <w:t>Which salmon to eat</w:t>
        </w:r>
      </w:hyperlink>
    </w:p>
    <w:p w14:paraId="3E11C415" w14:textId="77777777" w:rsidR="00FD74FE" w:rsidRPr="005F3942" w:rsidRDefault="00FD74FE" w:rsidP="00FD74FE">
      <w:r w:rsidRPr="005F3942">
        <w:t>Salmon are a symbol to rally around</w:t>
      </w:r>
    </w:p>
    <w:p w14:paraId="4A9C31F8" w14:textId="77777777" w:rsidR="00FD74FE" w:rsidRPr="005F3942" w:rsidRDefault="00FD74FE" w:rsidP="00FD74FE">
      <w:r w:rsidRPr="005F3942">
        <w:t>Wet’suwet’en leaders head to Lelu Island in British Columbia to show support for the anti-LNG occupation | Skeena Media</w:t>
      </w:r>
    </w:p>
    <w:p w14:paraId="6535D6DA" w14:textId="77777777" w:rsidR="00FD74FE" w:rsidRPr="005F3942" w:rsidRDefault="00FD74FE" w:rsidP="00FD74FE">
      <w:r w:rsidRPr="005F3942">
        <w:t>Our collective attraction to salmon is a force to be harnessed in protecting a way of life on the Pacific Rim. By focusing on protecting salmon, with all its associated benefits, we can begin to have a conversation about foregoing certain types of development that are incompatible with watershed health, such as mining, dam building, and forest clear-cutting.</w:t>
      </w:r>
    </w:p>
    <w:p w14:paraId="5D804847" w14:textId="77777777" w:rsidR="00FD74FE" w:rsidRPr="005F3942" w:rsidRDefault="00FD74FE" w:rsidP="00FD74FE">
      <w:r w:rsidRPr="005F3942">
        <w:t>There is broad support among a wide range of social and economic groups in the United States, Canada, Russia, and Japan for healthy wild salmon runs. Polls in Washington and Oregon have consistently shown that the majority of the public is willing to dedicate </w:t>
      </w:r>
      <w:hyperlink r:id="rId70" w:history="1">
        <w:r w:rsidRPr="005F3942">
          <w:rPr>
            <w:rStyle w:val="Hyperlink"/>
          </w:rPr>
          <w:t>tens of millions of public dollars</w:t>
        </w:r>
      </w:hyperlink>
      <w:r w:rsidRPr="005F3942">
        <w:t> every year to save salmon. The species connects us across ideological bounds and political borders in North America. The fish also links us over distant oceans and language barriers, connecting East Asia and the Russia Far East with North America.</w:t>
      </w:r>
    </w:p>
    <w:p w14:paraId="1D61B8E4" w14:textId="77777777" w:rsidR="00FD74FE" w:rsidRPr="005F3942" w:rsidRDefault="00FD74FE" w:rsidP="00FD74FE">
      <w:r w:rsidRPr="005F3942">
        <w:t>Why are salmon declining?</w:t>
      </w:r>
    </w:p>
    <w:p w14:paraId="48FEC849" w14:textId="77777777" w:rsidR="00FD74FE" w:rsidRPr="005F3942" w:rsidRDefault="00FD74FE" w:rsidP="00FD74FE">
      <w:r w:rsidRPr="005F3942">
        <w:t>In our rush to modernize and grow, we have overlooked all of the things that salmon need to be healthy. Because of the wide-ranging and complex life histories of salmon, they are vulnerable to impacts from headwater streams to the open ocean. As a result, salmon stocks are dying the “death of a thousand cuts” from steady incursions into their habitat – a road here, a wetland filled there – that cumulatively have pushed many populations to the brink.</w:t>
      </w:r>
    </w:p>
    <w:p w14:paraId="715680F8" w14:textId="77777777" w:rsidR="00FD74FE" w:rsidRPr="005F3942" w:rsidRDefault="00FD74FE" w:rsidP="00FD74FE">
      <w:r w:rsidRPr="005F3942">
        <w:t>Salmon decline is most advanced along the southern portions of their range – in Japan, southeastern Russia, California, Oregon and Washington. In these southern regions, overharvest is no longer the major factor; habitat loss is dramatic and in many cases may be irreversible. In addition, remaining wild salmon populations are often inundated by domesticated salmon that are bred and reared in hatcheries and are poorly adapted for survival in the wild. Salmon stocks in the northern latitudes of their range – northeastern Russia, British Columbia and Alaska – generally have healthy habitat, but suffer from legal and illegal overharvest in both the ocean and freshwater spawning rivers.</w:t>
      </w:r>
    </w:p>
    <w:p w14:paraId="1E9E8BE1" w14:textId="77777777" w:rsidR="00FD74FE" w:rsidRPr="005F3942" w:rsidRDefault="00FD74FE" w:rsidP="00FD74FE">
      <w:r w:rsidRPr="005F3942">
        <w:t>Why have human efforts to save salmon failed?</w:t>
      </w:r>
    </w:p>
    <w:p w14:paraId="4368EBDD" w14:textId="77777777" w:rsidR="00FD74FE" w:rsidRPr="005F3942" w:rsidRDefault="00FD74FE" w:rsidP="00FD74FE">
      <w:r w:rsidRPr="005F3942">
        <w:t>Billions of taxpayer dollars have been spent on salmon restoration efforts in the United States and Canada but few success stories have emerged. Some may yet succeed; it is still too early – only a few salmon generations’ worth of time – to discount them. But most salmon restoration efforts have failed so far because they were implemented only after salmon stocks reached low levels of abundance. The Endangered Species Act, for example, only halted coho harvest in Oregon after the salmon were at less than 3% of historic abundance. By the time stocks had been pushed to the threshold of extinction, the factors causing their declines were entrenched. To restore salmon rivers at that point may mean removing mainstem dams, de-watering irrigated crops, eliminating popular salmon hatchery programs and reclaiming habitat that is now home for thousands of people. That is a huge lift for society, even for a charismatic fish.</w:t>
      </w:r>
    </w:p>
    <w:p w14:paraId="2B2D4ECF" w14:textId="77777777" w:rsidR="00FD74FE" w:rsidRPr="005F3942" w:rsidRDefault="00FD74FE" w:rsidP="00FD74FE">
      <w:r w:rsidRPr="005F3942">
        <w:t>Chinook salmon at a hatchery along Oregon’s Umpqua River | © Wild Salmon Center</w:t>
      </w:r>
    </w:p>
    <w:p w14:paraId="043526A8" w14:textId="77777777" w:rsidR="00FD74FE" w:rsidRPr="005F3942" w:rsidRDefault="00FD74FE" w:rsidP="00FD74FE">
      <w:r w:rsidRPr="005F3942">
        <w:t>The second mistake we made was damaging and/or replacing the native, locally-adapted genetic stocks with hatchery-bred salmon. The native stocks have adapted to the challenges of each river, and are the building blocks of salmon restoration. We have weakened these native stocks by planting non-native salmon and steelhead stocks for over 100 years, and allowing them to interbreed with wild fish.</w:t>
      </w:r>
    </w:p>
    <w:p w14:paraId="0618AB24" w14:textId="77777777" w:rsidR="00FD74FE" w:rsidRPr="005F3942" w:rsidRDefault="00FD74FE" w:rsidP="00FD74FE">
      <w:r w:rsidRPr="005F3942">
        <w:t>The third mistake is that most of the money dedicated to salmon recovery was and is spent treating symptoms, instead of causes, of salmon decline. For example, fish management budgets are dominated by hatchery programs, which simply replace wild fish with hatchery fish and further weaken the native stocks that hold the promise of long-term recovery. Salmon habitat protection efforts have helped with such things as screening irrigation intakes and riparian fencing. But much of the money is spent on temporary fixes, such as placing logs in streams and engineering stream habitat. Much of this work is helpful for a few years, but is washed away with the first big storm.</w:t>
      </w:r>
    </w:p>
    <w:p w14:paraId="7B6A28B7" w14:textId="77777777" w:rsidR="00FD74FE" w:rsidRPr="005F3942" w:rsidRDefault="00FD74FE" w:rsidP="00FD74FE">
      <w:r w:rsidRPr="005F3942">
        <w:t>If, instead, the existing forested parts of watersheds were protected, stream processes would create good habitat in perpetuity. Indeed, the protection of water flows and of existing habitat has been neglected by regional efforts. While we spend billions of dollars restoring the most degraded systems, the remaining healthy stocks and watersheds suffer from more logging clearcuts and development projects until these salmon stocks also join the Endangered Species list.</w:t>
      </w:r>
    </w:p>
    <w:p w14:paraId="32A8EDDE" w14:textId="77777777" w:rsidR="00FD74FE" w:rsidRPr="005F3942" w:rsidRDefault="00FD74FE" w:rsidP="00FD74FE">
      <w:r w:rsidRPr="005F3942">
        <w:t>A different strategy: protect salmon strongholds</w:t>
      </w:r>
    </w:p>
    <w:p w14:paraId="15BA1B05" w14:textId="77777777" w:rsidR="00FD74FE" w:rsidRPr="005F3942" w:rsidRDefault="00FD74FE" w:rsidP="00FD74FE">
      <w:r w:rsidRPr="005F3942">
        <w:t>The most important challenge for long-term salmon conservation is to find and protect the best remaining intact rivers. Once lost, this salmon habitat is politically and economically expensive to reclaim. For this reason, we should focus on the rivers with the best existing habitats and healthy native salmon stocks, and the fewest major human impacts. We call these salmon strongholds.</w:t>
      </w:r>
    </w:p>
    <w:p w14:paraId="1FAB393A" w14:textId="77777777" w:rsidR="00FD74FE" w:rsidRPr="005F3942" w:rsidRDefault="00FD74FE" w:rsidP="00FD74FE">
      <w:r w:rsidRPr="005F3942">
        <w:t>Moving region by region around the Pacific Rim, we should make permanent investments in the rivers that have the best chance of getting watershed-level habitat protection. With the Pacific Northwest human population doubling roughly every fifty years, we forever cut off our options for a future with salmon if we cannot save a few strongholds of locally adapted salmon stocks.</w:t>
      </w:r>
    </w:p>
    <w:p w14:paraId="06BF3892" w14:textId="77777777" w:rsidR="00FD74FE" w:rsidRPr="005F3942" w:rsidRDefault="00FD74FE" w:rsidP="00FD74FE">
      <w:r w:rsidRPr="005F3942">
        <w:t>Clearly, the easiest targets are along the northern parts of the Pacific Rim in northern British Columbia, Alaska, and the Russian Far East. But we can also save key salmon strongholds in California, the Pacific Northwest, Hokkaido and Sakhalin by focusing on smaller, more manageable watersheds, and leveraging legions of salmon lovers to help us protect these places.</w:t>
      </w:r>
    </w:p>
    <w:p w14:paraId="70E9EBFD" w14:textId="77777777" w:rsidR="00FD74FE" w:rsidRPr="005F3942" w:rsidRDefault="00FD74FE" w:rsidP="00FD74FE">
      <w:r w:rsidRPr="005F3942">
        <w:t>Building a legacy for our communities and our children</w:t>
      </w:r>
    </w:p>
    <w:p w14:paraId="590F3687" w14:textId="77777777" w:rsidR="00FD74FE" w:rsidRPr="005F3942" w:rsidRDefault="00FD74FE" w:rsidP="00FD74FE">
      <w:r w:rsidRPr="005F3942">
        <w:t>We are already working to create a Pacific Rim-wide system of protected salmon strongholds. Each stronghold has (a) healthy native salmon stocks, (b) enough protected river habitat to sustain salmon and their surrounding ecosystem in perpetuity, and (c) local human communities that actively work to protect strongholds because they benefit from and support these salmon ecosystems.</w:t>
      </w:r>
    </w:p>
    <w:p w14:paraId="37ABCF5B" w14:textId="77777777" w:rsidR="00FD74FE" w:rsidRPr="005F3942" w:rsidRDefault="00FD74FE" w:rsidP="00FD74FE">
      <w:r w:rsidRPr="005F3942">
        <w:t>We have already made significant headway in building strongholds: over 2 million acres of protected areas around rivers have been established in the Russian Far East over the last decade and a half. We have helped secure wild fish emphasis areas along the Oregon Coast and are working on similar policy in Washington and California. We have worked with a broad coalition to protect rivers around Bristol Bay, Alaska from mining claims, saving the world’s largest sockeye run and pushing the area toward permanent conservation status. And we are working with local conservation groups around the North Pacific, to strengthen stewardship on the best salmon streams.</w:t>
      </w:r>
    </w:p>
    <w:p w14:paraId="553EA8A1" w14:textId="77777777" w:rsidR="00FD74FE" w:rsidRPr="005F3942" w:rsidRDefault="00FD74FE" w:rsidP="00FD74FE">
      <w:r w:rsidRPr="005F3942">
        <w:t>Few species have proved more elusive to recover. But by learning from past successes and mistakes, acting aggressively and creatively, and leveraging support from others, we can save this species – and thus save the many other species that salmon nurture, including ourselves.</w:t>
      </w:r>
    </w:p>
    <w:p w14:paraId="5FD808C5" w14:textId="77777777" w:rsidR="00FD74FE" w:rsidRDefault="00FD74FE" w:rsidP="00FD74FE"/>
    <w:p w14:paraId="7DD55710" w14:textId="6B4AADAA" w:rsidR="00FD74FE" w:rsidRDefault="004B6542" w:rsidP="00FD74FE">
      <w:pPr>
        <w:pStyle w:val="Heading3"/>
      </w:pPr>
      <w:r>
        <w:t>XT – Fishers I/L</w:t>
      </w:r>
    </w:p>
    <w:p w14:paraId="7C79F76C" w14:textId="77777777" w:rsidR="00FD74FE" w:rsidRDefault="00FD74FE" w:rsidP="00FD74FE">
      <w:pPr>
        <w:pStyle w:val="Heading4"/>
      </w:pPr>
      <w:r>
        <w:t>Pacific Fishers are a keystone species</w:t>
      </w:r>
    </w:p>
    <w:p w14:paraId="6E15D8C0" w14:textId="77777777" w:rsidR="00FD74FE" w:rsidRPr="004946BC" w:rsidRDefault="00FD74FE" w:rsidP="00FD74FE">
      <w:r w:rsidRPr="004946BC">
        <w:t xml:space="preserve">Klamath </w:t>
      </w:r>
      <w:r w:rsidRPr="006F3FB8">
        <w:rPr>
          <w:rStyle w:val="Style13ptBold"/>
        </w:rPr>
        <w:t>Siskiyou</w:t>
      </w:r>
      <w:r w:rsidRPr="004946BC">
        <w:t xml:space="preserve">, </w:t>
      </w:r>
      <w:r>
        <w:t>3-5-</w:t>
      </w:r>
      <w:r w:rsidRPr="006F3FB8">
        <w:rPr>
          <w:rStyle w:val="Style13ptBold"/>
        </w:rPr>
        <w:t>19</w:t>
      </w:r>
      <w:r>
        <w:t>, a non-profit that works on protecting and promoting biodiversity in the pacific northwest,</w:t>
      </w:r>
      <w:r w:rsidRPr="004946BC">
        <w:t xml:space="preserve"> "Klamath-Siskiyou Wildlands Center," Klamath-Siskiyou Wildlands Center, https://www.kswild.org/imperiled-species-profiles/2017/6/12/pacific-fisher</w:t>
      </w:r>
    </w:p>
    <w:p w14:paraId="57293AF4" w14:textId="77777777" w:rsidR="00FD74FE" w:rsidRPr="004946BC" w:rsidRDefault="00FD74FE" w:rsidP="00FD74FE">
      <w:r w:rsidRPr="004946BC">
        <w:t>The Pacific fisher (Pekania pennanti), a forest carnivore, lives in old-growth forests of the northern U.S. and Canada. Recent genetic work established that</w:t>
      </w:r>
      <w:hyperlink r:id="rId71" w:tgtFrame="_blank" w:history="1">
        <w:r w:rsidRPr="004946BC">
          <w:rPr>
            <w:rStyle w:val="Hyperlink"/>
          </w:rPr>
          <w:t xml:space="preserve"> West Coast fisher populations</w:t>
        </w:r>
      </w:hyperlink>
      <w:r w:rsidRPr="004946BC">
        <w:t>, living in the Sierra Nevadas and the Klamath-Siskiyou Mountains of northern California and southern Oregon, are genetically distinct, verifying a "Pacific" subspecies. Extinction of the Pacific fisher would be an irrevocable loss to the biological diversity of the temperate forests of the West Coast.</w:t>
      </w:r>
    </w:p>
    <w:p w14:paraId="63C7908F" w14:textId="77777777" w:rsidR="00FD74FE" w:rsidRPr="004946BC" w:rsidRDefault="00FD74FE" w:rsidP="00FD74FE">
      <w:r w:rsidRPr="004946BC">
        <w:t xml:space="preserve">Description and Ecology: </w:t>
      </w:r>
    </w:p>
    <w:p w14:paraId="7A01A9B1" w14:textId="77777777" w:rsidR="00FD74FE" w:rsidRPr="004946BC" w:rsidRDefault="00FD74FE" w:rsidP="00FD74FE">
      <w:r w:rsidRPr="004946BC">
        <w:t>The fisher is a member of the mustelid (weasel) family and is about the size of a large house cat. It has a long, slender body with short legs. The face, neck and shoulders are silver or light brown, contrasting with the tail, legs and rump, which are black. Fisher prey mostly on small and medium-sized mammals, such as rabbits, porcupines, squirrels, and voles, and will also consume birds, carrion, and even fruit on occasion. Instead of chasing prey for long distances, the fisher uses the "sneak attack," often from a tree perch. The fisher is most active near sunset and sunrise. The fisher plays a key role in regulating the populations of its prey species, many of which can become destructive if left unchecked. Most notably, it is a specialized predator of porcupines, which it kills by flipping over to expose the non-quilled belly.</w:t>
      </w:r>
    </w:p>
    <w:p w14:paraId="2CD7F326" w14:textId="77777777" w:rsidR="00FD74FE" w:rsidRPr="004946BC" w:rsidRDefault="00FD74FE" w:rsidP="00FD74FE">
      <w:r w:rsidRPr="004946BC">
        <w:t>Fisher are tied to lower elevation, closed canopy forests, and require large trees for denning and resting. They are specialized animals that frequently travel along waterways and rest in or on live trees, snags, or logs with cavities. These characteristics are usually only found in large, undisturbed tracts of old forest. Douglas fir is the most common species used for resting in northern California, whereas oaks and true firs are commonly used in the southern Sierra. The diameter of trees used by fisher is consistently large. Rest sites are widely distributed throughout fisher habitat. Each individual travels over a home range of 50-150 square miles, even more in winter when food is scarce.</w:t>
      </w:r>
    </w:p>
    <w:p w14:paraId="7397B86A" w14:textId="77777777" w:rsidR="00FD74FE" w:rsidRPr="00993C4D" w:rsidRDefault="00FD74FE" w:rsidP="00FD74FE"/>
    <w:p w14:paraId="5F3A71D9" w14:textId="0A5F96B6" w:rsidR="004B6542" w:rsidRDefault="004B6542" w:rsidP="00FD74FE">
      <w:pPr>
        <w:pStyle w:val="Heading3"/>
      </w:pPr>
      <w:r>
        <w:t>Warming Impact</w:t>
      </w:r>
    </w:p>
    <w:p w14:paraId="102569CF" w14:textId="77777777" w:rsidR="004B6542" w:rsidRPr="004B6542" w:rsidRDefault="004B6542" w:rsidP="004B6542"/>
    <w:p w14:paraId="6FECD317" w14:textId="77777777" w:rsidR="004B6542" w:rsidRPr="0026269D" w:rsidRDefault="004B6542" w:rsidP="004B6542">
      <w:pPr>
        <w:keepNext/>
        <w:keepLines/>
        <w:spacing w:before="40" w:after="0"/>
        <w:outlineLvl w:val="3"/>
        <w:rPr>
          <w:rFonts w:eastAsiaTheme="majorEastAsia" w:cstheme="majorBidi"/>
          <w:b/>
          <w:iCs/>
          <w:sz w:val="26"/>
        </w:rPr>
      </w:pPr>
      <w:r w:rsidRPr="0026269D">
        <w:rPr>
          <w:rFonts w:eastAsiaTheme="majorEastAsia" w:cstheme="majorBidi"/>
          <w:b/>
          <w:iCs/>
          <w:sz w:val="26"/>
        </w:rPr>
        <w:t>Marijuana Plants</w:t>
      </w:r>
      <w:r>
        <w:rPr>
          <w:rFonts w:eastAsiaTheme="majorEastAsia" w:cstheme="majorBidi"/>
          <w:b/>
          <w:iCs/>
          <w:sz w:val="26"/>
        </w:rPr>
        <w:t xml:space="preserve"> in the squo</w:t>
      </w:r>
      <w:r w:rsidRPr="0026269D">
        <w:rPr>
          <w:rFonts w:eastAsiaTheme="majorEastAsia" w:cstheme="majorBidi"/>
          <w:b/>
          <w:iCs/>
          <w:sz w:val="26"/>
        </w:rPr>
        <w:t xml:space="preserve"> are bad for the environment</w:t>
      </w:r>
      <w:r>
        <w:rPr>
          <w:rFonts w:eastAsiaTheme="majorEastAsia" w:cstheme="majorBidi"/>
          <w:b/>
          <w:iCs/>
          <w:sz w:val="26"/>
        </w:rPr>
        <w:t xml:space="preserve">—VOCs </w:t>
      </w:r>
    </w:p>
    <w:p w14:paraId="6B6AFD3C" w14:textId="77777777" w:rsidR="004B6542" w:rsidRPr="0026269D" w:rsidRDefault="004B6542" w:rsidP="004B6542">
      <w:pPr>
        <w:ind w:left="720"/>
        <w:contextualSpacing/>
      </w:pPr>
      <w:r w:rsidRPr="0026269D">
        <w:t>Marijuana plants produce terpenes (a type of volatile organic compound) which—when combined with nitrogen oxides—creates pollutants.</w:t>
      </w:r>
    </w:p>
    <w:p w14:paraId="0281C596" w14:textId="77777777" w:rsidR="004B6542" w:rsidRPr="0026269D" w:rsidRDefault="004B6542" w:rsidP="004B6542">
      <w:r w:rsidRPr="0026269D">
        <w:rPr>
          <w:b/>
          <w:bCs/>
          <w:sz w:val="26"/>
        </w:rPr>
        <w:t>Shields 19</w:t>
      </w:r>
      <w:r w:rsidRPr="0026269D">
        <w:t>, (Jesslyn Shields; a freelance science writer working out of Athens, Georgia. She writes about brand new research for HowStuffWorks., 2-6-2019, "How a Booming Legal Marijuana Industry Could Harm Air Quality," HowStuffWorks, https://science.howstuffworks.com/life/botany/how-booming-legal-marijuana-industry-could-harm-air-quality.htm/printable, accessed 7-9-2020) Zim (JZ)</w:t>
      </w:r>
    </w:p>
    <w:p w14:paraId="4785B66D" w14:textId="77777777" w:rsidR="004B6542" w:rsidRPr="0026269D" w:rsidRDefault="004B6542" w:rsidP="004B6542">
      <w:pPr>
        <w:rPr>
          <w:b/>
          <w:iCs/>
          <w:u w:val="single"/>
        </w:rPr>
      </w:pPr>
      <w:r w:rsidRPr="0026269D">
        <w:rPr>
          <w:u w:val="single"/>
        </w:rPr>
        <w:t>As more states legalize marijuana for medicinal and recreational use</w:t>
      </w:r>
      <w:r w:rsidRPr="0026269D">
        <w:rPr>
          <w:sz w:val="16"/>
        </w:rPr>
        <w:t xml:space="preserve"> (as of 2018, 33 states and Washington D.C. have decriminalized the drug in some form or fashion</w:t>
      </w:r>
      <w:r w:rsidRPr="0026269D">
        <w:rPr>
          <w:u w:val="single"/>
        </w:rPr>
        <w:t xml:space="preserve">), studies suggest </w:t>
      </w:r>
      <w:r w:rsidRPr="0026269D">
        <w:rPr>
          <w:highlight w:val="cyan"/>
          <w:u w:val="single"/>
        </w:rPr>
        <w:t>marijuana farming impacts</w:t>
      </w:r>
      <w:r w:rsidRPr="0026269D">
        <w:rPr>
          <w:u w:val="single"/>
        </w:rPr>
        <w:t xml:space="preserve"> </w:t>
      </w:r>
      <w:r w:rsidRPr="0026269D">
        <w:rPr>
          <w:highlight w:val="cyan"/>
          <w:u w:val="single"/>
        </w:rPr>
        <w:t xml:space="preserve">the environment in a variety of ways, from </w:t>
      </w:r>
      <w:r w:rsidRPr="0026269D">
        <w:rPr>
          <w:b/>
          <w:iCs/>
          <w:highlight w:val="cyan"/>
          <w:u w:val="single"/>
        </w:rPr>
        <w:t>wildlife habitat fragmentation</w:t>
      </w:r>
      <w:r w:rsidRPr="0026269D">
        <w:rPr>
          <w:highlight w:val="cyan"/>
          <w:u w:val="single"/>
        </w:rPr>
        <w:t xml:space="preserve"> to its extreme energy and </w:t>
      </w:r>
      <w:r w:rsidRPr="0026269D">
        <w:rPr>
          <w:b/>
          <w:iCs/>
          <w:highlight w:val="cyan"/>
          <w:u w:val="single"/>
        </w:rPr>
        <w:t>water requirements</w:t>
      </w:r>
      <w:r w:rsidRPr="0026269D">
        <w:rPr>
          <w:u w:val="single"/>
        </w:rPr>
        <w:t xml:space="preserve">. </w:t>
      </w:r>
      <w:r w:rsidRPr="0026269D">
        <w:rPr>
          <w:sz w:val="16"/>
        </w:rPr>
        <w:t xml:space="preserve">But until Vizuete and a Ph.D. student went to Denver and bought and monitored 12 marijuana plants — three specimens of four popular cannabis varieties — in a garage, nobody had ever figured out the toll cannabis farming could be having on air quality. "I was collaborating with the National Center for Atmospheric Research, but I couldn't grow plants in North Carolina where I live — I couldn't even bring them into a federal facility in Colorado," says Vizuete. "In Colorado, you can legally buy the plants and bring them home to your private residence and grow them, so we did that. We set up shop in the garage and took measurements using the techniques and methods we use for every other plant." Gas Emissions Vizuete's research, published October 30, 2018 in the journal Atmospheric Environment, set out to discover the composition and the rate at </w:t>
      </w:r>
      <w:r w:rsidRPr="0026269D">
        <w:rPr>
          <w:u w:val="single"/>
        </w:rPr>
        <w:t xml:space="preserve">which </w:t>
      </w:r>
      <w:r w:rsidRPr="0026269D">
        <w:rPr>
          <w:highlight w:val="cyan"/>
          <w:u w:val="single"/>
        </w:rPr>
        <w:t>marijuana plants emit gases called terpenes</w:t>
      </w:r>
      <w:r w:rsidRPr="0026269D">
        <w:rPr>
          <w:u w:val="single"/>
        </w:rPr>
        <w:t>.</w:t>
      </w:r>
      <w:r w:rsidRPr="0026269D">
        <w:rPr>
          <w:sz w:val="16"/>
        </w:rPr>
        <w:t xml:space="preserve"> There are many different kinds of terpenes — an oak tree makes a lot of one called isoprene, and when you're walking through a pine forest, it's a terpene called alpha-pinene that you're smelling in the air. </w:t>
      </w:r>
      <w:r w:rsidRPr="0026269D">
        <w:rPr>
          <w:u w:val="single"/>
        </w:rPr>
        <w:t>Terpenes like eucalyptol are what give marijuana plants their distinctive aroma, but these compounds also affect the atmosphere:</w:t>
      </w:r>
      <w:r w:rsidRPr="0026269D">
        <w:rPr>
          <w:sz w:val="16"/>
        </w:rPr>
        <w:t xml:space="preserve"> "The Appalachian Mountains are called the Smoky Mountains because of that white haze you see there," says Vizuete. "This happens because </w:t>
      </w:r>
      <w:r w:rsidRPr="0026269D">
        <w:rPr>
          <w:u w:val="single"/>
        </w:rPr>
        <w:t xml:space="preserve">particles are formed when these terpenes react in the atmosphere, forming aerosol and causing that mist." </w:t>
      </w:r>
      <w:r w:rsidRPr="0026269D">
        <w:rPr>
          <w:sz w:val="16"/>
        </w:rPr>
        <w:t xml:space="preserve">Vizuete and his team found marijuana plants to be pretty average emitters of terpenes, and that the composition of and rate at which the terpene gases are emitted by the plants depend on the strain of the marijuana plant. But what does all this have to do with air quality? Terpenes and VOCs </w:t>
      </w:r>
      <w:r w:rsidRPr="0026269D">
        <w:rPr>
          <w:highlight w:val="cyan"/>
          <w:u w:val="single"/>
        </w:rPr>
        <w:t>Terpenes are a type of</w:t>
      </w:r>
      <w:r w:rsidRPr="0026269D">
        <w:rPr>
          <w:u w:val="single"/>
        </w:rPr>
        <w:t xml:space="preserve"> chemical called volatile organic compounds (</w:t>
      </w:r>
      <w:r w:rsidRPr="0026269D">
        <w:rPr>
          <w:highlight w:val="cyan"/>
          <w:u w:val="single"/>
        </w:rPr>
        <w:t>VOC</w:t>
      </w:r>
      <w:r w:rsidRPr="00E41CC6">
        <w:rPr>
          <w:u w:val="single"/>
        </w:rPr>
        <w:t>s</w:t>
      </w:r>
      <w:r w:rsidRPr="0026269D">
        <w:rPr>
          <w:u w:val="single"/>
        </w:rPr>
        <w:t xml:space="preserve">), </w:t>
      </w:r>
      <w:r w:rsidRPr="0026269D">
        <w:rPr>
          <w:highlight w:val="cyan"/>
          <w:u w:val="single"/>
        </w:rPr>
        <w:t xml:space="preserve">which are released into the atmosphere and contribute to </w:t>
      </w:r>
      <w:r w:rsidRPr="0026269D">
        <w:rPr>
          <w:u w:val="single"/>
        </w:rPr>
        <w:t xml:space="preserve">the chemistry that </w:t>
      </w:r>
      <w:r w:rsidRPr="0026269D">
        <w:rPr>
          <w:b/>
          <w:iCs/>
          <w:u w:val="single"/>
        </w:rPr>
        <w:t xml:space="preserve">produces </w:t>
      </w:r>
      <w:r w:rsidRPr="0026269D">
        <w:rPr>
          <w:b/>
          <w:iCs/>
          <w:highlight w:val="cyan"/>
          <w:u w:val="single"/>
        </w:rPr>
        <w:t>air pollution</w:t>
      </w:r>
      <w:r w:rsidRPr="0026269D">
        <w:rPr>
          <w:u w:val="single"/>
        </w:rPr>
        <w:t>.</w:t>
      </w:r>
      <w:r w:rsidRPr="0026269D">
        <w:rPr>
          <w:sz w:val="16"/>
        </w:rPr>
        <w:t xml:space="preserve"> Scientists realized this about 40 years ago, and the rest of us discovered it in 1981, when President Ronald Reagan famously claimed that "trees cause more pollution than automobiles do." He was partly right — in a city like Atlanta, Georgia, it's hard to get the air quality models right without taking into consideration the colossal numbers of oak trees in the southeast United States. It works like this</w:t>
      </w:r>
      <w:r w:rsidRPr="0026269D">
        <w:rPr>
          <w:u w:val="single"/>
        </w:rPr>
        <w:t xml:space="preserve">: In the presence of sunlight, </w:t>
      </w:r>
      <w:r w:rsidRPr="00E41CC6">
        <w:rPr>
          <w:u w:val="single"/>
        </w:rPr>
        <w:t xml:space="preserve">VOCs like </w:t>
      </w:r>
      <w:r w:rsidRPr="0026269D">
        <w:rPr>
          <w:highlight w:val="cyan"/>
          <w:u w:val="single"/>
        </w:rPr>
        <w:t xml:space="preserve">terpenes react with </w:t>
      </w:r>
      <w:r w:rsidRPr="0026269D">
        <w:rPr>
          <w:u w:val="single"/>
        </w:rPr>
        <w:t xml:space="preserve">another type of compound called </w:t>
      </w:r>
      <w:r w:rsidRPr="0026269D">
        <w:rPr>
          <w:highlight w:val="cyan"/>
          <w:u w:val="single"/>
        </w:rPr>
        <w:t xml:space="preserve">nitrogen oxides </w:t>
      </w:r>
      <w:r w:rsidRPr="0026269D">
        <w:rPr>
          <w:u w:val="single"/>
        </w:rPr>
        <w:t xml:space="preserve">(NOx), which come from combustion sources: power plants, automobiles, any industry that makes a flame. </w:t>
      </w:r>
      <w:r w:rsidRPr="0026269D">
        <w:rPr>
          <w:highlight w:val="cyan"/>
          <w:u w:val="single"/>
        </w:rPr>
        <w:t xml:space="preserve">When you have the right amount of NOx and VOC in the presence of sunlight, you get particulate matter and ozone — </w:t>
      </w:r>
      <w:r w:rsidRPr="0026269D">
        <w:rPr>
          <w:b/>
          <w:iCs/>
          <w:highlight w:val="cyan"/>
          <w:u w:val="single"/>
        </w:rPr>
        <w:t>both air pollutants</w:t>
      </w:r>
      <w:r w:rsidRPr="0026269D">
        <w:rPr>
          <w:b/>
          <w:iCs/>
          <w:u w:val="single"/>
        </w:rPr>
        <w:t>.</w:t>
      </w:r>
    </w:p>
    <w:p w14:paraId="6FB45082" w14:textId="77777777" w:rsidR="004B6542" w:rsidRPr="0026269D" w:rsidRDefault="004B6542" w:rsidP="004B6542">
      <w:pPr>
        <w:keepNext/>
        <w:keepLines/>
        <w:spacing w:before="40" w:after="0"/>
        <w:outlineLvl w:val="3"/>
        <w:rPr>
          <w:rFonts w:eastAsiaTheme="majorEastAsia" w:cstheme="majorBidi"/>
          <w:b/>
          <w:iCs/>
          <w:sz w:val="26"/>
        </w:rPr>
      </w:pPr>
      <w:r w:rsidRPr="0026269D">
        <w:rPr>
          <w:rFonts w:eastAsiaTheme="majorEastAsia" w:cstheme="majorBidi"/>
          <w:b/>
          <w:iCs/>
          <w:sz w:val="26"/>
        </w:rPr>
        <w:t>VOCs cause pollution and global warming</w:t>
      </w:r>
    </w:p>
    <w:p w14:paraId="7381850F" w14:textId="77777777" w:rsidR="004B6542" w:rsidRPr="0026269D" w:rsidRDefault="004B6542" w:rsidP="004B6542">
      <w:r w:rsidRPr="0026269D">
        <w:rPr>
          <w:b/>
          <w:bCs/>
          <w:sz w:val="26"/>
        </w:rPr>
        <w:t>Shareefdeen 19</w:t>
      </w:r>
      <w:r w:rsidRPr="0026269D">
        <w:t>, (Zarook, professional engineer. Ph.D. in Chemical Engineering from NJIT. Research areas include biofiltration, bioreactor modeling, waste management and pollution control.; 5/2/2019, " Selection of sustainable technologies for reducing emission of volatile organic compounds and greenhouse gases" Journal of Ocean and Climate, https://journals.sagepub.com/doi/pdf/10.1177/2516019219852603, accessed 7-13-2020) Zim (JZ)</w:t>
      </w:r>
    </w:p>
    <w:p w14:paraId="4ADA77C6" w14:textId="77777777" w:rsidR="004B6542" w:rsidRPr="0026269D" w:rsidRDefault="004B6542" w:rsidP="004B6542">
      <w:pPr>
        <w:rPr>
          <w:sz w:val="16"/>
        </w:rPr>
      </w:pPr>
      <w:r w:rsidRPr="0026269D">
        <w:rPr>
          <w:sz w:val="16"/>
        </w:rPr>
        <w:t xml:space="preserve">Nearly most manufacturing processes, paint shops, contaminated soil sites, and industrial wastewater treatment plants emit waste gases containing abundant of toxic and carcinogenic volatile organic compounds (VOCs). </w:t>
      </w:r>
      <w:r w:rsidRPr="0026269D">
        <w:rPr>
          <w:u w:val="single"/>
        </w:rPr>
        <w:t xml:space="preserve">The presence of VOCs in the air </w:t>
      </w:r>
      <w:r w:rsidRPr="0026269D">
        <w:rPr>
          <w:b/>
          <w:iCs/>
          <w:u w:val="single"/>
        </w:rPr>
        <w:t>even in trace quantities</w:t>
      </w:r>
      <w:r w:rsidRPr="0026269D">
        <w:rPr>
          <w:u w:val="single"/>
        </w:rPr>
        <w:t xml:space="preserve"> is an environmental and health hazard.</w:t>
      </w:r>
      <w:r w:rsidRPr="0026269D">
        <w:rPr>
          <w:sz w:val="16"/>
        </w:rPr>
        <w:t xml:space="preserve"> Because of the reactivity as precursors to ozone, VOC control has become the target of the 1990 Clean Air Act Amendments (CAAA). Greenhouse gases (GHGs), principally carbon dioxide (CO2), methane (CH4), and nitrous oxide (N2O), from the combustion of fossil fuels are viewed as contributing to human-induced global climate change, which is one of the most challenging environmental issues facing the world today (Zhao et al., 2019). </w:t>
      </w:r>
      <w:r w:rsidRPr="0026269D">
        <w:rPr>
          <w:u w:val="single"/>
        </w:rPr>
        <w:t>The GHGs act as a blanket that increases the temperature of the earth.</w:t>
      </w:r>
      <w:r w:rsidRPr="0026269D">
        <w:rPr>
          <w:sz w:val="16"/>
        </w:rPr>
        <w:t xml:space="preserve"> CO2 has been identified as the major GHG because of its abundance in the atmosphere (Davis and Cornwell, 2013). </w:t>
      </w:r>
      <w:r w:rsidRPr="0026269D">
        <w:rPr>
          <w:u w:val="single"/>
        </w:rPr>
        <w:t>Effects of global warming include sea-level rise, polar ice melting, flooding, damage to structures, and effects on ecosystems</w:t>
      </w:r>
      <w:r w:rsidRPr="0026269D">
        <w:rPr>
          <w:sz w:val="16"/>
        </w:rPr>
        <w:t xml:space="preserve"> (Field et al., 2014). Scientists, researchers, academicians, and politicians, irrespective of their professional and partisan interest, agree that </w:t>
      </w:r>
      <w:r w:rsidRPr="0026269D">
        <w:rPr>
          <w:b/>
          <w:iCs/>
          <w:u w:val="single"/>
        </w:rPr>
        <w:t>reduction of GHG emission</w:t>
      </w:r>
      <w:r w:rsidRPr="0026269D">
        <w:rPr>
          <w:u w:val="single"/>
        </w:rPr>
        <w:t xml:space="preserve"> is critically important for saving the people from destructive climate change.</w:t>
      </w:r>
      <w:r w:rsidRPr="0026269D">
        <w:rPr>
          <w:sz w:val="16"/>
        </w:rPr>
        <w:t xml:space="preserve"> The Kyoto protocol identifies fuel combustion as one of the major sources of GHG emissions and sets targets for industrialized countries to reduce GHG emissions, and the protocol was ratified by 192 countries (European Environment Agency (EEA), 2012). Integration of innovative biotechnological processes in industrial systems can significantly reduce GHG emissions while removing toxic VOCs.</w:t>
      </w:r>
    </w:p>
    <w:p w14:paraId="3A31D35A" w14:textId="77777777" w:rsidR="004B6542" w:rsidRPr="0026269D" w:rsidRDefault="004B6542" w:rsidP="004B6542"/>
    <w:p w14:paraId="2485F72B" w14:textId="77777777" w:rsidR="004B6542" w:rsidRPr="00FE71CE" w:rsidRDefault="004B6542" w:rsidP="004B6542">
      <w:pPr>
        <w:keepNext/>
        <w:keepLines/>
        <w:spacing w:before="40" w:after="0"/>
        <w:outlineLvl w:val="3"/>
        <w:rPr>
          <w:rFonts w:eastAsiaTheme="majorEastAsia" w:cstheme="majorBidi"/>
          <w:b/>
          <w:iCs/>
          <w:sz w:val="26"/>
        </w:rPr>
      </w:pPr>
      <w:r w:rsidRPr="00FE71CE">
        <w:rPr>
          <w:rFonts w:eastAsiaTheme="majorEastAsia" w:cstheme="majorBidi"/>
          <w:b/>
          <w:iCs/>
          <w:sz w:val="26"/>
        </w:rPr>
        <w:t>Warming causes extinction and turns every impact</w:t>
      </w:r>
    </w:p>
    <w:p w14:paraId="4267ED6F" w14:textId="77777777" w:rsidR="004B6542" w:rsidRPr="00FE71CE" w:rsidRDefault="004B6542" w:rsidP="004B6542">
      <w:pPr>
        <w:tabs>
          <w:tab w:val="left" w:pos="450"/>
        </w:tabs>
      </w:pPr>
      <w:r w:rsidRPr="00FE71CE">
        <w:rPr>
          <w:b/>
          <w:bCs/>
          <w:sz w:val="26"/>
        </w:rPr>
        <w:t>Cribb, 17</w:t>
      </w:r>
      <w:r w:rsidRPr="00FE71CE">
        <w:t xml:space="preserve">—principal of JCA, Fellow of the Australian Academy of Technological Sciences and Engineering, former Director, National Awareness, CSIRO (Julian, “The Baker,” </w:t>
      </w:r>
      <w:r w:rsidRPr="00FE71CE">
        <w:rPr>
          <w:i/>
        </w:rPr>
        <w:t>Surviving the 21st Century</w:t>
      </w:r>
      <w:r w:rsidRPr="00FE71CE">
        <w:t xml:space="preserve"> Chapter 4, pg 91-94, dml)</w:t>
      </w:r>
    </w:p>
    <w:p w14:paraId="280C99BC" w14:textId="77777777" w:rsidR="004B6542" w:rsidRPr="00FE71CE" w:rsidRDefault="004B6542" w:rsidP="004B6542">
      <w:pPr>
        <w:rPr>
          <w:sz w:val="16"/>
        </w:rPr>
      </w:pPr>
      <w:r w:rsidRPr="00FE71CE">
        <w:rPr>
          <w:sz w:val="16"/>
        </w:rPr>
        <w:t xml:space="preserve">This event, known as </w:t>
      </w:r>
      <w:r w:rsidRPr="00FE71CE">
        <w:rPr>
          <w:u w:val="single"/>
        </w:rPr>
        <w:t>the Palaeocene-Eocene Thermal Maximum</w:t>
      </w:r>
      <w:r w:rsidRPr="00FE71CE">
        <w:rPr>
          <w:sz w:val="16"/>
        </w:rPr>
        <w:t xml:space="preserve"> or </w:t>
      </w:r>
      <w:r w:rsidRPr="00FE71CE">
        <w:rPr>
          <w:u w:val="single"/>
        </w:rPr>
        <w:t>PETM</w:t>
      </w:r>
      <w:r w:rsidRPr="00FE71CE">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FE71CE">
        <w:rPr>
          <w:u w:val="single"/>
        </w:rPr>
        <w:t>was accompanied by</w:t>
      </w:r>
      <w:r w:rsidRPr="00FE71CE">
        <w:rPr>
          <w:sz w:val="16"/>
        </w:rPr>
        <w:t xml:space="preserve"> a major wipe-out of ocean life in particular, though most small land mammals survived. Investigating the records of old marine sediments Zeebe was able to show there had been </w:t>
      </w:r>
      <w:r w:rsidRPr="00FE71CE">
        <w:rPr>
          <w:u w:val="single"/>
        </w:rPr>
        <w:t>a sharp, 70 %, leap in atmospheric CO 2 concentrations</w:t>
      </w:r>
      <w:r w:rsidRPr="00FE71CE">
        <w:rPr>
          <w:sz w:val="16"/>
        </w:rPr>
        <w:t xml:space="preserve"> at the time. However, he concluded there was only sufficient carbon available to force the climate to warm by 1–3 °C and that </w:t>
      </w:r>
      <w:r w:rsidRPr="00FE71CE">
        <w:rPr>
          <w:u w:val="single"/>
        </w:rPr>
        <w:t>some other mechanism</w:t>
      </w:r>
      <w:r w:rsidRPr="00FE71CE">
        <w:rPr>
          <w:sz w:val="16"/>
        </w:rPr>
        <w:t xml:space="preserve"> must have been triggered by the initial warming, which then </w:t>
      </w:r>
      <w:r w:rsidRPr="00FE71CE">
        <w:rPr>
          <w:u w:val="single"/>
        </w:rPr>
        <w:t>drove the Earth’s temperature to fever pitch</w:t>
      </w:r>
      <w:r w:rsidRPr="00FE71CE">
        <w:rPr>
          <w:sz w:val="16"/>
        </w:rPr>
        <w:t xml:space="preserve">, up by another 4–6 °C (Zeebe et al. 2009). This process is the ‘ </w:t>
      </w:r>
      <w:r w:rsidRPr="00FE71CE">
        <w:rPr>
          <w:b/>
          <w:iCs/>
          <w:u w:val="single"/>
        </w:rPr>
        <w:t>runaway global warming</w:t>
      </w:r>
      <w:r w:rsidRPr="00FE71CE">
        <w:rPr>
          <w:sz w:val="16"/>
        </w:rPr>
        <w:t xml:space="preserve"> ‘ which </w:t>
      </w:r>
      <w:r w:rsidRPr="00FE71CE">
        <w:rPr>
          <w:u w:val="single"/>
        </w:rPr>
        <w:t>now menaces us</w:t>
      </w:r>
      <w:r w:rsidRPr="00FE71CE">
        <w:rPr>
          <w:sz w:val="16"/>
        </w:rPr>
        <w:t>.</w:t>
      </w:r>
    </w:p>
    <w:p w14:paraId="0672960B" w14:textId="77777777" w:rsidR="004B6542" w:rsidRPr="00FE71CE" w:rsidRDefault="004B6542" w:rsidP="004B6542">
      <w:pPr>
        <w:rPr>
          <w:u w:val="single"/>
        </w:rPr>
      </w:pPr>
      <w:r w:rsidRPr="00FE71CE">
        <w:rPr>
          <w:sz w:val="16"/>
        </w:rPr>
        <w:t xml:space="preserve"> The significance of PETM is that it appears that about </w:t>
      </w:r>
      <w:r w:rsidRPr="00FE71CE">
        <w:rPr>
          <w:u w:val="single"/>
        </w:rPr>
        <w:t>the same volume of carbon</w:t>
      </w:r>
      <w:r w:rsidRPr="00FE71CE">
        <w:rPr>
          <w:sz w:val="16"/>
        </w:rPr>
        <w:t xml:space="preserve"> was dumped by natural processes into the Earth’s atmosphere and oceans </w:t>
      </w:r>
      <w:r w:rsidRPr="00FE71CE">
        <w:rPr>
          <w:u w:val="single"/>
        </w:rPr>
        <w:t xml:space="preserve">as humans are </w:t>
      </w:r>
      <w:r w:rsidRPr="00FE71CE">
        <w:rPr>
          <w:b/>
          <w:iCs/>
          <w:u w:val="single"/>
        </w:rPr>
        <w:t>currently dumping</w:t>
      </w:r>
      <w:r w:rsidRPr="00FE71CE">
        <w:rPr>
          <w:u w:val="single"/>
        </w:rPr>
        <w:t xml:space="preserve"> with the burning of fossil fuels and clearing of the world’s forests</w:t>
      </w:r>
      <w:r w:rsidRPr="00FE71CE">
        <w:rPr>
          <w:sz w:val="16"/>
        </w:rPr>
        <w:t xml:space="preserve">—about 3 trillion tonnes in all—and it was this that </w:t>
      </w:r>
      <w:r w:rsidRPr="00FE71CE">
        <w:rPr>
          <w:u w:val="single"/>
        </w:rPr>
        <w:t xml:space="preserve">triggered the </w:t>
      </w:r>
      <w:r w:rsidRPr="00FE71CE">
        <w:rPr>
          <w:b/>
          <w:iCs/>
          <w:u w:val="single"/>
        </w:rPr>
        <w:t>hyperthermal surge</w:t>
      </w:r>
      <w:r w:rsidRPr="00FE71CE">
        <w:rPr>
          <w:u w:val="single"/>
        </w:rPr>
        <w:t xml:space="preserve"> in planetary heating.</w:t>
      </w:r>
    </w:p>
    <w:p w14:paraId="74F2E82E" w14:textId="77777777" w:rsidR="004B6542" w:rsidRPr="00FE71CE" w:rsidRDefault="004B6542" w:rsidP="004B6542">
      <w:pPr>
        <w:rPr>
          <w:u w:val="single"/>
        </w:rPr>
      </w:pPr>
      <w:r w:rsidRPr="00FE71CE">
        <w:rPr>
          <w:u w:val="single"/>
        </w:rPr>
        <w:t>As to the mechanism that could suddenly release a huge amount of extra carbon into the atmosphere and oceans and project global temperatures up by 6–9 °C, the most likely explanation is</w:t>
      </w:r>
      <w:r w:rsidRPr="00FE71CE">
        <w:rPr>
          <w:sz w:val="16"/>
        </w:rPr>
        <w:t xml:space="preserve"> the one described at the start of this chapter—</w:t>
      </w:r>
      <w:r w:rsidRPr="00FE71CE">
        <w:rPr>
          <w:u w:val="single"/>
        </w:rPr>
        <w:t xml:space="preserve">the </w:t>
      </w:r>
      <w:r w:rsidRPr="00FE71CE">
        <w:rPr>
          <w:b/>
          <w:iCs/>
          <w:u w:val="single"/>
        </w:rPr>
        <w:t>rapid melting</w:t>
      </w:r>
      <w:r w:rsidRPr="00FE71CE">
        <w:rPr>
          <w:u w:val="single"/>
        </w:rPr>
        <w:t xml:space="preserve"> and </w:t>
      </w:r>
      <w:r w:rsidRPr="00FE71CE">
        <w:rPr>
          <w:b/>
          <w:iCs/>
          <w:u w:val="single"/>
        </w:rPr>
        <w:t>escape</w:t>
      </w:r>
      <w:r w:rsidRPr="00FE71CE">
        <w:rPr>
          <w:u w:val="single"/>
        </w:rPr>
        <w:t xml:space="preserve"> of</w:t>
      </w:r>
      <w:r w:rsidRPr="00FE71CE">
        <w:rPr>
          <w:sz w:val="16"/>
        </w:rPr>
        <w:t xml:space="preserve"> billions of tonnes of </w:t>
      </w:r>
      <w:r w:rsidRPr="00FE71CE">
        <w:rPr>
          <w:b/>
          <w:iCs/>
          <w:u w:val="single"/>
        </w:rPr>
        <w:t>frozen methane</w:t>
      </w:r>
      <w:r w:rsidRPr="00FE71CE">
        <w:rPr>
          <w:sz w:val="16"/>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FE71CE">
        <w:rPr>
          <w:u w:val="single"/>
        </w:rPr>
        <w:t>moderate warming</w:t>
      </w:r>
      <w:r w:rsidRPr="00FE71CE">
        <w:rPr>
          <w:sz w:val="16"/>
        </w:rPr>
        <w:t xml:space="preserve">, which </w:t>
      </w:r>
      <w:r w:rsidRPr="00FE71CE">
        <w:rPr>
          <w:u w:val="single"/>
        </w:rPr>
        <w:t xml:space="preserve">brings warmer water from the surface down into the depths, to melt the deposits of frozen gas. Unlocking several trillion tonnes of methane would cause global temperatures to </w:t>
      </w:r>
      <w:r w:rsidRPr="00FE71CE">
        <w:rPr>
          <w:b/>
          <w:iCs/>
          <w:u w:val="single"/>
        </w:rPr>
        <w:t>rocket upwards sharply</w:t>
      </w:r>
      <w:r w:rsidRPr="00FE71CE">
        <w:rPr>
          <w:u w:val="single"/>
        </w:rPr>
        <w:t xml:space="preserve">. Once such a process gets under way, </w:t>
      </w:r>
      <w:r w:rsidRPr="00FE71CE">
        <w:rPr>
          <w:b/>
          <w:iCs/>
          <w:u w:val="single"/>
        </w:rPr>
        <w:t>most experts</w:t>
      </w:r>
      <w:r w:rsidRPr="00FE71CE">
        <w:rPr>
          <w:u w:val="single"/>
        </w:rPr>
        <w:t xml:space="preserve"> consider, warming will happen </w:t>
      </w:r>
      <w:r w:rsidRPr="00FE71CE">
        <w:rPr>
          <w:b/>
          <w:iCs/>
          <w:u w:val="single"/>
        </w:rPr>
        <w:t>so fast</w:t>
      </w:r>
      <w:r w:rsidRPr="00FE71CE">
        <w:rPr>
          <w:u w:val="single"/>
        </w:rPr>
        <w:t xml:space="preserve"> it is </w:t>
      </w:r>
      <w:r w:rsidRPr="00FE71CE">
        <w:rPr>
          <w:b/>
          <w:iCs/>
          <w:u w:val="single"/>
        </w:rPr>
        <w:t>doubtful</w:t>
      </w:r>
      <w:r w:rsidRPr="00FE71CE">
        <w:rPr>
          <w:u w:val="single"/>
        </w:rPr>
        <w:t xml:space="preserve"> if humans could do anything to stop it </w:t>
      </w:r>
      <w:r w:rsidRPr="00FE71CE">
        <w:rPr>
          <w:b/>
          <w:iCs/>
          <w:u w:val="single"/>
        </w:rPr>
        <w:t>even if</w:t>
      </w:r>
      <w:r w:rsidRPr="00FE71CE">
        <w:rPr>
          <w:u w:val="single"/>
        </w:rPr>
        <w:t xml:space="preserve"> they </w:t>
      </w:r>
      <w:r w:rsidRPr="00FE71CE">
        <w:rPr>
          <w:b/>
          <w:iCs/>
          <w:u w:val="single"/>
        </w:rPr>
        <w:t>instantly ceased</w:t>
      </w:r>
      <w:r w:rsidRPr="00FE71CE">
        <w:rPr>
          <w:u w:val="single"/>
        </w:rPr>
        <w:t xml:space="preserve"> all burning of fossil fuels.</w:t>
      </w:r>
    </w:p>
    <w:p w14:paraId="25C211CB" w14:textId="77777777" w:rsidR="004B6542" w:rsidRPr="00FE71CE" w:rsidRDefault="004B6542" w:rsidP="004B6542">
      <w:pPr>
        <w:rPr>
          <w:sz w:val="16"/>
        </w:rPr>
      </w:pPr>
      <w:r w:rsidRPr="00FE71CE">
        <w:rPr>
          <w:sz w:val="16"/>
        </w:rPr>
        <w:t xml:space="preserve"> </w:t>
      </w:r>
      <w:r w:rsidRPr="00FE71CE">
        <w:rPr>
          <w:u w:val="single"/>
        </w:rPr>
        <w:t>This ‘</w:t>
      </w:r>
      <w:r w:rsidRPr="00FE71CE">
        <w:rPr>
          <w:b/>
          <w:iCs/>
          <w:u w:val="single"/>
        </w:rPr>
        <w:t>double whammy</w:t>
      </w:r>
      <w:r w:rsidRPr="00FE71CE">
        <w:rPr>
          <w:u w:val="single"/>
        </w:rPr>
        <w:t>’ of global warming</w:t>
      </w:r>
      <w:r w:rsidRPr="00FE71CE">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FE71CE">
        <w:rPr>
          <w:u w:val="single"/>
        </w:rPr>
        <w:t xml:space="preserve">is the </w:t>
      </w:r>
      <w:r w:rsidRPr="00FE71CE">
        <w:rPr>
          <w:b/>
          <w:iCs/>
          <w:u w:val="single"/>
        </w:rPr>
        <w:t>principal threat</w:t>
      </w:r>
      <w:r w:rsidRPr="00FE71CE">
        <w:rPr>
          <w:u w:val="single"/>
        </w:rPr>
        <w:t xml:space="preserve"> to</w:t>
      </w:r>
      <w:r w:rsidRPr="00FE71CE">
        <w:rPr>
          <w:sz w:val="16"/>
        </w:rPr>
        <w:t xml:space="preserve"> civilisation in the twenty-first century and, combined with nuclear conflict (Chap. 4), to </w:t>
      </w:r>
      <w:r w:rsidRPr="00FE71CE">
        <w:rPr>
          <w:u w:val="single"/>
        </w:rPr>
        <w:t xml:space="preserve">the </w:t>
      </w:r>
      <w:r w:rsidRPr="00FE71CE">
        <w:rPr>
          <w:b/>
          <w:iCs/>
          <w:u w:val="single"/>
        </w:rPr>
        <w:t>survival of the human species</w:t>
      </w:r>
      <w:r w:rsidRPr="00FE71CE">
        <w:rPr>
          <w:sz w:val="16"/>
        </w:rPr>
        <w:t>.</w:t>
      </w:r>
    </w:p>
    <w:p w14:paraId="21314D93" w14:textId="77777777" w:rsidR="004B6542" w:rsidRPr="00FE71CE" w:rsidRDefault="004B6542" w:rsidP="004B6542">
      <w:pPr>
        <w:rPr>
          <w:sz w:val="16"/>
        </w:rPr>
      </w:pPr>
      <w:r w:rsidRPr="00FE71CE">
        <w:rPr>
          <w:sz w:val="16"/>
        </w:rPr>
        <w:t xml:space="preserve"> The IPCC’s fifth report states that the melting of between 37 and 81 % of the world’s tundra permafrost is ‘virtually certain’ adding “</w:t>
      </w:r>
      <w:r w:rsidRPr="00FE71CE">
        <w:rPr>
          <w:u w:val="single"/>
        </w:rPr>
        <w:t xml:space="preserve">There is a </w:t>
      </w:r>
      <w:r w:rsidRPr="00FE71CE">
        <w:rPr>
          <w:b/>
          <w:iCs/>
          <w:u w:val="single"/>
        </w:rPr>
        <w:t>high risk</w:t>
      </w:r>
      <w:r w:rsidRPr="00FE71CE">
        <w:rPr>
          <w:u w:val="single"/>
        </w:rPr>
        <w:t xml:space="preserve"> of </w:t>
      </w:r>
      <w:r w:rsidRPr="00FE71CE">
        <w:rPr>
          <w:b/>
          <w:iCs/>
          <w:u w:val="single"/>
        </w:rPr>
        <w:t>substantial carbon</w:t>
      </w:r>
      <w:r w:rsidRPr="00FE71CE">
        <w:rPr>
          <w:u w:val="single"/>
        </w:rPr>
        <w:t xml:space="preserve"> and </w:t>
      </w:r>
      <w:r w:rsidRPr="00FE71CE">
        <w:rPr>
          <w:b/>
          <w:iCs/>
          <w:u w:val="single"/>
        </w:rPr>
        <w:t>methane emissions</w:t>
      </w:r>
      <w:r w:rsidRPr="00FE71CE">
        <w:rPr>
          <w:u w:val="single"/>
        </w:rPr>
        <w:t xml:space="preserve"> as a result of </w:t>
      </w:r>
      <w:r w:rsidRPr="00FE71CE">
        <w:rPr>
          <w:b/>
          <w:iCs/>
          <w:u w:val="single"/>
        </w:rPr>
        <w:t>permafrost thawing</w:t>
      </w:r>
      <w:r w:rsidRPr="00FE71CE">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7B79B60C" w14:textId="77777777" w:rsidR="004B6542" w:rsidRPr="00FE71CE" w:rsidRDefault="004B6542" w:rsidP="004B6542">
      <w:pPr>
        <w:rPr>
          <w:sz w:val="16"/>
        </w:rPr>
      </w:pPr>
      <w:r w:rsidRPr="00FE71CE">
        <w:rPr>
          <w:sz w:val="16"/>
        </w:rPr>
        <w:t xml:space="preserve"> The difficulty is that no-one knows how quickly the Earth will heat up, as this depends on something that cannot be scientifically predicted: the behaviour of the whole human species and the timeliness with which we act. </w:t>
      </w:r>
      <w:r w:rsidRPr="00FE71CE">
        <w:rPr>
          <w:u w:val="single"/>
        </w:rPr>
        <w:t>Failure to abolish carbon emissions in time will make a 4–5 °C rise in temperature likely</w:t>
      </w:r>
      <w:r w:rsidRPr="00FE71CE">
        <w:rPr>
          <w:sz w:val="16"/>
        </w:rPr>
        <w:t>. As to what that may mean, here are some eminent opinions :</w:t>
      </w:r>
    </w:p>
    <w:p w14:paraId="0749ECAA" w14:textId="77777777" w:rsidR="004B6542" w:rsidRPr="00FE71CE" w:rsidRDefault="004B6542" w:rsidP="004B6542">
      <w:pPr>
        <w:rPr>
          <w:sz w:val="16"/>
        </w:rPr>
      </w:pPr>
      <w:r w:rsidRPr="00FE71CE">
        <w:rPr>
          <w:sz w:val="16"/>
        </w:rPr>
        <w:t>• Warming of 5 °C will mean the planet can support fewer than 1 billion people—Hans-Joachim Shellnhuber, Potsdam Institute for Climate Impact Research (Kanter 2009)</w:t>
      </w:r>
    </w:p>
    <w:p w14:paraId="3A08E470" w14:textId="77777777" w:rsidR="004B6542" w:rsidRPr="00FE71CE" w:rsidRDefault="004B6542" w:rsidP="004B6542">
      <w:pPr>
        <w:rPr>
          <w:sz w:val="16"/>
        </w:rPr>
      </w:pPr>
      <w:r w:rsidRPr="00FE71CE">
        <w:rPr>
          <w:sz w:val="16"/>
        </w:rPr>
        <w:t xml:space="preserve">• With temperature increases of 4–7 °C </w:t>
      </w:r>
      <w:r w:rsidRPr="00FE71CE">
        <w:rPr>
          <w:b/>
          <w:iCs/>
          <w:u w:val="single"/>
        </w:rPr>
        <w:t>billions of people</w:t>
      </w:r>
      <w:r w:rsidRPr="00FE71CE">
        <w:rPr>
          <w:u w:val="single"/>
        </w:rPr>
        <w:t xml:space="preserve"> will have to move and there will be </w:t>
      </w:r>
      <w:r w:rsidRPr="00FE71CE">
        <w:rPr>
          <w:b/>
          <w:iCs/>
          <w:u w:val="single"/>
        </w:rPr>
        <w:t>very severe conflict</w:t>
      </w:r>
      <w:r w:rsidRPr="00FE71CE">
        <w:rPr>
          <w:sz w:val="16"/>
        </w:rPr>
        <w:t>—Nicholas Stern, London School of Economics (Kanter 2009)</w:t>
      </w:r>
    </w:p>
    <w:p w14:paraId="02307CC0" w14:textId="77777777" w:rsidR="004B6542" w:rsidRPr="00FE71CE" w:rsidRDefault="004B6542" w:rsidP="004B6542">
      <w:pPr>
        <w:rPr>
          <w:sz w:val="16"/>
        </w:rPr>
      </w:pPr>
      <w:r w:rsidRPr="00FE71CE">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192E7FFC" w14:textId="77777777" w:rsidR="004B6542" w:rsidRPr="00FE71CE" w:rsidRDefault="004B6542" w:rsidP="004B6542">
      <w:pPr>
        <w:rPr>
          <w:sz w:val="16"/>
        </w:rPr>
      </w:pPr>
      <w:r w:rsidRPr="00FE71CE">
        <w:rPr>
          <w:sz w:val="16"/>
        </w:rPr>
        <w:t>• Corn and soybean yields in the US may decrease by 63–82 %—Schlenker and Roberts, Arizona State University (Schlenker &amp; Roberts 2009a)</w:t>
      </w:r>
    </w:p>
    <w:p w14:paraId="27F09CCD" w14:textId="77777777" w:rsidR="004B6542" w:rsidRPr="00FE71CE" w:rsidRDefault="004B6542" w:rsidP="004B6542">
      <w:pPr>
        <w:rPr>
          <w:sz w:val="16"/>
        </w:rPr>
      </w:pPr>
      <w:r w:rsidRPr="00FE71CE">
        <w:rPr>
          <w:sz w:val="16"/>
        </w:rPr>
        <w:t xml:space="preserve">• </w:t>
      </w:r>
      <w:r w:rsidRPr="00FE71CE">
        <w:rPr>
          <w:u w:val="single"/>
        </w:rPr>
        <w:t xml:space="preserve">Up to </w:t>
      </w:r>
      <w:r w:rsidRPr="00FE71CE">
        <w:rPr>
          <w:b/>
          <w:iCs/>
          <w:u w:val="single"/>
        </w:rPr>
        <w:t>35%</w:t>
      </w:r>
      <w:r w:rsidRPr="00FE71CE">
        <w:rPr>
          <w:u w:val="single"/>
        </w:rPr>
        <w:t xml:space="preserve"> of</w:t>
      </w:r>
      <w:r w:rsidRPr="00FE71CE">
        <w:rPr>
          <w:sz w:val="16"/>
        </w:rPr>
        <w:t xml:space="preserve"> the Earth’s </w:t>
      </w:r>
      <w:r w:rsidRPr="00FE71CE">
        <w:rPr>
          <w:u w:val="single"/>
        </w:rPr>
        <w:t xml:space="preserve">species will be </w:t>
      </w:r>
      <w:r w:rsidRPr="00FE71CE">
        <w:rPr>
          <w:b/>
          <w:iCs/>
          <w:u w:val="single"/>
        </w:rPr>
        <w:t>committed to extinction</w:t>
      </w:r>
      <w:r w:rsidRPr="00FE71CE">
        <w:rPr>
          <w:sz w:val="16"/>
        </w:rPr>
        <w:t>—Chris Thomas, University of Leeds (Thomas et al. 2004)</w:t>
      </w:r>
    </w:p>
    <w:p w14:paraId="54BC1C12" w14:textId="77777777" w:rsidR="004B6542" w:rsidRPr="00FE71CE" w:rsidRDefault="004B6542" w:rsidP="004B6542">
      <w:pPr>
        <w:rPr>
          <w:sz w:val="16"/>
        </w:rPr>
      </w:pPr>
      <w:r w:rsidRPr="00FE71CE">
        <w:rPr>
          <w:sz w:val="16"/>
        </w:rPr>
        <w:t xml:space="preserve">• Total polar melting combined with thermal expansion could involve </w:t>
      </w:r>
      <w:r w:rsidRPr="00FE71CE">
        <w:rPr>
          <w:u w:val="single"/>
        </w:rPr>
        <w:t>sea levels</w:t>
      </w:r>
      <w:r w:rsidRPr="00FE71CE">
        <w:rPr>
          <w:sz w:val="16"/>
        </w:rPr>
        <w:t xml:space="preserve"> eventually </w:t>
      </w:r>
      <w:r w:rsidRPr="00FE71CE">
        <w:rPr>
          <w:u w:val="single"/>
        </w:rPr>
        <w:t>rising</w:t>
      </w:r>
      <w:r w:rsidRPr="00FE71CE">
        <w:rPr>
          <w:sz w:val="16"/>
        </w:rPr>
        <w:t xml:space="preserve"> by 65 m (180 ft), i.e. to the 20th floor of tall buildings, </w:t>
      </w:r>
      <w:r w:rsidRPr="00FE71CE">
        <w:rPr>
          <w:u w:val="single"/>
        </w:rPr>
        <w:t>drowning most of the world’s coastal cities and displacing a third or more of the human population</w:t>
      </w:r>
      <w:r w:rsidRPr="00FE71CE">
        <w:rPr>
          <w:sz w:val="16"/>
        </w:rPr>
        <w:t xml:space="preserve"> (Winkelmann et al. 2015) </w:t>
      </w:r>
    </w:p>
    <w:p w14:paraId="4F8DAFD6" w14:textId="77777777" w:rsidR="004B6542" w:rsidRPr="00FE71CE" w:rsidRDefault="004B6542" w:rsidP="004B6542">
      <w:pPr>
        <w:rPr>
          <w:sz w:val="16"/>
        </w:rPr>
      </w:pPr>
      <w:r w:rsidRPr="00FE71CE">
        <w:rPr>
          <w:sz w:val="16"/>
        </w:rPr>
        <w:t xml:space="preserve">• </w:t>
      </w:r>
      <w:r w:rsidRPr="00FE71CE">
        <w:rPr>
          <w:b/>
          <w:iCs/>
          <w:u w:val="single"/>
        </w:rPr>
        <w:t>Intensified global instability</w:t>
      </w:r>
      <w:r w:rsidRPr="00FE71CE">
        <w:rPr>
          <w:u w:val="single"/>
        </w:rPr>
        <w:t xml:space="preserve">, </w:t>
      </w:r>
      <w:r w:rsidRPr="00FE71CE">
        <w:rPr>
          <w:b/>
          <w:iCs/>
          <w:u w:val="single"/>
        </w:rPr>
        <w:t>hunger</w:t>
      </w:r>
      <w:r w:rsidRPr="00FE71CE">
        <w:rPr>
          <w:u w:val="single"/>
        </w:rPr>
        <w:t xml:space="preserve">, </w:t>
      </w:r>
      <w:r w:rsidRPr="00FE71CE">
        <w:rPr>
          <w:b/>
          <w:iCs/>
          <w:u w:val="single"/>
        </w:rPr>
        <w:t>poverty</w:t>
      </w:r>
      <w:r w:rsidRPr="00FE71CE">
        <w:rPr>
          <w:u w:val="single"/>
        </w:rPr>
        <w:t xml:space="preserve"> and </w:t>
      </w:r>
      <w:r w:rsidRPr="00FE71CE">
        <w:rPr>
          <w:b/>
          <w:iCs/>
          <w:u w:val="single"/>
        </w:rPr>
        <w:t>conflict</w:t>
      </w:r>
      <w:r w:rsidRPr="00FE71CE">
        <w:rPr>
          <w:u w:val="single"/>
        </w:rPr>
        <w:t xml:space="preserve">. </w:t>
      </w:r>
      <w:r w:rsidRPr="00FE71CE">
        <w:rPr>
          <w:b/>
          <w:iCs/>
          <w:u w:val="single"/>
        </w:rPr>
        <w:t>Food</w:t>
      </w:r>
      <w:r w:rsidRPr="00FE71CE">
        <w:rPr>
          <w:u w:val="single"/>
        </w:rPr>
        <w:t xml:space="preserve"> and </w:t>
      </w:r>
      <w:r w:rsidRPr="00FE71CE">
        <w:rPr>
          <w:b/>
          <w:iCs/>
          <w:u w:val="single"/>
        </w:rPr>
        <w:t>water shortages</w:t>
      </w:r>
      <w:r w:rsidRPr="00FE71CE">
        <w:rPr>
          <w:u w:val="single"/>
        </w:rPr>
        <w:t xml:space="preserve">, </w:t>
      </w:r>
      <w:r w:rsidRPr="00FE71CE">
        <w:rPr>
          <w:b/>
          <w:iCs/>
          <w:u w:val="single"/>
        </w:rPr>
        <w:t>pandemic disease</w:t>
      </w:r>
      <w:r w:rsidRPr="00FE71CE">
        <w:rPr>
          <w:u w:val="single"/>
        </w:rPr>
        <w:t xml:space="preserve">, disputes over </w:t>
      </w:r>
      <w:r w:rsidRPr="00FE71CE">
        <w:rPr>
          <w:b/>
          <w:iCs/>
          <w:u w:val="single"/>
        </w:rPr>
        <w:t>refugees</w:t>
      </w:r>
      <w:r w:rsidRPr="00FE71CE">
        <w:rPr>
          <w:u w:val="single"/>
        </w:rPr>
        <w:t xml:space="preserve"> and </w:t>
      </w:r>
      <w:r w:rsidRPr="00FE71CE">
        <w:rPr>
          <w:b/>
          <w:iCs/>
          <w:u w:val="single"/>
        </w:rPr>
        <w:t>resources</w:t>
      </w:r>
      <w:r w:rsidRPr="00FE71CE">
        <w:rPr>
          <w:u w:val="single"/>
        </w:rPr>
        <w:t xml:space="preserve">, and </w:t>
      </w:r>
      <w:r w:rsidRPr="00FE71CE">
        <w:rPr>
          <w:b/>
          <w:iCs/>
          <w:u w:val="single"/>
        </w:rPr>
        <w:t>destruction</w:t>
      </w:r>
      <w:r w:rsidRPr="00FE71CE">
        <w:rPr>
          <w:u w:val="single"/>
        </w:rPr>
        <w:t xml:space="preserve"> by </w:t>
      </w:r>
      <w:r w:rsidRPr="00FE71CE">
        <w:rPr>
          <w:b/>
          <w:iCs/>
          <w:u w:val="single"/>
        </w:rPr>
        <w:t>natural disasters</w:t>
      </w:r>
      <w:r w:rsidRPr="00FE71CE">
        <w:rPr>
          <w:u w:val="single"/>
        </w:rPr>
        <w:t xml:space="preserve"> in regions across the globe</w:t>
      </w:r>
      <w:r w:rsidRPr="00FE71CE">
        <w:rPr>
          <w:sz w:val="16"/>
        </w:rPr>
        <w:t>—Chuck Hagel, US Secretary for Defence (Hagel 2014)</w:t>
      </w:r>
    </w:p>
    <w:p w14:paraId="099F81A8" w14:textId="77777777" w:rsidR="004B6542" w:rsidRPr="00FE71CE" w:rsidRDefault="004B6542" w:rsidP="004B6542">
      <w:pPr>
        <w:rPr>
          <w:sz w:val="16"/>
        </w:rPr>
      </w:pPr>
      <w:r w:rsidRPr="00FE71CE">
        <w:rPr>
          <w:sz w:val="16"/>
        </w:rPr>
        <w:t xml:space="preserve">• “Almost inconceivable challenges as human society struggles to adapt… billions of people forced to relocate.… </w:t>
      </w:r>
      <w:r w:rsidRPr="00FE71CE">
        <w:rPr>
          <w:u w:val="single"/>
        </w:rPr>
        <w:t>worsening tensions especially over resources</w:t>
      </w:r>
      <w:r w:rsidRPr="00FE71CE">
        <w:rPr>
          <w:sz w:val="16"/>
        </w:rPr>
        <w:t xml:space="preserve">… </w:t>
      </w:r>
      <w:r w:rsidRPr="00FE71CE">
        <w:rPr>
          <w:u w:val="single"/>
        </w:rPr>
        <w:t xml:space="preserve">armed conflict is </w:t>
      </w:r>
      <w:r w:rsidRPr="00FE71CE">
        <w:rPr>
          <w:b/>
          <w:iCs/>
          <w:u w:val="single"/>
        </w:rPr>
        <w:t>likely</w:t>
      </w:r>
      <w:r w:rsidRPr="00FE71CE">
        <w:rPr>
          <w:u w:val="single"/>
        </w:rPr>
        <w:t xml:space="preserve"> and </w:t>
      </w:r>
      <w:r w:rsidRPr="00FE71CE">
        <w:rPr>
          <w:b/>
          <w:iCs/>
          <w:u w:val="single"/>
        </w:rPr>
        <w:t>nuclear war</w:t>
      </w:r>
      <w:r w:rsidRPr="00FE71CE">
        <w:rPr>
          <w:u w:val="single"/>
        </w:rPr>
        <w:t xml:space="preserve"> is possible”—</w:t>
      </w:r>
      <w:r w:rsidRPr="00FE71CE">
        <w:rPr>
          <w:sz w:val="16"/>
        </w:rPr>
        <w:t xml:space="preserve"> Kurt Campbell, Center for Strategic and International Studies (Campell et al. 2007).</w:t>
      </w:r>
    </w:p>
    <w:p w14:paraId="473DC680" w14:textId="77777777" w:rsidR="004B6542" w:rsidRPr="00FE71CE" w:rsidRDefault="004B6542" w:rsidP="004B6542">
      <w:pPr>
        <w:rPr>
          <w:sz w:val="16"/>
        </w:rPr>
      </w:pPr>
      <w:r w:rsidRPr="00FE71CE">
        <w:rPr>
          <w:sz w:val="16"/>
        </w:rPr>
        <w:t>• “</w:t>
      </w:r>
      <w:r w:rsidRPr="00FE71CE">
        <w:rPr>
          <w:u w:val="single"/>
        </w:rPr>
        <w:t xml:space="preserve">Unless we get control of (global warming), </w:t>
      </w:r>
      <w:r w:rsidRPr="00FE71CE">
        <w:rPr>
          <w:b/>
          <w:iCs/>
          <w:u w:val="single"/>
        </w:rPr>
        <w:t>it will mean our extinction</w:t>
      </w:r>
      <w:r w:rsidRPr="00FE71CE">
        <w:rPr>
          <w:u w:val="single"/>
        </w:rPr>
        <w:t xml:space="preserve"> </w:t>
      </w:r>
      <w:r w:rsidRPr="00FE71CE">
        <w:rPr>
          <w:sz w:val="16"/>
        </w:rPr>
        <w:t xml:space="preserve">eventually”—Helen Berry, Canberra University (Snow &amp; Hannam 2014). </w:t>
      </w:r>
    </w:p>
    <w:p w14:paraId="27F4E662" w14:textId="77777777" w:rsidR="004B6542" w:rsidRPr="00FE71CE" w:rsidRDefault="004B6542" w:rsidP="004B6542">
      <w:pPr>
        <w:rPr>
          <w:sz w:val="16"/>
        </w:rPr>
      </w:pPr>
    </w:p>
    <w:p w14:paraId="1E8AC2E1" w14:textId="07017D8E" w:rsidR="00FD74FE" w:rsidRDefault="00FD74FE" w:rsidP="00FD74FE">
      <w:pPr>
        <w:pStyle w:val="Heading3"/>
      </w:pPr>
      <w:r>
        <w:t>AT: Big Weed Bad</w:t>
      </w:r>
    </w:p>
    <w:p w14:paraId="4C62FBB1" w14:textId="77777777" w:rsidR="00FD74FE" w:rsidRDefault="00FD74FE" w:rsidP="00FD74FE">
      <w:pPr>
        <w:pStyle w:val="Heading4"/>
      </w:pPr>
      <w:r>
        <w:rPr>
          <w:rStyle w:val="Hyperlink"/>
        </w:rPr>
        <w:t>Big Weed is good for regulations -</w:t>
      </w:r>
    </w:p>
    <w:p w14:paraId="0C5E99DC" w14:textId="77777777" w:rsidR="00FD74FE" w:rsidRDefault="00FD74FE" w:rsidP="00FD74FE">
      <w:r>
        <w:t xml:space="preserve">John </w:t>
      </w:r>
      <w:r w:rsidRPr="00EF050A">
        <w:rPr>
          <w:rStyle w:val="Style13ptBold"/>
        </w:rPr>
        <w:t>Hudak</w:t>
      </w:r>
      <w:r>
        <w:t xml:space="preserve"> </w:t>
      </w:r>
      <w:r w:rsidRPr="00EF050A">
        <w:rPr>
          <w:rStyle w:val="Style13ptBold"/>
        </w:rPr>
        <w:t>&amp;</w:t>
      </w:r>
      <w:r>
        <w:t xml:space="preserve"> Jonathan </w:t>
      </w:r>
      <w:r w:rsidRPr="00EF050A">
        <w:rPr>
          <w:rStyle w:val="Style13ptBold"/>
        </w:rPr>
        <w:t>Rauch</w:t>
      </w:r>
      <w:r>
        <w:t xml:space="preserve"> June 20</w:t>
      </w:r>
      <w:r w:rsidRPr="00EF050A">
        <w:rPr>
          <w:rStyle w:val="Style13ptBold"/>
        </w:rPr>
        <w:t>16</w:t>
      </w:r>
      <w:r>
        <w:t>, John Hudak is a senior fellow in Governance Studies at the Brookings Institution.</w:t>
      </w:r>
      <w:r w:rsidRPr="00EF050A">
        <w:t xml:space="preserve"> </w:t>
      </w:r>
      <w:r>
        <w:t>Jonathan Rauch is a senior fellow in Governance Studies at the Brookings Institution “Worry about bad marijuana – not Big Marijuana” Center for Effective Public Management at Brookings,</w:t>
      </w:r>
      <w:r w:rsidRPr="00EF050A">
        <w:t xml:space="preserve"> </w:t>
      </w:r>
      <w:hyperlink r:id="rId72" w:history="1">
        <w:r>
          <w:rPr>
            <w:rStyle w:val="Hyperlink"/>
          </w:rPr>
          <w:t>https://www.brookings.edu/wp-content/uploads/2016/07/big-marijuana-1.pdf</w:t>
        </w:r>
      </w:hyperlink>
    </w:p>
    <w:p w14:paraId="24413742" w14:textId="77777777" w:rsidR="00FD74FE" w:rsidRDefault="00FD74FE" w:rsidP="00FD74FE">
      <w:r>
        <w:t>The stereotype of big corporations as scofflaws is, for the most part, just that—a stereotype. Corporations have fixed addresses, legal departments, and long-term stakes, all of which create incentives and means to follow the rules. “What a corporate model brings with it is a level of accountability,” says Adam Orens, a founding partner of the Marijuana Policy Group, a consulting firm based in Denver. “When somebody is profiting off of marijuana, they can be easily held accountable for risks like diversion.” In the nascent years of marijuana regulation among the states that have opted for reform, some of the biggest challenges for state regulators have come from small-scale producers, whether they are co-ops in California or home grows in Colorado. That is not to say that most, or even many, small operators are bad actors. But regulation in America relies on voluntary compliance with often complex and costly rules, and that is something big companies are very good at. Larger corporations and their personnel are well-known to state regulators, and thus are comparatively easy to monitor. Violations can damage or even shutter a large organization with many stakeholders (employees, customers, suppliers, investors, shareholders). With so much at stake, and with so many stakeholders invested, large companies face internal pressure to play by the rules. Their broader capital bases and bureaucratized structures also give them a leg up when it comes to maintaining legal expertise and internal oversight. Of course, some large corporations will exploit loopholes, skirt legal boundaries, and engage in bad acts, as the recent case of Volkswagen demonstrates. It seems plausible that commercialization will have a homogenizing influence on the industry’s distinctively countercultural ethic and will squeeze out individualistic but inefficient operators. Effective Public Management Worry about bad marijuana—not Big Marijuana 13 But Volkswagen also highlights how much a major company has to lose if it gets caught cutting corners, and how hard it is for a major company to elude scrutiny. We are not saying that only large companies obey the law. “You don’t have to be large to be compliant,” says Nancy Whiteman, the co-founder and co-owner of Wana Brands, a Colorado manufacturer of cannabis edibles, oils, and medicinals. With 90 employees, the company employs a regulatory compliance officer and another quality-assurance officer. It also uses outside lawyers. And it plans to replicate its compliance efforts in every state where it operates. The point, rather, is that compliance is an expensive and complicated undertaking—and, other things being equal, is easier for large companies to afford and manage. And, again, it is easier for state regulatory bodies to monitor fewer, large businesses than numerous smaller ones. Moreover, capital markets and outside investment can bring additional layers of discipline. Privateer Holdings says it employs several former law-enforcement officials to oversee compliance, among them its general counsel (who formerly led a narcotics task force). It also employs a former Federal Reserve bank-examiner to handle financial compliance. “Smaller players aren’t taking the precautions and don’t have the level of documentation and risk-management procedures that we do,” argues Brendan Kennedy, Privateer’s CEO. “It’s very important to our investors that we comply with all regulations, because they’ve invested significant capital. We’re not going to take the risk of doing anything below board. That’s a really positive implication of a more professional industry run by experienced managers.” One need not accept such claims at face value to recognize that corporatization brings professionalization, and that professionalization is one of the signal advantages of legalizing a black market.</w:t>
      </w:r>
    </w:p>
    <w:p w14:paraId="74F1AA80" w14:textId="77777777" w:rsidR="00FD74FE" w:rsidRDefault="00FD74FE" w:rsidP="00FD74FE"/>
    <w:p w14:paraId="7626F44C" w14:textId="79771987" w:rsidR="00FD74FE" w:rsidRDefault="00FD74FE" w:rsidP="00FD74FE">
      <w:pPr>
        <w:pStyle w:val="Heading3"/>
      </w:pPr>
      <w:r>
        <w:t xml:space="preserve">AT: </w:t>
      </w:r>
      <w:r w:rsidR="004B6542">
        <w:t>A</w:t>
      </w:r>
      <w:r>
        <w:t xml:space="preserve">lt </w:t>
      </w:r>
      <w:r w:rsidR="004B6542">
        <w:t>C</w:t>
      </w:r>
      <w:r>
        <w:t>auses</w:t>
      </w:r>
    </w:p>
    <w:p w14:paraId="4F76F4EE" w14:textId="77777777" w:rsidR="00FD74FE" w:rsidRDefault="00FD74FE" w:rsidP="00FD74FE"/>
    <w:p w14:paraId="219F28E7" w14:textId="77777777" w:rsidR="00FD74FE" w:rsidRPr="00A73AE5" w:rsidRDefault="00FD74FE" w:rsidP="00FD74FE">
      <w:pPr>
        <w:pStyle w:val="Heading4"/>
      </w:pPr>
      <w:r w:rsidRPr="00A73AE5">
        <w:t>No alt causes – marijuana is the number one threat to salmon</w:t>
      </w:r>
    </w:p>
    <w:p w14:paraId="71F0E29B" w14:textId="77777777" w:rsidR="00FD74FE" w:rsidRPr="006B6DF5" w:rsidRDefault="00FD74FE" w:rsidP="00FD74FE">
      <w:pPr>
        <w:shd w:val="clear" w:color="auto" w:fill="FFFFFF"/>
      </w:pPr>
      <w:r w:rsidRPr="006B6DF5">
        <w:t xml:space="preserve">Josh </w:t>
      </w:r>
      <w:r w:rsidRPr="00A73AE5">
        <w:rPr>
          <w:rStyle w:val="Style13ptBold"/>
        </w:rPr>
        <w:t>Harkinson</w:t>
      </w:r>
      <w:r w:rsidRPr="006B6DF5">
        <w:t>, 3-27-20</w:t>
      </w:r>
      <w:r w:rsidRPr="00A73AE5">
        <w:rPr>
          <w:rStyle w:val="Style13ptBold"/>
        </w:rPr>
        <w:t>15</w:t>
      </w:r>
      <w:r w:rsidRPr="006B6DF5">
        <w:t>, "Illegal pot farms are literally sucking California salmon streams dry," Mother Jones, https://www.motherjones.com/food/2015/03/marijuana-farming-drought-salmon-california/</w:t>
      </w:r>
    </w:p>
    <w:p w14:paraId="41325975" w14:textId="77777777" w:rsidR="00FD74FE" w:rsidRPr="006B6DF5" w:rsidRDefault="00FD74FE" w:rsidP="00FD74FE">
      <w:r w:rsidRPr="006B6DF5">
        <w:t>Author Scott Bauer, a biologist with the state department of fish and wildlife, estimated the size and location of outdoor and greenhouse pot farms by looking at Google Earth images and accompanying drug enforcement officers on raids. He did not include “indoor” grows—marijuana grown under lamps in buildings.</w:t>
      </w:r>
    </w:p>
    <w:p w14:paraId="439EAECD" w14:textId="77777777" w:rsidR="00FD74FE" w:rsidRPr="006B6DF5" w:rsidRDefault="00FD74FE" w:rsidP="00FD74FE">
      <w:r w:rsidRPr="006B6DF5">
        <w:t>After visiting 32 marijuana greenhouses in eight locations and averaging the results, Bauer extrapolated his findings to all greenhouses in the study area—virtually nothing else is grown in greenhouses in this part of the country. The sites contained marijuana plants at a density of about one per square meter, with each plant (taking waste and other factors into account) using about six gallons of water a day. Overall, he calculated, pot operations within the study yielded 112,000 plants, and consumed 673,000 gallons of water every day.</w:t>
      </w:r>
    </w:p>
    <w:p w14:paraId="39A4CB62" w14:textId="77777777" w:rsidR="00FD74FE" w:rsidRPr="006B6DF5" w:rsidRDefault="00FD74FE" w:rsidP="00FD74FE">
      <w:r w:rsidRPr="006B6DF5">
        <w:t xml:space="preserve">And that is water the area’s fish badly need. </w:t>
      </w:r>
      <w:r w:rsidRPr="00392F24">
        <w:rPr>
          <w:u w:val="single"/>
        </w:rPr>
        <w:t>The Coho salmon population is listed as threatened under both state and federal Endangered Species Acts, and is designated as a key population to maintain or improve as part of the state’s recovery plan.</w:t>
      </w:r>
      <w:r w:rsidRPr="006B6DF5">
        <w:t> </w:t>
      </w:r>
    </w:p>
    <w:p w14:paraId="021B5170" w14:textId="77777777" w:rsidR="00FD74FE" w:rsidRPr="006B6DF5" w:rsidRDefault="00FD74FE" w:rsidP="00FD74FE">
      <w:r w:rsidRPr="006B6DF5">
        <w:t xml:space="preserve">Bauer collected his data last year, at a time when California’s drought had already become its worst in more than 1,200 years. When I spoke to him at the time, he told me that </w:t>
      </w:r>
      <w:r w:rsidRPr="00392F24">
        <w:rPr>
          <w:highlight w:val="cyan"/>
          <w:u w:val="single"/>
        </w:rPr>
        <w:t>pot farming had surpassed logging and development to become </w:t>
      </w:r>
      <w:hyperlink r:id="rId73" w:tgtFrame="_blank" w:history="1">
        <w:r w:rsidRPr="00392F24">
          <w:rPr>
            <w:rStyle w:val="Hyperlink"/>
            <w:highlight w:val="cyan"/>
            <w:u w:val="single"/>
          </w:rPr>
          <w:t xml:space="preserve">the single biggest threat to </w:t>
        </w:r>
        <w:r w:rsidRPr="00932948">
          <w:rPr>
            <w:rStyle w:val="Hyperlink"/>
            <w:u w:val="single"/>
          </w:rPr>
          <w:t xml:space="preserve">the area’s </w:t>
        </w:r>
        <w:r w:rsidRPr="00392F24">
          <w:rPr>
            <w:rStyle w:val="Hyperlink"/>
            <w:highlight w:val="cyan"/>
            <w:u w:val="single"/>
          </w:rPr>
          <w:t>salmon</w:t>
        </w:r>
      </w:hyperlink>
      <w:r w:rsidRPr="00392F24">
        <w:rPr>
          <w:highlight w:val="cyan"/>
        </w:rPr>
        <w:t>.</w:t>
      </w:r>
      <w:r w:rsidRPr="006B6DF5">
        <w:t xml:space="preserve"> Now that that the drought is expected to extend into a fourth year, the same streams could run dry again this summer, and remain so for an even longer period of time.</w:t>
      </w:r>
    </w:p>
    <w:p w14:paraId="6D0FD933" w14:textId="77777777" w:rsidR="00FD74FE" w:rsidRPr="006B6DF5" w:rsidRDefault="00FD74FE" w:rsidP="00FD74FE">
      <w:r w:rsidRPr="006B6DF5">
        <w:t>Overall, the outdoor and greenhouse grows consume more than </w:t>
      </w:r>
      <w:hyperlink r:id="rId74" w:tgtFrame="_blank" w:history="1">
        <w:r w:rsidRPr="006B6DF5">
          <w:rPr>
            <w:rStyle w:val="Hyperlink"/>
          </w:rPr>
          <w:t>60 million gallons of water a day</w:t>
        </w:r>
      </w:hyperlink>
      <w:r w:rsidRPr="006B6DF5">
        <w:t> during the growing season—50 percent more than is used by all the residents of San Francisco.</w:t>
      </w:r>
    </w:p>
    <w:p w14:paraId="140C7D7B" w14:textId="77777777" w:rsidR="00FD74FE" w:rsidRDefault="00FD74FE" w:rsidP="00FD74FE">
      <w:r w:rsidRPr="006B6DF5">
        <w:t>“</w:t>
      </w:r>
      <w:r w:rsidRPr="00D225ED">
        <w:rPr>
          <w:u w:val="single"/>
        </w:rPr>
        <w:t xml:space="preserve">Clearly, </w:t>
      </w:r>
      <w:r w:rsidRPr="00392F24">
        <w:rPr>
          <w:highlight w:val="cyan"/>
          <w:u w:val="single"/>
        </w:rPr>
        <w:t>water demands for the existing level of marijuana cultivation</w:t>
      </w:r>
      <w:r w:rsidRPr="00D225ED">
        <w:rPr>
          <w:u w:val="single"/>
        </w:rPr>
        <w:t xml:space="preserve"> in many Northern California watersheds are unsustainable and </w:t>
      </w:r>
      <w:r w:rsidRPr="00392F24">
        <w:rPr>
          <w:highlight w:val="cyan"/>
          <w:u w:val="single"/>
        </w:rPr>
        <w:t>are</w:t>
      </w:r>
      <w:r w:rsidRPr="00D225ED">
        <w:rPr>
          <w:u w:val="single"/>
        </w:rPr>
        <w:t xml:space="preserve"> likely </w:t>
      </w:r>
      <w:r w:rsidRPr="00932948">
        <w:rPr>
          <w:u w:val="single"/>
        </w:rPr>
        <w:t>contributing to the decline of sensitive aquatic species in the region</w:t>
      </w:r>
      <w:r w:rsidRPr="00392F24">
        <w:rPr>
          <w:highlight w:val="cyan"/>
        </w:rPr>
        <w:t>,</w:t>
      </w:r>
      <w:r w:rsidRPr="006B6DF5">
        <w:t xml:space="preserve">” Bauer’s study concludes. </w:t>
      </w:r>
      <w:r w:rsidRPr="00D225ED">
        <w:rPr>
          <w:u w:val="single"/>
        </w:rPr>
        <w:t>“Given the specter of climate change</w:t>
      </w:r>
      <w:r w:rsidRPr="006B6DF5">
        <w:t>”—and the attendant rise of megadroughts—”t</w:t>
      </w:r>
      <w:r w:rsidRPr="00D225ED">
        <w:rPr>
          <w:u w:val="single"/>
        </w:rPr>
        <w:t xml:space="preserve">he current scale of marijuana cultivation in Northern California could be </w:t>
      </w:r>
      <w:r w:rsidRPr="00932948">
        <w:rPr>
          <w:highlight w:val="cyan"/>
          <w:u w:val="single"/>
        </w:rPr>
        <w:t>catastrophic for aquatic species</w:t>
      </w:r>
      <w:r w:rsidRPr="00D225ED">
        <w:rPr>
          <w:u w:val="single"/>
        </w:rPr>
        <w:t>.</w:t>
      </w:r>
      <w:r w:rsidRPr="006B6DF5">
        <w:t>”</w:t>
      </w:r>
    </w:p>
    <w:p w14:paraId="3E369D24" w14:textId="77777777" w:rsidR="00FD74FE" w:rsidRDefault="00FD74FE" w:rsidP="00FD74FE"/>
    <w:p w14:paraId="72F11ED6" w14:textId="49510238" w:rsidR="001801D4" w:rsidRDefault="001801D4" w:rsidP="001801D4">
      <w:pPr>
        <w:pStyle w:val="Heading2"/>
      </w:pPr>
      <w:r w:rsidRPr="00FE71CE">
        <w:t>Colombia Coop CP</w:t>
      </w:r>
      <w:r>
        <w:t xml:space="preserve"> Answers</w:t>
      </w:r>
    </w:p>
    <w:p w14:paraId="43CEF87C" w14:textId="6B8486C2" w:rsidR="001801D4" w:rsidRPr="001801D4" w:rsidRDefault="001801D4" w:rsidP="001801D4">
      <w:pPr>
        <w:pStyle w:val="Heading3"/>
      </w:pPr>
      <w:r>
        <w:t>It Fails</w:t>
      </w:r>
    </w:p>
    <w:p w14:paraId="2738EC7B" w14:textId="77777777" w:rsidR="001801D4" w:rsidRPr="00A4433E" w:rsidRDefault="001801D4" w:rsidP="001801D4">
      <w:pPr>
        <w:pStyle w:val="Heading4"/>
      </w:pPr>
      <w:r>
        <w:t>MNVCC was a failure—increased homicide rates prove</w:t>
      </w:r>
    </w:p>
    <w:p w14:paraId="4DD50486" w14:textId="77777777" w:rsidR="001801D4" w:rsidRDefault="001801D4" w:rsidP="001801D4">
      <w:r w:rsidRPr="00A4433E">
        <w:rPr>
          <w:rStyle w:val="Style13ptBold"/>
        </w:rPr>
        <w:t>Leon 15</w:t>
      </w:r>
      <w:r w:rsidRPr="00A4433E">
        <w:t>, (Kenneth Sebastian, Assistant Professor of Latino and Caribbean Studies and a Faculty Affiliate of the Criminal Justice Program at Rutgers University</w:t>
      </w:r>
      <w:r>
        <w:t>,</w:t>
      </w:r>
      <w:r w:rsidRPr="00A4433E">
        <w:t xml:space="preserve"> 10-2-2015, "Colombia’s National Policing Model: Real Success?," AULA Blog, https://aulablog.net/2015/10/02/colombias-national-policing-model-real-success/, accessed 7-8-2020) </w:t>
      </w:r>
      <w:r>
        <w:t>Zim (</w:t>
      </w:r>
      <w:r w:rsidRPr="00A4433E">
        <w:t>JZ</w:t>
      </w:r>
      <w:r>
        <w:t>)</w:t>
      </w:r>
    </w:p>
    <w:p w14:paraId="001B5A5B" w14:textId="77777777" w:rsidR="001801D4" w:rsidRDefault="001801D4" w:rsidP="001801D4">
      <w:pPr>
        <w:rPr>
          <w:sz w:val="16"/>
        </w:rPr>
      </w:pPr>
      <w:r w:rsidRPr="00A4433E">
        <w:rPr>
          <w:sz w:val="16"/>
        </w:rPr>
        <w:t xml:space="preserve">Colombia’s new policing model – called the National Quadrant Surveillance Model, or </w:t>
      </w:r>
      <w:r w:rsidRPr="00A4433E">
        <w:rPr>
          <w:rStyle w:val="StyleUnderline"/>
          <w:highlight w:val="cyan"/>
        </w:rPr>
        <w:t>MNVCC</w:t>
      </w:r>
      <w:r w:rsidRPr="00A4433E">
        <w:rPr>
          <w:sz w:val="16"/>
        </w:rPr>
        <w:t xml:space="preserve"> – </w:t>
      </w:r>
      <w:r w:rsidRPr="00A4433E">
        <w:rPr>
          <w:rStyle w:val="StyleUnderline"/>
        </w:rPr>
        <w:t>has been implemented for almost five years, but assessments of its impact vary widely.</w:t>
      </w:r>
      <w:r w:rsidRPr="00A4433E">
        <w:rPr>
          <w:sz w:val="16"/>
        </w:rPr>
        <w:t xml:space="preserve"> Commonly referred to as “Plan Cuadrantes” or “Modelo Cuadrantes,” it was introduced in 2010 as a law enforcement operational strategy for the Colombian National Police (CNP) combining elements of the “hot spots” and community policing models. The MNVCC emphasizes modern technological and data-driven methods for deploying patrol officers according to locale-specific needs, while also prioritizing community-citizen relations. The model applies spatial geographic informations system (GIS) technology to public safety-related data to define geographic quadrants for allocating personnel and resources . In areas of high crime density, for example, the quadrants are smaller to allow for a higher concentration of deployed officers. Community policing aims to improve relations and collaboration between police officers and the citizens they serve. On the street, the MNVCC model specifies that six officers be assigned per quadrant, and that all officers be visible, approachable, and recognizable to the residents and commercial establishments. </w:t>
      </w:r>
      <w:r w:rsidRPr="00A4433E">
        <w:rPr>
          <w:rStyle w:val="StyleUnderline"/>
        </w:rPr>
        <w:t>There is no consensus on how well the model is working</w:t>
      </w:r>
      <w:r w:rsidRPr="00A4433E">
        <w:rPr>
          <w:sz w:val="16"/>
        </w:rPr>
        <w:t xml:space="preserve">. Fundacion Ideas Para La Paz (FiP), a research and policy institution contracted by the CNP, in 2012 released an evaluation of the first eight cities (including Bogotá and Medellín) that found an 18 percent decrease in homicides, 11 percent in personal assaults, and 22 percent in vehicle thefts. </w:t>
      </w:r>
      <w:r w:rsidRPr="00A4433E">
        <w:rPr>
          <w:rStyle w:val="StyleUnderline"/>
        </w:rPr>
        <w:t xml:space="preserve">Another </w:t>
      </w:r>
      <w:r w:rsidRPr="00A4433E">
        <w:rPr>
          <w:rStyle w:val="StyleUnderline"/>
          <w:highlight w:val="cyan"/>
        </w:rPr>
        <w:t>research organization</w:t>
      </w:r>
      <w:r w:rsidRPr="00A4433E">
        <w:rPr>
          <w:rStyle w:val="StyleUnderline"/>
        </w:rPr>
        <w:t xml:space="preserve"> specializing in measuring and monitoring quality of life indicators in major cities in Colombia and abroad, Cómo Vamos, </w:t>
      </w:r>
      <w:r w:rsidRPr="00A4433E">
        <w:rPr>
          <w:rStyle w:val="StyleUnderline"/>
          <w:highlight w:val="cyan"/>
        </w:rPr>
        <w:t>assessed in 2013 that Bogotá ranks second to last nationwide in perception of safety – with only 21 percent of residents feeling safe in the city.</w:t>
      </w:r>
      <w:r>
        <w:rPr>
          <w:rStyle w:val="StyleUnderline"/>
        </w:rPr>
        <w:t xml:space="preserve"> </w:t>
      </w:r>
      <w:r w:rsidRPr="00A51632">
        <w:rPr>
          <w:rStyle w:val="StyleUnderline"/>
          <w:highlight w:val="cyan"/>
        </w:rPr>
        <w:t>A survey conducted</w:t>
      </w:r>
      <w:r w:rsidRPr="00A4433E">
        <w:rPr>
          <w:rStyle w:val="StyleUnderline"/>
        </w:rPr>
        <w:t xml:space="preserve"> </w:t>
      </w:r>
      <w:r w:rsidRPr="00A51632">
        <w:rPr>
          <w:rStyle w:val="StyleUnderline"/>
          <w:highlight w:val="cyan"/>
        </w:rPr>
        <w:t>last year</w:t>
      </w:r>
      <w:r w:rsidRPr="00A4433E">
        <w:rPr>
          <w:rStyle w:val="StyleUnderline"/>
        </w:rPr>
        <w:t xml:space="preserve"> by El Centro de Estudio y Análisis en Convivencia y Seguridad Ciudadana </w:t>
      </w:r>
      <w:r w:rsidRPr="00A51632">
        <w:rPr>
          <w:rStyle w:val="StyleUnderline"/>
          <w:highlight w:val="cyan"/>
        </w:rPr>
        <w:t xml:space="preserve">found that </w:t>
      </w:r>
      <w:r w:rsidRPr="00A51632">
        <w:rPr>
          <w:rStyle w:val="Emphasis"/>
          <w:highlight w:val="cyan"/>
        </w:rPr>
        <w:t>71 percent of respondents</w:t>
      </w:r>
      <w:r w:rsidRPr="00A51632">
        <w:rPr>
          <w:rStyle w:val="StyleUnderline"/>
          <w:highlight w:val="cyan"/>
        </w:rPr>
        <w:t xml:space="preserve"> in the capital are either </w:t>
      </w:r>
      <w:r w:rsidRPr="00A51632">
        <w:rPr>
          <w:rStyle w:val="Emphasis"/>
          <w:highlight w:val="cyan"/>
        </w:rPr>
        <w:t>“very dissatisfied” or “dissatisfied</w:t>
      </w:r>
      <w:r w:rsidRPr="00A51632">
        <w:rPr>
          <w:rStyle w:val="StyleUnderline"/>
          <w:highlight w:val="cyan"/>
        </w:rPr>
        <w:t>” with the police service</w:t>
      </w:r>
      <w:r w:rsidRPr="00A4433E">
        <w:rPr>
          <w:rStyle w:val="StyleUnderline"/>
        </w:rPr>
        <w:t>.</w:t>
      </w:r>
      <w:r>
        <w:rPr>
          <w:rStyle w:val="StyleUnderline"/>
        </w:rPr>
        <w:t xml:space="preserve"> </w:t>
      </w:r>
      <w:r w:rsidRPr="00A4433E">
        <w:rPr>
          <w:rStyle w:val="StyleUnderline"/>
        </w:rPr>
        <w:t xml:space="preserve">It also calculated that both </w:t>
      </w:r>
      <w:r w:rsidRPr="00A51632">
        <w:rPr>
          <w:rStyle w:val="StyleUnderline"/>
          <w:highlight w:val="cyan"/>
        </w:rPr>
        <w:t>total number and population rates of homicide increased between 2013 and 2014</w:t>
      </w:r>
      <w:r w:rsidRPr="00A4433E">
        <w:rPr>
          <w:rStyle w:val="StyleUnderline"/>
        </w:rPr>
        <w:t>.</w:t>
      </w:r>
      <w:r w:rsidRPr="00A4433E">
        <w:rPr>
          <w:sz w:val="16"/>
        </w:rPr>
        <w:t xml:space="preserve"> CNP officials privately maintain that the MNVCC is successful and that these contradictory reports are a matter of perception. Indeed, a CNP general told El Tiempo newspaper that the perception is caused by “increases in reporting to the police, and that shows increased trust in the police.”</w:t>
      </w:r>
    </w:p>
    <w:p w14:paraId="34660816" w14:textId="77777777" w:rsidR="001801D4" w:rsidRDefault="001801D4" w:rsidP="001801D4"/>
    <w:p w14:paraId="652CEA60" w14:textId="77777777" w:rsidR="004B6542" w:rsidRDefault="004B6542" w:rsidP="004B6542">
      <w:pPr>
        <w:pStyle w:val="Heading1"/>
      </w:pPr>
      <w:r>
        <w:t>Abolition Answers</w:t>
      </w:r>
    </w:p>
    <w:p w14:paraId="072851D3" w14:textId="77777777" w:rsidR="004B6542" w:rsidRDefault="004B6542" w:rsidP="004B6542">
      <w:pPr>
        <w:pStyle w:val="Heading3"/>
      </w:pPr>
      <w:r>
        <w:t>2ac No Link</w:t>
      </w:r>
    </w:p>
    <w:p w14:paraId="30D7C32D" w14:textId="77777777" w:rsidR="004B6542" w:rsidRPr="00966D9E" w:rsidRDefault="004B6542" w:rsidP="004B6542">
      <w:pPr>
        <w:pStyle w:val="Heading4"/>
      </w:pPr>
      <w:r w:rsidRPr="00966D9E">
        <w:t>Abolition is a multi-step process that includes reforms that work towards dismantling the prison industrial complex</w:t>
      </w:r>
    </w:p>
    <w:p w14:paraId="60675FAD" w14:textId="77777777" w:rsidR="004B6542" w:rsidRPr="00380F50" w:rsidRDefault="004B6542" w:rsidP="004B6542">
      <w:pPr>
        <w:rPr>
          <w:rFonts w:ascii="Arial" w:eastAsia="Times New Roman" w:hAnsi="Arial" w:cs="Arial"/>
        </w:rPr>
      </w:pPr>
      <w:r>
        <w:rPr>
          <w:rFonts w:ascii="Arial" w:eastAsia="Times New Roman" w:hAnsi="Arial" w:cs="Arial"/>
          <w:b/>
          <w:color w:val="000000" w:themeColor="text1"/>
          <w:sz w:val="28"/>
          <w:szCs w:val="28"/>
        </w:rPr>
        <w:t xml:space="preserve">Washington 18 </w:t>
      </w:r>
      <w:r w:rsidRPr="00380F50">
        <w:rPr>
          <w:rFonts w:ascii="Arial" w:eastAsia="Times New Roman" w:hAnsi="Arial" w:cs="Arial"/>
          <w:color w:val="000000" w:themeColor="text1"/>
        </w:rPr>
        <w:t xml:space="preserve">(John Washington </w:t>
      </w:r>
      <w:r w:rsidRPr="00380F50">
        <w:rPr>
          <w:rFonts w:ascii="Arial" w:eastAsia="Times New Roman" w:hAnsi="Arial" w:cs="Arial"/>
          <w:color w:val="111111"/>
          <w:shd w:val="clear" w:color="auto" w:fill="FFFFFF"/>
        </w:rPr>
        <w:t>writes about immigration and border politics, as well as criminal justice, photography, and literature. He is also an award winning translator, having translated Óscar Martinez, Anabel Hernández, and Sandra Rodriguez Nieto, among others</w:t>
      </w:r>
      <w:r>
        <w:rPr>
          <w:rFonts w:ascii="Mercury Display B" w:eastAsia="Times New Roman" w:hAnsi="Mercury Display B" w:cs="Times New Roman"/>
          <w:color w:val="111111"/>
          <w:sz w:val="29"/>
          <w:szCs w:val="29"/>
          <w:shd w:val="clear" w:color="auto" w:fill="FFFFFF"/>
        </w:rPr>
        <w:t xml:space="preserve">, </w:t>
      </w:r>
      <w:r>
        <w:rPr>
          <w:rFonts w:ascii="Arial" w:eastAsia="Times New Roman" w:hAnsi="Arial" w:cs="Arial"/>
          <w:color w:val="111111"/>
          <w:shd w:val="clear" w:color="auto" w:fill="FFFFFF"/>
        </w:rPr>
        <w:t xml:space="preserve">“What is Prison Abolition?,” 8/31/18, </w:t>
      </w:r>
      <w:hyperlink r:id="rId75" w:history="1">
        <w:r w:rsidRPr="00CF003D">
          <w:rPr>
            <w:rStyle w:val="Hyperlink"/>
            <w:rFonts w:ascii="Arial" w:eastAsia="Times New Roman" w:hAnsi="Arial" w:cs="Arial"/>
            <w:shd w:val="clear" w:color="auto" w:fill="FFFFFF"/>
          </w:rPr>
          <w:t>https://www.thenation.com/article/archive/what-is-prison-abolition/</w:t>
        </w:r>
      </w:hyperlink>
      <w:r>
        <w:rPr>
          <w:rFonts w:ascii="Arial" w:eastAsia="Times New Roman" w:hAnsi="Arial" w:cs="Arial"/>
          <w:color w:val="111111"/>
          <w:shd w:val="clear" w:color="auto" w:fill="FFFFFF"/>
        </w:rPr>
        <w:t xml:space="preserve">) </w:t>
      </w:r>
    </w:p>
    <w:p w14:paraId="78CE50E0" w14:textId="77777777" w:rsidR="004B6542" w:rsidRDefault="004B6542" w:rsidP="004B6542"/>
    <w:p w14:paraId="1E01AA32" w14:textId="77777777" w:rsidR="004B6542" w:rsidRPr="002C5E9E" w:rsidRDefault="004B6542" w:rsidP="004B6542">
      <w:pPr>
        <w:pStyle w:val="NormalWeb"/>
        <w:spacing w:before="0" w:beforeAutospacing="0" w:after="0" w:afterAutospacing="0"/>
        <w:textAlignment w:val="baseline"/>
        <w:rPr>
          <w:rFonts w:ascii="Arial" w:hAnsi="Arial" w:cs="Arial"/>
          <w:sz w:val="10"/>
          <w:szCs w:val="10"/>
        </w:rPr>
      </w:pPr>
      <w:r w:rsidRPr="002C5E9E">
        <w:rPr>
          <w:rFonts w:ascii="Arial" w:hAnsi="Arial" w:cs="Arial"/>
          <w:sz w:val="10"/>
          <w:szCs w:val="10"/>
        </w:rPr>
        <w:t>It’s difficult to fully capture the negative repercussions of keeping millions of people—overwhelmingly black, brown, or poor—in jail, prison, or under some form of “correctional supervision.” How do you calculate, for example, the impact on families and communities across our country when almost</w:t>
      </w:r>
      <w:r w:rsidRPr="002C5E9E">
        <w:rPr>
          <w:rStyle w:val="apple-converted-space"/>
          <w:rFonts w:ascii="Arial" w:eastAsiaTheme="majorEastAsia" w:hAnsi="Arial" w:cs="Arial"/>
          <w:sz w:val="10"/>
          <w:szCs w:val="10"/>
        </w:rPr>
        <w:t> </w:t>
      </w:r>
      <w:hyperlink r:id="rId76" w:history="1">
        <w:r w:rsidRPr="002C5E9E">
          <w:rPr>
            <w:rStyle w:val="Hyperlink"/>
            <w:rFonts w:ascii="Arial" w:eastAsiaTheme="majorEastAsia" w:hAnsi="Arial" w:cs="Arial"/>
            <w:color w:val="111111"/>
            <w:sz w:val="10"/>
            <w:szCs w:val="10"/>
            <w:bdr w:val="none" w:sz="0" w:space="0" w:color="auto" w:frame="1"/>
          </w:rPr>
          <w:t>half of all black adult women</w:t>
        </w:r>
      </w:hyperlink>
      <w:r w:rsidRPr="002C5E9E">
        <w:rPr>
          <w:rStyle w:val="apple-converted-space"/>
          <w:rFonts w:ascii="Arial" w:eastAsiaTheme="majorEastAsia" w:hAnsi="Arial" w:cs="Arial"/>
          <w:sz w:val="10"/>
          <w:szCs w:val="10"/>
        </w:rPr>
        <w:t> </w:t>
      </w:r>
      <w:r w:rsidRPr="002C5E9E">
        <w:rPr>
          <w:rFonts w:ascii="Arial" w:hAnsi="Arial" w:cs="Arial"/>
          <w:sz w:val="10"/>
          <w:szCs w:val="10"/>
        </w:rPr>
        <w:t>in America have a family member locked up? Or that at least</w:t>
      </w:r>
      <w:r w:rsidRPr="002C5E9E">
        <w:rPr>
          <w:rStyle w:val="apple-converted-space"/>
          <w:rFonts w:ascii="Arial" w:eastAsiaTheme="majorEastAsia" w:hAnsi="Arial" w:cs="Arial"/>
          <w:sz w:val="10"/>
          <w:szCs w:val="10"/>
        </w:rPr>
        <w:t> </w:t>
      </w:r>
      <w:hyperlink r:id="rId77" w:history="1">
        <w:r w:rsidRPr="002C5E9E">
          <w:rPr>
            <w:rStyle w:val="Hyperlink"/>
            <w:rFonts w:ascii="Arial" w:eastAsiaTheme="majorEastAsia" w:hAnsi="Arial" w:cs="Arial"/>
            <w:color w:val="111111"/>
            <w:sz w:val="10"/>
            <w:szCs w:val="10"/>
            <w:bdr w:val="none" w:sz="0" w:space="0" w:color="auto" w:frame="1"/>
          </w:rPr>
          <w:t>80,000 people</w:t>
        </w:r>
      </w:hyperlink>
      <w:r w:rsidRPr="002C5E9E">
        <w:rPr>
          <w:rStyle w:val="apple-converted-space"/>
          <w:rFonts w:ascii="Arial" w:eastAsiaTheme="majorEastAsia" w:hAnsi="Arial" w:cs="Arial"/>
          <w:sz w:val="10"/>
          <w:szCs w:val="10"/>
        </w:rPr>
        <w:t> </w:t>
      </w:r>
      <w:r w:rsidRPr="002C5E9E">
        <w:rPr>
          <w:rFonts w:ascii="Arial" w:hAnsi="Arial" w:cs="Arial"/>
          <w:sz w:val="10"/>
          <w:szCs w:val="10"/>
        </w:rPr>
        <w:t>are, at any given time, resigned to some form of solitary confinement? Or that the aggregate cost of total incarceration in the United States (including costs borne by the families of those incarcerated, lost wages, and health impacts) is, by some estimates, about</w:t>
      </w:r>
      <w:r w:rsidRPr="002C5E9E">
        <w:rPr>
          <w:rStyle w:val="apple-converted-space"/>
          <w:rFonts w:ascii="Arial" w:eastAsiaTheme="majorEastAsia" w:hAnsi="Arial" w:cs="Arial"/>
          <w:sz w:val="10"/>
          <w:szCs w:val="10"/>
        </w:rPr>
        <w:t> </w:t>
      </w:r>
      <w:hyperlink r:id="rId78" w:history="1">
        <w:r w:rsidRPr="002C5E9E">
          <w:rPr>
            <w:rStyle w:val="Hyperlink"/>
            <w:rFonts w:ascii="Arial" w:eastAsiaTheme="majorEastAsia" w:hAnsi="Arial" w:cs="Arial"/>
            <w:color w:val="111111"/>
            <w:sz w:val="10"/>
            <w:szCs w:val="10"/>
            <w:bdr w:val="none" w:sz="0" w:space="0" w:color="auto" w:frame="1"/>
          </w:rPr>
          <w:t>$1 trillion a year</w:t>
        </w:r>
      </w:hyperlink>
      <w:r w:rsidRPr="002C5E9E">
        <w:rPr>
          <w:rFonts w:ascii="Arial" w:hAnsi="Arial" w:cs="Arial"/>
          <w:sz w:val="10"/>
          <w:szCs w:val="10"/>
        </w:rPr>
        <w:t>? A trillion dollars, the break-up of families, the destruction of lives, and little to show in the way of rehabilitative effects—and yet this system is just</w:t>
      </w:r>
      <w:r w:rsidRPr="002C5E9E">
        <w:rPr>
          <w:rStyle w:val="apple-converted-space"/>
          <w:rFonts w:ascii="Arial" w:eastAsiaTheme="majorEastAsia" w:hAnsi="Arial" w:cs="Arial"/>
          <w:sz w:val="10"/>
          <w:szCs w:val="10"/>
        </w:rPr>
        <w:t> </w:t>
      </w:r>
      <w:r w:rsidRPr="002C5E9E">
        <w:rPr>
          <w:rStyle w:val="Emphasis"/>
          <w:rFonts w:ascii="Arial" w:eastAsiaTheme="majorEastAsia" w:hAnsi="Arial" w:cs="Arial"/>
          <w:sz w:val="10"/>
          <w:szCs w:val="10"/>
          <w:bdr w:val="none" w:sz="0" w:space="0" w:color="auto" w:frame="1"/>
        </w:rPr>
        <w:t>a part of life</w:t>
      </w:r>
      <w:r w:rsidRPr="002C5E9E">
        <w:rPr>
          <w:rFonts w:ascii="Arial" w:hAnsi="Arial" w:cs="Arial"/>
          <w:sz w:val="10"/>
          <w:szCs w:val="10"/>
        </w:rPr>
        <w:t>? The long-lasting impact of our incarceration complex is, it seems, receiving increased mainstream attention. The cause of criminal-justice reform has been taken up by everyone from</w:t>
      </w:r>
      <w:r w:rsidRPr="002C5E9E">
        <w:rPr>
          <w:rStyle w:val="apple-converted-space"/>
          <w:rFonts w:ascii="Arial" w:eastAsiaTheme="majorEastAsia" w:hAnsi="Arial" w:cs="Arial"/>
          <w:sz w:val="10"/>
          <w:szCs w:val="10"/>
        </w:rPr>
        <w:t> </w:t>
      </w:r>
      <w:hyperlink r:id="rId79" w:history="1">
        <w:r w:rsidRPr="002C5E9E">
          <w:rPr>
            <w:rStyle w:val="Hyperlink"/>
            <w:rFonts w:ascii="Arial" w:eastAsiaTheme="majorEastAsia" w:hAnsi="Arial" w:cs="Arial"/>
            <w:color w:val="111111"/>
            <w:sz w:val="10"/>
            <w:szCs w:val="10"/>
            <w:bdr w:val="none" w:sz="0" w:space="0" w:color="auto" w:frame="1"/>
          </w:rPr>
          <w:t>liberal champion Van Jones to the arch-conservative Koch brothers</w:t>
        </w:r>
      </w:hyperlink>
      <w:r w:rsidRPr="002C5E9E">
        <w:rPr>
          <w:rFonts w:ascii="Arial" w:hAnsi="Arial" w:cs="Arial"/>
          <w:sz w:val="10"/>
          <w:szCs w:val="10"/>
        </w:rPr>
        <w:t>. A Republican-co-sponsored</w:t>
      </w:r>
      <w:r w:rsidRPr="002C5E9E">
        <w:rPr>
          <w:rStyle w:val="apple-converted-space"/>
          <w:rFonts w:ascii="Arial" w:eastAsiaTheme="majorEastAsia" w:hAnsi="Arial" w:cs="Arial"/>
          <w:sz w:val="10"/>
          <w:szCs w:val="10"/>
        </w:rPr>
        <w:t> </w:t>
      </w:r>
      <w:hyperlink r:id="rId80" w:history="1">
        <w:r w:rsidRPr="002C5E9E">
          <w:rPr>
            <w:rStyle w:val="Hyperlink"/>
            <w:rFonts w:ascii="Arial" w:eastAsiaTheme="majorEastAsia" w:hAnsi="Arial" w:cs="Arial"/>
            <w:color w:val="111111"/>
            <w:sz w:val="10"/>
            <w:szCs w:val="10"/>
            <w:bdr w:val="none" w:sz="0" w:space="0" w:color="auto" w:frame="1"/>
          </w:rPr>
          <w:t>bill</w:t>
        </w:r>
      </w:hyperlink>
      <w:r w:rsidRPr="002C5E9E">
        <w:rPr>
          <w:rStyle w:val="apple-converted-space"/>
          <w:rFonts w:ascii="Arial" w:eastAsiaTheme="majorEastAsia" w:hAnsi="Arial" w:cs="Arial"/>
          <w:sz w:val="10"/>
          <w:szCs w:val="10"/>
        </w:rPr>
        <w:t> </w:t>
      </w:r>
      <w:r w:rsidRPr="002C5E9E">
        <w:rPr>
          <w:rFonts w:ascii="Arial" w:hAnsi="Arial" w:cs="Arial"/>
          <w:sz w:val="10"/>
          <w:szCs w:val="10"/>
        </w:rPr>
        <w:t>that would bring long-overdue changes to conditions inside prisons even passed the House this spring. Inmates staging work strikes and protests, including a major strike being planned for this August, have also brought increased scrutiny to the plight of those consigned to life behind bars. But what if softening the jagged corners of prison life, or even reforming the whole system, is not enough?For a hundred years, at least since</w:t>
      </w:r>
      <w:r w:rsidRPr="002C5E9E">
        <w:rPr>
          <w:rStyle w:val="apple-converted-space"/>
          <w:rFonts w:ascii="Arial" w:eastAsiaTheme="majorEastAsia" w:hAnsi="Arial" w:cs="Arial"/>
          <w:sz w:val="10"/>
          <w:szCs w:val="10"/>
        </w:rPr>
        <w:t> </w:t>
      </w:r>
      <w:hyperlink r:id="rId81" w:history="1">
        <w:r w:rsidRPr="002C5E9E">
          <w:rPr>
            <w:rStyle w:val="Hyperlink"/>
            <w:rFonts w:ascii="Arial" w:eastAsiaTheme="majorEastAsia" w:hAnsi="Arial" w:cs="Arial"/>
            <w:color w:val="111111"/>
            <w:sz w:val="10"/>
            <w:szCs w:val="10"/>
            <w:bdr w:val="none" w:sz="0" w:space="0" w:color="auto" w:frame="1"/>
          </w:rPr>
          <w:t>Emma Goldman</w:t>
        </w:r>
      </w:hyperlink>
      <w:r w:rsidRPr="002C5E9E">
        <w:rPr>
          <w:rStyle w:val="apple-converted-space"/>
          <w:rFonts w:ascii="Arial" w:eastAsiaTheme="majorEastAsia" w:hAnsi="Arial" w:cs="Arial"/>
          <w:sz w:val="10"/>
          <w:szCs w:val="10"/>
        </w:rPr>
        <w:t> </w:t>
      </w:r>
      <w:r w:rsidRPr="002C5E9E">
        <w:rPr>
          <w:rFonts w:ascii="Arial" w:hAnsi="Arial" w:cs="Arial"/>
          <w:sz w:val="10"/>
          <w:szCs w:val="10"/>
        </w:rPr>
        <w:t>quoted Dostoyevsky to call prison hell on earth, a variety of community groups and prisoner activists have been working not only to reform the prison-industrial complex, but to dismantle it entirely.</w:t>
      </w:r>
      <w:r w:rsidRPr="002C5E9E">
        <w:rPr>
          <w:rFonts w:ascii="Arial" w:hAnsi="Arial" w:cs="Arial"/>
          <w:sz w:val="30"/>
          <w:szCs w:val="30"/>
        </w:rPr>
        <w:t xml:space="preserve"> </w:t>
      </w:r>
      <w:r w:rsidRPr="002C5E9E">
        <w:rPr>
          <w:rFonts w:ascii="Arial" w:hAnsi="Arial" w:cs="Arial"/>
          <w:sz w:val="28"/>
          <w:szCs w:val="28"/>
          <w:u w:val="single"/>
        </w:rPr>
        <w:t xml:space="preserve">Now, as critiques of the inherent racism and classism—and transcendent harm—of our criminal-justice system have gained attention, a growing collection of </w:t>
      </w:r>
      <w:r w:rsidRPr="002C5E9E">
        <w:rPr>
          <w:rFonts w:ascii="Arial" w:hAnsi="Arial" w:cs="Arial"/>
          <w:sz w:val="28"/>
          <w:szCs w:val="28"/>
          <w:highlight w:val="cyan"/>
          <w:u w:val="single"/>
        </w:rPr>
        <w:t xml:space="preserve">activists and writers have not only been working to </w:t>
      </w:r>
      <w:r w:rsidRPr="002C5E9E">
        <w:rPr>
          <w:rFonts w:ascii="Arial" w:hAnsi="Arial" w:cs="Arial"/>
          <w:b/>
          <w:sz w:val="28"/>
          <w:szCs w:val="28"/>
          <w:highlight w:val="cyan"/>
          <w:u w:val="single"/>
        </w:rPr>
        <w:t>humanize</w:t>
      </w:r>
      <w:r w:rsidRPr="002C5E9E">
        <w:rPr>
          <w:rFonts w:ascii="Arial" w:hAnsi="Arial" w:cs="Arial"/>
          <w:sz w:val="28"/>
          <w:szCs w:val="28"/>
          <w:highlight w:val="cyan"/>
          <w:u w:val="single"/>
        </w:rPr>
        <w:t xml:space="preserve"> the cages, and</w:t>
      </w:r>
      <w:r w:rsidRPr="002C5E9E">
        <w:rPr>
          <w:rFonts w:ascii="Arial" w:hAnsi="Arial" w:cs="Arial"/>
          <w:sz w:val="28"/>
          <w:szCs w:val="28"/>
          <w:u w:val="single"/>
        </w:rPr>
        <w:t xml:space="preserve"> not only to</w:t>
      </w:r>
      <w:r w:rsidRPr="002C5E9E">
        <w:rPr>
          <w:rStyle w:val="apple-converted-space"/>
          <w:rFonts w:ascii="Arial" w:eastAsiaTheme="majorEastAsia" w:hAnsi="Arial" w:cs="Arial"/>
          <w:sz w:val="28"/>
          <w:szCs w:val="28"/>
        </w:rPr>
        <w:t> </w:t>
      </w:r>
      <w:r w:rsidRPr="002C5E9E">
        <w:rPr>
          <w:rStyle w:val="Emphasis"/>
          <w:rFonts w:ascii="Arial" w:eastAsiaTheme="majorEastAsia" w:hAnsi="Arial" w:cs="Arial"/>
          <w:sz w:val="28"/>
          <w:szCs w:val="28"/>
          <w:highlight w:val="cyan"/>
          <w:bdr w:val="none" w:sz="0" w:space="0" w:color="auto" w:frame="1"/>
        </w:rPr>
        <w:t>tear down</w:t>
      </w:r>
      <w:r w:rsidRPr="002C5E9E">
        <w:rPr>
          <w:rStyle w:val="apple-converted-space"/>
          <w:rFonts w:ascii="Arial" w:eastAsiaTheme="majorEastAsia" w:hAnsi="Arial" w:cs="Arial"/>
          <w:sz w:val="28"/>
          <w:szCs w:val="28"/>
          <w:highlight w:val="cyan"/>
        </w:rPr>
        <w:t> </w:t>
      </w:r>
      <w:r w:rsidRPr="002C5E9E">
        <w:rPr>
          <w:rFonts w:ascii="Arial" w:hAnsi="Arial" w:cs="Arial"/>
          <w:sz w:val="28"/>
          <w:szCs w:val="28"/>
          <w:highlight w:val="cyan"/>
          <w:u w:val="single"/>
        </w:rPr>
        <w:t>the cages</w:t>
      </w:r>
      <w:r w:rsidRPr="002C5E9E">
        <w:rPr>
          <w:rFonts w:ascii="Arial" w:hAnsi="Arial" w:cs="Arial"/>
          <w:sz w:val="28"/>
          <w:szCs w:val="28"/>
          <w:u w:val="single"/>
        </w:rPr>
        <w:t xml:space="preserve">, but to </w:t>
      </w:r>
      <w:r w:rsidRPr="002C5E9E">
        <w:rPr>
          <w:rFonts w:ascii="Arial" w:hAnsi="Arial" w:cs="Arial"/>
          <w:sz w:val="28"/>
          <w:szCs w:val="28"/>
          <w:highlight w:val="cyan"/>
          <w:u w:val="single"/>
        </w:rPr>
        <w:t>build a more equitable society</w:t>
      </w:r>
      <w:r w:rsidRPr="002C5E9E">
        <w:rPr>
          <w:rFonts w:ascii="Arial" w:hAnsi="Arial" w:cs="Arial"/>
          <w:sz w:val="28"/>
          <w:szCs w:val="28"/>
        </w:rPr>
        <w:t xml:space="preserve"> in which we don’t need to rely on cages at all. </w:t>
      </w:r>
      <w:r w:rsidRPr="002C5E9E">
        <w:rPr>
          <w:rFonts w:ascii="Arial" w:hAnsi="Arial" w:cs="Arial"/>
          <w:sz w:val="10"/>
          <w:szCs w:val="10"/>
        </w:rPr>
        <w:t>This is the prison-abolition movement.</w:t>
      </w:r>
    </w:p>
    <w:p w14:paraId="40EB0DB7" w14:textId="77777777" w:rsidR="004B6542" w:rsidRPr="002C5E9E" w:rsidRDefault="004B6542" w:rsidP="004B6542">
      <w:pPr>
        <w:pStyle w:val="NormalWeb"/>
        <w:spacing w:before="0" w:beforeAutospacing="0" w:after="300" w:afterAutospacing="0"/>
        <w:textAlignment w:val="baseline"/>
        <w:rPr>
          <w:rFonts w:ascii="Arial" w:hAnsi="Arial" w:cs="Arial"/>
          <w:sz w:val="10"/>
          <w:szCs w:val="10"/>
        </w:rPr>
      </w:pPr>
      <w:r w:rsidRPr="002C5E9E">
        <w:rPr>
          <w:rFonts w:ascii="Arial" w:hAnsi="Arial" w:cs="Arial"/>
          <w:sz w:val="10"/>
          <w:szCs w:val="10"/>
        </w:rPr>
        <w:t xml:space="preserve">The prison-abolition movement is a loose collection of people and groups who, in many different ways, are calling for deep, structural reforms to how we handle and even think about crime in our country. There are de facto figureheads (such as Angela Davis and Ruth Wilson Gilmore, the most famous contemporary abolitionists) and organizations (such as Critical Resistance, INCITE!, the Movement for Black Lives, the National Lawyers Guild, and Incarcerated Workers Organizing Committee—all of which, if not explicitly abolitionist, at least engage in abolitionist ethics), and there are converging or at least overlapping political ideologies (anarchist, socialist, libertarian), but there is no structured organizing group or coalition. Masai Ehehosi, a co-founder of Critical Resistance and longtime member of the New Afrikan Independence Movement, pointed me to the overlap between organizations promoting civil rights and abolitionists: “We want freedom” can just as easily be applied to ending Jim Crow or the New Jim Crow, to unlocking iron shackles or swinging open prison doors. </w:t>
      </w:r>
      <w:r w:rsidRPr="002C5E9E">
        <w:rPr>
          <w:rFonts w:ascii="Arial" w:hAnsi="Arial" w:cs="Arial"/>
          <w:sz w:val="28"/>
          <w:szCs w:val="28"/>
          <w:highlight w:val="cyan"/>
          <w:u w:val="single"/>
        </w:rPr>
        <w:t>The “movement</w:t>
      </w:r>
      <w:r w:rsidRPr="002C5E9E">
        <w:rPr>
          <w:rFonts w:ascii="Arial" w:hAnsi="Arial" w:cs="Arial"/>
          <w:sz w:val="28"/>
          <w:szCs w:val="28"/>
          <w:u w:val="single"/>
        </w:rPr>
        <w:t xml:space="preserve">” thus </w:t>
      </w:r>
      <w:r w:rsidRPr="002C5E9E">
        <w:rPr>
          <w:rFonts w:ascii="Arial" w:hAnsi="Arial" w:cs="Arial"/>
          <w:sz w:val="28"/>
          <w:szCs w:val="28"/>
          <w:highlight w:val="cyan"/>
          <w:u w:val="single"/>
        </w:rPr>
        <w:t>operates with</w:t>
      </w:r>
      <w:r w:rsidRPr="002C5E9E">
        <w:rPr>
          <w:rFonts w:ascii="Arial" w:hAnsi="Arial" w:cs="Arial"/>
          <w:sz w:val="28"/>
          <w:szCs w:val="28"/>
          <w:u w:val="single"/>
        </w:rPr>
        <w:t xml:space="preserve"> affinity groups, with various organizations working in </w:t>
      </w:r>
      <w:r w:rsidRPr="002C5E9E">
        <w:rPr>
          <w:rFonts w:ascii="Arial" w:hAnsi="Arial" w:cs="Arial"/>
          <w:sz w:val="28"/>
          <w:szCs w:val="28"/>
          <w:highlight w:val="cyan"/>
          <w:u w:val="single"/>
        </w:rPr>
        <w:t xml:space="preserve">prisoner support, prisoner advocacy, </w:t>
      </w:r>
      <w:r w:rsidRPr="002C5E9E">
        <w:rPr>
          <w:rFonts w:ascii="Arial" w:hAnsi="Arial" w:cs="Arial"/>
          <w:b/>
          <w:sz w:val="28"/>
          <w:szCs w:val="28"/>
          <w:highlight w:val="cyan"/>
          <w:u w:val="single"/>
        </w:rPr>
        <w:t>political advocacy,</w:t>
      </w:r>
      <w:r w:rsidRPr="002C5E9E">
        <w:rPr>
          <w:rFonts w:ascii="Arial" w:hAnsi="Arial" w:cs="Arial"/>
          <w:sz w:val="28"/>
          <w:szCs w:val="28"/>
          <w:u w:val="single"/>
        </w:rPr>
        <w:t xml:space="preserve"> or community education</w:t>
      </w:r>
      <w:r w:rsidRPr="002C5E9E">
        <w:rPr>
          <w:rFonts w:ascii="Arial" w:hAnsi="Arial" w:cs="Arial"/>
          <w:sz w:val="28"/>
          <w:szCs w:val="28"/>
        </w:rPr>
        <w:t>.</w:t>
      </w:r>
      <w:r w:rsidRPr="002C5E9E">
        <w:rPr>
          <w:rFonts w:ascii="Arial" w:hAnsi="Arial" w:cs="Arial"/>
          <w:sz w:val="30"/>
          <w:szCs w:val="30"/>
        </w:rPr>
        <w:t xml:space="preserve"> </w:t>
      </w:r>
      <w:r w:rsidRPr="002C5E9E">
        <w:rPr>
          <w:rFonts w:ascii="Arial" w:hAnsi="Arial" w:cs="Arial"/>
          <w:sz w:val="10"/>
          <w:szCs w:val="10"/>
        </w:rPr>
        <w:t>“And when something big happens,” as Azzurra Crispino, prison labor activist and co-founder of</w:t>
      </w:r>
      <w:r w:rsidRPr="002C5E9E">
        <w:rPr>
          <w:rStyle w:val="apple-converted-space"/>
          <w:rFonts w:ascii="Arial" w:eastAsiaTheme="majorEastAsia" w:hAnsi="Arial" w:cs="Arial"/>
          <w:sz w:val="10"/>
          <w:szCs w:val="10"/>
        </w:rPr>
        <w:t> </w:t>
      </w:r>
      <w:hyperlink r:id="rId82" w:history="1">
        <w:r w:rsidRPr="002C5E9E">
          <w:rPr>
            <w:rStyle w:val="Hyperlink"/>
            <w:rFonts w:ascii="Arial" w:eastAsiaTheme="majorEastAsia" w:hAnsi="Arial" w:cs="Arial"/>
            <w:color w:val="111111"/>
            <w:sz w:val="10"/>
            <w:szCs w:val="10"/>
            <w:bdr w:val="none" w:sz="0" w:space="0" w:color="auto" w:frame="1"/>
          </w:rPr>
          <w:t>Prison Abolition and Prisoner Support</w:t>
        </w:r>
      </w:hyperlink>
      <w:r w:rsidRPr="002C5E9E">
        <w:rPr>
          <w:rFonts w:ascii="Arial" w:hAnsi="Arial" w:cs="Arial"/>
          <w:sz w:val="10"/>
          <w:szCs w:val="10"/>
        </w:rPr>
        <w:t>, explained to me, “we all show up as a coalition, and we don’t interfere” with each other’s work. Abolitionists believe that incarceration, in any form, harms society more than it helps. As Angela Davis argues, prisons are an obsolete institution because they exacerbate societal harms instead of fixing them. “Are we willing to relegate ever larger numbers of people from racially oppressed communities to an isolated existence marked by authoritarian regimes, violence, disease, and technologies of seclusion that produce severe mental instability?”</w:t>
      </w:r>
      <w:r w:rsidRPr="002C5E9E">
        <w:rPr>
          <w:rStyle w:val="apple-converted-space"/>
          <w:rFonts w:ascii="Arial" w:eastAsiaTheme="majorEastAsia" w:hAnsi="Arial" w:cs="Arial"/>
          <w:sz w:val="10"/>
          <w:szCs w:val="10"/>
        </w:rPr>
        <w:t> </w:t>
      </w:r>
      <w:hyperlink r:id="rId83" w:history="1">
        <w:r w:rsidRPr="002C5E9E">
          <w:rPr>
            <w:rStyle w:val="Hyperlink"/>
            <w:rFonts w:ascii="Arial" w:eastAsiaTheme="majorEastAsia" w:hAnsi="Arial" w:cs="Arial"/>
            <w:color w:val="111111"/>
            <w:sz w:val="10"/>
            <w:szCs w:val="10"/>
            <w:bdr w:val="none" w:sz="0" w:space="0" w:color="auto" w:frame="1"/>
          </w:rPr>
          <w:t>Davis has written</w:t>
        </w:r>
      </w:hyperlink>
      <w:r w:rsidRPr="002C5E9E">
        <w:rPr>
          <w:rFonts w:ascii="Arial" w:hAnsi="Arial" w:cs="Arial"/>
          <w:sz w:val="10"/>
          <w:szCs w:val="10"/>
        </w:rPr>
        <w:t>. Even if we were to greatly diminish the current prison population, even if we were to cut it in half but keep the prison complex intact, we would still be consigning millions of people to isolation and violence—and that’s a form of inhumanity that abolitionists can’t abide. Moreover, Davis contends, mass imprisonment “reproduce[s] the very conditions that lead people to prison.” Abolitionists don’t stop at the prison walls, however: They aim to reshape our society as a whole. We are not doing nearly enough to address the root causes of poverty, addiction, homelessness, and mental-health crises, abolitionists contend, and criminalizing poverty through harsh fines and debt regulation; criminalizing addiction through drug laws; criminalizing homelessness by conducting sweeps of people sleeping in parks; and criminalizing mental illness by turning prisons into de facto psychiatric hospitals is all treating the symptom instead of the disease.</w:t>
      </w:r>
      <w:r w:rsidRPr="002C5E9E">
        <w:rPr>
          <w:rFonts w:ascii="Arial" w:hAnsi="Arial" w:cs="Arial"/>
          <w:sz w:val="30"/>
          <w:szCs w:val="30"/>
        </w:rPr>
        <w:t xml:space="preserve"> </w:t>
      </w:r>
      <w:r w:rsidRPr="002C5E9E">
        <w:rPr>
          <w:rFonts w:ascii="Arial" w:hAnsi="Arial" w:cs="Arial"/>
          <w:sz w:val="28"/>
          <w:szCs w:val="28"/>
          <w:highlight w:val="cyan"/>
          <w:u w:val="single"/>
        </w:rPr>
        <w:t>This is</w:t>
      </w:r>
      <w:r w:rsidRPr="002C5E9E">
        <w:rPr>
          <w:rFonts w:ascii="Arial" w:hAnsi="Arial" w:cs="Arial"/>
          <w:sz w:val="28"/>
          <w:szCs w:val="28"/>
          <w:u w:val="single"/>
        </w:rPr>
        <w:t xml:space="preserve"> </w:t>
      </w:r>
      <w:r w:rsidRPr="002C5E9E">
        <w:rPr>
          <w:rFonts w:ascii="Arial" w:hAnsi="Arial" w:cs="Arial"/>
          <w:sz w:val="28"/>
          <w:szCs w:val="28"/>
          <w:highlight w:val="cyan"/>
          <w:u w:val="single"/>
        </w:rPr>
        <w:t>one of the key differences between reform and abolitionism: The former deals with pain management and the latter with the</w:t>
      </w:r>
      <w:r w:rsidRPr="002C5E9E">
        <w:rPr>
          <w:rFonts w:ascii="Arial" w:hAnsi="Arial" w:cs="Arial"/>
          <w:sz w:val="28"/>
          <w:szCs w:val="28"/>
          <w:u w:val="single"/>
        </w:rPr>
        <w:t xml:space="preserve"> actual </w:t>
      </w:r>
      <w:r w:rsidRPr="002C5E9E">
        <w:rPr>
          <w:rFonts w:ascii="Arial" w:hAnsi="Arial" w:cs="Arial"/>
          <w:sz w:val="28"/>
          <w:szCs w:val="28"/>
          <w:highlight w:val="cyan"/>
          <w:u w:val="single"/>
        </w:rPr>
        <w:t>source</w:t>
      </w:r>
      <w:r w:rsidRPr="002C5E9E">
        <w:rPr>
          <w:rFonts w:ascii="Arial" w:hAnsi="Arial" w:cs="Arial"/>
          <w:sz w:val="28"/>
          <w:szCs w:val="28"/>
          <w:u w:val="single"/>
        </w:rPr>
        <w:t xml:space="preserve"> of the pain. </w:t>
      </w:r>
      <w:r w:rsidRPr="002C5E9E">
        <w:rPr>
          <w:rFonts w:ascii="Arial" w:hAnsi="Arial" w:cs="Arial"/>
          <w:sz w:val="28"/>
          <w:szCs w:val="28"/>
          <w:highlight w:val="cyan"/>
          <w:u w:val="single"/>
        </w:rPr>
        <w:t>The three pillars of abolitionism</w:t>
      </w:r>
      <w:r w:rsidRPr="002C5E9E">
        <w:rPr>
          <w:rFonts w:ascii="Arial" w:hAnsi="Arial" w:cs="Arial"/>
          <w:sz w:val="28"/>
          <w:szCs w:val="28"/>
          <w:u w:val="single"/>
        </w:rPr>
        <w:t>—or the “Attrition Model” as the Prison Research Education Action Project called it in their 1976 pamphlet, “Instead of Prisons: A Handbook for Abolitionists”—</w:t>
      </w:r>
      <w:r w:rsidRPr="002C5E9E">
        <w:rPr>
          <w:rFonts w:ascii="Arial" w:hAnsi="Arial" w:cs="Arial"/>
          <w:sz w:val="28"/>
          <w:szCs w:val="28"/>
          <w:highlight w:val="cyan"/>
          <w:u w:val="single"/>
        </w:rPr>
        <w:t>are: moratorium, decarceration, and excarceration.</w:t>
      </w:r>
      <w:r w:rsidRPr="002C5E9E">
        <w:rPr>
          <w:rFonts w:ascii="Arial" w:hAnsi="Arial" w:cs="Arial"/>
          <w:sz w:val="28"/>
          <w:szCs w:val="28"/>
          <w:u w:val="single"/>
        </w:rPr>
        <w:t xml:space="preserve"> </w:t>
      </w:r>
      <w:r w:rsidRPr="002C5E9E">
        <w:rPr>
          <w:rFonts w:ascii="Arial" w:hAnsi="Arial" w:cs="Arial"/>
          <w:sz w:val="28"/>
          <w:szCs w:val="28"/>
          <w:highlight w:val="cyan"/>
          <w:u w:val="single"/>
        </w:rPr>
        <w:t>The first step</w:t>
      </w:r>
      <w:r w:rsidRPr="002C5E9E">
        <w:rPr>
          <w:rFonts w:ascii="Arial" w:hAnsi="Arial" w:cs="Arial"/>
          <w:sz w:val="28"/>
          <w:szCs w:val="28"/>
          <w:u w:val="single"/>
        </w:rPr>
        <w:t>,</w:t>
      </w:r>
      <w:r w:rsidRPr="002C5E9E">
        <w:rPr>
          <w:rStyle w:val="apple-converted-space"/>
          <w:rFonts w:ascii="Arial" w:eastAsiaTheme="majorEastAsia" w:hAnsi="Arial" w:cs="Arial"/>
          <w:sz w:val="28"/>
          <w:szCs w:val="28"/>
        </w:rPr>
        <w:t> </w:t>
      </w:r>
      <w:r w:rsidRPr="002C5E9E">
        <w:rPr>
          <w:rStyle w:val="Emphasis"/>
          <w:rFonts w:ascii="Arial" w:eastAsiaTheme="majorEastAsia" w:hAnsi="Arial" w:cs="Arial"/>
          <w:sz w:val="28"/>
          <w:szCs w:val="28"/>
          <w:bdr w:val="none" w:sz="0" w:space="0" w:color="auto" w:frame="1"/>
        </w:rPr>
        <w:t>moratorium</w:t>
      </w:r>
      <w:r w:rsidRPr="002C5E9E">
        <w:rPr>
          <w:rFonts w:ascii="Arial" w:hAnsi="Arial" w:cs="Arial"/>
          <w:sz w:val="28"/>
          <w:szCs w:val="28"/>
          <w:u w:val="single"/>
        </w:rPr>
        <w:t xml:space="preserve">, </w:t>
      </w:r>
      <w:r w:rsidRPr="002C5E9E">
        <w:rPr>
          <w:rFonts w:ascii="Arial" w:hAnsi="Arial" w:cs="Arial"/>
          <w:sz w:val="28"/>
          <w:szCs w:val="28"/>
          <w:highlight w:val="cyan"/>
          <w:u w:val="single"/>
        </w:rPr>
        <w:t>is</w:t>
      </w:r>
      <w:r w:rsidRPr="002C5E9E">
        <w:rPr>
          <w:rFonts w:ascii="Arial" w:hAnsi="Arial" w:cs="Arial"/>
          <w:sz w:val="28"/>
          <w:szCs w:val="28"/>
          <w:u w:val="single"/>
        </w:rPr>
        <w:t xml:space="preserve"> simple: “</w:t>
      </w:r>
      <w:r w:rsidRPr="002C5E9E">
        <w:rPr>
          <w:rFonts w:ascii="Arial" w:hAnsi="Arial" w:cs="Arial"/>
          <w:sz w:val="28"/>
          <w:szCs w:val="28"/>
          <w:highlight w:val="cyan"/>
          <w:u w:val="single"/>
        </w:rPr>
        <w:t>Stop building cages,”</w:t>
      </w:r>
      <w:r w:rsidRPr="002C5E9E">
        <w:rPr>
          <w:rFonts w:ascii="Arial" w:hAnsi="Arial" w:cs="Arial"/>
          <w:sz w:val="30"/>
          <w:szCs w:val="30"/>
        </w:rPr>
        <w:t xml:space="preserve"> </w:t>
      </w:r>
      <w:r w:rsidRPr="002C5E9E">
        <w:rPr>
          <w:rFonts w:ascii="Arial" w:hAnsi="Arial" w:cs="Arial"/>
          <w:sz w:val="10"/>
          <w:szCs w:val="10"/>
        </w:rPr>
        <w:t>is how Critical Resistance co-founder Rachel Herzing described it. According to a Congressional Research Service</w:t>
      </w:r>
      <w:r w:rsidRPr="002C5E9E">
        <w:rPr>
          <w:rStyle w:val="apple-converted-space"/>
          <w:rFonts w:ascii="Arial" w:eastAsiaTheme="majorEastAsia" w:hAnsi="Arial" w:cs="Arial"/>
          <w:sz w:val="10"/>
          <w:szCs w:val="10"/>
        </w:rPr>
        <w:t> </w:t>
      </w:r>
      <w:hyperlink r:id="rId84" w:history="1">
        <w:r w:rsidRPr="002C5E9E">
          <w:rPr>
            <w:rStyle w:val="Hyperlink"/>
            <w:rFonts w:ascii="Arial" w:eastAsiaTheme="majorEastAsia" w:hAnsi="Arial" w:cs="Arial"/>
            <w:color w:val="111111"/>
            <w:sz w:val="10"/>
            <w:szCs w:val="10"/>
            <w:bdr w:val="none" w:sz="0" w:space="0" w:color="auto" w:frame="1"/>
          </w:rPr>
          <w:t>report</w:t>
        </w:r>
      </w:hyperlink>
      <w:r w:rsidRPr="002C5E9E">
        <w:rPr>
          <w:rFonts w:ascii="Arial" w:hAnsi="Arial" w:cs="Arial"/>
          <w:sz w:val="10"/>
          <w:szCs w:val="10"/>
        </w:rPr>
        <w:t>, “the number of state and federal adult correction facilities rose from 1,277 in 1990 to 1,821 in 2005, a 43% increase.” Five hundred and forty-four new facilities in 15 years works out to about one new prison opening every 10 days. (Since the 1970s, there has been at least a 700 percent increase in the state prison populations.) Though prison construction has slowed since, new prisons are still being built, and immigration detention has seen yet another construction boom since Trump took office. Abolitionists have had some success slowing the prison construction boom: Earlier this year in the town of Goshen, Indiana, residents successfully</w:t>
      </w:r>
      <w:r w:rsidRPr="002C5E9E">
        <w:rPr>
          <w:rStyle w:val="apple-converted-space"/>
          <w:rFonts w:ascii="Arial" w:eastAsiaTheme="majorEastAsia" w:hAnsi="Arial" w:cs="Arial"/>
          <w:sz w:val="10"/>
          <w:szCs w:val="10"/>
        </w:rPr>
        <w:t> </w:t>
      </w:r>
      <w:hyperlink r:id="rId85" w:history="1">
        <w:r w:rsidRPr="002C5E9E">
          <w:rPr>
            <w:rStyle w:val="Hyperlink"/>
            <w:rFonts w:ascii="Arial" w:eastAsiaTheme="majorEastAsia" w:hAnsi="Arial" w:cs="Arial"/>
            <w:color w:val="111111"/>
            <w:sz w:val="10"/>
            <w:szCs w:val="10"/>
            <w:bdr w:val="none" w:sz="0" w:space="0" w:color="auto" w:frame="1"/>
          </w:rPr>
          <w:t>prevented</w:t>
        </w:r>
      </w:hyperlink>
      <w:r w:rsidRPr="002C5E9E">
        <w:rPr>
          <w:rStyle w:val="apple-converted-space"/>
          <w:rFonts w:ascii="Arial" w:eastAsiaTheme="majorEastAsia" w:hAnsi="Arial" w:cs="Arial"/>
          <w:sz w:val="10"/>
          <w:szCs w:val="10"/>
        </w:rPr>
        <w:t> </w:t>
      </w:r>
      <w:r w:rsidRPr="002C5E9E">
        <w:rPr>
          <w:rFonts w:ascii="Arial" w:hAnsi="Arial" w:cs="Arial"/>
          <w:sz w:val="10"/>
          <w:szCs w:val="10"/>
        </w:rPr>
        <w:t>a new private immigration-detention center, to be run by CoreCivic, from being built in their backyard</w:t>
      </w:r>
      <w:r w:rsidRPr="002C5E9E">
        <w:rPr>
          <w:rFonts w:ascii="Arial" w:hAnsi="Arial" w:cs="Arial"/>
          <w:sz w:val="10"/>
          <w:szCs w:val="10"/>
          <w:u w:val="single"/>
        </w:rPr>
        <w:t xml:space="preserve">. </w:t>
      </w:r>
      <w:r w:rsidRPr="002C5E9E">
        <w:rPr>
          <w:rFonts w:ascii="Arial" w:hAnsi="Arial" w:cs="Arial"/>
          <w:sz w:val="30"/>
          <w:szCs w:val="30"/>
          <w:u w:val="single"/>
        </w:rPr>
        <w:t>The basic thinking behind moratorium is that with fewer prison beds, there will be fewer people in prison. A bit more complicated is the second step—</w:t>
      </w:r>
      <w:r w:rsidRPr="002C5E9E">
        <w:rPr>
          <w:rStyle w:val="Emphasis"/>
          <w:rFonts w:ascii="Arial" w:eastAsiaTheme="majorEastAsia" w:hAnsi="Arial" w:cs="Arial"/>
          <w:sz w:val="30"/>
          <w:szCs w:val="30"/>
          <w:highlight w:val="cyan"/>
          <w:bdr w:val="none" w:sz="0" w:space="0" w:color="auto" w:frame="1"/>
        </w:rPr>
        <w:t>decarceration</w:t>
      </w:r>
      <w:r w:rsidRPr="002C5E9E">
        <w:rPr>
          <w:rFonts w:ascii="Arial" w:hAnsi="Arial" w:cs="Arial"/>
          <w:sz w:val="30"/>
          <w:szCs w:val="30"/>
          <w:highlight w:val="cyan"/>
          <w:u w:val="single"/>
        </w:rPr>
        <w:t>—</w:t>
      </w:r>
      <w:r w:rsidRPr="002C5E9E">
        <w:rPr>
          <w:rFonts w:ascii="Arial" w:hAnsi="Arial" w:cs="Arial"/>
          <w:sz w:val="30"/>
          <w:szCs w:val="30"/>
          <w:u w:val="single"/>
        </w:rPr>
        <w:t xml:space="preserve">which </w:t>
      </w:r>
      <w:r w:rsidRPr="002C5E9E">
        <w:rPr>
          <w:rFonts w:ascii="Arial" w:hAnsi="Arial" w:cs="Arial"/>
          <w:sz w:val="30"/>
          <w:szCs w:val="30"/>
          <w:highlight w:val="cyan"/>
          <w:u w:val="single"/>
        </w:rPr>
        <w:t>involves finding ways to get people out of prison</w:t>
      </w:r>
      <w:r w:rsidRPr="002C5E9E">
        <w:rPr>
          <w:rFonts w:ascii="Arial" w:hAnsi="Arial" w:cs="Arial"/>
          <w:sz w:val="30"/>
          <w:szCs w:val="30"/>
          <w:u w:val="single"/>
        </w:rPr>
        <w:t xml:space="preserve">. </w:t>
      </w:r>
      <w:r w:rsidRPr="002C5E9E">
        <w:rPr>
          <w:rFonts w:ascii="Arial" w:hAnsi="Arial" w:cs="Arial"/>
          <w:sz w:val="10"/>
          <w:szCs w:val="10"/>
        </w:rPr>
        <w:t>According to abolitionists, a lot of people in prison right now represent no threat to society, and therefore shouldn’t be languishing behind bars. In states that have legalized marijuana, for example, it’s particularly cruel to still be keeping people in prison for possessing marijuana. The Drug Policy Alliance estimates that there have been about</w:t>
      </w:r>
      <w:r w:rsidRPr="002C5E9E">
        <w:rPr>
          <w:rStyle w:val="apple-converted-space"/>
          <w:rFonts w:ascii="Arial" w:eastAsiaTheme="majorEastAsia" w:hAnsi="Arial" w:cs="Arial"/>
          <w:sz w:val="10"/>
          <w:szCs w:val="10"/>
        </w:rPr>
        <w:t> </w:t>
      </w:r>
      <w:hyperlink r:id="rId86" w:history="1">
        <w:r w:rsidRPr="002C5E9E">
          <w:rPr>
            <w:rStyle w:val="Hyperlink"/>
            <w:rFonts w:ascii="Arial" w:eastAsiaTheme="majorEastAsia" w:hAnsi="Arial" w:cs="Arial"/>
            <w:color w:val="111111"/>
            <w:sz w:val="10"/>
            <w:szCs w:val="10"/>
            <w:bdr w:val="none" w:sz="0" w:space="0" w:color="auto" w:frame="1"/>
          </w:rPr>
          <w:t>350,000 arrests for marijuana</w:t>
        </w:r>
      </w:hyperlink>
      <w:r w:rsidRPr="002C5E9E">
        <w:rPr>
          <w:rStyle w:val="apple-converted-space"/>
          <w:rFonts w:ascii="Arial" w:eastAsiaTheme="majorEastAsia" w:hAnsi="Arial" w:cs="Arial"/>
          <w:sz w:val="10"/>
          <w:szCs w:val="10"/>
        </w:rPr>
        <w:t> </w:t>
      </w:r>
      <w:r w:rsidRPr="002C5E9E">
        <w:rPr>
          <w:rFonts w:ascii="Arial" w:hAnsi="Arial" w:cs="Arial"/>
          <w:sz w:val="10"/>
          <w:szCs w:val="10"/>
        </w:rPr>
        <w:t>in California in the past 10 years (medical marijuana, meanwhile, has been legal in that state for over two decades, and recreational use is now also legal), and a total of 1 million people have reviewable convictions.</w:t>
      </w:r>
      <w:r w:rsidRPr="002C5E9E">
        <w:rPr>
          <w:rStyle w:val="apple-converted-space"/>
          <w:rFonts w:ascii="Arial" w:eastAsiaTheme="majorEastAsia" w:hAnsi="Arial" w:cs="Arial"/>
          <w:sz w:val="10"/>
          <w:szCs w:val="10"/>
        </w:rPr>
        <w:t> </w:t>
      </w:r>
      <w:r w:rsidRPr="002C5E9E">
        <w:rPr>
          <w:rStyle w:val="Emphasis"/>
          <w:rFonts w:ascii="Arial" w:eastAsiaTheme="majorEastAsia" w:hAnsi="Arial" w:cs="Arial"/>
          <w:sz w:val="10"/>
          <w:szCs w:val="10"/>
          <w:bdr w:val="none" w:sz="0" w:space="0" w:color="auto" w:frame="1"/>
        </w:rPr>
        <w:t>The New York Times</w:t>
      </w:r>
      <w:r w:rsidRPr="002C5E9E">
        <w:rPr>
          <w:rStyle w:val="apple-converted-space"/>
          <w:rFonts w:ascii="Arial" w:eastAsiaTheme="majorEastAsia" w:hAnsi="Arial" w:cs="Arial"/>
          <w:sz w:val="10"/>
          <w:szCs w:val="10"/>
        </w:rPr>
        <w:t> </w:t>
      </w:r>
      <w:r w:rsidRPr="002C5E9E">
        <w:rPr>
          <w:rFonts w:ascii="Arial" w:hAnsi="Arial" w:cs="Arial"/>
          <w:sz w:val="10"/>
          <w:szCs w:val="10"/>
        </w:rPr>
        <w:t>also</w:t>
      </w:r>
      <w:r w:rsidRPr="002C5E9E">
        <w:rPr>
          <w:rStyle w:val="apple-converted-space"/>
          <w:rFonts w:ascii="Arial" w:eastAsiaTheme="majorEastAsia" w:hAnsi="Arial" w:cs="Arial"/>
          <w:sz w:val="10"/>
          <w:szCs w:val="10"/>
        </w:rPr>
        <w:t> </w:t>
      </w:r>
      <w:hyperlink r:id="rId87" w:history="1">
        <w:r w:rsidRPr="002C5E9E">
          <w:rPr>
            <w:rStyle w:val="Hyperlink"/>
            <w:rFonts w:ascii="Arial" w:eastAsiaTheme="majorEastAsia" w:hAnsi="Arial" w:cs="Arial"/>
            <w:color w:val="111111"/>
            <w:sz w:val="10"/>
            <w:szCs w:val="10"/>
            <w:bdr w:val="none" w:sz="0" w:space="0" w:color="auto" w:frame="1"/>
          </w:rPr>
          <w:t>recently reported</w:t>
        </w:r>
      </w:hyperlink>
      <w:r w:rsidRPr="002C5E9E">
        <w:rPr>
          <w:rStyle w:val="apple-converted-space"/>
          <w:rFonts w:ascii="Arial" w:eastAsiaTheme="majorEastAsia" w:hAnsi="Arial" w:cs="Arial"/>
          <w:sz w:val="10"/>
          <w:szCs w:val="10"/>
        </w:rPr>
        <w:t> </w:t>
      </w:r>
      <w:r w:rsidRPr="002C5E9E">
        <w:rPr>
          <w:rFonts w:ascii="Arial" w:hAnsi="Arial" w:cs="Arial"/>
          <w:sz w:val="10"/>
          <w:szCs w:val="10"/>
        </w:rPr>
        <w:t>that, despite what seems like a national relaxation of arrests and convictions for marijuana use, black and Hispanic residents of some parts of New York City are arrested at a rate</w:t>
      </w:r>
      <w:r w:rsidRPr="002C5E9E">
        <w:rPr>
          <w:rStyle w:val="apple-converted-space"/>
          <w:rFonts w:ascii="Arial" w:eastAsiaTheme="majorEastAsia" w:hAnsi="Arial" w:cs="Arial"/>
          <w:sz w:val="10"/>
          <w:szCs w:val="10"/>
        </w:rPr>
        <w:t> </w:t>
      </w:r>
      <w:r w:rsidRPr="002C5E9E">
        <w:rPr>
          <w:rStyle w:val="Emphasis"/>
          <w:rFonts w:ascii="Arial" w:eastAsiaTheme="majorEastAsia" w:hAnsi="Arial" w:cs="Arial"/>
          <w:sz w:val="10"/>
          <w:szCs w:val="10"/>
          <w:bdr w:val="none" w:sz="0" w:space="0" w:color="auto" w:frame="1"/>
        </w:rPr>
        <w:t>15 times higher</w:t>
      </w:r>
      <w:r w:rsidRPr="002C5E9E">
        <w:rPr>
          <w:rStyle w:val="apple-converted-space"/>
          <w:rFonts w:ascii="Arial" w:eastAsiaTheme="majorEastAsia" w:hAnsi="Arial" w:cs="Arial"/>
          <w:sz w:val="10"/>
          <w:szCs w:val="10"/>
        </w:rPr>
        <w:t> </w:t>
      </w:r>
      <w:r w:rsidRPr="002C5E9E">
        <w:rPr>
          <w:rFonts w:ascii="Arial" w:hAnsi="Arial" w:cs="Arial"/>
          <w:sz w:val="10"/>
          <w:szCs w:val="10"/>
        </w:rPr>
        <w:t>than that of white people—for the same “crime.” Other decarceration strategies include creating review processes to reevaluate sentence terms, recognizing that many people are given long stints for petty crimes—especially under many states’ three-strikes rules</w:t>
      </w:r>
      <w:r w:rsidRPr="002C5E9E">
        <w:rPr>
          <w:rFonts w:ascii="Arial" w:hAnsi="Arial" w:cs="Arial"/>
          <w:sz w:val="10"/>
          <w:szCs w:val="10"/>
          <w:u w:val="single"/>
        </w:rPr>
        <w:t>.</w:t>
      </w:r>
      <w:r w:rsidRPr="002C5E9E">
        <w:rPr>
          <w:rFonts w:ascii="Arial" w:hAnsi="Arial" w:cs="Arial"/>
          <w:sz w:val="30"/>
          <w:szCs w:val="30"/>
          <w:u w:val="single"/>
        </w:rPr>
        <w:t xml:space="preserve"> </w:t>
      </w:r>
      <w:r w:rsidRPr="002C5E9E">
        <w:rPr>
          <w:rStyle w:val="Emphasis"/>
          <w:rFonts w:ascii="Arial" w:eastAsiaTheme="majorEastAsia" w:hAnsi="Arial" w:cs="Arial"/>
          <w:sz w:val="30"/>
          <w:szCs w:val="30"/>
          <w:highlight w:val="cyan"/>
          <w:bdr w:val="none" w:sz="0" w:space="0" w:color="auto" w:frame="1"/>
        </w:rPr>
        <w:t>Excarceration</w:t>
      </w:r>
      <w:r w:rsidRPr="002C5E9E">
        <w:rPr>
          <w:rStyle w:val="apple-converted-space"/>
          <w:rFonts w:ascii="Arial" w:eastAsiaTheme="majorEastAsia" w:hAnsi="Arial" w:cs="Arial"/>
          <w:sz w:val="30"/>
          <w:szCs w:val="30"/>
          <w:highlight w:val="cyan"/>
        </w:rPr>
        <w:t> </w:t>
      </w:r>
      <w:r w:rsidRPr="002C5E9E">
        <w:rPr>
          <w:rFonts w:ascii="Arial" w:hAnsi="Arial" w:cs="Arial"/>
          <w:b/>
          <w:sz w:val="30"/>
          <w:szCs w:val="30"/>
          <w:highlight w:val="cyan"/>
          <w:u w:val="single"/>
        </w:rPr>
        <w:t>strategies</w:t>
      </w:r>
      <w:r w:rsidRPr="002C5E9E">
        <w:rPr>
          <w:rFonts w:ascii="Arial" w:hAnsi="Arial" w:cs="Arial"/>
          <w:sz w:val="30"/>
          <w:szCs w:val="30"/>
          <w:u w:val="single"/>
        </w:rPr>
        <w:t>—the third abolitionist pillar—</w:t>
      </w:r>
      <w:r w:rsidRPr="002C5E9E">
        <w:rPr>
          <w:rFonts w:ascii="Arial" w:hAnsi="Arial" w:cs="Arial"/>
          <w:sz w:val="30"/>
          <w:szCs w:val="30"/>
          <w:highlight w:val="cyan"/>
          <w:u w:val="single"/>
        </w:rPr>
        <w:t>could</w:t>
      </w:r>
      <w:r w:rsidRPr="002C5E9E">
        <w:rPr>
          <w:rFonts w:ascii="Arial" w:hAnsi="Arial" w:cs="Arial"/>
          <w:sz w:val="30"/>
          <w:szCs w:val="30"/>
          <w:u w:val="single"/>
        </w:rPr>
        <w:t xml:space="preserve"> potentially </w:t>
      </w:r>
      <w:r w:rsidRPr="002C5E9E">
        <w:rPr>
          <w:rFonts w:ascii="Arial" w:hAnsi="Arial" w:cs="Arial"/>
          <w:sz w:val="30"/>
          <w:szCs w:val="30"/>
          <w:highlight w:val="cyan"/>
          <w:u w:val="single"/>
        </w:rPr>
        <w:t>be</w:t>
      </w:r>
      <w:r w:rsidRPr="002C5E9E">
        <w:rPr>
          <w:rFonts w:ascii="Arial" w:hAnsi="Arial" w:cs="Arial"/>
          <w:sz w:val="30"/>
          <w:szCs w:val="30"/>
          <w:u w:val="single"/>
        </w:rPr>
        <w:t xml:space="preserve"> the most </w:t>
      </w:r>
      <w:r w:rsidRPr="002C5E9E">
        <w:rPr>
          <w:rFonts w:ascii="Arial" w:hAnsi="Arial" w:cs="Arial"/>
          <w:sz w:val="30"/>
          <w:szCs w:val="30"/>
          <w:highlight w:val="cyan"/>
          <w:u w:val="single"/>
        </w:rPr>
        <w:t>transformative</w:t>
      </w:r>
      <w:r w:rsidRPr="002C5E9E">
        <w:rPr>
          <w:rFonts w:ascii="Arial" w:hAnsi="Arial" w:cs="Arial"/>
          <w:sz w:val="30"/>
          <w:szCs w:val="30"/>
          <w:u w:val="single"/>
        </w:rPr>
        <w:t xml:space="preserve"> for society: These involve finding ways to divert people away from the prison-industrial complex in the first place. According to abolitionists, many of the reasons people end up coming into contact with law enforcement can be solved through more humane means. </w:t>
      </w:r>
      <w:r w:rsidRPr="002C5E9E">
        <w:rPr>
          <w:rFonts w:ascii="Arial" w:hAnsi="Arial" w:cs="Arial"/>
          <w:b/>
          <w:sz w:val="30"/>
          <w:szCs w:val="30"/>
          <w:highlight w:val="cyan"/>
          <w:u w:val="single"/>
        </w:rPr>
        <w:t>Decriminalizing</w:t>
      </w:r>
      <w:r w:rsidRPr="002C5E9E">
        <w:rPr>
          <w:rFonts w:ascii="Arial" w:hAnsi="Arial" w:cs="Arial"/>
          <w:sz w:val="30"/>
          <w:szCs w:val="30"/>
          <w:highlight w:val="cyan"/>
          <w:u w:val="single"/>
        </w:rPr>
        <w:t xml:space="preserve"> mental-health</w:t>
      </w:r>
      <w:r w:rsidRPr="002C5E9E">
        <w:rPr>
          <w:rFonts w:ascii="Arial" w:hAnsi="Arial" w:cs="Arial"/>
          <w:sz w:val="30"/>
          <w:szCs w:val="30"/>
          <w:u w:val="single"/>
        </w:rPr>
        <w:t xml:space="preserve"> episodes, fighting homelessness, </w:t>
      </w:r>
      <w:r w:rsidRPr="002C5E9E">
        <w:rPr>
          <w:rFonts w:ascii="Arial" w:hAnsi="Arial" w:cs="Arial"/>
          <w:sz w:val="30"/>
          <w:szCs w:val="30"/>
          <w:highlight w:val="cyan"/>
          <w:u w:val="single"/>
        </w:rPr>
        <w:t>or decriminalizing drug use</w:t>
      </w:r>
      <w:r w:rsidRPr="002C5E9E">
        <w:rPr>
          <w:rFonts w:ascii="Arial" w:hAnsi="Arial" w:cs="Arial"/>
          <w:sz w:val="30"/>
          <w:szCs w:val="30"/>
          <w:u w:val="single"/>
        </w:rPr>
        <w:t xml:space="preserve"> are three clear ways to keep people from getting pipelined towards prison.</w:t>
      </w:r>
      <w:r w:rsidRPr="002C5E9E">
        <w:rPr>
          <w:rFonts w:ascii="Arial" w:hAnsi="Arial" w:cs="Arial"/>
          <w:sz w:val="30"/>
          <w:szCs w:val="30"/>
        </w:rPr>
        <w:t xml:space="preserve"> </w:t>
      </w:r>
      <w:r w:rsidRPr="002C5E9E">
        <w:rPr>
          <w:rFonts w:ascii="Arial" w:hAnsi="Arial" w:cs="Arial"/>
          <w:sz w:val="10"/>
          <w:szCs w:val="10"/>
        </w:rPr>
        <w:t>And for abolitionists, we don’t just stop at decriminalization: Adequately funding mental-health treatment, providing housing for those in need, and offering adequate rehabilitation services for people with substance dependence are all critical. As author Alex Vitale told me, “Housing-first initiatives for homeless people—</w:t>
      </w:r>
      <w:r w:rsidRPr="002C5E9E">
        <w:rPr>
          <w:rStyle w:val="Emphasis"/>
          <w:rFonts w:ascii="Arial" w:eastAsiaTheme="majorEastAsia" w:hAnsi="Arial" w:cs="Arial"/>
          <w:sz w:val="10"/>
          <w:szCs w:val="10"/>
          <w:bdr w:val="none" w:sz="0" w:space="0" w:color="auto" w:frame="1"/>
        </w:rPr>
        <w:t>that</w:t>
      </w:r>
      <w:r w:rsidRPr="002C5E9E">
        <w:rPr>
          <w:rStyle w:val="apple-converted-space"/>
          <w:rFonts w:ascii="Arial" w:eastAsiaTheme="majorEastAsia" w:hAnsi="Arial" w:cs="Arial"/>
          <w:sz w:val="10"/>
          <w:szCs w:val="10"/>
        </w:rPr>
        <w:t> </w:t>
      </w:r>
      <w:r w:rsidRPr="002C5E9E">
        <w:rPr>
          <w:rFonts w:ascii="Arial" w:hAnsi="Arial" w:cs="Arial"/>
          <w:sz w:val="10"/>
          <w:szCs w:val="10"/>
        </w:rPr>
        <w:t>is police reform.” “When we no longer call something a crime, we can define the phenomena differently, and we can respond to [it] differently,” Justin Piché, director of Carceral Studies Research Collective, at the University of Ottawa, told me. If a population stops thinking of vagrancy or sleeping on a park bench as</w:t>
      </w:r>
      <w:r w:rsidRPr="002C5E9E">
        <w:rPr>
          <w:rStyle w:val="apple-converted-space"/>
          <w:rFonts w:ascii="Arial" w:eastAsiaTheme="majorEastAsia" w:hAnsi="Arial" w:cs="Arial"/>
          <w:sz w:val="10"/>
          <w:szCs w:val="10"/>
        </w:rPr>
        <w:t> </w:t>
      </w:r>
      <w:r w:rsidRPr="002C5E9E">
        <w:rPr>
          <w:rStyle w:val="Emphasis"/>
          <w:rFonts w:ascii="Arial" w:eastAsiaTheme="majorEastAsia" w:hAnsi="Arial" w:cs="Arial"/>
          <w:sz w:val="10"/>
          <w:szCs w:val="10"/>
          <w:bdr w:val="none" w:sz="0" w:space="0" w:color="auto" w:frame="1"/>
        </w:rPr>
        <w:t>crimes</w:t>
      </w:r>
      <w:r w:rsidRPr="002C5E9E">
        <w:rPr>
          <w:rFonts w:ascii="Arial" w:hAnsi="Arial" w:cs="Arial"/>
          <w:sz w:val="10"/>
          <w:szCs w:val="10"/>
        </w:rPr>
        <w:t>, and instead considers them problems with unemployment, inequality, and a paucity of mental-health services, we can stop hailing the cops so much. We need to open up the possibility to react to wrongdoing, injury, difference, and culturally ingrained prejudice without merely seeking to punish or encage someone. “The moment you go to the state,” Crispino told me, “the conflict no longer is your conflict—the state appropriates it</w:t>
      </w:r>
      <w:r w:rsidRPr="002C5E9E">
        <w:rPr>
          <w:rFonts w:ascii="Arial" w:hAnsi="Arial" w:cs="Arial"/>
          <w:sz w:val="10"/>
          <w:szCs w:val="10"/>
          <w:u w:val="single"/>
        </w:rPr>
        <w:t>.”</w:t>
      </w:r>
      <w:r w:rsidRPr="002C5E9E">
        <w:rPr>
          <w:rFonts w:ascii="Arial" w:hAnsi="Arial" w:cs="Arial"/>
          <w:sz w:val="30"/>
          <w:szCs w:val="30"/>
          <w:u w:val="single"/>
        </w:rPr>
        <w:t xml:space="preserve"> </w:t>
      </w:r>
      <w:r w:rsidRPr="002C5E9E">
        <w:rPr>
          <w:rFonts w:ascii="Arial" w:hAnsi="Arial" w:cs="Arial"/>
          <w:sz w:val="30"/>
          <w:szCs w:val="30"/>
          <w:highlight w:val="cyan"/>
          <w:u w:val="single"/>
        </w:rPr>
        <w:t xml:space="preserve"> “I approach [abolition] as a </w:t>
      </w:r>
      <w:r w:rsidRPr="002C5E9E">
        <w:rPr>
          <w:rFonts w:ascii="Arial" w:hAnsi="Arial" w:cs="Arial"/>
          <w:b/>
          <w:sz w:val="30"/>
          <w:szCs w:val="30"/>
          <w:highlight w:val="cyan"/>
          <w:u w:val="single"/>
        </w:rPr>
        <w:t>process</w:t>
      </w:r>
      <w:r w:rsidRPr="002C5E9E">
        <w:rPr>
          <w:rFonts w:ascii="Arial" w:hAnsi="Arial" w:cs="Arial"/>
          <w:sz w:val="30"/>
          <w:szCs w:val="30"/>
          <w:u w:val="single"/>
        </w:rPr>
        <w:t>,” Vitale said. “Show me a problem and I’ll show you a way to address that problem without policing.” Critical Resistance’s Ehehosi—who served 14 years in a Virginia prison as a political prisoner, in his view—emphasized the need for food co-ops, housing co-ops, and other means of offering people affordable and healthy means to live and survive—</w:t>
      </w:r>
      <w:r w:rsidRPr="002C5E9E">
        <w:rPr>
          <w:rFonts w:ascii="Arial" w:hAnsi="Arial" w:cs="Arial"/>
          <w:sz w:val="30"/>
          <w:szCs w:val="30"/>
          <w:highlight w:val="cyan"/>
          <w:u w:val="single"/>
        </w:rPr>
        <w:t xml:space="preserve">with the </w:t>
      </w:r>
      <w:r w:rsidRPr="002C5E9E">
        <w:rPr>
          <w:rFonts w:ascii="Arial" w:hAnsi="Arial" w:cs="Arial"/>
          <w:b/>
          <w:sz w:val="30"/>
          <w:szCs w:val="30"/>
          <w:highlight w:val="cyan"/>
          <w:u w:val="single"/>
        </w:rPr>
        <w:t>end goal</w:t>
      </w:r>
      <w:r w:rsidRPr="002C5E9E">
        <w:rPr>
          <w:rFonts w:ascii="Arial" w:hAnsi="Arial" w:cs="Arial"/>
          <w:sz w:val="30"/>
          <w:szCs w:val="30"/>
          <w:highlight w:val="cyan"/>
          <w:u w:val="single"/>
        </w:rPr>
        <w:t xml:space="preserve"> of building community</w:t>
      </w:r>
      <w:r w:rsidRPr="002C5E9E">
        <w:rPr>
          <w:rFonts w:ascii="Arial" w:hAnsi="Arial" w:cs="Arial"/>
          <w:sz w:val="30"/>
          <w:szCs w:val="30"/>
          <w:u w:val="single"/>
        </w:rPr>
        <w:t>—so that we can deal with tensions in our own way and don’t need to rely on armed police and incarceration.</w:t>
      </w:r>
      <w:r w:rsidRPr="002C5E9E">
        <w:rPr>
          <w:rFonts w:ascii="Arial" w:hAnsi="Arial" w:cs="Arial"/>
          <w:sz w:val="30"/>
          <w:szCs w:val="30"/>
        </w:rPr>
        <w:t xml:space="preserve"> </w:t>
      </w:r>
      <w:r w:rsidRPr="002C5E9E">
        <w:rPr>
          <w:rFonts w:ascii="Arial" w:hAnsi="Arial" w:cs="Arial"/>
          <w:sz w:val="10"/>
          <w:szCs w:val="10"/>
        </w:rPr>
        <w:t>“When you’re poor, and you don’t know when your next meal is going to come, everything gets a lot harder,” Ehehosi said. “It’s not just about closing down prisons, but the whole complex.” But what about those acts of extreme violence—what to do with people who have committed rape or murder? How should such truly harmful transgressions be handled in a post-prison world? According to abolitionists, one solution may be a process called restorative justice. Through restorative justice, offenders are expected, as Vitale describes, “to fully account for their behaviors in dialogue with the individual and communities affected by their actions.… They must then work with those parties to develop actions to try to repair the damage done as much as possible.” The process is restorative because the goal is to restore the victim, their community,</w:t>
      </w:r>
      <w:r w:rsidRPr="002C5E9E">
        <w:rPr>
          <w:rStyle w:val="apple-converted-space"/>
          <w:rFonts w:ascii="Arial" w:eastAsiaTheme="majorEastAsia" w:hAnsi="Arial" w:cs="Arial"/>
          <w:sz w:val="10"/>
          <w:szCs w:val="10"/>
        </w:rPr>
        <w:t> </w:t>
      </w:r>
      <w:r w:rsidRPr="002C5E9E">
        <w:rPr>
          <w:rStyle w:val="Emphasis"/>
          <w:rFonts w:ascii="Arial" w:eastAsiaTheme="majorEastAsia" w:hAnsi="Arial" w:cs="Arial"/>
          <w:sz w:val="10"/>
          <w:szCs w:val="10"/>
          <w:bdr w:val="none" w:sz="0" w:space="0" w:color="auto" w:frame="1"/>
        </w:rPr>
        <w:t>and</w:t>
      </w:r>
      <w:r w:rsidRPr="002C5E9E">
        <w:rPr>
          <w:rStyle w:val="apple-converted-space"/>
          <w:rFonts w:ascii="Arial" w:eastAsiaTheme="majorEastAsia" w:hAnsi="Arial" w:cs="Arial"/>
          <w:i/>
          <w:iCs/>
          <w:sz w:val="10"/>
          <w:szCs w:val="10"/>
          <w:bdr w:val="none" w:sz="0" w:space="0" w:color="auto" w:frame="1"/>
        </w:rPr>
        <w:t> </w:t>
      </w:r>
      <w:r w:rsidRPr="002C5E9E">
        <w:rPr>
          <w:rFonts w:ascii="Arial" w:hAnsi="Arial" w:cs="Arial"/>
          <w:sz w:val="10"/>
          <w:szCs w:val="10"/>
        </w:rPr>
        <w:t>the offender, to how they were before the transgression occurred. As Crispino put it to me, “People who commit violence are hurt by the violence they commit,” and therefore need to be part of any process that seeks to find justice for that violence. One step further than restorative justice is transformative justice. Crispino defined this concept as asking the offender what in their life has led them to commit the act, and what we all can do to change those conditions. Through either restorative or transformative justice, the systemic analysis takes the place of individual interrogation and punishment. These processes are hardly new: Abolitionists trace the roots of restorative justice back to a wide variety of indigenous and religious practices such as the Mohawk Nation of Akwesasne band council in Canada, which has established a indigenous people’s court according to Mohawk principles. As Bonni Cole, an indigenous prosecutor,</w:t>
      </w:r>
      <w:r w:rsidRPr="002C5E9E">
        <w:rPr>
          <w:rStyle w:val="apple-converted-space"/>
          <w:rFonts w:ascii="Arial" w:eastAsiaTheme="majorEastAsia" w:hAnsi="Arial" w:cs="Arial"/>
          <w:sz w:val="10"/>
          <w:szCs w:val="10"/>
        </w:rPr>
        <w:t> </w:t>
      </w:r>
      <w:hyperlink r:id="rId88" w:history="1">
        <w:r w:rsidRPr="002C5E9E">
          <w:rPr>
            <w:rStyle w:val="Hyperlink"/>
            <w:rFonts w:ascii="Arial" w:eastAsiaTheme="majorEastAsia" w:hAnsi="Arial" w:cs="Arial"/>
            <w:color w:val="111111"/>
            <w:sz w:val="10"/>
            <w:szCs w:val="10"/>
            <w:bdr w:val="none" w:sz="0" w:space="0" w:color="auto" w:frame="1"/>
          </w:rPr>
          <w:t>explained</w:t>
        </w:r>
      </w:hyperlink>
      <w:r w:rsidRPr="002C5E9E">
        <w:rPr>
          <w:rFonts w:ascii="Arial" w:hAnsi="Arial" w:cs="Arial"/>
          <w:sz w:val="10"/>
          <w:szCs w:val="10"/>
        </w:rPr>
        <w:t>, “It’s not just looking at penalizing… that’s old thinking—that’s outside thinking.” Likewise, the Jewish practice of Teshuva, or atonement, has been linked not only to punishing the offender but also to a holistic reparation of the relationship between offender and victim. Another Canadian indigenous people, the</w:t>
      </w:r>
      <w:r w:rsidRPr="002C5E9E">
        <w:rPr>
          <w:rStyle w:val="apple-converted-space"/>
          <w:rFonts w:ascii="Arial" w:eastAsiaTheme="majorEastAsia" w:hAnsi="Arial" w:cs="Arial"/>
          <w:sz w:val="10"/>
          <w:szCs w:val="10"/>
        </w:rPr>
        <w:t> </w:t>
      </w:r>
      <w:hyperlink r:id="rId89" w:history="1">
        <w:r w:rsidRPr="002C5E9E">
          <w:rPr>
            <w:rStyle w:val="Hyperlink"/>
            <w:rFonts w:ascii="Arial" w:eastAsiaTheme="majorEastAsia" w:hAnsi="Arial" w:cs="Arial"/>
            <w:color w:val="111111"/>
            <w:sz w:val="10"/>
            <w:szCs w:val="10"/>
            <w:bdr w:val="none" w:sz="0" w:space="0" w:color="auto" w:frame="1"/>
          </w:rPr>
          <w:t>Mnjikaning</w:t>
        </w:r>
      </w:hyperlink>
      <w:r w:rsidRPr="002C5E9E">
        <w:rPr>
          <w:rFonts w:ascii="Arial" w:hAnsi="Arial" w:cs="Arial"/>
          <w:sz w:val="10"/>
          <w:szCs w:val="10"/>
        </w:rPr>
        <w:t>, avoid the terms “offender” and “victim” altogether, focusing instead on the behavior of the individuals and how it impacts the community. Restorative justice is being tried out in some schools as well, with</w:t>
      </w:r>
      <w:r w:rsidRPr="002C5E9E">
        <w:rPr>
          <w:rStyle w:val="apple-converted-space"/>
          <w:rFonts w:ascii="Arial" w:eastAsiaTheme="majorEastAsia" w:hAnsi="Arial" w:cs="Arial"/>
          <w:sz w:val="10"/>
          <w:szCs w:val="10"/>
        </w:rPr>
        <w:t> </w:t>
      </w:r>
      <w:hyperlink r:id="rId90" w:history="1">
        <w:r w:rsidRPr="002C5E9E">
          <w:rPr>
            <w:rStyle w:val="Hyperlink"/>
            <w:rFonts w:ascii="Arial" w:eastAsiaTheme="majorEastAsia" w:hAnsi="Arial" w:cs="Arial"/>
            <w:color w:val="111111"/>
            <w:sz w:val="10"/>
            <w:szCs w:val="10"/>
            <w:bdr w:val="none" w:sz="0" w:space="0" w:color="auto" w:frame="1"/>
          </w:rPr>
          <w:t>districts from Oakland to Denver adopting some restorative practices</w:t>
        </w:r>
      </w:hyperlink>
      <w:r w:rsidRPr="002C5E9E">
        <w:rPr>
          <w:rFonts w:ascii="Arial" w:hAnsi="Arial" w:cs="Arial"/>
          <w:sz w:val="10"/>
          <w:szCs w:val="10"/>
        </w:rPr>
        <w:t>, which are already showing promise. Even with instances of egregious abuse, as during Guatemala’s long Civil War, restorative justice pushes as much for bringing the offenders to justice—including airing out the crimes through truth-and-reconciliation processes—as for</w:t>
      </w:r>
      <w:r w:rsidRPr="002C5E9E">
        <w:rPr>
          <w:rStyle w:val="apple-converted-space"/>
          <w:rFonts w:ascii="Arial" w:eastAsiaTheme="majorEastAsia" w:hAnsi="Arial" w:cs="Arial"/>
          <w:sz w:val="10"/>
          <w:szCs w:val="10"/>
        </w:rPr>
        <w:t> </w:t>
      </w:r>
      <w:hyperlink r:id="rId91" w:history="1">
        <w:r w:rsidRPr="002C5E9E">
          <w:rPr>
            <w:rStyle w:val="Hyperlink"/>
            <w:rFonts w:ascii="Arial" w:eastAsiaTheme="majorEastAsia" w:hAnsi="Arial" w:cs="Arial"/>
            <w:color w:val="111111"/>
            <w:sz w:val="10"/>
            <w:szCs w:val="10"/>
            <w:bdr w:val="none" w:sz="0" w:space="0" w:color="auto" w:frame="1"/>
          </w:rPr>
          <w:t>reparations</w:t>
        </w:r>
      </w:hyperlink>
      <w:r w:rsidRPr="002C5E9E">
        <w:rPr>
          <w:rStyle w:val="apple-converted-space"/>
          <w:rFonts w:ascii="Arial" w:eastAsiaTheme="majorEastAsia" w:hAnsi="Arial" w:cs="Arial"/>
          <w:sz w:val="10"/>
          <w:szCs w:val="10"/>
        </w:rPr>
        <w:t> </w:t>
      </w:r>
      <w:r w:rsidRPr="002C5E9E">
        <w:rPr>
          <w:rFonts w:ascii="Arial" w:hAnsi="Arial" w:cs="Arial"/>
          <w:sz w:val="10"/>
          <w:szCs w:val="10"/>
        </w:rPr>
        <w:t>for the victims and their communities. And though the outcome of Guatemalan efforts has been mixed, the restorative-justice model has brought in traditionally ignored voices (promoting</w:t>
      </w:r>
      <w:r w:rsidRPr="002C5E9E">
        <w:rPr>
          <w:rStyle w:val="apple-converted-space"/>
          <w:rFonts w:ascii="Arial" w:eastAsiaTheme="majorEastAsia" w:hAnsi="Arial" w:cs="Arial"/>
          <w:sz w:val="10"/>
          <w:szCs w:val="10"/>
        </w:rPr>
        <w:t> </w:t>
      </w:r>
      <w:hyperlink r:id="rId92" w:history="1">
        <w:r w:rsidRPr="002C5E9E">
          <w:rPr>
            <w:rStyle w:val="Hyperlink"/>
            <w:rFonts w:ascii="Arial" w:eastAsiaTheme="majorEastAsia" w:hAnsi="Arial" w:cs="Arial"/>
            <w:color w:val="111111"/>
            <w:sz w:val="10"/>
            <w:szCs w:val="10"/>
            <w:bdr w:val="none" w:sz="0" w:space="0" w:color="auto" w:frame="1"/>
          </w:rPr>
          <w:t>women and indigenous lawyers</w:t>
        </w:r>
      </w:hyperlink>
      <w:r w:rsidRPr="002C5E9E">
        <w:rPr>
          <w:rFonts w:ascii="Arial" w:hAnsi="Arial" w:cs="Arial"/>
          <w:sz w:val="10"/>
          <w:szCs w:val="10"/>
        </w:rPr>
        <w:t>) and has at least spotlighted decades’-old institutional harms that might otherwise have been</w:t>
      </w:r>
      <w:r w:rsidRPr="002C5E9E">
        <w:rPr>
          <w:rStyle w:val="apple-converted-space"/>
          <w:rFonts w:ascii="Arial" w:eastAsiaTheme="majorEastAsia" w:hAnsi="Arial" w:cs="Arial"/>
          <w:sz w:val="10"/>
          <w:szCs w:val="10"/>
        </w:rPr>
        <w:t> </w:t>
      </w:r>
      <w:hyperlink r:id="rId93" w:history="1">
        <w:r w:rsidRPr="002C5E9E">
          <w:rPr>
            <w:rStyle w:val="Hyperlink"/>
            <w:rFonts w:ascii="Arial" w:eastAsiaTheme="majorEastAsia" w:hAnsi="Arial" w:cs="Arial"/>
            <w:color w:val="111111"/>
            <w:sz w:val="10"/>
            <w:szCs w:val="10"/>
            <w:bdr w:val="none" w:sz="0" w:space="0" w:color="auto" w:frame="1"/>
          </w:rPr>
          <w:t>overlooked or forgotten</w:t>
        </w:r>
      </w:hyperlink>
      <w:r w:rsidRPr="002C5E9E">
        <w:rPr>
          <w:rStyle w:val="apple-converted-space"/>
          <w:rFonts w:ascii="Arial" w:eastAsiaTheme="majorEastAsia" w:hAnsi="Arial" w:cs="Arial"/>
          <w:sz w:val="10"/>
          <w:szCs w:val="10"/>
        </w:rPr>
        <w:t> </w:t>
      </w:r>
      <w:r w:rsidRPr="002C5E9E">
        <w:rPr>
          <w:rFonts w:ascii="Arial" w:hAnsi="Arial" w:cs="Arial"/>
          <w:sz w:val="10"/>
          <w:szCs w:val="10"/>
        </w:rPr>
        <w:t>in sweep-it-under-the-rug amnesty bills. Guatemala’s Commission for Historical Clarification, as well, though slow and with wavering results—such as the nullification of a genocide conviction against the late war criminal Efraín Ríos Montt—has kept the harms of the conflict in the foreground—a key to healing. It may be hard to imagine a victim of a violent transgression sitting down for a discussion with the perpetrator, but according to Vitale, there are many situations in which the victim or the victim’s family has actually been more fulfilled by a restorative process, or feel they have attained greater justice through restorative-justice models. An obvious benefit of the restorative model is that it takes account not just of the singular event, but the structural problems surrounding and leading up to the offense.</w:t>
      </w:r>
      <w:r w:rsidRPr="002C5E9E">
        <w:rPr>
          <w:rFonts w:ascii="Arial" w:hAnsi="Arial" w:cs="Arial"/>
          <w:sz w:val="30"/>
          <w:szCs w:val="30"/>
        </w:rPr>
        <w:t xml:space="preserve"> </w:t>
      </w:r>
      <w:r w:rsidRPr="002C5E9E">
        <w:rPr>
          <w:rFonts w:ascii="Arial" w:hAnsi="Arial" w:cs="Arial"/>
          <w:sz w:val="30"/>
          <w:szCs w:val="30"/>
          <w:highlight w:val="cyan"/>
          <w:u w:val="single"/>
        </w:rPr>
        <w:t>The practice of abolitionism</w:t>
      </w:r>
      <w:r w:rsidRPr="002C5E9E">
        <w:rPr>
          <w:rFonts w:ascii="Arial" w:hAnsi="Arial" w:cs="Arial"/>
          <w:sz w:val="30"/>
          <w:szCs w:val="30"/>
          <w:u w:val="single"/>
        </w:rPr>
        <w:t xml:space="preserve">, therefore, </w:t>
      </w:r>
      <w:r w:rsidRPr="002C5E9E">
        <w:rPr>
          <w:rFonts w:ascii="Arial" w:hAnsi="Arial" w:cs="Arial"/>
          <w:sz w:val="30"/>
          <w:szCs w:val="30"/>
          <w:highlight w:val="cyan"/>
          <w:u w:val="single"/>
        </w:rPr>
        <w:t>is</w:t>
      </w:r>
      <w:r w:rsidRPr="002C5E9E">
        <w:rPr>
          <w:rFonts w:ascii="Arial" w:hAnsi="Arial" w:cs="Arial"/>
          <w:sz w:val="30"/>
          <w:szCs w:val="30"/>
          <w:u w:val="single"/>
        </w:rPr>
        <w:t xml:space="preserve"> about a lot more than the bars themselves. It’s </w:t>
      </w:r>
      <w:r w:rsidRPr="002C5E9E">
        <w:rPr>
          <w:rFonts w:ascii="Arial" w:hAnsi="Arial" w:cs="Arial"/>
          <w:sz w:val="30"/>
          <w:szCs w:val="30"/>
          <w:highlight w:val="cyan"/>
          <w:u w:val="single"/>
        </w:rPr>
        <w:t xml:space="preserve">about </w:t>
      </w:r>
      <w:r w:rsidRPr="002C5E9E">
        <w:rPr>
          <w:rFonts w:ascii="Arial" w:hAnsi="Arial" w:cs="Arial"/>
          <w:b/>
          <w:sz w:val="30"/>
          <w:szCs w:val="30"/>
          <w:highlight w:val="cyan"/>
          <w:u w:val="single"/>
        </w:rPr>
        <w:t>addressing</w:t>
      </w:r>
      <w:r w:rsidRPr="002C5E9E">
        <w:rPr>
          <w:rFonts w:ascii="Arial" w:hAnsi="Arial" w:cs="Arial"/>
          <w:sz w:val="30"/>
          <w:szCs w:val="30"/>
          <w:u w:val="single"/>
        </w:rPr>
        <w:t xml:space="preserve"> community </w:t>
      </w:r>
      <w:r w:rsidRPr="002C5E9E">
        <w:rPr>
          <w:rFonts w:ascii="Arial" w:hAnsi="Arial" w:cs="Arial"/>
          <w:b/>
          <w:sz w:val="30"/>
          <w:szCs w:val="30"/>
          <w:highlight w:val="cyan"/>
          <w:u w:val="single"/>
        </w:rPr>
        <w:t>tensions</w:t>
      </w:r>
      <w:r w:rsidRPr="002C5E9E">
        <w:rPr>
          <w:rFonts w:ascii="Arial" w:hAnsi="Arial" w:cs="Arial"/>
          <w:sz w:val="30"/>
          <w:szCs w:val="30"/>
          <w:u w:val="single"/>
        </w:rPr>
        <w:t xml:space="preserve">, understanding why people turn to the police, </w:t>
      </w:r>
      <w:r w:rsidRPr="002C5E9E">
        <w:rPr>
          <w:rFonts w:ascii="Arial" w:hAnsi="Arial" w:cs="Arial"/>
          <w:sz w:val="30"/>
          <w:szCs w:val="30"/>
          <w:highlight w:val="cyan"/>
          <w:u w:val="single"/>
        </w:rPr>
        <w:t>and trying to break the</w:t>
      </w:r>
      <w:r w:rsidRPr="002C5E9E">
        <w:rPr>
          <w:rFonts w:ascii="Arial" w:hAnsi="Arial" w:cs="Arial"/>
          <w:sz w:val="30"/>
          <w:szCs w:val="30"/>
          <w:u w:val="single"/>
        </w:rPr>
        <w:t xml:space="preserve"> self-perpetuating </w:t>
      </w:r>
      <w:r w:rsidRPr="002C5E9E">
        <w:rPr>
          <w:rFonts w:ascii="Arial" w:hAnsi="Arial" w:cs="Arial"/>
          <w:sz w:val="30"/>
          <w:szCs w:val="30"/>
          <w:highlight w:val="cyan"/>
          <w:u w:val="single"/>
        </w:rPr>
        <w:t>cycle of</w:t>
      </w:r>
      <w:r w:rsidRPr="002C5E9E">
        <w:rPr>
          <w:rFonts w:ascii="Arial" w:hAnsi="Arial" w:cs="Arial"/>
          <w:sz w:val="30"/>
          <w:szCs w:val="30"/>
          <w:u w:val="single"/>
        </w:rPr>
        <w:t xml:space="preserve"> violence and </w:t>
      </w:r>
      <w:r w:rsidRPr="002C5E9E">
        <w:rPr>
          <w:rFonts w:ascii="Arial" w:hAnsi="Arial" w:cs="Arial"/>
          <w:sz w:val="30"/>
          <w:szCs w:val="30"/>
          <w:highlight w:val="cyan"/>
          <w:u w:val="single"/>
        </w:rPr>
        <w:t>imprisonment</w:t>
      </w:r>
      <w:r w:rsidRPr="002C5E9E">
        <w:rPr>
          <w:rFonts w:ascii="Arial" w:hAnsi="Arial" w:cs="Arial"/>
          <w:sz w:val="30"/>
          <w:szCs w:val="30"/>
        </w:rPr>
        <w:t xml:space="preserve">. </w:t>
      </w:r>
      <w:r w:rsidRPr="002C5E9E">
        <w:rPr>
          <w:rFonts w:ascii="Arial" w:hAnsi="Arial" w:cs="Arial"/>
          <w:sz w:val="10"/>
          <w:szCs w:val="10"/>
        </w:rPr>
        <w:t>And yet, with such an idealistic-sounding goal—tearing down prison walls and restructuring society—it can be hard to fathom tangible first steps. Incarceration is so embedded in our society—even in our way of looking at the world—it may seem hard to even broach a conversation on abolition. Herzing offered an approachable and practical first step: “Be curious.” In an</w:t>
      </w:r>
      <w:r w:rsidRPr="002C5E9E">
        <w:rPr>
          <w:rStyle w:val="apple-converted-space"/>
          <w:rFonts w:ascii="Arial" w:eastAsiaTheme="majorEastAsia" w:hAnsi="Arial" w:cs="Arial"/>
          <w:sz w:val="10"/>
          <w:szCs w:val="10"/>
        </w:rPr>
        <w:t> </w:t>
      </w:r>
      <w:hyperlink r:id="rId94" w:history="1">
        <w:r w:rsidRPr="002C5E9E">
          <w:rPr>
            <w:rStyle w:val="Hyperlink"/>
            <w:rFonts w:ascii="Arial" w:eastAsiaTheme="majorEastAsia" w:hAnsi="Arial" w:cs="Arial"/>
            <w:color w:val="111111"/>
            <w:sz w:val="10"/>
            <w:szCs w:val="10"/>
            <w:bdr w:val="none" w:sz="0" w:space="0" w:color="auto" w:frame="1"/>
          </w:rPr>
          <w:t>essay for</w:t>
        </w:r>
        <w:r w:rsidRPr="002C5E9E">
          <w:rPr>
            <w:rStyle w:val="apple-converted-space"/>
            <w:rFonts w:ascii="Arial" w:eastAsiaTheme="majorEastAsia" w:hAnsi="Arial" w:cs="Arial"/>
            <w:color w:val="111111"/>
            <w:sz w:val="10"/>
            <w:szCs w:val="10"/>
            <w:bdr w:val="none" w:sz="0" w:space="0" w:color="auto" w:frame="1"/>
          </w:rPr>
          <w:t> </w:t>
        </w:r>
        <w:r w:rsidRPr="002C5E9E">
          <w:rPr>
            <w:rStyle w:val="Emphasis"/>
            <w:rFonts w:ascii="Arial" w:eastAsiaTheme="majorEastAsia" w:hAnsi="Arial" w:cs="Arial"/>
            <w:color w:val="111111"/>
            <w:sz w:val="10"/>
            <w:szCs w:val="10"/>
            <w:bdr w:val="none" w:sz="0" w:space="0" w:color="auto" w:frame="1"/>
          </w:rPr>
          <w:t>TruthOut</w:t>
        </w:r>
      </w:hyperlink>
      <w:r w:rsidRPr="002C5E9E">
        <w:rPr>
          <w:rFonts w:ascii="Arial" w:hAnsi="Arial" w:cs="Arial"/>
          <w:sz w:val="10"/>
          <w:szCs w:val="10"/>
        </w:rPr>
        <w:t>, Herzing sketched a loose guide to a “police-free future.” The place to start, she suggested, was by being aware of your context, asking yourself, first, what role cops play in your life, and then moving on to who you could rely on in an emergency situation. If you are easily willing to rely on police intervention—ready to grab the phone and call the cops when you’re scared, have been wronged, or merely see</w:t>
      </w:r>
      <w:r w:rsidRPr="002C5E9E">
        <w:rPr>
          <w:rStyle w:val="apple-converted-space"/>
          <w:rFonts w:ascii="Arial" w:eastAsiaTheme="majorEastAsia" w:hAnsi="Arial" w:cs="Arial"/>
          <w:sz w:val="10"/>
          <w:szCs w:val="10"/>
        </w:rPr>
        <w:t> </w:t>
      </w:r>
      <w:hyperlink r:id="rId95" w:history="1">
        <w:r w:rsidRPr="002C5E9E">
          <w:rPr>
            <w:rStyle w:val="Hyperlink"/>
            <w:rFonts w:ascii="Arial" w:eastAsiaTheme="majorEastAsia" w:hAnsi="Arial" w:cs="Arial"/>
            <w:color w:val="111111"/>
            <w:sz w:val="10"/>
            <w:szCs w:val="10"/>
            <w:bdr w:val="none" w:sz="0" w:space="0" w:color="auto" w:frame="1"/>
          </w:rPr>
          <w:t>a black person taking a nap</w:t>
        </w:r>
      </w:hyperlink>
      <w:r w:rsidRPr="002C5E9E">
        <w:rPr>
          <w:rFonts w:ascii="Arial" w:hAnsi="Arial" w:cs="Arial"/>
          <w:sz w:val="10"/>
          <w:szCs w:val="10"/>
        </w:rPr>
        <w:t>—you might consider why some people, instead of seeing cops as a source of safety or justice, see them as a threat and a danger</w:t>
      </w:r>
      <w:r w:rsidRPr="002C5E9E">
        <w:rPr>
          <w:rFonts w:ascii="Arial" w:hAnsi="Arial" w:cs="Arial"/>
          <w:sz w:val="10"/>
          <w:szCs w:val="10"/>
          <w:u w:val="single"/>
        </w:rPr>
        <w:t xml:space="preserve">. </w:t>
      </w:r>
      <w:r w:rsidRPr="002C5E9E">
        <w:rPr>
          <w:rFonts w:ascii="Arial" w:hAnsi="Arial" w:cs="Arial"/>
          <w:sz w:val="30"/>
          <w:szCs w:val="30"/>
          <w:highlight w:val="cyan"/>
          <w:u w:val="single"/>
        </w:rPr>
        <w:t>The goal, step by step, is to build a team,</w:t>
      </w:r>
      <w:r w:rsidRPr="002C5E9E">
        <w:rPr>
          <w:rFonts w:ascii="Arial" w:hAnsi="Arial" w:cs="Arial"/>
          <w:sz w:val="30"/>
          <w:szCs w:val="30"/>
          <w:u w:val="single"/>
        </w:rPr>
        <w:t xml:space="preserve"> a community, a whole network of resources to “increase people’s abilities to prevent, interrupt and repair harm and respond to crisis without law enforcement.” </w:t>
      </w:r>
      <w:r w:rsidRPr="002C5E9E">
        <w:rPr>
          <w:rFonts w:ascii="Arial" w:hAnsi="Arial" w:cs="Arial"/>
          <w:sz w:val="30"/>
          <w:szCs w:val="30"/>
          <w:highlight w:val="cyan"/>
          <w:u w:val="single"/>
        </w:rPr>
        <w:t>Another</w:t>
      </w:r>
      <w:r w:rsidRPr="002C5E9E">
        <w:rPr>
          <w:rFonts w:ascii="Arial" w:hAnsi="Arial" w:cs="Arial"/>
          <w:sz w:val="30"/>
          <w:szCs w:val="30"/>
          <w:u w:val="single"/>
        </w:rPr>
        <w:t xml:space="preserve"> practical </w:t>
      </w:r>
      <w:r w:rsidRPr="002C5E9E">
        <w:rPr>
          <w:rFonts w:ascii="Arial" w:hAnsi="Arial" w:cs="Arial"/>
          <w:sz w:val="30"/>
          <w:szCs w:val="30"/>
          <w:highlight w:val="cyan"/>
          <w:u w:val="single"/>
        </w:rPr>
        <w:t>step</w:t>
      </w:r>
      <w:r w:rsidRPr="002C5E9E">
        <w:rPr>
          <w:rFonts w:ascii="Arial" w:hAnsi="Arial" w:cs="Arial"/>
          <w:sz w:val="30"/>
          <w:szCs w:val="30"/>
          <w:u w:val="single"/>
        </w:rPr>
        <w:t xml:space="preserve"> most of the abolitionists I spoke with </w:t>
      </w:r>
      <w:r w:rsidRPr="002C5E9E">
        <w:rPr>
          <w:rFonts w:ascii="Arial" w:hAnsi="Arial" w:cs="Arial"/>
          <w:sz w:val="30"/>
          <w:szCs w:val="30"/>
          <w:highlight w:val="cyan"/>
          <w:u w:val="single"/>
        </w:rPr>
        <w:t>is</w:t>
      </w:r>
      <w:r w:rsidRPr="002C5E9E">
        <w:rPr>
          <w:rFonts w:ascii="Arial" w:hAnsi="Arial" w:cs="Arial"/>
          <w:sz w:val="30"/>
          <w:szCs w:val="30"/>
          <w:u w:val="single"/>
        </w:rPr>
        <w:t xml:space="preserve"> joining of a racial/economic-justice movement. The goal, as Vitale put it, is to work toward “</w:t>
      </w:r>
      <w:r w:rsidRPr="002C5E9E">
        <w:rPr>
          <w:rFonts w:ascii="Arial" w:hAnsi="Arial" w:cs="Arial"/>
          <w:sz w:val="30"/>
          <w:szCs w:val="30"/>
          <w:highlight w:val="cyan"/>
          <w:u w:val="single"/>
        </w:rPr>
        <w:t xml:space="preserve">building a </w:t>
      </w:r>
      <w:r w:rsidRPr="002C5E9E">
        <w:rPr>
          <w:rFonts w:ascii="Arial" w:hAnsi="Arial" w:cs="Arial"/>
          <w:b/>
          <w:sz w:val="30"/>
          <w:szCs w:val="30"/>
          <w:highlight w:val="cyan"/>
          <w:u w:val="single"/>
        </w:rPr>
        <w:t>new political narrative</w:t>
      </w:r>
      <w:r w:rsidRPr="002C5E9E">
        <w:rPr>
          <w:rFonts w:ascii="Arial" w:hAnsi="Arial" w:cs="Arial"/>
          <w:sz w:val="30"/>
          <w:szCs w:val="30"/>
          <w:u w:val="single"/>
        </w:rPr>
        <w:t>.”</w:t>
      </w:r>
      <w:r w:rsidRPr="002C5E9E">
        <w:rPr>
          <w:rFonts w:ascii="Arial" w:hAnsi="Arial" w:cs="Arial"/>
          <w:sz w:val="30"/>
          <w:szCs w:val="30"/>
        </w:rPr>
        <w:t xml:space="preserve"> And building a new narrative means a lot of educating, sharing, communicating—something not effectively accomplished behind the existential windscreen of a laptop or smartphone. None of this is going to happen without continuing to change broad cultural attitudes not only toward prisons but also toward people of color and what drives gaping economic inequalities. Notably, Critical Resistance’s “</w:t>
      </w:r>
      <w:hyperlink r:id="rId96" w:history="1">
        <w:r w:rsidRPr="002C5E9E">
          <w:rPr>
            <w:rStyle w:val="Hyperlink"/>
            <w:rFonts w:ascii="Arial" w:eastAsiaTheme="majorEastAsia" w:hAnsi="Arial" w:cs="Arial"/>
            <w:color w:val="111111"/>
            <w:sz w:val="30"/>
            <w:szCs w:val="30"/>
            <w:bdr w:val="none" w:sz="0" w:space="0" w:color="auto" w:frame="1"/>
          </w:rPr>
          <w:t>Abolitionist Toolkit</w:t>
        </w:r>
      </w:hyperlink>
      <w:r w:rsidRPr="002C5E9E">
        <w:rPr>
          <w:rFonts w:ascii="Arial" w:hAnsi="Arial" w:cs="Arial"/>
          <w:sz w:val="30"/>
          <w:szCs w:val="30"/>
        </w:rPr>
        <w:t>” mainly consists of questions, workshop suggestions, and critical-thinking prompts. This seems to go along with the philosophical ethic of abolitionism—</w:t>
      </w:r>
      <w:r w:rsidRPr="002C5E9E">
        <w:rPr>
          <w:rFonts w:ascii="Arial" w:hAnsi="Arial" w:cs="Arial"/>
          <w:sz w:val="30"/>
          <w:szCs w:val="30"/>
          <w:highlight w:val="cyan"/>
          <w:u w:val="single"/>
        </w:rPr>
        <w:t>it’s not a</w:t>
      </w:r>
      <w:r w:rsidRPr="002C5E9E">
        <w:rPr>
          <w:rFonts w:ascii="Arial" w:hAnsi="Arial" w:cs="Arial"/>
          <w:sz w:val="30"/>
          <w:szCs w:val="30"/>
          <w:u w:val="single"/>
        </w:rPr>
        <w:t xml:space="preserve"> hierarchical </w:t>
      </w:r>
      <w:r w:rsidRPr="002C5E9E">
        <w:rPr>
          <w:rFonts w:ascii="Arial" w:hAnsi="Arial" w:cs="Arial"/>
          <w:sz w:val="30"/>
          <w:szCs w:val="30"/>
          <w:highlight w:val="cyan"/>
          <w:u w:val="single"/>
        </w:rPr>
        <w:t>strategy with a single</w:t>
      </w:r>
      <w:r w:rsidRPr="002C5E9E">
        <w:rPr>
          <w:rFonts w:ascii="Arial" w:hAnsi="Arial" w:cs="Arial"/>
          <w:sz w:val="30"/>
          <w:szCs w:val="30"/>
          <w:u w:val="single"/>
        </w:rPr>
        <w:t xml:space="preserve"> key or </w:t>
      </w:r>
      <w:r w:rsidRPr="002C5E9E">
        <w:rPr>
          <w:rFonts w:ascii="Arial" w:hAnsi="Arial" w:cs="Arial"/>
          <w:sz w:val="30"/>
          <w:szCs w:val="30"/>
          <w:highlight w:val="cyan"/>
          <w:u w:val="single"/>
        </w:rPr>
        <w:t>solution</w:t>
      </w:r>
      <w:r w:rsidRPr="002C5E9E">
        <w:rPr>
          <w:rFonts w:ascii="Arial" w:hAnsi="Arial" w:cs="Arial"/>
          <w:sz w:val="30"/>
          <w:szCs w:val="30"/>
          <w:u w:val="single"/>
        </w:rPr>
        <w:t xml:space="preserve">, but an alternative way of thinking about society. Herzing described the abolitionist ethic as “slow and steady.” The “Abolitionist Toolkit” explains that </w:t>
      </w:r>
      <w:r w:rsidRPr="002C5E9E">
        <w:rPr>
          <w:rFonts w:ascii="Arial" w:hAnsi="Arial" w:cs="Arial"/>
          <w:sz w:val="30"/>
          <w:szCs w:val="30"/>
          <w:highlight w:val="cyan"/>
          <w:u w:val="single"/>
        </w:rPr>
        <w:t xml:space="preserve">“abolitionist steps are about </w:t>
      </w:r>
      <w:r w:rsidRPr="002C5E9E">
        <w:rPr>
          <w:rFonts w:ascii="Arial" w:hAnsi="Arial" w:cs="Arial"/>
          <w:b/>
          <w:sz w:val="30"/>
          <w:szCs w:val="30"/>
          <w:highlight w:val="cyan"/>
          <w:u w:val="single"/>
        </w:rPr>
        <w:t xml:space="preserve">gaining ground </w:t>
      </w:r>
      <w:r w:rsidRPr="002C5E9E">
        <w:rPr>
          <w:rFonts w:ascii="Arial" w:hAnsi="Arial" w:cs="Arial"/>
          <w:sz w:val="30"/>
          <w:szCs w:val="30"/>
          <w:highlight w:val="cyan"/>
          <w:u w:val="single"/>
        </w:rPr>
        <w:t xml:space="preserve">in the </w:t>
      </w:r>
      <w:r w:rsidRPr="002C5E9E">
        <w:rPr>
          <w:rFonts w:ascii="Arial" w:hAnsi="Arial" w:cs="Arial"/>
          <w:b/>
          <w:sz w:val="30"/>
          <w:szCs w:val="30"/>
          <w:highlight w:val="cyan"/>
          <w:u w:val="single"/>
        </w:rPr>
        <w:t>constant effort</w:t>
      </w:r>
      <w:r w:rsidRPr="002C5E9E">
        <w:rPr>
          <w:rFonts w:ascii="Arial" w:hAnsi="Arial" w:cs="Arial"/>
          <w:sz w:val="30"/>
          <w:szCs w:val="30"/>
          <w:highlight w:val="cyan"/>
          <w:u w:val="single"/>
        </w:rPr>
        <w:t xml:space="preserve"> to radically transform society.</w:t>
      </w:r>
      <w:r w:rsidRPr="002C5E9E">
        <w:rPr>
          <w:rFonts w:ascii="Arial" w:hAnsi="Arial" w:cs="Arial"/>
          <w:sz w:val="30"/>
          <w:szCs w:val="30"/>
          <w:u w:val="single"/>
        </w:rPr>
        <w:t xml:space="preserve"> They are about </w:t>
      </w:r>
      <w:r w:rsidRPr="002C5E9E">
        <w:rPr>
          <w:rFonts w:ascii="Arial" w:hAnsi="Arial" w:cs="Arial"/>
          <w:sz w:val="30"/>
          <w:szCs w:val="30"/>
          <w:highlight w:val="cyan"/>
          <w:u w:val="single"/>
        </w:rPr>
        <w:t>chipping away at oppressive institutions</w:t>
      </w:r>
      <w:r w:rsidRPr="002C5E9E">
        <w:rPr>
          <w:rFonts w:ascii="Arial" w:hAnsi="Arial" w:cs="Arial"/>
          <w:sz w:val="30"/>
          <w:szCs w:val="30"/>
          <w:u w:val="single"/>
        </w:rPr>
        <w:t xml:space="preserve"> rather than helping them live longer. They are about pushing critical consciousness, gaining more resources, building larger coalitions, and developing more skills for future campaigns. They are about </w:t>
      </w:r>
      <w:r w:rsidRPr="002C5E9E">
        <w:rPr>
          <w:rFonts w:ascii="Arial" w:hAnsi="Arial" w:cs="Arial"/>
          <w:sz w:val="30"/>
          <w:szCs w:val="30"/>
          <w:highlight w:val="cyan"/>
          <w:u w:val="single"/>
        </w:rPr>
        <w:t>making the ultimate goal</w:t>
      </w:r>
      <w:r w:rsidRPr="002C5E9E">
        <w:rPr>
          <w:rFonts w:ascii="Arial" w:hAnsi="Arial" w:cs="Arial"/>
          <w:sz w:val="30"/>
          <w:szCs w:val="30"/>
          <w:u w:val="single"/>
        </w:rPr>
        <w:t xml:space="preserve"> of abolition </w:t>
      </w:r>
      <w:r w:rsidRPr="002C5E9E">
        <w:rPr>
          <w:rFonts w:ascii="Arial" w:hAnsi="Arial" w:cs="Arial"/>
          <w:sz w:val="30"/>
          <w:szCs w:val="30"/>
          <w:highlight w:val="cyan"/>
          <w:u w:val="single"/>
        </w:rPr>
        <w:t>possible</w:t>
      </w:r>
      <w:r w:rsidRPr="002C5E9E">
        <w:rPr>
          <w:rFonts w:ascii="Arial" w:hAnsi="Arial" w:cs="Arial"/>
          <w:sz w:val="30"/>
          <w:szCs w:val="30"/>
          <w:u w:val="single"/>
        </w:rPr>
        <w:t>.” “I’m a prison abolitionist for my own liberation</w:t>
      </w:r>
      <w:r w:rsidRPr="002C5E9E">
        <w:rPr>
          <w:rFonts w:ascii="Arial" w:hAnsi="Arial" w:cs="Arial"/>
          <w:sz w:val="10"/>
          <w:szCs w:val="10"/>
          <w:u w:val="single"/>
        </w:rPr>
        <w:t>,</w:t>
      </w:r>
      <w:r w:rsidRPr="002C5E9E">
        <w:rPr>
          <w:rFonts w:ascii="Arial" w:hAnsi="Arial" w:cs="Arial"/>
          <w:sz w:val="10"/>
          <w:szCs w:val="10"/>
        </w:rPr>
        <w:t>” Crispino told me. What abolitionism comes down to, she added, is the “recognition that no human being is disposable.” In the 1960s and ’70s, activists were able to “muse about a prisonless future,” as Justin Piché put it. Today, with over 2 million men, women, and children in cages, that prisonless future may seem like a saccharine utopia. The practical difficulty in envisioning a less repressive future, however, hasn’t stopped abolitionists from working towards it. Five decades ago, Davis writes, she couldn’t have imagined the prison population increasing nearly 10 times over, “not unless this country plunges into fascism.” Though this is a frightening tacking of stock, given the historically unprecedented boom in incarceration—indeed,</w:t>
      </w:r>
      <w:r w:rsidRPr="002C5E9E">
        <w:rPr>
          <w:rStyle w:val="apple-converted-space"/>
          <w:rFonts w:ascii="Arial" w:eastAsiaTheme="majorEastAsia" w:hAnsi="Arial" w:cs="Arial"/>
          <w:sz w:val="10"/>
          <w:szCs w:val="10"/>
        </w:rPr>
        <w:t> </w:t>
      </w:r>
      <w:hyperlink r:id="rId97" w:history="1">
        <w:r w:rsidRPr="002C5E9E">
          <w:rPr>
            <w:rStyle w:val="Hyperlink"/>
            <w:rFonts w:ascii="Arial" w:eastAsiaTheme="majorEastAsia" w:hAnsi="Arial" w:cs="Arial"/>
            <w:color w:val="111111"/>
            <w:sz w:val="10"/>
            <w:szCs w:val="10"/>
            <w:bdr w:val="none" w:sz="0" w:space="0" w:color="auto" w:frame="1"/>
          </w:rPr>
          <w:t>at least a 700 percent increase</w:t>
        </w:r>
      </w:hyperlink>
      <w:r w:rsidRPr="002C5E9E">
        <w:rPr>
          <w:rFonts w:ascii="Arial" w:hAnsi="Arial" w:cs="Arial"/>
          <w:sz w:val="10"/>
          <w:szCs w:val="10"/>
        </w:rPr>
        <w:t>—it’s also a liberating thought: If change is possible in one direction, it might be possible in the other. It’s revealing to consider periods in history where society seemed particularly blind to the future: periods in which our predecessors engaged in backwards or brutish conduct. In the mid-19th century, for some Americans abolishing slavery hardly seemed</w:t>
      </w:r>
      <w:r w:rsidRPr="002C5E9E">
        <w:rPr>
          <w:rStyle w:val="apple-converted-space"/>
          <w:rFonts w:ascii="Arial" w:eastAsiaTheme="majorEastAsia" w:hAnsi="Arial" w:cs="Arial"/>
          <w:sz w:val="10"/>
          <w:szCs w:val="10"/>
        </w:rPr>
        <w:t> </w:t>
      </w:r>
      <w:hyperlink r:id="rId98" w:history="1">
        <w:r w:rsidRPr="002C5E9E">
          <w:rPr>
            <w:rStyle w:val="Hyperlink"/>
            <w:rFonts w:ascii="Arial" w:eastAsiaTheme="majorEastAsia" w:hAnsi="Arial" w:cs="Arial"/>
            <w:color w:val="111111"/>
            <w:sz w:val="10"/>
            <w:szCs w:val="10"/>
            <w:bdr w:val="none" w:sz="0" w:space="0" w:color="auto" w:frame="1"/>
          </w:rPr>
          <w:t>feasible</w:t>
        </w:r>
      </w:hyperlink>
      <w:r w:rsidRPr="002C5E9E">
        <w:rPr>
          <w:rFonts w:ascii="Arial" w:hAnsi="Arial" w:cs="Arial"/>
          <w:sz w:val="10"/>
          <w:szCs w:val="10"/>
        </w:rPr>
        <w:t>. As late as 1856, as historian Matthew Karp has pointed out, some predicted as many as 100 million people would be enslaved in the United States by 1950. Abolitionists are trying to shake society from this ethical torpor and show us that, like slavery, locking humans in cages need not be inextricably woven into our society. As</w:t>
      </w:r>
      <w:r w:rsidRPr="002C5E9E">
        <w:rPr>
          <w:rStyle w:val="apple-converted-space"/>
          <w:rFonts w:ascii="Arial" w:eastAsiaTheme="majorEastAsia" w:hAnsi="Arial" w:cs="Arial"/>
          <w:sz w:val="10"/>
          <w:szCs w:val="10"/>
        </w:rPr>
        <w:t> </w:t>
      </w:r>
      <w:hyperlink r:id="rId99" w:history="1">
        <w:r w:rsidRPr="002C5E9E">
          <w:rPr>
            <w:rStyle w:val="Hyperlink"/>
            <w:rFonts w:ascii="Arial" w:eastAsiaTheme="majorEastAsia" w:hAnsi="Arial" w:cs="Arial"/>
            <w:color w:val="111111"/>
            <w:sz w:val="10"/>
            <w:szCs w:val="10"/>
            <w:bdr w:val="none" w:sz="0" w:space="0" w:color="auto" w:frame="1"/>
          </w:rPr>
          <w:t>Critical Resistance</w:t>
        </w:r>
      </w:hyperlink>
      <w:r w:rsidRPr="002C5E9E">
        <w:rPr>
          <w:rStyle w:val="apple-converted-space"/>
          <w:rFonts w:ascii="Arial" w:eastAsiaTheme="majorEastAsia" w:hAnsi="Arial" w:cs="Arial"/>
          <w:sz w:val="10"/>
          <w:szCs w:val="10"/>
        </w:rPr>
        <w:t> </w:t>
      </w:r>
      <w:r w:rsidRPr="002C5E9E">
        <w:rPr>
          <w:rFonts w:ascii="Arial" w:hAnsi="Arial" w:cs="Arial"/>
          <w:sz w:val="10"/>
          <w:szCs w:val="10"/>
        </w:rPr>
        <w:t>explains in its definition of abolition, “we must build models today that can represent how we want to live in the future.” The abolition of prisons is, in the end, a project of radical optimism and reconstruction. As a society, abolitionists contend—and it’s hard to argue the point—we can do a lot better.</w:t>
      </w:r>
    </w:p>
    <w:p w14:paraId="1479FF3F" w14:textId="77777777" w:rsidR="004B6542" w:rsidRDefault="004B6542" w:rsidP="004B6542"/>
    <w:p w14:paraId="2741DE98" w14:textId="77777777" w:rsidR="004B6542" w:rsidRPr="00286F10" w:rsidRDefault="004B6542" w:rsidP="004B6542"/>
    <w:p w14:paraId="77D72D9C" w14:textId="75B1490B" w:rsidR="004B6542" w:rsidRDefault="004B6542" w:rsidP="00681251">
      <w:pPr>
        <w:pStyle w:val="Heading1"/>
      </w:pPr>
      <w:r>
        <w:t>Negative</w:t>
      </w:r>
    </w:p>
    <w:p w14:paraId="2D4C14B9" w14:textId="133AF9FD" w:rsidR="004B6542" w:rsidRDefault="004B6542" w:rsidP="004B6542">
      <w:pPr>
        <w:pStyle w:val="Heading2"/>
      </w:pPr>
      <w:r>
        <w:t>AT: Environment Advantage</w:t>
      </w:r>
    </w:p>
    <w:p w14:paraId="58951036" w14:textId="77777777" w:rsidR="004B6542" w:rsidRPr="004B6542" w:rsidRDefault="004B6542" w:rsidP="004B6542"/>
    <w:p w14:paraId="518844DB" w14:textId="09A5C11E" w:rsidR="004B6542" w:rsidRPr="009A5EA0" w:rsidRDefault="004B6542" w:rsidP="004B6542">
      <w:pPr>
        <w:pStyle w:val="Heading3"/>
      </w:pPr>
      <w:r>
        <w:t>AT: BioD Impact</w:t>
      </w:r>
    </w:p>
    <w:p w14:paraId="73C668FC" w14:textId="77777777" w:rsidR="004B6542" w:rsidRPr="009A5EA0" w:rsidRDefault="004B6542" w:rsidP="004B6542">
      <w:pPr>
        <w:pStyle w:val="Heading4"/>
      </w:pPr>
      <w:r w:rsidRPr="009A5EA0">
        <w:t xml:space="preserve">Biodiversity is resilient and inevitable </w:t>
      </w:r>
    </w:p>
    <w:p w14:paraId="1DB68D2D" w14:textId="77777777" w:rsidR="004B6542" w:rsidRPr="00587F6E" w:rsidRDefault="004B6542" w:rsidP="004B6542">
      <w:r w:rsidRPr="00587F6E">
        <w:rPr>
          <w:rStyle w:val="Style13ptBold"/>
        </w:rPr>
        <w:t>Sagoff 8</w:t>
      </w:r>
      <w:r w:rsidRPr="00587F6E">
        <w:rPr>
          <w:lang w:eastAsia="zh-TW"/>
        </w:rPr>
        <w:t xml:space="preserve"> </w:t>
      </w:r>
      <w:r>
        <w:rPr>
          <w:lang w:eastAsia="zh-TW"/>
        </w:rPr>
        <w:t>[</w:t>
      </w:r>
      <w:r w:rsidRPr="00587F6E">
        <w:rPr>
          <w:lang w:eastAsia="zh-TW"/>
        </w:rPr>
        <w:t>Mark, Senior Research Scholar</w:t>
      </w:r>
      <w:r>
        <w:rPr>
          <w:lang w:eastAsia="zh-TW"/>
        </w:rPr>
        <w:t xml:space="preserve"> at the</w:t>
      </w:r>
      <w:r w:rsidRPr="00587F6E">
        <w:rPr>
          <w:lang w:eastAsia="zh-TW"/>
        </w:rPr>
        <w:t xml:space="preserve"> Institute for Philosophy and Public Policy </w:t>
      </w:r>
      <w:r>
        <w:rPr>
          <w:lang w:eastAsia="zh-TW"/>
        </w:rPr>
        <w:t xml:space="preserve">at the </w:t>
      </w:r>
      <w:r w:rsidRPr="00587F6E">
        <w:rPr>
          <w:lang w:eastAsia="zh-TW"/>
        </w:rPr>
        <w:t>School of Public Policy  U. Maryland, Environmental Values, “On the Economic Value of Ecosystem Services”, 17:2, 239-257, EBSCO</w:t>
      </w:r>
      <w:r>
        <w:rPr>
          <w:lang w:eastAsia="zh-TW"/>
        </w:rPr>
        <w:t>]</w:t>
      </w:r>
    </w:p>
    <w:p w14:paraId="7F52B41C" w14:textId="77777777" w:rsidR="004B6542" w:rsidRDefault="004B6542" w:rsidP="004B6542">
      <w:pPr>
        <w:ind w:right="288"/>
        <w:rPr>
          <w:rStyle w:val="StyleUnderline"/>
        </w:rPr>
      </w:pPr>
      <w:r w:rsidRPr="00587F6E">
        <w:rPr>
          <w:sz w:val="10"/>
          <w:lang w:eastAsia="zh-TW"/>
        </w:rPr>
        <w:t xml:space="preserve">What about the economic value of biodiversity? </w:t>
      </w:r>
      <w:r w:rsidRPr="00587F6E">
        <w:rPr>
          <w:szCs w:val="20"/>
          <w:u w:val="single"/>
          <w:lang w:eastAsia="zh-TW"/>
        </w:rPr>
        <w:t xml:space="preserve">Biodiversity represents </w:t>
      </w:r>
      <w:r w:rsidRPr="00587F6E">
        <w:rPr>
          <w:rStyle w:val="StyleUnderline"/>
        </w:rPr>
        <w:t>nature's greatest</w:t>
      </w:r>
      <w:r w:rsidRPr="00587F6E">
        <w:rPr>
          <w:sz w:val="10"/>
          <w:lang w:eastAsia="zh-TW"/>
        </w:rPr>
        <w:t xml:space="preserve"> largess or </w:t>
      </w:r>
      <w:r w:rsidRPr="00587F6E">
        <w:rPr>
          <w:rStyle w:val="StyleUnderline"/>
        </w:rPr>
        <w:t>excess</w:t>
      </w:r>
      <w:r w:rsidRPr="00587F6E">
        <w:rPr>
          <w:sz w:val="10"/>
          <w:lang w:eastAsia="zh-TW"/>
        </w:rPr>
        <w:t xml:space="preserve"> since </w:t>
      </w:r>
      <w:r w:rsidRPr="00587F6E">
        <w:rPr>
          <w:szCs w:val="20"/>
          <w:u w:val="single"/>
        </w:rPr>
        <w:t xml:space="preserve">species appear </w:t>
      </w:r>
      <w:r w:rsidRPr="00587F6E">
        <w:rPr>
          <w:rStyle w:val="StyleUnderline"/>
        </w:rPr>
        <w:t>nearly as numerous as the stars</w:t>
      </w:r>
      <w:r w:rsidRPr="00587F6E">
        <w:rPr>
          <w:sz w:val="10"/>
          <w:lang w:eastAsia="zh-TW"/>
        </w:rPr>
        <w:t xml:space="preserve"> the Drifters admired, except that "</w:t>
      </w:r>
      <w:r w:rsidRPr="00587F6E">
        <w:rPr>
          <w:szCs w:val="20"/>
          <w:u w:val="single"/>
          <w:lang w:eastAsia="zh-TW"/>
        </w:rPr>
        <w:t>scientists have a better understanding of how many stars there are in the galaxy than how many species there arc on Earth</w:t>
      </w:r>
      <w:r w:rsidRPr="00587F6E">
        <w:rPr>
          <w:sz w:val="10"/>
          <w:lang w:eastAsia="zh-TW"/>
        </w:rPr>
        <w:t xml:space="preserve">."70 Worldwide </w:t>
      </w:r>
      <w:r w:rsidRPr="00587F6E">
        <w:rPr>
          <w:szCs w:val="20"/>
          <w:u w:val="single"/>
          <w:lang w:eastAsia="zh-TW"/>
        </w:rPr>
        <w:t xml:space="preserve">the variety of biodiversity is </w:t>
      </w:r>
      <w:r w:rsidRPr="00587F6E">
        <w:rPr>
          <w:rStyle w:val="StyleUnderline"/>
        </w:rPr>
        <w:t>effectively infinite;</w:t>
      </w:r>
      <w:r w:rsidRPr="00587F6E">
        <w:rPr>
          <w:sz w:val="10"/>
          <w:lang w:eastAsia="zh-TW"/>
        </w:rPr>
        <w:t xml:space="preserve"> </w:t>
      </w:r>
      <w:r w:rsidRPr="00587F6E">
        <w:rPr>
          <w:szCs w:val="20"/>
          <w:u w:val="single"/>
          <w:lang w:eastAsia="zh-TW"/>
        </w:rPr>
        <w:t>the myriad species of plants and animals, not to mention microbes</w:t>
      </w:r>
      <w:r w:rsidRPr="00587F6E">
        <w:rPr>
          <w:sz w:val="10"/>
          <w:lang w:eastAsia="zh-TW"/>
        </w:rPr>
        <w:t xml:space="preserve"> that arc probably more important, apparently </w:t>
      </w:r>
      <w:r w:rsidRPr="00587F6E">
        <w:rPr>
          <w:rStyle w:val="StyleUnderline"/>
        </w:rPr>
        <w:t>exceed our ability to count or identify them</w:t>
      </w:r>
      <w:r w:rsidRPr="00587F6E">
        <w:rPr>
          <w:sz w:val="10"/>
          <w:lang w:eastAsia="zh-TW"/>
        </w:rPr>
        <w:t xml:space="preserve">. </w:t>
      </w:r>
      <w:r w:rsidRPr="00587F6E">
        <w:rPr>
          <w:szCs w:val="20"/>
          <w:u w:val="single"/>
          <w:lang w:eastAsia="zh-TW"/>
        </w:rPr>
        <w:t>The "next" or "incremental" thousand species taken at random would not fetch a market price because</w:t>
      </w:r>
      <w:r w:rsidRPr="00587F6E">
        <w:rPr>
          <w:szCs w:val="20"/>
          <w:u w:val="single"/>
        </w:rPr>
        <w:t xml:space="preserve"> </w:t>
      </w:r>
      <w:r w:rsidRPr="00587F6E">
        <w:rPr>
          <w:szCs w:val="20"/>
          <w:u w:val="single"/>
          <w:lang w:eastAsia="zh-TW"/>
        </w:rPr>
        <w:t xml:space="preserve">another thousand </w:t>
      </w:r>
      <w:r w:rsidRPr="00587F6E">
        <w:rPr>
          <w:rStyle w:val="StyleUnderline"/>
        </w:rPr>
        <w:t>are immediately available</w:t>
      </w:r>
      <w:r w:rsidRPr="00587F6E">
        <w:rPr>
          <w:sz w:val="10"/>
          <w:lang w:eastAsia="zh-TW"/>
        </w:rPr>
        <w:t xml:space="preserve">, </w:t>
      </w:r>
      <w:r w:rsidRPr="00587F6E">
        <w:rPr>
          <w:szCs w:val="20"/>
          <w:u w:val="single"/>
          <w:lang w:eastAsia="zh-TW"/>
        </w:rPr>
        <w:t>and another thousand after that.</w:t>
      </w:r>
      <w:r w:rsidRPr="00587F6E">
        <w:rPr>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587F6E">
        <w:rPr>
          <w:szCs w:val="20"/>
          <w:u w:val="single"/>
        </w:rPr>
        <w:t>We do not know how many [plant]</w:t>
      </w:r>
      <w:r w:rsidRPr="00587F6E">
        <w:rPr>
          <w:szCs w:val="20"/>
          <w:u w:val="single"/>
          <w:lang w:eastAsia="zh-TW"/>
        </w:rPr>
        <w:t xml:space="preserve"> species are needed lo keep the planet green and healthy, but it seems very unlikely to be anywhere near the more than quarter of a million we have now</w:t>
      </w:r>
      <w:r w:rsidRPr="00587F6E">
        <w:rPr>
          <w:sz w:val="10"/>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587F6E">
        <w:rPr>
          <w:szCs w:val="20"/>
          <w:u w:val="single"/>
        </w:rPr>
        <w:t>what biologist is willing t</w:t>
      </w:r>
      <w:r w:rsidRPr="00587F6E">
        <w:rPr>
          <w:szCs w:val="20"/>
          <w:u w:val="single"/>
          <w:lang w:eastAsia="zh-TW"/>
        </w:rPr>
        <w:t>o find a value</w:t>
      </w:r>
      <w:r w:rsidRPr="00587F6E">
        <w:rPr>
          <w:sz w:val="10"/>
          <w:lang w:eastAsia="zh-TW"/>
        </w:rPr>
        <w:t xml:space="preserve"> - conventional or ecological - </w:t>
      </w:r>
      <w:r w:rsidRPr="00587F6E">
        <w:rPr>
          <w:szCs w:val="20"/>
          <w:u w:val="single"/>
          <w:lang w:eastAsia="zh-TW"/>
        </w:rPr>
        <w:t>for all 600,000-plus species of beetles?7</w:t>
      </w:r>
      <w:r w:rsidRPr="00587F6E">
        <w:rPr>
          <w:sz w:val="10"/>
          <w:lang w:eastAsia="zh-TW"/>
        </w:rPr>
        <w:t xml:space="preserve">* </w:t>
      </w:r>
      <w:r w:rsidRPr="00587F6E">
        <w:rPr>
          <w:szCs w:val="20"/>
          <w:u w:val="single"/>
          <w:lang w:eastAsia="zh-TW"/>
        </w:rPr>
        <w:t xml:space="preserve">The disappearance in the </w:t>
      </w:r>
      <w:r w:rsidRPr="00587F6E">
        <w:rPr>
          <w:rStyle w:val="StyleUnderline"/>
        </w:rPr>
        <w:t>wild even of agriculturally useful species</w:t>
      </w:r>
      <w:r w:rsidRPr="00587F6E">
        <w:rPr>
          <w:szCs w:val="20"/>
          <w:u w:val="single"/>
          <w:lang w:eastAsia="zh-TW"/>
        </w:rPr>
        <w:t xml:space="preserve"> appears to </w:t>
      </w:r>
      <w:r w:rsidRPr="00587F6E">
        <w:rPr>
          <w:rStyle w:val="StyleUnderline"/>
        </w:rPr>
        <w:t>have no effect on production. The</w:t>
      </w:r>
      <w:r w:rsidRPr="00587F6E">
        <w:rPr>
          <w:szCs w:val="20"/>
          <w:u w:val="single"/>
          <w:lang w:eastAsia="zh-TW"/>
        </w:rPr>
        <w:t xml:space="preserve"> last wild aurochs, the progenitor of dairy and beef cattle, went extinct in Poland in 1742, yet no one believes the beef industry is threatened</w:t>
      </w:r>
      <w:r w:rsidRPr="00587F6E">
        <w:rPr>
          <w:sz w:val="10"/>
          <w:lang w:eastAsia="zh-TW"/>
        </w:rPr>
        <w:t xml:space="preserve">. The </w:t>
      </w:r>
      <w:r w:rsidRPr="00587F6E">
        <w:rPr>
          <w:szCs w:val="20"/>
          <w:u w:val="single"/>
          <w:lang w:eastAsia="zh-TW"/>
        </w:rPr>
        <w:t>genetic material</w:t>
      </w:r>
      <w:r w:rsidRPr="00587F6E">
        <w:rPr>
          <w:sz w:val="10"/>
          <w:lang w:eastAsia="zh-TW"/>
        </w:rPr>
        <w:t xml:space="preserve"> of crop species </w:t>
      </w:r>
      <w:r w:rsidRPr="00587F6E">
        <w:rPr>
          <w:szCs w:val="20"/>
          <w:u w:val="single"/>
          <w:lang w:eastAsia="zh-TW"/>
        </w:rPr>
        <w:t>is contained in tens of thousands of landraces</w:t>
      </w:r>
      <w:r w:rsidRPr="00587F6E">
        <w:rPr>
          <w:sz w:val="10"/>
          <w:lang w:eastAsia="zh-TW"/>
        </w:rPr>
        <w:t xml:space="preserve"> and cultivars in use - rice is an example - </w:t>
      </w:r>
      <w:r w:rsidRPr="00587F6E">
        <w:rPr>
          <w:szCs w:val="20"/>
          <w:u w:val="single"/>
        </w:rPr>
        <w:t>an</w:t>
      </w:r>
      <w:r w:rsidRPr="00587F6E">
        <w:rPr>
          <w:rStyle w:val="StyleUnderline"/>
        </w:rPr>
        <w:t>d does not depend on the persistence of wild ancestral types. Genetic engineering can introduce DNA from virtually any species into virtually any other - which allows for t</w:t>
      </w:r>
      <w:r w:rsidRPr="00587F6E">
        <w:rPr>
          <w:sz w:val="10"/>
          <w:lang w:eastAsia="zh-TW"/>
        </w:rPr>
        <w:t xml:space="preserve">he </w:t>
      </w:r>
      <w:r w:rsidRPr="00587F6E">
        <w:rPr>
          <w:rStyle w:val="StyleUnderline"/>
        </w:rPr>
        <w:t xml:space="preserve">unlimited creation of biodiversity. </w:t>
      </w:r>
      <w:r w:rsidRPr="00587F6E">
        <w:t>A</w:t>
      </w:r>
      <w:r w:rsidRPr="00587F6E">
        <w:rPr>
          <w:sz w:val="10"/>
          <w:lang w:eastAsia="zh-TW"/>
        </w:rPr>
        <w:t xml:space="preserve">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587F6E">
        <w:rPr>
          <w:rStyle w:val="StyleUnderline"/>
        </w:rPr>
        <w:t>Biodiversity has no value "at the margin" because nature provides far more of it than anyone could possibly administer. If one kind of moth flies off, you can easily attract hundreds of others.</w:t>
      </w:r>
    </w:p>
    <w:p w14:paraId="22D4A24A" w14:textId="77777777" w:rsidR="004B6542" w:rsidRPr="00587F6E" w:rsidRDefault="004B6542" w:rsidP="004B6542">
      <w:pPr>
        <w:ind w:right="288"/>
        <w:rPr>
          <w:rStyle w:val="StyleUnderline"/>
        </w:rPr>
      </w:pPr>
    </w:p>
    <w:p w14:paraId="5262BE22" w14:textId="77777777" w:rsidR="004B6542" w:rsidRPr="009A5EA0" w:rsidRDefault="004B6542" w:rsidP="004B6542">
      <w:pPr>
        <w:pStyle w:val="Heading4"/>
      </w:pPr>
      <w:r w:rsidRPr="009A5EA0">
        <w:t>No impact – humans can survive post-collapse and there’s no relationship between survival and biodiversity – their authors use flawed data analysis</w:t>
      </w:r>
    </w:p>
    <w:p w14:paraId="3125029B" w14:textId="77777777" w:rsidR="004B6542" w:rsidRPr="0008780A" w:rsidRDefault="004B6542" w:rsidP="004B6542">
      <w:r w:rsidRPr="004842F9">
        <w:rPr>
          <w:rStyle w:val="Style13ptBold"/>
          <w:rFonts w:asciiTheme="minorHAnsi" w:hAnsiTheme="minorHAnsi" w:cstheme="minorHAnsi"/>
        </w:rPr>
        <w:t>Hough</w:t>
      </w:r>
      <w:r w:rsidRPr="004842F9">
        <w:rPr>
          <w:rFonts w:asciiTheme="minorHAnsi" w:hAnsiTheme="minorHAnsi" w:cstheme="minorHAnsi"/>
          <w:sz w:val="16"/>
        </w:rPr>
        <w:t xml:space="preserve"> </w:t>
      </w:r>
      <w:r w:rsidRPr="004842F9">
        <w:rPr>
          <w:rStyle w:val="Style13ptBold"/>
          <w:rFonts w:asciiTheme="minorHAnsi" w:hAnsiTheme="minorHAnsi" w:cstheme="minorHAnsi"/>
        </w:rPr>
        <w:t>14</w:t>
      </w:r>
      <w:r w:rsidRPr="004842F9">
        <w:rPr>
          <w:rFonts w:asciiTheme="minorHAnsi" w:hAnsiTheme="minorHAnsi" w:cstheme="minorHAnsi"/>
          <w:sz w:val="16"/>
        </w:rPr>
        <w:t xml:space="preserve"> </w:t>
      </w:r>
      <w:r w:rsidRPr="0008780A">
        <w:t xml:space="preserve">[Rupert, Environmental Scientist </w:t>
      </w:r>
      <w:r>
        <w:t>Specializing</w:t>
      </w:r>
      <w:r w:rsidRPr="0008780A">
        <w:t xml:space="preserve"> in Risk Modelling and Exposure Assessment, February, “Biodiversity and human health: evidence for causality?” Biodiversity and Conservati</w:t>
      </w:r>
      <w:r>
        <w:t>on, Vol. 23 No. 2, pg. 272-3/</w:t>
      </w:r>
      <w:r w:rsidRPr="0008780A">
        <w:t>]</w:t>
      </w:r>
    </w:p>
    <w:p w14:paraId="73E1CF7E" w14:textId="77777777" w:rsidR="004B6542" w:rsidRDefault="004B6542" w:rsidP="004B6542">
      <w:pPr>
        <w:rPr>
          <w:rFonts w:asciiTheme="minorHAnsi" w:hAnsiTheme="minorHAnsi" w:cstheme="minorHAnsi"/>
          <w:sz w:val="16"/>
        </w:rPr>
      </w:pPr>
      <w:r w:rsidRPr="00587F6E">
        <w:rPr>
          <w:rFonts w:asciiTheme="minorHAnsi" w:hAnsiTheme="minorHAnsi" w:cstheme="minorHAnsi"/>
          <w:sz w:val="16"/>
        </w:rPr>
        <w:t xml:space="preserve">Large </w:t>
      </w:r>
      <w:r w:rsidRPr="00587F6E">
        <w:rPr>
          <w:rStyle w:val="StyleUnderline"/>
          <w:rFonts w:asciiTheme="minorHAnsi" w:hAnsiTheme="minorHAnsi" w:cstheme="minorHAnsi"/>
        </w:rPr>
        <w:t>country-level assessments</w:t>
      </w:r>
      <w:r w:rsidRPr="00587F6E">
        <w:rPr>
          <w:rFonts w:asciiTheme="minorHAnsi" w:hAnsiTheme="minorHAnsi" w:cstheme="minorHAnsi"/>
          <w:sz w:val="16"/>
        </w:rPr>
        <w:t xml:space="preserve"> (e.g. MEA 2005; Huynen et al. 2004; Sieswerda et al. 2001) </w:t>
      </w:r>
      <w:r w:rsidRPr="00587F6E">
        <w:rPr>
          <w:rStyle w:val="StyleUnderline"/>
          <w:rFonts w:asciiTheme="minorHAnsi" w:hAnsiTheme="minorHAnsi" w:cstheme="minorHAnsi"/>
        </w:rPr>
        <w:t>must be interpreted with</w:t>
      </w:r>
      <w:r w:rsidRPr="00587F6E">
        <w:rPr>
          <w:rFonts w:asciiTheme="minorHAnsi" w:hAnsiTheme="minorHAnsi" w:cstheme="minorHAnsi"/>
          <w:sz w:val="16"/>
        </w:rPr>
        <w:t xml:space="preserve"> some </w:t>
      </w:r>
      <w:r w:rsidRPr="00587F6E">
        <w:rPr>
          <w:rStyle w:val="StyleUnderline"/>
          <w:rFonts w:asciiTheme="minorHAnsi" w:hAnsiTheme="minorHAnsi" w:cstheme="minorHAnsi"/>
        </w:rPr>
        <w:t>caution. Data measured</w:t>
      </w:r>
      <w:r w:rsidRPr="00587F6E">
        <w:rPr>
          <w:rFonts w:asciiTheme="minorHAnsi" w:hAnsiTheme="minorHAnsi" w:cstheme="minorHAnsi"/>
          <w:sz w:val="16"/>
        </w:rPr>
        <w:t xml:space="preserve"> at country-level </w:t>
      </w:r>
      <w:r w:rsidRPr="00587F6E">
        <w:rPr>
          <w:rStyle w:val="StyleUnderline"/>
          <w:rFonts w:asciiTheme="minorHAnsi" w:hAnsiTheme="minorHAnsi" w:cstheme="minorHAnsi"/>
        </w:rPr>
        <w:t>are likely to mask regional and local-level effects.</w:t>
      </w:r>
      <w:r w:rsidRPr="00587F6E">
        <w:rPr>
          <w:rFonts w:asciiTheme="minorHAnsi" w:hAnsiTheme="minorHAnsi" w:cstheme="minorHAnsi"/>
          <w:sz w:val="16"/>
        </w:rPr>
        <w:t xml:space="preserve"> Apart from the fact that </w:t>
      </w:r>
      <w:r w:rsidRPr="00587F6E">
        <w:rPr>
          <w:rStyle w:val="StyleUnderline"/>
          <w:rFonts w:asciiTheme="minorHAnsi" w:hAnsiTheme="minorHAnsi" w:cstheme="minorHAnsi"/>
        </w:rPr>
        <w:t xml:space="preserve">there </w:t>
      </w:r>
      <w:r w:rsidRPr="00587F6E">
        <w:rPr>
          <w:rStyle w:val="StyleUnderline"/>
        </w:rPr>
        <w:t>are limitations to regression analysis</w:t>
      </w:r>
      <w:r w:rsidRPr="00587F6E">
        <w:rPr>
          <w:rStyle w:val="StyleUnderline"/>
          <w:rFonts w:asciiTheme="minorHAnsi" w:hAnsiTheme="minorHAnsi" w:cstheme="minorHAnsi"/>
        </w:rPr>
        <w:t xml:space="preserve"> in providing</w:t>
      </w:r>
      <w:r w:rsidRPr="00587F6E">
        <w:rPr>
          <w:rFonts w:asciiTheme="minorHAnsi" w:hAnsiTheme="minorHAnsi" w:cstheme="minorHAnsi"/>
          <w:sz w:val="16"/>
        </w:rPr>
        <w:t xml:space="preserve"> any </w:t>
      </w:r>
      <w:r w:rsidRPr="00587F6E">
        <w:rPr>
          <w:rStyle w:val="StyleUnderline"/>
          <w:rFonts w:asciiTheme="minorHAnsi" w:hAnsiTheme="minorHAnsi" w:cstheme="minorHAnsi"/>
        </w:rPr>
        <w:t>proof of causality</w:t>
      </w:r>
      <w:r w:rsidRPr="00587F6E">
        <w:rPr>
          <w:rFonts w:asciiTheme="minorHAnsi" w:hAnsiTheme="minorHAnsi" w:cstheme="minorHAnsi"/>
          <w:sz w:val="16"/>
        </w:rPr>
        <w:t xml:space="preserve">, least squares regression </w:t>
      </w:r>
      <w:r w:rsidRPr="00587F6E">
        <w:rPr>
          <w:rStyle w:val="StyleUnderline"/>
          <w:rFonts w:asciiTheme="minorHAnsi" w:hAnsiTheme="minorHAnsi" w:cstheme="minorHAnsi"/>
        </w:rPr>
        <w:t>models assume linear relationships</w:t>
      </w:r>
      <w:r w:rsidRPr="00587F6E">
        <w:rPr>
          <w:rFonts w:asciiTheme="minorHAnsi" w:hAnsiTheme="minorHAnsi" w:cstheme="minorHAnsi"/>
          <w:sz w:val="16"/>
        </w:rPr>
        <w:t xml:space="preserve"> between reductions in biodiversity and human health and thus imply a linear relationship </w:t>
      </w:r>
      <w:r w:rsidRPr="00587F6E">
        <w:rPr>
          <w:rStyle w:val="StyleUnderline"/>
          <w:rFonts w:asciiTheme="minorHAnsi" w:hAnsiTheme="minorHAnsi" w:cstheme="minorHAnsi"/>
        </w:rPr>
        <w:t>between loss of biodiversity and the provision of</w:t>
      </w:r>
      <w:r w:rsidRPr="00587F6E">
        <w:rPr>
          <w:rFonts w:asciiTheme="minorHAnsi" w:hAnsiTheme="minorHAnsi" w:cstheme="minorHAnsi"/>
          <w:sz w:val="16"/>
        </w:rPr>
        <w:t xml:space="preserve"> relevant ecosystem </w:t>
      </w:r>
      <w:r w:rsidRPr="00587F6E">
        <w:rPr>
          <w:rStyle w:val="StyleUnderline"/>
          <w:rFonts w:asciiTheme="minorHAnsi" w:hAnsiTheme="minorHAnsi" w:cstheme="minorHAnsi"/>
        </w:rPr>
        <w:t>goods and services.</w:t>
      </w:r>
      <w:r w:rsidRPr="00587F6E">
        <w:rPr>
          <w:rFonts w:asciiTheme="minorHAnsi" w:hAnsiTheme="minorHAnsi" w:cstheme="minorHAnsi"/>
          <w:sz w:val="16"/>
        </w:rPr>
        <w:t xml:space="preserve"> A number of authors, however, have suggested that </w:t>
      </w:r>
      <w:r w:rsidRPr="00587F6E">
        <w:rPr>
          <w:rStyle w:val="StyleUnderline"/>
        </w:rPr>
        <w:t>ecosystems can lose a proportion of their biodiversity without adverse consequences to their functioning</w:t>
      </w:r>
      <w:r w:rsidRPr="00587F6E">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587F6E">
        <w:rPr>
          <w:rStyle w:val="StyleUnderline"/>
          <w:rFonts w:asciiTheme="minorHAnsi" w:hAnsiTheme="minorHAnsi" w:cstheme="minorHAnsi"/>
        </w:rPr>
        <w:t>loss in biodiversity in one country is not</w:t>
      </w:r>
      <w:r w:rsidRPr="00587F6E">
        <w:rPr>
          <w:rFonts w:asciiTheme="minorHAnsi" w:hAnsiTheme="minorHAnsi" w:cstheme="minorHAnsi"/>
          <w:sz w:val="16"/>
        </w:rPr>
        <w:t xml:space="preserve"> per definition </w:t>
      </w:r>
      <w:r w:rsidRPr="00587F6E">
        <w:rPr>
          <w:rStyle w:val="StyleUnderline"/>
          <w:rFonts w:asciiTheme="minorHAnsi" w:hAnsiTheme="minorHAnsi" w:cstheme="minorHAnsi"/>
        </w:rPr>
        <w:t>the result of</w:t>
      </w:r>
      <w:r w:rsidRPr="00587F6E">
        <w:rPr>
          <w:rFonts w:asciiTheme="minorHAnsi" w:hAnsiTheme="minorHAnsi" w:cstheme="minorHAnsi"/>
          <w:sz w:val="16"/>
        </w:rPr>
        <w:t xml:space="preserve"> socio-economic </w:t>
      </w:r>
      <w:r w:rsidRPr="00587F6E">
        <w:rPr>
          <w:rStyle w:val="StyleUnderline"/>
          <w:rFonts w:asciiTheme="minorHAnsi" w:hAnsiTheme="minorHAnsi" w:cstheme="minorHAnsi"/>
        </w:rPr>
        <w:t>developments in that particular country, but could also be the result of</w:t>
      </w:r>
      <w:r w:rsidRPr="00587F6E">
        <w:rPr>
          <w:rFonts w:asciiTheme="minorHAnsi" w:hAnsiTheme="minorHAnsi" w:cstheme="minorHAnsi"/>
          <w:sz w:val="16"/>
        </w:rPr>
        <w:t xml:space="preserve"> socio-economic </w:t>
      </w:r>
      <w:r w:rsidRPr="00587F6E">
        <w:rPr>
          <w:rStyle w:val="StyleUnderline"/>
          <w:rFonts w:asciiTheme="minorHAnsi" w:hAnsiTheme="minorHAnsi" w:cstheme="minorHAnsi"/>
        </w:rPr>
        <w:t>developments in other parts of the world</w:t>
      </w:r>
      <w:r w:rsidRPr="00587F6E">
        <w:rPr>
          <w:rFonts w:asciiTheme="minorHAnsi" w:hAnsiTheme="minorHAnsi" w:cstheme="minorHAnsi"/>
          <w:sz w:val="16"/>
        </w:rPr>
        <w:t xml:space="preserve"> (Wackernagel and Rees 1996). Furthermore, </w:t>
      </w:r>
      <w:r w:rsidRPr="00587F6E">
        <w:rPr>
          <w:rStyle w:val="StyleUnderline"/>
          <w:rFonts w:asciiTheme="minorHAnsi" w:hAnsiTheme="minorHAnsi" w:cstheme="minorHAnsi"/>
        </w:rPr>
        <w:t>the use of existing data means researchers can only make use of available indicators.</w:t>
      </w:r>
      <w:r w:rsidRPr="00587F6E">
        <w:rPr>
          <w:rFonts w:asciiTheme="minorHAnsi" w:hAnsiTheme="minorHAnsi" w:cstheme="minorHAnsi"/>
          <w:sz w:val="16"/>
        </w:rPr>
        <w:t xml:space="preserve"> Unlike for human health and socio-economic development, </w:t>
      </w:r>
      <w:r w:rsidRPr="00587F6E">
        <w:rPr>
          <w:rStyle w:val="StyleUnderline"/>
          <w:rFonts w:asciiTheme="minorHAnsi" w:hAnsiTheme="minorHAnsi" w:cstheme="minorHAnsi"/>
        </w:rPr>
        <w:t>there are no broadly accepted core-set of indicators for biodiversity</w:t>
      </w:r>
      <w:r w:rsidRPr="00587F6E">
        <w:rPr>
          <w:rFonts w:asciiTheme="minorHAnsi" w:hAnsiTheme="minorHAnsi" w:cstheme="minorHAnsi"/>
          <w:sz w:val="16"/>
        </w:rPr>
        <w:t xml:space="preserve"> (Soberon et al. 2000). The </w:t>
      </w:r>
      <w:r w:rsidRPr="00587F6E">
        <w:rPr>
          <w:rStyle w:val="StyleUnderline"/>
        </w:rPr>
        <w:t>lack of correlation</w:t>
      </w:r>
      <w:r w:rsidRPr="00587F6E">
        <w:rPr>
          <w:rFonts w:asciiTheme="minorHAnsi" w:hAnsiTheme="minorHAnsi" w:cstheme="minorHAnsi"/>
          <w:sz w:val="16"/>
        </w:rPr>
        <w:t xml:space="preserve"> between biodiversity indicators (Huynen et al. 2004) </w:t>
      </w:r>
      <w:r w:rsidRPr="00587F6E">
        <w:rPr>
          <w:rStyle w:val="StyleUnderline"/>
          <w:rFonts w:asciiTheme="minorHAnsi" w:hAnsiTheme="minorHAnsi" w:cstheme="minorHAnsi"/>
        </w:rPr>
        <w:t>shows that</w:t>
      </w:r>
      <w:r w:rsidRPr="00587F6E">
        <w:rPr>
          <w:rFonts w:asciiTheme="minorHAnsi" w:hAnsiTheme="minorHAnsi" w:cstheme="minorHAnsi"/>
          <w:sz w:val="16"/>
        </w:rPr>
        <w:t xml:space="preserve"> the selected </w:t>
      </w:r>
      <w:r w:rsidRPr="00587F6E">
        <w:rPr>
          <w:rStyle w:val="StyleUnderline"/>
          <w:rFonts w:asciiTheme="minorHAnsi" w:hAnsiTheme="minorHAnsi" w:cstheme="minorHAnsi"/>
        </w:rPr>
        <w:t xml:space="preserve">indicators do not measure the same thing, </w:t>
      </w:r>
      <w:r w:rsidRPr="00587F6E">
        <w:rPr>
          <w:rStyle w:val="StyleUnderline"/>
        </w:rPr>
        <w:t>which hinders interpretation</w:t>
      </w:r>
      <w:r w:rsidRPr="00587F6E">
        <w:rPr>
          <w:rStyle w:val="Emphasis"/>
          <w:rFonts w:asciiTheme="minorHAnsi" w:hAnsiTheme="minorHAnsi" w:cstheme="minorHAnsi"/>
        </w:rPr>
        <w:t xml:space="preserve"> </w:t>
      </w:r>
      <w:r w:rsidRPr="00587F6E">
        <w:rPr>
          <w:rStyle w:val="StyleUnderline"/>
        </w:rPr>
        <w:t>of results</w:t>
      </w:r>
      <w:r w:rsidRPr="00587F6E">
        <w:rPr>
          <w:rStyle w:val="Emphasis"/>
          <w:rFonts w:asciiTheme="minorHAnsi" w:hAnsiTheme="minorHAnsi" w:cstheme="minorHAnsi"/>
        </w:rPr>
        <w:t>.</w:t>
      </w:r>
      <w:r w:rsidRPr="00587F6E">
        <w:rPr>
          <w:rFonts w:asciiTheme="minorHAnsi" w:hAnsiTheme="minorHAnsi" w:cstheme="minorHAnsi"/>
          <w:sz w:val="16"/>
        </w:rPr>
        <w:t xml:space="preserve"> Finally, </w:t>
      </w:r>
      <w:r w:rsidRPr="00587F6E">
        <w:rPr>
          <w:rStyle w:val="StyleUnderline"/>
          <w:rFonts w:asciiTheme="minorHAnsi" w:hAnsiTheme="minorHAnsi" w:cstheme="minorHAnsi"/>
        </w:rPr>
        <w:t>there is likely to be</w:t>
      </w:r>
      <w:r w:rsidRPr="00587F6E">
        <w:rPr>
          <w:rFonts w:asciiTheme="minorHAnsi" w:hAnsiTheme="minorHAnsi" w:cstheme="minorHAnsi"/>
          <w:sz w:val="16"/>
        </w:rPr>
        <w:t xml:space="preserve"> some sort of </w:t>
      </w:r>
      <w:r w:rsidRPr="00587F6E">
        <w:rPr>
          <w:rStyle w:val="StyleUnderline"/>
          <w:rFonts w:asciiTheme="minorHAnsi" w:hAnsiTheme="minorHAnsi" w:cstheme="minorHAnsi"/>
        </w:rPr>
        <w:t>latency</w:t>
      </w:r>
      <w:r w:rsidRPr="00587F6E">
        <w:rPr>
          <w:rFonts w:asciiTheme="minorHAnsi" w:hAnsiTheme="minorHAnsi" w:cstheme="minorHAnsi"/>
          <w:sz w:val="16"/>
        </w:rPr>
        <w:t xml:space="preserve"> period </w:t>
      </w:r>
      <w:r w:rsidRPr="00587F6E">
        <w:rPr>
          <w:rStyle w:val="StyleUnderline"/>
          <w:rFonts w:asciiTheme="minorHAnsi" w:hAnsiTheme="minorHAnsi" w:cstheme="minorHAnsi"/>
        </w:rPr>
        <w:t>between ecosystem imbalance and</w:t>
      </w:r>
      <w:r w:rsidRPr="00587F6E">
        <w:rPr>
          <w:rFonts w:asciiTheme="minorHAnsi" w:hAnsiTheme="minorHAnsi" w:cstheme="minorHAnsi"/>
          <w:sz w:val="16"/>
        </w:rPr>
        <w:t xml:space="preserve"> any resulting </w:t>
      </w:r>
      <w:r w:rsidRPr="00587F6E">
        <w:rPr>
          <w:rStyle w:val="StyleUnderline"/>
          <w:rFonts w:asciiTheme="minorHAnsi" w:hAnsiTheme="minorHAnsi" w:cstheme="minorHAnsi"/>
        </w:rPr>
        <w:t>health consequences.</w:t>
      </w:r>
      <w:r w:rsidRPr="00587F6E">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587F6E">
        <w:rPr>
          <w:rStyle w:val="StyleUnderline"/>
          <w:rFonts w:asciiTheme="minorHAnsi" w:hAnsiTheme="minorHAnsi" w:cstheme="minorHAnsi"/>
        </w:rPr>
        <w:t>While</w:t>
      </w:r>
      <w:r w:rsidRPr="00587F6E">
        <w:rPr>
          <w:rFonts w:asciiTheme="minorHAnsi" w:hAnsiTheme="minorHAnsi" w:cstheme="minorHAnsi"/>
          <w:sz w:val="16"/>
        </w:rPr>
        <w:t xml:space="preserve"> *</w:t>
      </w:r>
      <w:r w:rsidRPr="00587F6E">
        <w:rPr>
          <w:rStyle w:val="StyleUnderline"/>
          <w:rFonts w:asciiTheme="minorHAnsi" w:hAnsiTheme="minorHAnsi" w:cstheme="minorHAnsi"/>
        </w:rPr>
        <w:t>60 % of</w:t>
      </w:r>
      <w:r w:rsidRPr="00587F6E">
        <w:rPr>
          <w:rFonts w:asciiTheme="minorHAnsi" w:hAnsiTheme="minorHAnsi" w:cstheme="minorHAnsi"/>
          <w:sz w:val="16"/>
        </w:rPr>
        <w:t xml:space="preserve"> the </w:t>
      </w:r>
      <w:r w:rsidRPr="00587F6E">
        <w:rPr>
          <w:rStyle w:val="StyleUnderline"/>
          <w:rFonts w:asciiTheme="minorHAnsi" w:hAnsiTheme="minorHAnsi" w:cstheme="minorHAnsi"/>
        </w:rPr>
        <w:t>ecosystem services assessed by the MEA were</w:t>
      </w:r>
      <w:r w:rsidRPr="00587F6E">
        <w:rPr>
          <w:rFonts w:asciiTheme="minorHAnsi" w:hAnsiTheme="minorHAnsi" w:cstheme="minorHAnsi"/>
          <w:sz w:val="16"/>
        </w:rPr>
        <w:t xml:space="preserve"> found to be </w:t>
      </w:r>
      <w:r w:rsidRPr="00587F6E">
        <w:rPr>
          <w:rStyle w:val="StyleUnderline"/>
          <w:rFonts w:asciiTheme="minorHAnsi" w:hAnsiTheme="minorHAnsi" w:cstheme="minorHAnsi"/>
        </w:rPr>
        <w:t>in decline, most of these were regulating and supporting services</w:t>
      </w:r>
      <w:r w:rsidRPr="00587F6E">
        <w:rPr>
          <w:rFonts w:asciiTheme="minorHAnsi" w:hAnsiTheme="minorHAnsi" w:cstheme="minorHAnsi"/>
          <w:sz w:val="16"/>
        </w:rPr>
        <w:t xml:space="preserve">, whereas </w:t>
      </w:r>
      <w:r w:rsidRPr="00587F6E">
        <w:rPr>
          <w:rStyle w:val="StyleUnderline"/>
          <w:rFonts w:asciiTheme="minorHAnsi" w:hAnsiTheme="minorHAnsi" w:cstheme="minorHAnsi"/>
        </w:rPr>
        <w:t xml:space="preserve">the majority </w:t>
      </w:r>
      <w:r w:rsidRPr="00587F6E">
        <w:rPr>
          <w:rStyle w:val="StyleUnderline"/>
        </w:rPr>
        <w:t>of expanding services were provisioning services</w:t>
      </w:r>
      <w:r w:rsidRPr="00587F6E">
        <w:rPr>
          <w:rStyle w:val="StyleUnderline"/>
          <w:rFonts w:asciiTheme="minorHAnsi" w:hAnsiTheme="minorHAnsi" w:cstheme="minorHAnsi"/>
        </w:rPr>
        <w:t xml:space="preserve"> such as crops, livestock and aquaculture</w:t>
      </w:r>
      <w:r w:rsidRPr="00587F6E">
        <w:rPr>
          <w:rFonts w:asciiTheme="minorHAnsi" w:hAnsiTheme="minorHAnsi" w:cstheme="minorHAnsi"/>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587F6E">
        <w:rPr>
          <w:rStyle w:val="StyleUnderline"/>
          <w:rFonts w:asciiTheme="minorHAnsi" w:hAnsiTheme="minorHAnsi" w:cstheme="minorHAnsi"/>
        </w:rPr>
        <w:t>across countries, Raudsepp-Hearne et al.</w:t>
      </w:r>
      <w:r w:rsidRPr="00587F6E">
        <w:rPr>
          <w:rFonts w:asciiTheme="minorHAnsi" w:hAnsiTheme="minorHAnsi" w:cstheme="minorHAnsi"/>
          <w:sz w:val="16"/>
        </w:rPr>
        <w:t xml:space="preserve"> (2010) </w:t>
      </w:r>
      <w:r w:rsidRPr="00587F6E">
        <w:rPr>
          <w:rStyle w:val="StyleUnderline"/>
          <w:rFonts w:asciiTheme="minorHAnsi" w:hAnsiTheme="minorHAnsi" w:cstheme="minorHAnsi"/>
        </w:rPr>
        <w:t xml:space="preserve">found </w:t>
      </w:r>
      <w:r w:rsidRPr="00587F6E">
        <w:rPr>
          <w:rStyle w:val="Emphasis"/>
          <w:rFonts w:asciiTheme="minorHAnsi" w:hAnsiTheme="minorHAnsi" w:cstheme="minorHAnsi"/>
        </w:rPr>
        <w:t xml:space="preserve">no </w:t>
      </w:r>
      <w:r w:rsidRPr="00587F6E">
        <w:rPr>
          <w:rStyle w:val="StyleUnderline"/>
        </w:rPr>
        <w:t>correlation between</w:t>
      </w:r>
      <w:r w:rsidRPr="00587F6E">
        <w:rPr>
          <w:rFonts w:asciiTheme="minorHAnsi" w:hAnsiTheme="minorHAnsi" w:cstheme="minorHAnsi"/>
          <w:sz w:val="16"/>
        </w:rPr>
        <w:t xml:space="preserve"> measures of </w:t>
      </w:r>
      <w:r w:rsidRPr="00587F6E">
        <w:rPr>
          <w:rStyle w:val="StyleUnderline"/>
        </w:rPr>
        <w:t>wellbeing and the available data for</w:t>
      </w:r>
      <w:r w:rsidRPr="00587F6E">
        <w:rPr>
          <w:rFonts w:asciiTheme="minorHAnsi" w:hAnsiTheme="minorHAnsi" w:cstheme="minorHAnsi"/>
          <w:sz w:val="16"/>
        </w:rPr>
        <w:t xml:space="preserve"> non-food </w:t>
      </w:r>
      <w:r w:rsidRPr="00587F6E">
        <w:rPr>
          <w:rStyle w:val="StyleUnderline"/>
        </w:rPr>
        <w:t>ecosystem services,</w:t>
      </w:r>
      <w:r w:rsidRPr="00587F6E">
        <w:rPr>
          <w:rStyle w:val="StyleUnderline"/>
          <w:rFonts w:asciiTheme="minorHAnsi" w:hAnsiTheme="minorHAnsi" w:cstheme="minorHAnsi"/>
        </w:rPr>
        <w:t xml:space="preserve"> including forest cover and percentage of land under protected-area status</w:t>
      </w:r>
      <w:r w:rsidRPr="00587F6E">
        <w:rPr>
          <w:rFonts w:asciiTheme="minorHAnsi" w:hAnsiTheme="minorHAnsi" w:cstheme="minorHAnsi"/>
          <w:sz w:val="16"/>
        </w:rPr>
        <w:t xml:space="preserve"> (proxies for many cultural and regulating services), </w:t>
      </w:r>
      <w:r w:rsidRPr="00587F6E">
        <w:rPr>
          <w:rStyle w:val="StyleUnderline"/>
          <w:rFonts w:asciiTheme="minorHAnsi" w:hAnsiTheme="minorHAnsi" w:cstheme="minorHAnsi"/>
        </w:rPr>
        <w:t>organic pollutants</w:t>
      </w:r>
      <w:r w:rsidRPr="00587F6E">
        <w:rPr>
          <w:rFonts w:asciiTheme="minorHAnsi" w:hAnsiTheme="minorHAnsi" w:cstheme="minorHAnsi"/>
          <w:sz w:val="16"/>
        </w:rPr>
        <w:t xml:space="preserve"> (a proxy for air and water quality), </w:t>
      </w:r>
      <w:r w:rsidRPr="00587F6E">
        <w:rPr>
          <w:rStyle w:val="StyleUnderline"/>
          <w:rFonts w:asciiTheme="minorHAnsi" w:hAnsiTheme="minorHAnsi" w:cstheme="minorHAnsi"/>
        </w:rPr>
        <w:t>and</w:t>
      </w:r>
      <w:r w:rsidRPr="00587F6E">
        <w:rPr>
          <w:rFonts w:asciiTheme="minorHAnsi" w:hAnsiTheme="minorHAnsi" w:cstheme="minorHAnsi"/>
          <w:sz w:val="16"/>
        </w:rPr>
        <w:t xml:space="preserve"> water crowding index (a proxy for </w:t>
      </w:r>
      <w:r w:rsidRPr="00587F6E">
        <w:rPr>
          <w:rStyle w:val="StyleUnderline"/>
          <w:rFonts w:asciiTheme="minorHAnsi" w:hAnsiTheme="minorHAnsi" w:cstheme="minorHAnsi"/>
        </w:rPr>
        <w:t>drinking water availability</w:t>
      </w:r>
      <w:r w:rsidRPr="00587F6E">
        <w:rPr>
          <w:rFonts w:asciiTheme="minorHAnsi" w:hAnsiTheme="minorHAnsi" w:cstheme="minorHAnsi"/>
          <w:sz w:val="16"/>
        </w:rPr>
        <w:t xml:space="preserve">, Sieswerda et al. 2001; WRI 2009) </w:t>
      </w:r>
      <w:r w:rsidRPr="00587F6E">
        <w:rPr>
          <w:rStyle w:val="StyleUnderline"/>
          <w:rFonts w:asciiTheme="minorHAnsi" w:hAnsiTheme="minorHAnsi" w:cstheme="minorHAnsi"/>
        </w:rPr>
        <w:t xml:space="preserve">This suggests there </w:t>
      </w:r>
      <w:r w:rsidRPr="00587F6E">
        <w:rPr>
          <w:rStyle w:val="StyleUnderline"/>
        </w:rPr>
        <w:t>is no direct causal link between biodiversity decline and health</w:t>
      </w:r>
      <w:r w:rsidRPr="00587F6E">
        <w:rPr>
          <w:rFonts w:asciiTheme="minorHAnsi" w:hAnsiTheme="minorHAnsi" w:cstheme="minorHAnsi"/>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587F6E">
        <w:rPr>
          <w:rStyle w:val="StyleUnderline"/>
          <w:rFonts w:asciiTheme="minorHAnsi" w:hAnsiTheme="minorHAnsi" w:cstheme="minorHAnsi"/>
        </w:rPr>
        <w:t>All</w:t>
      </w:r>
      <w:r w:rsidRPr="00587F6E">
        <w:rPr>
          <w:rFonts w:asciiTheme="minorHAnsi" w:hAnsiTheme="minorHAnsi" w:cstheme="minorHAnsi"/>
          <w:sz w:val="16"/>
        </w:rPr>
        <w:t xml:space="preserve"> these </w:t>
      </w:r>
      <w:r w:rsidRPr="00587F6E">
        <w:rPr>
          <w:rStyle w:val="StyleUnderline"/>
          <w:rFonts w:asciiTheme="minorHAnsi" w:hAnsiTheme="minorHAnsi" w:cstheme="minorHAnsi"/>
        </w:rPr>
        <w:t xml:space="preserve">basic provisions </w:t>
      </w:r>
      <w:r w:rsidRPr="00587F6E">
        <w:rPr>
          <w:rStyle w:val="StyleUnderline"/>
        </w:rPr>
        <w:t>can be produced in a diversity-poor environment</w:t>
      </w:r>
      <w:r w:rsidRPr="00587F6E">
        <w:rPr>
          <w:rStyle w:val="Emphasis"/>
          <w:rFonts w:asciiTheme="minorHAnsi" w:hAnsiTheme="minorHAnsi" w:cstheme="minorHAnsi"/>
        </w:rPr>
        <w:t>.</w:t>
      </w:r>
      <w:r w:rsidRPr="00587F6E">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w:t>
      </w:r>
      <w:r>
        <w:rPr>
          <w:rFonts w:asciiTheme="minorHAnsi" w:hAnsiTheme="minorHAnsi" w:cstheme="minorHAnsi"/>
          <w:sz w:val="16"/>
        </w:rPr>
        <w:t xml:space="preserve"> </w:t>
      </w:r>
    </w:p>
    <w:p w14:paraId="38E21726" w14:textId="77777777" w:rsidR="004B6542" w:rsidRDefault="004B6542" w:rsidP="004B6542">
      <w:pPr>
        <w:rPr>
          <w:rFonts w:asciiTheme="minorHAnsi" w:hAnsiTheme="minorHAnsi" w:cstheme="minorHAnsi"/>
          <w:sz w:val="16"/>
        </w:rPr>
      </w:pPr>
    </w:p>
    <w:p w14:paraId="549EE8BE" w14:textId="77777777" w:rsidR="004B6542" w:rsidRPr="009A5EA0" w:rsidRDefault="004B6542" w:rsidP="004B6542">
      <w:pPr>
        <w:pStyle w:val="Heading4"/>
      </w:pPr>
      <w:r w:rsidRPr="009A5EA0">
        <w:t>Adaptation and resilience solve biodiversity loss</w:t>
      </w:r>
    </w:p>
    <w:p w14:paraId="6F5395FD" w14:textId="77777777" w:rsidR="004B6542" w:rsidRPr="00587F6E" w:rsidRDefault="004B6542" w:rsidP="004B6542">
      <w:r w:rsidRPr="00587F6E">
        <w:rPr>
          <w:rStyle w:val="Heading4Char"/>
        </w:rPr>
        <w:t>Hart 15</w:t>
      </w:r>
      <w:r w:rsidRPr="00587F6E">
        <w:t> </w:t>
      </w:r>
      <w:r>
        <w:t>[</w:t>
      </w:r>
      <w:r w:rsidRPr="00587F6E">
        <w:t>Michael, Simon Reisman chair at the Norman Paterson School of International Affairs at Carleton University in Ottawa, former Fulbright-Woodrow Wilson Center Visiting Research,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r>
        <w:t>]</w:t>
      </w:r>
    </w:p>
    <w:p w14:paraId="74AE0A5C" w14:textId="77777777" w:rsidR="004B6542" w:rsidRPr="00587F6E" w:rsidRDefault="004B6542" w:rsidP="004B6542">
      <w:r w:rsidRPr="00587F6E">
        <w:t>As already noted, </w:t>
      </w:r>
      <w:r w:rsidRPr="00587F6E">
        <w:rPr>
          <w:rStyle w:val="StyleUnderline"/>
        </w:rPr>
        <w:t>the IPCC scenarios</w:t>
      </w:r>
      <w:r w:rsidRPr="00587F6E">
        <w:t> themselves </w:t>
      </w:r>
      <w:r w:rsidRPr="00587F6E">
        <w:rPr>
          <w:rStyle w:val="StyleUnderline"/>
        </w:rPr>
        <w:t>are wildly alarmist</w:t>
      </w:r>
      <w:r w:rsidRPr="00587F6E">
        <w:t>, not only on the basic science but also </w:t>
      </w:r>
      <w:r w:rsidRPr="00587F6E">
        <w:rPr>
          <w:rStyle w:val="StyleUnderline"/>
        </w:rPr>
        <w:t>on the underlying</w:t>
      </w:r>
      <w:r w:rsidRPr="00587F6E">
        <w:t> economic </w:t>
      </w:r>
      <w:r w:rsidRPr="00587F6E">
        <w:rPr>
          <w:rStyle w:val="StyleUnderline"/>
        </w:rPr>
        <w:t>assumptions,</w:t>
      </w:r>
      <w:r w:rsidRPr="00587F6E">
        <w:t xml:space="preserve"> which in turn drive the alarmist impacts. </w:t>
      </w:r>
      <w:r w:rsidRPr="00587F6E">
        <w:rPr>
          <w:rStyle w:val="StyleUnderline"/>
        </w:rPr>
        <w:t>The result cannot withstand critical analysis</w:t>
      </w:r>
      <w:r w:rsidRPr="00587F6E">
        <w:t>.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587F6E">
        <w:rPr>
          <w:rStyle w:val="StyleUnderline"/>
        </w:rPr>
        <w:t>Each scare scenario is based on linear projections without any reference to technological developments or adaptation</w:t>
      </w:r>
      <w:r w:rsidRPr="00587F6E">
        <w:t>.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w:t>
      </w:r>
      <w:r w:rsidRPr="00587F6E">
        <w:rPr>
          <w:rStyle w:val="StyleUnderline"/>
        </w:rPr>
        <w:t>. Why should the rest of humanity not be able to do likewise in the face of a trivial rise in temperature over the course of more than a century? The work on physical impacts is equally over the top. All the scenarios assume only negative impacts, ignore the reality of adaptation, and attribute any and all things bad to global warming. Assuming the GHG theory to be correct means that its impact would be most evident at night and during the winter</w:t>
      </w:r>
      <w:r w:rsidRPr="00587F6E">
        <w:t> in reducing atmospheric heat loss to outer space.52 It would have greater impact in increasing minimum temperatures than in increasing maximum temperatures. Secondary </w:t>
      </w:r>
      <w:r w:rsidRPr="00587F6E">
        <w:rPr>
          <w:rStyle w:val="StyleUnderline"/>
        </w:rPr>
        <w:t>studies</w:t>
      </w:r>
      <w:r w:rsidRPr="00587F6E">
        <w:t>, however, generally </w:t>
      </w:r>
      <w:r w:rsidRPr="00587F6E">
        <w:rPr>
          <w:rStyle w:val="StyleUnderline"/>
        </w:rPr>
        <w:t>ignore this facet of the hypothesis. The IPCC believes that a warmer world will harm human health due</w:t>
      </w:r>
      <w:r w:rsidRPr="00587F6E">
        <w:t>, for example, </w:t>
      </w:r>
      <w:r w:rsidRPr="00587F6E">
        <w:rPr>
          <w:rStyle w:val="StyleUnderline"/>
        </w:rPr>
        <w:t>to increased disease, malnutrition, heat-waves, floods, storms, and cardiovascular incidents</w:t>
      </w:r>
      <w:r w:rsidRPr="00587F6E">
        <w:t>. As already noted there is no basis for the claim about severe-weather-related threats or malnutrition.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spread of malaria, a much repeated claim, is largely unrelated to climate. Malaria’s worst recorded outbreak was in Siberia long before there was any discussion of AGW.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587F6E">
        <w:rPr>
          <w:rStyle w:val="StyleUnderline"/>
        </w:rPr>
        <w:t>Catastrophic species loss similarly has little foundation in past experience.55 Even if the GHG hypothesis were to be correct, its impact would be slow, providing significant scope and opportunity for adaptation, including by ﬂora and fauna</w:t>
      </w:r>
      <w:r w:rsidRPr="00587F6E">
        <w:t>. One of the more irresponsible claims was made by a group of UK </w:t>
      </w:r>
      <w:r w:rsidRPr="00587F6E">
        <w:rPr>
          <w:rStyle w:val="StyleUnderline"/>
        </w:rPr>
        <w:t>modelers who fed wildly improbable scenarios and data into their computers and produced the much-touted claim of massive species loss by the end of the century. There are literally thousands of websites devoted to spreading alarm about species loss and biodiversity. Global warming is but one of many claimed human threats to the planet’s biodiversity. The claims, fortunately, are largely hype</w:t>
      </w:r>
      <w:r w:rsidRPr="00587F6E">
        <w:t>, based on computer models and the estimate by Harvard naturalist Edward O. Wilson that 27,000 to 100,000 species are lost annually - a figure he advanced purely hypothetically but which has become one of the most persistent of environmental urban myths. The fact is that scientists have no idea of the extent of the world's ﬂora and fauna, with estimates ranging from five million to 100 million species, and that there are no reliable data about the rate of loss. By some estimates, </w:t>
      </w:r>
      <w:r w:rsidRPr="009A5EA0">
        <w:rPr>
          <w:rStyle w:val="StyleUnderline"/>
        </w:rPr>
        <w:t>95 per cent of the species that ever existed have been lost over the eons</w:t>
      </w:r>
      <w:r w:rsidRPr="00587F6E">
        <w:t>, most before humans became major players in altering their environment. A much more credible estimate of recent species loss comes from a surprising source, the UN Environmental Program. It reports that known </w:t>
      </w:r>
      <w:r w:rsidRPr="009A5EA0">
        <w:rPr>
          <w:rStyle w:val="StyleUnderline"/>
        </w:rPr>
        <w:t>species loss is slowing reaching its lowest level in 500 years in the last three decades of the 20th century</w:t>
      </w:r>
      <w:r w:rsidRPr="00587F6E">
        <w:t xml:space="preserve">, with some 20 reported extinctions despite increasing pressure on the biosphere from growing human population and industrialization.57 </w:t>
      </w:r>
      <w:r w:rsidRPr="009A5EA0">
        <w:rPr>
          <w:rStyle w:val="StyleUnderline"/>
        </w:rPr>
        <w:t>The alarmist community has also introduced the scientifically unknown concept of "locally extinct,”</w:t>
      </w:r>
      <w:r w:rsidRPr="00587F6E">
        <w:t xml:space="preserve"> </w:t>
      </w:r>
      <w:r w:rsidRPr="009A5EA0">
        <w:rPr>
          <w:rStyle w:val="StyleUnderline"/>
        </w:rPr>
        <w:t>often meaning little more than that a species of plant or animal has responded to adverse conditions by moving to more hospitable circumstances</w:t>
      </w:r>
      <w:r w:rsidRPr="00587F6E">
        <w:t xml:space="preserve">, e.g., birds or butterflies becoming more numerous north of their range and disappearing at its extreme southern extent. Idso et al. conclude: </w:t>
      </w:r>
      <w:r w:rsidRPr="009A5EA0">
        <w:rPr>
          <w:rStyle w:val="StyleUnderline"/>
        </w:rPr>
        <w:t>“Many species have shown the ability to adapt rapidly to changes in climate. Claims that global warming threatens large numbers of species with extinction typically rest on a false definition of extinction</w:t>
      </w:r>
      <w:r w:rsidRPr="00587F6E">
        <w:t xml:space="preserve"> (the loss of a particular population rather than en- tire species) and speculation rather than real-world evidence. </w:t>
      </w:r>
      <w:r w:rsidRPr="009A5EA0">
        <w:rPr>
          <w:rStyle w:val="StyleUnderline"/>
        </w:rPr>
        <w:t>The world’s species have proven very resilient</w:t>
      </w:r>
      <w:r w:rsidRPr="00587F6E">
        <w:t>, having survived past natural climate cycles that involved much greater warming and higher C02 concentrations than exist today or are likely to exist in the coming centuries?“</w:t>
      </w:r>
    </w:p>
    <w:p w14:paraId="53D06A93" w14:textId="77777777" w:rsidR="004B6542" w:rsidRDefault="004B6542" w:rsidP="004B6542"/>
    <w:p w14:paraId="7D956CAE" w14:textId="77777777" w:rsidR="004B6542" w:rsidRDefault="004B6542" w:rsidP="004B6542"/>
    <w:p w14:paraId="687742E6" w14:textId="77777777" w:rsidR="004B6542" w:rsidRDefault="004B6542" w:rsidP="004B6542"/>
    <w:p w14:paraId="2DB5946F" w14:textId="2834CFF1" w:rsidR="004B6542" w:rsidRPr="009A5EA0" w:rsidRDefault="004B6542" w:rsidP="004B6542">
      <w:pPr>
        <w:pStyle w:val="Heading3"/>
      </w:pPr>
      <w:r>
        <w:t>Bio-D Loss Inev</w:t>
      </w:r>
    </w:p>
    <w:p w14:paraId="2A0C4197" w14:textId="77777777" w:rsidR="004B6542" w:rsidRPr="00BA159E" w:rsidRDefault="004B6542" w:rsidP="004B6542">
      <w:pPr>
        <w:pStyle w:val="Heading4"/>
      </w:pPr>
      <w:r>
        <w:t>Mass Extinctions are Happening Now worldwide Saving a few species cant Change that</w:t>
      </w:r>
    </w:p>
    <w:p w14:paraId="333CFA79" w14:textId="77777777" w:rsidR="004B6542" w:rsidRDefault="004B6542" w:rsidP="004B6542">
      <w:r w:rsidRPr="00BA159E">
        <w:t xml:space="preserve">Anup </w:t>
      </w:r>
      <w:r w:rsidRPr="00BA159E">
        <w:rPr>
          <w:rStyle w:val="Style13ptBold"/>
        </w:rPr>
        <w:t>Shah</w:t>
      </w:r>
      <w:r w:rsidRPr="00BA159E">
        <w:t>, 1-19-20</w:t>
      </w:r>
      <w:r w:rsidRPr="00BA159E">
        <w:rPr>
          <w:rStyle w:val="Style13ptBold"/>
        </w:rPr>
        <w:t>14</w:t>
      </w:r>
      <w:r w:rsidRPr="00BA159E">
        <w:t xml:space="preserve">, "Loss of Biodiversity and Extinctions," No Publication, </w:t>
      </w:r>
      <w:hyperlink r:id="rId100" w:history="1">
        <w:r w:rsidRPr="00002906">
          <w:rPr>
            <w:rStyle w:val="Hyperlink"/>
          </w:rPr>
          <w:t>https://www.globalissues.org/article/171/loss-of-biodiversity-and-extinctions</w:t>
        </w:r>
      </w:hyperlink>
    </w:p>
    <w:p w14:paraId="4561CBC6" w14:textId="77777777" w:rsidR="004B6542" w:rsidRPr="00BA159E" w:rsidRDefault="004B6542" w:rsidP="004B6542"/>
    <w:p w14:paraId="53D34046" w14:textId="77777777" w:rsidR="004B6542" w:rsidRPr="00BA159E" w:rsidRDefault="004B6542" w:rsidP="004B6542">
      <w:r w:rsidRPr="00BA159E">
        <w:t>Despite knowing about </w:t>
      </w:r>
      <w:hyperlink r:id="rId101" w:tooltip="Global Issues: " w:history="1">
        <w:r w:rsidRPr="00BA159E">
          <w:rPr>
            <w:rStyle w:val="Hyperlink"/>
          </w:rPr>
          <w:t>biodiversity’s importance</w:t>
        </w:r>
      </w:hyperlink>
      <w:r w:rsidRPr="00BA159E">
        <w:t> for a long time, </w:t>
      </w:r>
      <w:hyperlink r:id="rId102" w:tooltip="External Link: 'Human Impact Triggers Massive Extinctions', Environment News Service, August 2, 1999" w:history="1">
        <w:r w:rsidRPr="00BA159E">
          <w:rPr>
            <w:rStyle w:val="StyleUnderline"/>
          </w:rPr>
          <w:t>human activity has been causing massive extinctions</w:t>
        </w:r>
      </w:hyperlink>
      <w:r w:rsidRPr="00BA159E">
        <w:rPr>
          <w:rStyle w:val="StyleUnderline"/>
        </w:rPr>
        <w:t>.</w:t>
      </w:r>
      <w:r w:rsidRPr="00BA159E">
        <w:t xml:space="preserve"> As the Environment New Service, reported back in August 1999 (previous link): </w:t>
      </w:r>
      <w:r w:rsidRPr="00BA159E">
        <w:rPr>
          <w:rStyle w:val="StyleUnderline"/>
        </w:rPr>
        <w:t>the current extinction rate is now approaching 1,000 times the background rate and may climb to 10,000 times the background rate during the next century,</w:t>
      </w:r>
      <w:r w:rsidRPr="00BA159E">
        <w:t xml:space="preserve"> if present trends continue [resulting in] a loss that would easily equal those of past extinctions. (Emphasis added)</w:t>
      </w:r>
    </w:p>
    <w:p w14:paraId="6A5592FF" w14:textId="77777777" w:rsidR="004B6542" w:rsidRPr="00BA159E" w:rsidRDefault="004B6542" w:rsidP="004B6542">
      <w:ins w:id="0" w:author="Unknown">
        <w:r w:rsidRPr="00BA159E">
          <w:t>A major report, the </w:t>
        </w:r>
        <w:r w:rsidRPr="00BA159E">
          <w:fldChar w:fldCharType="begin"/>
        </w:r>
        <w:r w:rsidRPr="00BA159E">
          <w:instrText xml:space="preserve"> HYPERLINK "https://www.globalissues.org/article/408/sustainable-development-introduction" \o "Global Issues: \“Sustainable Development Introduction\”, Last updated: Wednesday, November 18, 2009" </w:instrText>
        </w:r>
        <w:r w:rsidRPr="00BA159E">
          <w:fldChar w:fldCharType="separate"/>
        </w:r>
        <w:r w:rsidRPr="00BA159E">
          <w:rPr>
            <w:rStyle w:val="Hyperlink"/>
          </w:rPr>
          <w:t>Millennium Ecosystem Assessment</w:t>
        </w:r>
        <w:r w:rsidRPr="00BA159E">
          <w:fldChar w:fldCharType="end"/>
        </w:r>
        <w:r w:rsidRPr="00BA159E">
          <w:t>, released in March 2005 highlighted a substantial and largely </w:t>
        </w:r>
        <w:r w:rsidRPr="00BA159E">
          <w:fldChar w:fldCharType="begin"/>
        </w:r>
        <w:r w:rsidRPr="00BA159E">
          <w:instrText xml:space="preserve"> HYPERLINK "http://news.bbc.co.uk/1/hi/sci/tech/4391835.stm" \o "External Link: 'Study highlights global decline', BBC, March 30, 2005" </w:instrText>
        </w:r>
        <w:r w:rsidRPr="00BA159E">
          <w:fldChar w:fldCharType="separate"/>
        </w:r>
        <w:r w:rsidRPr="00BA159E">
          <w:rPr>
            <w:rStyle w:val="Hyperlink"/>
          </w:rPr>
          <w:t>irreversible loss in the diversity of life on Earth</w:t>
        </w:r>
        <w:r w:rsidRPr="00BA159E">
          <w:fldChar w:fldCharType="end"/>
        </w:r>
        <w:r w:rsidRPr="00BA159E">
          <w:t>, with some 10-30% of the mammal, bird and amphibian species threatened with extinction, due to human actions.</w:t>
        </w:r>
      </w:ins>
      <w:r w:rsidRPr="00BA159E">
        <w:t> </w:t>
      </w:r>
      <w:ins w:id="1" w:author="Unknown">
        <w:r w:rsidRPr="00BA159E">
          <w:t>The World Wide Fund for Nature (WWF) added that </w:t>
        </w:r>
        <w:r w:rsidRPr="00BA159E">
          <w:fldChar w:fldCharType="begin"/>
        </w:r>
        <w:r w:rsidRPr="00BA159E">
          <w:instrText xml:space="preserve"> HYPERLINK "http://www.panda.org/index.cfm?uNewsID=83520" \o "External Link: 'Human footprint too big for nature', WWF, October 24, 2006" </w:instrText>
        </w:r>
        <w:r w:rsidRPr="00BA159E">
          <w:fldChar w:fldCharType="separate"/>
        </w:r>
        <w:r w:rsidRPr="00BA159E">
          <w:rPr>
            <w:rStyle w:val="Hyperlink"/>
          </w:rPr>
          <w:t>Earth is unable to keep up in the struggle to regenerate</w:t>
        </w:r>
        <w:r w:rsidRPr="00BA159E">
          <w:fldChar w:fldCharType="end"/>
        </w:r>
        <w:r w:rsidRPr="00BA159E">
          <w:t> from the demands we place on it.</w:t>
        </w:r>
      </w:ins>
    </w:p>
    <w:p w14:paraId="6FF52B1B" w14:textId="77777777" w:rsidR="004B6542" w:rsidRPr="00BA159E" w:rsidRDefault="004B6542" w:rsidP="004B6542">
      <w:pPr>
        <w:rPr>
          <w:ins w:id="2" w:author="Unknown"/>
        </w:rPr>
      </w:pPr>
      <w:ins w:id="3" w:author="Unknown">
        <w:r w:rsidRPr="00BA159E">
          <w:t>The International Union for Conservation of Nature (IUCN) notes in a video that many species are threatened with extinction. In addition,</w:t>
        </w:r>
      </w:ins>
    </w:p>
    <w:p w14:paraId="2B83AF49" w14:textId="77777777" w:rsidR="004B6542" w:rsidRPr="00BA159E" w:rsidRDefault="004B6542" w:rsidP="004B6542">
      <w:pPr>
        <w:rPr>
          <w:ins w:id="4" w:author="Unknown"/>
          <w:rStyle w:val="StyleUnderline"/>
        </w:rPr>
      </w:pPr>
      <w:ins w:id="5" w:author="Unknown">
        <w:r w:rsidRPr="00BA159E">
          <w:rPr>
            <w:rStyle w:val="StyleUnderline"/>
          </w:rPr>
          <w:t>At threat of extinction are</w:t>
        </w:r>
      </w:ins>
    </w:p>
    <w:p w14:paraId="75E83C63" w14:textId="77777777" w:rsidR="004B6542" w:rsidRPr="00BA159E" w:rsidRDefault="004B6542" w:rsidP="004B6542">
      <w:pPr>
        <w:rPr>
          <w:ins w:id="6" w:author="Unknown"/>
          <w:rStyle w:val="StyleUnderline"/>
        </w:rPr>
      </w:pPr>
      <w:ins w:id="7" w:author="Unknown">
        <w:r w:rsidRPr="00BA159E">
          <w:rPr>
            <w:rStyle w:val="StyleUnderline"/>
          </w:rPr>
          <w:t>1 out of 8 birds</w:t>
        </w:r>
      </w:ins>
      <w:r w:rsidRPr="00BA159E">
        <w:rPr>
          <w:rStyle w:val="StyleUnderline"/>
        </w:rPr>
        <w:t>,</w:t>
      </w:r>
    </w:p>
    <w:p w14:paraId="69619CFF" w14:textId="77777777" w:rsidR="004B6542" w:rsidRPr="00BA159E" w:rsidRDefault="004B6542" w:rsidP="004B6542">
      <w:pPr>
        <w:rPr>
          <w:ins w:id="8" w:author="Unknown"/>
          <w:rStyle w:val="StyleUnderline"/>
        </w:rPr>
      </w:pPr>
      <w:ins w:id="9" w:author="Unknown">
        <w:r w:rsidRPr="00BA159E">
          <w:rPr>
            <w:rStyle w:val="StyleUnderline"/>
          </w:rPr>
          <w:t>1 out of 4 mammals</w:t>
        </w:r>
      </w:ins>
      <w:r w:rsidRPr="00BA159E">
        <w:rPr>
          <w:rStyle w:val="StyleUnderline"/>
        </w:rPr>
        <w:t>,</w:t>
      </w:r>
    </w:p>
    <w:p w14:paraId="60D0C65D" w14:textId="77777777" w:rsidR="004B6542" w:rsidRPr="00BA159E" w:rsidRDefault="004B6542" w:rsidP="004B6542">
      <w:pPr>
        <w:rPr>
          <w:ins w:id="10" w:author="Unknown"/>
        </w:rPr>
      </w:pPr>
      <w:ins w:id="11" w:author="Unknown">
        <w:r w:rsidRPr="00BA159E">
          <w:t>1 out of 4 conifers</w:t>
        </w:r>
      </w:ins>
      <w:r w:rsidRPr="00BA159E">
        <w:t>,</w:t>
      </w:r>
    </w:p>
    <w:p w14:paraId="4456D4EC" w14:textId="77777777" w:rsidR="004B6542" w:rsidRPr="00BA159E" w:rsidRDefault="004B6542" w:rsidP="004B6542">
      <w:pPr>
        <w:rPr>
          <w:ins w:id="12" w:author="Unknown"/>
          <w:rStyle w:val="StyleUnderline"/>
        </w:rPr>
      </w:pPr>
      <w:ins w:id="13" w:author="Unknown">
        <w:r w:rsidRPr="00BA159E">
          <w:rPr>
            <w:rStyle w:val="StyleUnderline"/>
          </w:rPr>
          <w:t>1 out of 3 amphibians</w:t>
        </w:r>
      </w:ins>
      <w:r w:rsidRPr="00BA159E">
        <w:rPr>
          <w:rStyle w:val="StyleUnderline"/>
        </w:rPr>
        <w:t>,</w:t>
      </w:r>
    </w:p>
    <w:p w14:paraId="5233343B" w14:textId="77777777" w:rsidR="004B6542" w:rsidRPr="00BA159E" w:rsidRDefault="004B6542" w:rsidP="004B6542">
      <w:pPr>
        <w:rPr>
          <w:ins w:id="14" w:author="Unknown"/>
        </w:rPr>
      </w:pPr>
      <w:ins w:id="15" w:author="Unknown">
        <w:r w:rsidRPr="00BA159E">
          <w:t>6 out of 7 marine turtles</w:t>
        </w:r>
      </w:ins>
      <w:r>
        <w:t>,</w:t>
      </w:r>
    </w:p>
    <w:p w14:paraId="116794C0" w14:textId="77777777" w:rsidR="004B6542" w:rsidRPr="00BA159E" w:rsidRDefault="004B6542" w:rsidP="004B6542">
      <w:pPr>
        <w:rPr>
          <w:ins w:id="16" w:author="Unknown"/>
          <w:rStyle w:val="StyleUnderline"/>
        </w:rPr>
      </w:pPr>
      <w:ins w:id="17" w:author="Unknown">
        <w:r w:rsidRPr="00BA159E">
          <w:rPr>
            <w:rStyle w:val="StyleUnderline"/>
          </w:rPr>
          <w:t>75% of genetic diversity of agricultural crops has been lost</w:t>
        </w:r>
      </w:ins>
    </w:p>
    <w:p w14:paraId="4DC25102" w14:textId="77777777" w:rsidR="004B6542" w:rsidRPr="00BA159E" w:rsidRDefault="004B6542" w:rsidP="004B6542">
      <w:pPr>
        <w:rPr>
          <w:ins w:id="18" w:author="Unknown"/>
          <w:rStyle w:val="Emphasis"/>
        </w:rPr>
      </w:pPr>
      <w:ins w:id="19" w:author="Unknown">
        <w:r w:rsidRPr="00BA159E">
          <w:rPr>
            <w:rStyle w:val="Emphasis"/>
          </w:rPr>
          <w:t>75% of the world’s fisheries are fully or over exploited</w:t>
        </w:r>
      </w:ins>
    </w:p>
    <w:p w14:paraId="32AA899A" w14:textId="77777777" w:rsidR="004B6542" w:rsidRPr="00BA159E" w:rsidRDefault="004B6542" w:rsidP="004B6542">
      <w:pPr>
        <w:rPr>
          <w:ins w:id="20" w:author="Unknown"/>
          <w:rStyle w:val="StyleUnderline"/>
        </w:rPr>
      </w:pPr>
      <w:ins w:id="21" w:author="Unknown">
        <w:r w:rsidRPr="00BA159E">
          <w:rPr>
            <w:rStyle w:val="StyleUnderline"/>
          </w:rPr>
          <w:t>Up to 70% of the world’s known species risk extinction if the global temperatures rise by more than 3.5°C</w:t>
        </w:r>
      </w:ins>
    </w:p>
    <w:p w14:paraId="536DA48C" w14:textId="77777777" w:rsidR="004B6542" w:rsidRPr="00BA159E" w:rsidRDefault="004B6542" w:rsidP="004B6542">
      <w:pPr>
        <w:rPr>
          <w:ins w:id="22" w:author="Unknown"/>
        </w:rPr>
      </w:pPr>
      <w:ins w:id="23" w:author="Unknown">
        <w:r w:rsidRPr="00BA159E">
          <w:t>1/3rd of reef-building corals around the world are threatened with extinction</w:t>
        </w:r>
      </w:ins>
    </w:p>
    <w:p w14:paraId="304E7344" w14:textId="77777777" w:rsidR="004B6542" w:rsidRPr="00BA159E" w:rsidRDefault="004B6542" w:rsidP="004B6542">
      <w:pPr>
        <w:rPr>
          <w:ins w:id="24" w:author="Unknown"/>
        </w:rPr>
      </w:pPr>
      <w:ins w:id="25" w:author="Unknown">
        <w:r w:rsidRPr="00BA159E">
          <w:t>Over 350 million people suffer from severe water scarcity</w:t>
        </w:r>
      </w:ins>
    </w:p>
    <w:p w14:paraId="4CA8BA77" w14:textId="77777777" w:rsidR="004B6542" w:rsidRDefault="004B6542" w:rsidP="004B6542"/>
    <w:p w14:paraId="00063B01" w14:textId="77777777" w:rsidR="004B6542" w:rsidRDefault="004B6542" w:rsidP="004B6542"/>
    <w:p w14:paraId="0A124BB1" w14:textId="77777777" w:rsidR="004B6542" w:rsidRDefault="004B6542" w:rsidP="004B6542"/>
    <w:p w14:paraId="124AB326" w14:textId="0AF280A8" w:rsidR="004B6542" w:rsidRPr="00395B06" w:rsidRDefault="004B6542" w:rsidP="004B6542">
      <w:pPr>
        <w:pStyle w:val="Heading3"/>
      </w:pPr>
      <w:r>
        <w:t>I/L Turn – Salmon O-Pop</w:t>
      </w:r>
    </w:p>
    <w:p w14:paraId="56C7739F" w14:textId="77777777" w:rsidR="004B6542" w:rsidRDefault="004B6542" w:rsidP="004B6542">
      <w:pPr>
        <w:pStyle w:val="Heading4"/>
      </w:pPr>
      <w:r>
        <w:t>Salmon overpopulation hampers biodiversity now – reducing populations allows them to flourish</w:t>
      </w:r>
    </w:p>
    <w:p w14:paraId="3CAB8B28" w14:textId="77777777" w:rsidR="004B6542" w:rsidRPr="00286F10" w:rsidRDefault="004B6542" w:rsidP="004B6542">
      <w:r w:rsidRPr="00286F10">
        <w:t xml:space="preserve">Tj </w:t>
      </w:r>
      <w:r w:rsidRPr="00286F10">
        <w:rPr>
          <w:rStyle w:val="Style13ptBold"/>
        </w:rPr>
        <w:t>Martinell</w:t>
      </w:r>
      <w:r w:rsidRPr="00286F10">
        <w:t>, 4-10-20</w:t>
      </w:r>
      <w:r w:rsidRPr="00286F10">
        <w:rPr>
          <w:rStyle w:val="Style13ptBold"/>
        </w:rPr>
        <w:t>18,</w:t>
      </w:r>
      <w:r w:rsidRPr="00286F10">
        <w:t xml:space="preserve"> </w:t>
      </w:r>
      <w:r>
        <w:rPr>
          <w:rFonts w:ascii="Verdana" w:hAnsi="Verdana"/>
          <w:color w:val="000000"/>
          <w:sz w:val="18"/>
          <w:szCs w:val="18"/>
          <w:shd w:val="clear" w:color="auto" w:fill="FFFFFF"/>
        </w:rPr>
        <w:t>J Martinell is a native Washingtonian and award-winning journalist and a graduate of Eastern Washington University. </w:t>
      </w:r>
      <w:r w:rsidRPr="00286F10">
        <w:t xml:space="preserve">"Pacific Salmon population explosion," </w:t>
      </w:r>
      <w:r>
        <w:t>The Lens</w:t>
      </w:r>
      <w:r w:rsidRPr="00286F10">
        <w:t>, https://thelens.news/2018/04/10/pacific-salmon-population-explosion/</w:t>
      </w:r>
    </w:p>
    <w:p w14:paraId="1C0642B1" w14:textId="77777777" w:rsidR="004B6542" w:rsidRPr="00E24504" w:rsidRDefault="004B6542" w:rsidP="004B6542">
      <w:pPr>
        <w:rPr>
          <w:sz w:val="16"/>
        </w:rPr>
      </w:pPr>
      <w:r w:rsidRPr="00E24504">
        <w:rPr>
          <w:sz w:val="16"/>
        </w:rPr>
        <w:t>As Washington stakeholders and policymakers explore ways to increase the state’s population of certain salmon protected as endangered species under federal law, the Pacific Ocean is contending with a different problem</w:t>
      </w:r>
      <w:r w:rsidRPr="00E24504">
        <w:rPr>
          <w:rStyle w:val="StyleUnderline"/>
        </w:rPr>
        <w:t>. According to a recent study, there are too many salmon, and that situation could very well be affecting recovery efforts for species that spawn and return to</w:t>
      </w:r>
      <w:r w:rsidRPr="00E24504">
        <w:rPr>
          <w:sz w:val="16"/>
        </w:rPr>
        <w:t xml:space="preserve"> Washington </w:t>
      </w:r>
      <w:r w:rsidRPr="00E24504">
        <w:rPr>
          <w:rStyle w:val="StyleUnderline"/>
        </w:rPr>
        <w:t>rivers</w:t>
      </w:r>
      <w:r w:rsidRPr="00E24504">
        <w:rPr>
          <w:sz w:val="16"/>
        </w:rPr>
        <w:t xml:space="preserve">. Although two endangered salmon species in Washington state </w:t>
      </w:r>
      <w:hyperlink r:id="rId103" w:history="1">
        <w:r w:rsidRPr="00E24504">
          <w:rPr>
            <w:rStyle w:val="Hyperlink"/>
            <w:sz w:val="16"/>
          </w:rPr>
          <w:t>have seen their numbers dwindle</w:t>
        </w:r>
      </w:hyperlink>
      <w:r w:rsidRPr="00E24504">
        <w:rPr>
          <w:sz w:val="16"/>
        </w:rPr>
        <w:t xml:space="preserve">, </w:t>
      </w:r>
      <w:r w:rsidRPr="00E24504">
        <w:rPr>
          <w:rStyle w:val="StyleUnderline"/>
        </w:rPr>
        <w:t>there are more Pacific salmon now than at any time since record keeping started</w:t>
      </w:r>
      <w:r w:rsidRPr="00E24504">
        <w:rPr>
          <w:sz w:val="16"/>
        </w:rPr>
        <w:t xml:space="preserve">. That was one of the conclusions of a </w:t>
      </w:r>
      <w:hyperlink r:id="rId104" w:history="1">
        <w:r w:rsidRPr="00E24504">
          <w:rPr>
            <w:rStyle w:val="Hyperlink"/>
            <w:sz w:val="16"/>
          </w:rPr>
          <w:t>new article</w:t>
        </w:r>
      </w:hyperlink>
      <w:r w:rsidRPr="00E24504">
        <w:rPr>
          <w:sz w:val="16"/>
        </w:rPr>
        <w:t xml:space="preserve"> by the American Fisheries Society (AFS). Yet </w:t>
      </w:r>
      <w:r w:rsidRPr="00E24504">
        <w:rPr>
          <w:rStyle w:val="StyleUnderline"/>
        </w:rPr>
        <w:t>the article also found that one type of salmon is overrepresented and could in fact be crowding out other salmon species, including those that return to the Columbia and Snake rivers.</w:t>
      </w:r>
      <w:r>
        <w:rPr>
          <w:rStyle w:val="StyleUnderline"/>
        </w:rPr>
        <w:t xml:space="preserve"> </w:t>
      </w:r>
      <w:r w:rsidRPr="00E24504">
        <w:rPr>
          <w:sz w:val="16"/>
        </w:rPr>
        <w:t xml:space="preserve">Gregory Ruggerone, Ph.D. is a fisheries scientist for Natural Resources and coauthored the article with Dr. James Irvine, who lives in British Columbia. Ruggerone is also a member and former chair of the Independent Scientific Review Panel under the </w:t>
      </w:r>
      <w:hyperlink r:id="rId105" w:history="1">
        <w:r w:rsidRPr="00E24504">
          <w:rPr>
            <w:rStyle w:val="Hyperlink"/>
            <w:sz w:val="16"/>
          </w:rPr>
          <w:t>Northwest Power and Conservation Council</w:t>
        </w:r>
      </w:hyperlink>
      <w:r w:rsidRPr="00E24504">
        <w:rPr>
          <w:sz w:val="16"/>
        </w:rPr>
        <w:t>. He told Lens that “</w:t>
      </w:r>
      <w:r w:rsidRPr="00E24504">
        <w:rPr>
          <w:rStyle w:val="StyleUnderline"/>
        </w:rPr>
        <w:t>We’ve known salmon abundance has been high, but I guess it’s surprising it’s been so high in these recent years.”</w:t>
      </w:r>
      <w:r>
        <w:rPr>
          <w:rStyle w:val="StyleUnderline"/>
        </w:rPr>
        <w:t xml:space="preserve"> </w:t>
      </w:r>
      <w:r w:rsidRPr="00E24504">
        <w:rPr>
          <w:sz w:val="16"/>
        </w:rPr>
        <w:t xml:space="preserve">In a press release, Irvine also said: “So we have to ask ourselves: Is it possible that </w:t>
      </w:r>
      <w:r w:rsidRPr="00E24504">
        <w:rPr>
          <w:rStyle w:val="StyleUnderline"/>
        </w:rPr>
        <w:t>there are too many salmon in the Pacific Ocean?”</w:t>
      </w:r>
      <w:r w:rsidRPr="00E24504">
        <w:rPr>
          <w:sz w:val="16"/>
        </w:rPr>
        <w:t xml:space="preserve"> The news may also come as a shock to Washingtonians </w:t>
      </w:r>
      <w:hyperlink r:id="rId106" w:history="1">
        <w:r w:rsidRPr="00E24504">
          <w:rPr>
            <w:rStyle w:val="Hyperlink"/>
            <w:sz w:val="16"/>
          </w:rPr>
          <w:t>fascinated by “The Blob</w:t>
        </w:r>
      </w:hyperlink>
      <w:r w:rsidRPr="00E24504">
        <w:rPr>
          <w:sz w:val="16"/>
        </w:rPr>
        <w:t xml:space="preserve">,” a section of the Pacific Ocean where sea temperatures were higher than normal. Ruggerone says that the phenomenon was “a temporary event on people’s mind right now because it’s quite unique.” At first glance, the record-level population may sound like good news, but that single statistic doesn’t tell the full story. </w:t>
      </w:r>
      <w:r w:rsidRPr="00E24504">
        <w:rPr>
          <w:rStyle w:val="StyleUnderline"/>
        </w:rPr>
        <w:t>Pink, chum and sockeye salmon are more abundant now than they have ever been since record-keeping first started in 1925, but other species such as chinook salmon in Alaska have seen their numbers decline.</w:t>
      </w:r>
      <w:r>
        <w:rPr>
          <w:rStyle w:val="StyleUnderline"/>
        </w:rPr>
        <w:t xml:space="preserve"> </w:t>
      </w:r>
      <w:r w:rsidRPr="00E24504">
        <w:rPr>
          <w:rStyle w:val="StyleUnderline"/>
        </w:rPr>
        <w:t>One of the reasons for that could be overcrowding. More fish means less resources to go around, as the article cites a decrease in salmon survival. In fact, Ruggerone and Irvine argue the Pacific has reached the maximum salmon population it can sustain.</w:t>
      </w:r>
      <w:r>
        <w:rPr>
          <w:rStyle w:val="StyleUnderline"/>
        </w:rPr>
        <w:t xml:space="preserve"> </w:t>
      </w:r>
      <w:r w:rsidRPr="00E24504">
        <w:rPr>
          <w:sz w:val="16"/>
        </w:rPr>
        <w:t>“If you look at the past 20 years, the total biomass of salmon in the ocean is flat, which is kind of intriguing,” Ruggerone said. Another big takeaway from the article is that the salmon species aren’t represented equally; pink salmon alone compose 70 percent of the overall Pacific salmon biomass. The fish have relatively short lifespans of two years compared to chinook, which can live seven to nine years.</w:t>
      </w:r>
    </w:p>
    <w:p w14:paraId="37394CE1" w14:textId="77777777" w:rsidR="004B6542" w:rsidRDefault="004B6542" w:rsidP="004B6542"/>
    <w:p w14:paraId="2C471FA4" w14:textId="77777777" w:rsidR="004B6542" w:rsidRPr="004B6542" w:rsidRDefault="004B6542" w:rsidP="004B6542"/>
    <w:p w14:paraId="2212E797" w14:textId="648C1116" w:rsidR="004B6542" w:rsidRPr="004B6542" w:rsidRDefault="004B6542" w:rsidP="004B6542">
      <w:pPr>
        <w:pStyle w:val="Heading2"/>
      </w:pPr>
      <w:r>
        <w:t>Big Weed Turn</w:t>
      </w:r>
    </w:p>
    <w:p w14:paraId="39DEAADC" w14:textId="767D861B" w:rsidR="004B6542" w:rsidRPr="009A5EA0" w:rsidRDefault="004B6542" w:rsidP="004B6542">
      <w:pPr>
        <w:pStyle w:val="Heading3"/>
      </w:pPr>
      <w:r>
        <w:t>1NC – Consolidation</w:t>
      </w:r>
      <w:r w:rsidR="001801D4">
        <w:t>/Regulation</w:t>
      </w:r>
    </w:p>
    <w:p w14:paraId="2E4D920A" w14:textId="77777777" w:rsidR="004B6542" w:rsidRDefault="004B6542" w:rsidP="004B6542">
      <w:pPr>
        <w:pStyle w:val="Heading4"/>
      </w:pPr>
      <w:r>
        <w:t xml:space="preserve">Legalization leads to agriculture consolidation </w:t>
      </w:r>
    </w:p>
    <w:p w14:paraId="70E8547C" w14:textId="77777777" w:rsidR="004B6542" w:rsidRPr="00993C4D" w:rsidRDefault="004B6542" w:rsidP="004B6542">
      <w:r w:rsidRPr="00993C4D">
        <w:rPr>
          <w:rStyle w:val="Style13ptBold"/>
        </w:rPr>
        <w:t>Benson 18</w:t>
      </w:r>
      <w:r>
        <w:t xml:space="preserve">, </w:t>
      </w:r>
      <w:r w:rsidRPr="00993C4D">
        <w:t>Thor Benson</w:t>
      </w:r>
      <w:r>
        <w:t xml:space="preserve"> is a reporter for The Atlantic, Rolling Stone and Wired</w:t>
      </w:r>
      <w:r w:rsidRPr="00993C4D">
        <w:t>, 9-25-2018, "Big Tobacco Is Already Eyeing Pot," Rolling Stone, https://www.rollingstone.com/culture/culture-features/big-tobacco-pot-weed-cannabis-industry-727407/</w:t>
      </w:r>
    </w:p>
    <w:p w14:paraId="1BFE047F" w14:textId="77777777" w:rsidR="004B6542" w:rsidRPr="0064765E" w:rsidRDefault="004B6542" w:rsidP="004B6542">
      <w:r w:rsidRPr="0064765E">
        <w:t>According to</w:t>
      </w:r>
      <w:r>
        <w:t xml:space="preserve"> </w:t>
      </w:r>
      <w:hyperlink r:id="rId107" w:history="1">
        <w:r w:rsidRPr="0064765E">
          <w:rPr>
            <w:rStyle w:val="Hyperlink"/>
          </w:rPr>
          <w:t>cannabis</w:t>
        </w:r>
      </w:hyperlink>
      <w:r>
        <w:t xml:space="preserve"> </w:t>
      </w:r>
      <w:r w:rsidRPr="0064765E">
        <w:t>industry experts, it’s very likely that the country’s largest tobacco companies will get into the</w:t>
      </w:r>
      <w:r>
        <w:t xml:space="preserve"> </w:t>
      </w:r>
      <w:hyperlink r:id="rId108" w:history="1">
        <w:r w:rsidRPr="0064765E">
          <w:rPr>
            <w:rStyle w:val="Hyperlink"/>
          </w:rPr>
          <w:t>marijuana</w:t>
        </w:r>
      </w:hyperlink>
      <w:r>
        <w:t xml:space="preserve"> </w:t>
      </w:r>
      <w:r w:rsidRPr="0064765E">
        <w:t>business, in some way, when it is possible. The question becomes how much control these corporate giants will have over the industry, what they will do to marijuana products and how these changes will occur.</w:t>
      </w:r>
      <w:r>
        <w:t xml:space="preserve"> </w:t>
      </w:r>
      <w:r w:rsidRPr="0064765E">
        <w:rPr>
          <w:rStyle w:val="StyleUnderline"/>
        </w:rPr>
        <w:t>For decades, companies like Phillip Morris have wanted to get in on the marijuana action</w:t>
      </w:r>
      <w:r w:rsidRPr="0064765E">
        <w:t>. According to once-secret documents obtained through a lawsuit from tobacco industry leaders</w:t>
      </w:r>
      <w:r>
        <w:t xml:space="preserve"> </w:t>
      </w:r>
      <w:hyperlink r:id="rId109" w:history="1">
        <w:r w:rsidRPr="0064765E">
          <w:rPr>
            <w:rStyle w:val="Hyperlink"/>
          </w:rPr>
          <w:t>in 2014</w:t>
        </w:r>
      </w:hyperlink>
      <w:r w:rsidRPr="0064765E">
        <w:t>, Phillip Morris, British American Tobacco and other large tobacco companies were making plans to enter the marijuana industry as far back as the 1970s. This was shortly before cannabis became illegal on the federal level, and for a moment there, some tobacco company heads thought it might be legalized.</w:t>
      </w:r>
      <w:r>
        <w:t xml:space="preserve"> </w:t>
      </w:r>
      <w:r w:rsidRPr="0064765E">
        <w:t>“While I am opposed to its use, I recognize that it may be legalized in the near future,” then-Philip Morris President George Weissman wrote in a</w:t>
      </w:r>
      <w:r>
        <w:t xml:space="preserve"> </w:t>
      </w:r>
      <w:hyperlink r:id="rId110" w:anchor="id=znpy0002" w:history="1">
        <w:r w:rsidRPr="0064765E">
          <w:rPr>
            <w:rStyle w:val="Hyperlink"/>
          </w:rPr>
          <w:t>memo</w:t>
        </w:r>
      </w:hyperlink>
      <w:r>
        <w:t xml:space="preserve"> </w:t>
      </w:r>
      <w:r w:rsidRPr="0064765E">
        <w:t>in 1970. “Thus, with these great auspices, we should be in a position to examine: 1. A potential competition, 2. A possible product, 3. At this time, cooperate with the government.”</w:t>
      </w:r>
      <w:r>
        <w:t xml:space="preserve"> </w:t>
      </w:r>
      <w:r w:rsidRPr="0064765E">
        <w:t>Forty years later, nine states and the District of Columbia have fully legalized cannabis, and the tobacco companies have</w:t>
      </w:r>
      <w:r>
        <w:t xml:space="preserve"> </w:t>
      </w:r>
      <w:hyperlink r:id="rId111" w:history="1">
        <w:r w:rsidRPr="0064765E">
          <w:rPr>
            <w:rStyle w:val="Hyperlink"/>
          </w:rPr>
          <w:t>been aware</w:t>
        </w:r>
      </w:hyperlink>
      <w:r>
        <w:t xml:space="preserve"> </w:t>
      </w:r>
      <w:r w:rsidRPr="0064765E">
        <w:t xml:space="preserve">of how the industry is taking shape. </w:t>
      </w:r>
      <w:r w:rsidRPr="0064765E">
        <w:rPr>
          <w:rStyle w:val="StyleUnderline"/>
        </w:rPr>
        <w:t>However, the tobacco industry is risk-averse because of its history with battling the U.S. government</w:t>
      </w:r>
      <w:r w:rsidRPr="0064765E">
        <w:t xml:space="preserve">, according to Stanton Glantz, a professor of medicine at the University of California, San Francisco, who helped release the tobacco industry documents that were published in 2014. </w:t>
      </w:r>
      <w:r w:rsidRPr="0064765E">
        <w:rPr>
          <w:rStyle w:val="StyleUnderline"/>
        </w:rPr>
        <w:t>Back in 1998, the U.S. government and five major tobacco companies signed onto what was called the</w:t>
      </w:r>
      <w:r>
        <w:rPr>
          <w:rStyle w:val="StyleUnderline"/>
        </w:rPr>
        <w:t xml:space="preserve"> </w:t>
      </w:r>
      <w:hyperlink r:id="rId112" w:history="1">
        <w:r w:rsidRPr="0064765E">
          <w:rPr>
            <w:rStyle w:val="StyleUnderline"/>
          </w:rPr>
          <w:t>Master Settlement Agreement</w:t>
        </w:r>
      </w:hyperlink>
      <w:r w:rsidRPr="0064765E">
        <w:rPr>
          <w:rStyle w:val="StyleUnderline"/>
        </w:rPr>
        <w:t>, which meant the tobacco companies had to pay states billions of dollars a year to cover costs related to the health effects of smoking, because the public had been misled about them</w:t>
      </w:r>
      <w:r w:rsidRPr="0064765E">
        <w:t>.</w:t>
      </w:r>
      <w:r>
        <w:t xml:space="preserve"> </w:t>
      </w:r>
      <w:r w:rsidRPr="0064765E">
        <w:t>“</w:t>
      </w:r>
      <w:r w:rsidRPr="0064765E">
        <w:rPr>
          <w:rStyle w:val="StyleUnderline"/>
        </w:rPr>
        <w:t>The last thing they need is to get in trouble with Jeff Sessions and the Justice Department</w:t>
      </w:r>
      <w:r w:rsidRPr="0064765E">
        <w:t>,” says Glantz. “</w:t>
      </w:r>
      <w:r w:rsidRPr="0064765E">
        <w:rPr>
          <w:rStyle w:val="StyleUnderline"/>
        </w:rPr>
        <w:t>The tobacco industry, more than most other industries, is highly political. They really depend on political protections</w:t>
      </w:r>
      <w:r w:rsidRPr="0064765E">
        <w:t>.”</w:t>
      </w:r>
      <w:r>
        <w:t xml:space="preserve"> </w:t>
      </w:r>
      <w:r w:rsidRPr="0064765E">
        <w:t>That said, large tobacco companies that operate inside the U.S. are making investments in cannabis outside of the country. Britain’s Imperial Brands, one of the world’s largest tobacco companies,</w:t>
      </w:r>
      <w:r>
        <w:t xml:space="preserve"> </w:t>
      </w:r>
      <w:hyperlink r:id="rId113" w:history="1">
        <w:r w:rsidRPr="0064765E">
          <w:rPr>
            <w:rStyle w:val="Hyperlink"/>
          </w:rPr>
          <w:t>recently invested</w:t>
        </w:r>
      </w:hyperlink>
      <w:r>
        <w:t xml:space="preserve"> </w:t>
      </w:r>
      <w:r w:rsidRPr="0064765E">
        <w:t>in a company called Oxford Cannabinoid Technologies. Oxford is a cannabis-focused biotech company that is researching how compounds in cannabis can be turned into medicine. An Imperial</w:t>
      </w:r>
      <w:r>
        <w:t xml:space="preserve"> </w:t>
      </w:r>
      <w:hyperlink r:id="rId114" w:history="1">
        <w:r w:rsidRPr="0064765E">
          <w:rPr>
            <w:rStyle w:val="Hyperlink"/>
          </w:rPr>
          <w:t>press release</w:t>
        </w:r>
      </w:hyperlink>
      <w:r>
        <w:t xml:space="preserve"> </w:t>
      </w:r>
      <w:r w:rsidRPr="0064765E">
        <w:t>that came out when this investment was announced indicates the company is interested in researching medical marijuana further.</w:t>
      </w:r>
      <w:r>
        <w:t xml:space="preserve"> </w:t>
      </w:r>
      <w:r w:rsidRPr="0064765E">
        <w:t>In 2016, Philip Morris International</w:t>
      </w:r>
      <w:r>
        <w:t xml:space="preserve"> </w:t>
      </w:r>
      <w:hyperlink r:id="rId115" w:history="1">
        <w:r w:rsidRPr="0064765E">
          <w:rPr>
            <w:rStyle w:val="Hyperlink"/>
          </w:rPr>
          <w:t>invested $20 million</w:t>
        </w:r>
      </w:hyperlink>
      <w:r>
        <w:t xml:space="preserve"> </w:t>
      </w:r>
      <w:r w:rsidRPr="0064765E">
        <w:t>into an Israeli medical cannabis company called Syqe Medical. Syque is currently developing a medical cannabis inhaler, which could administer more exact doses of cannabis than other products. When asked, Philip Morris International said the company has “no plans to enter the cannabis business.” Whether that will change soon remains to be seen.</w:t>
      </w:r>
    </w:p>
    <w:p w14:paraId="7AFF41E4" w14:textId="77777777" w:rsidR="004B6542" w:rsidRPr="00176EC6" w:rsidRDefault="004B6542" w:rsidP="004B6542"/>
    <w:p w14:paraId="2D8FCC27" w14:textId="77777777" w:rsidR="004B6542" w:rsidRDefault="004B6542" w:rsidP="004B6542">
      <w:pPr>
        <w:pStyle w:val="Heading4"/>
      </w:pPr>
      <w:r>
        <w:t>Forces small farmers underground and prevents environmental regulation</w:t>
      </w:r>
    </w:p>
    <w:p w14:paraId="0097C59F" w14:textId="77777777" w:rsidR="004B6542" w:rsidRDefault="004B6542" w:rsidP="004B6542">
      <w:r>
        <w:t xml:space="preserve">Michael </w:t>
      </w:r>
      <w:r w:rsidRPr="00E10D0D">
        <w:rPr>
          <w:rStyle w:val="Style13ptBold"/>
        </w:rPr>
        <w:t>Polson, 2-18</w:t>
      </w:r>
      <w:r w:rsidRPr="00E10D0D">
        <w:t xml:space="preserve">-2020, </w:t>
      </w:r>
      <w:r w:rsidRPr="009008A0">
        <w:t xml:space="preserve">Michael Polson is an anthropologist and postdoctoral fellow in environmental science, policy and management. He studies the transition of marijuana from an illegal to medical and recreational commodity and is affiliated with the Berkeley Cannabis Research Center. He earned his Ph.D. in anthropology from City University of New York."Don’t let big agriculture squeeze out small cannabis farms," </w:t>
      </w:r>
      <w:hyperlink r:id="rId116" w:history="1">
        <w:r w:rsidRPr="009008A0">
          <w:rPr>
            <w:rStyle w:val="Hyperlink"/>
          </w:rPr>
          <w:t>https://blogs.berkeley.edu/2020/02/18/dont-let-big-agriculture-squeeze-out-small-cannabis-farms/</w:t>
        </w:r>
      </w:hyperlink>
    </w:p>
    <w:p w14:paraId="598502E2" w14:textId="77777777" w:rsidR="004B6542" w:rsidRPr="00E10D0D" w:rsidRDefault="004B6542" w:rsidP="004B6542"/>
    <w:p w14:paraId="5ECC72B1" w14:textId="77777777" w:rsidR="004B6542" w:rsidRPr="009008A0" w:rsidRDefault="004B6542" w:rsidP="004B6542">
      <w:pPr>
        <w:rPr>
          <w:rStyle w:val="StyleUnderline"/>
        </w:rPr>
      </w:pPr>
      <w:r w:rsidRPr="00E10D0D">
        <w:t>California cannabis farmers are at a crossroads. Will cannabis go the way of ‘Big Agriculture,’ or can we develop an industry that supports a multitude of farmers, communities and the environment?</w:t>
      </w:r>
      <w:r>
        <w:t xml:space="preserve"> </w:t>
      </w:r>
      <w:r w:rsidRPr="00E10D0D">
        <w:rPr>
          <w:rStyle w:val="StyleUnderline"/>
        </w:rPr>
        <w:t>The path that agriculture in the United States took has resulted in a highly consolidated industry that is debt-financed, built on underpaid labor, and dependent on</w:t>
      </w:r>
      <w:r>
        <w:rPr>
          <w:rStyle w:val="StyleUnderline"/>
        </w:rPr>
        <w:t xml:space="preserve"> </w:t>
      </w:r>
      <w:r w:rsidRPr="00E10D0D">
        <w:rPr>
          <w:rStyle w:val="StyleUnderline"/>
        </w:rPr>
        <w:t>exemptions to environmental protections, such as</w:t>
      </w:r>
      <w:r>
        <w:rPr>
          <w:rStyle w:val="StyleUnderline"/>
        </w:rPr>
        <w:t xml:space="preserve"> </w:t>
      </w:r>
      <w:r w:rsidRPr="00E10D0D">
        <w:rPr>
          <w:rStyle w:val="StyleUnderline"/>
        </w:rPr>
        <w:t>the Clean Water Act.</w:t>
      </w:r>
      <w:r w:rsidRPr="00E10D0D">
        <w:t xml:space="preserve"> </w:t>
      </w:r>
      <w:r w:rsidRPr="00E10D0D">
        <w:rPr>
          <w:rStyle w:val="StyleUnderline"/>
        </w:rPr>
        <w:t>The result?</w:t>
      </w:r>
      <w:r w:rsidRPr="00E10D0D">
        <w:t xml:space="preserve"> Declining rural populations with lower life expectancies, higher rates of poverty, </w:t>
      </w:r>
      <w:r w:rsidRPr="00E10D0D">
        <w:rPr>
          <w:rStyle w:val="StyleUnderline"/>
        </w:rPr>
        <w:t>and a mode of agriculture that drives climate change and biodiversity loss</w:t>
      </w:r>
      <w:r w:rsidRPr="00E10D0D">
        <w:t>.</w:t>
      </w:r>
      <w:r>
        <w:t xml:space="preserve"> </w:t>
      </w:r>
      <w:r w:rsidRPr="00E10D0D">
        <w:t>Rarely do we get a chance to construct an agricultural system anew. With cannabis, California has a chance to create an alternate model as cannabis prohibition crumbles nationally and</w:t>
      </w:r>
      <w:r>
        <w:t xml:space="preserve"> </w:t>
      </w:r>
      <w:r w:rsidRPr="00E10D0D">
        <w:t>worldwide. Can we do things differently this time?</w:t>
      </w:r>
      <w:r>
        <w:t xml:space="preserve"> </w:t>
      </w:r>
      <w:r w:rsidRPr="00E10D0D">
        <w:t xml:space="preserve">Prohibition blessed us with an unintended outcome, an agricultural sector consisting of small farms. When passed in 2016, Proposition 64 explicitly aimed to build on and support “small and medium sized businesses,” which would be the backbone of the cannabis cultivation sector. As research shows, </w:t>
      </w:r>
      <w:r w:rsidRPr="00E10D0D">
        <w:rPr>
          <w:rStyle w:val="StyleUnderline"/>
        </w:rPr>
        <w:t>agriculture sectors that have numerous small farmers are better able to sustain</w:t>
      </w:r>
      <w:r w:rsidRPr="00E10D0D">
        <w:t xml:space="preserve"> rural communities and </w:t>
      </w:r>
      <w:r w:rsidRPr="00E10D0D">
        <w:rPr>
          <w:rStyle w:val="StyleUnderline"/>
        </w:rPr>
        <w:t>healthy environments</w:t>
      </w:r>
      <w:r w:rsidRPr="00E10D0D">
        <w:t>, particularly when farmers</w:t>
      </w:r>
      <w:r>
        <w:t xml:space="preserve"> </w:t>
      </w:r>
      <w:r w:rsidRPr="00E10D0D">
        <w:t>actively participate</w:t>
      </w:r>
      <w:r>
        <w:t xml:space="preserve"> </w:t>
      </w:r>
      <w:r w:rsidRPr="00E10D0D">
        <w:t>in policy making, stewardship and community life.</w:t>
      </w:r>
      <w:r>
        <w:t xml:space="preserve"> </w:t>
      </w:r>
      <w:r w:rsidRPr="00E10D0D">
        <w:t>Small cannabis farming, however, is being undermined. Although Californians voted to give smaller-sized farms five years to establish themselves before bigger farms were permitted, the state undercut this by allowing a single grower to “stack,” or obtain, multiple small-farm permits, a loophole</w:t>
      </w:r>
      <w:r>
        <w:t xml:space="preserve"> </w:t>
      </w:r>
      <w:r w:rsidRPr="00E10D0D">
        <w:t>that effectively allows larger operations to get in the game early.</w:t>
      </w:r>
      <w:r>
        <w:t xml:space="preserve"> </w:t>
      </w:r>
      <w:r w:rsidRPr="00E10D0D">
        <w:t>To survive, farms are predictably ballooning in size. Research from</w:t>
      </w:r>
      <w:r>
        <w:t xml:space="preserve"> </w:t>
      </w:r>
      <w:hyperlink r:id="rId117" w:history="1">
        <w:r w:rsidRPr="00E10D0D">
          <w:rPr>
            <w:rStyle w:val="Hyperlink"/>
          </w:rPr>
          <w:t>UC Berkeley’s</w:t>
        </w:r>
        <w:r>
          <w:rPr>
            <w:rStyle w:val="Hyperlink"/>
          </w:rPr>
          <w:t xml:space="preserve"> </w:t>
        </w:r>
        <w:r w:rsidRPr="00E10D0D">
          <w:rPr>
            <w:rStyle w:val="Hyperlink"/>
          </w:rPr>
          <w:t>Cannabis Research Center</w:t>
        </w:r>
      </w:hyperlink>
      <w:r>
        <w:t xml:space="preserve"> </w:t>
      </w:r>
      <w:r w:rsidRPr="00E10D0D">
        <w:t xml:space="preserve">has found that </w:t>
      </w:r>
      <w:r w:rsidRPr="009008A0">
        <w:rPr>
          <w:rStyle w:val="StyleUnderline"/>
        </w:rPr>
        <w:t>larger farms pressure all farms to</w:t>
      </w:r>
      <w:r>
        <w:rPr>
          <w:rStyle w:val="StyleUnderline"/>
        </w:rPr>
        <w:t xml:space="preserve"> </w:t>
      </w:r>
      <w:r w:rsidRPr="009008A0">
        <w:rPr>
          <w:rStyle w:val="StyleUnderline"/>
        </w:rPr>
        <w:t>get bigger, go underground or get out</w:t>
      </w:r>
      <w:r w:rsidRPr="00E10D0D">
        <w:t>. Our research also shows that small farms are</w:t>
      </w:r>
      <w:r>
        <w:t xml:space="preserve"> </w:t>
      </w:r>
      <w:r w:rsidRPr="00E10D0D">
        <w:t>less likely to acquire permits.</w:t>
      </w:r>
      <w:r>
        <w:t xml:space="preserve"> </w:t>
      </w:r>
      <w:r w:rsidRPr="00E10D0D">
        <w:t xml:space="preserve">These farmers now confront a make or break moment. Faced with </w:t>
      </w:r>
      <w:r w:rsidRPr="009008A0">
        <w:rPr>
          <w:rStyle w:val="StyleUnderline"/>
        </w:rPr>
        <w:t xml:space="preserve">stringent regulatory requirements </w:t>
      </w:r>
      <w:r w:rsidRPr="00E10D0D">
        <w:t xml:space="preserve">that </w:t>
      </w:r>
      <w:r w:rsidRPr="009008A0">
        <w:rPr>
          <w:rStyle w:val="StyleUnderline"/>
        </w:rPr>
        <w:t>can cost tens or even hundreds of thousands of dollars</w:t>
      </w:r>
      <w:r w:rsidRPr="00E10D0D">
        <w:t xml:space="preserve">, </w:t>
      </w:r>
      <w:r w:rsidRPr="009008A0">
        <w:rPr>
          <w:rStyle w:val="StyleUnderline"/>
        </w:rPr>
        <w:t>smaller producers are becoming indebted and struggling to stay afloat until they can finally turn a profit.</w:t>
      </w:r>
      <w:r w:rsidRPr="00E10D0D">
        <w:t xml:space="preserve"> Maybe some will find a competitive edge. But under current conditions, many, if not most, will drop out of state regulatory programs and many more will never enter at all.</w:t>
      </w:r>
      <w:r>
        <w:t xml:space="preserve"> </w:t>
      </w:r>
      <w:r w:rsidRPr="00E10D0D">
        <w:t>If we want to ensure that small farmers become legal and diminish the allure of the underground market, we could prohibit the practice of permit stacking and cancel the issuance of large farm permits in 2023 as specified in state law. If coupled with minimum prices set by the state government, as Beau Kilmer of RAND</w:t>
      </w:r>
      <w:r>
        <w:t xml:space="preserve"> </w:t>
      </w:r>
      <w:r w:rsidRPr="00E10D0D">
        <w:t>suggests, we could ensure support for small farmers, farmworkers and environmental stewardship, especially if production costs begin to fall.</w:t>
      </w:r>
      <w:r>
        <w:t xml:space="preserve"> </w:t>
      </w:r>
      <w:r w:rsidRPr="00E10D0D">
        <w:t>Short of such reforms, other approaches can help. For example, small-scale, genetically diversified farming would be encouraged if</w:t>
      </w:r>
      <w:r>
        <w:t xml:space="preserve"> </w:t>
      </w:r>
      <w:r w:rsidRPr="00E10D0D">
        <w:t>being planned, feature and value local environmental characteristics. Producer cooperatives could collectivize costs, information and resources. The state could provide</w:t>
      </w:r>
      <w:r>
        <w:t xml:space="preserve"> </w:t>
      </w:r>
      <w:r w:rsidRPr="00E10D0D">
        <w:t>tax incentives or payments to farmers for ecosystem services, like carbon sequestration and watershed protection, which could benefit California’s common resources.</w:t>
      </w:r>
      <w:r>
        <w:t xml:space="preserve"> </w:t>
      </w:r>
      <w:r w:rsidRPr="00E10D0D">
        <w:t>Programs designed for</w:t>
      </w:r>
      <w:r>
        <w:t xml:space="preserve"> </w:t>
      </w:r>
      <w:r w:rsidRPr="00E10D0D">
        <w:t>socially disadvantaged and minority farmers in rural and urban communities could alleviate regulatory burdens, reduce compliance costs and help farmers navigate changing rules and unclear information, which are two of the primary barriers to compliance. The governor’s proposal</w:t>
      </w:r>
      <w:r>
        <w:t xml:space="preserve"> </w:t>
      </w:r>
      <w:r w:rsidRPr="00E10D0D">
        <w:t>to streamline cannabis licensing would also help.</w:t>
      </w:r>
      <w:r>
        <w:t xml:space="preserve"> </w:t>
      </w:r>
      <w:r w:rsidRPr="009008A0">
        <w:rPr>
          <w:rStyle w:val="StyleUnderline"/>
        </w:rPr>
        <w:t xml:space="preserve">If we do nothing to buttress the position of small farmers now, eventually the price of cannabis will collapse, the industry will consolidate, </w:t>
      </w:r>
      <w:r w:rsidRPr="00E10D0D">
        <w:t xml:space="preserve">and we will re-create the conditions of nearly every other agricultural sector in the U.S. </w:t>
      </w:r>
      <w:r w:rsidRPr="009008A0">
        <w:rPr>
          <w:rStyle w:val="StyleUnderline"/>
        </w:rPr>
        <w:t>Small farmers will disappear and the remaining producers will become dependent on financed debt, resulting in downward pressure on wages, working conditions and environmental protections.</w:t>
      </w:r>
    </w:p>
    <w:p w14:paraId="6458C664" w14:textId="77777777" w:rsidR="004B6542" w:rsidRDefault="004B6542" w:rsidP="004B6542"/>
    <w:p w14:paraId="5043C528" w14:textId="60C04A91" w:rsidR="001801D4" w:rsidRDefault="001801D4" w:rsidP="001801D4">
      <w:pPr>
        <w:pStyle w:val="Heading3"/>
      </w:pPr>
      <w:r>
        <w:t>1NC – Growth Sites/VOCs</w:t>
      </w:r>
    </w:p>
    <w:p w14:paraId="7DDDB3B4" w14:textId="77777777" w:rsidR="001801D4" w:rsidRPr="001801D4" w:rsidRDefault="001801D4" w:rsidP="001801D4"/>
    <w:p w14:paraId="03B705E5" w14:textId="77777777" w:rsidR="001801D4" w:rsidRPr="0026269D" w:rsidRDefault="001801D4" w:rsidP="001801D4">
      <w:pPr>
        <w:keepNext/>
        <w:keepLines/>
        <w:spacing w:before="40" w:after="0"/>
        <w:outlineLvl w:val="3"/>
        <w:rPr>
          <w:rFonts w:eastAsiaTheme="majorEastAsia" w:cstheme="majorBidi"/>
          <w:b/>
          <w:iCs/>
          <w:sz w:val="26"/>
        </w:rPr>
      </w:pPr>
      <w:r w:rsidRPr="0026269D">
        <w:rPr>
          <w:rFonts w:eastAsiaTheme="majorEastAsia" w:cstheme="majorBidi"/>
          <w:b/>
          <w:iCs/>
          <w:sz w:val="26"/>
        </w:rPr>
        <w:t>Legalization causes the number of marijuana grow sites to increase</w:t>
      </w:r>
    </w:p>
    <w:p w14:paraId="1F69C99B" w14:textId="77777777" w:rsidR="001801D4" w:rsidRPr="0026269D" w:rsidRDefault="001801D4" w:rsidP="001801D4">
      <w:r w:rsidRPr="0026269D">
        <w:rPr>
          <w:b/>
          <w:bCs/>
          <w:sz w:val="26"/>
        </w:rPr>
        <w:t>Associated Press 15</w:t>
      </w:r>
      <w:r w:rsidRPr="0026269D">
        <w:t>, (Associated Press, 1-20-2015, "State records show number of big marijuana farms has increased," Mail Tribune, https://mailtribune.com/news/crime-courts-emergencies/state-records-show-number-of-big-marijuana-farms-has-increased, accessed 7-15-2020) Zim (JZ)</w:t>
      </w:r>
    </w:p>
    <w:p w14:paraId="3868079D" w14:textId="77777777" w:rsidR="001801D4" w:rsidRPr="0026269D" w:rsidRDefault="001801D4" w:rsidP="001801D4">
      <w:pPr>
        <w:rPr>
          <w:u w:val="single"/>
        </w:rPr>
      </w:pPr>
      <w:r w:rsidRPr="0026269D">
        <w:t xml:space="preserve">PORTLAND — </w:t>
      </w:r>
      <w:r w:rsidRPr="0026269D">
        <w:rPr>
          <w:u w:val="single"/>
        </w:rPr>
        <w:t>The number of large-scale marijuana farms in Oregon is up sharply,</w:t>
      </w:r>
      <w:r w:rsidRPr="0026269D">
        <w:t xml:space="preserve"> and the largest doesn't even serve Oregonians. The site is in southern Oregon, at the Josephine County community Selma. It produces medical marijuana for 104 Oregon medical marijuana patients. All live in California, and all but two live in Orange County, southeast of Los Angeles. Oregon law allows out of state residents to get state medical marijuana cards. The law also allows patients to designate someone to grow marijuana for them if they don't want to grow it themselves. </w:t>
      </w:r>
      <w:r w:rsidRPr="0026269D">
        <w:rPr>
          <w:u w:val="single"/>
        </w:rPr>
        <w:t xml:space="preserve">The most recent data shows there are now 283 grow sites serving 11 or more patients, the Oregonian reports, drawing on its analysis of state data. In the past two years, </w:t>
      </w:r>
      <w:r w:rsidRPr="0026269D">
        <w:rPr>
          <w:b/>
          <w:iCs/>
          <w:u w:val="single"/>
        </w:rPr>
        <w:t xml:space="preserve">the number of large-scale grow sites has more than doubled. </w:t>
      </w:r>
      <w:r w:rsidRPr="0026269D">
        <w:rPr>
          <w:u w:val="single"/>
        </w:rPr>
        <w:t>The 283 sites serving 11 or more patients is a 130 percent increase. The number of sites serving 20 or more is up 156 percent, to 23.</w:t>
      </w:r>
    </w:p>
    <w:p w14:paraId="09F8F6BE" w14:textId="77777777" w:rsidR="001801D4" w:rsidRPr="0026269D" w:rsidRDefault="001801D4" w:rsidP="001801D4"/>
    <w:p w14:paraId="2F1E8F4C" w14:textId="77777777" w:rsidR="001801D4" w:rsidRPr="0026269D" w:rsidRDefault="001801D4" w:rsidP="001801D4"/>
    <w:p w14:paraId="3677D9BB" w14:textId="77777777" w:rsidR="001801D4" w:rsidRPr="0026269D" w:rsidRDefault="001801D4" w:rsidP="001801D4">
      <w:pPr>
        <w:keepNext/>
        <w:keepLines/>
        <w:spacing w:before="40" w:after="0"/>
        <w:outlineLvl w:val="3"/>
        <w:rPr>
          <w:rFonts w:eastAsiaTheme="majorEastAsia" w:cstheme="majorBidi"/>
          <w:b/>
          <w:iCs/>
          <w:sz w:val="26"/>
        </w:rPr>
      </w:pPr>
      <w:r w:rsidRPr="0026269D">
        <w:rPr>
          <w:rFonts w:eastAsiaTheme="majorEastAsia" w:cstheme="majorBidi"/>
          <w:b/>
          <w:iCs/>
          <w:sz w:val="26"/>
        </w:rPr>
        <w:t>Growing Marijuana Plants are bad for the environment</w:t>
      </w:r>
      <w:r>
        <w:rPr>
          <w:rFonts w:eastAsiaTheme="majorEastAsia" w:cstheme="majorBidi"/>
          <w:b/>
          <w:iCs/>
          <w:sz w:val="26"/>
        </w:rPr>
        <w:t xml:space="preserve">—terpenes </w:t>
      </w:r>
    </w:p>
    <w:p w14:paraId="2EE8AC28" w14:textId="77777777" w:rsidR="001801D4" w:rsidRPr="0026269D" w:rsidRDefault="001801D4" w:rsidP="001801D4">
      <w:pPr>
        <w:ind w:left="720"/>
        <w:contextualSpacing/>
      </w:pPr>
      <w:r w:rsidRPr="0026269D">
        <w:t>Marijuana plants produce terpenes (a type of volatile organic compound) which—when combined with nitrogen oxides—creates pollutants.</w:t>
      </w:r>
    </w:p>
    <w:p w14:paraId="2F21507A" w14:textId="77777777" w:rsidR="001801D4" w:rsidRPr="0026269D" w:rsidRDefault="001801D4" w:rsidP="001801D4">
      <w:r w:rsidRPr="0026269D">
        <w:rPr>
          <w:b/>
          <w:bCs/>
          <w:sz w:val="26"/>
        </w:rPr>
        <w:t>Shields 19</w:t>
      </w:r>
      <w:r w:rsidRPr="0026269D">
        <w:t>, (Jesslyn Shields; a freelance science writer working out of Athens, Georgia. She writes about brand new research for HowStuffWorks., 2-6-2019, "How a Booming Legal Marijuana Industry Could Harm Air Quality," HowStuffWorks, https://science.howstuffworks.com/life/botany/how-booming-legal-marijuana-industry-could-harm-air-quality.htm/printable, accessed 7-9-2020) Zim (JZ)</w:t>
      </w:r>
    </w:p>
    <w:p w14:paraId="2C1918E9" w14:textId="77777777" w:rsidR="001801D4" w:rsidRPr="0026269D" w:rsidRDefault="001801D4" w:rsidP="001801D4">
      <w:pPr>
        <w:rPr>
          <w:b/>
          <w:iCs/>
          <w:u w:val="single"/>
        </w:rPr>
      </w:pPr>
      <w:r w:rsidRPr="0026269D">
        <w:rPr>
          <w:u w:val="single"/>
        </w:rPr>
        <w:t>As more states legalize marijuana for medicinal and recreational use</w:t>
      </w:r>
      <w:r w:rsidRPr="0026269D">
        <w:rPr>
          <w:sz w:val="16"/>
        </w:rPr>
        <w:t xml:space="preserve"> (as of 2018, 33 states and Washington D.C. have decriminalized the drug in some form or fashion</w:t>
      </w:r>
      <w:r w:rsidRPr="0026269D">
        <w:rPr>
          <w:u w:val="single"/>
        </w:rPr>
        <w:t xml:space="preserve">), studies suggest </w:t>
      </w:r>
      <w:r w:rsidRPr="0026269D">
        <w:rPr>
          <w:highlight w:val="cyan"/>
          <w:u w:val="single"/>
        </w:rPr>
        <w:t>marijuana farming impacts</w:t>
      </w:r>
      <w:r w:rsidRPr="0026269D">
        <w:rPr>
          <w:u w:val="single"/>
        </w:rPr>
        <w:t xml:space="preserve"> </w:t>
      </w:r>
      <w:r w:rsidRPr="0026269D">
        <w:rPr>
          <w:highlight w:val="cyan"/>
          <w:u w:val="single"/>
        </w:rPr>
        <w:t xml:space="preserve">the environment in a variety of ways, from </w:t>
      </w:r>
      <w:r w:rsidRPr="0026269D">
        <w:rPr>
          <w:b/>
          <w:iCs/>
          <w:highlight w:val="cyan"/>
          <w:u w:val="single"/>
        </w:rPr>
        <w:t>wildlife habitat fragmentation</w:t>
      </w:r>
      <w:r w:rsidRPr="0026269D">
        <w:rPr>
          <w:highlight w:val="cyan"/>
          <w:u w:val="single"/>
        </w:rPr>
        <w:t xml:space="preserve"> to its extreme energy and </w:t>
      </w:r>
      <w:r w:rsidRPr="0026269D">
        <w:rPr>
          <w:b/>
          <w:iCs/>
          <w:highlight w:val="cyan"/>
          <w:u w:val="single"/>
        </w:rPr>
        <w:t>water requirements</w:t>
      </w:r>
      <w:r w:rsidRPr="0026269D">
        <w:rPr>
          <w:u w:val="single"/>
        </w:rPr>
        <w:t xml:space="preserve">. </w:t>
      </w:r>
      <w:r w:rsidRPr="0026269D">
        <w:rPr>
          <w:sz w:val="16"/>
        </w:rPr>
        <w:t xml:space="preserve">But until Vizuete and a Ph.D. student went to Denver and bought and monitored 12 marijuana plants — three specimens of four popular cannabis varieties — in a garage, nobody had ever figured out the toll cannabis farming could be having on air quality. "I was collaborating with the National Center for Atmospheric Research, but I couldn't grow plants in North Carolina where I live — I couldn't even bring them into a federal facility in Colorado," says Vizuete. "In Colorado, you can legally buy the plants and bring them home to your private residence and grow them, so we did that. We set up shop in the garage and took measurements using the techniques and methods we use for every other plant." Gas Emissions Vizuete's research, published October 30, 2018 in the journal Atmospheric Environment, set out to discover the composition and the rate at </w:t>
      </w:r>
      <w:r w:rsidRPr="0026269D">
        <w:rPr>
          <w:u w:val="single"/>
        </w:rPr>
        <w:t xml:space="preserve">which </w:t>
      </w:r>
      <w:r w:rsidRPr="0026269D">
        <w:rPr>
          <w:highlight w:val="cyan"/>
          <w:u w:val="single"/>
        </w:rPr>
        <w:t>marijuana plants emit gases called terpenes</w:t>
      </w:r>
      <w:r w:rsidRPr="0026269D">
        <w:rPr>
          <w:u w:val="single"/>
        </w:rPr>
        <w:t>.</w:t>
      </w:r>
      <w:r w:rsidRPr="0026269D">
        <w:rPr>
          <w:sz w:val="16"/>
        </w:rPr>
        <w:t xml:space="preserve"> There are many different kinds of terpenes — an oak tree makes a lot of one called isoprene, and when you're walking through a pine forest, it's a terpene called alpha-pinene that you're smelling in the air. </w:t>
      </w:r>
      <w:r w:rsidRPr="0026269D">
        <w:rPr>
          <w:u w:val="single"/>
        </w:rPr>
        <w:t>Terpenes like eucalyptol are what give marijuana plants their distinctive aroma, but these compounds also affect the atmosphere:</w:t>
      </w:r>
      <w:r w:rsidRPr="0026269D">
        <w:rPr>
          <w:sz w:val="16"/>
        </w:rPr>
        <w:t xml:space="preserve"> "The Appalachian Mountains are called the Smoky Mountains because of that white haze you see there," says Vizuete. "This happens because </w:t>
      </w:r>
      <w:r w:rsidRPr="0026269D">
        <w:rPr>
          <w:u w:val="single"/>
        </w:rPr>
        <w:t xml:space="preserve">particles are formed when these terpenes react in the atmosphere, forming aerosol and causing that mist." </w:t>
      </w:r>
      <w:r w:rsidRPr="0026269D">
        <w:rPr>
          <w:sz w:val="16"/>
        </w:rPr>
        <w:t xml:space="preserve">Vizuete and his team found marijuana plants to be pretty average emitters of terpenes, and that the composition of and rate at which the terpene gases are emitted by the plants depend on the strain of the marijuana plant. But what does all this have to do with air quality? Terpenes and VOCs </w:t>
      </w:r>
      <w:r w:rsidRPr="0026269D">
        <w:rPr>
          <w:highlight w:val="cyan"/>
          <w:u w:val="single"/>
        </w:rPr>
        <w:t>Terpenes are a type of</w:t>
      </w:r>
      <w:r w:rsidRPr="0026269D">
        <w:rPr>
          <w:u w:val="single"/>
        </w:rPr>
        <w:t xml:space="preserve"> chemical called volatile organic compounds (</w:t>
      </w:r>
      <w:r w:rsidRPr="0026269D">
        <w:rPr>
          <w:highlight w:val="cyan"/>
          <w:u w:val="single"/>
        </w:rPr>
        <w:t>VOC</w:t>
      </w:r>
      <w:r w:rsidRPr="00E41CC6">
        <w:rPr>
          <w:u w:val="single"/>
        </w:rPr>
        <w:t>s</w:t>
      </w:r>
      <w:r w:rsidRPr="0026269D">
        <w:rPr>
          <w:u w:val="single"/>
        </w:rPr>
        <w:t xml:space="preserve">), </w:t>
      </w:r>
      <w:r w:rsidRPr="0026269D">
        <w:rPr>
          <w:highlight w:val="cyan"/>
          <w:u w:val="single"/>
        </w:rPr>
        <w:t xml:space="preserve">which are released into the atmosphere and contribute to </w:t>
      </w:r>
      <w:r w:rsidRPr="0026269D">
        <w:rPr>
          <w:u w:val="single"/>
        </w:rPr>
        <w:t xml:space="preserve">the chemistry that </w:t>
      </w:r>
      <w:r w:rsidRPr="0026269D">
        <w:rPr>
          <w:b/>
          <w:iCs/>
          <w:u w:val="single"/>
        </w:rPr>
        <w:t xml:space="preserve">produces </w:t>
      </w:r>
      <w:r w:rsidRPr="0026269D">
        <w:rPr>
          <w:b/>
          <w:iCs/>
          <w:highlight w:val="cyan"/>
          <w:u w:val="single"/>
        </w:rPr>
        <w:t>air pollution</w:t>
      </w:r>
      <w:r w:rsidRPr="0026269D">
        <w:rPr>
          <w:u w:val="single"/>
        </w:rPr>
        <w:t>.</w:t>
      </w:r>
      <w:r w:rsidRPr="0026269D">
        <w:rPr>
          <w:sz w:val="16"/>
        </w:rPr>
        <w:t xml:space="preserve"> Scientists realized this about 40 years ago, and the rest of us discovered it in 1981, when President Ronald Reagan famously claimed that "trees cause more pollution than automobiles do." He was partly right — in a city like Atlanta, Georgia, it's hard to get the air quality models right without taking into consideration the colossal numbers of oak trees in the southeast United States. It works like this</w:t>
      </w:r>
      <w:r w:rsidRPr="0026269D">
        <w:rPr>
          <w:u w:val="single"/>
        </w:rPr>
        <w:t xml:space="preserve">: In the presence of sunlight, </w:t>
      </w:r>
      <w:r w:rsidRPr="00E41CC6">
        <w:rPr>
          <w:u w:val="single"/>
        </w:rPr>
        <w:t xml:space="preserve">VOCs like </w:t>
      </w:r>
      <w:r w:rsidRPr="0026269D">
        <w:rPr>
          <w:highlight w:val="cyan"/>
          <w:u w:val="single"/>
        </w:rPr>
        <w:t xml:space="preserve">terpenes react with </w:t>
      </w:r>
      <w:r w:rsidRPr="0026269D">
        <w:rPr>
          <w:u w:val="single"/>
        </w:rPr>
        <w:t xml:space="preserve">another type of compound called </w:t>
      </w:r>
      <w:r w:rsidRPr="0026269D">
        <w:rPr>
          <w:highlight w:val="cyan"/>
          <w:u w:val="single"/>
        </w:rPr>
        <w:t xml:space="preserve">nitrogen oxides </w:t>
      </w:r>
      <w:r w:rsidRPr="0026269D">
        <w:rPr>
          <w:u w:val="single"/>
        </w:rPr>
        <w:t xml:space="preserve">(NOx), which come from combustion sources: power plants, automobiles, any industry that makes a flame. </w:t>
      </w:r>
      <w:r w:rsidRPr="0026269D">
        <w:rPr>
          <w:highlight w:val="cyan"/>
          <w:u w:val="single"/>
        </w:rPr>
        <w:t xml:space="preserve">When you have the right amount of NOx and VOC in the presence of sunlight, you get particulate matter and ozone — </w:t>
      </w:r>
      <w:r w:rsidRPr="0026269D">
        <w:rPr>
          <w:b/>
          <w:iCs/>
          <w:highlight w:val="cyan"/>
          <w:u w:val="single"/>
        </w:rPr>
        <w:t>both air pollutants</w:t>
      </w:r>
      <w:r w:rsidRPr="0026269D">
        <w:rPr>
          <w:b/>
          <w:iCs/>
          <w:u w:val="single"/>
        </w:rPr>
        <w:t>.</w:t>
      </w:r>
    </w:p>
    <w:p w14:paraId="59DD6C26" w14:textId="77777777" w:rsidR="001801D4" w:rsidRPr="0026269D" w:rsidRDefault="001801D4" w:rsidP="001801D4"/>
    <w:p w14:paraId="11880554" w14:textId="77777777" w:rsidR="001801D4" w:rsidRPr="0026269D" w:rsidRDefault="001801D4" w:rsidP="001801D4">
      <w:pPr>
        <w:keepNext/>
        <w:keepLines/>
        <w:spacing w:before="40" w:after="0"/>
        <w:outlineLvl w:val="3"/>
        <w:rPr>
          <w:rFonts w:eastAsiaTheme="majorEastAsia" w:cstheme="majorBidi"/>
          <w:b/>
          <w:iCs/>
          <w:sz w:val="26"/>
        </w:rPr>
      </w:pPr>
      <w:r w:rsidRPr="0026269D">
        <w:rPr>
          <w:rFonts w:eastAsiaTheme="majorEastAsia" w:cstheme="majorBidi"/>
          <w:b/>
          <w:iCs/>
          <w:sz w:val="26"/>
        </w:rPr>
        <w:t>VOCs cause pollution and global warming</w:t>
      </w:r>
    </w:p>
    <w:p w14:paraId="2A412928" w14:textId="77777777" w:rsidR="001801D4" w:rsidRPr="0026269D" w:rsidRDefault="001801D4" w:rsidP="001801D4">
      <w:r w:rsidRPr="0026269D">
        <w:rPr>
          <w:b/>
          <w:bCs/>
          <w:sz w:val="26"/>
        </w:rPr>
        <w:t>Shareefdeen 19</w:t>
      </w:r>
      <w:r w:rsidRPr="0026269D">
        <w:t>, (Zarook, professional engineer. Ph.D. in Chemical Engineering from NJIT. Research areas include biofiltration, bioreactor modeling, waste management and pollution control.; 5/2/2019, " Selection of sustainable technologies for reducing emission of volatile organic compounds and greenhouse gases" Journal of Ocean and Climate, https://journals.sagepub.com/doi/pdf/10.1177/2516019219852603, accessed 7-13-2020) Zim (JZ)</w:t>
      </w:r>
    </w:p>
    <w:p w14:paraId="20D49B81" w14:textId="77777777" w:rsidR="001801D4" w:rsidRPr="0026269D" w:rsidRDefault="001801D4" w:rsidP="001801D4">
      <w:pPr>
        <w:rPr>
          <w:sz w:val="16"/>
        </w:rPr>
      </w:pPr>
      <w:r w:rsidRPr="0026269D">
        <w:rPr>
          <w:sz w:val="16"/>
        </w:rPr>
        <w:t xml:space="preserve">Nearly most manufacturing processes, paint shops, contaminated soil sites, and industrial wastewater treatment plants emit waste gases containing abundant of toxic and carcinogenic volatile organic compounds (VOCs). </w:t>
      </w:r>
      <w:r w:rsidRPr="0026269D">
        <w:rPr>
          <w:u w:val="single"/>
        </w:rPr>
        <w:t xml:space="preserve">The presence of VOCs in the air </w:t>
      </w:r>
      <w:r w:rsidRPr="0026269D">
        <w:rPr>
          <w:b/>
          <w:iCs/>
          <w:u w:val="single"/>
        </w:rPr>
        <w:t>even in trace quantities</w:t>
      </w:r>
      <w:r w:rsidRPr="0026269D">
        <w:rPr>
          <w:u w:val="single"/>
        </w:rPr>
        <w:t xml:space="preserve"> is an environmental and health hazard.</w:t>
      </w:r>
      <w:r w:rsidRPr="0026269D">
        <w:rPr>
          <w:sz w:val="16"/>
        </w:rPr>
        <w:t xml:space="preserve"> Because of the reactivity as precursors to ozone, VOC control has become the target of the 1990 Clean Air Act Amendments (CAAA). Greenhouse gases (GHGs), principally carbon dioxide (CO2), methane (CH4), and nitrous oxide (N2O), from the combustion of fossil fuels are viewed as contributing to human-induced global climate change, which is one of the most challenging environmental issues facing the world today (Zhao et al., 2019). </w:t>
      </w:r>
      <w:r w:rsidRPr="0026269D">
        <w:rPr>
          <w:u w:val="single"/>
        </w:rPr>
        <w:t>The GHGs act as a blanket that increases the temperature of the earth.</w:t>
      </w:r>
      <w:r w:rsidRPr="0026269D">
        <w:rPr>
          <w:sz w:val="16"/>
        </w:rPr>
        <w:t xml:space="preserve"> CO2 has been identified as the major GHG because of its abundance in the atmosphere (Davis and Cornwell, 2013). </w:t>
      </w:r>
      <w:r w:rsidRPr="0026269D">
        <w:rPr>
          <w:u w:val="single"/>
        </w:rPr>
        <w:t>Effects of global warming include sea-level rise, polar ice melting, flooding, damage to structures, and effects on ecosystems</w:t>
      </w:r>
      <w:r w:rsidRPr="0026269D">
        <w:rPr>
          <w:sz w:val="16"/>
        </w:rPr>
        <w:t xml:space="preserve"> (Field et al., 2014). Scientists, researchers, academicians, and politicians, irrespective of their professional and partisan interest, agree that </w:t>
      </w:r>
      <w:r w:rsidRPr="0026269D">
        <w:rPr>
          <w:b/>
          <w:iCs/>
          <w:u w:val="single"/>
        </w:rPr>
        <w:t>reduction of GHG emission</w:t>
      </w:r>
      <w:r w:rsidRPr="0026269D">
        <w:rPr>
          <w:u w:val="single"/>
        </w:rPr>
        <w:t xml:space="preserve"> is critically important for saving the people from destructive climate change.</w:t>
      </w:r>
      <w:r w:rsidRPr="0026269D">
        <w:rPr>
          <w:sz w:val="16"/>
        </w:rPr>
        <w:t xml:space="preserve"> The Kyoto protocol identifies fuel combustion as one of the major sources of GHG emissions and sets targets for industrialized countries to reduce GHG emissions, and the protocol was ratified by 192 countries (European Environment Agency (EEA), 2012). Integration of innovative biotechnological processes in industrial systems can significantly reduce GHG emissions while removing toxic VOCs.</w:t>
      </w:r>
    </w:p>
    <w:p w14:paraId="175E71A4" w14:textId="77777777" w:rsidR="001801D4" w:rsidRPr="0026269D" w:rsidRDefault="001801D4" w:rsidP="001801D4">
      <w:pPr>
        <w:rPr>
          <w:sz w:val="16"/>
        </w:rPr>
      </w:pPr>
    </w:p>
    <w:p w14:paraId="6717DF69" w14:textId="43DDA7CE" w:rsidR="001801D4" w:rsidRDefault="001801D4" w:rsidP="001801D4">
      <w:pPr>
        <w:pStyle w:val="Heading3"/>
      </w:pPr>
      <w:r>
        <w:t>General – Growth Bad</w:t>
      </w:r>
    </w:p>
    <w:p w14:paraId="13FC7CAB" w14:textId="77777777" w:rsidR="001801D4" w:rsidRPr="001801D4" w:rsidRDefault="001801D4" w:rsidP="001801D4"/>
    <w:p w14:paraId="4BC80AA9" w14:textId="77777777" w:rsidR="001801D4" w:rsidRPr="0026269D" w:rsidRDefault="001801D4" w:rsidP="001801D4">
      <w:pPr>
        <w:keepNext/>
        <w:keepLines/>
        <w:spacing w:before="40" w:after="0"/>
        <w:outlineLvl w:val="3"/>
        <w:rPr>
          <w:rFonts w:eastAsiaTheme="majorEastAsia" w:cstheme="majorBidi"/>
          <w:b/>
          <w:iCs/>
          <w:sz w:val="26"/>
        </w:rPr>
      </w:pPr>
      <w:r w:rsidRPr="0026269D">
        <w:rPr>
          <w:rFonts w:eastAsiaTheme="majorEastAsia" w:cstheme="majorBidi"/>
          <w:b/>
          <w:iCs/>
          <w:sz w:val="26"/>
        </w:rPr>
        <w:t>Cannabis cultivation hurts the environment</w:t>
      </w:r>
    </w:p>
    <w:p w14:paraId="544DDCA5" w14:textId="77777777" w:rsidR="001801D4" w:rsidRPr="0026269D" w:rsidRDefault="001801D4" w:rsidP="001801D4">
      <w:r w:rsidRPr="0026269D">
        <w:rPr>
          <w:b/>
          <w:bCs/>
          <w:sz w:val="26"/>
        </w:rPr>
        <w:t>Ithaca College 17</w:t>
      </w:r>
      <w:r w:rsidRPr="0026269D">
        <w:t xml:space="preserve">, (Ithaca College, 10-31-2017, "Marijuana farming hurts environment, new study finds," ScienceDaily, https://www.sciencedaily.com/releases/2017/10/171031202705.htm, accessed 7-13-2020) </w:t>
      </w:r>
      <w:r>
        <w:t>Zim (</w:t>
      </w:r>
      <w:r w:rsidRPr="0026269D">
        <w:t>JZ</w:t>
      </w:r>
      <w:r>
        <w:t>)</w:t>
      </w:r>
    </w:p>
    <w:p w14:paraId="4A168B52" w14:textId="77777777" w:rsidR="001801D4" w:rsidRDefault="001801D4" w:rsidP="001801D4">
      <w:pPr>
        <w:rPr>
          <w:sz w:val="16"/>
        </w:rPr>
      </w:pPr>
      <w:r w:rsidRPr="0026269D">
        <w:rPr>
          <w:u w:val="single"/>
        </w:rPr>
        <w:t xml:space="preserve">Planting cannabis for commercial production in remote locations is creating forest fragmentation, stream modification, soil erosion and landslides. </w:t>
      </w:r>
      <w:r w:rsidRPr="0026269D">
        <w:rPr>
          <w:sz w:val="16"/>
        </w:rPr>
        <w:t xml:space="preserve">Without land-use policies to limit its environmental footprint, </w:t>
      </w:r>
      <w:r w:rsidRPr="0026269D">
        <w:rPr>
          <w:u w:val="single"/>
        </w:rPr>
        <w:t xml:space="preserve">the impacts of cannabis farming could get worse, according to a new study published in the November issue of Frontiers in Ecology and the Environment. </w:t>
      </w:r>
      <w:r w:rsidRPr="0026269D">
        <w:rPr>
          <w:sz w:val="16"/>
        </w:rPr>
        <w:t xml:space="preserve">Earlier studies have shown that </w:t>
      </w:r>
      <w:r w:rsidRPr="0026269D">
        <w:rPr>
          <w:u w:val="single"/>
        </w:rPr>
        <w:t xml:space="preserve">cannabis production causes environmental damage, including rodenticide poisoning of forest mammals and dewatering of streams due to improper irrigation. </w:t>
      </w:r>
      <w:r w:rsidRPr="0026269D">
        <w:rPr>
          <w:sz w:val="16"/>
        </w:rPr>
        <w:t xml:space="preserve">Cannabis, as either a medicinal or recreational drug, is now legal in more than 30 U.S. states and in several countries. In California, where medicinal marijuana has been legal since 1996, voters in November approved the sale and possession of one ounce of marijuana for recreational use. As a result, cannabis production is ramping up. </w:t>
      </w:r>
      <w:r w:rsidRPr="0026269D">
        <w:rPr>
          <w:u w:val="single"/>
        </w:rPr>
        <w:t>"Cannabis leaves a small spatial footprint but has potentially significant environmental impact</w:t>
      </w:r>
      <w:r w:rsidRPr="0026269D">
        <w:rPr>
          <w:sz w:val="16"/>
        </w:rPr>
        <w:t xml:space="preserve">s," said co-author Jake Brenner, associate professor in the Department of Environmental Studies and Sciences at Ithaca College. "To mitigate these impacts, policymakers and planners need to enact specific environmental and land-use regulations to control cannabis crop expansion during this early stage in its development." Scale matters Effective policymaking for a new crop can be challenging without scientific data. In this study, Brenner, along with Van Butsic, a University of California Cooperative Extension specialist in UC Agriculture and Natural Resources and the UC Berkeley Department of Environmental Science, Policy and Management, and Ian J. Wang, assistant professor in the UC Berkeley Department of Environmental Science, Policy and Management, present an approach for early assessment of landscape changes resulting from new agricultural activities. Their approach uses per-unit-area analysis of landscape change. To study forest fragmentation in northern California, the scientists compared the effects of cannabis cultivation to those of timber harvest from 2000 to 2013 in Humboldt County. Based on the size, shape and placement of the cannabis grows among 62 randomly selected watersheds, they quantified the impacts relative to those of timber harvest. "We found that although timber has greater landscape impacts overall, cannabis causes far greater changes in key metrics on a per-unit-area basis," said Butsic. On a per-unit-area basis, the cannabis grows resulted in 1.5 times more forest loss and 2.5 times greater fragmentation of the landscape, breaking up large, contiguous forest into smaller patches and reducing wildlife habitat. "The results show how important it is to consider environmental impacts at different scales," said Brenner. Current California law caps the size of outdoor cannabis production to 1 acre per parcel, to prohibit the development of industrial-scale cannabis operations outdoors. An unintended consequence of this law may be small dispersed cannabis grows that edge out wildlife. </w:t>
      </w:r>
      <w:r w:rsidRPr="0026269D">
        <w:rPr>
          <w:u w:val="single"/>
        </w:rPr>
        <w:t xml:space="preserve">While the long-term effects of cannabis cultivation on the environment are unknown, the researchers concluded that land management and agricultural policy informed by further research may reduce these threats in California and in other states and countries where cannabis production can be regulated. </w:t>
      </w:r>
      <w:r w:rsidRPr="0026269D">
        <w:rPr>
          <w:sz w:val="16"/>
        </w:rPr>
        <w:t>"Studies like this one have the potential to directly inform local land-use policy and state environmental regulation," said Brenner. "It's exciting to be a part of this research because it is capturing a human-environment phenomenon at the moment of its emergence."</w:t>
      </w:r>
    </w:p>
    <w:p w14:paraId="54213179" w14:textId="3DB86C19" w:rsidR="001801D4" w:rsidRDefault="001801D4" w:rsidP="001801D4">
      <w:pPr>
        <w:pStyle w:val="Heading3"/>
      </w:pPr>
      <w:r>
        <w:t>AT: Outdoor growth is better</w:t>
      </w:r>
    </w:p>
    <w:p w14:paraId="1873CE6B" w14:textId="77777777" w:rsidR="001801D4" w:rsidRDefault="001801D4" w:rsidP="001801D4">
      <w:pPr>
        <w:pStyle w:val="Heading4"/>
      </w:pPr>
      <w:r>
        <w:t>Outdoor growth of marijuana is just a bad—Canada and California prove</w:t>
      </w:r>
    </w:p>
    <w:p w14:paraId="2DC2AD8C" w14:textId="77777777" w:rsidR="001801D4" w:rsidRPr="00E841FB" w:rsidRDefault="001801D4" w:rsidP="001801D4">
      <w:r w:rsidRPr="00E841FB">
        <w:rPr>
          <w:rStyle w:val="Style13ptBold"/>
        </w:rPr>
        <w:t>Zaidi 19</w:t>
      </w:r>
      <w:r>
        <w:t xml:space="preserve">, (Nadia, </w:t>
      </w:r>
      <w:r w:rsidRPr="00E841FB">
        <w:t>a freelance multimedia journalist</w:t>
      </w:r>
      <w:r>
        <w:t>. BA in journalism from Ryerson University; 2-4-2019, "How Legalizing Marijuana Affects Our Environment," News about Energy Storage, Batteries, Climate Change and the Environment, https://www.upsbatterycenter.com/blog/how-legalizing-marijuana-affects-our-environment/, accessed 7-16-2020) Zim (JZ)</w:t>
      </w:r>
    </w:p>
    <w:p w14:paraId="2088A310" w14:textId="77777777" w:rsidR="001801D4" w:rsidRPr="00E841FB" w:rsidRDefault="001801D4" w:rsidP="001801D4">
      <w:pPr>
        <w:rPr>
          <w:rStyle w:val="StyleUnderline"/>
        </w:rPr>
      </w:pPr>
      <w:r w:rsidRPr="00E841FB">
        <w:rPr>
          <w:sz w:val="16"/>
        </w:rPr>
        <w:t>No matter where you sit on its legalization</w:t>
      </w:r>
      <w:r w:rsidRPr="00E841FB">
        <w:rPr>
          <w:rStyle w:val="StyleUnderline"/>
        </w:rPr>
        <w:t>, growing marijuana affects our environment and that can be in a negative way</w:t>
      </w:r>
      <w:r w:rsidRPr="00E841FB">
        <w:rPr>
          <w:sz w:val="16"/>
        </w:rPr>
        <w:t xml:space="preserve">. </w:t>
      </w:r>
      <w:r w:rsidRPr="00E841FB">
        <w:rPr>
          <w:rStyle w:val="StyleUnderline"/>
        </w:rPr>
        <w:t>Growing pot indoors requires copious electricity through the use of high-intensity lamps, air conditioners, dehumidifiers and much more</w:t>
      </w:r>
      <w:r w:rsidRPr="00E841FB">
        <w:rPr>
          <w:rStyle w:val="StyleUnderline"/>
          <w:highlight w:val="cyan"/>
        </w:rPr>
        <w:t xml:space="preserve">. In order to grow it outside, streams </w:t>
      </w:r>
      <w:r w:rsidRPr="00E841FB">
        <w:rPr>
          <w:rStyle w:val="StyleUnderline"/>
        </w:rPr>
        <w:t xml:space="preserve">become sponges, being </w:t>
      </w:r>
      <w:r w:rsidRPr="00E841FB">
        <w:rPr>
          <w:rStyle w:val="StyleUnderline"/>
          <w:highlight w:val="cyan"/>
        </w:rPr>
        <w:t xml:space="preserve">sucked dry as seen in </w:t>
      </w:r>
      <w:r w:rsidRPr="00E841FB">
        <w:rPr>
          <w:rStyle w:val="StyleUnderline"/>
        </w:rPr>
        <w:t xml:space="preserve">the outdoor grow-ops in </w:t>
      </w:r>
      <w:r w:rsidRPr="00E841FB">
        <w:rPr>
          <w:rStyle w:val="StyleUnderline"/>
          <w:highlight w:val="cyan"/>
        </w:rPr>
        <w:t>California</w:t>
      </w:r>
      <w:r w:rsidRPr="00E841FB">
        <w:rPr>
          <w:rStyle w:val="StyleUnderline"/>
        </w:rPr>
        <w:t>.</w:t>
      </w:r>
      <w:r>
        <w:rPr>
          <w:rStyle w:val="StyleUnderline"/>
        </w:rPr>
        <w:t xml:space="preserve"> </w:t>
      </w:r>
      <w:r w:rsidRPr="00E841FB">
        <w:rPr>
          <w:sz w:val="16"/>
        </w:rPr>
        <w:t xml:space="preserve">But cannabis is a money-making business. Companies don’t need to control expenses like electricity efficiently. Canadian cannabis companies are investing in greenhouse production. Aurora Cannabis brought a greenhouse design firm to oversee construction of its production facility at Edmonton’s airport. Canopy growth is developing 1.3 million square feet of greenhouse capacity in B.C. What Happens When Pot is Legal: </w:t>
      </w:r>
      <w:r w:rsidRPr="00E841FB">
        <w:rPr>
          <w:rStyle w:val="StyleUnderline"/>
        </w:rPr>
        <w:t>Illegal pot growers have typically kept their crops indoors to safeguard themselves against prosecution</w:t>
      </w:r>
      <w:r w:rsidRPr="00E841FB">
        <w:rPr>
          <w:sz w:val="16"/>
        </w:rPr>
        <w:t xml:space="preserve">. </w:t>
      </w:r>
      <w:r w:rsidRPr="00E841FB">
        <w:rPr>
          <w:rStyle w:val="StyleUnderline"/>
        </w:rPr>
        <w:t xml:space="preserve">Now that </w:t>
      </w:r>
      <w:r w:rsidRPr="00E841FB">
        <w:rPr>
          <w:rStyle w:val="StyleUnderline"/>
          <w:highlight w:val="cyan"/>
        </w:rPr>
        <w:t>pot</w:t>
      </w:r>
      <w:r w:rsidRPr="00E841FB">
        <w:rPr>
          <w:rStyle w:val="StyleUnderline"/>
        </w:rPr>
        <w:t xml:space="preserve"> has been </w:t>
      </w:r>
      <w:r w:rsidRPr="00E841FB">
        <w:rPr>
          <w:rStyle w:val="StyleUnderline"/>
          <w:highlight w:val="cyan"/>
        </w:rPr>
        <w:t>decriminalized</w:t>
      </w:r>
      <w:r w:rsidRPr="00E841FB">
        <w:rPr>
          <w:rStyle w:val="StyleUnderline"/>
        </w:rPr>
        <w:t xml:space="preserve">, </w:t>
      </w:r>
      <w:r w:rsidRPr="00E841FB">
        <w:rPr>
          <w:rStyle w:val="StyleUnderline"/>
          <w:highlight w:val="cyan"/>
        </w:rPr>
        <w:t>many</w:t>
      </w:r>
      <w:r w:rsidRPr="00E841FB">
        <w:rPr>
          <w:rStyle w:val="StyleUnderline"/>
        </w:rPr>
        <w:t xml:space="preserve"> will </w:t>
      </w:r>
      <w:r w:rsidRPr="00E841FB">
        <w:rPr>
          <w:rStyle w:val="StyleUnderline"/>
          <w:highlight w:val="cyan"/>
        </w:rPr>
        <w:t>start to cultivate cannabis outdoors meaning that it will require more water consumption</w:t>
      </w:r>
      <w:r w:rsidRPr="00E841FB">
        <w:rPr>
          <w:rStyle w:val="StyleUnderline"/>
        </w:rPr>
        <w:t xml:space="preserve">. A study by the California Department of Fish and Wildlife in 2015 found that </w:t>
      </w:r>
      <w:r w:rsidRPr="00E841FB">
        <w:rPr>
          <w:rStyle w:val="StyleUnderline"/>
          <w:highlight w:val="cyan"/>
        </w:rPr>
        <w:t>weed cultivation was excessively diverting water from creeks</w:t>
      </w:r>
      <w:r w:rsidRPr="00E841FB">
        <w:rPr>
          <w:rStyle w:val="StyleUnderline"/>
        </w:rPr>
        <w:t>, which are home to endangered salmon species</w:t>
      </w:r>
      <w:r w:rsidRPr="00E841FB">
        <w:rPr>
          <w:rStyle w:val="StyleUnderline"/>
          <w:highlight w:val="cyan"/>
        </w:rPr>
        <w:t>. An estimated 22 litres of water is needed a day to water marijuana plants,</w:t>
      </w:r>
      <w:r w:rsidRPr="00E841FB">
        <w:rPr>
          <w:rStyle w:val="StyleUnderline"/>
        </w:rPr>
        <w:t xml:space="preserve"> compared to a wine grape plant, which uses 12 litres</w:t>
      </w:r>
      <w:r w:rsidRPr="00E841FB">
        <w:rPr>
          <w:sz w:val="16"/>
        </w:rPr>
        <w:t xml:space="preserve">. With any </w:t>
      </w:r>
      <w:r w:rsidRPr="00E841FB">
        <w:rPr>
          <w:rStyle w:val="StyleUnderline"/>
          <w:highlight w:val="cyan"/>
        </w:rPr>
        <w:t>expansion of an agricultural crop</w:t>
      </w:r>
      <w:r w:rsidRPr="00E841FB">
        <w:rPr>
          <w:sz w:val="16"/>
        </w:rPr>
        <w:t xml:space="preserve"> comes the need to clear-cut more forest and construct road. This </w:t>
      </w:r>
      <w:r w:rsidRPr="00E841FB">
        <w:rPr>
          <w:rStyle w:val="StyleUnderline"/>
          <w:highlight w:val="cyan"/>
        </w:rPr>
        <w:t>increases the risk of erosion, river diversion, and habitat destruction</w:t>
      </w:r>
      <w:r w:rsidRPr="00E841FB">
        <w:rPr>
          <w:sz w:val="16"/>
        </w:rPr>
        <w:t xml:space="preserve">. Wild animals are left fending for themselves and possibly endangering themselves and others. </w:t>
      </w:r>
      <w:r w:rsidRPr="00E841FB">
        <w:rPr>
          <w:rStyle w:val="StyleUnderline"/>
        </w:rPr>
        <w:t xml:space="preserve">There is also the case of pollution with the use of </w:t>
      </w:r>
      <w:r w:rsidRPr="00E841FB">
        <w:rPr>
          <w:rStyle w:val="StyleUnderline"/>
          <w:highlight w:val="cyan"/>
        </w:rPr>
        <w:t>chemicals</w:t>
      </w:r>
      <w:r w:rsidRPr="00E841FB">
        <w:rPr>
          <w:rStyle w:val="StyleUnderline"/>
        </w:rPr>
        <w:t xml:space="preserve">, which are often used </w:t>
      </w:r>
      <w:r w:rsidRPr="00E841FB">
        <w:rPr>
          <w:rStyle w:val="StyleUnderline"/>
          <w:highlight w:val="cyan"/>
        </w:rPr>
        <w:t>to kill rodents</w:t>
      </w:r>
      <w:r w:rsidRPr="00E841FB">
        <w:rPr>
          <w:rStyle w:val="StyleUnderline"/>
        </w:rPr>
        <w:t xml:space="preserve"> which may damage the crop. These chemicals </w:t>
      </w:r>
      <w:r w:rsidRPr="00E841FB">
        <w:rPr>
          <w:rStyle w:val="StyleUnderline"/>
          <w:highlight w:val="cyan"/>
        </w:rPr>
        <w:t>make their way into the sewage system and into our water supplies.</w:t>
      </w:r>
      <w:r w:rsidRPr="00E841FB">
        <w:rPr>
          <w:rStyle w:val="StyleUnderline"/>
        </w:rPr>
        <w:t xml:space="preserve"> They </w:t>
      </w:r>
      <w:r w:rsidRPr="00E841FB">
        <w:rPr>
          <w:rStyle w:val="StyleUnderline"/>
          <w:highlight w:val="cyan"/>
        </w:rPr>
        <w:t>also</w:t>
      </w:r>
      <w:r w:rsidRPr="00E841FB">
        <w:rPr>
          <w:rStyle w:val="StyleUnderline"/>
        </w:rPr>
        <w:t xml:space="preserve"> make their way </w:t>
      </w:r>
      <w:r w:rsidRPr="00E841FB">
        <w:rPr>
          <w:rStyle w:val="StyleUnderline"/>
          <w:highlight w:val="cyan"/>
        </w:rPr>
        <w:t>into the food chain</w:t>
      </w:r>
      <w:r w:rsidRPr="00E841FB">
        <w:rPr>
          <w:rStyle w:val="StyleUnderline"/>
        </w:rPr>
        <w:t>, and can pose significant health risks to predators.</w:t>
      </w:r>
    </w:p>
    <w:p w14:paraId="34E45011" w14:textId="77777777" w:rsidR="001801D4" w:rsidRPr="00DA606D" w:rsidRDefault="001801D4" w:rsidP="001801D4"/>
    <w:p w14:paraId="1638A095" w14:textId="77777777" w:rsidR="001801D4" w:rsidRDefault="001801D4" w:rsidP="001801D4">
      <w:pPr>
        <w:pStyle w:val="Heading3"/>
      </w:pPr>
      <w:r>
        <w:t>AT: Legalizing reduces electricity requirements and ecological impacts</w:t>
      </w:r>
    </w:p>
    <w:p w14:paraId="1575383E" w14:textId="77777777" w:rsidR="001801D4" w:rsidRPr="0019311C" w:rsidRDefault="001801D4" w:rsidP="001801D4">
      <w:pPr>
        <w:pStyle w:val="Heading4"/>
      </w:pPr>
      <w:r>
        <w:t xml:space="preserve">Marijuana has high electricity requirements and significant ecological impacts that legalization can’t solve. </w:t>
      </w:r>
    </w:p>
    <w:p w14:paraId="4CFB5A45" w14:textId="77777777" w:rsidR="001801D4" w:rsidRDefault="001801D4" w:rsidP="001801D4">
      <w:r w:rsidRPr="00C81426">
        <w:rPr>
          <w:rFonts w:eastAsiaTheme="majorEastAsia" w:cstheme="majorBidi"/>
          <w:b/>
          <w:iCs/>
          <w:sz w:val="26"/>
        </w:rPr>
        <w:t>Shmurak 17</w:t>
      </w:r>
      <w:r>
        <w:t xml:space="preserve">, (Susannah, </w:t>
      </w:r>
      <w:r w:rsidRPr="006C0D7B">
        <w:t>freelance health and environmental writer</w:t>
      </w:r>
      <w:r>
        <w:t>. Bachelor’s degree in English from Williams College; 10-4-2017, "The Environmental Cost Of Legalizing Marijuana," Eartheasy Guides &amp; Articles, https://learn.eartheasy.com/articles/the-environmental-cost-of-legalizing-marijuana/, accessed 7-13-2020) Zim (JZ)</w:t>
      </w:r>
    </w:p>
    <w:p w14:paraId="61C2E84C" w14:textId="77777777" w:rsidR="001801D4" w:rsidRPr="0019311C" w:rsidRDefault="001801D4" w:rsidP="001801D4">
      <w:pPr>
        <w:rPr>
          <w:rStyle w:val="StyleUnderline"/>
        </w:rPr>
      </w:pPr>
      <w:r w:rsidRPr="0019311C">
        <w:rPr>
          <w:sz w:val="16"/>
        </w:rPr>
        <w:t xml:space="preserve">Because growing marijuana was a criminal offense in most states until quite recently, scant data exists about the environmental impacts of cultivating it. Researchers also have difficulty getting funding and procuring marijuana similar to that available to consumers, because it’s still illegal at the federal level. Some </w:t>
      </w:r>
      <w:r w:rsidRPr="00C81426">
        <w:rPr>
          <w:rStyle w:val="StyleUnderline"/>
        </w:rPr>
        <w:t>case studies, however, give us a glimpse of what effects larger-scale marijuana growing may have on the environment.</w:t>
      </w:r>
      <w:r>
        <w:rPr>
          <w:rStyle w:val="StyleUnderline"/>
        </w:rPr>
        <w:t xml:space="preserve"> </w:t>
      </w:r>
      <w:r w:rsidRPr="0019311C">
        <w:rPr>
          <w:sz w:val="16"/>
        </w:rPr>
        <w:t xml:space="preserve">Marijuana grown indoors is a glutton for fossil fuels </w:t>
      </w:r>
      <w:r w:rsidRPr="00C81426">
        <w:rPr>
          <w:rStyle w:val="StyleUnderline"/>
        </w:rPr>
        <w:t>Marijuana grown inside requires large numbers of grow lights, which means a great deal of power</w:t>
      </w:r>
      <w:r w:rsidRPr="0019311C">
        <w:rPr>
          <w:sz w:val="16"/>
        </w:rPr>
        <w:t xml:space="preserve">. Most often, these grow lights are high pressure sodium (HPS) lights, which use five to ten times more electricity than energy-saving LEDs. </w:t>
      </w:r>
      <w:r w:rsidRPr="00C81426">
        <w:rPr>
          <w:rStyle w:val="StyleUnderline"/>
        </w:rPr>
        <w:t>Estimates put the use of lighting for indoor marijuana growing at one percent of all electricity used in the United States</w:t>
      </w:r>
      <w:r w:rsidRPr="0019311C">
        <w:rPr>
          <w:sz w:val="16"/>
        </w:rPr>
        <w:t xml:space="preserve">, as much as the entire country’s home computers. </w:t>
      </w:r>
      <w:r w:rsidRPr="00C81426">
        <w:rPr>
          <w:rStyle w:val="StyleUnderline"/>
        </w:rPr>
        <w:t>Because most of this electricity comes from dirty power sources like coal, indoor marijuana growing operations have a significant carbon footprint.</w:t>
      </w:r>
      <w:r>
        <w:rPr>
          <w:rStyle w:val="StyleUnderline"/>
        </w:rPr>
        <w:t xml:space="preserve"> </w:t>
      </w:r>
      <w:r w:rsidRPr="0019311C">
        <w:rPr>
          <w:sz w:val="16"/>
        </w:rPr>
        <w:t xml:space="preserve">Illegal growers may have an even bigger impact, relying on dirty diesel generators to avoid big power draws that could get noticed by authorities. That means </w:t>
      </w:r>
      <w:r w:rsidRPr="00C81426">
        <w:rPr>
          <w:rStyle w:val="StyleUnderline"/>
        </w:rPr>
        <w:t>in theory</w:t>
      </w:r>
      <w:r w:rsidRPr="0019311C">
        <w:rPr>
          <w:sz w:val="16"/>
        </w:rPr>
        <w:t xml:space="preserve"> at least, </w:t>
      </w:r>
      <w:r w:rsidRPr="00C81426">
        <w:rPr>
          <w:rStyle w:val="StyleUnderline"/>
        </w:rPr>
        <w:t xml:space="preserve">the legalization of marijuana could reduce its impact, as illicit enterprises no longer have to stay off the power grid. Unfortunately </w:t>
      </w:r>
      <w:r w:rsidRPr="00C81426">
        <w:rPr>
          <w:rStyle w:val="Emphasis"/>
        </w:rPr>
        <w:t>the outcome is not that simple.</w:t>
      </w:r>
      <w:r>
        <w:rPr>
          <w:rStyle w:val="StyleUnderline"/>
        </w:rPr>
        <w:t xml:space="preserve"> </w:t>
      </w:r>
      <w:r w:rsidRPr="00C81426">
        <w:rPr>
          <w:rStyle w:val="StyleUnderline"/>
        </w:rPr>
        <w:t xml:space="preserve">The sharp increase in marijuana cultivation in states where the drug has recently become legal is straining local power suppliers. In Colorado, nearly half of all new power demand is from marijuana operations. </w:t>
      </w:r>
      <w:r w:rsidRPr="0019311C">
        <w:rPr>
          <w:sz w:val="16"/>
        </w:rPr>
        <w:t xml:space="preserve">Evan Mills, a researcher at Lawrence Berkeley National Laboratories, found that </w:t>
      </w:r>
      <w:r w:rsidRPr="00C81426">
        <w:rPr>
          <w:rStyle w:val="StyleUnderline"/>
        </w:rPr>
        <w:t>in California, the marijuana industry consumed as much electricity as one million homes</w:t>
      </w:r>
      <w:r w:rsidRPr="0019311C">
        <w:rPr>
          <w:sz w:val="16"/>
        </w:rPr>
        <w:t>. There are distinct advantages to indoor cultivation for growers</w:t>
      </w:r>
      <w:r w:rsidRPr="00C81426">
        <w:rPr>
          <w:rStyle w:val="StyleUnderline"/>
        </w:rPr>
        <w:t>. Growing inside allows</w:t>
      </w:r>
      <w:r w:rsidRPr="0019311C">
        <w:rPr>
          <w:sz w:val="16"/>
        </w:rPr>
        <w:t xml:space="preserve"> them to </w:t>
      </w:r>
      <w:r w:rsidRPr="00C81426">
        <w:rPr>
          <w:rStyle w:val="StyleUnderline"/>
        </w:rPr>
        <w:t>control the climate and amount of light plants receive while protecting crops from pests and disease. Indoor operations also may produce many more crops per year than outdoor ones, so they yield more income than those grown outdoors.</w:t>
      </w:r>
      <w:r>
        <w:rPr>
          <w:rStyle w:val="StyleUnderline"/>
        </w:rPr>
        <w:t xml:space="preserve"> </w:t>
      </w:r>
      <w:r w:rsidRPr="0019311C">
        <w:rPr>
          <w:sz w:val="16"/>
        </w:rPr>
        <w:t>Some growers have made the logical move to greenhouses, which allow them to control the climate but also rely on free solar energy rather than artificial light. In these cases, their power bills–and energy footprints—decrease significantly, up to 90%. Growing marijuana outdoors affects water and wildlife Although</w:t>
      </w:r>
      <w:r w:rsidRPr="00C81426">
        <w:rPr>
          <w:rStyle w:val="StyleUnderline"/>
        </w:rPr>
        <w:t xml:space="preserve"> outdoor grow sites </w:t>
      </w:r>
      <w:r w:rsidRPr="0019311C">
        <w:rPr>
          <w:sz w:val="16"/>
        </w:rPr>
        <w:t>avoid the emissions of electric-powered operations, they also</w:t>
      </w:r>
      <w:r w:rsidRPr="00C81426">
        <w:rPr>
          <w:rStyle w:val="StyleUnderline"/>
        </w:rPr>
        <w:t xml:space="preserve"> have significant </w:t>
      </w:r>
      <w:r w:rsidRPr="00C81426">
        <w:rPr>
          <w:rStyle w:val="Emphasis"/>
        </w:rPr>
        <w:t>ecological impacts.</w:t>
      </w:r>
      <w:r w:rsidRPr="00C81426">
        <w:rPr>
          <w:rStyle w:val="StyleUnderline"/>
        </w:rPr>
        <w:t xml:space="preserve"> Preparing an area for marijuana cultivation usually involves cutting down forests, bad news for both carbon capture and the wildlife that called the forest home.</w:t>
      </w:r>
      <w:r>
        <w:rPr>
          <w:rStyle w:val="StyleUnderline"/>
        </w:rPr>
        <w:t xml:space="preserve"> </w:t>
      </w:r>
      <w:r w:rsidRPr="00C81426">
        <w:rPr>
          <w:rStyle w:val="StyleUnderline"/>
        </w:rPr>
        <w:t>A recent study</w:t>
      </w:r>
      <w:r w:rsidRPr="0019311C">
        <w:rPr>
          <w:sz w:val="16"/>
        </w:rPr>
        <w:t xml:space="preserve"> in the journal Environmental Research Letters </w:t>
      </w:r>
      <w:r w:rsidRPr="00C81426">
        <w:rPr>
          <w:rStyle w:val="StyleUnderline"/>
        </w:rPr>
        <w:t>looked at over 4400 grow sites</w:t>
      </w:r>
      <w:r w:rsidRPr="0019311C">
        <w:rPr>
          <w:sz w:val="16"/>
        </w:rPr>
        <w:t xml:space="preserve"> in Humboldt County, California, </w:t>
      </w:r>
      <w:r w:rsidRPr="00C81426">
        <w:rPr>
          <w:rStyle w:val="StyleUnderline"/>
        </w:rPr>
        <w:t>and</w:t>
      </w:r>
      <w:r w:rsidRPr="0019311C">
        <w:rPr>
          <w:sz w:val="16"/>
        </w:rPr>
        <w:t xml:space="preserve"> </w:t>
      </w:r>
      <w:r w:rsidRPr="00C81426">
        <w:rPr>
          <w:rStyle w:val="StyleUnderline"/>
        </w:rPr>
        <w:t>determined that outdoor marijuana farms lead to landscape fragmentation, erosion, and stream degradation</w:t>
      </w:r>
      <w:r w:rsidRPr="0019311C">
        <w:rPr>
          <w:sz w:val="16"/>
        </w:rPr>
        <w:t xml:space="preserve">. Because outdoor marijuana grow sites tend to use remote parts of forested areas, </w:t>
      </w:r>
      <w:r w:rsidRPr="0019311C">
        <w:rPr>
          <w:rStyle w:val="StyleUnderline"/>
        </w:rPr>
        <w:t>clear-cutting and building of access roads increase the likelihood of chemical runoff and soil erosion. Polluted and silted streams endanger fish populations, while other animals lose their forest habitat.</w:t>
      </w:r>
    </w:p>
    <w:p w14:paraId="697B808A" w14:textId="71434B9B" w:rsidR="001801D4" w:rsidRPr="001801D4" w:rsidRDefault="001801D4" w:rsidP="001801D4">
      <w:pPr>
        <w:pStyle w:val="Heading3"/>
      </w:pPr>
      <w:r>
        <w:t>Impact – tropospheric ozone</w:t>
      </w:r>
    </w:p>
    <w:p w14:paraId="6FCF867D" w14:textId="77777777" w:rsidR="001801D4" w:rsidRDefault="001801D4" w:rsidP="001801D4">
      <w:pPr>
        <w:pStyle w:val="Heading4"/>
        <w:rPr>
          <w:rStyle w:val="Style13ptBold"/>
          <w:b/>
          <w:bCs w:val="0"/>
        </w:rPr>
      </w:pPr>
      <w:r>
        <w:rPr>
          <w:rStyle w:val="Style13ptBold"/>
          <w:b/>
          <w:bCs w:val="0"/>
        </w:rPr>
        <w:t>Tropospheric ozone causes warming and premature deaths</w:t>
      </w:r>
    </w:p>
    <w:p w14:paraId="076760A0" w14:textId="77777777" w:rsidR="001801D4" w:rsidRPr="00E41CC6" w:rsidRDefault="001801D4" w:rsidP="001801D4">
      <w:r>
        <w:t>Fyi- terpenes are a type of hydrocarbon.</w:t>
      </w:r>
    </w:p>
    <w:p w14:paraId="23F28D4E" w14:textId="77777777" w:rsidR="001801D4" w:rsidRPr="00C13F31" w:rsidRDefault="001801D4" w:rsidP="001801D4">
      <w:pPr>
        <w:tabs>
          <w:tab w:val="left" w:pos="9630"/>
        </w:tabs>
      </w:pPr>
      <w:r w:rsidRPr="00503873">
        <w:rPr>
          <w:rStyle w:val="Style13ptBold"/>
        </w:rPr>
        <w:t xml:space="preserve">Climate &amp; Clean Air Coalition </w:t>
      </w:r>
      <w:r>
        <w:rPr>
          <w:rStyle w:val="Style13ptBold"/>
        </w:rPr>
        <w:t>‘</w:t>
      </w:r>
      <w:r w:rsidRPr="00503873">
        <w:rPr>
          <w:rStyle w:val="Style13ptBold"/>
        </w:rPr>
        <w:t xml:space="preserve">15 </w:t>
      </w:r>
      <w:r>
        <w:t xml:space="preserve">( The Climate and Clean Air Coalition is a voluntary partnership of governments, intergovernmental organizations, businesses, scientific institutions and civil society organizations committed to protecting the climate and improving air quality through actions to reduce short-lived climate pollutants; </w:t>
      </w:r>
      <w:r w:rsidRPr="00503873">
        <w:t>9 June, 2015</w:t>
      </w:r>
      <w:r>
        <w:t>;</w:t>
      </w:r>
      <w:r w:rsidRPr="00503873">
        <w:t xml:space="preserve"> </w:t>
      </w:r>
      <w:r>
        <w:t>"Tropospheric Ozone," Climate &amp; Clean Air Coalition, https://www.ccacoalition.org/en/slcps/tropospheric-ozone, accessed 7-18-2020) Zim (JZ)</w:t>
      </w:r>
    </w:p>
    <w:p w14:paraId="2B239F23" w14:textId="77777777" w:rsidR="001801D4" w:rsidRPr="00C13F31" w:rsidRDefault="001801D4" w:rsidP="001801D4">
      <w:pPr>
        <w:rPr>
          <w:sz w:val="16"/>
        </w:rPr>
      </w:pPr>
      <w:r w:rsidRPr="00C13F31">
        <w:rPr>
          <w:rStyle w:val="StyleUnderline"/>
        </w:rPr>
        <w:t>In the troposphere, ozone is the product of the atmospheric reaction of</w:t>
      </w:r>
      <w:r w:rsidRPr="00C13F31">
        <w:rPr>
          <w:sz w:val="16"/>
        </w:rPr>
        <w:t xml:space="preserve"> a number of precursor pollutants, which have both natural and man-made sources. Precursor </w:t>
      </w:r>
      <w:r w:rsidRPr="00C13F31">
        <w:rPr>
          <w:rStyle w:val="StyleUnderline"/>
        </w:rPr>
        <w:t>pollutants created by human activities include hydrocarbons and nitrogen oxides</w:t>
      </w:r>
      <w:r w:rsidRPr="00C13F31">
        <w:rPr>
          <w:sz w:val="16"/>
        </w:rPr>
        <w:t xml:space="preserve">, which are largely emitted by cars and other vehicles, fossil fuel power plants, oil refineries, the agriculture sector and a number of other industries. TROPOSPHERIC OZONE IMPACTS CLIMATE IMPACTS </w:t>
      </w:r>
      <w:r w:rsidRPr="00C13F31">
        <w:rPr>
          <w:rStyle w:val="StyleUnderline"/>
        </w:rPr>
        <w:t>Ozone absorbs radiation and consequently acts as a strong greenhouse gas. Tropospheric ozone affects the climate beyond increased warming, having impacts on evaporation rates, cloud formation, precipitation levels, and atmospheric circulation. These impacts mainly occur within the regions where tropospheric ozone precursors are emitted, and so disproportionally affect the Northern Hemisphere.</w:t>
      </w:r>
      <w:r w:rsidRPr="00C13F31">
        <w:rPr>
          <w:sz w:val="16"/>
        </w:rPr>
        <w:t xml:space="preserve"> HEALTH IMPACTS </w:t>
      </w:r>
      <w:r w:rsidRPr="00C13F31">
        <w:rPr>
          <w:rStyle w:val="StyleUnderline"/>
        </w:rPr>
        <w:t xml:space="preserve">Tropospheric ozone is a major component of smog, which can worsen bronchitis and emphysema, trigger asthma, and permanently damage lung tissue. Tropospheric ozone exposure is responsible for an estimated one million premature deaths each year. Children, the elderly, and people with lung or cardiovascular diseases are particularly at risk of the adverse health impacts of ozone. </w:t>
      </w:r>
      <w:r w:rsidRPr="00C13F31">
        <w:rPr>
          <w:sz w:val="16"/>
        </w:rPr>
        <w:t xml:space="preserve">AGRICULTURE AND ECOSYSTEM IMPACTS </w:t>
      </w:r>
      <w:r w:rsidRPr="00C13F31">
        <w:rPr>
          <w:rStyle w:val="StyleUnderline"/>
        </w:rPr>
        <w:t>Tropospheric ozone is a highly reactive oxidant that significantly reduces crop productivity as well as the uptake of atmospheric carbon by vegetation. Its effects on plants include impeded growth and seed production, reduced functional leaf area and accelerated ageing.</w:t>
      </w:r>
      <w:r w:rsidRPr="00C13F31">
        <w:rPr>
          <w:sz w:val="16"/>
        </w:rPr>
        <w:t xml:space="preserve"> Studies have shown that many species of plants are sensitive to ozone, including agricultural crops, grassland species and tree species. These effects impact on the important ecosystem services provided by plants, including food security, carbon sequestration, timber production, and protection against soil erosion, avalanches and flooding.</w:t>
      </w:r>
    </w:p>
    <w:p w14:paraId="015F76C6" w14:textId="0486D3A7" w:rsidR="00FE71CE" w:rsidRDefault="001801D4" w:rsidP="001801D4">
      <w:pPr>
        <w:pStyle w:val="Heading2"/>
      </w:pPr>
      <w:r>
        <w:t xml:space="preserve">Limonene </w:t>
      </w:r>
      <w:r w:rsidR="00FE71CE">
        <w:t>PIC</w:t>
      </w:r>
    </w:p>
    <w:p w14:paraId="43726065" w14:textId="56561350" w:rsidR="001801D4" w:rsidRDefault="001801D4" w:rsidP="001801D4">
      <w:pPr>
        <w:pStyle w:val="Heading3"/>
      </w:pPr>
      <w:r>
        <w:t>1NC</w:t>
      </w:r>
    </w:p>
    <w:p w14:paraId="3F2FCF36" w14:textId="6C6F005B" w:rsidR="001801D4" w:rsidRDefault="001801D4" w:rsidP="001801D4">
      <w:pPr>
        <w:pStyle w:val="Heading4"/>
      </w:pPr>
      <w:r>
        <w:t>Text: [The plan] except strains that contain limonene.</w:t>
      </w:r>
    </w:p>
    <w:p w14:paraId="796D897B" w14:textId="77777777" w:rsidR="001801D4" w:rsidRPr="001801D4" w:rsidRDefault="001801D4" w:rsidP="001801D4"/>
    <w:p w14:paraId="07B0962D" w14:textId="6BAA5F37" w:rsidR="00FE71CE" w:rsidRPr="00FE71CE" w:rsidRDefault="001801D4" w:rsidP="00FE71CE">
      <w:pPr>
        <w:keepNext/>
        <w:keepLines/>
        <w:spacing w:before="40" w:after="0"/>
        <w:outlineLvl w:val="3"/>
        <w:rPr>
          <w:rFonts w:eastAsiaTheme="majorEastAsia" w:cstheme="majorBidi"/>
          <w:b/>
          <w:iCs/>
          <w:sz w:val="26"/>
        </w:rPr>
      </w:pPr>
      <w:r>
        <w:rPr>
          <w:rFonts w:eastAsiaTheme="majorEastAsia" w:cstheme="majorBidi"/>
          <w:b/>
          <w:iCs/>
          <w:sz w:val="26"/>
        </w:rPr>
        <w:t xml:space="preserve">That’s </w:t>
      </w:r>
      <w:r w:rsidR="00FE71CE" w:rsidRPr="00FE71CE">
        <w:rPr>
          <w:rFonts w:eastAsiaTheme="majorEastAsia" w:cstheme="majorBidi"/>
          <w:b/>
          <w:iCs/>
          <w:sz w:val="26"/>
        </w:rPr>
        <w:t>better for the environment</w:t>
      </w:r>
      <w:r w:rsidR="00FE71CE">
        <w:rPr>
          <w:rFonts w:eastAsiaTheme="majorEastAsia" w:cstheme="majorBidi"/>
          <w:b/>
          <w:iCs/>
          <w:sz w:val="26"/>
        </w:rPr>
        <w:t xml:space="preserve"> and avoids VOC DA/Turn</w:t>
      </w:r>
    </w:p>
    <w:p w14:paraId="1C7DF359" w14:textId="77777777" w:rsidR="00FE71CE" w:rsidRPr="00FE71CE" w:rsidRDefault="00FE71CE" w:rsidP="00FE71CE">
      <w:r w:rsidRPr="00FE71CE">
        <w:rPr>
          <w:b/>
          <w:bCs/>
          <w:sz w:val="26"/>
        </w:rPr>
        <w:t>Falk Filipsson et.al. ‘98</w:t>
      </w:r>
      <w:r w:rsidRPr="00FE71CE">
        <w:t xml:space="preserve"> (Agneta; National Institute for Working Life, Solna, Sweden 1998, " Limonene" World Health Organization, https://www.who.int/ipcs/publications/cicad/en/cicad05.pdf, accessed 7-24-2020) Zim (JZ)</w:t>
      </w:r>
    </w:p>
    <w:p w14:paraId="26ED5D3F" w14:textId="0213AED4" w:rsidR="00FE71CE" w:rsidRDefault="00FE71CE" w:rsidP="00FE71CE">
      <w:r w:rsidRPr="00FE71CE">
        <w:t xml:space="preserve">Limonene and other terpenes are released in large amounts mainly to the atmosphere. When released to soil or water, limonene is expected to evaporate to air to a significant extent, owing to its high volatility. Thus, </w:t>
      </w:r>
      <w:r w:rsidRPr="00FE71CE">
        <w:rPr>
          <w:u w:val="single"/>
        </w:rPr>
        <w:t xml:space="preserve">the atmosphere is the predominant environmental sink of limonene, where it is expected to rapidly undergo gasphase reactions with photochemically produced hydroxyl radicals, ozone, and nitrate radicals. The oxidation of terpenes, such as limonene, contributes to </w:t>
      </w:r>
      <w:r w:rsidRPr="00FE71CE">
        <w:rPr>
          <w:b/>
          <w:iCs/>
          <w:u w:val="single"/>
        </w:rPr>
        <w:t>aerosol</w:t>
      </w:r>
      <w:r w:rsidRPr="00FE71CE">
        <w:rPr>
          <w:u w:val="single"/>
        </w:rPr>
        <w:t xml:space="preserve"> and photochemical smog formation. Ozonolysis of limonene may also lead to the formation of hydrogen peroxide and organic peroxides, which have various toxic effects on plant cells and may be part of the damage to forests observed in the last decades (</w:t>
      </w:r>
      <w:r w:rsidRPr="00FE71CE">
        <w:t>Peters et al., 1994</w:t>
      </w:r>
      <w:r w:rsidRPr="00FE71CE">
        <w:rPr>
          <w:u w:val="single"/>
        </w:rPr>
        <w:t>). Emissions of biogenic hydrocarbons such as limonene and other terpenes to the atmosphere may either decrease ozone concentrations when nitrogen oxide concentrations are low or, if emissions take place in polluted air</w:t>
      </w:r>
      <w:r w:rsidRPr="00FE71CE">
        <w:t xml:space="preserve"> (i.e. containing high nitrogen oxide levels), </w:t>
      </w:r>
      <w:r w:rsidRPr="00FE71CE">
        <w:rPr>
          <w:u w:val="single"/>
        </w:rPr>
        <w:t>lead to an increase in ozone concentrations</w:t>
      </w:r>
      <w:r w:rsidRPr="00FE71CE">
        <w:t>. Terrestrial organisms are most likely to be exposed to limonene via the air. The few studies on terrestrial species (i.e. insects) using vapour exposure reveal effects of limonene at parts per million levels. Measured environmental concentrations are typically around 0.1–2 ppb (0.6–11 :g/m3 ), indicating a low risk for acute toxic effects on terrestrial organisms from direct exposure to limonene in air. At polluted sites, limonene concentrations in soil (up to 920 mg/kg soil) may exceed effect levels of soil-living organisms (e.g. earthworm, acute LC50 = 6.0 ppm; mg/kg</w:t>
      </w:r>
      <w:r w:rsidRPr="00FE71CE">
        <w:rPr>
          <w:u w:val="single"/>
        </w:rPr>
        <w:t>). In the aquatic environment, limonene exhibits high acute toxicity to fish and Daphnia. It may also bioaccumulate</w:t>
      </w:r>
      <w:r w:rsidRPr="00FE71CE">
        <w:t>. The lowest acute toxicity value identified was 0.4 mg/litre (48-hour EC50 for Daphnia). Because concentrations of limonene in surface waters of “polluted” and “unpolluted” areas are at least about 250 and 20 000 times lower than this acute toxicity value, respectively, it is likely that limonene poses a low risk for acute toxic effects on aquatic organisms. No studies were identified on chronic effects, and therefore risks associated with chronic exposures of aquatic organisms to limonene in “polluted” waters cannot be determined.</w:t>
      </w:r>
    </w:p>
    <w:p w14:paraId="4826B995" w14:textId="10AA5650" w:rsidR="001801D4" w:rsidRDefault="001801D4" w:rsidP="00FE71CE"/>
    <w:p w14:paraId="71BDE29F" w14:textId="3B6CB21D" w:rsidR="001801D4" w:rsidRPr="00FE71CE" w:rsidRDefault="001801D4" w:rsidP="001801D4">
      <w:pPr>
        <w:pStyle w:val="Heading3"/>
      </w:pPr>
      <w:r>
        <w:t>2NC – Strain List</w:t>
      </w:r>
    </w:p>
    <w:p w14:paraId="7B1F1166" w14:textId="77777777" w:rsidR="00FE71CE" w:rsidRPr="00FE71CE" w:rsidRDefault="00FE71CE" w:rsidP="00FE71CE">
      <w:pPr>
        <w:keepNext/>
        <w:keepLines/>
        <w:spacing w:before="40" w:after="0"/>
        <w:outlineLvl w:val="3"/>
        <w:rPr>
          <w:rFonts w:eastAsiaTheme="majorEastAsia" w:cstheme="majorBidi"/>
          <w:b/>
          <w:iCs/>
          <w:sz w:val="26"/>
        </w:rPr>
      </w:pPr>
      <w:r w:rsidRPr="00FE71CE">
        <w:rPr>
          <w:rFonts w:eastAsiaTheme="majorEastAsia" w:cstheme="majorBidi"/>
          <w:b/>
          <w:iCs/>
          <w:sz w:val="26"/>
        </w:rPr>
        <w:t>Strain Exclusion list</w:t>
      </w:r>
    </w:p>
    <w:p w14:paraId="71EB7C40" w14:textId="3C49AEF4" w:rsidR="00FE71CE" w:rsidRPr="00FE71CE" w:rsidRDefault="00FE71CE" w:rsidP="00FE71CE">
      <w:r w:rsidRPr="00FE71CE">
        <w:rPr>
          <w:b/>
          <w:bCs/>
          <w:sz w:val="26"/>
        </w:rPr>
        <w:t>Chester 19,</w:t>
      </w:r>
      <w:r w:rsidRPr="00FE71CE">
        <w:t xml:space="preserve"> (David, Ph.D. from UCLA in High Energy Physics. Co-founder of Strain Genie, 10-8-2019, "The Limonene Terpene: Strains, Effects, and Benefits," Strain Genie, https://straingenie.com/cannabis-terpenes/limonene/, accessed 7-24-2020) </w:t>
      </w:r>
      <w:r>
        <w:t>Zim (</w:t>
      </w:r>
      <w:r w:rsidRPr="00FE71CE">
        <w:t>JZ</w:t>
      </w:r>
      <w:r>
        <w:t>)</w:t>
      </w:r>
    </w:p>
    <w:p w14:paraId="720A8960" w14:textId="77777777" w:rsidR="00FE71CE" w:rsidRPr="00FE71CE" w:rsidRDefault="00FE71CE" w:rsidP="00FE71CE">
      <w:pPr>
        <w:rPr>
          <w:u w:val="single"/>
        </w:rPr>
      </w:pPr>
      <w:r w:rsidRPr="00FE71CE">
        <w:t xml:space="preserve">High Limonene Strains If you’re looking for common strains high in limonene, look no further than the list below. High limonene strains </w:t>
      </w:r>
      <w:r w:rsidRPr="00FE71CE">
        <w:rPr>
          <w:u w:val="single"/>
        </w:rPr>
        <w:t>Cinex, Berry White, Strawberry Banana, Banana OG, Purple Hindu Kush, White Cookies, Super Sour Diesel, Cherry OF, Giesel, Sunset Sherbet, Quantum Kush, Super Lemon Haze, Wedding Cake</w:t>
      </w:r>
      <w:r w:rsidRPr="00FE71CE">
        <w:t>, White Fire (</w:t>
      </w:r>
      <w:r w:rsidRPr="00FE71CE">
        <w:rPr>
          <w:u w:val="single"/>
        </w:rPr>
        <w:t>WiFi</w:t>
      </w:r>
      <w:r w:rsidRPr="00FE71CE">
        <w:t xml:space="preserve">) </w:t>
      </w:r>
      <w:r w:rsidRPr="00FE71CE">
        <w:rPr>
          <w:u w:val="single"/>
        </w:rPr>
        <w:t>OG</w:t>
      </w:r>
      <w:r w:rsidRPr="00FE71CE">
        <w:t xml:space="preserve">, </w:t>
      </w:r>
      <w:r w:rsidRPr="00FE71CE">
        <w:rPr>
          <w:u w:val="single"/>
        </w:rPr>
        <w:t>and Do-Si-Dos are all high in the cannabis terpene limonene.</w:t>
      </w:r>
    </w:p>
    <w:p w14:paraId="558F9F63" w14:textId="77777777" w:rsidR="005164E9" w:rsidRDefault="005164E9" w:rsidP="005164E9">
      <w:pPr>
        <w:rPr>
          <w:rStyle w:val="Style13ptBold"/>
          <w:b w:val="0"/>
          <w:bCs w:val="0"/>
          <w:sz w:val="22"/>
        </w:rPr>
      </w:pPr>
    </w:p>
    <w:p w14:paraId="01E28923" w14:textId="77777777" w:rsidR="005164E9" w:rsidRPr="00B55AD5" w:rsidRDefault="005164E9" w:rsidP="005164E9"/>
    <w:p w14:paraId="1C75C690" w14:textId="5632A93A" w:rsidR="005164E9" w:rsidRDefault="00FE71CE" w:rsidP="00FE71CE">
      <w:pPr>
        <w:pStyle w:val="Heading1"/>
      </w:pPr>
      <w:r>
        <w:t>Random</w:t>
      </w:r>
    </w:p>
    <w:p w14:paraId="7092ED82" w14:textId="37328C2E" w:rsidR="001801D4" w:rsidRPr="001801D4" w:rsidRDefault="001801D4" w:rsidP="001801D4">
      <w:pPr>
        <w:pStyle w:val="Heading3"/>
      </w:pPr>
      <w:r>
        <w:t>Housing Market Link</w:t>
      </w:r>
    </w:p>
    <w:p w14:paraId="3A7CA125" w14:textId="77777777" w:rsidR="00FE71CE" w:rsidRDefault="00FE71CE" w:rsidP="00FE71CE">
      <w:pPr>
        <w:pStyle w:val="Heading4"/>
        <w:rPr>
          <w:rStyle w:val="Style13ptBold"/>
          <w:b/>
          <w:iCs w:val="0"/>
        </w:rPr>
      </w:pPr>
      <w:r w:rsidRPr="00E841FB">
        <w:rPr>
          <w:rStyle w:val="Style13ptBold"/>
          <w:b/>
        </w:rPr>
        <w:t>Marijuana legalization boosts the housing market</w:t>
      </w:r>
    </w:p>
    <w:p w14:paraId="5A3EEAD2" w14:textId="77777777" w:rsidR="00FE71CE" w:rsidRPr="00E841FB" w:rsidRDefault="00FE71CE" w:rsidP="00FE71CE">
      <w:r w:rsidRPr="00E841FB">
        <w:rPr>
          <w:rStyle w:val="Style13ptBold"/>
        </w:rPr>
        <w:t>Adlin 3-14</w:t>
      </w:r>
      <w:r w:rsidRPr="00E841FB">
        <w:t>, (</w:t>
      </w:r>
      <w:r>
        <w:t>Ben</w:t>
      </w:r>
      <w:r w:rsidRPr="00E841FB">
        <w:t>,</w:t>
      </w:r>
      <w:r>
        <w:t xml:space="preserve"> editor </w:t>
      </w:r>
      <w:r w:rsidRPr="00E841FB">
        <w:t>for</w:t>
      </w:r>
      <w:r>
        <w:t xml:space="preserve"> LA daily journal and</w:t>
      </w:r>
      <w:r w:rsidRPr="00E841FB">
        <w:t xml:space="preserve"> Leafly</w:t>
      </w:r>
      <w:r>
        <w:t>. 3-14-20</w:t>
      </w:r>
      <w:r w:rsidRPr="00E841FB">
        <w:t xml:space="preserve"> " Legalizing Marijuana Increases Housing Prices, Study Finds" https://www.marijuanamoment.net/legalizing-marijuana-increases-housing-prices-study-finds/, accessed 7-16-2020) </w:t>
      </w:r>
      <w:r>
        <w:t>Zim (</w:t>
      </w:r>
      <w:r w:rsidRPr="00E841FB">
        <w:t>JZ</w:t>
      </w:r>
      <w:r>
        <w:t>)</w:t>
      </w:r>
    </w:p>
    <w:p w14:paraId="3AC36716" w14:textId="77777777" w:rsidR="00FE71CE" w:rsidRPr="00E841FB" w:rsidRDefault="00FE71CE" w:rsidP="00FE71CE">
      <w:pPr>
        <w:rPr>
          <w:sz w:val="16"/>
        </w:rPr>
      </w:pPr>
      <w:r w:rsidRPr="00E841FB">
        <w:rPr>
          <w:sz w:val="16"/>
        </w:rPr>
        <w:t>So much for “there goes the neighborhood</w:t>
      </w:r>
      <w:r w:rsidRPr="00E841FB">
        <w:rPr>
          <w:rStyle w:val="StyleUnderline"/>
        </w:rPr>
        <w:t>.” A new analysis suggests that states that legalize marijuana actually see a boost in housing prices</w:t>
      </w:r>
      <w:r w:rsidRPr="00E841FB">
        <w:rPr>
          <w:sz w:val="16"/>
        </w:rPr>
        <w:t xml:space="preserve">, with the effect most pronounced once nearby retail outlets open for business. Economists at the University of Oklahoma attempted to tease out the impact of adult-use cannabis legalization by examining listings on Zillow.com and tracking them against legalization in Colorado and Washington State. Their </w:t>
      </w:r>
      <w:r w:rsidRPr="00E841FB">
        <w:rPr>
          <w:rStyle w:val="StyleUnderline"/>
        </w:rPr>
        <w:t>findings suggest legalization “has beneficial spillover effects at both the state and local levels,” casting doubt on the parade of horribles sometimes warned of by law enforcement and other critics. “Concerns about the potential effect on crime rates and the difficulty in policing impaired driving have been cited as reasons to slow-walk the path to full recreational legalization,” the study’s authors write. “This research contributes to the discussion, providing evidence that recreational marijuana legalization (RML) has large positive spillover effects on the local housing market.”</w:t>
      </w:r>
      <w:r w:rsidRPr="00E841FB">
        <w:rPr>
          <w:sz w:val="16"/>
        </w:rPr>
        <w:t xml:space="preserve"> marijuana legalization and housing prices Via SSRN. Specifically, </w:t>
      </w:r>
      <w:r w:rsidRPr="00E841FB">
        <w:rPr>
          <w:rStyle w:val="StyleUnderline"/>
        </w:rPr>
        <w:t>neighborhoods in Colorado and Washington saw a 7 percent price increase as marijuana retailers there opened shop,</w:t>
      </w:r>
      <w:r w:rsidRPr="00E841FB">
        <w:rPr>
          <w:sz w:val="16"/>
        </w:rPr>
        <w:t xml:space="preserve"> the study, which was published online this week by SSRN, found. “Considered together, this research suggests that there are second order benefits associated with marijuana legalization that policy makers and voters should be aware of when deciding the drug’s legal status.” </w:t>
      </w:r>
      <w:r w:rsidRPr="00E841FB">
        <w:rPr>
          <w:rStyle w:val="StyleUnderline"/>
        </w:rPr>
        <w:t>“Once recreational marijuana becomes available to buy easily at a dispensary and tax revenue is generated, there is significant home price appreciation.”</w:t>
      </w:r>
      <w:r w:rsidRPr="00E841FB">
        <w:rPr>
          <w:sz w:val="16"/>
        </w:rPr>
        <w:t xml:space="preserve"> It’s not the first time researchers have looked into the effects of legalization on nearby home values. In 2018, researchers at Colorado State University found that home prices within a half mile of a retail cannabis store went up by 7.7 percent. A 2017 study, “Contact High: The External Effects of Retail Marijuana Establishments on House Prices,” found an 8 percent increase in the value single family residences that were “close to a retail conversion,” or store opening, compared to homes that were farther away. A 2016 analysis had similar findings, concluding that “legalization leads to an average 6% increase in housing values, indicating that the capitalized benefits outweigh the costs.” The new study takes the past findings and pulls them into sharper focus. It concludes that legalization tends to impact the values of more-expensive homes differently than less-expensive ones, though homes of all price levels saw increases. The study also identifies variables that may work to lift residential property values in states that legalize, such as increased tax revenue to fund schools. “Marijuana’s liberalization provides a novel source of tax revenue which states have used to fund capital expenditures, especially in education and it acts as an amenity via the dispensaries that distribute it,” the paper says. “</w:t>
      </w:r>
      <w:r w:rsidRPr="00E841FB">
        <w:rPr>
          <w:rStyle w:val="StyleUnderline"/>
        </w:rPr>
        <w:t xml:space="preserve">The creation of a new legal market has direct implications for the local economy, as it establishes new dispensary jobs and reduces arrest rates. All of these factors have well-established impacts on housing markets.” </w:t>
      </w:r>
      <w:r w:rsidRPr="00E841FB">
        <w:rPr>
          <w:sz w:val="16"/>
        </w:rPr>
        <w:t xml:space="preserve">One of the analyses performed by the researchers found that prices among more expensive homes increased immediately following a successful ballot drive to legalize marijuana. Meanwhile, homes in less-expensive areas didn’t see much of a price increase until cannabis stores actually began to open. As they describe it, the economists found “positive effects in the top of the distribution following the success of the ballot measure legalizing recreational marijuana, but no effect in the lower half.” </w:t>
      </w:r>
      <w:r w:rsidRPr="00E841FB">
        <w:rPr>
          <w:rStyle w:val="StyleUnderline"/>
        </w:rPr>
        <w:t>“The greatest impact occurs once it becomes legal to sell marijuana, with large positive effects across the price distribution, especially in the middle three deciles,”</w:t>
      </w:r>
      <w:r w:rsidRPr="00E841FB">
        <w:rPr>
          <w:sz w:val="16"/>
        </w:rPr>
        <w:t xml:space="preserve"> they write. “Heterogeneous responses to a policy shock have not been well-researched in the housing literature, making the findings here one of our major contributions.” </w:t>
      </w:r>
      <w:r w:rsidRPr="00E841FB">
        <w:rPr>
          <w:rStyle w:val="StyleUnderline"/>
        </w:rPr>
        <w:t xml:space="preserve">Legalization itself led to “positive effects upwards of ten percent in the top half of the price distribution,” the study says, “and between five and fifteen percent across the distribution after the state enacts the ballot initiative and the first legal sales take place.” </w:t>
      </w:r>
    </w:p>
    <w:p w14:paraId="1588A6FF" w14:textId="528C7203" w:rsidR="001739A1" w:rsidRPr="001739A1" w:rsidRDefault="001739A1" w:rsidP="001739A1">
      <w:pPr>
        <w:pStyle w:val="Heading3"/>
      </w:pPr>
      <w:r w:rsidRPr="001739A1">
        <w:t>Random Aff Solvency</w:t>
      </w:r>
    </w:p>
    <w:p w14:paraId="082BD766" w14:textId="190FFDCF" w:rsidR="00FE71CE" w:rsidRPr="00BD0D54" w:rsidRDefault="00FE71CE" w:rsidP="00FE71CE">
      <w:pPr>
        <w:pStyle w:val="Heading4"/>
        <w:rPr>
          <w:rStyle w:val="Style13ptBold"/>
          <w:b/>
          <w:bCs w:val="0"/>
        </w:rPr>
      </w:pPr>
      <w:r>
        <w:rPr>
          <w:rStyle w:val="Style13ptBold"/>
          <w:b/>
          <w:bCs w:val="0"/>
        </w:rPr>
        <w:t>Solvency card for aff</w:t>
      </w:r>
    </w:p>
    <w:p w14:paraId="14F325D8" w14:textId="6B569D8E" w:rsidR="00FE71CE" w:rsidRDefault="00FE71CE" w:rsidP="00FE71CE">
      <w:r w:rsidRPr="00BD0D54">
        <w:rPr>
          <w:rStyle w:val="Style13ptBold"/>
        </w:rPr>
        <w:t>Vitiello 16,</w:t>
      </w:r>
      <w:r w:rsidRPr="00BD0D54">
        <w:t xml:space="preserve"> (</w:t>
      </w:r>
      <w:r>
        <w:t>Michael; Distinguished Professor of Law, the University of the Pacific McGeorge School of Law; University of Pennsylvania, J.D., 1974; Swarthmore College, B.A., 1969. December 2016</w:t>
      </w:r>
      <w:r w:rsidRPr="00BD0D54">
        <w:t>,</w:t>
      </w:r>
      <w:r>
        <w:t xml:space="preserve"> “</w:t>
      </w:r>
      <w:r w:rsidRPr="00BD0D54">
        <w:t>Legalizing Marijuana and Abating Environmental Harm: An Overblown Promise,</w:t>
      </w:r>
      <w:r>
        <w:t xml:space="preserve">” </w:t>
      </w:r>
      <w:r w:rsidRPr="00BD0D54">
        <w:t xml:space="preserve">https://lawreview.law.ucdavis.edu/issues/50/2/Topic/50-2_Vitiello.pdf/, accessed 7-23-2020) </w:t>
      </w:r>
      <w:r>
        <w:t>Zim (</w:t>
      </w:r>
      <w:r w:rsidRPr="00BD0D54">
        <w:t>JZ</w:t>
      </w:r>
      <w:r>
        <w:t>)</w:t>
      </w:r>
    </w:p>
    <w:p w14:paraId="4EFF9560" w14:textId="77777777" w:rsidR="00FE71CE" w:rsidRPr="00BD0D54" w:rsidRDefault="00FE71CE" w:rsidP="00FE71CE">
      <w:pPr>
        <w:rPr>
          <w:sz w:val="16"/>
        </w:rPr>
      </w:pPr>
      <w:r w:rsidRPr="00BD0D54">
        <w:rPr>
          <w:sz w:val="16"/>
        </w:rPr>
        <w:t xml:space="preserve">A broad, nationwide consensus urging sentencing reform in general may also hasten the legalization of marijuana. Many traditional conservatives have begun to argue that </w:t>
      </w:r>
      <w:r w:rsidRPr="00BD0D54">
        <w:rPr>
          <w:rStyle w:val="StyleUnderline"/>
        </w:rPr>
        <w:t>the cost of mass incarceration in the United States is excessive and unnecessary</w:t>
      </w:r>
      <w:r w:rsidRPr="00BD0D54">
        <w:rPr>
          <w:sz w:val="16"/>
        </w:rPr>
        <w:t xml:space="preserve">.4 5 </w:t>
      </w:r>
      <w:r w:rsidRPr="00BD0D54">
        <w:rPr>
          <w:rStyle w:val="StyleUnderline"/>
        </w:rPr>
        <w:t>They join moderate and liberal voices who have long argued for sentencing reform</w:t>
      </w:r>
      <w:r w:rsidRPr="00BD0D54">
        <w:rPr>
          <w:sz w:val="16"/>
        </w:rPr>
        <w:t xml:space="preserve">.46 </w:t>
      </w:r>
      <w:r w:rsidRPr="00BD0D54">
        <w:rPr>
          <w:rStyle w:val="StyleUnderline"/>
        </w:rPr>
        <w:t xml:space="preserve">Many critics of the criminal justice system see the War on Drugs as part of the problem leading to mass incarceration,4 7 which has had </w:t>
      </w:r>
      <w:r w:rsidRPr="00BD0D54">
        <w:rPr>
          <w:rStyle w:val="Emphasis"/>
        </w:rPr>
        <w:t>a disparate impact on communities of color</w:t>
      </w:r>
      <w:r w:rsidRPr="00BD0D54">
        <w:rPr>
          <w:rStyle w:val="StyleUnderline"/>
        </w:rPr>
        <w:t>, and has led to unequal enforcement of drug laws against black and brown defendants</w:t>
      </w:r>
      <w:r w:rsidRPr="00BD0D54">
        <w:rPr>
          <w:sz w:val="16"/>
        </w:rPr>
        <w:t xml:space="preserve">.48 Further, they argue </w:t>
      </w:r>
      <w:r w:rsidRPr="00BD0D54">
        <w:rPr>
          <w:rStyle w:val="StyleUnderline"/>
        </w:rPr>
        <w:t>that treatment for drug addiction is more humane and less expensive than imprisonment</w:t>
      </w:r>
      <w:r w:rsidRPr="00BD0D54">
        <w:rPr>
          <w:sz w:val="16"/>
        </w:rPr>
        <w:t xml:space="preserve">. 49 </w:t>
      </w:r>
      <w:r w:rsidRPr="00BD0D54">
        <w:rPr>
          <w:rStyle w:val="StyleUnderline"/>
        </w:rPr>
        <w:t>Decriminalization of marijuana use would support sentencing reform efforts and would likely help to promote drug treatment programs as an alternative to incarceration. Some supporters of legalization argue that decriminalization would create significant savings in law enforcement costs, and some also see regulation of the marijuana trade as a significant source of tax revenue.5</w:t>
      </w:r>
      <w:r w:rsidRPr="00BD0D54">
        <w:rPr>
          <w:sz w:val="16"/>
        </w:rPr>
        <w:t xml:space="preserve"> 0 Estimates of the value of the </w:t>
      </w:r>
      <w:r w:rsidRPr="00BD0D54">
        <w:rPr>
          <w:rStyle w:val="StyleUnderline"/>
        </w:rPr>
        <w:t>marijuana trade</w:t>
      </w:r>
      <w:r w:rsidRPr="00BD0D54">
        <w:rPr>
          <w:sz w:val="16"/>
        </w:rPr>
        <w:t xml:space="preserve"> vary widely but it is a largely untaxed business that </w:t>
      </w:r>
      <w:r w:rsidRPr="00BD0D54">
        <w:rPr>
          <w:rStyle w:val="StyleUnderline"/>
        </w:rPr>
        <w:t>could potentially generate billions of dollars in tax revenue</w:t>
      </w:r>
      <w:r w:rsidRPr="00BD0D54">
        <w:rPr>
          <w:sz w:val="16"/>
        </w:rPr>
        <w:t>.5 1 Cash-strapped cities in California have already benefitted from tax revenue generated by medical marijuana.52 Across-the-board regulation presumably would raise even more tax revenue.53 As developed below, the amount of additional tax revenue depends on many variables, including those relating to the methods of implementation of marijuana laws.5 4 But proponents of legalization have certainly advanced increased tax revenue as a reason for legalization.55</w:t>
      </w:r>
    </w:p>
    <w:p w14:paraId="7A1AF355" w14:textId="2CA7260A" w:rsidR="001739A1" w:rsidRDefault="001739A1" w:rsidP="001739A1">
      <w:pPr>
        <w:pStyle w:val="Heading3"/>
      </w:pPr>
      <w:r>
        <w:t>Drought Advantage?</w:t>
      </w:r>
    </w:p>
    <w:p w14:paraId="3E126FC6" w14:textId="70FECD68" w:rsidR="00FE71CE" w:rsidRDefault="00FE71CE" w:rsidP="00FE71CE">
      <w:pPr>
        <w:pStyle w:val="Heading4"/>
      </w:pPr>
      <w:r>
        <w:t>Aff card for drought advantage</w:t>
      </w:r>
    </w:p>
    <w:p w14:paraId="6456C7FC" w14:textId="77777777" w:rsidR="00FE71CE" w:rsidRDefault="00FE71CE" w:rsidP="00FE71CE">
      <w:r w:rsidRPr="00BD0D54">
        <w:rPr>
          <w:rStyle w:val="Style13ptBold"/>
        </w:rPr>
        <w:t>Vitiello 16</w:t>
      </w:r>
      <w:r w:rsidRPr="00BD0D54">
        <w:t xml:space="preserve">, (Michael; Distinguished Professor of Law, the University of the Pacific McGeorge School of Law; University of Pennsylvania, J.D., 1974; Swarthmore College, B.A., 1969. December 2016, “Legalizing Marijuana and Abating Environmental Harm: An Overblown Promise,” https://lawreview.law.ucdavis.edu/issues/50/2/Topic/50-2_Vitiello.pdf/, accessed 7-23-2020) </w:t>
      </w:r>
      <w:r>
        <w:t>Zim (JZ)</w:t>
      </w:r>
    </w:p>
    <w:p w14:paraId="7042EC34" w14:textId="77777777" w:rsidR="00FE71CE" w:rsidRDefault="00FE71CE" w:rsidP="00FE71CE">
      <w:pPr>
        <w:rPr>
          <w:sz w:val="16"/>
        </w:rPr>
      </w:pPr>
      <w:r w:rsidRPr="003F00F8">
        <w:rPr>
          <w:sz w:val="16"/>
        </w:rPr>
        <w:t xml:space="preserve">Supporters of legalization of marijuana have argued for some time that the </w:t>
      </w:r>
      <w:r w:rsidRPr="003F00F8">
        <w:rPr>
          <w:rStyle w:val="Emphasis"/>
        </w:rPr>
        <w:t>illegal</w:t>
      </w:r>
      <w:r w:rsidRPr="003F00F8">
        <w:rPr>
          <w:rStyle w:val="StyleUnderline"/>
        </w:rPr>
        <w:t xml:space="preserve"> production of marijuana comes with a significant cost to the environment.</w:t>
      </w:r>
      <w:r w:rsidRPr="003F00F8">
        <w:rPr>
          <w:sz w:val="16"/>
        </w:rPr>
        <w:t xml:space="preserve">1 25 They see the </w:t>
      </w:r>
      <w:r w:rsidRPr="003F00F8">
        <w:rPr>
          <w:rStyle w:val="Emphasis"/>
        </w:rPr>
        <w:t>legalization of marijuana as a way to abate the environmental harm</w:t>
      </w:r>
      <w:r w:rsidRPr="003F00F8">
        <w:rPr>
          <w:rStyle w:val="StyleUnderline"/>
        </w:rPr>
        <w:t xml:space="preserve"> caused by marijuana producers</w:t>
      </w:r>
      <w:r w:rsidRPr="003F00F8">
        <w:rPr>
          <w:sz w:val="16"/>
        </w:rPr>
        <w:t xml:space="preserve">. 126 Typical is The Blue Ribbon Commission's inclusion among its goals the protection of public lands, reduction of environmental harm, and restoration of habitat and watersheds related to marijuana production.1 27 </w:t>
      </w:r>
      <w:r w:rsidRPr="003F00F8">
        <w:rPr>
          <w:rStyle w:val="StyleUnderline"/>
        </w:rPr>
        <w:t>There are several harms to the environment, including illegal cultivation on public lands and the clear-cutting by some growers that results in run-off of pesticides and fertilizers.128 Of special concern is unregulated water usage during the prolonged drought: as observed by The Blue Ribbon Commission, "illegal grows siphon off millions of gallons of water each year."</w:t>
      </w:r>
      <w:r w:rsidRPr="003F00F8">
        <w:rPr>
          <w:sz w:val="16"/>
        </w:rPr>
        <w:t>1 29 Concern about the drought led to the California legislature's Joint Committee of Fisheries and Aquaculture to conduct hearings on the environmental harm caused by marijuana producers.1 30 The hearing provides a primer for environmental damage caused by marijuana production.</w:t>
      </w:r>
      <w:r w:rsidRPr="003F00F8">
        <w:rPr>
          <w:rStyle w:val="StyleUnderline"/>
        </w:rPr>
        <w:t xml:space="preserve">131 One witness at the joint hearing estimated that there may be as many as 50,000 marijuana growing operations in the state.1 </w:t>
      </w:r>
      <w:r w:rsidRPr="003F00F8">
        <w:rPr>
          <w:sz w:val="16"/>
        </w:rPr>
        <w:t xml:space="preserve">32 According to testimony before the committee, </w:t>
      </w:r>
      <w:r w:rsidRPr="003F00F8">
        <w:rPr>
          <w:rStyle w:val="StyleUnderline"/>
        </w:rPr>
        <w:t>marijuana production requires water and a lot of it: one witness stated that a marijuana plant needs one gallon a day per pound for each growing day. A large plant, yielding as many as five pounds, would require 750 gallons of water.1</w:t>
      </w:r>
      <w:r w:rsidRPr="003F00F8">
        <w:rPr>
          <w:sz w:val="16"/>
        </w:rPr>
        <w:t xml:space="preserve"> 33 The State Water Resources Control Board representative who testified before the joint hearing admitted that the agency has no functioning system in place to regulate water use by marijuana producers in the North Coast region.134 Further, the agency has limited enforcement resources: it has done only eighty-seven inspections despite the presence of thousands of growing operations in the region.135 While no witness offered an estimate of the total amount of water used by growing operations, </w:t>
      </w:r>
      <w:r w:rsidRPr="003F00F8">
        <w:rPr>
          <w:rStyle w:val="StyleUnderline"/>
        </w:rPr>
        <w:t>the total must be significant. For example, a sheriff in the region described an operation that used a four-inch diversion pipe placed in the Eel River, which runs through Humboldt County, a pipe that can extract 400 gallons of water per minute.136 In a six-county raid in 2011, agents removed 650,000 marijuana plants from about 950,000 acres of national parks and public lands.1 37 The sheer amount of water being diverted for marijuana production on such a large scale is likely to be substantial. Water diversion for marijuana production has compounded environmental damage to waterways already compromised by the drought.</w:t>
      </w:r>
      <w:r w:rsidRPr="003F00F8">
        <w:rPr>
          <w:sz w:val="16"/>
        </w:rPr>
        <w:t xml:space="preserve"> In August, 2014, another Humboldt County waterway, Sprowl Creek, went dry. Another witness at the joint hearing described similar water loss in other area creeks and rivers.1 38 He argued that growing operations are part of the problem, pointing to the continued water flow in Grizzly Creek that, as far as officials are aware, has no diversion from growing operations and has experienced limited impact from the drought.1 39 Witnesses indicated </w:t>
      </w:r>
      <w:r w:rsidRPr="003F00F8">
        <w:rPr>
          <w:rStyle w:val="StyleUnderline"/>
        </w:rPr>
        <w:t>that environmental damage does not stop with the loss of water. Growers use pesticides that flow into waterways, reducing water quality for humans and fish.o40 Growers often use black "poly pipe," which heats the water,1 41 contributing to rising water temperatures and harming fish that need cold water to thrive.142 According to Senator Mike McGuire, marijuana-growing operations are the largest source of sediment in Northern California rivers, causing ecosystem imbalance and threatening the state's fishing industry.1 43 Marijuana growers have also cleared public lands illegally, contributing to problems due to run-off.144 A combination of factors, including marijuana growers' activities, has caused a disturbing reduction of biodiversity in California. The Director of California's Department of Fish and Wildlife pointed to a 90% loss of Coho salmon in the four major tributaries in the Russian River in a single year as such an example.</w:t>
      </w:r>
      <w:r w:rsidRPr="003F00F8">
        <w:rPr>
          <w:sz w:val="16"/>
        </w:rPr>
        <w:t xml:space="preserve">145 The Joint Committee's findings are similar to those made by other groups concerned with the environment. 146 The committee did not urge legalization as part of the solution to mitigate environmental harm. 147 But </w:t>
      </w:r>
      <w:r w:rsidRPr="003F00F8">
        <w:rPr>
          <w:rStyle w:val="StyleUnderline"/>
        </w:rPr>
        <w:t>some proponents of legalization argue that legalization is the best way to reduce the ongoing damage to the environment that is caused by illegal production</w:t>
      </w:r>
      <w:r w:rsidRPr="003F00F8">
        <w:rPr>
          <w:sz w:val="16"/>
        </w:rPr>
        <w:t>. 148</w:t>
      </w:r>
    </w:p>
    <w:p w14:paraId="73EB7116" w14:textId="64DEF9B8" w:rsidR="00FE71CE" w:rsidRPr="008857E5" w:rsidRDefault="001739A1" w:rsidP="001739A1">
      <w:pPr>
        <w:pStyle w:val="Heading3"/>
        <w:rPr>
          <w:rStyle w:val="Style13ptBold"/>
          <w:b/>
          <w:bCs w:val="0"/>
          <w:sz w:val="44"/>
          <w:u w:val="double"/>
        </w:rPr>
      </w:pPr>
      <w:r>
        <w:t>Taxation and Regulation CP?</w:t>
      </w:r>
    </w:p>
    <w:p w14:paraId="2A5E4950" w14:textId="77777777" w:rsidR="00FE71CE" w:rsidRDefault="00FE71CE" w:rsidP="00FE71CE">
      <w:r w:rsidRPr="008857E5">
        <w:rPr>
          <w:rStyle w:val="Style13ptBold"/>
        </w:rPr>
        <w:t>Reitz 15</w:t>
      </w:r>
      <w:r w:rsidRPr="008857E5">
        <w:t>, (Katherine Curl; J.D. Candidate, University of Arizona James E. Rogers College of Law. 2015 , “An Environmental Argument for a Consistent Federal Policy on Marijuana” https://arizonalawreview.org/an-environmental-argument-for-a-consistent-federal-policy-on-marijuana/, accessed 7-24-2020) Zim (JZ)</w:t>
      </w:r>
    </w:p>
    <w:p w14:paraId="7E2F4053" w14:textId="77777777" w:rsidR="00FE71CE" w:rsidRDefault="00FE71CE" w:rsidP="00FE71CE">
      <w:r w:rsidRPr="004754A6">
        <w:t>C</w:t>
      </w:r>
      <w:r w:rsidRPr="008857E5">
        <w:rPr>
          <w:rStyle w:val="StyleUnderline"/>
        </w:rPr>
        <w:t>. Place a Federal Tax on Marijuana Using Tobacco or Alcohol as a Model As states such as Colorado have seen, taxing marijuana can bring large revenues.</w:t>
      </w:r>
      <w:r>
        <w:t xml:space="preserve">' 95 A 2005 study found that </w:t>
      </w:r>
      <w:r w:rsidRPr="008857E5">
        <w:rPr>
          <w:rStyle w:val="StyleUnderline"/>
        </w:rPr>
        <w:t xml:space="preserve">replacing the prohibition of marijuana with a system of taxation and regulation similar to alcohol would produce combined savings and tax revenues of $10-14 billion per year,' a portion of which could be spent </w:t>
      </w:r>
      <w:r w:rsidRPr="008857E5">
        <w:rPr>
          <w:rStyle w:val="Emphasis"/>
        </w:rPr>
        <w:t>on mitigating the environmental impacts</w:t>
      </w:r>
      <w:r w:rsidRPr="008857E5">
        <w:rPr>
          <w:rStyle w:val="StyleUnderline"/>
        </w:rPr>
        <w:t xml:space="preserve"> of legal and illegal marijuana cultivation</w:t>
      </w:r>
      <w:r>
        <w:t>. Two recent bills in Congress would have the combined effect of legalizing and taxing marijuana at the federal level: The Regulate Marijuana Like Alcohol Act (Rep. Polis, D-CO), and its companion bill, The Marijuana Tax Revenue Act (Rep. Blumenauer, D-OR).'" While these bills are not likely to pass with this Congress, its proponents argue that these proposals get more support each time they are introduced, and will eventually gain enough traction to become law.'98</w:t>
      </w:r>
    </w:p>
    <w:p w14:paraId="75C3AE2E" w14:textId="77777777" w:rsidR="00FE71CE" w:rsidRDefault="00FE71CE" w:rsidP="00FE71CE"/>
    <w:p w14:paraId="6A36A5A5" w14:textId="77777777" w:rsidR="00FE71CE" w:rsidRPr="00FE71CE" w:rsidRDefault="00FE71CE" w:rsidP="00FE71CE"/>
    <w:sectPr w:rsidR="00FE71CE" w:rsidRPr="00FE7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ercury Display B">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1090120"/>
    <w:docVar w:name="VerbatimVersion" w:val="5.1"/>
  </w:docVars>
  <w:rsids>
    <w:rsidRoot w:val="00681251"/>
    <w:rsid w:val="000139A3"/>
    <w:rsid w:val="000A2502"/>
    <w:rsid w:val="000B1470"/>
    <w:rsid w:val="00100833"/>
    <w:rsid w:val="00104529"/>
    <w:rsid w:val="00105942"/>
    <w:rsid w:val="00107396"/>
    <w:rsid w:val="00144A4C"/>
    <w:rsid w:val="001739A1"/>
    <w:rsid w:val="00176AB0"/>
    <w:rsid w:val="00177B7D"/>
    <w:rsid w:val="001801D4"/>
    <w:rsid w:val="0018322D"/>
    <w:rsid w:val="001B5776"/>
    <w:rsid w:val="001E527A"/>
    <w:rsid w:val="001F78CE"/>
    <w:rsid w:val="00216714"/>
    <w:rsid w:val="00251FC7"/>
    <w:rsid w:val="002855A7"/>
    <w:rsid w:val="002B146A"/>
    <w:rsid w:val="002B5E17"/>
    <w:rsid w:val="002D10C1"/>
    <w:rsid w:val="00305DC2"/>
    <w:rsid w:val="00315690"/>
    <w:rsid w:val="00316B75"/>
    <w:rsid w:val="00322599"/>
    <w:rsid w:val="00325646"/>
    <w:rsid w:val="003460F2"/>
    <w:rsid w:val="0038158C"/>
    <w:rsid w:val="003902BA"/>
    <w:rsid w:val="003A09E2"/>
    <w:rsid w:val="00407037"/>
    <w:rsid w:val="004605D6"/>
    <w:rsid w:val="00497DD2"/>
    <w:rsid w:val="004B6542"/>
    <w:rsid w:val="004C60E8"/>
    <w:rsid w:val="004E3579"/>
    <w:rsid w:val="004E728B"/>
    <w:rsid w:val="004F39E0"/>
    <w:rsid w:val="005118E1"/>
    <w:rsid w:val="005164E9"/>
    <w:rsid w:val="00537BD5"/>
    <w:rsid w:val="0057268A"/>
    <w:rsid w:val="005D2912"/>
    <w:rsid w:val="006065BD"/>
    <w:rsid w:val="00645FA9"/>
    <w:rsid w:val="00647866"/>
    <w:rsid w:val="00665003"/>
    <w:rsid w:val="00681251"/>
    <w:rsid w:val="006A2AD0"/>
    <w:rsid w:val="006C2375"/>
    <w:rsid w:val="006D4ECC"/>
    <w:rsid w:val="00722258"/>
    <w:rsid w:val="007243E5"/>
    <w:rsid w:val="00766EA0"/>
    <w:rsid w:val="00793888"/>
    <w:rsid w:val="007A2226"/>
    <w:rsid w:val="007F5B66"/>
    <w:rsid w:val="0081765C"/>
    <w:rsid w:val="00823A1C"/>
    <w:rsid w:val="00845B9D"/>
    <w:rsid w:val="00860984"/>
    <w:rsid w:val="008B3ECB"/>
    <w:rsid w:val="008B4E85"/>
    <w:rsid w:val="008B74E6"/>
    <w:rsid w:val="008C1B2E"/>
    <w:rsid w:val="0091627E"/>
    <w:rsid w:val="0097032B"/>
    <w:rsid w:val="00976B1E"/>
    <w:rsid w:val="009D2EAD"/>
    <w:rsid w:val="009D54B2"/>
    <w:rsid w:val="009E1922"/>
    <w:rsid w:val="009E7CC6"/>
    <w:rsid w:val="009F7ED2"/>
    <w:rsid w:val="00A93661"/>
    <w:rsid w:val="00A95652"/>
    <w:rsid w:val="00AC0AB8"/>
    <w:rsid w:val="00B33C6D"/>
    <w:rsid w:val="00B4508F"/>
    <w:rsid w:val="00B53038"/>
    <w:rsid w:val="00B55AD5"/>
    <w:rsid w:val="00B8057C"/>
    <w:rsid w:val="00BD6238"/>
    <w:rsid w:val="00BF593B"/>
    <w:rsid w:val="00BF773A"/>
    <w:rsid w:val="00BF7E81"/>
    <w:rsid w:val="00C13773"/>
    <w:rsid w:val="00C17CC8"/>
    <w:rsid w:val="00C4383B"/>
    <w:rsid w:val="00C6627C"/>
    <w:rsid w:val="00C83417"/>
    <w:rsid w:val="00C9604F"/>
    <w:rsid w:val="00CA19AA"/>
    <w:rsid w:val="00CC5298"/>
    <w:rsid w:val="00CD736E"/>
    <w:rsid w:val="00CD798D"/>
    <w:rsid w:val="00CE161E"/>
    <w:rsid w:val="00CF59A8"/>
    <w:rsid w:val="00D15449"/>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72A6"/>
    <w:rsid w:val="00FD74FE"/>
    <w:rsid w:val="00FE2546"/>
    <w:rsid w:val="00FE71CE"/>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5E63"/>
  <w15:chartTrackingRefBased/>
  <w15:docId w15:val="{1DAC564C-8FBA-47A5-9249-FF9D3FFC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E7CC6"/>
    <w:rPr>
      <w:rFonts w:ascii="Georgia" w:hAnsi="Georgia"/>
    </w:rPr>
  </w:style>
  <w:style w:type="paragraph" w:styleId="Heading1">
    <w:name w:val="heading 1"/>
    <w:aliases w:val="Pocket"/>
    <w:basedOn w:val="Normal"/>
    <w:next w:val="Normal"/>
    <w:link w:val="Heading1Char"/>
    <w:qFormat/>
    <w:rsid w:val="009E7C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E7C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Read Char,Text ,Citation,Text"/>
    <w:basedOn w:val="Normal"/>
    <w:next w:val="Normal"/>
    <w:link w:val="Heading3Char"/>
    <w:uiPriority w:val="2"/>
    <w:unhideWhenUsed/>
    <w:qFormat/>
    <w:rsid w:val="009E7C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9E7C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7C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CC6"/>
  </w:style>
  <w:style w:type="character" w:customStyle="1" w:styleId="Heading1Char">
    <w:name w:val="Heading 1 Char"/>
    <w:aliases w:val="Pocket Char"/>
    <w:basedOn w:val="DefaultParagraphFont"/>
    <w:link w:val="Heading1"/>
    <w:rsid w:val="009E7CC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E7CC6"/>
    <w:rPr>
      <w:rFonts w:ascii="Georgia" w:eastAsiaTheme="majorEastAsia" w:hAnsi="Georgia"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9E7CC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E7CC6"/>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9E7CC6"/>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E7CC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9E7CC6"/>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
    <w:basedOn w:val="DefaultParagraphFont"/>
    <w:uiPriority w:val="99"/>
    <w:unhideWhenUsed/>
    <w:rsid w:val="009E7CC6"/>
    <w:rPr>
      <w:color w:val="auto"/>
      <w:u w:val="none"/>
    </w:rPr>
  </w:style>
  <w:style w:type="character" w:styleId="FollowedHyperlink">
    <w:name w:val="FollowedHyperlink"/>
    <w:basedOn w:val="DefaultParagraphFont"/>
    <w:uiPriority w:val="99"/>
    <w:semiHidden/>
    <w:unhideWhenUsed/>
    <w:rsid w:val="009E7CC6"/>
    <w:rPr>
      <w:color w:val="auto"/>
      <w:u w:val="none"/>
    </w:rPr>
  </w:style>
  <w:style w:type="character" w:customStyle="1" w:styleId="Analytics">
    <w:name w:val="Analytics"/>
    <w:basedOn w:val="DefaultParagraphFont"/>
    <w:uiPriority w:val="1"/>
    <w:qFormat/>
    <w:rsid w:val="00FE71CE"/>
    <w:rPr>
      <w:b/>
      <w:bCs/>
      <w:sz w:val="26"/>
      <w:u w:val="none"/>
    </w:rPr>
  </w:style>
  <w:style w:type="paragraph" w:customStyle="1" w:styleId="textbold">
    <w:name w:val="text bold"/>
    <w:basedOn w:val="Normal"/>
    <w:link w:val="Emphasis"/>
    <w:uiPriority w:val="7"/>
    <w:qFormat/>
    <w:rsid w:val="00FD74FE"/>
    <w:pPr>
      <w:ind w:left="720"/>
      <w:jc w:val="both"/>
    </w:pPr>
    <w:rPr>
      <w:b/>
      <w:iCs/>
      <w:u w:val="single"/>
      <w:bdr w:val="single" w:sz="8" w:space="0" w:color="auto"/>
    </w:rPr>
  </w:style>
  <w:style w:type="character" w:customStyle="1" w:styleId="m-8365882520648990262gmail-styleunderline">
    <w:name w:val="m_-8365882520648990262gmail-styleunderline"/>
    <w:basedOn w:val="DefaultParagraphFont"/>
    <w:rsid w:val="00FD74FE"/>
  </w:style>
  <w:style w:type="paragraph" w:styleId="NormalWeb">
    <w:name w:val="Normal (Web)"/>
    <w:basedOn w:val="Normal"/>
    <w:uiPriority w:val="99"/>
    <w:unhideWhenUsed/>
    <w:rsid w:val="004B65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B6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abs/10.1080/009841098159006?src=recsys" TargetMode="External"/><Relationship Id="rId117" Type="http://schemas.openxmlformats.org/officeDocument/2006/relationships/hyperlink" Target="https://crc.berkeley.edu/people/michael-polson/" TargetMode="External"/><Relationship Id="rId21" Type="http://schemas.openxmlformats.org/officeDocument/2006/relationships/hyperlink" Target="https://www.documentcloud.org/documents/6317271-USA-v-CARDENAS-FLORES-MADRIGAL.html" TargetMode="External"/><Relationship Id="rId42" Type="http://schemas.openxmlformats.org/officeDocument/2006/relationships/hyperlink" Target="https://www.fool.com/investing/2019/10/15/3-marijuana-stocks-that-are-immune-to-vape-related.aspx" TargetMode="External"/><Relationship Id="rId47" Type="http://schemas.openxmlformats.org/officeDocument/2006/relationships/hyperlink" Target="https://www.seattletimes.com/sponsored/disappearance-of-wild-salmon-hurts-local-economy/" TargetMode="External"/><Relationship Id="rId63" Type="http://schemas.openxmlformats.org/officeDocument/2006/relationships/hyperlink" Target="http://www.researchgate.net/publication/246198931_Fishes_and_the_Forest" TargetMode="External"/><Relationship Id="rId68" Type="http://schemas.openxmlformats.org/officeDocument/2006/relationships/hyperlink" Target="http://irmaservices.nps.gov/datastore/v4/rest/DownloadFile/469271?accessType=DOWNLOAD" TargetMode="External"/><Relationship Id="rId84" Type="http://schemas.openxmlformats.org/officeDocument/2006/relationships/hyperlink" Target="https://www.fas.org/sgp/crs/misc/R41177.pdf" TargetMode="External"/><Relationship Id="rId89" Type="http://schemas.openxmlformats.org/officeDocument/2006/relationships/hyperlink" Target="https://www.iirp.edu/eforum-archive/restorative-justice-practices-of-native-american-first-nation-and-other-indigenous-people-of-north-america-part-two" TargetMode="External"/><Relationship Id="rId112" Type="http://schemas.openxmlformats.org/officeDocument/2006/relationships/hyperlink" Target="http://www.publichealthlawcenter.org/topics/tobacco-control/tobacco-control-litigation/master-settlement-agreement" TargetMode="External"/><Relationship Id="rId16" Type="http://schemas.openxmlformats.org/officeDocument/2006/relationships/hyperlink" Target="https://www.documentcloud.org/documents/6317271-USA-v-CARDENAS-FLORES-MADRIGAL.html" TargetMode="External"/><Relationship Id="rId107" Type="http://schemas.openxmlformats.org/officeDocument/2006/relationships/hyperlink" Target="https://www.rollingstone.com/t/cannabis/" TargetMode="External"/><Relationship Id="rId11" Type="http://schemas.openxmlformats.org/officeDocument/2006/relationships/hyperlink" Target="http://www.iercecology.org/publications-and-reports/toxicants-wildlife/" TargetMode="External"/><Relationship Id="rId24" Type="http://schemas.openxmlformats.org/officeDocument/2006/relationships/hyperlink" Target="https://news.bloombergenvironment.com/environment-and-energy/brazil-bans-carbofuran-pesticide-citing-unacceptable-health-risk" TargetMode="External"/><Relationship Id="rId32" Type="http://schemas.openxmlformats.org/officeDocument/2006/relationships/hyperlink" Target="https://www.latimes.com/environment/story/2019-08-21/mexican-marijuana-traffickers-banned-pesticide-carbofuran-california-forests" TargetMode="External"/><Relationship Id="rId37" Type="http://schemas.openxmlformats.org/officeDocument/2006/relationships/hyperlink" Target="https://www.reuters.com/article/us-usa-marijuana-environment/banned-pesticides-from-illegal-pot-farms-seep-into-california-water-idUSKCN1BJ13W" TargetMode="External"/><Relationship Id="rId40" Type="http://schemas.openxmlformats.org/officeDocument/2006/relationships/hyperlink" Target="https://www.fool.com/investing/2019/08/05/a-state-by-state-look-at-where-cannabis-is-legal.aspx" TargetMode="External"/><Relationship Id="rId45" Type="http://schemas.openxmlformats.org/officeDocument/2006/relationships/hyperlink" Target="https://www.un.org/development/desa/en/news/population/world-population-prospects-2017.html" TargetMode="External"/><Relationship Id="rId53" Type="http://schemas.openxmlformats.org/officeDocument/2006/relationships/hyperlink" Target="https://digitalcommons.law.buffalo.edu/cgi/viewcontent.cgi?article=1915&amp;context=articles" TargetMode="External"/><Relationship Id="rId58" Type="http://schemas.openxmlformats.org/officeDocument/2006/relationships/hyperlink" Target="https://www.sciencedirect.com/science/article/pii/S1352231018307416" TargetMode="External"/><Relationship Id="rId66" Type="http://schemas.openxmlformats.org/officeDocument/2006/relationships/hyperlink" Target="http://www.carnegiemnh.org/online/indians/tlingit/salmon.html" TargetMode="External"/><Relationship Id="rId74" Type="http://schemas.openxmlformats.org/officeDocument/2006/relationships/hyperlink" Target="http://www.motherjones.com/environment/2014/03/marijuana-pot-weed-statistics-climate-change" TargetMode="External"/><Relationship Id="rId79" Type="http://schemas.openxmlformats.org/officeDocument/2006/relationships/hyperlink" Target="https://www.thenation.com/article/beware-of-big-philanthropys-new-enthusiasm-for-criminal-justice-reform/" TargetMode="External"/><Relationship Id="rId87" Type="http://schemas.openxmlformats.org/officeDocument/2006/relationships/hyperlink" Target="https://www.nytimes.com/2018/05/13/nyregion/marijuana-arrests-nyc-race.html" TargetMode="External"/><Relationship Id="rId102" Type="http://schemas.openxmlformats.org/officeDocument/2006/relationships/hyperlink" Target="http://www.ens-newswire.com/ens/aug1999/1999-08-02-06.asp" TargetMode="External"/><Relationship Id="rId110" Type="http://schemas.openxmlformats.org/officeDocument/2006/relationships/hyperlink" Target="https://www.industrydocumentslibrary.ucsf.edu/tobacco/docs/" TargetMode="External"/><Relationship Id="rId115" Type="http://schemas.openxmlformats.org/officeDocument/2006/relationships/hyperlink" Target="https://www.timesofisrael.com/philip-morris-investment-in-syqe-was-2nd-largest-2016-cannabis-deal-report/" TargetMode="External"/><Relationship Id="rId5" Type="http://schemas.openxmlformats.org/officeDocument/2006/relationships/webSettings" Target="webSettings.xml"/><Relationship Id="rId61" Type="http://schemas.openxmlformats.org/officeDocument/2006/relationships/hyperlink" Target="https://digitalcommons.law.buffalo.edu/cgi/viewcontent.cgi?article=1915&amp;context=articles" TargetMode="External"/><Relationship Id="rId82" Type="http://schemas.openxmlformats.org/officeDocument/2006/relationships/hyperlink" Target="http://www.iheartpaps.org/" TargetMode="External"/><Relationship Id="rId90" Type="http://schemas.openxmlformats.org/officeDocument/2006/relationships/hyperlink" Target="https://www.thenation.com/article/archive/what-is-prison-abolition/that%20have%20adopted%20some%20restorative%20practices" TargetMode="External"/><Relationship Id="rId95" Type="http://schemas.openxmlformats.org/officeDocument/2006/relationships/hyperlink" Target="https://www.cnn.com/2018/05/14/us/yale-black-grad-student-interview/index.html" TargetMode="External"/><Relationship Id="rId19" Type="http://schemas.openxmlformats.org/officeDocument/2006/relationships/hyperlink" Target="https://www.documentcloud.org/documents/6317297-USA-v-Cruze-Diaz-Weed-Grow-IV.html" TargetMode="External"/><Relationship Id="rId14" Type="http://schemas.openxmlformats.org/officeDocument/2006/relationships/hyperlink" Target="https://www.documentcloud.org/documents/6317295-Usa-v-Valdivia-Grow-Op-VII.html" TargetMode="External"/><Relationship Id="rId22" Type="http://schemas.openxmlformats.org/officeDocument/2006/relationships/hyperlink" Target="https://www.latimes.com/environment/story/2019-08-21/mexican-marijuana-traffickers-banned-pesticide-carbofuran-california-forests" TargetMode="External"/><Relationship Id="rId27" Type="http://schemas.openxmlformats.org/officeDocument/2006/relationships/hyperlink" Target="https://www.tandfonline.com/doi/full/10.1080/15376520490434476?src=recsys" TargetMode="External"/><Relationship Id="rId30" Type="http://schemas.openxmlformats.org/officeDocument/2006/relationships/hyperlink" Target="https://cfpub.epa.gov/watertrain/moduleFrame.cfm?parent_object_id=337" TargetMode="External"/><Relationship Id="rId35" Type="http://schemas.openxmlformats.org/officeDocument/2006/relationships/hyperlink" Target="https://www.apnews.com/6e7d27d687e9428381fa940ccdb0521b" TargetMode="External"/><Relationship Id="rId43" Type="http://schemas.openxmlformats.org/officeDocument/2006/relationships/hyperlink" Target="https://1bps6437gg8c169i0y1drtgz-wpengine.netdna-ssl.com/wp-content/uploads/2019/08/PecticidesSoilHealth_Final-1.pdf" TargetMode="External"/><Relationship Id="rId48" Type="http://schemas.openxmlformats.org/officeDocument/2006/relationships/hyperlink" Target="https://thebulletin.org/2016/04/biodiversity-loss-an-existential-risk-comparable-to-climate-change/" TargetMode="External"/><Relationship Id="rId56" Type="http://schemas.openxmlformats.org/officeDocument/2006/relationships/hyperlink" Target="https://www.fs.fed.us/psw/publications/thompson/psw_2017_thompson001.pdf" TargetMode="External"/><Relationship Id="rId64" Type="http://schemas.openxmlformats.org/officeDocument/2006/relationships/hyperlink" Target="http://www.biol.wwu.edu/hooper/Helfield%26Naiman2001Ecol_Salmon-derivedN%26ForestGrowth.pdf" TargetMode="External"/><Relationship Id="rId69" Type="http://schemas.openxmlformats.org/officeDocument/2006/relationships/hyperlink" Target="https://www.wildsalmoncenter.org/2015/12/17/gmo-salmon/" TargetMode="External"/><Relationship Id="rId77" Type="http://schemas.openxmlformats.org/officeDocument/2006/relationships/hyperlink" Target="https://law.yale.edu/system/files/area/center/liman/document/aimingtoreducetic.pdf" TargetMode="External"/><Relationship Id="rId100" Type="http://schemas.openxmlformats.org/officeDocument/2006/relationships/hyperlink" Target="https://www.globalissues.org/article/171/loss-of-biodiversity-and-extinctions" TargetMode="External"/><Relationship Id="rId105" Type="http://schemas.openxmlformats.org/officeDocument/2006/relationships/hyperlink" Target="https://www.nwcouncil.org/about/" TargetMode="External"/><Relationship Id="rId113" Type="http://schemas.openxmlformats.org/officeDocument/2006/relationships/hyperlink" Target="http://www.businessinsider.com/imperial-brands-snoop-dogg-vc-invests-in-medical-cannabis-biotech-2018-6" TargetMode="External"/><Relationship Id="rId118" Type="http://schemas.openxmlformats.org/officeDocument/2006/relationships/fontTable" Target="fontTable.xml"/><Relationship Id="rId8" Type="http://schemas.openxmlformats.org/officeDocument/2006/relationships/hyperlink" Target="https://greencamp.com/cannabis-waste/" TargetMode="External"/><Relationship Id="rId51" Type="http://schemas.openxmlformats.org/officeDocument/2006/relationships/hyperlink" Target="https://www.jstor.org/stable/90023267?mag=the-environmental-downside-of-cannabis-cultivation" TargetMode="External"/><Relationship Id="rId72" Type="http://schemas.openxmlformats.org/officeDocument/2006/relationships/hyperlink" Target="https://www.brookings.edu/wp-content/uploads/2016/07/big-marijuana-1.pdf" TargetMode="External"/><Relationship Id="rId80" Type="http://schemas.openxmlformats.org/officeDocument/2006/relationships/hyperlink" Target="https://www.themarshallproject.org/2018/05/22/is-the-first-step-act-real-reform" TargetMode="External"/><Relationship Id="rId85" Type="http://schemas.openxmlformats.org/officeDocument/2006/relationships/hyperlink" Target="https://www.dailykos.com/stories/2018/2/14/1741381/-Indiana-town-rejects-proposed-for-profit-ICE-prison-Jobs-we-don-t-need-at-wages-we-don-t-want" TargetMode="External"/><Relationship Id="rId93" Type="http://schemas.openxmlformats.org/officeDocument/2006/relationships/hyperlink" Target="https://reliefweb.int/report/guatemala/sepur-zarco-pursuit-truth-justice-and-now-reparations" TargetMode="External"/><Relationship Id="rId98" Type="http://schemas.openxmlformats.org/officeDocument/2006/relationships/hyperlink" Target="https://aeon.co/ideas/in-the-1850s-the-future-of-american-slavery-seemed-bright" TargetMode="External"/><Relationship Id="rId3" Type="http://schemas.openxmlformats.org/officeDocument/2006/relationships/styles" Target="styles.xml"/><Relationship Id="rId12" Type="http://schemas.openxmlformats.org/officeDocument/2006/relationships/hyperlink" Target="https://greencamp.com/pesticides-in-marijuana/" TargetMode="External"/><Relationship Id="rId17" Type="http://schemas.openxmlformats.org/officeDocument/2006/relationships/hyperlink" Target="https://www.documentcloud.org/documents/6317298-USA-v-Garcia-Zamora-Outdoor-Weed-Grow-III.html" TargetMode="External"/><Relationship Id="rId25" Type="http://schemas.openxmlformats.org/officeDocument/2006/relationships/hyperlink" Target="https://www.tandfonline.com/doi/abs/10.1080/03601239509372951" TargetMode="External"/><Relationship Id="rId33" Type="http://schemas.openxmlformats.org/officeDocument/2006/relationships/hyperlink" Target="http://news.bbc.co.uk/2/hi/africa/7460008.stm" TargetMode="External"/><Relationship Id="rId38" Type="http://schemas.openxmlformats.org/officeDocument/2006/relationships/hyperlink" Target="https://academic.oup.com/bioscience/article/65/8/822/240374" TargetMode="External"/><Relationship Id="rId46" Type="http://schemas.openxmlformats.org/officeDocument/2006/relationships/hyperlink" Target="https://www.amazon.com/King-Fish-Thousand-Year-Run-Salmon/dp/0813342996" TargetMode="External"/><Relationship Id="rId59" Type="http://schemas.openxmlformats.org/officeDocument/2006/relationships/hyperlink" Target="https://toxtown.nlm.nih.gov/chemicals-and-contaminants/volatile-organic-compounds-vocs" TargetMode="External"/><Relationship Id="rId67" Type="http://schemas.openxmlformats.org/officeDocument/2006/relationships/hyperlink" Target="http://commonplacemagazine.org/new-pioneers/protecting-first-foods/" TargetMode="External"/><Relationship Id="rId103" Type="http://schemas.openxmlformats.org/officeDocument/2006/relationships/hyperlink" Target="https://stateofsalmon.wa.gov/statewide-salmon-recovery-data/" TargetMode="External"/><Relationship Id="rId108" Type="http://schemas.openxmlformats.org/officeDocument/2006/relationships/hyperlink" Target="https://www.rollingstone.com/t/marijuana/" TargetMode="External"/><Relationship Id="rId116" Type="http://schemas.openxmlformats.org/officeDocument/2006/relationships/hyperlink" Target="https://blogs.berkeley.edu/2020/02/18/dont-let-big-agriculture-squeeze-out-small-cannabis-farms/" TargetMode="External"/><Relationship Id="rId20" Type="http://schemas.openxmlformats.org/officeDocument/2006/relationships/hyperlink" Target="https://www.documentcloud.org/documents/6317478-USA-v-Merino-Outdoor-Pot-Grow-VIII.html" TargetMode="External"/><Relationship Id="rId41" Type="http://schemas.openxmlformats.org/officeDocument/2006/relationships/hyperlink" Target="https://www.youtube.com/watch?v=0PsRanfI300" TargetMode="External"/><Relationship Id="rId54" Type="http://schemas.openxmlformats.org/officeDocument/2006/relationships/hyperlink" Target="https://www.jstor.org/stable/90023267?mag=the-environmental-downside-of-cannabis-cultivation" TargetMode="External"/><Relationship Id="rId62" Type="http://schemas.openxmlformats.org/officeDocument/2006/relationships/hyperlink" Target="https://www.greenparentchicago.com/2011/05/" TargetMode="External"/><Relationship Id="rId70" Type="http://schemas.openxmlformats.org/officeDocument/2006/relationships/hyperlink" Target="http://www.americanrivers.org/assets/pdfs/wild-and-scenic-rivers/the-economic-value-of-rogue.pdf" TargetMode="External"/><Relationship Id="rId75" Type="http://schemas.openxmlformats.org/officeDocument/2006/relationships/hyperlink" Target="https://www.thenation.com/article/archive/what-is-prison-abolition/" TargetMode="External"/><Relationship Id="rId83" Type="http://schemas.openxmlformats.org/officeDocument/2006/relationships/hyperlink" Target="https://www.penguinrandomhouse.com/books/213837/are-prisons-obsolete-by-angela-y-davis/9781583225813/" TargetMode="External"/><Relationship Id="rId88" Type="http://schemas.openxmlformats.org/officeDocument/2006/relationships/hyperlink" Target="https://www.cbc.ca/news/%20anada/montreal/akwesasne-indigenous-court-canada-1.3787969" TargetMode="External"/><Relationship Id="rId91" Type="http://schemas.openxmlformats.org/officeDocument/2006/relationships/hyperlink" Target="https://theconversation.com/how-indigenous-women-who-survived-guatemalas-conflict-are-fighting-for-justice-92872" TargetMode="External"/><Relationship Id="rId96" Type="http://schemas.openxmlformats.org/officeDocument/2006/relationships/hyperlink" Target="http://criticalresistance.org/wp-content/uploads/2012/06/Ab-Toolkit-Part-6.pdf" TargetMode="External"/><Relationship Id="rId111" Type="http://schemas.openxmlformats.org/officeDocument/2006/relationships/hyperlink" Target="http://www.theblincgroup.com/big-tobacco-eyes-the-lucrative-cannabis-industry/" TargetMode="External"/><Relationship Id="rId1" Type="http://schemas.openxmlformats.org/officeDocument/2006/relationships/customXml" Target="../customXml/item1.xml"/><Relationship Id="rId6" Type="http://schemas.openxmlformats.org/officeDocument/2006/relationships/hyperlink" Target="https://greencamp.com/illegal-cannabis-grows/" TargetMode="External"/><Relationship Id="rId15" Type="http://schemas.openxmlformats.org/officeDocument/2006/relationships/hyperlink" Target="https://www.documentcloud.org/documents/6317299-USA-v-Lopez-Pacheco-Outdoor-Weed-Grow-II.html" TargetMode="External"/><Relationship Id="rId23" Type="http://schemas.openxmlformats.org/officeDocument/2006/relationships/hyperlink" Target="https://www.npr.org/templates/story/story.php?storyId=5616641" TargetMode="External"/><Relationship Id="rId28" Type="http://schemas.openxmlformats.org/officeDocument/2006/relationships/hyperlink" Target="http://www.kellysolutions.com/erenewals/documentsubmit/KellyData%5CND%5Cpesticide%5CMSDS%5C279%5C279-2876%5C279-2876_FURADAN_4_F_10_15_2004_5_02_02_PM.pdf" TargetMode="External"/><Relationship Id="rId36" Type="http://schemas.openxmlformats.org/officeDocument/2006/relationships/hyperlink" Target="https://www.modbee.com/news/local/crime/article78747277.html" TargetMode="External"/><Relationship Id="rId49" Type="http://schemas.openxmlformats.org/officeDocument/2006/relationships/hyperlink" Target="https://academic.oup.com/bioscience/article/65/8/822/240374" TargetMode="External"/><Relationship Id="rId57" Type="http://schemas.openxmlformats.org/officeDocument/2006/relationships/hyperlink" Target="https://www.colorado.gov/pacific/marijuana/news/colorado-marijuana-sales-top-6-billion-date-adult-use-marijuana-sales-began" TargetMode="External"/><Relationship Id="rId106" Type="http://schemas.openxmlformats.org/officeDocument/2006/relationships/hyperlink" Target="https://www.cnn.com/2015/04/22/us/pacific-ocean-blob/index.html" TargetMode="External"/><Relationship Id="rId114" Type="http://schemas.openxmlformats.org/officeDocument/2006/relationships/hyperlink" Target="http://www.imperialbrandsplc.com/Media2/Key-announcements/key-announcements/imperial-brands-ventures-ltd-announces-investment-in-oxford-cann.html" TargetMode="External"/><Relationship Id="rId119" Type="http://schemas.openxmlformats.org/officeDocument/2006/relationships/theme" Target="theme/theme1.xml"/><Relationship Id="rId10" Type="http://schemas.openxmlformats.org/officeDocument/2006/relationships/hyperlink" Target="https://www.theatlantic.com/science/archive/2017/03/backcountry-drug-war/521352/" TargetMode="External"/><Relationship Id="rId31" Type="http://schemas.openxmlformats.org/officeDocument/2006/relationships/hyperlink" Target="https://www.nytimes.com/2018/06/21/us/bald-eagles-dead-maryland.html" TargetMode="External"/><Relationship Id="rId44" Type="http://schemas.openxmlformats.org/officeDocument/2006/relationships/hyperlink" Target="https://blogs.ei.columbia.edu/2018/02/21/can-soil-help-combat-climate-change/" TargetMode="External"/><Relationship Id="rId52" Type="http://schemas.openxmlformats.org/officeDocument/2006/relationships/hyperlink" Target="http://www.iercecology.org/" TargetMode="External"/><Relationship Id="rId60" Type="http://schemas.openxmlformats.org/officeDocument/2006/relationships/hyperlink" Target="https://www.sciencedirect.com/science/article/pii/S0921800918318330" TargetMode="External"/><Relationship Id="rId65" Type="http://schemas.openxmlformats.org/officeDocument/2006/relationships/hyperlink" Target="https://www.wildsalmoncenter.org/resources/pebble-mine-report-main-page/" TargetMode="External"/><Relationship Id="rId73" Type="http://schemas.openxmlformats.org/officeDocument/2006/relationships/hyperlink" Target="http://www.motherjones.com/environment/2014/03/marijuana-weed-pot-farming-environmental-impacts" TargetMode="External"/><Relationship Id="rId78" Type="http://schemas.openxmlformats.org/officeDocument/2006/relationships/hyperlink" Target="https://joinnia.com/wp-content/uploads/2017/02/The-Economic-Burden-of-Incarceration-in-the-US-2016.pdf" TargetMode="External"/><Relationship Id="rId81" Type="http://schemas.openxmlformats.org/officeDocument/2006/relationships/hyperlink" Target="http://dwardmac.pitzer.edu/Anarchist_Archives/goldman/aando/prisons.html" TargetMode="External"/><Relationship Id="rId86" Type="http://schemas.openxmlformats.org/officeDocument/2006/relationships/hyperlink" Target="https://openjustice.doj.ca.gov/resources/publications" TargetMode="External"/><Relationship Id="rId94" Type="http://schemas.openxmlformats.org/officeDocument/2006/relationships/hyperlink" Target="http://www.truth-out.org/opinion/item/39632-standing-up-for-our-communities-why-we-need-a-police-free-future" TargetMode="External"/><Relationship Id="rId99" Type="http://schemas.openxmlformats.org/officeDocument/2006/relationships/hyperlink" Target="http://criticalresistance.org/about/not-so-common-language/" TargetMode="External"/><Relationship Id="rId101" Type="http://schemas.openxmlformats.org/officeDocument/2006/relationships/hyperlink" Target="https://www.globalissues.org/article/170/why-is-biodiversity-important-who-cares" TargetMode="External"/><Relationship Id="rId4" Type="http://schemas.openxmlformats.org/officeDocument/2006/relationships/settings" Target="settings.xml"/><Relationship Id="rId9" Type="http://schemas.openxmlformats.org/officeDocument/2006/relationships/hyperlink" Target="https://apnews.com/217473b58bb6418b81b2b40168669d64?fbclid=IwAR2RYFFBbjk-w2e77VdC71ZDSyc5d_UfkXhkjrQ8f-l49DMpWn96lmOuWlw" TargetMode="External"/><Relationship Id="rId13" Type="http://schemas.openxmlformats.org/officeDocument/2006/relationships/hyperlink" Target="https://greencamp.com/californias-black-market-for-weed-at-least-three-times-the-size-of-legal-industry/" TargetMode="External"/><Relationship Id="rId18" Type="http://schemas.openxmlformats.org/officeDocument/2006/relationships/hyperlink" Target="https://www.documentcloud.org/documents/6317296-USA-v-Valencia-11-232-Plants.html" TargetMode="External"/><Relationship Id="rId39" Type="http://schemas.openxmlformats.org/officeDocument/2006/relationships/hyperlink" Target="https://www.fool.com/marijuana-stocks/" TargetMode="External"/><Relationship Id="rId109" Type="http://schemas.openxmlformats.org/officeDocument/2006/relationships/hyperlink" Target="https://www.milbank.org/quarterly/articles/waiting-for-the-opportune-moment-the-tobacco-industry-and-marijuana-legalization/" TargetMode="External"/><Relationship Id="rId34" Type="http://schemas.openxmlformats.org/officeDocument/2006/relationships/hyperlink" Target="https://www.apnews.com/6e7d27d687e9428381fa940ccdb0521b" TargetMode="External"/><Relationship Id="rId50" Type="http://schemas.openxmlformats.org/officeDocument/2006/relationships/hyperlink" Target="https://www.jstor.org/stable/90023267?mag=the-environmental-downside-of-cannabis-cultivation" TargetMode="External"/><Relationship Id="rId55" Type="http://schemas.openxmlformats.org/officeDocument/2006/relationships/hyperlink" Target="https://journals.plos.org/plosone/article?id=10.1371/journal.pone.0040163" TargetMode="External"/><Relationship Id="rId76" Type="http://schemas.openxmlformats.org/officeDocument/2006/relationships/hyperlink" Target="https://www.cambridge.org/core/journals/du-bois-review-social-science-research-on-race/article/racial-inequalities-in-connectedness-to-imprisoned-individuals-in-the-united-states/D015904ED108B3B0A18454450104845A" TargetMode="External"/><Relationship Id="rId97" Type="http://schemas.openxmlformats.org/officeDocument/2006/relationships/hyperlink" Target="https://sentencingproject.org/wp-content/uploads/2016/01/Trends-in-US-Corrections.pdf" TargetMode="External"/><Relationship Id="rId104" Type="http://schemas.openxmlformats.org/officeDocument/2006/relationships/hyperlink" Target="https://onlinelibrary.wiley.com/doi/abs/10.1002/mcf2.10023" TargetMode="External"/><Relationship Id="rId7" Type="http://schemas.openxmlformats.org/officeDocument/2006/relationships/hyperlink" Target="https://greencamp.com/marijuana-and-environment-green-rush-not-so-green-after-all/" TargetMode="External"/><Relationship Id="rId71" Type="http://schemas.openxmlformats.org/officeDocument/2006/relationships/hyperlink" Target="https://www.fws.gov/cno/es/fisher/" TargetMode="External"/><Relationship Id="rId92" Type="http://schemas.openxmlformats.org/officeDocument/2006/relationships/hyperlink" Target="http://www.sum.uio.no/english/research/publications/2017/aguilar-stoen_bull_norways-contribution-to-peacebuilding-in-guatemala-1996-2016_sept2017_final.pdf" TargetMode="External"/><Relationship Id="rId2" Type="http://schemas.openxmlformats.org/officeDocument/2006/relationships/numbering" Target="numbering.xml"/><Relationship Id="rId29" Type="http://schemas.openxmlformats.org/officeDocument/2006/relationships/hyperlink" Target="https://www.cdc.gov/mmwr/PDF/wk/mm480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F8780-4F94-4376-8C42-E00DE8540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Pages>
  <Words>31541</Words>
  <Characters>179789</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Zimmerman</dc:creator>
  <cp:keywords>5.1.1</cp:keywords>
  <dc:description/>
  <cp:lastModifiedBy>Smith, Ashton</cp:lastModifiedBy>
  <cp:revision>6</cp:revision>
  <dcterms:created xsi:type="dcterms:W3CDTF">2020-07-27T23:24:00Z</dcterms:created>
  <dcterms:modified xsi:type="dcterms:W3CDTF">2020-07-31T20:33:00Z</dcterms:modified>
</cp:coreProperties>
</file>