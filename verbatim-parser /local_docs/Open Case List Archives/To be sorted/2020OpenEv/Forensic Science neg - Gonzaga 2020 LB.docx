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DCE24F" w14:textId="166D3FFC" w:rsidR="00007DF1" w:rsidRPr="00FF597F" w:rsidRDefault="00007DF1" w:rsidP="00007DF1">
      <w:pPr>
        <w:pStyle w:val="Heading1"/>
        <w:rPr>
          <w:rFonts w:cs="Times New Roman"/>
        </w:rPr>
      </w:pPr>
      <w:r w:rsidRPr="00FF597F">
        <w:rPr>
          <w:rFonts w:cs="Times New Roman"/>
        </w:rPr>
        <w:t>Forensic Science Neg</w:t>
      </w:r>
      <w:r w:rsidR="00CF0B83">
        <w:rPr>
          <w:rFonts w:cs="Times New Roman"/>
        </w:rPr>
        <w:t xml:space="preserve"> – GDI 2020</w:t>
      </w:r>
    </w:p>
    <w:p w14:paraId="286012BC" w14:textId="77777777" w:rsidR="00007DF1" w:rsidRPr="00FF597F" w:rsidRDefault="00007DF1" w:rsidP="00007DF1">
      <w:pPr>
        <w:pStyle w:val="Heading2"/>
        <w:rPr>
          <w:rFonts w:cs="Times New Roman"/>
        </w:rPr>
      </w:pPr>
      <w:r w:rsidRPr="00FF597F">
        <w:rPr>
          <w:rFonts w:cs="Times New Roman"/>
        </w:rPr>
        <w:lastRenderedPageBreak/>
        <w:t>FYI</w:t>
      </w:r>
    </w:p>
    <w:p w14:paraId="1B4B2648" w14:textId="77777777" w:rsidR="00007DF1" w:rsidRPr="00FF597F" w:rsidRDefault="00007DF1" w:rsidP="00007DF1">
      <w:pPr>
        <w:pStyle w:val="Heading3"/>
        <w:rPr>
          <w:rFonts w:cs="Times New Roman"/>
        </w:rPr>
      </w:pPr>
      <w:r w:rsidRPr="00FF597F">
        <w:rPr>
          <w:rFonts w:cs="Times New Roman"/>
        </w:rPr>
        <w:lastRenderedPageBreak/>
        <w:t>Info – Balko’s Method</w:t>
      </w:r>
    </w:p>
    <w:p w14:paraId="2D085D64" w14:textId="77777777" w:rsidR="00007DF1" w:rsidRPr="00FF597F" w:rsidRDefault="00007DF1" w:rsidP="00007DF1"/>
    <w:p w14:paraId="34F398E0" w14:textId="77777777" w:rsidR="00007DF1" w:rsidRPr="00FF597F" w:rsidRDefault="00007DF1" w:rsidP="00007DF1">
      <w:pPr>
        <w:pStyle w:val="Heading4"/>
        <w:rPr>
          <w:rFonts w:cs="Times New Roman"/>
        </w:rPr>
      </w:pPr>
      <w:r w:rsidRPr="00FF597F">
        <w:rPr>
          <w:rFonts w:cs="Times New Roman"/>
        </w:rPr>
        <w:t>Balko methodology involved email questions to experts (mostly critics)</w:t>
      </w:r>
    </w:p>
    <w:p w14:paraId="003C9129" w14:textId="77777777" w:rsidR="00007DF1" w:rsidRPr="00FF597F" w:rsidRDefault="00007DF1" w:rsidP="00007DF1">
      <w:pPr>
        <w:rPr>
          <w:rStyle w:val="Style13ptBold"/>
        </w:rPr>
      </w:pPr>
      <w:r w:rsidRPr="00FF597F">
        <w:rPr>
          <w:rStyle w:val="Style13ptBold"/>
        </w:rPr>
        <w:t>Balko, Washington Post opinion columnist, 19</w:t>
      </w:r>
    </w:p>
    <w:p w14:paraId="2E9985D2" w14:textId="77777777" w:rsidR="00007DF1" w:rsidRPr="00FF597F" w:rsidRDefault="00007DF1" w:rsidP="00007DF1">
      <w:r w:rsidRPr="00FF597F">
        <w:t xml:space="preserve">[Radley, 6-20-19, Washington Post, “We need to fix forensics. But how?”, </w:t>
      </w:r>
      <w:hyperlink r:id="rId7" w:history="1">
        <w:r w:rsidRPr="00FF597F">
          <w:rPr>
            <w:rStyle w:val="Hyperlink"/>
          </w:rPr>
          <w:t>https://www.washingtonpost.com/opinions/2019/06/20/we-need-fix-forensics-how/</w:t>
        </w:r>
      </w:hyperlink>
      <w:r w:rsidRPr="00FF597F">
        <w:t>, accessed 6-21-20, AFB]</w:t>
      </w:r>
    </w:p>
    <w:p w14:paraId="52AF9E69" w14:textId="77777777" w:rsidR="00007DF1" w:rsidRPr="00FF597F" w:rsidRDefault="00007DF1" w:rsidP="00007DF1"/>
    <w:p w14:paraId="365CF132" w14:textId="77777777" w:rsidR="00007DF1" w:rsidRPr="00FF597F" w:rsidRDefault="00007DF1" w:rsidP="00007DF1">
      <w:r w:rsidRPr="00FF597F">
        <w:t xml:space="preserve">In covering these issues, I have found that there are lots of people willing to talk about the problems with forensics in the courtroom. But solutions are harder to come by — especially solutions that would be politically feasible, findable, and fit the current framework of our judicial-legal system. </w:t>
      </w:r>
      <w:proofErr w:type="gramStart"/>
      <w:r w:rsidRPr="00FF597F">
        <w:t>So</w:t>
      </w:r>
      <w:proofErr w:type="gramEnd"/>
      <w:r w:rsidRPr="00FF597F">
        <w:t xml:space="preserve"> </w:t>
      </w:r>
      <w:r w:rsidRPr="00FF597F">
        <w:rPr>
          <w:rStyle w:val="StyleUnderline"/>
        </w:rPr>
        <w:t>I decided to seek solutions from those who work in the areas of law, science and forensics. I sent an inquiry to 33 people, 14 of whom were willing to email answers to a set of six questions. All could be called critics of the way forensics are used in criminal cases today</w:t>
      </w:r>
      <w:r w:rsidRPr="00FF597F">
        <w:t>. You can read their full biographies here.</w:t>
      </w:r>
    </w:p>
    <w:p w14:paraId="269DD6D8" w14:textId="0CBDC322" w:rsidR="00007DF1" w:rsidRDefault="00007DF1" w:rsidP="00007DF1">
      <w:pPr>
        <w:pStyle w:val="Heading2"/>
        <w:rPr>
          <w:rFonts w:cs="Times New Roman"/>
        </w:rPr>
      </w:pPr>
      <w:r w:rsidRPr="00FF597F">
        <w:rPr>
          <w:rFonts w:cs="Times New Roman"/>
        </w:rPr>
        <w:lastRenderedPageBreak/>
        <w:t>Wrongful Convictions</w:t>
      </w:r>
      <w:r w:rsidR="00CF0B83">
        <w:rPr>
          <w:rFonts w:cs="Times New Roman"/>
        </w:rPr>
        <w:t xml:space="preserve"> Advantage Neg</w:t>
      </w:r>
    </w:p>
    <w:p w14:paraId="038F52C9" w14:textId="77777777" w:rsidR="005C42C4" w:rsidRPr="00FF597F" w:rsidRDefault="005C42C4" w:rsidP="005C42C4">
      <w:pPr>
        <w:pStyle w:val="Heading3"/>
        <w:rPr>
          <w:rFonts w:cs="Times New Roman"/>
        </w:rPr>
      </w:pPr>
      <w:r w:rsidRPr="00FF597F">
        <w:rPr>
          <w:rFonts w:cs="Times New Roman"/>
        </w:rPr>
        <w:lastRenderedPageBreak/>
        <w:t>SQ Solves – Checks on Junk Science</w:t>
      </w:r>
    </w:p>
    <w:p w14:paraId="2C67960E" w14:textId="77777777" w:rsidR="005C42C4" w:rsidRPr="00FF597F" w:rsidRDefault="005C42C4" w:rsidP="005C42C4">
      <w:pPr>
        <w:pStyle w:val="Heading4"/>
        <w:rPr>
          <w:rFonts w:cs="Times New Roman"/>
        </w:rPr>
      </w:pPr>
      <w:r w:rsidRPr="00FF597F">
        <w:rPr>
          <w:rFonts w:cs="Times New Roman"/>
        </w:rPr>
        <w:t>Judges and the adversarial system provide checks on bad science</w:t>
      </w:r>
    </w:p>
    <w:p w14:paraId="1CF450EF" w14:textId="77777777" w:rsidR="005C42C4" w:rsidRPr="00FF597F" w:rsidRDefault="005C42C4" w:rsidP="005C42C4">
      <w:r w:rsidRPr="00FF597F">
        <w:rPr>
          <w:rStyle w:val="Style13ptBold"/>
        </w:rPr>
        <w:t>Thomas, Staff Writer, 19</w:t>
      </w:r>
      <w:r w:rsidRPr="00FF597F">
        <w:t xml:space="preserve"> (Jake, 12/19/2019, Mail Tribune, “Forensic Justice Project helps lawyers become more scientifically literate,” </w:t>
      </w:r>
      <w:hyperlink r:id="rId8" w:history="1">
        <w:r w:rsidRPr="00FF597F">
          <w:rPr>
            <w:rStyle w:val="Hyperlink"/>
          </w:rPr>
          <w:t>https://mailtribune.com/news/state-news/forensic-justice-project-helps-lawyers-become-more-scientifically-literate</w:t>
        </w:r>
      </w:hyperlink>
      <w:r w:rsidRPr="00FF597F">
        <w:t>, accessed 6/24/2020, MM)</w:t>
      </w:r>
    </w:p>
    <w:p w14:paraId="63D19CFD" w14:textId="77777777" w:rsidR="005C42C4" w:rsidRPr="00FF597F" w:rsidRDefault="005C42C4" w:rsidP="005C42C4">
      <w:r w:rsidRPr="00FF597F">
        <w:t>‘An adversarial system’</w:t>
      </w:r>
    </w:p>
    <w:p w14:paraId="7B8090A4" w14:textId="77777777" w:rsidR="005C42C4" w:rsidRPr="00FF597F" w:rsidRDefault="005C42C4" w:rsidP="005C42C4">
      <w:pPr>
        <w:rPr>
          <w:rStyle w:val="StyleUnderline"/>
        </w:rPr>
      </w:pPr>
      <w:r w:rsidRPr="00FF597F">
        <w:t xml:space="preserve">The Oregon State Police did not make anyone available for an interview. It instead issued a statement indicating that at </w:t>
      </w:r>
      <w:r w:rsidRPr="00FF597F">
        <w:rPr>
          <w:rStyle w:val="StyleUnderline"/>
        </w:rPr>
        <w:t>the time its lab worked on the McGuffin case it had standards in place to prevent unfounded conclusions from being included in its reports</w:t>
      </w:r>
      <w:r w:rsidRPr="00FF597F">
        <w:t xml:space="preserve">. According to the statement, </w:t>
      </w:r>
      <w:r w:rsidRPr="00FF597F">
        <w:rPr>
          <w:rStyle w:val="StyleUnderline"/>
        </w:rPr>
        <w:t xml:space="preserve">while the lab report </w:t>
      </w:r>
      <w:proofErr w:type="gramStart"/>
      <w:r w:rsidRPr="00FF597F">
        <w:rPr>
          <w:rStyle w:val="StyleUnderline"/>
        </w:rPr>
        <w:t>couldn’t</w:t>
      </w:r>
      <w:proofErr w:type="gramEnd"/>
      <w:r w:rsidRPr="00FF597F">
        <w:rPr>
          <w:rStyle w:val="StyleUnderline"/>
        </w:rPr>
        <w:t xml:space="preserve"> responsibly report that another man’s DNA was on the victim’s shoe, the raw data from the analysis had been provided to the prosecution and the defense</w:t>
      </w:r>
      <w:r w:rsidRPr="00FF597F">
        <w:t>. “</w:t>
      </w:r>
      <w:r w:rsidRPr="00FF597F">
        <w:rPr>
          <w:rStyle w:val="StyleUnderline"/>
        </w:rPr>
        <w:t>Our scientists made our system an open book, providing any detail requested on current and past practices and the scientific standards with regard to the DNA analysis performed in this case</w:t>
      </w:r>
      <w:r w:rsidRPr="00FF597F">
        <w:t>,” the statement said. Marion County District Attorney Paige Clarkson, speaking on behalf of the Oregon District Attorneys Association, said, “</w:t>
      </w:r>
      <w:r w:rsidRPr="00FF597F">
        <w:rPr>
          <w:rStyle w:val="StyleUnderline"/>
        </w:rPr>
        <w:t>science is always ahead of the legal profession</w:t>
      </w:r>
      <w:r w:rsidRPr="00FF597F">
        <w:t xml:space="preserve">.” But she said </w:t>
      </w:r>
      <w:r w:rsidRPr="00FF597F">
        <w:rPr>
          <w:rStyle w:val="StyleUnderline"/>
        </w:rPr>
        <w:t>there are safeguards, including judges, to ensure that forensic evidence is presented fairly in court</w:t>
      </w:r>
      <w:r w:rsidRPr="00FF597F">
        <w:t xml:space="preserve">. She said experts at the Oregon State Police Forensic Services Division are highly trained and reliable. She said that </w:t>
      </w:r>
      <w:r w:rsidRPr="00FF597F">
        <w:rPr>
          <w:rStyle w:val="StyleUnderline"/>
        </w:rPr>
        <w:t>a good defense lawyer will know when to call in their own experts. “If they are relying solely on a prosecutor’s assessment, they’re not doing their job,” she said. “That’s why we have an adversarial system.”</w:t>
      </w:r>
    </w:p>
    <w:p w14:paraId="0E39D1A7" w14:textId="77777777" w:rsidR="005C42C4" w:rsidRPr="00FF597F" w:rsidRDefault="005C42C4" w:rsidP="005C42C4"/>
    <w:p w14:paraId="786C3C2E" w14:textId="77777777" w:rsidR="005C42C4" w:rsidRDefault="005C42C4" w:rsidP="005C42C4">
      <w:pPr>
        <w:pStyle w:val="Heading3"/>
      </w:pPr>
      <w:r>
        <w:lastRenderedPageBreak/>
        <w:t>No Solvency Forensics Not Key</w:t>
      </w:r>
    </w:p>
    <w:p w14:paraId="6B4DB9AD" w14:textId="77777777" w:rsidR="005C42C4" w:rsidRPr="009E2FC9" w:rsidRDefault="005C42C4" w:rsidP="005C42C4">
      <w:pPr>
        <w:pStyle w:val="Heading4"/>
        <w:rPr>
          <w:rFonts w:ascii="Times New Roman" w:hAnsi="Times New Roman" w:cs="Times New Roman"/>
        </w:rPr>
      </w:pPr>
      <w:r w:rsidRPr="009E2FC9">
        <w:rPr>
          <w:rFonts w:ascii="Times New Roman" w:hAnsi="Times New Roman" w:cs="Times New Roman"/>
        </w:rPr>
        <w:t xml:space="preserve">Forensic Evidence </w:t>
      </w:r>
      <w:proofErr w:type="gramStart"/>
      <w:r w:rsidRPr="009E2FC9">
        <w:rPr>
          <w:rFonts w:ascii="Times New Roman" w:hAnsi="Times New Roman" w:cs="Times New Roman"/>
        </w:rPr>
        <w:t>doesn’t</w:t>
      </w:r>
      <w:proofErr w:type="gramEnd"/>
      <w:r w:rsidRPr="009E2FC9">
        <w:rPr>
          <w:rFonts w:ascii="Times New Roman" w:hAnsi="Times New Roman" w:cs="Times New Roman"/>
        </w:rPr>
        <w:t xml:space="preserve"> completely alter the outcomes of trials - empirics</w:t>
      </w:r>
    </w:p>
    <w:p w14:paraId="1FD9238D" w14:textId="77777777" w:rsidR="005C42C4" w:rsidRPr="00B6040B" w:rsidRDefault="005C42C4" w:rsidP="005C42C4">
      <w:pPr>
        <w:rPr>
          <w:rStyle w:val="Style13ptBold"/>
        </w:rPr>
      </w:pPr>
      <w:r w:rsidRPr="00B6040B">
        <w:rPr>
          <w:rStyle w:val="Style13ptBold"/>
        </w:rPr>
        <w:t>Peterson, American Psychologist, et. al., 10</w:t>
      </w:r>
    </w:p>
    <w:p w14:paraId="68359BE1" w14:textId="77777777" w:rsidR="005C42C4" w:rsidRPr="009E2FC9" w:rsidRDefault="005C42C4" w:rsidP="005C42C4">
      <w:pPr>
        <w:rPr>
          <w:rFonts w:ascii="Times New Roman" w:hAnsi="Times New Roman" w:cs="Times New Roman"/>
        </w:rPr>
      </w:pPr>
      <w:r w:rsidRPr="009E2FC9">
        <w:rPr>
          <w:rFonts w:ascii="Times New Roman" w:hAnsi="Times New Roman" w:cs="Times New Roman"/>
        </w:rPr>
        <w:t>[Joseph, Ira Sommers, Associate Professor of Criminal Justice at California State University, Deborah Baskin, Chairperson of the Department of Criminal Justice at California State University, 6/10/10, National Institute of Justice, “THE ROLE AND IMPACT OF FORENSIC EVIDENCE IN THE CRIMINAL JUSTICE PROCESS”, https://www.ncjrs.gov/pdffiles1/nij/grants/231977.pdf, p. 122-123, accessed 7/6/20, MZK]</w:t>
      </w:r>
    </w:p>
    <w:p w14:paraId="6BAA07C3" w14:textId="77777777" w:rsidR="005C42C4" w:rsidRPr="009E2FC9" w:rsidRDefault="005C42C4" w:rsidP="005C42C4">
      <w:pPr>
        <w:rPr>
          <w:rFonts w:ascii="Times New Roman" w:hAnsi="Times New Roman" w:cs="Times New Roman"/>
        </w:rPr>
      </w:pPr>
      <w:r w:rsidRPr="009E2FC9">
        <w:rPr>
          <w:rFonts w:ascii="Times New Roman" w:hAnsi="Times New Roman" w:cs="Times New Roman"/>
          <w:u w:val="single"/>
        </w:rPr>
        <w:t>In spite of the increased attention paid to forensic evidence over the past decade,</w:t>
      </w:r>
      <w:r w:rsidRPr="009E2FC9">
        <w:rPr>
          <w:rFonts w:ascii="Times New Roman" w:hAnsi="Times New Roman" w:cs="Times New Roman"/>
        </w:rPr>
        <w:t xml:space="preserve"> </w:t>
      </w:r>
      <w:r w:rsidRPr="009E2FC9">
        <w:rPr>
          <w:rFonts w:ascii="Times New Roman" w:hAnsi="Times New Roman" w:cs="Times New Roman"/>
          <w:u w:val="single"/>
        </w:rPr>
        <w:t>there is little published empirical data identifying the types of evidence routinely collected, and the extent to which this evidence is submitted to and examined in forensic crime laboratories. There is even less research that describes the role and impact of such evidence on criminal justice outcomes</w:t>
      </w:r>
      <w:r w:rsidRPr="009E2FC9">
        <w:rPr>
          <w:rFonts w:ascii="Times New Roman" w:hAnsi="Times New Roman" w:cs="Times New Roman"/>
        </w:rPr>
        <w:t xml:space="preserve">. While the current study shows that forensic evidence can affect case processing decisions, it is not uniform across all crimes and all evidence types; the effects of evidence vary depending upon criminal offense, variety of forensic evidence, the criminal decision level, and other characteristics of the case. The current study attempted to fill this gap in knowledge by examining the role and impact of forensic evidence on five felony crimes across five jurisdictions. </w:t>
      </w:r>
    </w:p>
    <w:p w14:paraId="74F8BBCC" w14:textId="77777777" w:rsidR="005C42C4" w:rsidRPr="009E2FC9" w:rsidRDefault="005C42C4" w:rsidP="005C42C4">
      <w:pPr>
        <w:rPr>
          <w:rFonts w:ascii="Times New Roman" w:hAnsi="Times New Roman" w:cs="Times New Roman"/>
        </w:rPr>
      </w:pPr>
      <w:r w:rsidRPr="009E2FC9">
        <w:rPr>
          <w:rFonts w:ascii="Times New Roman" w:hAnsi="Times New Roman" w:cs="Times New Roman"/>
        </w:rPr>
        <w:t xml:space="preserve">Given the varied nature of the criminal offenses, as well as contextual differences across study sites, the project reached the following conclusions: </w:t>
      </w:r>
    </w:p>
    <w:p w14:paraId="054979F9" w14:textId="77777777" w:rsidR="005C42C4" w:rsidRPr="009E2FC9" w:rsidRDefault="005C42C4" w:rsidP="005C42C4">
      <w:pPr>
        <w:rPr>
          <w:rFonts w:ascii="Times New Roman" w:hAnsi="Times New Roman" w:cs="Times New Roman"/>
        </w:rPr>
      </w:pPr>
      <w:r w:rsidRPr="009E2FC9">
        <w:rPr>
          <w:rFonts w:ascii="Times New Roman" w:hAnsi="Times New Roman" w:cs="Times New Roman"/>
        </w:rPr>
        <w:t xml:space="preserve">1.The study data revealed that the collection of forensic evidence from crime scenes (and victims) was very extensive in homicides and, to a lesser extent, rapes; it was much more limited for assault, burglary and robbery offenses. </w:t>
      </w:r>
    </w:p>
    <w:p w14:paraId="6ED8F87B" w14:textId="77777777" w:rsidR="005C42C4" w:rsidRPr="009E2FC9" w:rsidRDefault="005C42C4" w:rsidP="005C42C4">
      <w:pPr>
        <w:rPr>
          <w:rFonts w:ascii="Times New Roman" w:hAnsi="Times New Roman" w:cs="Times New Roman"/>
          <w:u w:val="single"/>
        </w:rPr>
      </w:pPr>
      <w:r w:rsidRPr="009E2FC9">
        <w:rPr>
          <w:rFonts w:ascii="Times New Roman" w:hAnsi="Times New Roman" w:cs="Times New Roman"/>
        </w:rPr>
        <w:t xml:space="preserve">2. </w:t>
      </w:r>
      <w:proofErr w:type="gramStart"/>
      <w:r w:rsidRPr="009E2FC9">
        <w:rPr>
          <w:rFonts w:ascii="Times New Roman" w:hAnsi="Times New Roman" w:cs="Times New Roman"/>
          <w:u w:val="single"/>
        </w:rPr>
        <w:t>With the exception of</w:t>
      </w:r>
      <w:proofErr w:type="gramEnd"/>
      <w:r w:rsidRPr="009E2FC9">
        <w:rPr>
          <w:rFonts w:ascii="Times New Roman" w:hAnsi="Times New Roman" w:cs="Times New Roman"/>
          <w:u w:val="single"/>
        </w:rPr>
        <w:t xml:space="preserve"> homicides (89%), few of the reported crime incidents had forensic evidence that was submitted to crime laboratories.</w:t>
      </w:r>
      <w:r w:rsidRPr="009E2FC9">
        <w:rPr>
          <w:rFonts w:ascii="Times New Roman" w:hAnsi="Times New Roman" w:cs="Times New Roman"/>
        </w:rPr>
        <w:t xml:space="preserve"> While </w:t>
      </w:r>
      <w:r w:rsidRPr="009E2FC9">
        <w:rPr>
          <w:rFonts w:ascii="Times New Roman" w:hAnsi="Times New Roman" w:cs="Times New Roman"/>
          <w:u w:val="single"/>
        </w:rPr>
        <w:t xml:space="preserve">the rate of submission of evidence for rape was 32%, submission rates in assaults, burglaries and robberies were under 15% of reported offenses. </w:t>
      </w:r>
    </w:p>
    <w:p w14:paraId="14C17B46" w14:textId="77777777" w:rsidR="005C42C4" w:rsidRPr="009E2FC9" w:rsidRDefault="005C42C4" w:rsidP="005C42C4">
      <w:pPr>
        <w:rPr>
          <w:rFonts w:ascii="Times New Roman" w:hAnsi="Times New Roman" w:cs="Times New Roman"/>
        </w:rPr>
      </w:pPr>
      <w:r w:rsidRPr="009E2FC9">
        <w:rPr>
          <w:rFonts w:ascii="Times New Roman" w:hAnsi="Times New Roman" w:cs="Times New Roman"/>
        </w:rPr>
        <w:t xml:space="preserve">3. </w:t>
      </w:r>
      <w:proofErr w:type="gramStart"/>
      <w:r w:rsidRPr="009E2FC9">
        <w:rPr>
          <w:rFonts w:ascii="Times New Roman" w:hAnsi="Times New Roman" w:cs="Times New Roman"/>
        </w:rPr>
        <w:t>With the exception of</w:t>
      </w:r>
      <w:proofErr w:type="gramEnd"/>
      <w:r w:rsidRPr="009E2FC9">
        <w:rPr>
          <w:rFonts w:ascii="Times New Roman" w:hAnsi="Times New Roman" w:cs="Times New Roman"/>
        </w:rPr>
        <w:t xml:space="preserve"> homicides (81%), the overall percent of reported crime incidents that had physical evidence examined in crime labs was low. </w:t>
      </w:r>
      <w:r w:rsidRPr="009E2FC9">
        <w:rPr>
          <w:rFonts w:ascii="Times New Roman" w:hAnsi="Times New Roman" w:cs="Times New Roman"/>
          <w:u w:val="single"/>
        </w:rPr>
        <w:t>Less than 20% of rape cases and less than 10% of assault, burglary and robbery incidents had lab examined evidence</w:t>
      </w:r>
      <w:r w:rsidRPr="009E2FC9">
        <w:rPr>
          <w:rFonts w:ascii="Times New Roman" w:hAnsi="Times New Roman" w:cs="Times New Roman"/>
        </w:rPr>
        <w:t xml:space="preserve">. Of evidence submitted to labs, however, rates of examination, </w:t>
      </w:r>
      <w:proofErr w:type="gramStart"/>
      <w:r w:rsidRPr="009E2FC9">
        <w:rPr>
          <w:rFonts w:ascii="Times New Roman" w:hAnsi="Times New Roman" w:cs="Times New Roman"/>
        </w:rPr>
        <w:t>with the exception of</w:t>
      </w:r>
      <w:proofErr w:type="gramEnd"/>
      <w:r w:rsidRPr="009E2FC9">
        <w:rPr>
          <w:rFonts w:ascii="Times New Roman" w:hAnsi="Times New Roman" w:cs="Times New Roman"/>
        </w:rPr>
        <w:t xml:space="preserve"> rape cases (58%), exceeded 70%. Consequently, </w:t>
      </w:r>
      <w:proofErr w:type="gramStart"/>
      <w:r w:rsidRPr="009E2FC9">
        <w:rPr>
          <w:rFonts w:ascii="Times New Roman" w:hAnsi="Times New Roman" w:cs="Times New Roman"/>
        </w:rPr>
        <w:t>it is clear that criminal</w:t>
      </w:r>
      <w:proofErr w:type="gramEnd"/>
      <w:r w:rsidRPr="009E2FC9">
        <w:rPr>
          <w:rFonts w:ascii="Times New Roman" w:hAnsi="Times New Roman" w:cs="Times New Roman"/>
        </w:rPr>
        <w:t xml:space="preserve"> justice officials external to the laboratory screen much of the forensic evidence and have a major influence on evidence examination priorities and practices. </w:t>
      </w:r>
    </w:p>
    <w:p w14:paraId="5DA2F82E" w14:textId="77777777" w:rsidR="005C42C4" w:rsidRPr="009E2FC9" w:rsidRDefault="005C42C4" w:rsidP="005C42C4">
      <w:pPr>
        <w:rPr>
          <w:rFonts w:ascii="Times New Roman" w:hAnsi="Times New Roman" w:cs="Times New Roman"/>
          <w:u w:val="single"/>
        </w:rPr>
      </w:pPr>
      <w:r w:rsidRPr="009E2FC9">
        <w:rPr>
          <w:rFonts w:ascii="Times New Roman" w:hAnsi="Times New Roman" w:cs="Times New Roman"/>
        </w:rPr>
        <w:t xml:space="preserve">4. The most frequently collected, </w:t>
      </w:r>
      <w:proofErr w:type="gramStart"/>
      <w:r w:rsidRPr="009E2FC9">
        <w:rPr>
          <w:rFonts w:ascii="Times New Roman" w:hAnsi="Times New Roman" w:cs="Times New Roman"/>
        </w:rPr>
        <w:t>submitted</w:t>
      </w:r>
      <w:proofErr w:type="gramEnd"/>
      <w:r w:rsidRPr="009E2FC9">
        <w:rPr>
          <w:rFonts w:ascii="Times New Roman" w:hAnsi="Times New Roman" w:cs="Times New Roman"/>
        </w:rPr>
        <w:t xml:space="preserve"> and examined forms of evidence were fingerprints, firearms and biological (blood and semen). </w:t>
      </w:r>
      <w:r w:rsidRPr="009E2FC9">
        <w:rPr>
          <w:rFonts w:ascii="Times New Roman" w:hAnsi="Times New Roman" w:cs="Times New Roman"/>
          <w:u w:val="single"/>
        </w:rPr>
        <w:t xml:space="preserve">For the sites included in this study and for the </w:t>
      </w:r>
      <w:proofErr w:type="gramStart"/>
      <w:r w:rsidRPr="009E2FC9">
        <w:rPr>
          <w:rFonts w:ascii="Times New Roman" w:hAnsi="Times New Roman" w:cs="Times New Roman"/>
          <w:u w:val="single"/>
        </w:rPr>
        <w:t>time period</w:t>
      </w:r>
      <w:proofErr w:type="gramEnd"/>
      <w:r w:rsidRPr="009E2FC9">
        <w:rPr>
          <w:rFonts w:ascii="Times New Roman" w:hAnsi="Times New Roman" w:cs="Times New Roman"/>
          <w:u w:val="single"/>
        </w:rPr>
        <w:t xml:space="preserve"> reviewed, DNA testing was rarely performed across all offenses and was concentrated in homicides and, to a lesser extent, rapes.</w:t>
      </w:r>
    </w:p>
    <w:p w14:paraId="5017EF0D" w14:textId="77777777" w:rsidR="005C42C4" w:rsidRPr="009E2FC9" w:rsidRDefault="005C42C4" w:rsidP="005C42C4">
      <w:pPr>
        <w:rPr>
          <w:rFonts w:ascii="Times New Roman" w:hAnsi="Times New Roman" w:cs="Times New Roman"/>
        </w:rPr>
      </w:pPr>
      <w:r w:rsidRPr="009E2FC9">
        <w:rPr>
          <w:rFonts w:ascii="Times New Roman" w:hAnsi="Times New Roman" w:cs="Times New Roman"/>
        </w:rPr>
        <w:t xml:space="preserve"> 5. Although rates of arrest and conviction in study sites were low, the study rates were quite </w:t>
      </w:r>
      <w:proofErr w:type="gramStart"/>
      <w:r w:rsidRPr="009E2FC9">
        <w:rPr>
          <w:rFonts w:ascii="Times New Roman" w:hAnsi="Times New Roman" w:cs="Times New Roman"/>
        </w:rPr>
        <w:t>similar to</w:t>
      </w:r>
      <w:proofErr w:type="gramEnd"/>
      <w:r w:rsidRPr="009E2FC9">
        <w:rPr>
          <w:rFonts w:ascii="Times New Roman" w:hAnsi="Times New Roman" w:cs="Times New Roman"/>
        </w:rPr>
        <w:t xml:space="preserve"> national arrest and conviction data (see Table 4).</w:t>
      </w:r>
    </w:p>
    <w:p w14:paraId="413AA69B" w14:textId="77777777" w:rsidR="005C42C4" w:rsidRPr="009E2FC9" w:rsidRDefault="005C42C4" w:rsidP="005C42C4">
      <w:pPr>
        <w:rPr>
          <w:rFonts w:ascii="Times New Roman" w:hAnsi="Times New Roman" w:cs="Times New Roman"/>
        </w:rPr>
      </w:pPr>
      <w:r w:rsidRPr="009E2FC9">
        <w:rPr>
          <w:rFonts w:ascii="Times New Roman" w:hAnsi="Times New Roman" w:cs="Times New Roman"/>
        </w:rPr>
        <w:t xml:space="preserve"> 6. Rates of arrest, prosecutor referral, charging and conviction for the crimes of aggravated assault, burglary, and robbery with and without physical evidence were all substantial and statistically significant. For the crime of rape, differences were significant for all decision levels except for prosecutor referral. </w:t>
      </w:r>
    </w:p>
    <w:p w14:paraId="02165CD5" w14:textId="77777777" w:rsidR="005C42C4" w:rsidRPr="009E2FC9" w:rsidRDefault="005C42C4" w:rsidP="005C42C4">
      <w:pPr>
        <w:rPr>
          <w:rFonts w:ascii="Times New Roman" w:hAnsi="Times New Roman" w:cs="Times New Roman"/>
        </w:rPr>
      </w:pPr>
      <w:r w:rsidRPr="009E2FC9">
        <w:rPr>
          <w:rFonts w:ascii="Times New Roman" w:hAnsi="Times New Roman" w:cs="Times New Roman"/>
        </w:rPr>
        <w:lastRenderedPageBreak/>
        <w:t xml:space="preserve">7. </w:t>
      </w:r>
      <w:r w:rsidRPr="009E2FC9">
        <w:rPr>
          <w:rFonts w:ascii="Times New Roman" w:hAnsi="Times New Roman" w:cs="Times New Roman"/>
          <w:u w:val="single"/>
        </w:rPr>
        <w:t xml:space="preserve">At the logistic regression level, crime scene evidence was a consistent predictor of arrest across all crimes, but a very low percentage of arrests </w:t>
      </w:r>
      <w:proofErr w:type="gramStart"/>
      <w:r w:rsidRPr="009E2FC9">
        <w:rPr>
          <w:rFonts w:ascii="Times New Roman" w:hAnsi="Times New Roman" w:cs="Times New Roman"/>
          <w:u w:val="single"/>
        </w:rPr>
        <w:t>actually had</w:t>
      </w:r>
      <w:proofErr w:type="gramEnd"/>
      <w:r w:rsidRPr="009E2FC9">
        <w:rPr>
          <w:rFonts w:ascii="Times New Roman" w:hAnsi="Times New Roman" w:cs="Times New Roman"/>
          <w:u w:val="single"/>
        </w:rPr>
        <w:t xml:space="preserve"> physical evidence examined before the arrest.</w:t>
      </w:r>
      <w:r w:rsidRPr="009E2FC9">
        <w:rPr>
          <w:rFonts w:ascii="Times New Roman" w:hAnsi="Times New Roman" w:cs="Times New Roman"/>
        </w:rPr>
        <w:t xml:space="preserve"> The exact role played by forensic evidence at investigation and prosecution levels is complex and dependent upon many factors. </w:t>
      </w:r>
    </w:p>
    <w:p w14:paraId="2EF406A9" w14:textId="77777777" w:rsidR="005C42C4" w:rsidRPr="009E2FC9" w:rsidRDefault="005C42C4" w:rsidP="005C42C4">
      <w:pPr>
        <w:rPr>
          <w:rFonts w:ascii="Times New Roman" w:hAnsi="Times New Roman" w:cs="Times New Roman"/>
        </w:rPr>
      </w:pPr>
      <w:r w:rsidRPr="009E2FC9">
        <w:rPr>
          <w:rFonts w:ascii="Times New Roman" w:hAnsi="Times New Roman" w:cs="Times New Roman"/>
        </w:rPr>
        <w:t xml:space="preserve">8. Post-arrest, the predictive power of forensic evidence varied by crime type and criminal justice outcome. Lab examined evidence was a significant predictor of case charges for aggravated assault and rape. Forensic evidence also was associated with sentence length for assault and homicide. None of the measures of forensic evidence, however, were significant </w:t>
      </w:r>
    </w:p>
    <w:p w14:paraId="62B04C79" w14:textId="77777777" w:rsidR="005C42C4" w:rsidRPr="001627A0" w:rsidRDefault="005C42C4" w:rsidP="005C42C4"/>
    <w:p w14:paraId="1047E17B" w14:textId="77777777" w:rsidR="00007DF1" w:rsidRDefault="00007DF1" w:rsidP="00007DF1">
      <w:pPr>
        <w:pStyle w:val="Heading3"/>
      </w:pPr>
      <w:r>
        <w:lastRenderedPageBreak/>
        <w:t>No Solvency – Backlogs</w:t>
      </w:r>
    </w:p>
    <w:p w14:paraId="30A1EA53" w14:textId="77777777" w:rsidR="00007DF1" w:rsidRDefault="00007DF1" w:rsidP="00007DF1">
      <w:pPr>
        <w:pStyle w:val="Heading4"/>
      </w:pPr>
      <w:r>
        <w:t xml:space="preserve">Forensic Science labs are overwhelmed with requests – backlogs contribute to the release of guilty persons and imprisonment of innocent persons. </w:t>
      </w:r>
    </w:p>
    <w:p w14:paraId="4EA7464C" w14:textId="77777777" w:rsidR="00007DF1" w:rsidRDefault="00007DF1" w:rsidP="00007DF1">
      <w:pPr>
        <w:rPr>
          <w:rStyle w:val="Style13ptBold"/>
        </w:rPr>
      </w:pPr>
      <w:r>
        <w:rPr>
          <w:rStyle w:val="Style13ptBold"/>
        </w:rPr>
        <w:t>National Research Council, 09</w:t>
      </w:r>
    </w:p>
    <w:p w14:paraId="0240AAC7" w14:textId="77777777" w:rsidR="00007DF1" w:rsidRPr="00C91023" w:rsidRDefault="00007DF1" w:rsidP="00007DF1">
      <w:r w:rsidRPr="00C91023">
        <w:t xml:space="preserve">[Committee on Identifying the Needs of the Forensic Sciences Community, National Research Council, 8-09, “Strengthening Forensic Science in the United States: A Path Forward”, </w:t>
      </w:r>
      <w:r>
        <w:t xml:space="preserve">pg. 39-40, </w:t>
      </w:r>
      <w:hyperlink r:id="rId9" w:history="1">
        <w:r w:rsidRPr="00506956">
          <w:rPr>
            <w:rStyle w:val="Hyperlink"/>
          </w:rPr>
          <w:t>https://www.ncjrs.gov/pdffiles1/nij/grants/228091.pdf</w:t>
        </w:r>
      </w:hyperlink>
      <w:r w:rsidRPr="00C91023">
        <w:t>, accessed 6-24-20</w:t>
      </w:r>
      <w:r>
        <w:t xml:space="preserve">, LH </w:t>
      </w:r>
      <w:r w:rsidRPr="00C91023">
        <w:t>]</w:t>
      </w:r>
    </w:p>
    <w:p w14:paraId="05E44D9E" w14:textId="77777777" w:rsidR="00007DF1" w:rsidRDefault="00007DF1" w:rsidP="00007DF1">
      <w:r>
        <w:t>The Case Backlog—Insufficient Resources</w:t>
      </w:r>
    </w:p>
    <w:p w14:paraId="22825828" w14:textId="77777777" w:rsidR="00007DF1" w:rsidRDefault="00007DF1" w:rsidP="00007DF1">
      <w:r>
        <w:t xml:space="preserve">According to the 2005 BJS census report, </w:t>
      </w:r>
      <w:r w:rsidRPr="001A592B">
        <w:rPr>
          <w:rStyle w:val="StyleUnderline"/>
        </w:rPr>
        <w:t>a typical publicly funded</w:t>
      </w:r>
      <w:r>
        <w:rPr>
          <w:rStyle w:val="StyleUnderline"/>
        </w:rPr>
        <w:t xml:space="preserve"> </w:t>
      </w:r>
      <w:r w:rsidRPr="001A592B">
        <w:rPr>
          <w:rStyle w:val="StyleUnderline"/>
        </w:rPr>
        <w:t>crime laboratory ended the year with a backlog of about 401 requests for</w:t>
      </w:r>
      <w:r>
        <w:rPr>
          <w:rStyle w:val="StyleUnderline"/>
        </w:rPr>
        <w:t xml:space="preserve"> </w:t>
      </w:r>
      <w:r w:rsidRPr="001A592B">
        <w:rPr>
          <w:rStyle w:val="StyleUnderline"/>
        </w:rPr>
        <w:t>services, received another 4,328 such requests, and completed 3,980 of</w:t>
      </w:r>
      <w:r>
        <w:rPr>
          <w:rStyle w:val="StyleUnderline"/>
        </w:rPr>
        <w:t xml:space="preserve"> </w:t>
      </w:r>
      <w:r w:rsidRPr="001A592B">
        <w:rPr>
          <w:rStyle w:val="StyleUnderline"/>
        </w:rPr>
        <w:t>them.</w:t>
      </w:r>
      <w:r>
        <w:t xml:space="preserve"> Roughly half of all requests were </w:t>
      </w:r>
      <w:proofErr w:type="gramStart"/>
      <w:r>
        <w:t>in the area of</w:t>
      </w:r>
      <w:proofErr w:type="gramEnd"/>
      <w:r>
        <w:t xml:space="preserve"> controlled substances. The average backlog has risen since the 2002 census,6 with nearly </w:t>
      </w:r>
      <w:r w:rsidRPr="001A592B">
        <w:rPr>
          <w:rStyle w:val="Emphasis"/>
        </w:rPr>
        <w:t xml:space="preserve">20 percent of all requests backlogged </w:t>
      </w:r>
      <w:r>
        <w:t xml:space="preserve">by year end. The Department of Justice </w:t>
      </w:r>
      <w:r w:rsidRPr="001A592B">
        <w:rPr>
          <w:rStyle w:val="StyleUnderline"/>
        </w:rPr>
        <w:t>(DOJ) defines a case as backlogged if it remains in the laboratory 30 days</w:t>
      </w:r>
      <w:r>
        <w:rPr>
          <w:rStyle w:val="StyleUnderline"/>
        </w:rPr>
        <w:t xml:space="preserve"> </w:t>
      </w:r>
      <w:r w:rsidRPr="001A592B">
        <w:rPr>
          <w:rStyle w:val="StyleUnderline"/>
        </w:rPr>
        <w:t>or more without the development of a report or analysis</w:t>
      </w:r>
      <w:r>
        <w:t>. Federal, state, and local laboratories reported a combined backlog of 435,879 requests for forensic analysis.7 According to the census, a typical laboratory performing DNA testing in 2005 started the year with a backlog of 86 requests, received 337 new requests, completed 265 requests, and finished the year with 152 backlogged requests.</w:t>
      </w:r>
    </w:p>
    <w:p w14:paraId="7D7CB203" w14:textId="77777777" w:rsidR="00007DF1" w:rsidRDefault="00007DF1" w:rsidP="00007DF1">
      <w:r w:rsidRPr="001A592B">
        <w:rPr>
          <w:rStyle w:val="StyleUnderline"/>
        </w:rPr>
        <w:t>The backlog is exacerbated further by increased requests for quick</w:t>
      </w:r>
      <w:r>
        <w:rPr>
          <w:rStyle w:val="StyleUnderline"/>
        </w:rPr>
        <w:t xml:space="preserve"> </w:t>
      </w:r>
      <w:r w:rsidRPr="001A592B">
        <w:rPr>
          <w:rStyle w:val="StyleUnderline"/>
        </w:rPr>
        <w:t>laboratory results by law enforcement and prosecutors.</w:t>
      </w:r>
      <w:r>
        <w:t xml:space="preserve"> Witnesses before the committee testified that prosecutors increasingly rely on laboratories to provide results prior to approving charges and have increased requests for additional work on the back end of a case, just before trial.8 Backlogs are compounded by rising police agency requests for testing (e.g., for DNA evidence found on guns and from nonviolent crime scenes). </w:t>
      </w:r>
      <w:r w:rsidRPr="00C91023">
        <w:rPr>
          <w:rStyle w:val="StyleUnderline"/>
        </w:rPr>
        <w:t>Laboratories</w:t>
      </w:r>
      <w:r>
        <w:rPr>
          <w:rStyle w:val="StyleUnderline"/>
        </w:rPr>
        <w:t xml:space="preserve"> </w:t>
      </w:r>
      <w:r w:rsidRPr="00C91023">
        <w:rPr>
          <w:rStyle w:val="StyleUnderline"/>
        </w:rPr>
        <w:t>are thus challenged to balance requests for analyses of “older” and “cold”</w:t>
      </w:r>
      <w:r>
        <w:rPr>
          <w:rStyle w:val="StyleUnderline"/>
        </w:rPr>
        <w:t xml:space="preserve"> </w:t>
      </w:r>
      <w:r w:rsidRPr="00C91023">
        <w:rPr>
          <w:rStyle w:val="StyleUnderline"/>
        </w:rPr>
        <w:t>cases with new cases and must make choices to allocate resources by prioritizing the evidence to be analyzed.</w:t>
      </w:r>
      <w:r>
        <w:t xml:space="preserve"> In California, voters passed Proposition 69, requiring that a DNA sample be obtained from all convicted felons. This increased the workload and resulted in 235,000 backlogged cases by the end of 2005.9</w:t>
      </w:r>
    </w:p>
    <w:p w14:paraId="33C61696" w14:textId="77777777" w:rsidR="00007DF1" w:rsidRPr="001A592B" w:rsidRDefault="00007DF1" w:rsidP="00007DF1">
      <w:pPr>
        <w:rPr>
          <w:rStyle w:val="StyleUnderline"/>
        </w:rPr>
      </w:pPr>
      <w:r w:rsidRPr="001A592B">
        <w:rPr>
          <w:rStyle w:val="StyleUnderline"/>
        </w:rPr>
        <w:t>These backlogs can result in prolonged incarceration for innocent persons wrongly charged and awaiting trial and delayed investigation of those</w:t>
      </w:r>
      <w:r>
        <w:rPr>
          <w:rStyle w:val="StyleUnderline"/>
        </w:rPr>
        <w:t xml:space="preserve"> </w:t>
      </w:r>
      <w:r w:rsidRPr="001A592B">
        <w:rPr>
          <w:rStyle w:val="StyleUnderline"/>
        </w:rPr>
        <w:t>who are not yet charged, and they can contribute to the release of guilty</w:t>
      </w:r>
      <w:r>
        <w:rPr>
          <w:rStyle w:val="StyleUnderline"/>
        </w:rPr>
        <w:t xml:space="preserve"> </w:t>
      </w:r>
      <w:r w:rsidRPr="001A592B">
        <w:rPr>
          <w:rStyle w:val="StyleUnderline"/>
        </w:rPr>
        <w:t>suspects who go on to commit further crimes.</w:t>
      </w:r>
    </w:p>
    <w:p w14:paraId="515D5388" w14:textId="77777777" w:rsidR="00007DF1" w:rsidRPr="0064425D" w:rsidRDefault="00007DF1" w:rsidP="00007DF1"/>
    <w:p w14:paraId="79F367AB" w14:textId="77777777" w:rsidR="005C42C4" w:rsidRPr="00FF597F" w:rsidRDefault="005C42C4" w:rsidP="005C42C4">
      <w:pPr>
        <w:pStyle w:val="Heading3"/>
        <w:rPr>
          <w:rFonts w:cs="Times New Roman"/>
        </w:rPr>
      </w:pPr>
      <w:r w:rsidRPr="00FF597F">
        <w:rPr>
          <w:rFonts w:cs="Times New Roman"/>
        </w:rPr>
        <w:lastRenderedPageBreak/>
        <w:t>Turn – Reforms Slow Testing</w:t>
      </w:r>
    </w:p>
    <w:p w14:paraId="09DD12D2" w14:textId="77777777" w:rsidR="005C42C4" w:rsidRPr="00FF597F" w:rsidRDefault="005C42C4" w:rsidP="005C42C4">
      <w:pPr>
        <w:pStyle w:val="Heading4"/>
        <w:rPr>
          <w:rFonts w:cs="Times New Roman"/>
        </w:rPr>
      </w:pPr>
      <w:r w:rsidRPr="00FF597F">
        <w:rPr>
          <w:rFonts w:cs="Times New Roman"/>
        </w:rPr>
        <w:t>Criminal justice reform overwhelms crime labs and hinders testing</w:t>
      </w:r>
    </w:p>
    <w:p w14:paraId="0127B3F8" w14:textId="77777777" w:rsidR="005C42C4" w:rsidRPr="00FF597F" w:rsidRDefault="005C42C4" w:rsidP="005C42C4">
      <w:r w:rsidRPr="00FF597F">
        <w:rPr>
          <w:rStyle w:val="Style13ptBold"/>
        </w:rPr>
        <w:t>Lyons, Times Union Senior Editor, 20</w:t>
      </w:r>
      <w:r w:rsidRPr="00FF597F">
        <w:t xml:space="preserve"> [Brendan J., 1-4-2020, Times Union, “NY crime labs face backlogs as criminal justice reforms take hold,” </w:t>
      </w:r>
      <w:hyperlink r:id="rId10" w:history="1">
        <w:r w:rsidRPr="00FF597F">
          <w:rPr>
            <w:rStyle w:val="Hyperlink"/>
          </w:rPr>
          <w:t>https://www.timesunion.com/news/article/NY-crime-labs-face-backlogs-as-criminal-justice-14945253.php</w:t>
        </w:r>
      </w:hyperlink>
      <w:r w:rsidRPr="00FF597F">
        <w:t>, accessed 6-25-20, JL]</w:t>
      </w:r>
    </w:p>
    <w:p w14:paraId="6B2FF4FA" w14:textId="77777777" w:rsidR="005C42C4" w:rsidRPr="00FF597F" w:rsidRDefault="005C42C4" w:rsidP="005C42C4">
      <w:pPr>
        <w:rPr>
          <w:u w:val="single"/>
        </w:rPr>
      </w:pPr>
      <w:r w:rsidRPr="00FF597F">
        <w:t xml:space="preserve">ALBANY — </w:t>
      </w:r>
      <w:r w:rsidRPr="00FF597F">
        <w:rPr>
          <w:u w:val="single"/>
        </w:rPr>
        <w:t>New York crime laboratories, many of which are already backlogged and only able to test evidence in a low percentage of criminal cases, could be stretched further by new speedy trial and pre-trial discovery reforms that went into effect this month.</w:t>
      </w:r>
    </w:p>
    <w:p w14:paraId="29D60A64" w14:textId="77777777" w:rsidR="005C42C4" w:rsidRPr="00FF597F" w:rsidRDefault="005C42C4" w:rsidP="005C42C4">
      <w:pPr>
        <w:rPr>
          <w:u w:val="single"/>
        </w:rPr>
      </w:pPr>
      <w:r w:rsidRPr="00FF597F">
        <w:rPr>
          <w:u w:val="single"/>
        </w:rPr>
        <w:t>Multiple prosecutors said they fear the inability of the labs to test evidence in all misdemeanor and lower-level felony cases — notably drug cases — will trigger widespread dismissals of criminal charges across the state, especially in the rural counties that rely on state-run forensic labs.</w:t>
      </w:r>
    </w:p>
    <w:p w14:paraId="13596F2E" w14:textId="77777777" w:rsidR="005C42C4" w:rsidRPr="00FF597F" w:rsidRDefault="005C42C4" w:rsidP="005C42C4">
      <w:pPr>
        <w:rPr>
          <w:u w:val="single"/>
        </w:rPr>
      </w:pPr>
      <w:r w:rsidRPr="00FF597F">
        <w:rPr>
          <w:u w:val="single"/>
        </w:rPr>
        <w:t>The State Police labs, which process evidence for most of New York's district attorneys, were not infused with additional analysts or other resources to offset the stricter discovery and speedy trial requirements that were enacted last year by Gov. Andrew M. Cuomo and the state Legislature. The state also declined to provide more funds to counties or local law enforcement agencies to deal with the new requirements.</w:t>
      </w:r>
    </w:p>
    <w:p w14:paraId="690AEACF" w14:textId="77777777" w:rsidR="005C42C4" w:rsidRPr="00FF597F" w:rsidRDefault="005C42C4" w:rsidP="005C42C4">
      <w:r w:rsidRPr="00FF597F">
        <w:t>Under the new rules, prosecutors said, they cannot declare they are ready for trial — which would stop the six-month speedy trial clock in a felony case — until they certify that they have provided all discoverable evidence to the defendant. That would include any lab analysis confirming the authenticity and amount of a narcotic.</w:t>
      </w:r>
    </w:p>
    <w:p w14:paraId="62DF02C1" w14:textId="77777777" w:rsidR="005C42C4" w:rsidRPr="00FF597F" w:rsidRDefault="005C42C4" w:rsidP="005C42C4">
      <w:r w:rsidRPr="00FF597F">
        <w:t>"We're not going to be able to say that, in a drug case in particular, until we have a result," said David Rossi, the chief assistant district attorney in Albany County.</w:t>
      </w:r>
    </w:p>
    <w:p w14:paraId="2079941C" w14:textId="77777777" w:rsidR="005C42C4" w:rsidRPr="00FF597F" w:rsidRDefault="005C42C4" w:rsidP="005C42C4">
      <w:r w:rsidRPr="00FF597F">
        <w:t>The new rules mandate that defendants have the ability, through what is known as pre-trial discovery, to review the evidence against them in a much shorter timeframe. It also means that prosecutors now need to make sure any drug evidence, for example, is analyzed before a defendant's right to a speedy trial within a certain time period expires, which is six months for a felony charge and 90 days for a misdemeanor.</w:t>
      </w:r>
    </w:p>
    <w:p w14:paraId="7333C285" w14:textId="77777777" w:rsidR="005C42C4" w:rsidRPr="00FF597F" w:rsidRDefault="005C42C4" w:rsidP="005C42C4">
      <w:r w:rsidRPr="00FF597F">
        <w:t>In the past, many defendants would accept plea agreements without the drugs they were accused of possessing or trafficking ever being tested. The changes also were made so that prosecutors could not reveal their evidence to a defendant right before or, in some instances, during a trial.</w:t>
      </w:r>
    </w:p>
    <w:p w14:paraId="23BA6C0B" w14:textId="77777777" w:rsidR="005C42C4" w:rsidRPr="00FF597F" w:rsidRDefault="005C42C4" w:rsidP="005C42C4">
      <w:pPr>
        <w:rPr>
          <w:u w:val="single"/>
        </w:rPr>
      </w:pPr>
      <w:r w:rsidRPr="00FF597F">
        <w:rPr>
          <w:u w:val="single"/>
        </w:rPr>
        <w:t>Some prosecutors said rank-and-file scientists in the forensic labs, which provide crucial analyses that verify drugs or match DNA samples to suspects, have warned them recently to expect significant backlogs due to the new rules.</w:t>
      </w:r>
    </w:p>
    <w:p w14:paraId="41CFA20F" w14:textId="77777777" w:rsidR="005C42C4" w:rsidRPr="00FF597F" w:rsidRDefault="005C42C4" w:rsidP="005C42C4">
      <w:pPr>
        <w:rPr>
          <w:u w:val="single"/>
        </w:rPr>
      </w:pPr>
      <w:r w:rsidRPr="00FF597F">
        <w:rPr>
          <w:u w:val="single"/>
        </w:rPr>
        <w:t xml:space="preserve">"Prosecutors have been advised that — for the first time I can remember — the State Police may be taking evidence from their cases to local crime labs," said Onondaga County District Attorney William Fitzpatrick. "In addition to that, prosecutors have been told that cases will be prioritized at the state lab with deference given to A-felonies, and other felonies will be dealt with in order unless a 'special' </w:t>
      </w:r>
      <w:r w:rsidRPr="00FF597F">
        <w:rPr>
          <w:u w:val="single"/>
        </w:rPr>
        <w:lastRenderedPageBreak/>
        <w:t>request is made. (I'm) not sure why anyone would need to make a special request on getting DNA results from the rape of a child, but that’s where we are."</w:t>
      </w:r>
    </w:p>
    <w:p w14:paraId="5588FEE7" w14:textId="77777777" w:rsidR="005C42C4" w:rsidRPr="00FF597F" w:rsidRDefault="005C42C4" w:rsidP="005C42C4">
      <w:pPr>
        <w:rPr>
          <w:u w:val="single"/>
        </w:rPr>
      </w:pPr>
      <w:r w:rsidRPr="00FF597F">
        <w:rPr>
          <w:u w:val="single"/>
        </w:rPr>
        <w:t>Fitzpatrick</w:t>
      </w:r>
      <w:r w:rsidRPr="00FF597F">
        <w:t xml:space="preserve">, a member of the state Forensic Science Commission, </w:t>
      </w:r>
      <w:r w:rsidRPr="00FF597F">
        <w:rPr>
          <w:u w:val="single"/>
        </w:rPr>
        <w:t>urged that body at its September meeting to write a letter to the governor and legislative leaders advising them to consult with the state's crime laboratory directors before implementing the sweeping criminal justice reforms</w:t>
      </w:r>
      <w:r w:rsidRPr="00FF597F">
        <w:t xml:space="preserve">, which include eliminating bail for many criminal offenses. In a split vote, </w:t>
      </w:r>
      <w:r w:rsidRPr="00FF597F">
        <w:rPr>
          <w:u w:val="single"/>
        </w:rPr>
        <w:t>Fitzpatrick's motion was defeated.</w:t>
      </w:r>
    </w:p>
    <w:p w14:paraId="03A7BB83" w14:textId="77777777" w:rsidR="005C42C4" w:rsidRPr="00FF597F" w:rsidRDefault="005C42C4" w:rsidP="005C42C4">
      <w:r w:rsidRPr="00FF597F">
        <w:rPr>
          <w:u w:val="single"/>
        </w:rPr>
        <w:t>The longtime prosecutor from Syracuse also told his colleagues on the forensic commission that the work of cold-case squads,</w:t>
      </w:r>
      <w:r w:rsidRPr="00FF597F">
        <w:t xml:space="preserve"> which often rely on the testing of forensic evidence to reopen investigations that may have resulted in a wrongful conviction — or to solve decades' old homicides and rapes — </w:t>
      </w:r>
      <w:r w:rsidRPr="00FF597F">
        <w:rPr>
          <w:u w:val="single"/>
        </w:rPr>
        <w:t>could also be crippled if labs are overwhelmed with existing cases.</w:t>
      </w:r>
    </w:p>
    <w:p w14:paraId="54D15107" w14:textId="77777777" w:rsidR="005C42C4" w:rsidRPr="00FF597F" w:rsidRDefault="005C42C4" w:rsidP="005C42C4">
      <w:r w:rsidRPr="00FF597F">
        <w:t xml:space="preserve">In addition, </w:t>
      </w:r>
      <w:r w:rsidRPr="00FF597F">
        <w:rPr>
          <w:u w:val="single"/>
        </w:rPr>
        <w:t>labs that process digital evidence seized from computers or other electronic devices will face the same workload problems</w:t>
      </w:r>
      <w:r w:rsidRPr="00FF597F">
        <w:t>, he added.</w:t>
      </w:r>
    </w:p>
    <w:p w14:paraId="7D1E5B79" w14:textId="77777777" w:rsidR="005C42C4" w:rsidRDefault="005C42C4" w:rsidP="005C42C4"/>
    <w:p w14:paraId="10A81A4F" w14:textId="77777777" w:rsidR="005C42C4" w:rsidRDefault="005C42C4" w:rsidP="005C42C4">
      <w:pPr>
        <w:pStyle w:val="Heading4"/>
      </w:pPr>
      <w:r>
        <w:t>C</w:t>
      </w:r>
      <w:r w:rsidRPr="00842600">
        <w:t xml:space="preserve">rime </w:t>
      </w:r>
      <w:r>
        <w:t>l</w:t>
      </w:r>
      <w:r w:rsidRPr="00842600">
        <w:t xml:space="preserve">abs face backlogs as </w:t>
      </w:r>
      <w:r>
        <w:t xml:space="preserve">criminal justice reforms are taking place – laws and reforms that push for faster testing would result in people cutting corners and inaccurate testing and more innocent people being wrongly convicted </w:t>
      </w:r>
    </w:p>
    <w:p w14:paraId="1C060B2A" w14:textId="77777777" w:rsidR="005C42C4" w:rsidRPr="00DB610F" w:rsidRDefault="005C42C4" w:rsidP="005C42C4">
      <w:pPr>
        <w:rPr>
          <w:rStyle w:val="Style13ptBold"/>
        </w:rPr>
      </w:pPr>
      <w:r w:rsidRPr="00DB610F">
        <w:rPr>
          <w:rStyle w:val="Style13ptBold"/>
        </w:rPr>
        <w:t>Lyons, Times Union senior editor overseeing the Capitol Bureau and Investigations, 20</w:t>
      </w:r>
    </w:p>
    <w:p w14:paraId="2EE70228" w14:textId="77777777" w:rsidR="005C42C4" w:rsidRPr="00DB610F" w:rsidRDefault="005C42C4" w:rsidP="005C42C4">
      <w:r w:rsidRPr="00DB610F">
        <w:t>(Brendan J.</w:t>
      </w:r>
      <w:r>
        <w:t>, 1-4-20, Times Union, “</w:t>
      </w:r>
      <w:r w:rsidRPr="00DB610F">
        <w:t>NY crime labs face backlogs as criminal justice reforms take hold,"</w:t>
      </w:r>
      <w:r>
        <w:t xml:space="preserve"> </w:t>
      </w:r>
      <w:hyperlink r:id="rId11" w:history="1">
        <w:r w:rsidRPr="00DB610F">
          <w:rPr>
            <w:rStyle w:val="Hyperlink"/>
          </w:rPr>
          <w:t>https://www.timesunion.com/news/article/NY-crime-labs-face-backlogs-as-criminal-justice-14945253.php /Accessed 6-24-2020</w:t>
        </w:r>
      </w:hyperlink>
      <w:r w:rsidRPr="00DB610F">
        <w:t xml:space="preserve">/WY </w:t>
      </w:r>
    </w:p>
    <w:p w14:paraId="6F4A7F56" w14:textId="77777777" w:rsidR="005C42C4" w:rsidRPr="00DB610F" w:rsidRDefault="005C42C4" w:rsidP="005C42C4">
      <w:r w:rsidRPr="00DB610F">
        <w:t xml:space="preserve">ALBANY — </w:t>
      </w:r>
      <w:r w:rsidRPr="00DB610F">
        <w:rPr>
          <w:u w:val="single"/>
        </w:rPr>
        <w:t>New York crime laboratories, many of which are already backlogged and only able to test evidence in a low percentage of criminal cases, could be stretched further by new speedy trial and pre-trial discovery reforms that went into effect this month</w:t>
      </w:r>
      <w:r w:rsidRPr="00DB610F">
        <w:t xml:space="preserve">. </w:t>
      </w:r>
    </w:p>
    <w:p w14:paraId="1803F909" w14:textId="77777777" w:rsidR="005C42C4" w:rsidRPr="00DB610F" w:rsidRDefault="005C42C4" w:rsidP="005C42C4">
      <w:r w:rsidRPr="00DB610F">
        <w:t xml:space="preserve">Multiple prosecutors said they fear the inability of the labs to test evidence in all misdemeanor and lower-level felony cases — notably drug cases — will trigger widespread dismissals of criminal charges across the state, especially in the rural counties that rely on state-run forensic labs. The State Police labs, which process evidence for most of New York's district attorneys, were not infused with additional analysts or other resources to offset the stricter discovery and speedy trial requirements that were enacted last year by Gov. Andrew M. Cuomo and the state Legislature. </w:t>
      </w:r>
    </w:p>
    <w:p w14:paraId="6B758C3C" w14:textId="77777777" w:rsidR="005C42C4" w:rsidRPr="00DB610F" w:rsidRDefault="005C42C4" w:rsidP="005C42C4">
      <w:r w:rsidRPr="00DB610F">
        <w:rPr>
          <w:rStyle w:val="StyleUnderline"/>
        </w:rPr>
        <w:t>The state also declined to provide more funds to counties or local law enforcement agencies to deal with the new requirements. Under the new rules, prosecutors said, they cannot declare they are ready for trial — which would stop the six-month speedy trial clock in a felony case — until they certify that they have provided all discoverable evidence to the defendant. That would include any lab analysis confirming the authenticity and amount of a narcotic. "We're not going to be able to say that, in a drug case in particular</w:t>
      </w:r>
      <w:r w:rsidRPr="00DB610F">
        <w:t xml:space="preserve">, until we have a result," said David Rossi, the chief assistant district attorney in Albany County. </w:t>
      </w:r>
    </w:p>
    <w:p w14:paraId="1791BBF5" w14:textId="77777777" w:rsidR="005C42C4" w:rsidRPr="00DB610F" w:rsidRDefault="005C42C4" w:rsidP="005C42C4">
      <w:r w:rsidRPr="00DB610F">
        <w:t xml:space="preserve">The new rules mandate that defendants have the ability, </w:t>
      </w:r>
      <w:r w:rsidRPr="00DB610F">
        <w:rPr>
          <w:rStyle w:val="StyleUnderline"/>
        </w:rPr>
        <w:t xml:space="preserve">through what is known as pre-trial discovery, to review the evidence against them in a much shorter timeframe. It also means that prosecutors now </w:t>
      </w:r>
      <w:r w:rsidRPr="00DB610F">
        <w:rPr>
          <w:rStyle w:val="StyleUnderline"/>
        </w:rPr>
        <w:lastRenderedPageBreak/>
        <w:t>need to make sure any drug evidence, for example, is analyzed before a defendant's right to a speedy trial within a certain time period expires, which is six months for a felony charge and 90 days for a misdemeanor. In the past, many defendants would accept plea agreements without the drugs they were accused of possessing or trafficking ever being tested</w:t>
      </w:r>
      <w:r w:rsidRPr="00DB610F">
        <w:t xml:space="preserve">. </w:t>
      </w:r>
    </w:p>
    <w:p w14:paraId="4CE457AE" w14:textId="77777777" w:rsidR="005C42C4" w:rsidRPr="00DB610F" w:rsidRDefault="005C42C4" w:rsidP="005C42C4">
      <w:pPr>
        <w:rPr>
          <w:rStyle w:val="StyleUnderline"/>
        </w:rPr>
      </w:pPr>
      <w:r w:rsidRPr="00DB610F">
        <w:t xml:space="preserve">The changes also were made so that prosecutors could not reveal their evidence to a defendant right before or, in some instances, during a trial. </w:t>
      </w:r>
      <w:r w:rsidRPr="00DB610F">
        <w:rPr>
          <w:rStyle w:val="StyleUnderline"/>
        </w:rPr>
        <w:t>Some prosecutors said rank-and-file scientists in the forensic labs, which provide crucial analyses that verify drugs or match DNA samples to suspects, have warned them recently to expect significant backlogs due to the new rules. "Prosecutors have been advised that — for the first time I can remember — the State Police may be taking evidence from their cases to local crime labs," said Onondaga County District Attorney William Fitzpatrick. "In addition to that, prosecutors have been told that cases will be prioritized at the state lab with deference given to A-felonies, and other felonies will be dealt with in order unless a 'special' request is made. (I'm) not sure why anyone would need to make a special request on getting DNA results from the rape of a child, but that’s where we are."</w:t>
      </w:r>
    </w:p>
    <w:p w14:paraId="6F049875" w14:textId="77777777" w:rsidR="005C42C4" w:rsidRPr="00DB610F" w:rsidRDefault="005C42C4" w:rsidP="005C42C4">
      <w:r w:rsidRPr="00DB610F">
        <w:rPr>
          <w:rStyle w:val="StyleUnderline"/>
        </w:rPr>
        <w:t>Fitzpatrick, a member of the state Forensic Science Commission</w:t>
      </w:r>
      <w:r w:rsidRPr="00DB610F">
        <w:t xml:space="preserve">, </w:t>
      </w:r>
      <w:r w:rsidRPr="00DB610F">
        <w:rPr>
          <w:rStyle w:val="StyleUnderline"/>
        </w:rPr>
        <w:t>urged that body at its September meeting to write a letter to the governor and legislative leaders advising them to consult with the state's crime laboratory directors before implementing the sweeping criminal justice reforms, which include eliminating bail for many criminal offenses. In a split vote, Fitzpatrick's motion was defeated</w:t>
      </w:r>
      <w:r w:rsidRPr="00DB610F">
        <w:t xml:space="preserve">. The longtime prosecutor from Syracuse also told his colleagues on the forensic commission that the work of cold-case squads, </w:t>
      </w:r>
      <w:r w:rsidRPr="00DB610F">
        <w:rPr>
          <w:rStyle w:val="StyleUnderline"/>
        </w:rPr>
        <w:t>which often rely on the testing of forensic evidence to reopen investigations that may have resulted in a wrongful conviction</w:t>
      </w:r>
      <w:r w:rsidRPr="00DB610F">
        <w:t xml:space="preserve"> — or to solve decades' old homicides and rapes — could also be crippled if labs are overwhelmed with existing cases.</w:t>
      </w:r>
    </w:p>
    <w:p w14:paraId="1E59B013" w14:textId="77777777" w:rsidR="005C42C4" w:rsidRPr="00DB610F" w:rsidRDefault="005C42C4" w:rsidP="005C42C4">
      <w:r w:rsidRPr="00DB610F">
        <w:t xml:space="preserve">In addition, labs that process digital evidence seized from computers or other electronic devices will face the same workload problems, he added. As the measures went into effect last week, </w:t>
      </w:r>
      <w:r w:rsidRPr="00DB610F">
        <w:rPr>
          <w:rStyle w:val="StyleUnderline"/>
        </w:rPr>
        <w:t>Republican legislators and other opponents criticized the early fallout of what they labeled Democrats' "criminal bill of rights." The state Senate's Republican minority leader, John J. Flanagan, issued a statement Thursday highlighting the case of an Albany man who was released without bail under the new standards after being charged with manslaughter in the choking and stabbing death of a 29-year-old woman. "2020 has only begun, we are already starting to see the real-life consequences of this dangerous new law, and it’s clear that it has left New Yorkers less safe in their homes, on their streets, and in their communities</w:t>
      </w:r>
      <w:r w:rsidRPr="00DB610F">
        <w:t xml:space="preserve">," Flanagan said. </w:t>
      </w:r>
    </w:p>
    <w:p w14:paraId="71C48E35" w14:textId="77777777" w:rsidR="005C42C4" w:rsidRPr="00DB610F" w:rsidRDefault="005C42C4" w:rsidP="005C42C4">
      <w:pPr>
        <w:rPr>
          <w:rStyle w:val="StyleUnderline"/>
        </w:rPr>
      </w:pPr>
      <w:r w:rsidRPr="00DB610F">
        <w:t xml:space="preserve">Some prosecutors, who met with state legislators last year to urge them to reconsider or to delay at least some of the measures, said a few Democratic lawmakers had privately conceded that they were not aware of the details of the legislation — and </w:t>
      </w:r>
      <w:r w:rsidRPr="00DB610F">
        <w:rPr>
          <w:rStyle w:val="StyleUnderline"/>
        </w:rPr>
        <w:t xml:space="preserve">had voted in favor of it largely because their respective leaders had instructed them to do so. Supporters, including defense attorneys, criminal justice advocates and outspoken lawmakers who voted in favor of the reforms, have accused prosecutors of "fear-mongering." </w:t>
      </w:r>
    </w:p>
    <w:p w14:paraId="1C908822" w14:textId="77777777" w:rsidR="005C42C4" w:rsidRPr="00DB610F" w:rsidRDefault="005C42C4" w:rsidP="005C42C4">
      <w:r w:rsidRPr="00DB610F">
        <w:rPr>
          <w:rStyle w:val="StyleUnderline"/>
        </w:rPr>
        <w:t xml:space="preserve">They said the changes were needed, in part, to amend a racially-biased criminal justice system that left many defendants incarcerated for long periods of time before trial, or forced them to plead guilty without seeing all the evidence that would be used in their prosecution. Barry Kamins, a retired state Supreme Court justice who has studied the reforms and regularly provides lectures to prosecutors and </w:t>
      </w:r>
      <w:r w:rsidRPr="00DB610F">
        <w:rPr>
          <w:rStyle w:val="StyleUnderline"/>
        </w:rPr>
        <w:lastRenderedPageBreak/>
        <w:t>defense attorneys for the state Office of Court Administration, said he expects most judges will allow prosecutors more time to have evidence tested if they show a "good cause" reason for the delay.</w:t>
      </w:r>
      <w:r w:rsidRPr="00DB610F">
        <w:t xml:space="preserve"> </w:t>
      </w:r>
    </w:p>
    <w:p w14:paraId="6FC34402" w14:textId="77777777" w:rsidR="005C42C4" w:rsidRPr="00DB610F" w:rsidRDefault="005C42C4" w:rsidP="005C42C4">
      <w:r w:rsidRPr="00DB610F">
        <w:t xml:space="preserve">"There is no question that the new laws will put more pressure on drug labs for speedier testing," said Kamins, who has served on multiple committees that deal with problems in the criminal justice system, including the Committee to Promote Public Trust and Confidence in the Legal System. Still, Kamins said that other states have enacted similar reforms, "and I am sure New York will find a way to adjust to the change as well." "If, as a result of the new law, </w:t>
      </w:r>
      <w:r w:rsidRPr="00DB610F">
        <w:rPr>
          <w:rStyle w:val="StyleUnderline"/>
        </w:rPr>
        <w:t>certain jurisdictions experience an increase in dismissals because labs were unable to produce reports by court deadline, I would expect that certain consequences will follow: prosecutors will ask the Legislature for more funding to expand the laboratories; legislators will submit bills to tweak the new laws with regard to lab testing, which may or may not be approved</w:t>
      </w:r>
      <w:r w:rsidRPr="00DB610F">
        <w:t>," Kamins added. Last fall, after the criminal justice reforms had already passed, the state Senate conducted two lengthy public hearings to gather input from legal experts on both sides of the issue about the impending changes, but no forensic lab directors were called to testify, according to district attorneys.</w:t>
      </w:r>
    </w:p>
    <w:p w14:paraId="311501C1" w14:textId="77777777" w:rsidR="005C42C4" w:rsidRPr="00DB610F" w:rsidRDefault="005C42C4" w:rsidP="005C42C4">
      <w:r w:rsidRPr="00DB610F">
        <w:t xml:space="preserve"> Sen. Jamaal Bailey, D-Bronx, who chaired the hearings, did not respond to a request for comment. "New York state has now de facto decriminalized major narcotics as a result of these policies," Albany County District Attorney David Soares said. "It’s going to result in dismissals and that will send a very clear message to the rest of the country that New York is open for business." </w:t>
      </w:r>
    </w:p>
    <w:p w14:paraId="0DF11ADD" w14:textId="77777777" w:rsidR="005C42C4" w:rsidRPr="00DB610F" w:rsidRDefault="005C42C4" w:rsidP="005C42C4">
      <w:pPr>
        <w:rPr>
          <w:rStyle w:val="StyleUnderline"/>
        </w:rPr>
      </w:pPr>
      <w:r w:rsidRPr="00DB610F">
        <w:t xml:space="preserve">Soares said the expected backlog of evidence testing will occur at a time when the state is battling epidemic-like levels of dangerous narcotics such as the synthetic fentanyl and other opioids. </w:t>
      </w:r>
      <w:r w:rsidRPr="00DB610F">
        <w:rPr>
          <w:rStyle w:val="StyleUnderline"/>
        </w:rPr>
        <w:t xml:space="preserve">At the forensic commission's September meeting, Fitzpatrick warned the panel that crime lab directors are "telling me now that they simply cannot do their job based upon the requirements that are going to be put upon them. ... We're almost putting them in a position where people are going to try to cut corners … just because they can’t get it done." </w:t>
      </w:r>
    </w:p>
    <w:p w14:paraId="75A04A47" w14:textId="77777777" w:rsidR="005C42C4" w:rsidRPr="00DB610F" w:rsidRDefault="005C42C4" w:rsidP="005C42C4">
      <w:r w:rsidRPr="00DB610F">
        <w:rPr>
          <w:rStyle w:val="StyleUnderline"/>
        </w:rPr>
        <w:t xml:space="preserve">Many counties have their own crime labs, including New York City, Onondaga, Suffolk, </w:t>
      </w:r>
      <w:proofErr w:type="gramStart"/>
      <w:r w:rsidRPr="00DB610F">
        <w:rPr>
          <w:rStyle w:val="StyleUnderline"/>
        </w:rPr>
        <w:t>Erie</w:t>
      </w:r>
      <w:proofErr w:type="gramEnd"/>
      <w:r w:rsidRPr="00DB610F">
        <w:rPr>
          <w:rStyle w:val="StyleUnderline"/>
        </w:rPr>
        <w:t xml:space="preserve"> and Nassau counties, but the vast majority of upstate and especially suburban counties rely on the forensic labs run by the State Police. Fitzpatrick also told the commission he was concerned that lab scientists would be blamed for bungled prosecutions. "They shouldn’t be the scapegoats when a rape case goes south because they just couldn’t get the DNA tested on the rape kit,"</w:t>
      </w:r>
      <w:r w:rsidRPr="00DB610F">
        <w:t xml:space="preserve"> he said. Beau Duffy, a State Police spokesman, last month said the State Police lab's "current practice is to prioritize drug testing based on the seriousness of the charges. Cases that fall outside of those parameters can be re-prioritized at the request of prosecutors. T</w:t>
      </w:r>
    </w:p>
    <w:p w14:paraId="214E7643" w14:textId="77777777" w:rsidR="005C42C4" w:rsidRPr="00DB610F" w:rsidRDefault="005C42C4" w:rsidP="005C42C4">
      <w:r w:rsidRPr="00DB610F">
        <w:t xml:space="preserve">hat process will not change when the new discovery laws take effect." Erie County District Attorney John J. Flynn, whose county has operates its own laboratories, also said he expects rural counties across the state, which rely more on the State Police crime labs for testing of evidence, to absorb the brunt of any backlogs. "If our labs start getting backed up, then obviously my first thought isn't going to be dismissal," Flynn said. "My first thought is going to be going to a judge and asking for more time. ... I'm not going to dismiss </w:t>
      </w:r>
      <w:proofErr w:type="gramStart"/>
      <w:r w:rsidRPr="00DB610F">
        <w:t>anything, unless</w:t>
      </w:r>
      <w:proofErr w:type="gramEnd"/>
      <w:r w:rsidRPr="00DB610F">
        <w:t xml:space="preserve"> I have no choice." </w:t>
      </w:r>
    </w:p>
    <w:p w14:paraId="5A1BB48A" w14:textId="77777777" w:rsidR="005C42C4" w:rsidRPr="00DB610F" w:rsidRDefault="005C42C4" w:rsidP="005C42C4">
      <w:r w:rsidRPr="00DB610F">
        <w:t xml:space="preserve">Flynn said he expects that judicial rulings over the next couple of years, especially from state appellate courts, will shape new case law that will determine how the statutes that changed pre-trial discovery and speedy trial rules are applied. </w:t>
      </w:r>
      <w:r w:rsidRPr="00DB610F">
        <w:rPr>
          <w:rStyle w:val="StyleUnderline"/>
        </w:rPr>
        <w:t xml:space="preserve">"All of the district attorneys across the state are going to need to be </w:t>
      </w:r>
      <w:r w:rsidRPr="00DB610F">
        <w:rPr>
          <w:rStyle w:val="StyleUnderline"/>
        </w:rPr>
        <w:lastRenderedPageBreak/>
        <w:t xml:space="preserve">on our A-game here when it comes to time management," Flynn said. "My people are going to have to know the clock, and the clock is ticking at all times. ... The good defense lawyers are going to try to find every crack ... and exploit every crack." Some of the key issues in the retooled statutes that may need judicial interpretation include whether incomplete testing of evidence, including drugs or DNA samples, are considered "discoverable" materials. Under the new rules, some prosecutors disagree on whether a defendant can waive pre-trial discovery </w:t>
      </w:r>
      <w:proofErr w:type="gramStart"/>
      <w:r w:rsidRPr="00DB610F">
        <w:rPr>
          <w:rStyle w:val="StyleUnderline"/>
        </w:rPr>
        <w:t>in order to</w:t>
      </w:r>
      <w:proofErr w:type="gramEnd"/>
      <w:r w:rsidRPr="00DB610F">
        <w:rPr>
          <w:rStyle w:val="StyleUnderline"/>
        </w:rPr>
        <w:t xml:space="preserve"> accept a plea offer</w:t>
      </w:r>
      <w:r w:rsidRPr="00DB610F">
        <w:t xml:space="preserve"> — another issue that may be decided by judicial rulings. </w:t>
      </w:r>
    </w:p>
    <w:p w14:paraId="73EA07EB" w14:textId="77777777" w:rsidR="005C42C4" w:rsidRPr="00DB610F" w:rsidRDefault="005C42C4" w:rsidP="005C42C4">
      <w:r w:rsidRPr="00DB610F">
        <w:t>"It’s going to come to the point where, either it’s not feasible to test all these drugs in a reasonable period of time, and we may end up offering reduced pleas that we would never offer before," Flynn said. But prosecutors said that while they can request more time for judges to complete pre-trial discovery, that will not stop the clock on the stricter speedy trial requirements</w:t>
      </w:r>
      <w:r w:rsidRPr="00DB610F">
        <w:rPr>
          <w:rStyle w:val="StyleUnderline"/>
        </w:rPr>
        <w:t>. "So at the end of the day the danger is that we as district attorneys may in fact have to plea cases out or maybe even dismiss if we run up against the speedy trial clock because a lab hasn’t been able to test (evidence)," Flynn said, adding the new rules will drastically increase workload for prosecutors' offices</w:t>
      </w:r>
      <w:r w:rsidRPr="00DB610F">
        <w:t>. "I just had to hire 18 new people for this law at a cost of $1.2 million that my county had to pay for because the state didn't pay for this law."</w:t>
      </w:r>
    </w:p>
    <w:p w14:paraId="743EB0E3" w14:textId="77777777" w:rsidR="005C42C4" w:rsidRPr="00FF597F" w:rsidRDefault="005C42C4" w:rsidP="005C42C4"/>
    <w:p w14:paraId="4B80B7E4" w14:textId="77777777" w:rsidR="00007DF1" w:rsidRPr="00FF597F" w:rsidRDefault="00007DF1" w:rsidP="00007DF1">
      <w:pPr>
        <w:pStyle w:val="Heading3"/>
        <w:rPr>
          <w:rFonts w:cs="Times New Roman"/>
        </w:rPr>
      </w:pPr>
      <w:r w:rsidRPr="00FF597F">
        <w:rPr>
          <w:rFonts w:cs="Times New Roman"/>
        </w:rPr>
        <w:lastRenderedPageBreak/>
        <w:t>Alt Causes – Multiple</w:t>
      </w:r>
    </w:p>
    <w:p w14:paraId="241B746E" w14:textId="77777777" w:rsidR="00007DF1" w:rsidRPr="00FF597F" w:rsidRDefault="00007DF1" w:rsidP="00007DF1"/>
    <w:p w14:paraId="4C4E6831" w14:textId="77777777" w:rsidR="00007DF1" w:rsidRPr="00FF597F" w:rsidRDefault="00007DF1" w:rsidP="00007DF1">
      <w:pPr>
        <w:pStyle w:val="Heading4"/>
        <w:rPr>
          <w:rFonts w:cs="Times New Roman"/>
        </w:rPr>
      </w:pPr>
      <w:r w:rsidRPr="00FF597F">
        <w:rPr>
          <w:rFonts w:cs="Times New Roman"/>
        </w:rPr>
        <w:t>Improper use of forensic science is only 1 factor in wrongful convictions -- perjury, witness misidentification, state culture</w:t>
      </w:r>
    </w:p>
    <w:p w14:paraId="76FFFD88" w14:textId="77777777" w:rsidR="00007DF1" w:rsidRPr="00FF597F" w:rsidRDefault="00007DF1" w:rsidP="00007DF1">
      <w:r w:rsidRPr="00FF597F">
        <w:rPr>
          <w:rStyle w:val="Style13ptBold"/>
        </w:rPr>
        <w:t>LaPorte, National Institute of Justice Office of Investigative and Forensic Sciences Director, 17</w:t>
      </w:r>
      <w:r w:rsidRPr="00FF597F">
        <w:t xml:space="preserve"> [Gerald M., 9-7-17, National Institute of Justice, “Wrongful Convictions and DNA Exonerations: Understanding the Role of Forensic Science,” </w:t>
      </w:r>
      <w:hyperlink r:id="rId12" w:anchor="about-author--1" w:history="1">
        <w:r w:rsidRPr="00FF597F">
          <w:rPr>
            <w:rStyle w:val="Hyperlink"/>
          </w:rPr>
          <w:t>https://nij.ojp.gov/topics/articles/wrongful-convictions-and-dna-exonerations-understanding-role-forensic-science#about-author--1</w:t>
        </w:r>
      </w:hyperlink>
      <w:r w:rsidRPr="00FF597F">
        <w:t>, accessed 6-25-20, JL]</w:t>
      </w:r>
    </w:p>
    <w:p w14:paraId="55AE5386" w14:textId="77777777" w:rsidR="00007DF1" w:rsidRPr="00FF597F" w:rsidRDefault="00007DF1" w:rsidP="00007DF1">
      <w:r w:rsidRPr="00FF597F">
        <w:t>Inconsistencies in Publicly Available Data</w:t>
      </w:r>
    </w:p>
    <w:p w14:paraId="1BC7251B" w14:textId="77777777" w:rsidR="00007DF1" w:rsidRPr="00FF597F" w:rsidRDefault="00007DF1" w:rsidP="00007DF1">
      <w:pPr>
        <w:rPr>
          <w:u w:val="single"/>
        </w:rPr>
      </w:pPr>
      <w:r w:rsidRPr="00FF597F">
        <w:rPr>
          <w:u w:val="single"/>
        </w:rPr>
        <w:t>According to the Innocence Project, a national litigation and public policy organization dedicated to exonerating wrongfully convicted individuals, 342 people have been exonerated as a result of DNA analysis as of July 31, 2016.</w:t>
      </w:r>
      <w:hyperlink r:id="rId13" w:anchor="note2" w:history="1">
        <w:r w:rsidRPr="00FF597F">
          <w:rPr>
            <w:rStyle w:val="Hyperlink"/>
            <w:u w:val="single"/>
          </w:rPr>
          <w:t>[2]</w:t>
        </w:r>
      </w:hyperlink>
      <w:r w:rsidRPr="00FF597F">
        <w:rPr>
          <w:u w:val="single"/>
        </w:rPr>
        <w:t xml:space="preserve"> The Innocence Project lists six “contributing causes” for wrongful convictions:</w:t>
      </w:r>
    </w:p>
    <w:p w14:paraId="41E74617" w14:textId="77777777" w:rsidR="00007DF1" w:rsidRPr="00FF597F" w:rsidRDefault="00007DF1" w:rsidP="00007DF1">
      <w:r w:rsidRPr="00FF597F">
        <w:t>Eyewitness misidentification</w:t>
      </w:r>
    </w:p>
    <w:p w14:paraId="6078AC8E" w14:textId="77777777" w:rsidR="00007DF1" w:rsidRPr="00FF597F" w:rsidRDefault="00007DF1" w:rsidP="00007DF1">
      <w:r w:rsidRPr="00FF597F">
        <w:t>False confessions or admissions</w:t>
      </w:r>
    </w:p>
    <w:p w14:paraId="1080B960" w14:textId="77777777" w:rsidR="00007DF1" w:rsidRPr="00FF597F" w:rsidRDefault="00007DF1" w:rsidP="00007DF1">
      <w:r w:rsidRPr="00FF597F">
        <w:t>Government misconduct</w:t>
      </w:r>
    </w:p>
    <w:p w14:paraId="35546008" w14:textId="77777777" w:rsidR="00007DF1" w:rsidRPr="00FF597F" w:rsidRDefault="00007DF1" w:rsidP="00007DF1">
      <w:r w:rsidRPr="00FF597F">
        <w:t>Inadequate defense</w:t>
      </w:r>
    </w:p>
    <w:p w14:paraId="00F4E9AD" w14:textId="77777777" w:rsidR="00007DF1" w:rsidRPr="00FF597F" w:rsidRDefault="00007DF1" w:rsidP="00007DF1">
      <w:r w:rsidRPr="00FF597F">
        <w:t>Informants (e.g., jailhouse snitches)</w:t>
      </w:r>
    </w:p>
    <w:p w14:paraId="4EB5525C" w14:textId="77777777" w:rsidR="00007DF1" w:rsidRPr="00FF597F" w:rsidRDefault="00007DF1" w:rsidP="00007DF1">
      <w:r w:rsidRPr="00FF597F">
        <w:t>Unvalidated or improper forensic science</w:t>
      </w:r>
    </w:p>
    <w:p w14:paraId="1D257C53" w14:textId="77777777" w:rsidR="00007DF1" w:rsidRPr="00FF597F" w:rsidRDefault="00007DF1" w:rsidP="00007DF1">
      <w:pPr>
        <w:rPr>
          <w:u w:val="single"/>
        </w:rPr>
      </w:pPr>
      <w:r w:rsidRPr="00FF597F">
        <w:rPr>
          <w:u w:val="single"/>
        </w:rPr>
        <w:t>However, Dr. Jon Gould, who has written extensively about erroneous convictions, and his colleagues caution that “without a comparison or control group of cases, researchers risk labeling these factors as ‘causes’ of erroneous convictions when they may be merely correlates</w:t>
      </w:r>
      <w:r w:rsidRPr="00FF597F">
        <w:t>.”</w:t>
      </w:r>
      <w:hyperlink r:id="rId14" w:anchor="note3" w:history="1">
        <w:r w:rsidRPr="00FF597F">
          <w:rPr>
            <w:rStyle w:val="Hyperlink"/>
          </w:rPr>
          <w:t>[3]</w:t>
        </w:r>
      </w:hyperlink>
      <w:r w:rsidRPr="00FF597F">
        <w:t xml:space="preserve"> They designed a unique experimental strategy to study factors leading to rightful acquittals or dismissal of charges against an innocent defendant — near misses — that were not present in cases that led to the conviction of an innocent person. </w:t>
      </w:r>
      <w:r w:rsidRPr="00FF597F">
        <w:rPr>
          <w:u w:val="single"/>
        </w:rPr>
        <w:t>After identifying a set of erroneous convictions and near misses and analyzing the cases using bivariate and logistic regression techniques, Gould and his colleagues identified 10 “factors” (not causes) that led to a wrongful conviction of an innocent defendant instead of a dismissal or acquittal:</w:t>
      </w:r>
    </w:p>
    <w:p w14:paraId="421F467B" w14:textId="77777777" w:rsidR="00007DF1" w:rsidRPr="00FF597F" w:rsidRDefault="00007DF1" w:rsidP="00007DF1">
      <w:pPr>
        <w:rPr>
          <w:u w:val="single"/>
        </w:rPr>
      </w:pPr>
      <w:r w:rsidRPr="00FF597F">
        <w:rPr>
          <w:u w:val="single"/>
        </w:rPr>
        <w:t>Younger defendant.</w:t>
      </w:r>
    </w:p>
    <w:p w14:paraId="44DFBDB7" w14:textId="77777777" w:rsidR="00007DF1" w:rsidRPr="00FF597F" w:rsidRDefault="00007DF1" w:rsidP="00007DF1">
      <w:pPr>
        <w:rPr>
          <w:u w:val="single"/>
        </w:rPr>
      </w:pPr>
      <w:r w:rsidRPr="00FF597F">
        <w:rPr>
          <w:u w:val="single"/>
        </w:rPr>
        <w:t>Criminal history.</w:t>
      </w:r>
    </w:p>
    <w:p w14:paraId="567DF7EF" w14:textId="77777777" w:rsidR="00007DF1" w:rsidRPr="00FF597F" w:rsidRDefault="00007DF1" w:rsidP="00007DF1">
      <w:pPr>
        <w:rPr>
          <w:u w:val="single"/>
        </w:rPr>
      </w:pPr>
      <w:r w:rsidRPr="00FF597F">
        <w:rPr>
          <w:u w:val="single"/>
        </w:rPr>
        <w:t>Weak prosecution case.</w:t>
      </w:r>
    </w:p>
    <w:p w14:paraId="399D7F97" w14:textId="77777777" w:rsidR="00007DF1" w:rsidRPr="00FF597F" w:rsidRDefault="00007DF1" w:rsidP="00007DF1">
      <w:pPr>
        <w:rPr>
          <w:u w:val="single"/>
        </w:rPr>
      </w:pPr>
      <w:r w:rsidRPr="00FF597F">
        <w:rPr>
          <w:u w:val="single"/>
        </w:rPr>
        <w:t>Prosecution withheld evidence.</w:t>
      </w:r>
    </w:p>
    <w:p w14:paraId="6A348FAE" w14:textId="77777777" w:rsidR="00007DF1" w:rsidRPr="00FF597F" w:rsidRDefault="00007DF1" w:rsidP="00007DF1">
      <w:pPr>
        <w:rPr>
          <w:u w:val="single"/>
        </w:rPr>
      </w:pPr>
      <w:r w:rsidRPr="00FF597F">
        <w:rPr>
          <w:u w:val="single"/>
        </w:rPr>
        <w:t>Lying by a non-eyewitness.</w:t>
      </w:r>
    </w:p>
    <w:p w14:paraId="7D78FF84" w14:textId="77777777" w:rsidR="00007DF1" w:rsidRPr="00FF597F" w:rsidRDefault="00007DF1" w:rsidP="00007DF1">
      <w:pPr>
        <w:rPr>
          <w:u w:val="single"/>
        </w:rPr>
      </w:pPr>
      <w:r w:rsidRPr="00FF597F">
        <w:rPr>
          <w:u w:val="single"/>
        </w:rPr>
        <w:lastRenderedPageBreak/>
        <w:t>Unintentional witness misidentification.</w:t>
      </w:r>
    </w:p>
    <w:p w14:paraId="25EF6E14" w14:textId="77777777" w:rsidR="00007DF1" w:rsidRPr="00FF597F" w:rsidRDefault="00007DF1" w:rsidP="00007DF1">
      <w:pPr>
        <w:rPr>
          <w:u w:val="single"/>
        </w:rPr>
      </w:pPr>
      <w:r w:rsidRPr="00FF597F">
        <w:rPr>
          <w:u w:val="single"/>
        </w:rPr>
        <w:t>Misinterpreting forensic evidence at trial.</w:t>
      </w:r>
    </w:p>
    <w:p w14:paraId="6D5ECA4F" w14:textId="77777777" w:rsidR="00007DF1" w:rsidRPr="00FF597F" w:rsidRDefault="00007DF1" w:rsidP="00007DF1">
      <w:pPr>
        <w:rPr>
          <w:u w:val="single"/>
        </w:rPr>
      </w:pPr>
      <w:r w:rsidRPr="00FF597F">
        <w:rPr>
          <w:u w:val="single"/>
        </w:rPr>
        <w:t>Weak defense.</w:t>
      </w:r>
    </w:p>
    <w:p w14:paraId="688418C1" w14:textId="77777777" w:rsidR="00007DF1" w:rsidRPr="00FF597F" w:rsidRDefault="00007DF1" w:rsidP="00007DF1">
      <w:pPr>
        <w:rPr>
          <w:u w:val="single"/>
        </w:rPr>
      </w:pPr>
      <w:r w:rsidRPr="00FF597F">
        <w:rPr>
          <w:u w:val="single"/>
        </w:rPr>
        <w:t>Defendant offered a family witness.</w:t>
      </w:r>
    </w:p>
    <w:p w14:paraId="2EB69F39" w14:textId="77777777" w:rsidR="00007DF1" w:rsidRPr="00FF597F" w:rsidRDefault="00007DF1" w:rsidP="00007DF1">
      <w:pPr>
        <w:rPr>
          <w:u w:val="single"/>
        </w:rPr>
      </w:pPr>
      <w:r w:rsidRPr="00FF597F">
        <w:rPr>
          <w:u w:val="single"/>
        </w:rPr>
        <w:t>States with a “punitive” culture.</w:t>
      </w:r>
    </w:p>
    <w:p w14:paraId="2F0711E5" w14:textId="77777777" w:rsidR="00007DF1" w:rsidRPr="00FF597F" w:rsidRDefault="00007DF1" w:rsidP="00007DF1">
      <w:r w:rsidRPr="00FF597F">
        <w:t>Dr. Rebecca Goldin, a professor of mathematical sciences, has also written about the challenge of conveying the differences between causation and correlation. As Goldin states:</w:t>
      </w:r>
      <w:hyperlink r:id="rId15" w:anchor="note4" w:history="1">
        <w:r w:rsidRPr="00FF597F">
          <w:rPr>
            <w:rStyle w:val="Hyperlink"/>
          </w:rPr>
          <w:t>[4]</w:t>
        </w:r>
      </w:hyperlink>
    </w:p>
    <w:p w14:paraId="3D463CE8" w14:textId="77777777" w:rsidR="00007DF1" w:rsidRPr="00FF597F" w:rsidRDefault="00007DF1" w:rsidP="00007DF1">
      <w:pPr>
        <w:rPr>
          <w:u w:val="single"/>
        </w:rPr>
      </w:pPr>
      <w:r w:rsidRPr="00FF597F">
        <w:rPr>
          <w:u w:val="single"/>
        </w:rPr>
        <w:t xml:space="preserve">Journalists are constantly being reminded that correlation doesn’t imply causation; yet, conflating the two remains one of the most common errors in news reporting on scientific and health-related studies </w:t>
      </w:r>
      <w:proofErr w:type="gramStart"/>
      <w:r w:rsidRPr="00FF597F">
        <w:rPr>
          <w:u w:val="single"/>
        </w:rPr>
        <w:t>… .</w:t>
      </w:r>
      <w:proofErr w:type="gramEnd"/>
      <w:r w:rsidRPr="00FF597F">
        <w:rPr>
          <w:u w:val="single"/>
        </w:rPr>
        <w:t xml:space="preserve"> If one action causes another, then they are most certainly correlated. But just because two things occur together does not mean that one caused the other, even if it seems to make sense.</w:t>
      </w:r>
    </w:p>
    <w:p w14:paraId="4A9B6B65" w14:textId="77777777" w:rsidR="00007DF1" w:rsidRPr="00FF597F" w:rsidRDefault="00007DF1" w:rsidP="00007DF1">
      <w:r w:rsidRPr="00FF597F">
        <w:rPr>
          <w:u w:val="single"/>
        </w:rPr>
        <w:t>The Innocence Project’s website includes a referenced link to “unvalidated or improper forensic science” for 157 cases (46 percent) of the 342 cases. If we cross-reference the same 157 cases on the National Registry of Exonerations' (NRE’s) website — a project that collects information about all known exonerations from 1989 to the present</w:t>
      </w:r>
      <w:hyperlink r:id="rId16" w:anchor="note5" w:history="1">
        <w:r w:rsidRPr="00FF597F">
          <w:rPr>
            <w:rStyle w:val="Hyperlink"/>
            <w:u w:val="single"/>
          </w:rPr>
          <w:t>[5]</w:t>
        </w:r>
      </w:hyperlink>
      <w:r w:rsidRPr="00FF597F">
        <w:rPr>
          <w:u w:val="single"/>
        </w:rPr>
        <w:t xml:space="preserve"> — we find some inconsistencies in how the Innocence Project and NRE classify forensic science as a factor, making it challenging to reconcile the data.</w:t>
      </w:r>
      <w:r w:rsidRPr="00FF597F">
        <w:t xml:space="preserve"> NRE is managed by the Newkirk Center for Science and Society at the University of California, Irvine; the University of Michigan Law School; and the Michigan State University College of Law. It identifies 133 DNA exoneration cases (39 percent), from the same pool of cases identified by the Innocence Project, in which forensic science is a contributing factor.</w:t>
      </w:r>
    </w:p>
    <w:p w14:paraId="4773D6BC" w14:textId="77777777" w:rsidR="00007DF1" w:rsidRPr="00FF597F" w:rsidRDefault="0066622B" w:rsidP="00007DF1">
      <w:pPr>
        <w:rPr>
          <w:u w:val="single"/>
        </w:rPr>
      </w:pPr>
      <w:hyperlink r:id="rId17" w:anchor="table1" w:history="1">
        <w:r w:rsidR="00007DF1" w:rsidRPr="00FF597F">
          <w:rPr>
            <w:rStyle w:val="Hyperlink"/>
            <w:u w:val="single"/>
          </w:rPr>
          <w:t>Table 1</w:t>
        </w:r>
      </w:hyperlink>
      <w:r w:rsidR="00007DF1" w:rsidRPr="00FF597F">
        <w:rPr>
          <w:u w:val="single"/>
        </w:rPr>
        <w:t xml:space="preserve"> lists information on the 24 discrepant cases. A review of each of these cases, including case narratives from both the Innocence Project and NRE and internet articles when applicable, found that in these cases, the Innocence Project’s website did not include a clear description of the improper forensic science, there was ambiguity in the narrative, and the evidence described was actually exculpatory. As stated previously, some erroneous convictions involved subjective assessments when it comes to contributing factors.</w:t>
      </w:r>
    </w:p>
    <w:p w14:paraId="4201CA5B" w14:textId="77777777" w:rsidR="00007DF1" w:rsidRPr="00FF597F" w:rsidRDefault="00007DF1" w:rsidP="00007DF1"/>
    <w:tbl>
      <w:tblPr>
        <w:tblW w:w="0" w:type="auto"/>
        <w:tblBorders>
          <w:top w:val="single" w:sz="6" w:space="0" w:color="565C65"/>
          <w:left w:val="single" w:sz="6" w:space="0" w:color="565C65"/>
          <w:bottom w:val="single" w:sz="6" w:space="0" w:color="565C65"/>
          <w:right w:val="single" w:sz="6" w:space="0" w:color="565C65"/>
        </w:tblBorders>
        <w:tblCellMar>
          <w:top w:w="15" w:type="dxa"/>
          <w:left w:w="15" w:type="dxa"/>
          <w:bottom w:w="15" w:type="dxa"/>
          <w:right w:w="15" w:type="dxa"/>
        </w:tblCellMar>
        <w:tblLook w:val="04A0" w:firstRow="1" w:lastRow="0" w:firstColumn="1" w:lastColumn="0" w:noHBand="0" w:noVBand="1"/>
      </w:tblPr>
      <w:tblGrid>
        <w:gridCol w:w="254"/>
        <w:gridCol w:w="1479"/>
        <w:gridCol w:w="494"/>
        <w:gridCol w:w="3319"/>
        <w:gridCol w:w="3814"/>
      </w:tblGrid>
      <w:tr w:rsidR="00007DF1" w:rsidRPr="00FF597F" w14:paraId="3CF6B848" w14:textId="77777777" w:rsidTr="003B4B9C">
        <w:trPr>
          <w:tblHeader/>
        </w:trPr>
        <w:tc>
          <w:tcPr>
            <w:tcW w:w="0" w:type="auto"/>
            <w:gridSpan w:val="5"/>
            <w:tcBorders>
              <w:top w:val="nil"/>
              <w:left w:val="nil"/>
              <w:bottom w:val="nil"/>
              <w:right w:val="nil"/>
            </w:tcBorders>
            <w:shd w:val="clear" w:color="auto" w:fill="EDEFF0"/>
            <w:vAlign w:val="center"/>
            <w:hideMark/>
          </w:tcPr>
          <w:p w14:paraId="59BCD9A7" w14:textId="77777777" w:rsidR="00007DF1" w:rsidRPr="00FF597F" w:rsidRDefault="00007DF1" w:rsidP="003B4B9C">
            <w:r w:rsidRPr="00FF597F">
              <w:t>Table 1. Discrepant Cases</w:t>
            </w:r>
          </w:p>
        </w:tc>
      </w:tr>
      <w:tr w:rsidR="00007DF1" w:rsidRPr="00FF597F" w14:paraId="41EE27A8" w14:textId="77777777" w:rsidTr="003B4B9C">
        <w:trPr>
          <w:tblHeader/>
        </w:trPr>
        <w:tc>
          <w:tcPr>
            <w:tcW w:w="0" w:type="auto"/>
            <w:tcBorders>
              <w:top w:val="single" w:sz="6" w:space="0" w:color="565C65"/>
              <w:left w:val="single" w:sz="6" w:space="0" w:color="565C65"/>
              <w:bottom w:val="single" w:sz="6" w:space="0" w:color="565C65"/>
              <w:right w:val="single" w:sz="6" w:space="0" w:color="565C65"/>
            </w:tcBorders>
            <w:shd w:val="clear" w:color="auto" w:fill="EDEFF0"/>
            <w:vAlign w:val="center"/>
            <w:hideMark/>
          </w:tcPr>
          <w:p w14:paraId="6008691D" w14:textId="77777777" w:rsidR="00007DF1" w:rsidRPr="00FF597F" w:rsidRDefault="00007DF1" w:rsidP="003B4B9C">
            <w:r w:rsidRPr="00FF597F">
              <w:t xml:space="preserve"> </w:t>
            </w:r>
          </w:p>
        </w:tc>
        <w:tc>
          <w:tcPr>
            <w:tcW w:w="0" w:type="auto"/>
            <w:tcBorders>
              <w:top w:val="single" w:sz="6" w:space="0" w:color="565C65"/>
              <w:left w:val="single" w:sz="6" w:space="0" w:color="565C65"/>
              <w:bottom w:val="single" w:sz="6" w:space="0" w:color="565C65"/>
              <w:right w:val="single" w:sz="6" w:space="0" w:color="565C65"/>
            </w:tcBorders>
            <w:shd w:val="clear" w:color="auto" w:fill="EDEFF0"/>
            <w:vAlign w:val="center"/>
            <w:hideMark/>
          </w:tcPr>
          <w:p w14:paraId="3DB557E6" w14:textId="77777777" w:rsidR="00007DF1" w:rsidRPr="00FF597F" w:rsidRDefault="00007DF1" w:rsidP="003B4B9C">
            <w:r w:rsidRPr="00FF597F">
              <w:t>Exoneree</w:t>
            </w:r>
          </w:p>
        </w:tc>
        <w:tc>
          <w:tcPr>
            <w:tcW w:w="0" w:type="auto"/>
            <w:tcBorders>
              <w:top w:val="single" w:sz="6" w:space="0" w:color="565C65"/>
              <w:left w:val="single" w:sz="6" w:space="0" w:color="565C65"/>
              <w:bottom w:val="single" w:sz="6" w:space="0" w:color="565C65"/>
              <w:right w:val="single" w:sz="6" w:space="0" w:color="565C65"/>
            </w:tcBorders>
            <w:shd w:val="clear" w:color="auto" w:fill="EDEFF0"/>
            <w:vAlign w:val="center"/>
            <w:hideMark/>
          </w:tcPr>
          <w:p w14:paraId="70F9EEA4" w14:textId="77777777" w:rsidR="00007DF1" w:rsidRPr="00FF597F" w:rsidRDefault="00007DF1" w:rsidP="003B4B9C">
            <w:r w:rsidRPr="00FF597F">
              <w:t>State</w:t>
            </w:r>
          </w:p>
        </w:tc>
        <w:tc>
          <w:tcPr>
            <w:tcW w:w="0" w:type="auto"/>
            <w:tcBorders>
              <w:top w:val="single" w:sz="6" w:space="0" w:color="565C65"/>
              <w:left w:val="single" w:sz="6" w:space="0" w:color="565C65"/>
              <w:bottom w:val="single" w:sz="6" w:space="0" w:color="565C65"/>
              <w:right w:val="single" w:sz="6" w:space="0" w:color="565C65"/>
            </w:tcBorders>
            <w:shd w:val="clear" w:color="auto" w:fill="EDEFF0"/>
            <w:vAlign w:val="center"/>
            <w:hideMark/>
          </w:tcPr>
          <w:p w14:paraId="3F44EC7C" w14:textId="77777777" w:rsidR="00007DF1" w:rsidRPr="00FF597F" w:rsidRDefault="00007DF1" w:rsidP="003B4B9C">
            <w:r w:rsidRPr="00FF597F">
              <w:t>Innocence Project Forensic Narrative</w:t>
            </w:r>
          </w:p>
        </w:tc>
        <w:tc>
          <w:tcPr>
            <w:tcW w:w="0" w:type="auto"/>
            <w:tcBorders>
              <w:top w:val="single" w:sz="6" w:space="0" w:color="565C65"/>
              <w:left w:val="single" w:sz="6" w:space="0" w:color="565C65"/>
              <w:bottom w:val="single" w:sz="6" w:space="0" w:color="565C65"/>
              <w:right w:val="single" w:sz="6" w:space="0" w:color="565C65"/>
            </w:tcBorders>
            <w:shd w:val="clear" w:color="auto" w:fill="EDEFF0"/>
            <w:vAlign w:val="center"/>
            <w:hideMark/>
          </w:tcPr>
          <w:p w14:paraId="523121E5" w14:textId="77777777" w:rsidR="00007DF1" w:rsidRPr="00FF597F" w:rsidRDefault="00007DF1" w:rsidP="003B4B9C">
            <w:r w:rsidRPr="00FF597F">
              <w:t>Contributing Factor(s) Listed on National Registry of Exonerations</w:t>
            </w:r>
          </w:p>
        </w:tc>
      </w:tr>
      <w:tr w:rsidR="00007DF1" w:rsidRPr="00FF597F" w14:paraId="61616FFF"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8742D39" w14:textId="77777777" w:rsidR="00007DF1" w:rsidRPr="00FF597F" w:rsidRDefault="00007DF1" w:rsidP="003B4B9C">
            <w:r w:rsidRPr="00FF597F">
              <w:t>1</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4BF7D1B4" w14:textId="77777777" w:rsidR="00007DF1" w:rsidRPr="00FF597F" w:rsidRDefault="00007DF1" w:rsidP="003B4B9C">
            <w:r w:rsidRPr="00FF597F">
              <w:t>Avery, Steven</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D34B2BD" w14:textId="77777777" w:rsidR="00007DF1" w:rsidRPr="00FF597F" w:rsidRDefault="00007DF1" w:rsidP="003B4B9C">
            <w:r w:rsidRPr="00FF597F">
              <w:t>WI</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9BA0062" w14:textId="77777777" w:rsidR="00007DF1" w:rsidRPr="00FF597F" w:rsidRDefault="00007DF1" w:rsidP="003B4B9C">
            <w:r w:rsidRPr="00FF597F">
              <w:t>Microscopic hair examination</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1FAD9608" w14:textId="77777777" w:rsidR="00007DF1" w:rsidRPr="00FF597F" w:rsidRDefault="00007DF1" w:rsidP="003B4B9C">
            <w:r w:rsidRPr="00FF597F">
              <w:t>Mistaken witness identification</w:t>
            </w:r>
          </w:p>
        </w:tc>
      </w:tr>
      <w:tr w:rsidR="00007DF1" w:rsidRPr="00FF597F" w14:paraId="145FCDC2"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212613A" w14:textId="77777777" w:rsidR="00007DF1" w:rsidRPr="00FF597F" w:rsidRDefault="00007DF1" w:rsidP="003B4B9C">
            <w:r w:rsidRPr="00FF597F">
              <w:t>2</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4628D4DF" w14:textId="77777777" w:rsidR="00007DF1" w:rsidRPr="00FF597F" w:rsidRDefault="00007DF1" w:rsidP="003B4B9C">
            <w:r w:rsidRPr="00FF597F">
              <w:t>Burnette, Victor</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77B50F2" w14:textId="77777777" w:rsidR="00007DF1" w:rsidRPr="00FF597F" w:rsidRDefault="00007DF1" w:rsidP="003B4B9C">
            <w:r w:rsidRPr="00FF597F">
              <w:t>VA</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40DD16E6" w14:textId="77777777" w:rsidR="00007DF1" w:rsidRPr="00FF597F" w:rsidRDefault="00007DF1" w:rsidP="003B4B9C">
            <w:r w:rsidRPr="00FF597F">
              <w:t>Microscopic hair examination</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CC45E3A" w14:textId="77777777" w:rsidR="00007DF1" w:rsidRPr="00FF597F" w:rsidRDefault="00007DF1" w:rsidP="003B4B9C">
            <w:r w:rsidRPr="00FF597F">
              <w:t>Mistaken witness identification</w:t>
            </w:r>
          </w:p>
        </w:tc>
      </w:tr>
      <w:tr w:rsidR="00007DF1" w:rsidRPr="00FF597F" w14:paraId="182A9A78"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3A655A87" w14:textId="77777777" w:rsidR="00007DF1" w:rsidRPr="00FF597F" w:rsidRDefault="00007DF1" w:rsidP="003B4B9C">
            <w:r w:rsidRPr="00FF597F">
              <w:t>3</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D4EB8B8" w14:textId="77777777" w:rsidR="00007DF1" w:rsidRPr="00FF597F" w:rsidRDefault="00007DF1" w:rsidP="003B4B9C">
            <w:r w:rsidRPr="00FF597F">
              <w:t>Cotton, Ronald</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30115638" w14:textId="77777777" w:rsidR="00007DF1" w:rsidRPr="00FF597F" w:rsidRDefault="00007DF1" w:rsidP="003B4B9C">
            <w:r w:rsidRPr="00FF597F">
              <w:t>NC</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42560FC" w14:textId="77777777" w:rsidR="00007DF1" w:rsidRPr="00FF597F" w:rsidRDefault="00007DF1" w:rsidP="003B4B9C">
            <w:r w:rsidRPr="00FF597F">
              <w:t>No description of a forensic error</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490677B1" w14:textId="77777777" w:rsidR="00007DF1" w:rsidRPr="00FF597F" w:rsidRDefault="00007DF1" w:rsidP="003B4B9C">
            <w:r w:rsidRPr="00FF597F">
              <w:t>Mistaken witness identification</w:t>
            </w:r>
          </w:p>
        </w:tc>
      </w:tr>
      <w:tr w:rsidR="00007DF1" w:rsidRPr="00FF597F" w14:paraId="1C02AD60"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3574A6EA" w14:textId="77777777" w:rsidR="00007DF1" w:rsidRPr="00FF597F" w:rsidRDefault="00007DF1" w:rsidP="003B4B9C">
            <w:r w:rsidRPr="00FF597F">
              <w:lastRenderedPageBreak/>
              <w:t>4</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734371F" w14:textId="77777777" w:rsidR="00007DF1" w:rsidRPr="00FF597F" w:rsidRDefault="00007DF1" w:rsidP="003B4B9C">
            <w:r w:rsidRPr="00FF597F">
              <w:t>Cunningham, Calvin</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933917B" w14:textId="77777777" w:rsidR="00007DF1" w:rsidRPr="00FF597F" w:rsidRDefault="00007DF1" w:rsidP="003B4B9C">
            <w:r w:rsidRPr="00FF597F">
              <w:t>VA</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1A60E0C5" w14:textId="77777777" w:rsidR="00007DF1" w:rsidRPr="00FF597F" w:rsidRDefault="00007DF1" w:rsidP="003B4B9C">
            <w:r w:rsidRPr="00FF597F">
              <w:t>Hair: Exculpatory, similar but not consistent</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119BAB2E" w14:textId="77777777" w:rsidR="00007DF1" w:rsidRPr="00FF597F" w:rsidRDefault="00007DF1" w:rsidP="003B4B9C">
            <w:r w:rsidRPr="00FF597F">
              <w:t>Mistaken witness identification</w:t>
            </w:r>
          </w:p>
        </w:tc>
      </w:tr>
      <w:tr w:rsidR="00007DF1" w:rsidRPr="00FF597F" w14:paraId="0D3F97B4"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DC1EF0D" w14:textId="77777777" w:rsidR="00007DF1" w:rsidRPr="00FF597F" w:rsidRDefault="00007DF1" w:rsidP="003B4B9C">
            <w:r w:rsidRPr="00FF597F">
              <w:t>5</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3FCA1E3" w14:textId="77777777" w:rsidR="00007DF1" w:rsidRPr="00FF597F" w:rsidRDefault="00007DF1" w:rsidP="003B4B9C">
            <w:r w:rsidRPr="00FF597F">
              <w:t>Cruz, Rolando</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DDB44FB" w14:textId="77777777" w:rsidR="00007DF1" w:rsidRPr="00FF597F" w:rsidRDefault="00007DF1" w:rsidP="003B4B9C">
            <w:r w:rsidRPr="00FF597F">
              <w:t>IL</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FF1F78C" w14:textId="77777777" w:rsidR="00007DF1" w:rsidRPr="00FF597F" w:rsidRDefault="00007DF1" w:rsidP="003B4B9C">
            <w:r w:rsidRPr="00FF597F">
              <w:t>Co-defendant (not guilty); boot print</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0B28FB2" w14:textId="77777777" w:rsidR="00007DF1" w:rsidRPr="00FF597F" w:rsidRDefault="00007DF1" w:rsidP="003B4B9C">
            <w:r w:rsidRPr="00FF597F">
              <w:t>False confession; perjury or false accusation; official misconduct</w:t>
            </w:r>
          </w:p>
        </w:tc>
      </w:tr>
      <w:tr w:rsidR="00007DF1" w:rsidRPr="00FF597F" w14:paraId="483AB9FA"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BAB8791" w14:textId="77777777" w:rsidR="00007DF1" w:rsidRPr="00FF597F" w:rsidRDefault="00007DF1" w:rsidP="003B4B9C">
            <w:r w:rsidRPr="00FF597F">
              <w:t>6</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E7CA1D6" w14:textId="77777777" w:rsidR="00007DF1" w:rsidRPr="00FF597F" w:rsidRDefault="00007DF1" w:rsidP="003B4B9C">
            <w:r w:rsidRPr="00FF597F">
              <w:t>Gray, David</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E59789D" w14:textId="77777777" w:rsidR="00007DF1" w:rsidRPr="00FF597F" w:rsidRDefault="00007DF1" w:rsidP="003B4B9C">
            <w:r w:rsidRPr="00FF597F">
              <w:t>IL</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975121F" w14:textId="77777777" w:rsidR="00007DF1" w:rsidRPr="00FF597F" w:rsidRDefault="00007DF1" w:rsidP="003B4B9C">
            <w:r w:rsidRPr="00FF597F">
              <w:t>No secretor testing performed</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1B452F77" w14:textId="77777777" w:rsidR="00007DF1" w:rsidRPr="00FF597F" w:rsidRDefault="00007DF1" w:rsidP="003B4B9C">
            <w:r w:rsidRPr="00FF597F">
              <w:t>Mistaken witness identification; perjury or false accusation; official misconduct</w:t>
            </w:r>
          </w:p>
        </w:tc>
      </w:tr>
      <w:tr w:rsidR="00007DF1" w:rsidRPr="00FF597F" w14:paraId="35D78B79"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FFD8C2E" w14:textId="77777777" w:rsidR="00007DF1" w:rsidRPr="00FF597F" w:rsidRDefault="00007DF1" w:rsidP="003B4B9C">
            <w:r w:rsidRPr="00FF597F">
              <w:t>7</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CF78AD2" w14:textId="77777777" w:rsidR="00007DF1" w:rsidRPr="00FF597F" w:rsidRDefault="00007DF1" w:rsidP="003B4B9C">
            <w:r w:rsidRPr="00FF597F">
              <w:t>Halsey, Byron</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F95400E" w14:textId="77777777" w:rsidR="00007DF1" w:rsidRPr="00FF597F" w:rsidRDefault="00007DF1" w:rsidP="003B4B9C">
            <w:r w:rsidRPr="00FF597F">
              <w:t>NJ</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BC7218A" w14:textId="77777777" w:rsidR="00007DF1" w:rsidRPr="00FF597F" w:rsidRDefault="00007DF1" w:rsidP="003B4B9C">
            <w:r w:rsidRPr="00FF597F">
              <w:t>Uncertain</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15E9DC6" w14:textId="77777777" w:rsidR="00007DF1" w:rsidRPr="00FF597F" w:rsidRDefault="00007DF1" w:rsidP="003B4B9C">
            <w:r w:rsidRPr="00FF597F">
              <w:t>False confession; perjury or false accusation</w:t>
            </w:r>
          </w:p>
        </w:tc>
      </w:tr>
      <w:tr w:rsidR="00007DF1" w:rsidRPr="00FF597F" w14:paraId="12A802B1"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90E72EE" w14:textId="77777777" w:rsidR="00007DF1" w:rsidRPr="00FF597F" w:rsidRDefault="00007DF1" w:rsidP="003B4B9C">
            <w:r w:rsidRPr="00FF597F">
              <w:t>8</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A5BE35D" w14:textId="77777777" w:rsidR="00007DF1" w:rsidRPr="00FF597F" w:rsidRDefault="00007DF1" w:rsidP="003B4B9C">
            <w:r w:rsidRPr="00FF597F">
              <w:t>Hernandez, Alejandro</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22E2487" w14:textId="77777777" w:rsidR="00007DF1" w:rsidRPr="00FF597F" w:rsidRDefault="00007DF1" w:rsidP="003B4B9C">
            <w:r w:rsidRPr="00FF597F">
              <w:t>IL</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F3C1C4B" w14:textId="77777777" w:rsidR="00007DF1" w:rsidRPr="00FF597F" w:rsidRDefault="00007DF1" w:rsidP="003B4B9C">
            <w:r w:rsidRPr="00FF597F">
              <w:t>Co-defendant (not guilty); boot print</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0164D81" w14:textId="77777777" w:rsidR="00007DF1" w:rsidRPr="00FF597F" w:rsidRDefault="00007DF1" w:rsidP="003B4B9C">
            <w:r w:rsidRPr="00FF597F">
              <w:t>False confession; perjury or false accusation; official misconduct</w:t>
            </w:r>
          </w:p>
        </w:tc>
      </w:tr>
      <w:tr w:rsidR="00007DF1" w:rsidRPr="00FF597F" w14:paraId="0987304F"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27BF5F3" w14:textId="77777777" w:rsidR="00007DF1" w:rsidRPr="00FF597F" w:rsidRDefault="00007DF1" w:rsidP="003B4B9C">
            <w:r w:rsidRPr="00FF597F">
              <w:t>9</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8974736" w14:textId="77777777" w:rsidR="00007DF1" w:rsidRPr="00FF597F" w:rsidRDefault="00007DF1" w:rsidP="003B4B9C">
            <w:r w:rsidRPr="00FF597F">
              <w:t>Jones, Ronald</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E93DDF3" w14:textId="77777777" w:rsidR="00007DF1" w:rsidRPr="00FF597F" w:rsidRDefault="00007DF1" w:rsidP="003B4B9C">
            <w:r w:rsidRPr="00FF597F">
              <w:t>IL</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9B68C84" w14:textId="77777777" w:rsidR="00007DF1" w:rsidRPr="00FF597F" w:rsidRDefault="00007DF1" w:rsidP="003B4B9C">
            <w:r w:rsidRPr="00FF597F">
              <w:t>ABO blood typing</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1B398A9C" w14:textId="77777777" w:rsidR="00007DF1" w:rsidRPr="00FF597F" w:rsidRDefault="00007DF1" w:rsidP="003B4B9C">
            <w:r w:rsidRPr="00FF597F">
              <w:t>Mistaken witness identification; false confession; official misconduct</w:t>
            </w:r>
          </w:p>
        </w:tc>
      </w:tr>
      <w:tr w:rsidR="00007DF1" w:rsidRPr="00FF597F" w14:paraId="5F71A5E8"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254EB91" w14:textId="77777777" w:rsidR="00007DF1" w:rsidRPr="00FF597F" w:rsidRDefault="00007DF1" w:rsidP="003B4B9C">
            <w:r w:rsidRPr="00FF597F">
              <w:t>10</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EDDDB3D" w14:textId="77777777" w:rsidR="00007DF1" w:rsidRPr="00FF597F" w:rsidRDefault="00007DF1" w:rsidP="003B4B9C">
            <w:r w:rsidRPr="00FF597F">
              <w:t>McClendon, Robert</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10308A88" w14:textId="77777777" w:rsidR="00007DF1" w:rsidRPr="00FF597F" w:rsidRDefault="00007DF1" w:rsidP="003B4B9C">
            <w:r w:rsidRPr="00FF597F">
              <w:t>OH</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313F2EF1" w14:textId="77777777" w:rsidR="00007DF1" w:rsidRPr="00FF597F" w:rsidRDefault="00007DF1" w:rsidP="003B4B9C">
            <w:r w:rsidRPr="00FF597F">
              <w:t>No description of a forensic error</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FF89B7B" w14:textId="77777777" w:rsidR="00007DF1" w:rsidRPr="00FF597F" w:rsidRDefault="00007DF1" w:rsidP="003B4B9C">
            <w:r w:rsidRPr="00FF597F">
              <w:t>Mistaken witness identification</w:t>
            </w:r>
          </w:p>
        </w:tc>
      </w:tr>
      <w:tr w:rsidR="00007DF1" w:rsidRPr="00FF597F" w14:paraId="1CA84A5D"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5F6A886" w14:textId="77777777" w:rsidR="00007DF1" w:rsidRPr="00FF597F" w:rsidRDefault="00007DF1" w:rsidP="003B4B9C">
            <w:r w:rsidRPr="00FF597F">
              <w:t>11</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2ABDE19" w14:textId="77777777" w:rsidR="00007DF1" w:rsidRPr="00FF597F" w:rsidRDefault="00007DF1" w:rsidP="003B4B9C">
            <w:r w:rsidRPr="00FF597F">
              <w:t>McSherry, Leonard</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16740827" w14:textId="77777777" w:rsidR="00007DF1" w:rsidRPr="00FF597F" w:rsidRDefault="00007DF1" w:rsidP="003B4B9C">
            <w:r w:rsidRPr="00FF597F">
              <w:t>CA</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C6973F1" w14:textId="77777777" w:rsidR="00007DF1" w:rsidRPr="00FF597F" w:rsidRDefault="00007DF1" w:rsidP="003B4B9C">
            <w:r w:rsidRPr="00FF597F">
              <w:t>No description of a forensic error</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491E919" w14:textId="77777777" w:rsidR="00007DF1" w:rsidRPr="00FF597F" w:rsidRDefault="00007DF1" w:rsidP="003B4B9C">
            <w:r w:rsidRPr="00FF597F">
              <w:t>Mistaken witness identification</w:t>
            </w:r>
          </w:p>
        </w:tc>
      </w:tr>
      <w:tr w:rsidR="00007DF1" w:rsidRPr="00FF597F" w14:paraId="7E07BC4D"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F398302" w14:textId="77777777" w:rsidR="00007DF1" w:rsidRPr="00FF597F" w:rsidRDefault="00007DF1" w:rsidP="003B4B9C">
            <w:r w:rsidRPr="00FF597F">
              <w:t>12</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C63F0E4" w14:textId="77777777" w:rsidR="00007DF1" w:rsidRPr="00FF597F" w:rsidRDefault="00007DF1" w:rsidP="003B4B9C">
            <w:r w:rsidRPr="00FF597F">
              <w:t>Nesmith, Willie</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11D3CC3" w14:textId="77777777" w:rsidR="00007DF1" w:rsidRPr="00FF597F" w:rsidRDefault="00007DF1" w:rsidP="003B4B9C">
            <w:r w:rsidRPr="00FF597F">
              <w:t>PA</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9B0C7D3" w14:textId="77777777" w:rsidR="00007DF1" w:rsidRPr="00FF597F" w:rsidRDefault="00007DF1" w:rsidP="003B4B9C">
            <w:r w:rsidRPr="00FF597F">
              <w:t>No description of a forensic error</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DEED253" w14:textId="77777777" w:rsidR="00007DF1" w:rsidRPr="00FF597F" w:rsidRDefault="00007DF1" w:rsidP="003B4B9C">
            <w:r w:rsidRPr="00FF597F">
              <w:t>Mistaken witness identification</w:t>
            </w:r>
          </w:p>
        </w:tc>
      </w:tr>
      <w:tr w:rsidR="00007DF1" w:rsidRPr="00FF597F" w14:paraId="69DA41B8"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9CFC372" w14:textId="77777777" w:rsidR="00007DF1" w:rsidRPr="00FF597F" w:rsidRDefault="00007DF1" w:rsidP="003B4B9C">
            <w:r w:rsidRPr="00FF597F">
              <w:t>13</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289AE6E" w14:textId="77777777" w:rsidR="00007DF1" w:rsidRPr="00FF597F" w:rsidRDefault="00007DF1" w:rsidP="003B4B9C">
            <w:r w:rsidRPr="00FF597F">
              <w:t>Ochoa, James</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6F56668" w14:textId="77777777" w:rsidR="00007DF1" w:rsidRPr="00FF597F" w:rsidRDefault="00007DF1" w:rsidP="003B4B9C">
            <w:r w:rsidRPr="00FF597F">
              <w:t>CA</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3F66A9AE" w14:textId="77777777" w:rsidR="00007DF1" w:rsidRPr="00FF597F" w:rsidRDefault="00007DF1" w:rsidP="003B4B9C">
            <w:r w:rsidRPr="00FF597F">
              <w:t>No description of a forensic error; fingerprint and DNA exculpatory</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0885964" w14:textId="77777777" w:rsidR="00007DF1" w:rsidRPr="00FF597F" w:rsidRDefault="00007DF1" w:rsidP="003B4B9C">
            <w:r w:rsidRPr="00FF597F">
              <w:t>Mistaken witness identification; official misconduct</w:t>
            </w:r>
          </w:p>
        </w:tc>
      </w:tr>
      <w:tr w:rsidR="00007DF1" w:rsidRPr="00FF597F" w14:paraId="3489BE58"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5181B5D" w14:textId="77777777" w:rsidR="00007DF1" w:rsidRPr="00FF597F" w:rsidRDefault="00007DF1" w:rsidP="003B4B9C">
            <w:r w:rsidRPr="00FF597F">
              <w:t>14</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38DEB1BA" w14:textId="77777777" w:rsidR="00007DF1" w:rsidRPr="00FF597F" w:rsidRDefault="00007DF1" w:rsidP="003B4B9C">
            <w:r w:rsidRPr="00FF597F">
              <w:t>Powell, Anthony</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254F89F" w14:textId="77777777" w:rsidR="00007DF1" w:rsidRPr="00FF597F" w:rsidRDefault="00007DF1" w:rsidP="003B4B9C">
            <w:r w:rsidRPr="00FF597F">
              <w:t>MA</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0D2D39D" w14:textId="77777777" w:rsidR="00007DF1" w:rsidRPr="00FF597F" w:rsidRDefault="00007DF1" w:rsidP="003B4B9C">
            <w:r w:rsidRPr="00FF597F">
              <w:t>No description of a forensic error; DNA not admissible at the time</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30CFE6F" w14:textId="77777777" w:rsidR="00007DF1" w:rsidRPr="00FF597F" w:rsidRDefault="00007DF1" w:rsidP="003B4B9C">
            <w:r w:rsidRPr="00FF597F">
              <w:t>Mistaken witness identification; official misconduct</w:t>
            </w:r>
          </w:p>
        </w:tc>
      </w:tr>
      <w:tr w:rsidR="00007DF1" w:rsidRPr="00FF597F" w14:paraId="0F70A2B0"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357FD87" w14:textId="77777777" w:rsidR="00007DF1" w:rsidRPr="00FF597F" w:rsidRDefault="00007DF1" w:rsidP="003B4B9C">
            <w:r w:rsidRPr="00FF597F">
              <w:t>15</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1A5E96E" w14:textId="77777777" w:rsidR="00007DF1" w:rsidRPr="00FF597F" w:rsidRDefault="00007DF1" w:rsidP="003B4B9C">
            <w:r w:rsidRPr="00FF597F">
              <w:t>Rivera, Juan</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4F8DC14" w14:textId="77777777" w:rsidR="00007DF1" w:rsidRPr="00FF597F" w:rsidRDefault="00007DF1" w:rsidP="003B4B9C">
            <w:r w:rsidRPr="00FF597F">
              <w:t>IL</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A1FD12B" w14:textId="77777777" w:rsidR="00007DF1" w:rsidRPr="00FF597F" w:rsidRDefault="00007DF1" w:rsidP="003B4B9C">
            <w:r w:rsidRPr="00FF597F">
              <w:t>No description of a forensic error</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1A8451F" w14:textId="77777777" w:rsidR="00007DF1" w:rsidRPr="00FF597F" w:rsidRDefault="00007DF1" w:rsidP="003B4B9C">
            <w:r w:rsidRPr="00FF597F">
              <w:t>Mistaken witness identification; false confession; perjury or false accusation; official misconduct</w:t>
            </w:r>
          </w:p>
        </w:tc>
      </w:tr>
      <w:tr w:rsidR="00007DF1" w:rsidRPr="00FF597F" w14:paraId="77CEB15D"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F1DE70B" w14:textId="77777777" w:rsidR="00007DF1" w:rsidRPr="00FF597F" w:rsidRDefault="00007DF1" w:rsidP="003B4B9C">
            <w:r w:rsidRPr="00FF597F">
              <w:t>16</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935782C" w14:textId="77777777" w:rsidR="00007DF1" w:rsidRPr="00FF597F" w:rsidRDefault="00007DF1" w:rsidP="003B4B9C">
            <w:r w:rsidRPr="00FF597F">
              <w:t>Snyder, Walter</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43500E78" w14:textId="77777777" w:rsidR="00007DF1" w:rsidRPr="00FF597F" w:rsidRDefault="00007DF1" w:rsidP="003B4B9C">
            <w:r w:rsidRPr="00FF597F">
              <w:t>VA</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147ED4E" w14:textId="77777777" w:rsidR="00007DF1" w:rsidRPr="00FF597F" w:rsidRDefault="00007DF1" w:rsidP="003B4B9C">
            <w:r w:rsidRPr="00FF597F">
              <w:t>No description of a forensic error</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F67AFC3" w14:textId="77777777" w:rsidR="00007DF1" w:rsidRPr="00FF597F" w:rsidRDefault="00007DF1" w:rsidP="003B4B9C">
            <w:r w:rsidRPr="00FF597F">
              <w:t>Mistaken witness identification; false confession; perjury or false accusation; official misconduct</w:t>
            </w:r>
          </w:p>
        </w:tc>
      </w:tr>
      <w:tr w:rsidR="00007DF1" w:rsidRPr="00FF597F" w14:paraId="50B0C89C"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4F7741C8" w14:textId="77777777" w:rsidR="00007DF1" w:rsidRPr="00FF597F" w:rsidRDefault="00007DF1" w:rsidP="003B4B9C">
            <w:r w:rsidRPr="00FF597F">
              <w:t>17</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D237F62" w14:textId="77777777" w:rsidR="00007DF1" w:rsidRPr="00FF597F" w:rsidRDefault="00007DF1" w:rsidP="003B4B9C">
            <w:r w:rsidRPr="00FF597F">
              <w:t>Towler, Raymond</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45DA9164" w14:textId="77777777" w:rsidR="00007DF1" w:rsidRPr="00FF597F" w:rsidRDefault="00007DF1" w:rsidP="003B4B9C">
            <w:r w:rsidRPr="00FF597F">
              <w:t>OH</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D088B68" w14:textId="77777777" w:rsidR="00007DF1" w:rsidRPr="00FF597F" w:rsidRDefault="00007DF1" w:rsidP="003B4B9C">
            <w:r w:rsidRPr="00FF597F">
              <w:t>No description of a forensic error; hair lacked sufficiency</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BD90C10" w14:textId="77777777" w:rsidR="00007DF1" w:rsidRPr="00FF597F" w:rsidRDefault="00007DF1" w:rsidP="003B4B9C">
            <w:r w:rsidRPr="00FF597F">
              <w:t>Mistaken witness identification</w:t>
            </w:r>
          </w:p>
        </w:tc>
      </w:tr>
      <w:tr w:rsidR="00007DF1" w:rsidRPr="00FF597F" w14:paraId="2C9BF507"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90CD9D2" w14:textId="77777777" w:rsidR="00007DF1" w:rsidRPr="00FF597F" w:rsidRDefault="00007DF1" w:rsidP="003B4B9C">
            <w:r w:rsidRPr="00FF597F">
              <w:lastRenderedPageBreak/>
              <w:t>18</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D0D1C43" w14:textId="77777777" w:rsidR="00007DF1" w:rsidRPr="00FF597F" w:rsidRDefault="00007DF1" w:rsidP="003B4B9C">
            <w:r w:rsidRPr="00FF597F">
              <w:t>Turner, Keith</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B02216A" w14:textId="77777777" w:rsidR="00007DF1" w:rsidRPr="00FF597F" w:rsidRDefault="00007DF1" w:rsidP="003B4B9C">
            <w:r w:rsidRPr="00FF597F">
              <w:t>TX</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BC8A8B7" w14:textId="77777777" w:rsidR="00007DF1" w:rsidRPr="00FF597F" w:rsidRDefault="00007DF1" w:rsidP="003B4B9C">
            <w:r w:rsidRPr="00FF597F">
              <w:t>No description of a forensic error</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BFD39B7" w14:textId="77777777" w:rsidR="00007DF1" w:rsidRPr="00FF597F" w:rsidRDefault="00007DF1" w:rsidP="003B4B9C">
            <w:r w:rsidRPr="00FF597F">
              <w:t>Mistaken witness identification</w:t>
            </w:r>
          </w:p>
        </w:tc>
      </w:tr>
      <w:tr w:rsidR="00007DF1" w:rsidRPr="00FF597F" w14:paraId="3BA1C03E"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613D552" w14:textId="77777777" w:rsidR="00007DF1" w:rsidRPr="00FF597F" w:rsidRDefault="00007DF1" w:rsidP="003B4B9C">
            <w:r w:rsidRPr="00FF597F">
              <w:t>19</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1EBAB70" w14:textId="77777777" w:rsidR="00007DF1" w:rsidRPr="00FF597F" w:rsidRDefault="00007DF1" w:rsidP="003B4B9C">
            <w:r w:rsidRPr="00FF597F">
              <w:t>Waller, James</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91CE33E" w14:textId="77777777" w:rsidR="00007DF1" w:rsidRPr="00FF597F" w:rsidRDefault="00007DF1" w:rsidP="003B4B9C">
            <w:r w:rsidRPr="00FF597F">
              <w:t>TX</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446AF97" w14:textId="77777777" w:rsidR="00007DF1" w:rsidRPr="00FF597F" w:rsidRDefault="00007DF1" w:rsidP="003B4B9C">
            <w:r w:rsidRPr="00FF597F">
              <w:t>No description of a forensic error; hair was not the same</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6CB2D9E" w14:textId="77777777" w:rsidR="00007DF1" w:rsidRPr="00FF597F" w:rsidRDefault="00007DF1" w:rsidP="003B4B9C">
            <w:r w:rsidRPr="00FF597F">
              <w:t>Mistaken witness identification</w:t>
            </w:r>
          </w:p>
        </w:tc>
      </w:tr>
      <w:tr w:rsidR="00007DF1" w:rsidRPr="00FF597F" w14:paraId="54E7FC40"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4758ED0E" w14:textId="77777777" w:rsidR="00007DF1" w:rsidRPr="00FF597F" w:rsidRDefault="00007DF1" w:rsidP="003B4B9C">
            <w:r w:rsidRPr="00FF597F">
              <w:t>20</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398B0675" w14:textId="77777777" w:rsidR="00007DF1" w:rsidRPr="00FF597F" w:rsidRDefault="00007DF1" w:rsidP="003B4B9C">
            <w:r w:rsidRPr="00FF597F">
              <w:t>Waller, Patrick</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5837E36" w14:textId="77777777" w:rsidR="00007DF1" w:rsidRPr="00FF597F" w:rsidRDefault="00007DF1" w:rsidP="003B4B9C">
            <w:r w:rsidRPr="00FF597F">
              <w:t>TX</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408DB0F0" w14:textId="77777777" w:rsidR="00007DF1" w:rsidRPr="00FF597F" w:rsidRDefault="00007DF1" w:rsidP="003B4B9C">
            <w:r w:rsidRPr="00FF597F">
              <w:t>No description of a forensic error; ABO could not exclude</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16C9C06E" w14:textId="77777777" w:rsidR="00007DF1" w:rsidRPr="00FF597F" w:rsidRDefault="00007DF1" w:rsidP="003B4B9C">
            <w:r w:rsidRPr="00FF597F">
              <w:t>Mistaken witness identification</w:t>
            </w:r>
          </w:p>
        </w:tc>
      </w:tr>
      <w:tr w:rsidR="00007DF1" w:rsidRPr="00FF597F" w14:paraId="45168456"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2C4F73E" w14:textId="77777777" w:rsidR="00007DF1" w:rsidRPr="00FF597F" w:rsidRDefault="00007DF1" w:rsidP="003B4B9C">
            <w:r w:rsidRPr="00FF597F">
              <w:t>21</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394DF71E" w14:textId="77777777" w:rsidR="00007DF1" w:rsidRPr="00FF597F" w:rsidRDefault="00007DF1" w:rsidP="003B4B9C">
            <w:r w:rsidRPr="00FF597F">
              <w:t>Warney, Douglas</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F0DFB75" w14:textId="77777777" w:rsidR="00007DF1" w:rsidRPr="00FF597F" w:rsidRDefault="00007DF1" w:rsidP="003B4B9C">
            <w:r w:rsidRPr="00FF597F">
              <w:t>NY</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674B53C" w14:textId="77777777" w:rsidR="00007DF1" w:rsidRPr="00FF597F" w:rsidRDefault="00007DF1" w:rsidP="003B4B9C">
            <w:r w:rsidRPr="00FF597F">
              <w:t>No description of a forensic error; ABO was exculpatory</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65990D8" w14:textId="77777777" w:rsidR="00007DF1" w:rsidRPr="00FF597F" w:rsidRDefault="00007DF1" w:rsidP="003B4B9C">
            <w:r w:rsidRPr="00FF597F">
              <w:t>False confession; official misconduct</w:t>
            </w:r>
          </w:p>
        </w:tc>
      </w:tr>
      <w:tr w:rsidR="00007DF1" w:rsidRPr="00FF597F" w14:paraId="0385BFC7"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BDFB73B" w14:textId="77777777" w:rsidR="00007DF1" w:rsidRPr="00FF597F" w:rsidRDefault="00007DF1" w:rsidP="003B4B9C">
            <w:r w:rsidRPr="00FF597F">
              <w:t>22</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084F9B3" w14:textId="77777777" w:rsidR="00007DF1" w:rsidRPr="00FF597F" w:rsidRDefault="00007DF1" w:rsidP="003B4B9C">
            <w:r w:rsidRPr="00FF597F">
              <w:t>Whitley, Drew</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286C0266" w14:textId="77777777" w:rsidR="00007DF1" w:rsidRPr="00FF597F" w:rsidRDefault="00007DF1" w:rsidP="003B4B9C">
            <w:r w:rsidRPr="00FF597F">
              <w:t>PA</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52A4C9A3" w14:textId="77777777" w:rsidR="00007DF1" w:rsidRPr="00FF597F" w:rsidRDefault="00007DF1" w:rsidP="003B4B9C">
            <w:r w:rsidRPr="00FF597F">
              <w:t>No description of a forensic error; hair was similar, but analyst could not be certain</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16D8501A" w14:textId="77777777" w:rsidR="00007DF1" w:rsidRPr="00FF597F" w:rsidRDefault="00007DF1" w:rsidP="003B4B9C">
            <w:r w:rsidRPr="00FF597F">
              <w:t>Mistaken witness identification; perjury or false accusation</w:t>
            </w:r>
          </w:p>
        </w:tc>
      </w:tr>
      <w:tr w:rsidR="00007DF1" w:rsidRPr="00FF597F" w14:paraId="13753668"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3D1AEFF6" w14:textId="77777777" w:rsidR="00007DF1" w:rsidRPr="00FF597F" w:rsidRDefault="00007DF1" w:rsidP="003B4B9C">
            <w:r w:rsidRPr="00FF597F">
              <w:t>23</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4D7492D3" w14:textId="77777777" w:rsidR="00007DF1" w:rsidRPr="00FF597F" w:rsidRDefault="00007DF1" w:rsidP="003B4B9C">
            <w:r w:rsidRPr="00FF597F">
              <w:t>Williams, Willie</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0C31760F" w14:textId="77777777" w:rsidR="00007DF1" w:rsidRPr="00FF597F" w:rsidRDefault="00007DF1" w:rsidP="003B4B9C">
            <w:r w:rsidRPr="00FF597F">
              <w:t>GA</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08AC2E9" w14:textId="77777777" w:rsidR="00007DF1" w:rsidRPr="00FF597F" w:rsidRDefault="00007DF1" w:rsidP="003B4B9C">
            <w:r w:rsidRPr="00FF597F">
              <w:t>No description of a forensic error</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46645DF4" w14:textId="77777777" w:rsidR="00007DF1" w:rsidRPr="00FF597F" w:rsidRDefault="00007DF1" w:rsidP="003B4B9C">
            <w:r w:rsidRPr="00FF597F">
              <w:t>Mistaken witness identification</w:t>
            </w:r>
          </w:p>
        </w:tc>
      </w:tr>
      <w:tr w:rsidR="00007DF1" w:rsidRPr="00FF597F" w14:paraId="4F2F0506" w14:textId="77777777" w:rsidTr="003B4B9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12B4E251" w14:textId="77777777" w:rsidR="00007DF1" w:rsidRPr="00FF597F" w:rsidRDefault="00007DF1" w:rsidP="003B4B9C">
            <w:r w:rsidRPr="00FF597F">
              <w:t>24</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405AE92F" w14:textId="77777777" w:rsidR="00007DF1" w:rsidRPr="00FF597F" w:rsidRDefault="00007DF1" w:rsidP="003B4B9C">
            <w:r w:rsidRPr="00FF597F">
              <w:t>Woods, Anthony</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7AB08CE8" w14:textId="77777777" w:rsidR="00007DF1" w:rsidRPr="00FF597F" w:rsidRDefault="00007DF1" w:rsidP="003B4B9C">
            <w:r w:rsidRPr="00FF597F">
              <w:t>MO</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621AA281" w14:textId="77777777" w:rsidR="00007DF1" w:rsidRPr="00FF597F" w:rsidRDefault="00007DF1" w:rsidP="003B4B9C">
            <w:r w:rsidRPr="00FF597F">
              <w:t>No description of a forensic error</w:t>
            </w:r>
          </w:p>
        </w:tc>
        <w:tc>
          <w:tcPr>
            <w:tcW w:w="0" w:type="auto"/>
            <w:tcBorders>
              <w:top w:val="single" w:sz="6" w:space="0" w:color="565C65"/>
              <w:left w:val="single" w:sz="6" w:space="0" w:color="565C65"/>
              <w:bottom w:val="single" w:sz="6" w:space="0" w:color="565C65"/>
              <w:right w:val="single" w:sz="6" w:space="0" w:color="565C65"/>
            </w:tcBorders>
            <w:shd w:val="clear" w:color="auto" w:fill="FFFFFF"/>
            <w:vAlign w:val="center"/>
            <w:hideMark/>
          </w:tcPr>
          <w:p w14:paraId="32D92361" w14:textId="77777777" w:rsidR="00007DF1" w:rsidRPr="00FF597F" w:rsidRDefault="00007DF1" w:rsidP="003B4B9C">
            <w:r w:rsidRPr="00FF597F">
              <w:t>Mistaken witness identification</w:t>
            </w:r>
          </w:p>
        </w:tc>
      </w:tr>
    </w:tbl>
    <w:p w14:paraId="59E08747" w14:textId="77777777" w:rsidR="00007DF1" w:rsidRPr="00FF597F" w:rsidRDefault="00007DF1" w:rsidP="00007DF1"/>
    <w:p w14:paraId="15B28F4E" w14:textId="77777777" w:rsidR="00007DF1" w:rsidRPr="00FF597F" w:rsidRDefault="00007DF1" w:rsidP="00007DF1">
      <w:r w:rsidRPr="00FF597F">
        <w:t xml:space="preserve">Further, </w:t>
      </w:r>
      <w:r w:rsidRPr="00FF597F">
        <w:rPr>
          <w:u w:val="single"/>
        </w:rPr>
        <w:t>the NRE website lists a total of 1,944 exonerations since 1989</w:t>
      </w:r>
      <w:r w:rsidRPr="00FF597F">
        <w:t xml:space="preserve"> (this includes both non-DNA and DNA exonerations), and </w:t>
      </w:r>
      <w:r w:rsidRPr="00FF597F">
        <w:rPr>
          <w:u w:val="single"/>
        </w:rPr>
        <w:t>improper forensic science is cited in 24 percent of all exoneration</w:t>
      </w:r>
      <w:r w:rsidRPr="00FF597F">
        <w:t>s, not just DNA exonerations such as those reported by the Innocence Project</w:t>
      </w:r>
      <w:r w:rsidRPr="00FF597F">
        <w:rPr>
          <w:u w:val="single"/>
        </w:rPr>
        <w:t>. Researchers John Collins and Jay Jarvis also discuss the discrepancy in the percentages of exonerations citing forensic science as a contributing factor</w:t>
      </w:r>
      <w:r w:rsidRPr="00FF597F">
        <w:t>.</w:t>
      </w:r>
      <w:hyperlink r:id="rId18" w:anchor="note6" w:history="1">
        <w:r w:rsidRPr="00FF597F">
          <w:rPr>
            <w:rStyle w:val="Hyperlink"/>
          </w:rPr>
          <w:t>[6]</w:t>
        </w:r>
      </w:hyperlink>
      <w:r w:rsidRPr="00FF597F">
        <w:t xml:space="preserve"> Therefore, for the purpose of this article, we use the 133 cases listed by NRE — not the 157 cases cited by the Innocence Project — for further analysis.</w:t>
      </w:r>
    </w:p>
    <w:p w14:paraId="7E305503" w14:textId="77777777" w:rsidR="00007DF1" w:rsidRPr="00FF597F" w:rsidRDefault="00007DF1" w:rsidP="00007DF1">
      <w:r w:rsidRPr="00FF597F">
        <w:t xml:space="preserve">NRE lists six categories of “contributing factors” (not causes) that are </w:t>
      </w:r>
      <w:proofErr w:type="gramStart"/>
      <w:r w:rsidRPr="00FF597F">
        <w:t>similar to</w:t>
      </w:r>
      <w:proofErr w:type="gramEnd"/>
      <w:r w:rsidRPr="00FF597F">
        <w:t xml:space="preserve"> those on the Innocence Project’s website:</w:t>
      </w:r>
    </w:p>
    <w:p w14:paraId="1F3A3E57" w14:textId="77777777" w:rsidR="00007DF1" w:rsidRPr="00FF597F" w:rsidRDefault="00007DF1" w:rsidP="00007DF1">
      <w:r w:rsidRPr="00FF597F">
        <w:t>Mistaken witness identification or eyewitness misidentification.</w:t>
      </w:r>
    </w:p>
    <w:p w14:paraId="187658F7" w14:textId="77777777" w:rsidR="00007DF1" w:rsidRPr="00FF597F" w:rsidRDefault="00007DF1" w:rsidP="00007DF1">
      <w:r w:rsidRPr="00FF597F">
        <w:t>Perjury or false accusation.</w:t>
      </w:r>
    </w:p>
    <w:p w14:paraId="0F3FA88A" w14:textId="77777777" w:rsidR="00007DF1" w:rsidRPr="00FF597F" w:rsidRDefault="00007DF1" w:rsidP="00007DF1">
      <w:r w:rsidRPr="00FF597F">
        <w:t>False confession.</w:t>
      </w:r>
    </w:p>
    <w:p w14:paraId="18318170" w14:textId="77777777" w:rsidR="00007DF1" w:rsidRPr="00FF597F" w:rsidRDefault="00007DF1" w:rsidP="00007DF1">
      <w:r w:rsidRPr="00FF597F">
        <w:t>Official misconduct.</w:t>
      </w:r>
    </w:p>
    <w:p w14:paraId="3E3F6E38" w14:textId="77777777" w:rsidR="00007DF1" w:rsidRPr="00FF597F" w:rsidRDefault="00007DF1" w:rsidP="00007DF1">
      <w:r w:rsidRPr="00FF597F">
        <w:t>Inadequate legal defense.</w:t>
      </w:r>
    </w:p>
    <w:p w14:paraId="22742D97" w14:textId="77777777" w:rsidR="00007DF1" w:rsidRPr="00FF597F" w:rsidRDefault="00007DF1" w:rsidP="00007DF1">
      <w:r w:rsidRPr="00FF597F">
        <w:t>False or misleading forensic evidence.</w:t>
      </w:r>
    </w:p>
    <w:p w14:paraId="5E05CC20" w14:textId="77777777" w:rsidR="00007DF1" w:rsidRDefault="00007DF1" w:rsidP="00007DF1">
      <w:r w:rsidRPr="00FF597F">
        <w:lastRenderedPageBreak/>
        <w:t>Although neither the Innocence Project nor NRE use the 10 factors identified by Gould and his colleagues, NRE’s categorical descriptions are more aligned with the academic literature and were therefore used for this article.</w:t>
      </w:r>
    </w:p>
    <w:p w14:paraId="1F74D266" w14:textId="77777777" w:rsidR="00007DF1" w:rsidRDefault="00007DF1" w:rsidP="00007DF1">
      <w:pPr>
        <w:pStyle w:val="Heading4"/>
        <w:rPr>
          <w:rStyle w:val="Style13ptBold"/>
          <w:b/>
        </w:rPr>
      </w:pPr>
      <w:r>
        <w:rPr>
          <w:rStyle w:val="Style13ptBold"/>
          <w:b/>
        </w:rPr>
        <w:t>No solvency - unqualified practitioners, generation of questionable evidence, and absence of a way to detect questionable evidence – undermine solvency</w:t>
      </w:r>
    </w:p>
    <w:p w14:paraId="5FB866AC" w14:textId="77777777" w:rsidR="00007DF1" w:rsidRDefault="00007DF1" w:rsidP="00007DF1">
      <w:pPr>
        <w:rPr>
          <w:ins w:id="0" w:author="Adrienne Brovero" w:date="2020-07-06T17:51:00Z"/>
        </w:rPr>
      </w:pPr>
      <w:r w:rsidRPr="00A91084">
        <w:rPr>
          <w:rStyle w:val="Style13ptBold"/>
        </w:rPr>
        <w:t>Edwards</w:t>
      </w:r>
      <w:r>
        <w:rPr>
          <w:rStyle w:val="Style13ptBold"/>
        </w:rPr>
        <w:t>, United States Court of Appeals for the D.C. Circuit Senior Circuit Judge,</w:t>
      </w:r>
      <w:r w:rsidRPr="00A91084">
        <w:rPr>
          <w:rStyle w:val="Style13ptBold"/>
        </w:rPr>
        <w:t xml:space="preserve"> 9</w:t>
      </w:r>
      <w:r>
        <w:t xml:space="preserve"> </w:t>
      </w:r>
    </w:p>
    <w:p w14:paraId="4047C999" w14:textId="77777777" w:rsidR="00007DF1" w:rsidRDefault="00007DF1" w:rsidP="00007DF1">
      <w:r>
        <w:t xml:space="preserve">(Harry T. Edwards 3-18-09, Harry T. Edwards is a </w:t>
      </w:r>
      <w:r w:rsidRPr="00A91084">
        <w:t>Senior Circuit Judge and Chief Judge Emeritus</w:t>
      </w:r>
      <w:r>
        <w:t>.</w:t>
      </w:r>
      <w:r w:rsidRPr="00A91084">
        <w:t xml:space="preserve"> </w:t>
      </w:r>
      <w:r>
        <w:t xml:space="preserve">“STRENGTHENING FORENSIC SCIENCE IN THE UNITED STATES: A PATH FORWARD,” Latent Prints, </w:t>
      </w:r>
      <w:hyperlink r:id="rId19" w:history="1">
        <w:r w:rsidRPr="00985F70">
          <w:rPr>
            <w:rStyle w:val="Hyperlink"/>
          </w:rPr>
          <w:t>http://latent-prints.com/images/NAS%20Congressional%20Testimony%20Mar09.pdf</w:t>
        </w:r>
      </w:hyperlink>
      <w:r>
        <w:t xml:space="preserve"> pp. 4 ACCESSED 6/23/2020 BN)</w:t>
      </w:r>
    </w:p>
    <w:p w14:paraId="1D0DC8C1" w14:textId="77777777" w:rsidR="00007DF1" w:rsidRDefault="00007DF1" w:rsidP="00007DF1">
      <w:pPr>
        <w:rPr>
          <w:ins w:id="1" w:author="Bao Nguyen" w:date="2020-07-06T15:31:00Z"/>
        </w:rPr>
      </w:pPr>
      <w:r w:rsidRPr="00A91084">
        <w:rPr>
          <w:rStyle w:val="StyleUnderline"/>
        </w:rPr>
        <w:t>In recent years, the integrity of crime laboratories has been called into question, with some highly publicized cases highlighting (1) unqualified practitioners, (2) sometimes lax standards that have generated questionable or fraudulent evidence, and (3) the absence of quality control measures to detect questionable evidence.</w:t>
      </w:r>
      <w:r>
        <w:t xml:space="preserve"> In one notorious case, a state-mandated review of analyses conducted by a </w:t>
      </w:r>
      <w:r w:rsidRPr="00A91084">
        <w:rPr>
          <w:rStyle w:val="StyleUnderline"/>
        </w:rPr>
        <w:t>West Virginia State Police laboratory employee revealed that the convictions of more than 100 people were in doubt because the employee had repeatedly falsified evidence in criminal prosecutions</w:t>
      </w:r>
      <w:r>
        <w:t xml:space="preserve">. At least 10 men had their convictions overturned as a result, and subsequent reviews questioned whether the lab employee was ever qualified to perform scientific examinations. </w:t>
      </w:r>
    </w:p>
    <w:p w14:paraId="34DB433F" w14:textId="77777777" w:rsidR="00007DF1" w:rsidRDefault="00007DF1" w:rsidP="00007DF1">
      <w:pPr>
        <w:rPr>
          <w:ins w:id="2" w:author="Bao Nguyen" w:date="2020-07-06T15:31:00Z"/>
        </w:rPr>
      </w:pPr>
      <w:r>
        <w:t xml:space="preserve">Other scandals, such as one involving </w:t>
      </w:r>
      <w:r w:rsidRPr="00A91084">
        <w:rPr>
          <w:rStyle w:val="StyleUnderline"/>
        </w:rPr>
        <w:t xml:space="preserve">the Houston crime laboratory in 2003, highlight the </w:t>
      </w:r>
      <w:proofErr w:type="gramStart"/>
      <w:r w:rsidRPr="00A91084">
        <w:rPr>
          <w:rStyle w:val="StyleUnderline"/>
        </w:rPr>
        <w:t>sometimes blatant</w:t>
      </w:r>
      <w:proofErr w:type="gramEnd"/>
      <w:r w:rsidRPr="00A91084">
        <w:rPr>
          <w:rStyle w:val="StyleUnderline"/>
        </w:rPr>
        <w:t xml:space="preserve"> lack of proper education and training of forensic examiners.</w:t>
      </w:r>
      <w:r>
        <w:t xml:space="preserve"> In the Houston case, several DNA experts went public with accusations that the DNA/Serology Unit of </w:t>
      </w:r>
      <w:r w:rsidRPr="00A91084">
        <w:rPr>
          <w:rStyle w:val="StyleUnderline"/>
        </w:rPr>
        <w:t>the Houston Police Department Crime Laboratory was performing grossly incompetent work and was presenting findings in a misleading manner designed to unfairly help prosecutors obtain convictions</w:t>
      </w:r>
      <w:r>
        <w:t xml:space="preserve">. An audit by </w:t>
      </w:r>
      <w:r w:rsidRPr="00A91084">
        <w:rPr>
          <w:rStyle w:val="StyleUnderline"/>
        </w:rPr>
        <w:t>the Texas Department of Public Safety confirmed serious inadequacies in the laboratory’s procedures, including routine failure to run essential scientific controls, failure to take adequate measures to prevent contamination of samples, failure to adequately document work performed and results obtained, and routine failure to follow correct procedures for computing statistical frequencies.</w:t>
      </w:r>
      <w:r>
        <w:t xml:space="preserve"> </w:t>
      </w:r>
    </w:p>
    <w:p w14:paraId="5AAF8507" w14:textId="77777777" w:rsidR="00007DF1" w:rsidRDefault="00007DF1" w:rsidP="00007DF1">
      <w:r>
        <w:t>This past fall, it was reported that the Detroit police crime lab was shut down after an outside audit found errors in evidence used to prosecute cases involving murder and other crimes. The audit found erroneous or false findings in 10 percent of 200 random cases, subpar quality control compliance, and a “shocking level of incompetence” in the lab. It was also reported that the chief of the police crime lab in Baltimore was fired after it was revealed that DNA samples had been contaminated by lab employees.</w:t>
      </w:r>
    </w:p>
    <w:p w14:paraId="1A8F3FC7" w14:textId="77777777" w:rsidR="00007DF1" w:rsidRPr="00A91084" w:rsidRDefault="00007DF1" w:rsidP="00007DF1"/>
    <w:p w14:paraId="048E6DCB" w14:textId="77777777" w:rsidR="00007DF1" w:rsidRPr="00FF597F" w:rsidRDefault="00007DF1" w:rsidP="00007DF1">
      <w:pPr>
        <w:pStyle w:val="Heading3"/>
        <w:rPr>
          <w:rFonts w:cs="Times New Roman"/>
        </w:rPr>
      </w:pPr>
      <w:r w:rsidRPr="00FF597F">
        <w:rPr>
          <w:rFonts w:cs="Times New Roman"/>
        </w:rPr>
        <w:lastRenderedPageBreak/>
        <w:t>Alt Cause – Local Jurisdictions</w:t>
      </w:r>
    </w:p>
    <w:p w14:paraId="6716B692" w14:textId="77777777" w:rsidR="00007DF1" w:rsidRPr="00FF597F" w:rsidRDefault="00007DF1" w:rsidP="00007DF1">
      <w:pPr>
        <w:pStyle w:val="Heading4"/>
        <w:rPr>
          <w:rFonts w:cs="Times New Roman"/>
        </w:rPr>
      </w:pPr>
      <w:r w:rsidRPr="00FF597F">
        <w:rPr>
          <w:rFonts w:cs="Times New Roman"/>
        </w:rPr>
        <w:t>Local investigators and jurisdictional norms circumvent reforms</w:t>
      </w:r>
    </w:p>
    <w:p w14:paraId="6D66F739" w14:textId="77777777" w:rsidR="00007DF1" w:rsidRPr="00FF597F" w:rsidRDefault="00007DF1" w:rsidP="00007DF1">
      <w:pPr>
        <w:rPr>
          <w:rStyle w:val="Style13ptBold"/>
        </w:rPr>
      </w:pPr>
      <w:r w:rsidRPr="00FF597F">
        <w:rPr>
          <w:rStyle w:val="Style13ptBold"/>
        </w:rPr>
        <w:t>Howes and Kemp, U Tasmania Senior Criminology Lecturer and Psychologist 16</w:t>
      </w:r>
    </w:p>
    <w:p w14:paraId="22272D09" w14:textId="77777777" w:rsidR="00007DF1" w:rsidRPr="00FF597F" w:rsidRDefault="00007DF1" w:rsidP="00007DF1">
      <w:pPr>
        <w:rPr>
          <w:rStyle w:val="Style13ptBold"/>
          <w:b w:val="0"/>
          <w:bCs w:val="0"/>
          <w:sz w:val="24"/>
          <w:szCs w:val="18"/>
        </w:rPr>
      </w:pPr>
      <w:r w:rsidRPr="00FF597F">
        <w:rPr>
          <w:rStyle w:val="Style13ptBold"/>
          <w:b w:val="0"/>
          <w:bCs w:val="0"/>
          <w:sz w:val="24"/>
          <w:szCs w:val="18"/>
        </w:rPr>
        <w:t xml:space="preserve">(Loene M. and Nenagh, 17, </w:t>
      </w:r>
      <w:r w:rsidRPr="00FF597F">
        <w:rPr>
          <w:rStyle w:val="Style13ptBold"/>
          <w:b w:val="0"/>
          <w:bCs w:val="0"/>
          <w:i/>
          <w:iCs/>
          <w:sz w:val="24"/>
          <w:szCs w:val="18"/>
        </w:rPr>
        <w:t xml:space="preserve">Journal of Language and Social Psychology </w:t>
      </w:r>
      <w:r w:rsidRPr="00FF597F">
        <w:rPr>
          <w:rStyle w:val="Style13ptBold"/>
          <w:b w:val="0"/>
          <w:bCs w:val="0"/>
          <w:sz w:val="24"/>
          <w:szCs w:val="18"/>
        </w:rPr>
        <w:t xml:space="preserve">36(1):96-111 , “Discord in the Communication of Forensic Science: Can the Science of Language Help Foster Shared Understanding?”, </w:t>
      </w:r>
      <w:hyperlink r:id="rId20" w:history="1">
        <w:r w:rsidRPr="00FF597F">
          <w:rPr>
            <w:rStyle w:val="Hyperlink"/>
            <w:sz w:val="24"/>
            <w:szCs w:val="18"/>
          </w:rPr>
          <w:t>https://doi.org/10.1177/0261927X16663589</w:t>
        </w:r>
      </w:hyperlink>
      <w:r w:rsidRPr="00FF597F">
        <w:rPr>
          <w:rStyle w:val="Style13ptBold"/>
          <w:b w:val="0"/>
          <w:bCs w:val="0"/>
          <w:sz w:val="24"/>
          <w:szCs w:val="18"/>
        </w:rPr>
        <w:t>, p. 12, accessed 7/1/20, zC</w:t>
      </w:r>
    </w:p>
    <w:p w14:paraId="53F77854" w14:textId="77777777" w:rsidR="00007DF1" w:rsidRPr="00FF597F" w:rsidRDefault="00007DF1" w:rsidP="00007DF1">
      <w:r w:rsidRPr="00FF597F">
        <w:rPr>
          <w:rStyle w:val="StyleUnderline"/>
        </w:rPr>
        <w:t xml:space="preserve">In some jurisdictions, for a range of case types, discussing which items to test as well as the results and interpretations of testing is a relatively common practice. </w:t>
      </w:r>
      <w:r w:rsidRPr="00FF597F">
        <w:t xml:space="preserve">Discussions take place between police investigators and liaison officers who are based at laboratories, or directly with forensic scientists. Often </w:t>
      </w:r>
      <w:r w:rsidRPr="00FF597F">
        <w:rPr>
          <w:rStyle w:val="StyleUnderline"/>
        </w:rPr>
        <w:t>policing and forensic science are sister organisations, possibly sharing an organisational umbrella.</w:t>
      </w:r>
      <w:r w:rsidRPr="00FF597F">
        <w:t xml:space="preserve"> A variation of a case manager model of laboratory management (Thompson, 2011) is typically in place. </w:t>
      </w:r>
      <w:r w:rsidRPr="00FF597F">
        <w:rPr>
          <w:rStyle w:val="StyleUnderline"/>
        </w:rPr>
        <w:t>The case manager is provided with some case context, but another scientist undertakes testing, receiving only that case information that is crucial to interpretation and only once testing has been completed.</w:t>
      </w:r>
      <w:r w:rsidRPr="00FF597F">
        <w:t xml:space="preserve"> The benefit of this approach is that scientists can assist investigators and legal practitioners with interpretation of the results in the context of the case, without the biasing effect of exposure to such information prior to testing (Thompson, 2011). This approach offers a sound compromise; after all, interpretation of the results in the case context is often regarded as the essence of expert opinion.</w:t>
      </w:r>
    </w:p>
    <w:p w14:paraId="57D001FC" w14:textId="77777777" w:rsidR="00007DF1" w:rsidRPr="00FF597F" w:rsidRDefault="00007DF1" w:rsidP="00007DF1">
      <w:pPr>
        <w:rPr>
          <w:rStyle w:val="Emphasis"/>
        </w:rPr>
      </w:pPr>
      <w:r w:rsidRPr="00FF597F">
        <w:rPr>
          <w:rStyle w:val="StyleUnderline"/>
        </w:rPr>
        <w:t xml:space="preserve">Conversely, in other jurisdictions, </w:t>
      </w:r>
      <w:r w:rsidRPr="00FF597F">
        <w:rPr>
          <w:rStyle w:val="Emphasis"/>
        </w:rPr>
        <w:t>investigators are asked not to waste scientists’ time by contacting them</w:t>
      </w:r>
      <w:r w:rsidRPr="00FF597F">
        <w:rPr>
          <w:rStyle w:val="StyleUnderline"/>
        </w:rPr>
        <w:t>.</w:t>
      </w:r>
      <w:r w:rsidRPr="00FF597F">
        <w:t xml:space="preserve"> </w:t>
      </w:r>
      <w:r w:rsidRPr="00FF597F">
        <w:rPr>
          <w:rStyle w:val="StyleUnderline"/>
        </w:rPr>
        <w:t>This may be due to organisational policies designed to maximise efficiency by keeping scientists at laboratory benches and assigning less specialised work to other staff</w:t>
      </w:r>
      <w:r w:rsidRPr="00FF597F">
        <w:t xml:space="preserve"> (Howes, 2015b). These laboratories are more likely to be viewed by policing organisations as service providers, under separate organisational banners, and to have a blind service model in place (Thompson, 2011). Under this approach, decisions about what to test are made primarily within the policing organisation. </w:t>
      </w:r>
      <w:r w:rsidRPr="00FF597F">
        <w:rPr>
          <w:rStyle w:val="Emphasis"/>
        </w:rPr>
        <w:t>Forensic scientists receive little if any case contextual information to assist with interpretation, simply stating whether two samples corresponded with each other.</w:t>
      </w:r>
    </w:p>
    <w:p w14:paraId="61E907B9" w14:textId="77777777" w:rsidR="00007DF1" w:rsidRPr="00FF597F" w:rsidRDefault="00007DF1" w:rsidP="00007DF1"/>
    <w:p w14:paraId="43DA229E" w14:textId="77777777" w:rsidR="00007DF1" w:rsidRPr="00FF597F" w:rsidRDefault="00007DF1" w:rsidP="00007DF1">
      <w:pPr>
        <w:pStyle w:val="Heading4"/>
        <w:rPr>
          <w:rFonts w:cs="Times New Roman"/>
        </w:rPr>
      </w:pPr>
      <w:r w:rsidRPr="00FF597F">
        <w:rPr>
          <w:rFonts w:cs="Times New Roman"/>
        </w:rPr>
        <w:t>Police officers routinely plant evidence</w:t>
      </w:r>
    </w:p>
    <w:p w14:paraId="226EDC25" w14:textId="77777777" w:rsidR="00007DF1" w:rsidRPr="00FF597F" w:rsidRDefault="00007DF1" w:rsidP="00007DF1">
      <w:pPr>
        <w:rPr>
          <w:rStyle w:val="Style13ptBold"/>
        </w:rPr>
      </w:pPr>
      <w:r w:rsidRPr="00FF597F">
        <w:rPr>
          <w:rStyle w:val="Style13ptBold"/>
        </w:rPr>
        <w:t>Boyer, Forensic Science Journalist, 2019</w:t>
      </w:r>
    </w:p>
    <w:p w14:paraId="12003BA1" w14:textId="77777777" w:rsidR="00007DF1" w:rsidRPr="00FF597F" w:rsidRDefault="00007DF1" w:rsidP="00007DF1">
      <w:pPr>
        <w:spacing w:after="0" w:line="240" w:lineRule="auto"/>
        <w:rPr>
          <w:rFonts w:eastAsia="Times New Roman"/>
          <w:sz w:val="24"/>
        </w:rPr>
      </w:pPr>
      <w:r w:rsidRPr="00FF597F">
        <w:t xml:space="preserve">(Trevor, October 18, 2019, The Gothamist, “Video Shows NYPD Officer Awkwardly Tossing Weed </w:t>
      </w:r>
      <w:proofErr w:type="gramStart"/>
      <w:r w:rsidRPr="00FF597F">
        <w:t>Into</w:t>
      </w:r>
      <w:proofErr w:type="gramEnd"/>
      <w:r w:rsidRPr="00FF597F">
        <w:t xml:space="preserve"> Brooklyn Man’s Car”, https://gothamist.com/news/video-shows-nypd-officer-awkwardly-tossing-weed-into-brooklyn-mans-car</w:t>
      </w:r>
      <w:r w:rsidRPr="00FF597F">
        <w:rPr>
          <w:rFonts w:eastAsia="Times New Roman"/>
          <w:sz w:val="24"/>
        </w:rPr>
        <w:t>, accessed: 06/25/20, SS)</w:t>
      </w:r>
    </w:p>
    <w:p w14:paraId="2DFC4E34" w14:textId="77777777" w:rsidR="00007DF1" w:rsidRPr="00FF597F" w:rsidRDefault="00007DF1" w:rsidP="00007DF1"/>
    <w:p w14:paraId="4350FC01" w14:textId="77777777" w:rsidR="00007DF1" w:rsidRPr="00FF597F" w:rsidRDefault="00007DF1" w:rsidP="00007DF1">
      <w:r w:rsidRPr="00FF597F">
        <w:rPr>
          <w:rStyle w:val="StyleUnderline"/>
        </w:rPr>
        <w:t xml:space="preserve">An NYPD sergeant dropped a pill bottle of marijuana from behind her back into the car of a suspect her partner would soon arrest for drug possession, smartphone video obtained </w:t>
      </w:r>
      <w:r w:rsidRPr="00FF597F">
        <w:t>by Gothamist shows.</w:t>
      </w:r>
    </w:p>
    <w:p w14:paraId="14E08769" w14:textId="77777777" w:rsidR="00007DF1" w:rsidRPr="00FF597F" w:rsidRDefault="00007DF1" w:rsidP="00007DF1">
      <w:r w:rsidRPr="00FF597F">
        <w:t>The video is part of a lawsuit against the City of New York and two police officers that was filed by the car owner's friend, who was accused of passing him the drugs during a hug on a Bushwick sidewalk in May 2015.</w:t>
      </w:r>
    </w:p>
    <w:p w14:paraId="04B780D8" w14:textId="77777777" w:rsidR="00007DF1" w:rsidRPr="00FF597F" w:rsidRDefault="00007DF1" w:rsidP="00007DF1">
      <w:r w:rsidRPr="00FF597F">
        <w:lastRenderedPageBreak/>
        <w:t>One of the cops said she found the weed in a pocket of the car owner before the camera started rolling. But the car owner denied that the cop retrieved any drugs from his cargo shorts pockets during the search.</w:t>
      </w:r>
    </w:p>
    <w:p w14:paraId="0ED68CB4" w14:textId="77777777" w:rsidR="00007DF1" w:rsidRPr="00FF597F" w:rsidRDefault="00007DF1" w:rsidP="00007DF1">
      <w:r w:rsidRPr="00FF597F">
        <w:t>“Nothing came out of my pockets,” said Abdul Pullium, 38, in a civil deposition.</w:t>
      </w:r>
    </w:p>
    <w:p w14:paraId="57E08BA3" w14:textId="77777777" w:rsidR="00007DF1" w:rsidRPr="00FF597F" w:rsidRDefault="00007DF1" w:rsidP="00007DF1">
      <w:r w:rsidRPr="00FF597F">
        <w:t>“</w:t>
      </w:r>
      <w:r w:rsidRPr="00FF597F">
        <w:rPr>
          <w:rStyle w:val="StyleUnderline"/>
        </w:rPr>
        <w:t>As long as police believe, correctly or incorrectly, that the more drug arrests they make will lead to them possibly being promoted, there will be some bad officers who will be tempted to plant drugs on people who didn’t have any to further their careers,” said Fred Lichtmacher, civil attorney</w:t>
      </w:r>
      <w:r w:rsidRPr="00FF597F">
        <w:t xml:space="preserve"> for Chaka Virgil, 39, who was accused of selling the drugs to his friend Pullium.</w:t>
      </w:r>
    </w:p>
    <w:p w14:paraId="5C59D989" w14:textId="77777777" w:rsidR="00007DF1" w:rsidRPr="00FF597F" w:rsidRDefault="00007DF1" w:rsidP="00007DF1"/>
    <w:p w14:paraId="7DFB3721" w14:textId="77777777" w:rsidR="00007DF1" w:rsidRPr="00FF597F" w:rsidRDefault="00007DF1" w:rsidP="00007DF1">
      <w:pPr>
        <w:pStyle w:val="Heading4"/>
        <w:rPr>
          <w:rFonts w:cs="Times New Roman"/>
        </w:rPr>
      </w:pPr>
      <w:r w:rsidRPr="00FF597F">
        <w:rPr>
          <w:rFonts w:cs="Times New Roman"/>
        </w:rPr>
        <w:t>DNA evidence can easily be fabricated</w:t>
      </w:r>
    </w:p>
    <w:p w14:paraId="297EEF71" w14:textId="77777777" w:rsidR="00007DF1" w:rsidRPr="00FF597F" w:rsidRDefault="00007DF1" w:rsidP="00007DF1">
      <w:r w:rsidRPr="00FF597F">
        <w:rPr>
          <w:rStyle w:val="Style13ptBold"/>
        </w:rPr>
        <w:t>Pollack, New York Times Biotechnology Reporter, 09</w:t>
      </w:r>
    </w:p>
    <w:p w14:paraId="05B47EAC" w14:textId="77777777" w:rsidR="00007DF1" w:rsidRPr="00FF597F" w:rsidRDefault="00007DF1" w:rsidP="00007DF1">
      <w:r w:rsidRPr="00FF597F">
        <w:t>[Andrew, 8-17-2009, New York Times, “DNA Evidence Can Be Fabricated, Scientists Show,” https://www.nytimes.com/2009/08/18/science/18dna.html, accessed 6-25-2020, JL]</w:t>
      </w:r>
    </w:p>
    <w:p w14:paraId="786C3DEF" w14:textId="77777777" w:rsidR="00007DF1" w:rsidRPr="00FF597F" w:rsidRDefault="00007DF1" w:rsidP="00007DF1">
      <w:r w:rsidRPr="00FF597F">
        <w:rPr>
          <w:u w:val="single"/>
        </w:rPr>
        <w:t xml:space="preserve">Scientists in Israel have demonstrated that it is possible to fabricate DNA </w:t>
      </w:r>
      <w:r w:rsidRPr="00FF597F">
        <w:rPr>
          <w:rStyle w:val="StyleUnderline"/>
        </w:rPr>
        <w:t>evidence, undermining the credibility of what has been considered the gold standard of proof in criminal cases.</w:t>
      </w:r>
    </w:p>
    <w:p w14:paraId="6B90F587" w14:textId="77777777" w:rsidR="00007DF1" w:rsidRPr="00FF597F" w:rsidRDefault="00007DF1" w:rsidP="00007DF1">
      <w:pPr>
        <w:rPr>
          <w:u w:val="single"/>
        </w:rPr>
      </w:pPr>
      <w:r w:rsidRPr="00FF597F">
        <w:rPr>
          <w:u w:val="single"/>
        </w:rPr>
        <w:t>The scientists fabricated blood and saliva samples containing DNA from a person other than the donor of the blood and saliva. They also showed that if they had access to a DNA profile in a database, they could construct a sample of DNA to match that profile without obtaining any tissue from that person.</w:t>
      </w:r>
    </w:p>
    <w:p w14:paraId="3328380D" w14:textId="77777777" w:rsidR="00007DF1" w:rsidRPr="00FF597F" w:rsidRDefault="00007DF1" w:rsidP="00007DF1">
      <w:r w:rsidRPr="00FF597F">
        <w:t>“</w:t>
      </w:r>
      <w:r w:rsidRPr="00FF597F">
        <w:rPr>
          <w:u w:val="single"/>
        </w:rPr>
        <w:t>You can just engineer a crime scene</w:t>
      </w:r>
      <w:r w:rsidRPr="00FF597F">
        <w:t xml:space="preserve">,” </w:t>
      </w:r>
      <w:r w:rsidRPr="00FF597F">
        <w:rPr>
          <w:u w:val="single"/>
        </w:rPr>
        <w:t>said Dan Frumkin, lead author of the paper</w:t>
      </w:r>
      <w:r w:rsidRPr="00FF597F">
        <w:t>, which has been published online by the journal Forensic Science International: Genetics. “</w:t>
      </w:r>
      <w:r w:rsidRPr="00FF597F">
        <w:rPr>
          <w:u w:val="single"/>
        </w:rPr>
        <w:t>Any biology undergraduate could perform t</w:t>
      </w:r>
      <w:r w:rsidRPr="00FF597F">
        <w:rPr>
          <w:rStyle w:val="StyleUnderline"/>
        </w:rPr>
        <w:t>his</w:t>
      </w:r>
      <w:r w:rsidRPr="00FF597F">
        <w:t>.”</w:t>
      </w:r>
    </w:p>
    <w:p w14:paraId="28FB15E1" w14:textId="77777777" w:rsidR="00007DF1" w:rsidRPr="00FF597F" w:rsidRDefault="00007DF1" w:rsidP="00007DF1">
      <w:r w:rsidRPr="00FF597F">
        <w:t>Dr. Frumkin is a founder of Nucleix, a company based in Tel Aviv that has developed a test to distinguish real DNA samples from fake ones that it hopes to sell to forensics laboratories.</w:t>
      </w:r>
    </w:p>
    <w:p w14:paraId="43831355" w14:textId="77777777" w:rsidR="00007DF1" w:rsidRPr="00FF597F" w:rsidRDefault="00007DF1" w:rsidP="00007DF1"/>
    <w:p w14:paraId="16897F5F" w14:textId="77777777" w:rsidR="00007DF1" w:rsidRPr="00FF597F" w:rsidRDefault="00007DF1" w:rsidP="00007DF1">
      <w:pPr>
        <w:pStyle w:val="Heading3"/>
        <w:rPr>
          <w:rFonts w:cs="Times New Roman"/>
        </w:rPr>
      </w:pPr>
      <w:r w:rsidRPr="00FF597F">
        <w:rPr>
          <w:rFonts w:cs="Times New Roman"/>
        </w:rPr>
        <w:lastRenderedPageBreak/>
        <w:t>Alt Cause – Judge Instruction Bias</w:t>
      </w:r>
    </w:p>
    <w:p w14:paraId="33E80AAC" w14:textId="77777777" w:rsidR="00007DF1" w:rsidRPr="00FF597F" w:rsidRDefault="00007DF1" w:rsidP="00007DF1">
      <w:pPr>
        <w:pStyle w:val="Heading4"/>
        <w:rPr>
          <w:rFonts w:cs="Times New Roman"/>
        </w:rPr>
      </w:pPr>
      <w:r w:rsidRPr="00FF597F">
        <w:rPr>
          <w:rFonts w:cs="Times New Roman"/>
        </w:rPr>
        <w:t>Jurors rely on judge instructions over expert testimony</w:t>
      </w:r>
    </w:p>
    <w:p w14:paraId="67EE33EF" w14:textId="77777777" w:rsidR="00007DF1" w:rsidRPr="00FF597F" w:rsidRDefault="00007DF1" w:rsidP="00007DF1">
      <w:r w:rsidRPr="00FF597F">
        <w:rPr>
          <w:rStyle w:val="Style13ptBold"/>
        </w:rPr>
        <w:t>Devenport, Professor of Psychology, Western Washington University, and Cutler, Ph.D., Council of Representatives, American Psychological Association, 04</w:t>
      </w:r>
      <w:r w:rsidRPr="00FF597F">
        <w:t xml:space="preserve"> (Jennifer L. and Brian L., 10/2004, Law and Human Behavior, “Impact of Defense-Only and Opposing Eyewitness Experts on Juror Judgments,” Volume 28, Pages 573-575, MM)</w:t>
      </w:r>
    </w:p>
    <w:p w14:paraId="384B54A8" w14:textId="77777777" w:rsidR="00007DF1" w:rsidRPr="00FF597F" w:rsidRDefault="00007DF1" w:rsidP="00007DF1">
      <w:r w:rsidRPr="00FF597F">
        <w:t xml:space="preserve">Although Foil and Instruction Biases significantly influenced jurors’ ratings of the suggestiveness of the identification procedures, only Instruction Bias significantly 574 Devenport and Cutler influenced their evaluations of the accuracy of the identification. Furthermore, </w:t>
      </w:r>
      <w:r w:rsidRPr="00FF597F">
        <w:rPr>
          <w:rStyle w:val="StyleUnderline"/>
        </w:rPr>
        <w:t>these factors did not influence the perceived culpability of the defendant</w:t>
      </w:r>
      <w:r w:rsidRPr="00FF597F">
        <w:t xml:space="preserve">, or their verdicts. </w:t>
      </w:r>
      <w:r w:rsidRPr="00FF597F">
        <w:rPr>
          <w:rStyle w:val="StyleUnderline"/>
        </w:rPr>
        <w:t>Defense-only expert testimony produced neither skepticism nor sensitization</w:t>
      </w:r>
      <w:r w:rsidRPr="00FF597F">
        <w:t>.</w:t>
      </w:r>
    </w:p>
    <w:p w14:paraId="3CFB7C09" w14:textId="77777777" w:rsidR="00007DF1" w:rsidRPr="00FF597F" w:rsidRDefault="00007DF1" w:rsidP="00007DF1">
      <w:r w:rsidRPr="00FF597F">
        <w:t xml:space="preserve">At first glance, </w:t>
      </w:r>
      <w:proofErr w:type="gramStart"/>
      <w:r w:rsidRPr="00FF597F">
        <w:t>it would appear that our</w:t>
      </w:r>
      <w:proofErr w:type="gramEnd"/>
      <w:r w:rsidRPr="00FF597F">
        <w:t xml:space="preserve"> lack of a demonstrable skepticism effect is inconsistent with Leippe’s (1995) conclusion that the majority of previous research shows skepticism effects. More recently, Leippe et al. (2004) suggested that the degree of prominence or salience of the expert testimony in the trial might moderate the impact of expert testimony on juror skepticism. Their reasoning is that in the previous studies that have demonstrated skepticism effects, the expert testimony played a very prominent and salient role in the simulated trial. Leippe et al. (2004) used a more elaborate trial in which the expert played a less salient role.</w:t>
      </w:r>
    </w:p>
    <w:p w14:paraId="16D2384B" w14:textId="77777777" w:rsidR="00007DF1" w:rsidRPr="00FF597F" w:rsidRDefault="00007DF1" w:rsidP="00007DF1">
      <w:r w:rsidRPr="00FF597F">
        <w:t xml:space="preserve">Juror </w:t>
      </w:r>
      <w:r w:rsidRPr="00FF597F">
        <w:rPr>
          <w:rStyle w:val="StyleUnderline"/>
        </w:rPr>
        <w:t>skepticism was demonstrated only when the expert testimony followed the eyewitness testimony</w:t>
      </w:r>
      <w:r w:rsidRPr="00FF597F">
        <w:t xml:space="preserve"> (as it typically does), </w:t>
      </w:r>
      <w:r w:rsidRPr="00FF597F">
        <w:rPr>
          <w:rStyle w:val="StyleUnderline"/>
        </w:rPr>
        <w:t>and only when the judge explicitly reminded the jury about the expert testimony</w:t>
      </w:r>
      <w:r w:rsidRPr="00FF597F">
        <w:t xml:space="preserve"> (possibly increasing its credibility). Similarly, in Devenport et al. (2002), </w:t>
      </w:r>
      <w:r w:rsidRPr="00FF597F">
        <w:rPr>
          <w:rStyle w:val="StyleUnderline"/>
        </w:rPr>
        <w:t>the current study, and in previous research</w:t>
      </w:r>
      <w:r w:rsidRPr="00FF597F">
        <w:t xml:space="preserve"> (Cutler, Dexter et al., 1989; Cutler, Penrod et al., 1990), </w:t>
      </w:r>
      <w:r w:rsidRPr="00FF597F">
        <w:rPr>
          <w:rStyle w:val="StyleUnderline"/>
        </w:rPr>
        <w:t>using relatively elaborate trial stimuli, there was no evidence of skepticism effects</w:t>
      </w:r>
      <w:r w:rsidRPr="00FF597F">
        <w:t xml:space="preserve">. In these studies, however, the judge did not provide a reminder about the expert testimony (though the defense-attorneys did so during closing arguments). </w:t>
      </w:r>
      <w:r w:rsidRPr="00FF597F">
        <w:rPr>
          <w:rStyle w:val="StyleUnderline"/>
        </w:rPr>
        <w:t>Using relatively elaborate stimulus materials, the only study in which we found an appreciable skepticism effect is when the expert witness was court-appointed rather than defense-hired</w:t>
      </w:r>
      <w:r w:rsidRPr="00FF597F">
        <w:t xml:space="preserve"> (Cutler, Dexter et al., 1990). Thus, there is some consistency between our results and Leippe’s conclusions (Leippe, 1995; Leippe et al., 2004). Somewhat more perplexing is the </w:t>
      </w:r>
      <w:r w:rsidRPr="00FF597F">
        <w:rPr>
          <w:rStyle w:val="StyleUnderline"/>
        </w:rPr>
        <w:t>lack of a sensitization effect, evidence of which was found in our previous research</w:t>
      </w:r>
      <w:r w:rsidRPr="00FF597F">
        <w:t xml:space="preserve"> (Cutler, Dexter et al., 1989; Cutler, Penrod et al., 1990; Devenport et al., 2002). Direct comparisons with Cutler, Dexter, et al. (1989) and Cutler, Penrod et al. (1990) are difficult because those </w:t>
      </w:r>
      <w:r w:rsidRPr="00FF597F">
        <w:rPr>
          <w:rStyle w:val="StyleUnderline"/>
        </w:rPr>
        <w:t>studies examined the extent to which the expert testimony sensitized jurors to witnessing and identification conditions</w:t>
      </w:r>
      <w:r w:rsidRPr="00FF597F">
        <w:t xml:space="preserve"> (masking the cues to hair and hair line, weapon focus, retention interview, and biased lineup instructions) </w:t>
      </w:r>
      <w:r w:rsidRPr="00FF597F">
        <w:rPr>
          <w:rStyle w:val="StyleUnderline"/>
        </w:rPr>
        <w:t>and desensitizes jurors to witness confidence</w:t>
      </w:r>
      <w:r w:rsidRPr="00FF597F">
        <w:t>. The current study, by contrast, focused only on sensitization to two factors affecting lineups suggestiveness, namely, Foil Bias and Instruction Bias.</w:t>
      </w:r>
    </w:p>
    <w:p w14:paraId="19C6529D" w14:textId="77777777" w:rsidR="00007DF1" w:rsidRPr="00FF597F" w:rsidRDefault="00007DF1" w:rsidP="00007DF1">
      <w:r w:rsidRPr="00FF597F">
        <w:t xml:space="preserve">Direct comparisons with Devenport et al. (2002) are </w:t>
      </w:r>
      <w:proofErr w:type="gramStart"/>
      <w:r w:rsidRPr="00FF597F">
        <w:t>more clear</w:t>
      </w:r>
      <w:proofErr w:type="gramEnd"/>
      <w:r w:rsidRPr="00FF597F">
        <w:t xml:space="preserve"> because the stimulus materials and manipulations were the same. In Devenport et al. (2002), </w:t>
      </w:r>
      <w:r w:rsidRPr="00FF597F">
        <w:rPr>
          <w:rStyle w:val="StyleUnderline"/>
        </w:rPr>
        <w:t xml:space="preserve">Instruction Bias had a stronger impact on juror evaluations of the fairness of the lineup, defendant culpability ratings, and verdict among jurors who heard expert testimony than among jurors who did not hear expert testimony, but this occurred only in the foil-unbiased condition. </w:t>
      </w:r>
      <w:r w:rsidRPr="00FF597F">
        <w:t xml:space="preserve">This three-way interaction was not significant in the current study. The difference in statistical power (Devenport et al. had 800 participants, this study had 497) cannot explain </w:t>
      </w:r>
      <w:r w:rsidRPr="00FF597F">
        <w:lastRenderedPageBreak/>
        <w:t xml:space="preserve">the inconsistent results, as the pattern of the three-way interaction was not replicated in the current study. We have no explanation for the discrepancy among these findings. Although we cannot be sure on the basis of these data, </w:t>
      </w:r>
      <w:r w:rsidRPr="00FF597F">
        <w:rPr>
          <w:rStyle w:val="StyleUnderline"/>
        </w:rPr>
        <w:t>it is possible that expert testimony had no effect on jurors’ judgments because jurors intuited the effects of Instruction and Foil Biases and, whether right or wrong, they chose to rely on their own judgments.</w:t>
      </w:r>
      <w:r w:rsidRPr="00FF597F">
        <w:t xml:space="preserve"> It is also conceivable that </w:t>
      </w:r>
      <w:r w:rsidRPr="00FF597F">
        <w:rPr>
          <w:rStyle w:val="StyleUnderline"/>
        </w:rPr>
        <w:t>jurors downplayed the of or dismissed the expert testimony altogether relative to other evidence that they perceived as more diagnostic of guilt</w:t>
      </w:r>
      <w:r w:rsidRPr="00FF597F">
        <w:t>.</w:t>
      </w:r>
    </w:p>
    <w:p w14:paraId="685C21CE" w14:textId="77777777" w:rsidR="00007DF1" w:rsidRPr="00FF597F" w:rsidRDefault="00007DF1" w:rsidP="00007DF1">
      <w:r w:rsidRPr="00FF597F">
        <w:t xml:space="preserve">Alternatively, </w:t>
      </w:r>
      <w:r w:rsidRPr="00FF597F">
        <w:rPr>
          <w:rStyle w:val="StyleUnderline"/>
        </w:rPr>
        <w:t xml:space="preserve">perhaps the null effects are due to the </w:t>
      </w:r>
      <w:proofErr w:type="gramStart"/>
      <w:r w:rsidRPr="00FF597F">
        <w:rPr>
          <w:rStyle w:val="StyleUnderline"/>
        </w:rPr>
        <w:t>particular idiosyncrasies</w:t>
      </w:r>
      <w:proofErr w:type="gramEnd"/>
      <w:r w:rsidRPr="00FF597F">
        <w:rPr>
          <w:rStyle w:val="StyleUnderline"/>
        </w:rPr>
        <w:t xml:space="preserve"> of the specific case evidence and/or expert testimony</w:t>
      </w:r>
      <w:r w:rsidRPr="00FF597F">
        <w:t xml:space="preserve">. For example, it is possible that expert testimony does have the potential to sensitize jurors to lineup biases, but the lineup bias manipulations used in this study were too subtle. Manipulations with more impact (i.e., more obviously biased lineup procedures) might facilitate a larger sensitization and/or skepticism effect. </w:t>
      </w:r>
      <w:r w:rsidRPr="00FF597F">
        <w:rPr>
          <w:rStyle w:val="StyleUnderline"/>
        </w:rPr>
        <w:t>Given the lack of any demonstrable effect for defense-only testimony, there was nothing for the opposing expert to offset, and consistent with this view, the noexpert, defense-only expert testimony, and the opposing experts condition all had comparable effects. Although opposing expert testimony did not appear to influence juror judgments, it appeared to have undermined the credibility of the defense expert’s testimony</w:t>
      </w:r>
      <w:r w:rsidRPr="00FF597F">
        <w:t xml:space="preserve"> and jurors’ perceptions of psychology as a science. Thus, further research should not only be devoted to understanding the conditions under which expert testimony influences juror judgments and the nature of such effects but also to the broader impact of expert testimony, such as on the reputation of the experts or the discipline of psychology</w:t>
      </w:r>
    </w:p>
    <w:p w14:paraId="3189D4B2" w14:textId="762F997C" w:rsidR="00007DF1" w:rsidRPr="00FF597F" w:rsidRDefault="005C42C4" w:rsidP="00007DF1">
      <w:pPr>
        <w:pStyle w:val="Heading3"/>
        <w:rPr>
          <w:rFonts w:cs="Times New Roman"/>
        </w:rPr>
      </w:pPr>
      <w:r>
        <w:rPr>
          <w:rFonts w:cs="Times New Roman"/>
        </w:rPr>
        <w:lastRenderedPageBreak/>
        <w:t xml:space="preserve">Alt Cause - </w:t>
      </w:r>
      <w:r w:rsidR="00007DF1" w:rsidRPr="00FF597F">
        <w:rPr>
          <w:rFonts w:cs="Times New Roman"/>
        </w:rPr>
        <w:t>Judges Key</w:t>
      </w:r>
    </w:p>
    <w:p w14:paraId="0FB189FB" w14:textId="77777777" w:rsidR="00007DF1" w:rsidRPr="00FF597F" w:rsidRDefault="00007DF1" w:rsidP="00007DF1"/>
    <w:p w14:paraId="29072971" w14:textId="77777777" w:rsidR="00007DF1" w:rsidRPr="00FF597F" w:rsidRDefault="00007DF1" w:rsidP="00007DF1">
      <w:pPr>
        <w:pStyle w:val="Heading4"/>
        <w:rPr>
          <w:rFonts w:cs="Times New Roman"/>
        </w:rPr>
      </w:pPr>
      <w:r w:rsidRPr="00FF597F">
        <w:rPr>
          <w:rFonts w:cs="Times New Roman"/>
        </w:rPr>
        <w:t>Strengthening judicial evaluation of reliability of evidence is crucial – judges are the gatekeepers</w:t>
      </w:r>
    </w:p>
    <w:p w14:paraId="12CDA3ED" w14:textId="77777777" w:rsidR="00007DF1" w:rsidRPr="00FF597F" w:rsidRDefault="00007DF1" w:rsidP="00007DF1">
      <w:pPr>
        <w:rPr>
          <w:rStyle w:val="Style13ptBold"/>
        </w:rPr>
      </w:pPr>
      <w:r w:rsidRPr="00FF597F">
        <w:rPr>
          <w:rStyle w:val="Style13ptBold"/>
        </w:rPr>
        <w:t>Balko, Washington Post opinion columnist, written interview with Garrett, Duke University School of Law professor, 19</w:t>
      </w:r>
    </w:p>
    <w:p w14:paraId="761686B3" w14:textId="77777777" w:rsidR="00007DF1" w:rsidRPr="00FF597F" w:rsidRDefault="00007DF1" w:rsidP="00007DF1">
      <w:r w:rsidRPr="00FF597F">
        <w:t xml:space="preserve">[Radley &amp; Brandon, 6-20-19, Washington Post, “We need to fix forensics. But how?”, </w:t>
      </w:r>
      <w:hyperlink r:id="rId21" w:history="1">
        <w:r w:rsidRPr="00FF597F">
          <w:rPr>
            <w:rStyle w:val="Hyperlink"/>
          </w:rPr>
          <w:t>https://www.washingtonpost.com/opinions/2019/06/20/we-need-fix-forensics-how/</w:t>
        </w:r>
      </w:hyperlink>
      <w:r w:rsidRPr="00FF597F">
        <w:t>, accessed 6-21-20, AFB]</w:t>
      </w:r>
    </w:p>
    <w:p w14:paraId="593A656E" w14:textId="77777777" w:rsidR="00007DF1" w:rsidRPr="00FF597F" w:rsidRDefault="00007DF1" w:rsidP="00007DF1">
      <w:pPr>
        <w:rPr>
          <w:i/>
          <w:iCs/>
          <w:u w:val="single"/>
        </w:rPr>
      </w:pPr>
      <w:r w:rsidRPr="00FF597F">
        <w:rPr>
          <w:i/>
          <w:iCs/>
          <w:highlight w:val="yellow"/>
          <w:u w:val="single"/>
        </w:rPr>
        <w:t>[DEBATE NOTE: THE FIRST PORTION OF THE TEXT IS THE QUESTION THAT APPEARED BEFORE THE SERIES OF ANSWERS FROM EXPERTS]</w:t>
      </w:r>
    </w:p>
    <w:p w14:paraId="30521616" w14:textId="77777777" w:rsidR="00007DF1" w:rsidRPr="00FF597F" w:rsidRDefault="00007DF1" w:rsidP="00007DF1">
      <w:pPr>
        <w:rPr>
          <w:i/>
          <w:iCs/>
          <w:u w:val="single"/>
        </w:rPr>
      </w:pPr>
    </w:p>
    <w:p w14:paraId="58261DC3" w14:textId="77777777" w:rsidR="00007DF1" w:rsidRPr="00FF597F" w:rsidRDefault="00007DF1" w:rsidP="00007DF1">
      <w:r w:rsidRPr="00FF597F">
        <w:t xml:space="preserve">I asked the panelists six questions. </w:t>
      </w:r>
      <w:proofErr w:type="gramStart"/>
      <w:r w:rsidRPr="00FF597F">
        <w:t>We’ll</w:t>
      </w:r>
      <w:proofErr w:type="gramEnd"/>
      <w:r w:rsidRPr="00FF597F">
        <w:t xml:space="preserve"> post their answers to the first question today, and to the other questions in future posts.</w:t>
      </w:r>
    </w:p>
    <w:p w14:paraId="49509E87" w14:textId="77777777" w:rsidR="00007DF1" w:rsidRPr="00FF597F" w:rsidRDefault="00007DF1" w:rsidP="00007DF1">
      <w:r w:rsidRPr="00FF597F">
        <w:t>Question 1</w:t>
      </w:r>
    </w:p>
    <w:p w14:paraId="34DE6EF8" w14:textId="77777777" w:rsidR="00007DF1" w:rsidRPr="00FF597F" w:rsidRDefault="00007DF1" w:rsidP="00007DF1">
      <w:r w:rsidRPr="00FF597F">
        <w:rPr>
          <w:rStyle w:val="StyleUnderline"/>
        </w:rPr>
        <w:t xml:space="preserve">Under current law, judges have been designated as the “gatekeepers” of science in the courtroom. If one side wants to challenge the scientific validity of expert testimony, the lawyers for that side can request a hearing. If the hearing is granted, the judge </w:t>
      </w:r>
      <w:r w:rsidRPr="00FF597F">
        <w:t xml:space="preserve">may then hear evidence for and against the expert testimony, and </w:t>
      </w:r>
      <w:r w:rsidRPr="00FF597F">
        <w:rPr>
          <w:rStyle w:val="StyleUnderline"/>
        </w:rPr>
        <w:t>then decide whether the testimony is</w:t>
      </w:r>
      <w:r w:rsidRPr="00FF597F">
        <w:t xml:space="preserve"> reliable and, therefore, </w:t>
      </w:r>
      <w:r w:rsidRPr="00FF597F">
        <w:rPr>
          <w:rStyle w:val="StyleUnderline"/>
        </w:rPr>
        <w:t>admissible.</w:t>
      </w:r>
    </w:p>
    <w:p w14:paraId="5453F656" w14:textId="77777777" w:rsidR="00007DF1" w:rsidRPr="00FF597F" w:rsidRDefault="00007DF1" w:rsidP="00007DF1">
      <w:r w:rsidRPr="00FF597F">
        <w:rPr>
          <w:rStyle w:val="StyleUnderline"/>
        </w:rPr>
        <w:t>Critics say judges perform poorly at this task, and there is some persuasive evidence to back up that criticism.</w:t>
      </w:r>
      <w:r w:rsidRPr="00FF597F">
        <w:t xml:space="preserve"> This makes some sense, given that most judges are trained in law, not scientific analysis. When making these determinations, judges tend to look to at what other courts have done, instead of the current state of the science.</w:t>
      </w:r>
    </w:p>
    <w:p w14:paraId="341E1DB4" w14:textId="77777777" w:rsidR="00007DF1" w:rsidRPr="00FF597F" w:rsidRDefault="00007DF1" w:rsidP="00007DF1">
      <w:r w:rsidRPr="00FF597F">
        <w:t xml:space="preserve">But in a system like ours, the question becomes: </w:t>
      </w:r>
      <w:r w:rsidRPr="00FF597F">
        <w:rPr>
          <w:rStyle w:val="StyleUnderline"/>
        </w:rPr>
        <w:t>If not judges, then who? Who should determine what expertise a jury will and won’t be allowed to hear at trial? Moreover, forensics has been plagued not only by scientifically dubious areas of specialization, even within the legitimate specialties, but individual witnesses have offered testimony that is unsupported by science. Some have suggested that a national committee of scientists assess the validity of an entire field like bite-mark analysis, or a common diagnosis such as Shaken Baby Syndrome.</w:t>
      </w:r>
      <w:r w:rsidRPr="00FF597F">
        <w:t xml:space="preserve"> But it </w:t>
      </w:r>
      <w:proofErr w:type="gramStart"/>
      <w:r w:rsidRPr="00FF597F">
        <w:t>wouldn’t</w:t>
      </w:r>
      <w:proofErr w:type="gramEnd"/>
      <w:r w:rsidRPr="00FF597F">
        <w:t xml:space="preserve"> be practical for such a committee to assess every challenge to an expert during criminal trials across the country.</w:t>
      </w:r>
    </w:p>
    <w:p w14:paraId="026661C7" w14:textId="77777777" w:rsidR="00007DF1" w:rsidRPr="00FF597F" w:rsidRDefault="00007DF1" w:rsidP="00007DF1">
      <w:pPr>
        <w:rPr>
          <w:b/>
          <w:u w:val="single"/>
        </w:rPr>
      </w:pPr>
      <w:proofErr w:type="gramStart"/>
      <w:r w:rsidRPr="00FF597F">
        <w:t>Obviously</w:t>
      </w:r>
      <w:proofErr w:type="gramEnd"/>
      <w:r w:rsidRPr="00FF597F">
        <w:t xml:space="preserve"> we need some way of assessing the reliability of scientific and expert testimony. </w:t>
      </w:r>
      <w:r w:rsidRPr="00FF597F">
        <w:rPr>
          <w:rStyle w:val="StyleUnderline"/>
        </w:rPr>
        <w:t>What would the ideal system look like?</w:t>
      </w:r>
    </w:p>
    <w:p w14:paraId="2CC1CB89" w14:textId="77777777" w:rsidR="00007DF1" w:rsidRPr="00FF597F" w:rsidRDefault="00007DF1" w:rsidP="00007DF1">
      <w:pPr>
        <w:rPr>
          <w:i/>
          <w:iCs/>
          <w:u w:val="single"/>
        </w:rPr>
      </w:pPr>
      <w:r w:rsidRPr="00FF597F">
        <w:rPr>
          <w:i/>
          <w:iCs/>
          <w:highlight w:val="yellow"/>
          <w:u w:val="single"/>
        </w:rPr>
        <w:t>[DEBATE NOTE: THE FIRST PORTION OF THE TEXT (ABOVE) IS THE QUESTION THAT APPEARED BEFORE THE SERIES OF ANSWERS FROM EXPERTS]</w:t>
      </w:r>
    </w:p>
    <w:p w14:paraId="21AA221D" w14:textId="77777777" w:rsidR="00007DF1" w:rsidRPr="00FF597F" w:rsidRDefault="00007DF1" w:rsidP="00007DF1">
      <w:r w:rsidRPr="00FF597F">
        <w:t xml:space="preserve">Brandon </w:t>
      </w:r>
      <w:r w:rsidRPr="00FF597F">
        <w:rPr>
          <w:rStyle w:val="StyleUnderline"/>
        </w:rPr>
        <w:t>Garrett, Duke University School of Law</w:t>
      </w:r>
    </w:p>
    <w:p w14:paraId="16EB66C3" w14:textId="77777777" w:rsidR="00007DF1" w:rsidRPr="00FF597F" w:rsidRDefault="00007DF1" w:rsidP="00007DF1">
      <w:r w:rsidRPr="00FF597F">
        <w:rPr>
          <w:rStyle w:val="StyleUnderline"/>
        </w:rPr>
        <w:lastRenderedPageBreak/>
        <w:t>Judges are necessary gatekeepers at trial. But they have not acted like science matters in criminal cases. As Chris Fabricant and I found, it is rare for state judges in even the jurisdictions with the more modern Rule 702</w:t>
      </w:r>
      <w:r w:rsidRPr="00FF597F">
        <w:t xml:space="preserve"> (of the Federal Rules of Civil Procedure) </w:t>
      </w:r>
      <w:r w:rsidRPr="00FF597F">
        <w:rPr>
          <w:rStyle w:val="StyleUnderline"/>
        </w:rPr>
        <w:t>to even discuss reliability of forensic evidence, much less address unreliable evidence. The reliability rule is a myth, and the effort to educate judges has been painstaking and slow.</w:t>
      </w:r>
    </w:p>
    <w:p w14:paraId="5FD21178" w14:textId="77777777" w:rsidR="00007DF1" w:rsidRPr="00FF597F" w:rsidRDefault="00007DF1" w:rsidP="00007DF1"/>
    <w:p w14:paraId="18F4FF23" w14:textId="77777777" w:rsidR="00007DF1" w:rsidRPr="00FF597F" w:rsidRDefault="00007DF1" w:rsidP="00007DF1">
      <w:pPr>
        <w:pStyle w:val="Heading4"/>
        <w:rPr>
          <w:rFonts w:cs="Times New Roman"/>
        </w:rPr>
      </w:pPr>
      <w:r w:rsidRPr="00FF597F">
        <w:rPr>
          <w:rFonts w:cs="Times New Roman"/>
        </w:rPr>
        <w:t>More rigorous evaluation of evidence by judges and lawyers is crucial to weeding out bad evidence</w:t>
      </w:r>
    </w:p>
    <w:p w14:paraId="09ECB3B1" w14:textId="77777777" w:rsidR="00007DF1" w:rsidRPr="00FF597F" w:rsidRDefault="00007DF1" w:rsidP="00007DF1">
      <w:pPr>
        <w:rPr>
          <w:rStyle w:val="Style13ptBold"/>
        </w:rPr>
      </w:pPr>
      <w:r w:rsidRPr="00FF597F">
        <w:rPr>
          <w:rStyle w:val="Style13ptBold"/>
        </w:rPr>
        <w:t>Balko, Washington Post opinion columnist, written interview with Risinger, Seton Hall School of Law emeritus professor &amp; Last Resort Exoneration Project co-director, 19</w:t>
      </w:r>
    </w:p>
    <w:p w14:paraId="58B635D6" w14:textId="77777777" w:rsidR="00007DF1" w:rsidRPr="00FF597F" w:rsidRDefault="00007DF1" w:rsidP="00007DF1">
      <w:r w:rsidRPr="00FF597F">
        <w:t xml:space="preserve">[Radley &amp; Michael, 6-20-19, Washington Post, “We need to fix forensics. But how?”, </w:t>
      </w:r>
      <w:hyperlink r:id="rId22" w:history="1">
        <w:r w:rsidRPr="00FF597F">
          <w:rPr>
            <w:rStyle w:val="Hyperlink"/>
          </w:rPr>
          <w:t>https://www.washingtonpost.com/opinions/2019/06/20/we-need-fix-forensics-how/</w:t>
        </w:r>
      </w:hyperlink>
      <w:r w:rsidRPr="00FF597F">
        <w:t>, accessed 6-21-20, AFB]</w:t>
      </w:r>
    </w:p>
    <w:p w14:paraId="613C36D8" w14:textId="77777777" w:rsidR="00007DF1" w:rsidRPr="00FF597F" w:rsidRDefault="00007DF1" w:rsidP="00007DF1">
      <w:pPr>
        <w:rPr>
          <w:i/>
          <w:iCs/>
          <w:u w:val="single"/>
        </w:rPr>
      </w:pPr>
      <w:r w:rsidRPr="00FF597F">
        <w:rPr>
          <w:i/>
          <w:iCs/>
          <w:highlight w:val="yellow"/>
          <w:u w:val="single"/>
        </w:rPr>
        <w:t>[DEBATE NOTE: THE FIRST PORTION OF THE TEXT IS THE QUESTION THAT APPEARED BEFORE THE SERIES OF ANSWERS FROM EXPERTS]</w:t>
      </w:r>
    </w:p>
    <w:p w14:paraId="5E10F015" w14:textId="77777777" w:rsidR="00007DF1" w:rsidRPr="00FF597F" w:rsidRDefault="00007DF1" w:rsidP="00007DF1">
      <w:pPr>
        <w:rPr>
          <w:i/>
          <w:iCs/>
          <w:u w:val="single"/>
        </w:rPr>
      </w:pPr>
    </w:p>
    <w:p w14:paraId="4AD739E2" w14:textId="77777777" w:rsidR="00007DF1" w:rsidRPr="00FF597F" w:rsidRDefault="00007DF1" w:rsidP="00007DF1">
      <w:r w:rsidRPr="00FF597F">
        <w:t xml:space="preserve">I asked the panelists six questions. </w:t>
      </w:r>
      <w:proofErr w:type="gramStart"/>
      <w:r w:rsidRPr="00FF597F">
        <w:t>We’ll</w:t>
      </w:r>
      <w:proofErr w:type="gramEnd"/>
      <w:r w:rsidRPr="00FF597F">
        <w:t xml:space="preserve"> post their answers to the first question today, and to the other questions in future posts.</w:t>
      </w:r>
    </w:p>
    <w:p w14:paraId="3DD46E4A" w14:textId="77777777" w:rsidR="00007DF1" w:rsidRPr="00FF597F" w:rsidRDefault="00007DF1" w:rsidP="00007DF1">
      <w:r w:rsidRPr="00FF597F">
        <w:t>Question 1</w:t>
      </w:r>
    </w:p>
    <w:p w14:paraId="1997E8E6" w14:textId="77777777" w:rsidR="00007DF1" w:rsidRPr="00FF597F" w:rsidRDefault="00007DF1" w:rsidP="00007DF1">
      <w:r w:rsidRPr="00FF597F">
        <w:rPr>
          <w:rStyle w:val="StyleUnderline"/>
        </w:rPr>
        <w:t xml:space="preserve">Under current law, judges have been designated as the “gatekeepers” of science in the courtroom. If one side wants to challenge the scientific validity of expert testimony, the lawyers for that side can request a hearing. If the hearing is granted, the judge </w:t>
      </w:r>
      <w:r w:rsidRPr="00FF597F">
        <w:t xml:space="preserve">may then hear evidence for and against the expert testimony, and </w:t>
      </w:r>
      <w:r w:rsidRPr="00FF597F">
        <w:rPr>
          <w:rStyle w:val="StyleUnderline"/>
        </w:rPr>
        <w:t>then decide whether the testimony is</w:t>
      </w:r>
      <w:r w:rsidRPr="00FF597F">
        <w:t xml:space="preserve"> reliable and, therefore, </w:t>
      </w:r>
      <w:r w:rsidRPr="00FF597F">
        <w:rPr>
          <w:rStyle w:val="StyleUnderline"/>
        </w:rPr>
        <w:t>admissible.</w:t>
      </w:r>
    </w:p>
    <w:p w14:paraId="73CE7520" w14:textId="77777777" w:rsidR="00007DF1" w:rsidRPr="00FF597F" w:rsidRDefault="00007DF1" w:rsidP="00007DF1">
      <w:r w:rsidRPr="00FF597F">
        <w:rPr>
          <w:rStyle w:val="StyleUnderline"/>
        </w:rPr>
        <w:t>Critics say judges perform poorly at this task, and there is some persuasive evidence to back up that criticism.</w:t>
      </w:r>
      <w:r w:rsidRPr="00FF597F">
        <w:t xml:space="preserve"> This makes some sense, given that most judges are trained in law, not scientific analysis. When making these determinations, judges tend to look to at what other courts have done, instead of the current state of the science.</w:t>
      </w:r>
    </w:p>
    <w:p w14:paraId="527047F5" w14:textId="77777777" w:rsidR="00007DF1" w:rsidRPr="00FF597F" w:rsidRDefault="00007DF1" w:rsidP="00007DF1">
      <w:r w:rsidRPr="00FF597F">
        <w:t xml:space="preserve">But in a system like ours, the question becomes: </w:t>
      </w:r>
      <w:r w:rsidRPr="00FF597F">
        <w:rPr>
          <w:rStyle w:val="StyleUnderline"/>
        </w:rPr>
        <w:t>If not judges, then who? Who should determine what expertise a jury will and won’t be allowed to hear at trial? Moreover, forensics has been plagued not only by scientifically dubious areas of specialization, even within the legitimate specialties, but individual witnesses have offered testimony that is unsupported by science. Some have suggested that a national committee of scientists assess the validity of an entire field like bite-mark analysis, or a common diagnosis such as Shaken Baby Syndrome.</w:t>
      </w:r>
      <w:r w:rsidRPr="00FF597F">
        <w:t xml:space="preserve"> But it </w:t>
      </w:r>
      <w:proofErr w:type="gramStart"/>
      <w:r w:rsidRPr="00FF597F">
        <w:t>wouldn’t</w:t>
      </w:r>
      <w:proofErr w:type="gramEnd"/>
      <w:r w:rsidRPr="00FF597F">
        <w:t xml:space="preserve"> be practical for such a committee to assess every challenge to an expert during criminal trials across the country.</w:t>
      </w:r>
    </w:p>
    <w:p w14:paraId="38855B3F" w14:textId="77777777" w:rsidR="00007DF1" w:rsidRPr="00FF597F" w:rsidRDefault="00007DF1" w:rsidP="00007DF1">
      <w:pPr>
        <w:rPr>
          <w:b/>
          <w:u w:val="single"/>
        </w:rPr>
      </w:pPr>
      <w:proofErr w:type="gramStart"/>
      <w:r w:rsidRPr="00FF597F">
        <w:t>Obviously</w:t>
      </w:r>
      <w:proofErr w:type="gramEnd"/>
      <w:r w:rsidRPr="00FF597F">
        <w:t xml:space="preserve"> we need some way of assessing the reliability of scientific and expert testimony. </w:t>
      </w:r>
      <w:r w:rsidRPr="00FF597F">
        <w:rPr>
          <w:rStyle w:val="StyleUnderline"/>
        </w:rPr>
        <w:t>What would the ideal system look like?</w:t>
      </w:r>
    </w:p>
    <w:p w14:paraId="6F0A402C" w14:textId="77777777" w:rsidR="00007DF1" w:rsidRPr="00FF597F" w:rsidRDefault="00007DF1" w:rsidP="00007DF1">
      <w:pPr>
        <w:rPr>
          <w:i/>
          <w:iCs/>
          <w:u w:val="single"/>
        </w:rPr>
      </w:pPr>
      <w:r w:rsidRPr="00FF597F">
        <w:rPr>
          <w:i/>
          <w:iCs/>
          <w:highlight w:val="yellow"/>
          <w:u w:val="single"/>
        </w:rPr>
        <w:lastRenderedPageBreak/>
        <w:t>[DEBATE NOTE: THE FIRST PORTION OF THE TEXT (ABOVE) IS THE QUESTION THAT APPEARED BEFORE THE SERIES OF ANSWERS FROM EXPERTS]</w:t>
      </w:r>
    </w:p>
    <w:p w14:paraId="774CD257" w14:textId="77777777" w:rsidR="00007DF1" w:rsidRPr="00FF597F" w:rsidRDefault="00007DF1" w:rsidP="00007DF1">
      <w:r w:rsidRPr="00FF597F">
        <w:t xml:space="preserve">Michael </w:t>
      </w:r>
      <w:r w:rsidRPr="00FF597F">
        <w:rPr>
          <w:rStyle w:val="StyleUnderline"/>
        </w:rPr>
        <w:t>Risinger, Last Resort Exoneration Project, Seton Hall School of Law</w:t>
      </w:r>
    </w:p>
    <w:p w14:paraId="592E4545" w14:textId="77777777" w:rsidR="00007DF1" w:rsidRPr="00FF597F" w:rsidRDefault="00007DF1" w:rsidP="00007DF1">
      <w:r w:rsidRPr="00FF597F">
        <w:rPr>
          <w:rStyle w:val="StyleUnderline"/>
        </w:rPr>
        <w:t>An ideal system would take seriously the mandate of Kumho Tire v. Carmichael</w:t>
      </w:r>
      <w:r w:rsidRPr="00FF597F">
        <w:t xml:space="preserve"> [which applied the Supreme Court’s ruling in Daubert to nonscientific expertise] </w:t>
      </w:r>
      <w:r w:rsidRPr="00FF597F">
        <w:rPr>
          <w:rStyle w:val="StyleUnderline"/>
        </w:rPr>
        <w:t xml:space="preserve">to judge reliability not globally by forensic discipline, but specifically in regard to the expert claim being made and applied in the case at hand. The logic of this seems inescapable if one wants to determine the reliability of what is </w:t>
      </w:r>
      <w:proofErr w:type="gramStart"/>
      <w:r w:rsidRPr="00FF597F">
        <w:rPr>
          <w:rStyle w:val="StyleUnderline"/>
        </w:rPr>
        <w:t>actually being</w:t>
      </w:r>
      <w:proofErr w:type="gramEnd"/>
      <w:r w:rsidRPr="00FF597F">
        <w:rPr>
          <w:rStyle w:val="StyleUnderline"/>
        </w:rPr>
        <w:t xml:space="preserve"> offered in these cases. Unfortunately, this approach also is neither quick nor easy,</w:t>
      </w:r>
      <w:r w:rsidRPr="00FF597F">
        <w:t xml:space="preserve"> </w:t>
      </w:r>
      <w:r w:rsidRPr="00FF597F">
        <w:rPr>
          <w:rStyle w:val="StyleUnderline"/>
        </w:rPr>
        <w:t>which is why many judges prefer to make global determinations driven by precedent.</w:t>
      </w:r>
      <w:r w:rsidRPr="00FF597F">
        <w:t xml:space="preserve"> </w:t>
      </w:r>
      <w:r w:rsidRPr="00FF597F">
        <w:rPr>
          <w:rStyle w:val="StyleUnderline"/>
        </w:rPr>
        <w:t>Such determinations do not require them to spend time and effort learning about each expert task or application in the cases that come before them.</w:t>
      </w:r>
      <w:r w:rsidRPr="00FF597F">
        <w:t xml:space="preserve"> I believe the so-called Frye general acceptance approach [the approach taken by most courts in the country before Daubert] hangs on in many jurisdictions because it lends itself to such a global, precedent-driven approach.</w:t>
      </w:r>
    </w:p>
    <w:p w14:paraId="5F245709" w14:textId="77777777" w:rsidR="00007DF1" w:rsidRPr="00FF597F" w:rsidRDefault="00007DF1" w:rsidP="00007DF1">
      <w:pPr>
        <w:rPr>
          <w:rStyle w:val="StyleUnderline"/>
        </w:rPr>
      </w:pPr>
      <w:r w:rsidRPr="00FF597F">
        <w:rPr>
          <w:rStyle w:val="StyleUnderline"/>
        </w:rPr>
        <w:t>The second aspect of an ideal system would involve well-prepared adversaries who could find, marshal, and explain the import of various kinds of information bearing on the reliability of conclusions in the case at hand. This would include most especially research directed toward establishing the false positive and false negative error rates of the case-specific claim of reliability under ideal conditions. It would also include other research establishing the impact of context bias or other conditions present in the case under consideration which might undermine reliable performance in the individual case. Unfortunately, most specific tasks in many areas have not been the subject of formal research, and most lawyers are not good at formulating the actual task being undertaken by the expert, much less finding and marshaling the evidence for reliability, pro and con, to the extent there is any.</w:t>
      </w:r>
    </w:p>
    <w:p w14:paraId="102BCE7D" w14:textId="77777777" w:rsidR="00007DF1" w:rsidRPr="00FF597F" w:rsidRDefault="00007DF1" w:rsidP="00007DF1">
      <w:r w:rsidRPr="00FF597F">
        <w:t xml:space="preserve">Finally, I see no way of outsourcing these fact-sensitive issues of reliability from judges and lawyers to some other standing body of “experts on expertise” in individual cases, even if I trusted the system to generate a properly neutral membership for such body. </w:t>
      </w:r>
      <w:proofErr w:type="gramStart"/>
      <w:r w:rsidRPr="00FF597F">
        <w:t>So</w:t>
      </w:r>
      <w:proofErr w:type="gramEnd"/>
      <w:r w:rsidRPr="00FF597F">
        <w:t xml:space="preserve"> </w:t>
      </w:r>
      <w:r w:rsidRPr="00FF597F">
        <w:rPr>
          <w:rStyle w:val="StyleUnderline"/>
        </w:rPr>
        <w:t>unless through proper selection and training we get much more conscientious and better informed judges (on average), and much more sophisticated defense lawyers, we are stuck. The latter variable concerning defense lawyers might be the most important. In my opinion, federal judges have been much better at determining the reliability of expert testimony in civil cases, where both sides tend to have well-financed legal representation.</w:t>
      </w:r>
    </w:p>
    <w:p w14:paraId="7B9D3932" w14:textId="77777777" w:rsidR="00007DF1" w:rsidRPr="00FF597F" w:rsidRDefault="00007DF1" w:rsidP="00007DF1">
      <w:pPr>
        <w:pStyle w:val="Heading4"/>
        <w:rPr>
          <w:rStyle w:val="Style13ptBold"/>
          <w:rFonts w:cs="Times New Roman"/>
        </w:rPr>
      </w:pPr>
      <w:r w:rsidRPr="00FF597F">
        <w:rPr>
          <w:rFonts w:cs="Times New Roman"/>
        </w:rPr>
        <w:t>Government programs and manuals relating to forensic science necessary to train judges</w:t>
      </w:r>
    </w:p>
    <w:p w14:paraId="59A81E4F" w14:textId="77777777" w:rsidR="00007DF1" w:rsidRPr="00FF597F" w:rsidRDefault="00007DF1" w:rsidP="00007DF1">
      <w:r w:rsidRPr="00FF597F">
        <w:rPr>
          <w:rStyle w:val="Style13ptBold"/>
        </w:rPr>
        <w:t>Holdren, et. al, former advisor to President Obama on science and technology issues, 16</w:t>
      </w:r>
    </w:p>
    <w:p w14:paraId="219FB350" w14:textId="77777777" w:rsidR="00007DF1" w:rsidRPr="00FF597F" w:rsidRDefault="00007DF1" w:rsidP="00007DF1">
      <w:r w:rsidRPr="00FF597F">
        <w:t xml:space="preserve">[John P. Holdren, Assistant to the President for Science and Technology Director, Office of Science and Technology Policy, September 2016, “Forensic Science in Criminal Courts: Ensuring Scientific Validity of Feature-Comparison Methods,” Obama White House Archives, </w:t>
      </w:r>
      <w:hyperlink r:id="rId23" w:history="1">
        <w:r w:rsidRPr="00FF597F">
          <w:rPr>
            <w:rStyle w:val="Hyperlink"/>
          </w:rPr>
          <w:t>https://obamawhitehouse.archives.gov/sites/default/files/microsites/ostp/PCAST/pcast_forensic_science_report_final.pdf</w:t>
        </w:r>
      </w:hyperlink>
      <w:r w:rsidRPr="00FF597F">
        <w:t>, p. 145, accessed on 06/24/20, BS]</w:t>
      </w:r>
    </w:p>
    <w:p w14:paraId="06AECC26" w14:textId="77777777" w:rsidR="00007DF1" w:rsidRPr="00FF597F" w:rsidRDefault="00007DF1" w:rsidP="00007DF1">
      <w:pPr>
        <w:rPr>
          <w:rStyle w:val="StyleUnderline"/>
        </w:rPr>
      </w:pPr>
      <w:r w:rsidRPr="00FF597F">
        <w:t xml:space="preserve">(A) When deciding the admissibility of expert testimony, </w:t>
      </w:r>
      <w:r w:rsidRPr="00FF597F">
        <w:rPr>
          <w:rStyle w:val="StyleUnderline"/>
        </w:rPr>
        <w:t xml:space="preserve">Federal judges should </w:t>
      </w:r>
      <w:proofErr w:type="gramStart"/>
      <w:r w:rsidRPr="00FF597F">
        <w:rPr>
          <w:rStyle w:val="StyleUnderline"/>
        </w:rPr>
        <w:t>take into account</w:t>
      </w:r>
      <w:proofErr w:type="gramEnd"/>
      <w:r w:rsidRPr="00FF597F">
        <w:rPr>
          <w:rStyle w:val="StyleUnderline"/>
        </w:rPr>
        <w:t xml:space="preserve"> the appropriate scientific criteria for assessing scientific validity including:</w:t>
      </w:r>
    </w:p>
    <w:p w14:paraId="7ADA773D" w14:textId="77777777" w:rsidR="00007DF1" w:rsidRPr="00FF597F" w:rsidRDefault="00007DF1" w:rsidP="00007DF1">
      <w:r w:rsidRPr="00FF597F">
        <w:rPr>
          <w:rStyle w:val="StyleUnderline"/>
        </w:rPr>
        <w:lastRenderedPageBreak/>
        <w:t xml:space="preserve">(i) </w:t>
      </w:r>
      <w:r w:rsidRPr="00FF597F">
        <w:rPr>
          <w:rStyle w:val="Emphasis"/>
        </w:rPr>
        <w:t>foundational validity</w:t>
      </w:r>
      <w:r w:rsidRPr="00FF597F">
        <w:rPr>
          <w:rStyle w:val="StyleUnderline"/>
        </w:rPr>
        <w:t>, with respect to the requirement under Rule 702(c) that testimony is the product of reliable principles and methods</w:t>
      </w:r>
      <w:r w:rsidRPr="00FF597F">
        <w:t>; and</w:t>
      </w:r>
    </w:p>
    <w:p w14:paraId="2A1D4A29" w14:textId="77777777" w:rsidR="00007DF1" w:rsidRPr="00FF597F" w:rsidRDefault="00007DF1" w:rsidP="00007DF1">
      <w:r w:rsidRPr="00FF597F">
        <w:t xml:space="preserve">(ii) </w:t>
      </w:r>
      <w:r w:rsidRPr="00FF597F">
        <w:rPr>
          <w:rStyle w:val="Emphasis"/>
        </w:rPr>
        <w:t>validity as applied</w:t>
      </w:r>
      <w:r w:rsidRPr="00FF597F">
        <w:rPr>
          <w:rStyle w:val="StyleUnderline"/>
        </w:rPr>
        <w:t>, with respect to requirement under Rule 702(d) that an expert has reliably applied the principles and methods to the facts of the case</w:t>
      </w:r>
      <w:r w:rsidRPr="00FF597F">
        <w:t>. These scientific criteria are described in Finding 1.</w:t>
      </w:r>
    </w:p>
    <w:p w14:paraId="40B2C90E" w14:textId="77777777" w:rsidR="00007DF1" w:rsidRPr="00FF597F" w:rsidRDefault="00007DF1" w:rsidP="00007DF1">
      <w:r w:rsidRPr="00FF597F">
        <w:t xml:space="preserve">(B) Federal judges, when permitting an expert to testify about a foundationally valid feature comparison method, </w:t>
      </w:r>
      <w:r w:rsidRPr="00FF597F">
        <w:rPr>
          <w:rStyle w:val="StyleUnderline"/>
        </w:rPr>
        <w:t>should ensure that testimony about the accuracy of the method and the probative value of proposed identifications is scientifically valid</w:t>
      </w:r>
      <w:r w:rsidRPr="00FF597F">
        <w:t xml:space="preserve"> in that it is </w:t>
      </w:r>
      <w:r w:rsidRPr="00FF597F">
        <w:rPr>
          <w:rStyle w:val="StyleUnderline"/>
        </w:rPr>
        <w:t>limited to what the empirical evidence supports</w:t>
      </w:r>
      <w:r w:rsidRPr="00FF597F">
        <w:t xml:space="preserve">. </w:t>
      </w:r>
      <w:r w:rsidRPr="00FF597F">
        <w:rPr>
          <w:rStyle w:val="StyleUnderline"/>
        </w:rPr>
        <w:t>Statements suggesting or implying greater certainty are not scientifically valid and should not be permitted</w:t>
      </w:r>
      <w:r w:rsidRPr="00FF597F">
        <w:t xml:space="preserve">. In particular, </w:t>
      </w:r>
      <w:r w:rsidRPr="00FF597F">
        <w:rPr>
          <w:rStyle w:val="StyleUnderline"/>
        </w:rPr>
        <w:t>courts should never permit scientifically indefensible claims</w:t>
      </w:r>
      <w:r w:rsidRPr="00FF597F">
        <w:t xml:space="preserve"> such as: “zero,” “vanishingly small,” “essentially zero,” “negligible,” “minimal,” or “microscopic” error rates; “100 percent certainty” or proof “to a reasonable degree of scientific certainty;” identification “to the exclusion of all other sources;” or a chance of error so remote as to be a “practical impossibility.”</w:t>
      </w:r>
    </w:p>
    <w:p w14:paraId="25D806D6" w14:textId="77777777" w:rsidR="00007DF1" w:rsidRPr="00FF597F" w:rsidRDefault="00007DF1" w:rsidP="00007DF1">
      <w:r w:rsidRPr="00FF597F">
        <w:t xml:space="preserve">(C) To assist judges, </w:t>
      </w:r>
      <w:r w:rsidRPr="00FF597F">
        <w:rPr>
          <w:rStyle w:val="StyleUnderline"/>
        </w:rPr>
        <w:t xml:space="preserve">the </w:t>
      </w:r>
      <w:r w:rsidRPr="00FF597F">
        <w:rPr>
          <w:rStyle w:val="Emphasis"/>
        </w:rPr>
        <w:t>Judicial Conference of the United States</w:t>
      </w:r>
      <w:r w:rsidRPr="00FF597F">
        <w:rPr>
          <w:rStyle w:val="StyleUnderline"/>
        </w:rPr>
        <w:t xml:space="preserve">, through its Standing Advisory Committee on the Federal Rules of Evidence, should prepare, with advice from the scientific community, a </w:t>
      </w:r>
      <w:r w:rsidRPr="00FF597F">
        <w:rPr>
          <w:rStyle w:val="Emphasis"/>
        </w:rPr>
        <w:t>best practices manual</w:t>
      </w:r>
      <w:r w:rsidRPr="00FF597F">
        <w:t xml:space="preserve"> and an Advisory Committee note, </w:t>
      </w:r>
      <w:r w:rsidRPr="00FF597F">
        <w:rPr>
          <w:rStyle w:val="StyleUnderline"/>
        </w:rPr>
        <w:t>providing guidance to Federal judges concerning the admissibility under Rule 702 of expert testimony</w:t>
      </w:r>
      <w:r w:rsidRPr="00FF597F">
        <w:t xml:space="preserve"> based on forensic feature comparison methods.</w:t>
      </w:r>
    </w:p>
    <w:p w14:paraId="6B8B1708" w14:textId="77777777" w:rsidR="00007DF1" w:rsidRPr="00FF597F" w:rsidRDefault="00007DF1" w:rsidP="00007DF1">
      <w:r w:rsidRPr="00FF597F">
        <w:t xml:space="preserve">(D) To assist judges, </w:t>
      </w:r>
      <w:r w:rsidRPr="00FF597F">
        <w:rPr>
          <w:rStyle w:val="Emphasis"/>
        </w:rPr>
        <w:t>the Federal Judicial Center should develop programs</w:t>
      </w:r>
      <w:r w:rsidRPr="00FF597F">
        <w:rPr>
          <w:rStyle w:val="StyleUnderline"/>
        </w:rPr>
        <w:t xml:space="preserve"> concerning the scientific criteria for scientific validity of forensic feature-comparison methods</w:t>
      </w:r>
      <w:r w:rsidRPr="00FF597F">
        <w:t>.</w:t>
      </w:r>
    </w:p>
    <w:p w14:paraId="51FF7F32" w14:textId="77777777" w:rsidR="00007DF1" w:rsidRPr="00860D2C" w:rsidRDefault="00007DF1" w:rsidP="00007DF1"/>
    <w:p w14:paraId="51BF9394" w14:textId="77777777" w:rsidR="00007DF1" w:rsidRDefault="00007DF1" w:rsidP="00007DF1">
      <w:pPr>
        <w:pStyle w:val="Heading4"/>
      </w:pPr>
      <w:r>
        <w:t xml:space="preserve">Judges do poorly as gatekeepers, as they </w:t>
      </w:r>
      <w:proofErr w:type="gramStart"/>
      <w:r>
        <w:t>don’t</w:t>
      </w:r>
      <w:proofErr w:type="gramEnd"/>
      <w:r>
        <w:t xml:space="preserve"> meet the basic thresholds established by Daubert</w:t>
      </w:r>
    </w:p>
    <w:p w14:paraId="3D8D7C9E" w14:textId="77777777" w:rsidR="00007DF1" w:rsidRPr="00D37A10" w:rsidRDefault="0066622B" w:rsidP="00007DF1">
      <w:pPr>
        <w:rPr>
          <w:rStyle w:val="Style13ptBold"/>
        </w:rPr>
      </w:pPr>
      <w:sdt>
        <w:sdtPr>
          <w:rPr>
            <w:b/>
            <w:bCs/>
            <w:sz w:val="26"/>
          </w:rPr>
          <w:tag w:val="goog_rdk_7"/>
          <w:id w:val="337890876"/>
        </w:sdtPr>
        <w:sdtEndPr>
          <w:rPr>
            <w:b w:val="0"/>
            <w:bCs w:val="0"/>
            <w:sz w:val="22"/>
          </w:rPr>
        </w:sdtEndPr>
        <w:sdtContent/>
      </w:sdt>
      <w:sdt>
        <w:sdtPr>
          <w:rPr>
            <w:b/>
            <w:bCs/>
            <w:sz w:val="26"/>
          </w:rPr>
          <w:tag w:val="goog_rdk_11"/>
          <w:id w:val="801900256"/>
        </w:sdtPr>
        <w:sdtEndPr>
          <w:rPr>
            <w:b w:val="0"/>
            <w:bCs w:val="0"/>
            <w:sz w:val="22"/>
          </w:rPr>
        </w:sdtEndPr>
        <w:sdtContent/>
      </w:sdt>
      <w:sdt>
        <w:sdtPr>
          <w:rPr>
            <w:b/>
            <w:bCs/>
            <w:sz w:val="26"/>
          </w:rPr>
          <w:tag w:val="goog_rdk_17"/>
          <w:id w:val="-77056590"/>
        </w:sdtPr>
        <w:sdtEndPr>
          <w:rPr>
            <w:b w:val="0"/>
            <w:bCs w:val="0"/>
            <w:sz w:val="22"/>
          </w:rPr>
        </w:sdtEndPr>
        <w:sdtContent/>
      </w:sdt>
      <w:r w:rsidR="00007DF1" w:rsidRPr="00D37A10">
        <w:rPr>
          <w:rStyle w:val="Style13ptBold"/>
        </w:rPr>
        <w:t xml:space="preserve">Williams, Arizona State University JD &amp; PhD candidate, and Saks, Arizona State University Law professor, 15 </w:t>
      </w:r>
    </w:p>
    <w:p w14:paraId="77F289CB" w14:textId="77777777" w:rsidR="00007DF1" w:rsidRDefault="00007DF1" w:rsidP="00007DF1">
      <w:r>
        <w:t>[Keelah E.G &amp; Michael J., Adelaide Law Review, v. 36, “</w:t>
      </w:r>
      <w:r w:rsidRPr="00154569">
        <w:t>Why Don't the Gatekeepers Guard the Gates - Comments Prompted by Edmond</w:t>
      </w:r>
      <w:r>
        <w:t>,” p. 114-116, HeinOnline, accessed on 06/22/20, BS]</w:t>
      </w:r>
    </w:p>
    <w:p w14:paraId="2E9D2D21" w14:textId="77777777" w:rsidR="00007DF1" w:rsidRDefault="00007DF1" w:rsidP="00007DF1">
      <w:r w:rsidRPr="002744C8">
        <w:rPr>
          <w:rStyle w:val="StyleUnderline"/>
        </w:rPr>
        <w:t>The failure of judges to subject scientific expert evidence to the level of scrutiny required by Daubert is systemic</w:t>
      </w:r>
      <w:r>
        <w:t>. It is not the occasional judge who errs, but</w:t>
      </w:r>
      <w:r w:rsidRPr="002744C8">
        <w:rPr>
          <w:rStyle w:val="Emphasis"/>
        </w:rPr>
        <w:t xml:space="preserve"> the great majority erring the great majority of the time when called upon to evaluate proffers of forensic science.</w:t>
      </w:r>
      <w:r>
        <w:t xml:space="preserve"> Continued admission of unvalidated scientific evidence into the courtroom suggests that </w:t>
      </w:r>
      <w:r w:rsidRPr="002744C8">
        <w:rPr>
          <w:rStyle w:val="StyleUnderline"/>
        </w:rPr>
        <w:t>judges have a quasi-religious faith in the validity of the non-science forensic sciences, the soundness of their techniques, and the accuracy of resulting expert opinions.</w:t>
      </w:r>
      <w:r>
        <w:t>34 These erroneous beliefs persist notwithstanding the</w:t>
      </w:r>
      <w:r w:rsidRPr="00340C0C">
        <w:t xml:space="preserve"> </w:t>
      </w:r>
      <w:r>
        <w:t xml:space="preserve">inadequate research base,35 </w:t>
      </w:r>
      <w:r w:rsidRPr="002744C8">
        <w:rPr>
          <w:rStyle w:val="StyleUnderline"/>
        </w:rPr>
        <w:t xml:space="preserve">the </w:t>
      </w:r>
      <w:r w:rsidRPr="002744C8">
        <w:rPr>
          <w:rStyle w:val="Emphasis"/>
        </w:rPr>
        <w:t>failure to develop and disclose meaningful error rates</w:t>
      </w:r>
      <w:r w:rsidRPr="002744C8">
        <w:rPr>
          <w:rStyle w:val="StyleUnderline"/>
        </w:rPr>
        <w:t xml:space="preserve">,36 the </w:t>
      </w:r>
      <w:r w:rsidRPr="002744C8">
        <w:rPr>
          <w:rStyle w:val="Emphasis"/>
        </w:rPr>
        <w:t>failure to develop and employ assessments of random match probabilities</w:t>
      </w:r>
      <w:r w:rsidRPr="002744C8">
        <w:rPr>
          <w:rStyle w:val="StyleUnderline"/>
        </w:rPr>
        <w:t xml:space="preserve"> (or similar probabilistic methods) based on data,37 </w:t>
      </w:r>
      <w:r w:rsidRPr="002744C8">
        <w:rPr>
          <w:rStyle w:val="Emphasis"/>
        </w:rPr>
        <w:t>exaggerated claims</w:t>
      </w:r>
      <w:r w:rsidRPr="002744C8">
        <w:rPr>
          <w:rStyle w:val="StyleUnderline"/>
        </w:rPr>
        <w:t xml:space="preserve"> that exceed what is known or can be known,38 and the unwillingness to shield analysts from domain-irrelevant information.</w:t>
      </w:r>
      <w:r>
        <w:t xml:space="preserve">39 </w:t>
      </w:r>
    </w:p>
    <w:p w14:paraId="5ED9128B" w14:textId="77777777" w:rsidR="00007DF1" w:rsidRDefault="00007DF1" w:rsidP="00007DF1">
      <w:r>
        <w:t xml:space="preserve">If, at the very least, </w:t>
      </w:r>
      <w:r w:rsidRPr="002744C8">
        <w:rPr>
          <w:rStyle w:val="StyleUnderline"/>
        </w:rPr>
        <w:t xml:space="preserve">Daubert requires that testable evidence be tested (and to require that the proponent of the expert opinion make the case for admission with those data), it is clear that </w:t>
      </w:r>
      <w:r w:rsidRPr="002744C8">
        <w:rPr>
          <w:rStyle w:val="Emphasis"/>
        </w:rPr>
        <w:t>several forensic sciences fail to meet this basic threshold</w:t>
      </w:r>
      <w:r w:rsidRPr="002744C8">
        <w:rPr>
          <w:rStyle w:val="StyleUnderline"/>
        </w:rPr>
        <w:t>.</w:t>
      </w:r>
      <w:r>
        <w:t xml:space="preserve">40 For example, </w:t>
      </w:r>
      <w:r w:rsidRPr="002744C8">
        <w:rPr>
          <w:rStyle w:val="StyleUnderline"/>
        </w:rPr>
        <w:t xml:space="preserve">researchers have noted that </w:t>
      </w:r>
      <w:r w:rsidRPr="002744C8">
        <w:rPr>
          <w:rStyle w:val="StyleUnderline"/>
        </w:rPr>
        <w:lastRenderedPageBreak/>
        <w:t>handwriting identification, bite marks, and hair comparisons lack sufficient empirical evidence for admission under a serious application of Daubert</w:t>
      </w:r>
      <w:r>
        <w:t xml:space="preserve">.41 Those forensic sciences that have disappeared from the courts owing to findings of their lack of validity (eg, voiceprints, numerous arson indicators, comparative bullet lead analysis) were not generally (or at all) perceived as flawed by the courts, and their departure was not hastened by any judicial push out the door. </w:t>
      </w:r>
    </w:p>
    <w:p w14:paraId="48A94A3E" w14:textId="77777777" w:rsidR="00007DF1" w:rsidRPr="00067EC0" w:rsidRDefault="00007DF1" w:rsidP="00007DF1">
      <w:r>
        <w:t xml:space="preserve">The National Research Council Report details many of the systemic problems with forensic evidence.42 </w:t>
      </w:r>
      <w:r w:rsidRPr="002744C8">
        <w:rPr>
          <w:rStyle w:val="StyleUnderline"/>
        </w:rPr>
        <w:t>The report's concluding call for the creation of a National Institute of Forensic Science was an acknowledgement of the failure of all relevant extant institutions to have built a sound and scientific forensic science and to keep pseudo-science from entering the courts</w:t>
      </w:r>
      <w:r>
        <w:t>. Those institutions that failed in this regard fact, and not merely the examiner's opinion', and therefore courts should take steps to 'remove the near mystical awe that fingerprints evoke, and replace it with a more</w:t>
      </w:r>
      <w:r w:rsidRPr="00340C0C">
        <w:t xml:space="preserve"> </w:t>
      </w:r>
      <w:r>
        <w:t>include the courts. When it comes to forensic evidence, what might account for the courts' persistently neglectful gatekeeping?</w:t>
      </w:r>
    </w:p>
    <w:p w14:paraId="21920E02" w14:textId="77777777" w:rsidR="00007DF1" w:rsidRDefault="00007DF1" w:rsidP="00007DF1">
      <w:pPr>
        <w:pStyle w:val="Heading4"/>
      </w:pPr>
      <w:r>
        <w:t xml:space="preserve">Burdens on judges are too high. Judges </w:t>
      </w:r>
      <w:proofErr w:type="gramStart"/>
      <w:r>
        <w:t>aren’t</w:t>
      </w:r>
      <w:proofErr w:type="gramEnd"/>
      <w:r>
        <w:t xml:space="preserve"> scientific experts and need external scientific opinion from certified experts.</w:t>
      </w:r>
    </w:p>
    <w:p w14:paraId="7B302243" w14:textId="77777777" w:rsidR="00007DF1" w:rsidRPr="0024705A" w:rsidRDefault="00007DF1" w:rsidP="00007DF1">
      <w:pPr>
        <w:rPr>
          <w:rStyle w:val="Style13ptBold"/>
        </w:rPr>
      </w:pPr>
      <w:r w:rsidRPr="0024705A">
        <w:rPr>
          <w:rStyle w:val="Style13ptBold"/>
        </w:rPr>
        <w:t xml:space="preserve">Williams, Arizona State University JD &amp; PhD candidate, and Saks, Arizona State University Law professor, 15 </w:t>
      </w:r>
    </w:p>
    <w:p w14:paraId="009F65BF" w14:textId="77777777" w:rsidR="00007DF1" w:rsidRDefault="00007DF1" w:rsidP="00007DF1">
      <w:r>
        <w:t>[Keelah E.G &amp; Michael J., Adelaide Law Review, v. 36, “</w:t>
      </w:r>
      <w:r w:rsidRPr="00154569">
        <w:t>Why Don't the Gatekeepers Guard the Gates - Comments Prompted by Edmond</w:t>
      </w:r>
      <w:r>
        <w:t>,” p. 113-114, HeinOnline, accessed on 06/22/20, BS]</w:t>
      </w:r>
    </w:p>
    <w:p w14:paraId="7E0EF82C" w14:textId="77777777" w:rsidR="00007DF1" w:rsidRDefault="00007DF1" w:rsidP="00007DF1">
      <w:pPr>
        <w:rPr>
          <w:rStyle w:val="StyleUnderline"/>
        </w:rPr>
      </w:pPr>
      <w:r>
        <w:t xml:space="preserve">In Daubert, however, </w:t>
      </w:r>
      <w:r w:rsidRPr="00865399">
        <w:rPr>
          <w:rStyle w:val="StyleUnderline"/>
        </w:rPr>
        <w:t>the Court unanimously held that trial court judges must embrace their role as 'gatekeepers' by evaluating the validity of the basis for proffered scientific expertise before permitting the expert to testify</w:t>
      </w:r>
      <w:r>
        <w:t xml:space="preserve">.20 No longer passive bystanders watching expert evidence flow to fact-finders, </w:t>
      </w:r>
      <w:r w:rsidRPr="00865399">
        <w:rPr>
          <w:rStyle w:val="StyleUnderline"/>
        </w:rPr>
        <w:t xml:space="preserve">Daubert requires judges to actively assess the purported science underlying the asserted expert testimony. The Court concluded that the evidentiary relevance and reliability of such testimony could be determined only </w:t>
      </w:r>
      <w:r w:rsidRPr="00865399">
        <w:rPr>
          <w:rStyle w:val="Emphasis"/>
        </w:rPr>
        <w:t>by an evaluation of scientific validity</w:t>
      </w:r>
      <w:r>
        <w:t xml:space="preserve">.21 Thus, under Daubert and the Federal Rules of Evidence, trial court judges are responsible for determining the admissibility of forensic expert evidence,22 </w:t>
      </w:r>
      <w:r w:rsidRPr="00865399">
        <w:rPr>
          <w:rStyle w:val="StyleUnderline"/>
        </w:rPr>
        <w:t>and must do so by evaluating the soundness of the science supporting the proffered testimony.</w:t>
      </w:r>
    </w:p>
    <w:p w14:paraId="1F539B23" w14:textId="77777777" w:rsidR="00007DF1" w:rsidRDefault="00007DF1" w:rsidP="00007DF1">
      <w:r>
        <w:t xml:space="preserve">Application of the Daubert standard to forensic science requires an understanding of scientific research. This presents judges with a challenge: </w:t>
      </w:r>
      <w:r w:rsidRPr="00865399">
        <w:rPr>
          <w:rStyle w:val="StyleUnderline"/>
        </w:rPr>
        <w:t>as non-experts themselves, how can judges evaluate the scientific validity of forensic expert evidence</w:t>
      </w:r>
      <w:r>
        <w:t>?23 Chief Justice Rhenquist anticipated the difficulty judges would have in assuming the role of 'amateur scientists.'24 To assist trial court judges with this demanding task</w:t>
      </w:r>
      <w:r w:rsidRPr="00865399">
        <w:rPr>
          <w:rStyle w:val="StyleUnderline"/>
        </w:rPr>
        <w:t>, the Court in Daubert articulated several factors for consideration when determining the validity of scientific expert opinion: testability ('falsifiability'),25 quality of research design and methods ('peer review and publication'),26 findings of the research ('error rates'),27 'maintenance of standards'28 in the application of the research knowledge to the trial issue, and, in a greatly reduced role, 'general acceptance</w:t>
      </w:r>
      <w:r>
        <w:t xml:space="preserve">.'29 The Court emphasised that these factors are not exclusive,30 and each need not be met in all cases.31 Some scholars, however, have neatly summarised the task into a single directive: Daubert obliges judges to ask, 'Where are the data?'32 </w:t>
      </w:r>
    </w:p>
    <w:p w14:paraId="657342FD" w14:textId="77777777" w:rsidR="00007DF1" w:rsidRDefault="00007DF1" w:rsidP="00007DF1">
      <w:r>
        <w:lastRenderedPageBreak/>
        <w:t>As conceptually straightforward as the US Supreme Court's directive might seem to a conventional scientist, carrying it out requires sufficient scientific proficiency to not only inspect the scientific principles and findings underlying experts' opinions, but also to understand and evaluate the methodologies behind particular results. 'Data' are produced by both rigorous research and parodies of science</w:t>
      </w:r>
      <w:r w:rsidRPr="00865399">
        <w:rPr>
          <w:rStyle w:val="StyleUnderline"/>
        </w:rPr>
        <w:t>. In order to evaluate the validity of scientific evidence, judges must be able to distinguish one from the other.33 What two decades of cases and research have made clear, however, is that judges have not successfully embraced the Daubert directive where forensic science has been concerned</w:t>
      </w:r>
      <w:r>
        <w:t>.</w:t>
      </w:r>
    </w:p>
    <w:p w14:paraId="11DDC35F" w14:textId="77777777" w:rsidR="00007DF1" w:rsidRDefault="0066622B" w:rsidP="00007DF1">
      <w:sdt>
        <w:sdtPr>
          <w:tag w:val="goog_rdk_22"/>
          <w:id w:val="-598024425"/>
        </w:sdtPr>
        <w:sdtEndPr/>
        <w:sdtContent/>
      </w:sdt>
    </w:p>
    <w:p w14:paraId="039CD6BA" w14:textId="77777777" w:rsidR="00007DF1" w:rsidRPr="00EA3CDB" w:rsidRDefault="00007DF1" w:rsidP="00007DF1">
      <w:pPr>
        <w:pStyle w:val="Heading4"/>
      </w:pPr>
      <w:r w:rsidRPr="00EA3CDB">
        <w:t>Judges should not accept expert testimony based on research that is questioned by parts of the science community</w:t>
      </w:r>
    </w:p>
    <w:p w14:paraId="32E64E6D" w14:textId="77777777" w:rsidR="00007DF1" w:rsidRDefault="00007DF1" w:rsidP="00007DF1">
      <w:pPr>
        <w:rPr>
          <w:rStyle w:val="Style13ptBold"/>
        </w:rPr>
      </w:pPr>
      <w:r>
        <w:rPr>
          <w:rStyle w:val="Style13ptBold"/>
        </w:rPr>
        <w:t>Jenecke, University of San Francisco Law JD candidate, 14</w:t>
      </w:r>
    </w:p>
    <w:p w14:paraId="485B6F8F" w14:textId="77777777" w:rsidR="00007DF1" w:rsidRPr="006F5A9D" w:rsidRDefault="00007DF1" w:rsidP="00007DF1">
      <w:pPr>
        <w:rPr>
          <w:b/>
          <w:bCs/>
          <w:sz w:val="26"/>
        </w:rPr>
      </w:pPr>
      <w:r w:rsidRPr="000C3981">
        <w:t xml:space="preserve">[Cassandra Ann, 1-23-14, </w:t>
      </w:r>
      <w:r>
        <w:t>University of San Francisco Law Review, “</w:t>
      </w:r>
      <w:r w:rsidRPr="000C3981">
        <w:t>Shaken Baby Syndrome, Wrongful</w:t>
      </w:r>
      <w:r>
        <w:t xml:space="preserve"> </w:t>
      </w:r>
      <w:r w:rsidRPr="000C3981">
        <w:t>Convictions, and the Dangers of</w:t>
      </w:r>
      <w:r>
        <w:t xml:space="preserve"> </w:t>
      </w:r>
      <w:r w:rsidRPr="000C3981">
        <w:t>Aversion to Changing Science in</w:t>
      </w:r>
      <w:r>
        <w:t xml:space="preserve"> </w:t>
      </w:r>
      <w:r w:rsidRPr="000C3981">
        <w:t>Criminal Law</w:t>
      </w:r>
      <w:r>
        <w:t xml:space="preserve">”, </w:t>
      </w:r>
      <w:hyperlink r:id="rId24" w:history="1">
        <w:r w:rsidRPr="00CE58D0">
          <w:rPr>
            <w:rStyle w:val="Hyperlink"/>
          </w:rPr>
          <w:t>https://repository.usfca.edu/cgi/viewcontent.cgi?article=1392&amp;context=usflawreview</w:t>
        </w:r>
      </w:hyperlink>
      <w:r>
        <w:t>, accessed 6-22-20]</w:t>
      </w:r>
    </w:p>
    <w:p w14:paraId="76D3911F" w14:textId="77777777" w:rsidR="00007DF1" w:rsidRDefault="00007DF1" w:rsidP="00007DF1">
      <w:pPr>
        <w:rPr>
          <w:rStyle w:val="StyleUnderline"/>
        </w:rPr>
      </w:pPr>
      <w:r w:rsidRPr="00EA3CDB">
        <w:t xml:space="preserve">E. Judges </w:t>
      </w:r>
      <w:r w:rsidRPr="00EA3CDB">
        <w:rPr>
          <w:rStyle w:val="StyleUnderline"/>
        </w:rPr>
        <w:t>Judges have almost unilaterally justified their admission of SBS evidence in spite of the debate because it is not their job to judge the weight or credibility of the evidence, but rather to ensure that the scientific evidence admitted is scientifically reliable</w:t>
      </w:r>
      <w:r w:rsidRPr="00EA3CDB">
        <w:t xml:space="preserve">. This seems like a fair point. However, </w:t>
      </w:r>
      <w:r w:rsidRPr="00EA3CDB">
        <w:rPr>
          <w:rStyle w:val="StyleUnderline"/>
        </w:rPr>
        <w:t>where an expert’s opinion is based on research that has been seriously questioned or debunked, courts should pause before automatically accepting SBS expert testimony</w:t>
      </w:r>
      <w:r w:rsidRPr="00EA3CDB">
        <w:t xml:space="preserve"> as generally accepted or scientifically reliable. Moreover, courts should consider the inherent bias in the communities from which those studies see general acceptance. Pediatricians are much more likely to be pro-SBS and therefore continue to accept or fail to question research that forensic pathologist and biomedical engineers have debunked. </w:t>
      </w:r>
      <w:r w:rsidRPr="00EA3CDB">
        <w:rPr>
          <w:rStyle w:val="StyleUnderline"/>
        </w:rPr>
        <w:t xml:space="preserve">The community of acceptance is incredibly important to credibility and reliability of an expert’s knowledge. </w:t>
      </w:r>
    </w:p>
    <w:p w14:paraId="2D7339BD" w14:textId="77777777" w:rsidR="00007DF1" w:rsidRPr="00EA3CDB" w:rsidRDefault="00007DF1" w:rsidP="00007DF1">
      <w:r w:rsidRPr="00EA3CDB">
        <w:t xml:space="preserve">Contrarily, </w:t>
      </w:r>
      <w:r w:rsidRPr="00EA3CDB">
        <w:rPr>
          <w:rStyle w:val="StyleUnderline"/>
        </w:rPr>
        <w:t>if courts are going to allow expert testimony on behalf of the state, then it should also most assuredly allow it on behalf of the defendant.</w:t>
      </w:r>
      <w:r w:rsidRPr="00EA3CDB">
        <w:t xml:space="preserve"> This has not yet become an issue in SBS trials;317 however, </w:t>
      </w:r>
      <w:r w:rsidRPr="00EA3CDB">
        <w:rPr>
          <w:rStyle w:val="StyleUnderline"/>
        </w:rPr>
        <w:t>courts should continue to ensure that defendants are able to capably launch a proper defense by eliminating any prejudicial roadblocks standing in the way</w:t>
      </w:r>
      <w:r w:rsidRPr="00EA3CDB">
        <w:t>. This would include disallowing experts from offering definitive opinions as to cause of death where they are not sufficiently supported by research or evidence.</w:t>
      </w:r>
    </w:p>
    <w:p w14:paraId="5C498742" w14:textId="51AFEC72" w:rsidR="00007DF1" w:rsidRPr="00FF597F" w:rsidRDefault="005C42C4" w:rsidP="00007DF1">
      <w:pPr>
        <w:pStyle w:val="Heading3"/>
        <w:rPr>
          <w:rFonts w:cs="Times New Roman"/>
        </w:rPr>
      </w:pPr>
      <w:r>
        <w:rPr>
          <w:rFonts w:cs="Times New Roman"/>
        </w:rPr>
        <w:lastRenderedPageBreak/>
        <w:t xml:space="preserve">Alt Causes - </w:t>
      </w:r>
      <w:r w:rsidR="00007DF1" w:rsidRPr="00FF597F">
        <w:rPr>
          <w:rFonts w:cs="Times New Roman"/>
        </w:rPr>
        <w:t>Juries Key</w:t>
      </w:r>
    </w:p>
    <w:p w14:paraId="0BD6D6E8" w14:textId="77777777" w:rsidR="00007DF1" w:rsidRPr="00FF597F" w:rsidRDefault="00007DF1" w:rsidP="00007DF1"/>
    <w:p w14:paraId="4BFF3349" w14:textId="77777777" w:rsidR="00007DF1" w:rsidRPr="00FF597F" w:rsidRDefault="00007DF1" w:rsidP="00007DF1">
      <w:pPr>
        <w:pStyle w:val="Heading4"/>
        <w:rPr>
          <w:rFonts w:cs="Times New Roman"/>
        </w:rPr>
      </w:pPr>
      <w:r w:rsidRPr="00FF597F">
        <w:rPr>
          <w:rFonts w:cs="Times New Roman"/>
        </w:rPr>
        <w:t>Lack of informed juries undermines assessments of evidence – training key</w:t>
      </w:r>
    </w:p>
    <w:p w14:paraId="185F496B" w14:textId="77777777" w:rsidR="00007DF1" w:rsidRPr="00FF597F" w:rsidRDefault="00007DF1" w:rsidP="00007DF1">
      <w:pPr>
        <w:rPr>
          <w:rStyle w:val="Style13ptBold"/>
        </w:rPr>
      </w:pPr>
      <w:r w:rsidRPr="00FF597F">
        <w:rPr>
          <w:rStyle w:val="Style13ptBold"/>
        </w:rPr>
        <w:t>Balko, Washington Post opinion columnist, written interview with Dror, University College London senior cognitive neuroscience researcher &amp; Cognitive Consultants International principal consultant, 19</w:t>
      </w:r>
    </w:p>
    <w:p w14:paraId="1A9055CE" w14:textId="77777777" w:rsidR="00007DF1" w:rsidRPr="00FF597F" w:rsidRDefault="00007DF1" w:rsidP="00007DF1">
      <w:r w:rsidRPr="00FF597F">
        <w:t xml:space="preserve">[Radley &amp; Itiel, 6-20-19, Washington Post, “We need to fix forensics. But how?”, </w:t>
      </w:r>
      <w:hyperlink r:id="rId25" w:history="1">
        <w:r w:rsidRPr="00FF597F">
          <w:rPr>
            <w:rStyle w:val="Hyperlink"/>
          </w:rPr>
          <w:t>https://www.washingtonpost.com/opinions/2019/06/20/we-need-fix-forensics-how/</w:t>
        </w:r>
      </w:hyperlink>
      <w:r w:rsidRPr="00FF597F">
        <w:t>, accessed 6-21-20, AFB]</w:t>
      </w:r>
    </w:p>
    <w:p w14:paraId="2E3881B3" w14:textId="77777777" w:rsidR="00007DF1" w:rsidRPr="00FF597F" w:rsidRDefault="00007DF1" w:rsidP="00007DF1">
      <w:pPr>
        <w:rPr>
          <w:i/>
          <w:iCs/>
          <w:u w:val="single"/>
        </w:rPr>
      </w:pPr>
      <w:r w:rsidRPr="00FF597F">
        <w:rPr>
          <w:i/>
          <w:iCs/>
          <w:highlight w:val="yellow"/>
          <w:u w:val="single"/>
        </w:rPr>
        <w:t>[DEBATE NOTE: THE FIRST PORTION OF THE TEXT IS THE QUESTION THAT APPEARED BEFORE THE SERIES OF ANSWERS FROM EXPERTS]</w:t>
      </w:r>
    </w:p>
    <w:p w14:paraId="48D47CE7" w14:textId="77777777" w:rsidR="00007DF1" w:rsidRPr="00FF597F" w:rsidRDefault="00007DF1" w:rsidP="00007DF1">
      <w:pPr>
        <w:rPr>
          <w:i/>
          <w:iCs/>
          <w:u w:val="single"/>
        </w:rPr>
      </w:pPr>
    </w:p>
    <w:p w14:paraId="1AC891B2" w14:textId="77777777" w:rsidR="00007DF1" w:rsidRPr="00FF597F" w:rsidRDefault="00007DF1" w:rsidP="00007DF1">
      <w:r w:rsidRPr="00FF597F">
        <w:t xml:space="preserve">I asked the panelists six questions. </w:t>
      </w:r>
      <w:proofErr w:type="gramStart"/>
      <w:r w:rsidRPr="00FF597F">
        <w:t>We’ll</w:t>
      </w:r>
      <w:proofErr w:type="gramEnd"/>
      <w:r w:rsidRPr="00FF597F">
        <w:t xml:space="preserve"> post their answers to the first question today, and to the other questions in future posts.</w:t>
      </w:r>
    </w:p>
    <w:p w14:paraId="1B8A2319" w14:textId="77777777" w:rsidR="00007DF1" w:rsidRPr="00FF597F" w:rsidRDefault="00007DF1" w:rsidP="00007DF1">
      <w:r w:rsidRPr="00FF597F">
        <w:t>Question 1</w:t>
      </w:r>
    </w:p>
    <w:p w14:paraId="1D7129DC" w14:textId="77777777" w:rsidR="00007DF1" w:rsidRPr="00FF597F" w:rsidRDefault="00007DF1" w:rsidP="00007DF1">
      <w:r w:rsidRPr="00FF597F">
        <w:rPr>
          <w:rStyle w:val="StyleUnderline"/>
        </w:rPr>
        <w:t xml:space="preserve">Under current law, judges have been designated as the “gatekeepers” of science in the courtroom. If one side wants to challenge the scientific validity of expert testimony, the lawyers for that side can request a hearing. If the hearing is granted, the judge </w:t>
      </w:r>
      <w:r w:rsidRPr="00FF597F">
        <w:t xml:space="preserve">may then hear evidence for and against the expert testimony, and </w:t>
      </w:r>
      <w:r w:rsidRPr="00FF597F">
        <w:rPr>
          <w:rStyle w:val="StyleUnderline"/>
        </w:rPr>
        <w:t>then decide whether the testimony is</w:t>
      </w:r>
      <w:r w:rsidRPr="00FF597F">
        <w:t xml:space="preserve"> reliable and, therefore, </w:t>
      </w:r>
      <w:r w:rsidRPr="00FF597F">
        <w:rPr>
          <w:rStyle w:val="StyleUnderline"/>
        </w:rPr>
        <w:t>admissible.</w:t>
      </w:r>
    </w:p>
    <w:p w14:paraId="195FA41B" w14:textId="77777777" w:rsidR="00007DF1" w:rsidRPr="00FF597F" w:rsidRDefault="00007DF1" w:rsidP="00007DF1">
      <w:r w:rsidRPr="00FF597F">
        <w:rPr>
          <w:rStyle w:val="StyleUnderline"/>
        </w:rPr>
        <w:t>Critics say judges perform poorly at this task, and there is some persuasive evidence to back up that criticism.</w:t>
      </w:r>
      <w:r w:rsidRPr="00FF597F">
        <w:t xml:space="preserve"> This makes some sense, given that most judges are trained in law, not scientific analysis. When making these determinations, judges tend to look to at what other courts have done, instead of the current state of the science.</w:t>
      </w:r>
    </w:p>
    <w:p w14:paraId="052768B8" w14:textId="77777777" w:rsidR="00007DF1" w:rsidRPr="00FF597F" w:rsidRDefault="00007DF1" w:rsidP="00007DF1">
      <w:r w:rsidRPr="00FF597F">
        <w:t xml:space="preserve">But in a system like ours, the question becomes: </w:t>
      </w:r>
      <w:r w:rsidRPr="00FF597F">
        <w:rPr>
          <w:rStyle w:val="StyleUnderline"/>
        </w:rPr>
        <w:t>If not judges, then who? Who should determine what expertise a jury will and won’t be allowed to hear at trial? Moreover, forensics has been plagued not only by scientifically dubious areas of specialization, even within the legitimate specialties, but individual witnesses have offered testimony that is unsupported by science. Some have suggested that a national committee of scientists assess the validity of an entire field like bite-mark analysis, or a common diagnosis such as Shaken Baby Syndrome.</w:t>
      </w:r>
      <w:r w:rsidRPr="00FF597F">
        <w:t xml:space="preserve"> But it </w:t>
      </w:r>
      <w:proofErr w:type="gramStart"/>
      <w:r w:rsidRPr="00FF597F">
        <w:t>wouldn’t</w:t>
      </w:r>
      <w:proofErr w:type="gramEnd"/>
      <w:r w:rsidRPr="00FF597F">
        <w:t xml:space="preserve"> be practical for such a committee to assess every challenge to an expert during criminal trials across the country.</w:t>
      </w:r>
    </w:p>
    <w:p w14:paraId="53E90434" w14:textId="77777777" w:rsidR="00007DF1" w:rsidRPr="00FF597F" w:rsidRDefault="00007DF1" w:rsidP="00007DF1">
      <w:pPr>
        <w:rPr>
          <w:b/>
          <w:u w:val="single"/>
        </w:rPr>
      </w:pPr>
      <w:proofErr w:type="gramStart"/>
      <w:r w:rsidRPr="00FF597F">
        <w:t>Obviously</w:t>
      </w:r>
      <w:proofErr w:type="gramEnd"/>
      <w:r w:rsidRPr="00FF597F">
        <w:t xml:space="preserve"> we need some way of assessing the reliability of scientific and expert testimony. </w:t>
      </w:r>
      <w:r w:rsidRPr="00FF597F">
        <w:rPr>
          <w:rStyle w:val="StyleUnderline"/>
        </w:rPr>
        <w:t>What would the ideal system look like?</w:t>
      </w:r>
    </w:p>
    <w:p w14:paraId="2D5322EC" w14:textId="77777777" w:rsidR="00007DF1" w:rsidRPr="00FF597F" w:rsidRDefault="00007DF1" w:rsidP="00007DF1">
      <w:pPr>
        <w:rPr>
          <w:i/>
          <w:iCs/>
          <w:u w:val="single"/>
        </w:rPr>
      </w:pPr>
      <w:r w:rsidRPr="00FF597F">
        <w:rPr>
          <w:i/>
          <w:iCs/>
          <w:highlight w:val="yellow"/>
          <w:u w:val="single"/>
        </w:rPr>
        <w:t>[DEBATE NOTE: THE FIRST PORTION OF THE TEXT (ABOVE) IS THE QUESTION THAT APPEARED BEFORE THE SERIES OF ANSWERS FROM EXPERTS]</w:t>
      </w:r>
    </w:p>
    <w:p w14:paraId="696F7E04" w14:textId="77777777" w:rsidR="00007DF1" w:rsidRPr="00FF597F" w:rsidRDefault="00007DF1" w:rsidP="00007DF1">
      <w:r w:rsidRPr="00FF597F">
        <w:t xml:space="preserve">Itiel </w:t>
      </w:r>
      <w:r w:rsidRPr="00FF597F">
        <w:rPr>
          <w:rStyle w:val="StyleUnderline"/>
        </w:rPr>
        <w:t>Dror, University College London, Cognitive Consultants International</w:t>
      </w:r>
    </w:p>
    <w:p w14:paraId="754247D3" w14:textId="77777777" w:rsidR="00007DF1" w:rsidRPr="00FF597F" w:rsidRDefault="00007DF1" w:rsidP="00007DF1">
      <w:pPr>
        <w:rPr>
          <w:rStyle w:val="StyleUnderline"/>
        </w:rPr>
      </w:pPr>
      <w:r w:rsidRPr="00FF597F">
        <w:rPr>
          <w:rStyle w:val="StyleUnderline"/>
        </w:rPr>
        <w:t>I would say the following:</w:t>
      </w:r>
    </w:p>
    <w:p w14:paraId="0ACA6AD5" w14:textId="77777777" w:rsidR="00007DF1" w:rsidRPr="00FF597F" w:rsidRDefault="00007DF1" w:rsidP="00007DF1">
      <w:pPr>
        <w:rPr>
          <w:rStyle w:val="StyleUnderline"/>
        </w:rPr>
      </w:pPr>
      <w:r w:rsidRPr="00FF597F">
        <w:rPr>
          <w:rStyle w:val="StyleUnderline"/>
        </w:rPr>
        <w:lastRenderedPageBreak/>
        <w:t>A. There is a question whether an area is scientific or not?</w:t>
      </w:r>
    </w:p>
    <w:p w14:paraId="1271268D" w14:textId="77777777" w:rsidR="00007DF1" w:rsidRPr="00FF597F" w:rsidRDefault="00007DF1" w:rsidP="00007DF1">
      <w:pPr>
        <w:rPr>
          <w:rStyle w:val="StyleUnderline"/>
        </w:rPr>
      </w:pPr>
      <w:r w:rsidRPr="00FF597F">
        <w:rPr>
          <w:rStyle w:val="StyleUnderline"/>
        </w:rPr>
        <w:t>B. There is a question whether an expert is indeed an expert in the area in question?</w:t>
      </w:r>
    </w:p>
    <w:p w14:paraId="19E0B968" w14:textId="77777777" w:rsidR="00007DF1" w:rsidRPr="00FF597F" w:rsidRDefault="00007DF1" w:rsidP="00007DF1">
      <w:pPr>
        <w:rPr>
          <w:rStyle w:val="StyleUnderline"/>
        </w:rPr>
      </w:pPr>
      <w:r w:rsidRPr="00FF597F">
        <w:rPr>
          <w:rStyle w:val="StyleUnderline"/>
        </w:rPr>
        <w:t xml:space="preserve">C. There is a question of whether an expert in this area </w:t>
      </w:r>
      <w:proofErr w:type="gramStart"/>
      <w:r w:rsidRPr="00FF597F">
        <w:rPr>
          <w:rStyle w:val="StyleUnderline"/>
        </w:rPr>
        <w:t>did their job properly</w:t>
      </w:r>
      <w:proofErr w:type="gramEnd"/>
      <w:r w:rsidRPr="00FF597F">
        <w:rPr>
          <w:rStyle w:val="StyleUnderline"/>
        </w:rPr>
        <w:t xml:space="preserve"> (e.g., follow scientific protocols and best practices, etc.).</w:t>
      </w:r>
    </w:p>
    <w:p w14:paraId="5D357783" w14:textId="77777777" w:rsidR="00007DF1" w:rsidRPr="00FF597F" w:rsidRDefault="00007DF1" w:rsidP="00007DF1">
      <w:pPr>
        <w:rPr>
          <w:rStyle w:val="StyleUnderline"/>
        </w:rPr>
      </w:pPr>
      <w:r w:rsidRPr="00FF597F">
        <w:t xml:space="preserve">Of course, if 'A ' is a 'no ', end of story; but even if 'A' is a ‘yes’, then 'B' or/and 'C' can be a ‘no’. Furthermore, </w:t>
      </w:r>
      <w:r w:rsidRPr="00FF597F">
        <w:rPr>
          <w:rStyle w:val="StyleUnderline"/>
        </w:rPr>
        <w:t>the answer to all the three questions above</w:t>
      </w:r>
      <w:r w:rsidRPr="00FF597F">
        <w:t xml:space="preserve"> (A, B, &amp; C) </w:t>
      </w:r>
      <w:r w:rsidRPr="00FF597F">
        <w:rPr>
          <w:rStyle w:val="StyleUnderline"/>
        </w:rPr>
        <w:t>is not a yes/no dichotomy, but a continuum with many shades of gray.</w:t>
      </w:r>
    </w:p>
    <w:p w14:paraId="6736C749" w14:textId="77777777" w:rsidR="00007DF1" w:rsidRPr="00FF597F" w:rsidRDefault="00007DF1" w:rsidP="00007DF1">
      <w:r w:rsidRPr="00FF597F">
        <w:rPr>
          <w:rStyle w:val="StyleUnderline"/>
        </w:rPr>
        <w:t>Solution</w:t>
      </w:r>
      <w:r w:rsidRPr="00FF597F">
        <w:t xml:space="preserve"> (or, at least a way forward): </w:t>
      </w:r>
      <w:r w:rsidRPr="00FF597F">
        <w:rPr>
          <w:rStyle w:val="StyleUnderline"/>
        </w:rPr>
        <w:t>Jurors (as well as judges) need to be educated about the areas in question, their scientific basis, accuracy, as well as potential problems, such as bias in interpretation, etc. Hence, before each court case, the relevant evidence domain used in the case (e.g., mixture DNA, fingerprinting, etc.) would be presented to the jurors. That is, there should be a library of such background video information for each domain. These videos could be shown to the jurors before the trial begins. Who will make those videos? Experts in the relevant domain, with input from prosecutors, defense lawyers, the Innocence Project, judges, expert in bias, etc. — it should be a professional expert group composed from all the stakeholders</w:t>
      </w:r>
      <w:r w:rsidRPr="00FF597F">
        <w:t>.</w:t>
      </w:r>
    </w:p>
    <w:p w14:paraId="3B882E89" w14:textId="77777777" w:rsidR="00007DF1" w:rsidRPr="00FF597F" w:rsidRDefault="00007DF1" w:rsidP="00007DF1">
      <w:pPr>
        <w:pStyle w:val="Heading3"/>
        <w:rPr>
          <w:rFonts w:cs="Times New Roman"/>
        </w:rPr>
      </w:pPr>
      <w:r w:rsidRPr="00FF597F">
        <w:rPr>
          <w:rFonts w:cs="Times New Roman"/>
        </w:rPr>
        <w:lastRenderedPageBreak/>
        <w:t>Alt Causes – Expert Costs</w:t>
      </w:r>
    </w:p>
    <w:p w14:paraId="726E10A3" w14:textId="77777777" w:rsidR="00007DF1" w:rsidRPr="00FF597F" w:rsidRDefault="00007DF1" w:rsidP="00007DF1">
      <w:pPr>
        <w:pStyle w:val="Heading4"/>
        <w:rPr>
          <w:rFonts w:cs="Times New Roman"/>
        </w:rPr>
      </w:pPr>
      <w:r w:rsidRPr="00FF597F">
        <w:rPr>
          <w:rFonts w:cs="Times New Roman"/>
        </w:rPr>
        <w:t xml:space="preserve">No solvency – Poor defendants still </w:t>
      </w:r>
      <w:proofErr w:type="gramStart"/>
      <w:r w:rsidRPr="00FF597F">
        <w:rPr>
          <w:rFonts w:cs="Times New Roman"/>
        </w:rPr>
        <w:t>can’t</w:t>
      </w:r>
      <w:proofErr w:type="gramEnd"/>
      <w:r w:rsidRPr="00FF597F">
        <w:rPr>
          <w:rFonts w:cs="Times New Roman"/>
        </w:rPr>
        <w:t xml:space="preserve"> afford forensic experts</w:t>
      </w:r>
    </w:p>
    <w:p w14:paraId="03813960" w14:textId="77777777" w:rsidR="00007DF1" w:rsidRPr="00FF597F" w:rsidRDefault="00007DF1" w:rsidP="00007DF1">
      <w:pPr>
        <w:pStyle w:val="Heading4"/>
        <w:rPr>
          <w:rFonts w:cs="Times New Roman"/>
        </w:rPr>
      </w:pPr>
      <w:r w:rsidRPr="00FF597F">
        <w:rPr>
          <w:rFonts w:cs="Times New Roman"/>
        </w:rPr>
        <w:t>Local courts circumvent SCOTUS through narrow interpretations to deny defense expert funding, even for capital trials</w:t>
      </w:r>
    </w:p>
    <w:p w14:paraId="0F82CA9B" w14:textId="77777777" w:rsidR="00007DF1" w:rsidRPr="00FF597F" w:rsidRDefault="00007DF1" w:rsidP="00007DF1">
      <w:r w:rsidRPr="00FF597F">
        <w:rPr>
          <w:rStyle w:val="Style13ptBold"/>
        </w:rPr>
        <w:t>Giannelli, Law Professor Case Western Reserve University, 06</w:t>
      </w:r>
    </w:p>
    <w:p w14:paraId="27A34EAA" w14:textId="77777777" w:rsidR="00007DF1" w:rsidRPr="00FF597F" w:rsidRDefault="00007DF1" w:rsidP="00007DF1">
      <w:r w:rsidRPr="00FF597F">
        <w:t>(Paul, 6/16/2006, The Journal of Law, Medicine &amp; Ethics, “Forensic Science,” Volume 32, Issue 2, Page 314, MM)</w:t>
      </w:r>
    </w:p>
    <w:p w14:paraId="3F0D85A2" w14:textId="77777777" w:rsidR="00007DF1" w:rsidRPr="00FF597F" w:rsidRDefault="00007DF1" w:rsidP="00007DF1">
      <w:pPr>
        <w:rPr>
          <w:rStyle w:val="StyleUnderline"/>
        </w:rPr>
      </w:pPr>
      <w:r w:rsidRPr="00FF597F">
        <w:rPr>
          <w:rStyle w:val="StyleUnderline"/>
        </w:rPr>
        <w:t>In many criminal cases, securing the services of experts to examine evidence, to advise counsel, and to testify at trial is critical</w:t>
      </w:r>
      <w:r w:rsidRPr="00FF597F">
        <w:t>. As the commentary to the American Bar Association (ABA) Standards notes: “</w:t>
      </w:r>
      <w:r w:rsidRPr="00FF597F">
        <w:rPr>
          <w:rStyle w:val="StyleUnderline"/>
        </w:rPr>
        <w:t>The quality of representation at trial…may be excellent and yet unhelpful to the defendant if the defense requires the assistance of a</w:t>
      </w:r>
      <w:r w:rsidRPr="00FF597F">
        <w:t xml:space="preserve"> psychiatrist or handwriting </w:t>
      </w:r>
      <w:r w:rsidRPr="00FF597F">
        <w:rPr>
          <w:rStyle w:val="StyleUnderline"/>
        </w:rPr>
        <w:t>expert and no such services are available</w:t>
      </w:r>
      <w:r w:rsidRPr="00FF597F">
        <w:t xml:space="preserve">.”65 As early as 1929, Justice Cardozo commented: “[U]pon the trial of certain issues, such as insanity or forgery, experts are often necessary both for the prosecution and for defense…. </w:t>
      </w:r>
      <w:r w:rsidRPr="00FF597F">
        <w:rPr>
          <w:rStyle w:val="StyleUnderline"/>
        </w:rPr>
        <w:t>[A] defendant may be at an unfair disadvantage, if he is unable because of poverty to parry by his own witnesses the thrusts of those against him</w:t>
      </w:r>
      <w:r w:rsidRPr="00FF597F">
        <w:t>.”66 Similarly, Judge Jerome Frank observed in a 1956 opinion: “T</w:t>
      </w:r>
      <w:r w:rsidRPr="00FF597F">
        <w:rPr>
          <w:rStyle w:val="StyleUnderline"/>
        </w:rPr>
        <w:t>he best lawyer in the world cannot competently defend an accused person if the lawyer cannot obtain existing evidence crucial to the defense</w:t>
      </w:r>
      <w:r w:rsidRPr="00FF597F">
        <w:t xml:space="preserve">, e.g., </w:t>
      </w:r>
      <w:r w:rsidRPr="00FF597F">
        <w:rPr>
          <w:rStyle w:val="StyleUnderline"/>
        </w:rPr>
        <w:t>if the defendant cannot pay the fee of an investigator</w:t>
      </w:r>
      <w:r w:rsidRPr="00FF597F">
        <w:t xml:space="preserve"> to find a pivotal missing witness or a necessary document, </w:t>
      </w:r>
      <w:r w:rsidRPr="00FF597F">
        <w:rPr>
          <w:rStyle w:val="StyleUnderline"/>
        </w:rPr>
        <w:t>or that of an expert accountant or mining engineer or chemist</w:t>
      </w:r>
      <w:r w:rsidRPr="00FF597F">
        <w:t>.”67 He went on to observe: “</w:t>
      </w:r>
      <w:r w:rsidRPr="00FF597F">
        <w:rPr>
          <w:rStyle w:val="StyleUnderline"/>
        </w:rPr>
        <w:t>In such circumstances, if the government does not supply the funds,</w:t>
      </w:r>
      <w:r w:rsidRPr="00FF597F">
        <w:rPr>
          <w:rStyle w:val="Emphasis"/>
        </w:rPr>
        <w:t xml:space="preserve"> justice is denied the poor – and represents but an upper-bracket privilege.</w:t>
      </w:r>
      <w:r w:rsidRPr="00FF597F">
        <w:rPr>
          <w:rStyle w:val="StyleUnderline"/>
        </w:rPr>
        <w:t>”68</w:t>
      </w:r>
    </w:p>
    <w:p w14:paraId="04CC6256" w14:textId="77777777" w:rsidR="00007DF1" w:rsidRPr="00FF597F" w:rsidRDefault="00007DF1" w:rsidP="00007DF1">
      <w:r w:rsidRPr="00FF597F">
        <w:t>Th</w:t>
      </w:r>
      <w:r w:rsidRPr="00FF597F">
        <w:rPr>
          <w:rStyle w:val="StyleUnderline"/>
        </w:rPr>
        <w:t>e ABA Standards require adequate access to experts for both the defense</w:t>
      </w:r>
      <w:r w:rsidRPr="00FF597F">
        <w:t>69</w:t>
      </w:r>
      <w:r w:rsidRPr="00FF597F">
        <w:rPr>
          <w:rStyle w:val="StyleUnderline"/>
        </w:rPr>
        <w:t xml:space="preserve"> and prosecution</w:t>
      </w:r>
      <w:r w:rsidRPr="00FF597F">
        <w:t xml:space="preserve">,70 and </w:t>
      </w:r>
      <w:r w:rsidRPr="00FF597F">
        <w:rPr>
          <w:rStyle w:val="StyleUnderline"/>
        </w:rPr>
        <w:t>there are some statutory provisions for defense experts</w:t>
      </w:r>
      <w:r w:rsidRPr="00FF597F">
        <w:t>. For example, th</w:t>
      </w:r>
      <w:r w:rsidRPr="00FF597F">
        <w:rPr>
          <w:rStyle w:val="StyleUnderline"/>
        </w:rPr>
        <w:t>e Criminal Justice Act provides for expert assistance for indigent defendants in federal trials</w:t>
      </w:r>
      <w:r w:rsidRPr="00FF597F">
        <w:t xml:space="preserve">.71 </w:t>
      </w:r>
      <w:r w:rsidRPr="00FF597F">
        <w:rPr>
          <w:rStyle w:val="StyleUnderline"/>
        </w:rPr>
        <w:t>The Act, however, limits expenses for experts to $1,000.00</w:t>
      </w:r>
      <w:r w:rsidRPr="00FF597F">
        <w:t xml:space="preserve"> unless the court certifies that a greater amount is “necessary to provide fair compensation for services of an unusual character or duration.” But, as Judge Weinstein has noted, “</w:t>
      </w:r>
      <w:r w:rsidRPr="00FF597F">
        <w:rPr>
          <w:rStyle w:val="StyleUnderline"/>
        </w:rPr>
        <w:t>The Act’s $1,000 limit for defense experts is far too low…and must be increased if due process is to be afforded defendants</w:t>
      </w:r>
      <w:r w:rsidRPr="00FF597F">
        <w:t>.”72</w:t>
      </w:r>
    </w:p>
    <w:p w14:paraId="2FE51F7C" w14:textId="77777777" w:rsidR="00007DF1" w:rsidRPr="00FF597F" w:rsidRDefault="00007DF1" w:rsidP="00007DF1">
      <w:r w:rsidRPr="00FF597F">
        <w:t xml:space="preserve">Many </w:t>
      </w:r>
      <w:r w:rsidRPr="00FF597F">
        <w:rPr>
          <w:rStyle w:val="StyleUnderline"/>
        </w:rPr>
        <w:t>states have comparable provisions, but the monetary limits are often incredibly low – until recently $250 maximum in capital cases in Illinois</w:t>
      </w:r>
      <w:r w:rsidRPr="00FF597F">
        <w:t xml:space="preserve">.73 In Ake v. Oklahoma,74 </w:t>
      </w:r>
      <w:r w:rsidRPr="00FF597F">
        <w:rPr>
          <w:rStyle w:val="StyleUnderline"/>
        </w:rPr>
        <w:t>the Supreme Court recognized a due process right to a defense expert</w:t>
      </w:r>
      <w:r w:rsidRPr="00FF597F">
        <w:t xml:space="preserve">. The Court wrote: </w:t>
      </w:r>
      <w:r w:rsidRPr="00FF597F">
        <w:rPr>
          <w:rStyle w:val="StyleUnderline"/>
        </w:rPr>
        <w:t>“[W]hen a State brings its judicial power to bear on an indigent in a criminal proceeding, it must take steps to assure that the defendant has a fair opportunity to present his defense</w:t>
      </w:r>
      <w:r w:rsidRPr="00FF597F">
        <w:t>.”75 This fair opportunity mandates that an accused be provided with the “basic tools of an adequate defense.”</w:t>
      </w:r>
    </w:p>
    <w:p w14:paraId="03F5B244" w14:textId="77777777" w:rsidR="00007DF1" w:rsidRPr="00FF597F" w:rsidRDefault="00007DF1" w:rsidP="00007DF1">
      <w:r w:rsidRPr="00FF597F">
        <w:rPr>
          <w:rStyle w:val="StyleUnderline"/>
        </w:rPr>
        <w:t>Nevertheless, some courts have attempted to limit this right to capital cases or to psychiatric experts.76 This narrow application fits the facts in Ake but not its rationale</w:t>
      </w:r>
      <w:r w:rsidRPr="00FF597F">
        <w:t xml:space="preserve">.77 </w:t>
      </w:r>
      <w:r w:rsidRPr="00FF597F">
        <w:rPr>
          <w:rStyle w:val="StyleUnderline"/>
        </w:rPr>
        <w:t>Other courts have imposed demanding threshold standards for the appointment of defense experts.</w:t>
      </w:r>
      <w:r w:rsidRPr="00FF597F">
        <w:t xml:space="preserve">78 If the threshold standard is too high, the defendant faces a “catch-22” situation, in which the standard “demand[s] that the defendant possess already the expertise of the witness sought.”79 A </w:t>
      </w:r>
      <w:r w:rsidRPr="00FF597F">
        <w:rPr>
          <w:rStyle w:val="StyleUnderline"/>
        </w:rPr>
        <w:t>number of sources indicate that the lack of defense experts continues to be a problem for indigent defendants</w:t>
      </w:r>
      <w:r w:rsidRPr="00FF597F">
        <w:t xml:space="preserve">.80 In 1990, the National Law Journal published the results of a six-month investigation of capital murder defenses in the South. </w:t>
      </w:r>
      <w:r w:rsidRPr="00FF597F">
        <w:lastRenderedPageBreak/>
        <w:t>One of the “key findings” concerned defense experts: “</w:t>
      </w:r>
      <w:r w:rsidRPr="00FF597F">
        <w:rPr>
          <w:rStyle w:val="StyleUnderline"/>
        </w:rPr>
        <w:t>Judges routinely deny lawyers’ requests for expert/investigative fees</w:t>
      </w:r>
      <w:r w:rsidRPr="00FF597F">
        <w:t>.”81</w:t>
      </w:r>
    </w:p>
    <w:p w14:paraId="03C4827E" w14:textId="77777777" w:rsidR="00007DF1" w:rsidRPr="00FF597F" w:rsidRDefault="00007DF1" w:rsidP="00007DF1">
      <w:r w:rsidRPr="00FF597F">
        <w:t xml:space="preserve">As part of the investigation, </w:t>
      </w:r>
      <w:r w:rsidRPr="00FF597F">
        <w:rPr>
          <w:rStyle w:val="StyleUnderline"/>
        </w:rPr>
        <w:t>sixty death row trial lawyers were interviewed: “54.2% felt courts provided inadequate investigation and expert funds</w:t>
      </w:r>
      <w:r w:rsidRPr="00FF597F">
        <w:t xml:space="preserve">.”82 </w:t>
      </w:r>
      <w:r w:rsidRPr="00FF597F">
        <w:rPr>
          <w:rStyle w:val="StyleUnderline"/>
        </w:rPr>
        <w:t>One attorney in the study was appointed to represent a death row inmate in Georgia and had his request for the appointment of an expert denied.</w:t>
      </w:r>
      <w:r w:rsidRPr="00FF597F">
        <w:t xml:space="preserve"> He commented: “</w:t>
      </w:r>
      <w:r w:rsidRPr="00FF597F">
        <w:rPr>
          <w:rStyle w:val="StyleUnderline"/>
        </w:rPr>
        <w:t>There’s an economic presumption of guilt….The district attorney has all the resources of the state crime lab, and we have to go hat in hand to the judge and the DA on every request</w:t>
      </w:r>
      <w:r w:rsidRPr="00FF597F">
        <w:t>.”83 In addition, a 1992 study of indigent defense systems by the National Center for State Courts noted that the “</w:t>
      </w:r>
      <w:r w:rsidRPr="00FF597F">
        <w:rPr>
          <w:rStyle w:val="StyleUnderline"/>
        </w:rPr>
        <w:t>greatest disparities occur in the areas of investigators and expert witnesses, with the prosecutors possessing more resources</w:t>
      </w:r>
      <w:r w:rsidRPr="00FF597F">
        <w:t>.”84 The following year, a report prepared for the Texas State Bar concluded: “</w:t>
      </w:r>
      <w:r w:rsidRPr="00FF597F">
        <w:rPr>
          <w:rStyle w:val="StyleUnderline"/>
        </w:rPr>
        <w:t>There is a serious underfunding of essential expert services and other expenses in capital trials and appeals.</w:t>
      </w:r>
      <w:r w:rsidRPr="00FF597F">
        <w:t xml:space="preserve">”85 </w:t>
      </w:r>
      <w:r w:rsidRPr="00FF597F">
        <w:rPr>
          <w:rStyle w:val="StyleUnderline"/>
        </w:rPr>
        <w:t>Access to defense experts is not only a due process concern but a quality control issue</w:t>
      </w:r>
      <w:r w:rsidRPr="00FF597F">
        <w:t>. Knowing that their work will be subjected to review by outside experts provides an additional incentive to laboratory examiners to adhere scrupulously to proper protocols.</w:t>
      </w:r>
    </w:p>
    <w:p w14:paraId="24CEE08F" w14:textId="77777777" w:rsidR="00007DF1" w:rsidRPr="00FF597F" w:rsidRDefault="00007DF1" w:rsidP="00007DF1">
      <w:pPr>
        <w:pStyle w:val="Heading3"/>
        <w:rPr>
          <w:rFonts w:cs="Times New Roman"/>
        </w:rPr>
      </w:pPr>
      <w:r w:rsidRPr="00FF597F">
        <w:rPr>
          <w:rFonts w:cs="Times New Roman"/>
        </w:rPr>
        <w:lastRenderedPageBreak/>
        <w:t>Alt Cause – Crime Lab Funding</w:t>
      </w:r>
    </w:p>
    <w:p w14:paraId="2F899E0D" w14:textId="77777777" w:rsidR="00007DF1" w:rsidRPr="00FF597F" w:rsidRDefault="00007DF1" w:rsidP="00007DF1">
      <w:pPr>
        <w:pStyle w:val="Heading4"/>
        <w:rPr>
          <w:rFonts w:cs="Times New Roman"/>
        </w:rPr>
      </w:pPr>
      <w:bookmarkStart w:id="3" w:name="_Hlk44847445"/>
      <w:r w:rsidRPr="00FF597F">
        <w:rPr>
          <w:rFonts w:cs="Times New Roman"/>
        </w:rPr>
        <w:t>A lack of funding causes those guilty of major crimes go free</w:t>
      </w:r>
    </w:p>
    <w:p w14:paraId="4D8112DE" w14:textId="77777777" w:rsidR="00007DF1" w:rsidRPr="00FF597F" w:rsidRDefault="00007DF1" w:rsidP="00007DF1">
      <w:r w:rsidRPr="00FF597F">
        <w:rPr>
          <w:rStyle w:val="Style13ptBold"/>
        </w:rPr>
        <w:t>Giannelli, Law Professor Case Western Reserve University, 06</w:t>
      </w:r>
    </w:p>
    <w:p w14:paraId="6BBDA6B0" w14:textId="77777777" w:rsidR="00007DF1" w:rsidRPr="00FF597F" w:rsidRDefault="00007DF1" w:rsidP="00007DF1">
      <w:r w:rsidRPr="00FF597F">
        <w:t>(Paul, 6/16/2006, The Journal of Law, Medicine &amp; Ethics, “Forensic Science,” Volume 32, Issue 2, Page 313, MM)</w:t>
      </w:r>
    </w:p>
    <w:p w14:paraId="65B0982F" w14:textId="77777777" w:rsidR="00007DF1" w:rsidRDefault="00007DF1" w:rsidP="00007DF1">
      <w:pPr>
        <w:rPr>
          <w:rStyle w:val="StyleUnderline"/>
        </w:rPr>
      </w:pPr>
      <w:r w:rsidRPr="00FF597F">
        <w:rPr>
          <w:rStyle w:val="StyleUnderline"/>
        </w:rPr>
        <w:t>The underfunding of crime labs in this country is chronic</w:t>
      </w:r>
      <w:r w:rsidRPr="00FF597F">
        <w:t>. In 1967, President Johnson’s Crime Commission noted that “</w:t>
      </w:r>
      <w:r w:rsidRPr="00FF597F">
        <w:rPr>
          <w:rStyle w:val="StyleUnderline"/>
        </w:rPr>
        <w:t>the great majority of police department laboratories have only minimal equipment and lack highly skilled personnel able to use the modern equipment now being developed</w:t>
      </w:r>
      <w:r w:rsidRPr="00FF597F">
        <w:t>.”52 In 1974, President Nixon’s Crime Commission commented: “</w:t>
      </w:r>
      <w:r w:rsidRPr="00FF597F">
        <w:rPr>
          <w:rStyle w:val="StyleUnderline"/>
        </w:rPr>
        <w:t>Too many police crime laboratories have been set up on budgets that preclude the recruitment of qualified, professional personnel.</w:t>
      </w:r>
      <w:r w:rsidRPr="00FF597F">
        <w:t xml:space="preserve">”53 Twenty years later, a report on Washington state crime labs revealed that </w:t>
      </w:r>
      <w:r w:rsidRPr="00FF597F">
        <w:rPr>
          <w:rStyle w:val="StyleUnderline"/>
        </w:rPr>
        <w:t>a “staggering backlog of cases hinders investigations of murder, rape, arson, and other major crimes.”</w:t>
      </w:r>
      <w:r w:rsidRPr="00FF597F">
        <w:t>54 At any time, “</w:t>
      </w:r>
      <w:r w:rsidRPr="00FF597F">
        <w:rPr>
          <w:rStyle w:val="StyleUnderline"/>
        </w:rPr>
        <w:t>thousands of pieces of evidence collected from crime scenes sit unanalyzed and ignored on shelves in laboratories and police stations across the state.</w:t>
      </w:r>
      <w:r w:rsidRPr="00FF597F">
        <w:t>”55 A USA Today survey reached the same conclusion: “</w:t>
      </w:r>
      <w:r w:rsidRPr="00FF597F">
        <w:rPr>
          <w:rStyle w:val="StyleUnderline"/>
        </w:rPr>
        <w:t>Evidence that could imprison the guilty or free the innocent is languishing on shelves and piling up in refrigerators of the nation’s overwhelmed and underfunded crime labs</w:t>
      </w:r>
      <w:r w:rsidRPr="00FF597F">
        <w:t xml:space="preserve">.”56 In one case, </w:t>
      </w:r>
      <w:r w:rsidRPr="00FF597F">
        <w:rPr>
          <w:rStyle w:val="Emphasis"/>
        </w:rPr>
        <w:t>a suspected serial rapist was released “because it was going to take months to get the DNA results needed to prove the case.</w:t>
      </w:r>
      <w:r w:rsidRPr="00FF597F">
        <w:rPr>
          <w:rStyle w:val="StyleUnderline"/>
        </w:rPr>
        <w:t xml:space="preserve"> </w:t>
      </w:r>
      <w:r w:rsidRPr="00FF597F">
        <w:rPr>
          <w:rStyle w:val="Emphasis"/>
        </w:rPr>
        <w:t>Weeks later, [the suspect] raped victim No. 4</w:t>
      </w:r>
      <w:r w:rsidRPr="00FF597F">
        <w:rPr>
          <w:rStyle w:val="StyleUnderline"/>
        </w:rPr>
        <w:t xml:space="preserve"> as she slept in her home. When the DNA tests finally came back – 18 months after samples first went to the lab – a jury convicted [the suspect] of all four rapes</w:t>
      </w:r>
      <w:r w:rsidRPr="00FF597F">
        <w:t xml:space="preserve">.”57 </w:t>
      </w:r>
      <w:r w:rsidRPr="00FF597F">
        <w:rPr>
          <w:rStyle w:val="StyleUnderline"/>
        </w:rPr>
        <w:t xml:space="preserve">Congress recognized the need for federal funding </w:t>
      </w:r>
      <w:r w:rsidRPr="00FF597F">
        <w:t xml:space="preserve">for public crime laboratories and medical examiner offices by enacting the Paul Coverdell National Forensic Science Improvement Act58 in 2000. </w:t>
      </w:r>
      <w:r w:rsidRPr="00FF597F">
        <w:rPr>
          <w:rStyle w:val="StyleUnderline"/>
        </w:rPr>
        <w:t>However, appropriations for non-DNA techniques have been well below authorized limits. The validity of forensic evidence depends on adequate funding for facilities, equipment, and personnel, as well as for accreditation and standardization.</w:t>
      </w:r>
    </w:p>
    <w:p w14:paraId="42CB32CB" w14:textId="77777777" w:rsidR="00007DF1" w:rsidRDefault="00007DF1" w:rsidP="00007DF1">
      <w:pPr>
        <w:pStyle w:val="Heading3"/>
      </w:pPr>
      <w:r>
        <w:lastRenderedPageBreak/>
        <w:t>Alt Causes – Systemwide</w:t>
      </w:r>
    </w:p>
    <w:p w14:paraId="086868EC" w14:textId="77777777" w:rsidR="00007DF1" w:rsidRDefault="00007DF1" w:rsidP="00007DF1"/>
    <w:p w14:paraId="288DCAAD" w14:textId="77777777" w:rsidR="00007DF1" w:rsidRDefault="00007DF1" w:rsidP="00007DF1">
      <w:pPr>
        <w:pStyle w:val="Heading4"/>
      </w:pPr>
      <w:r>
        <w:t xml:space="preserve">AFF </w:t>
      </w:r>
      <w:proofErr w:type="gramStart"/>
      <w:r>
        <w:t>can’t</w:t>
      </w:r>
      <w:proofErr w:type="gramEnd"/>
      <w:r>
        <w:t xml:space="preserve"> solve – there are many alt causes that need to be solved pre-requisite to the AFF such as racial bias rooted in judges, jury, prosecutors which would lead to innocent convictions </w:t>
      </w:r>
    </w:p>
    <w:p w14:paraId="62A51760" w14:textId="77777777" w:rsidR="00007DF1" w:rsidRDefault="00007DF1" w:rsidP="00007DF1">
      <w:r w:rsidRPr="007150AA">
        <w:rPr>
          <w:rStyle w:val="Style13ptBold"/>
        </w:rPr>
        <w:t>Hanlon</w:t>
      </w:r>
      <w:r>
        <w:rPr>
          <w:rStyle w:val="Style13ptBold"/>
        </w:rPr>
        <w:t>, San Francisco criminal defense lawyer</w:t>
      </w:r>
      <w:r w:rsidRPr="007150AA">
        <w:rPr>
          <w:rStyle w:val="Style13ptBold"/>
        </w:rPr>
        <w:t>, 6-23-20</w:t>
      </w:r>
      <w:r w:rsidRPr="007150AA">
        <w:t xml:space="preserve">, </w:t>
      </w:r>
    </w:p>
    <w:p w14:paraId="727EB77B" w14:textId="77777777" w:rsidR="00007DF1" w:rsidRPr="007150AA" w:rsidRDefault="00007DF1" w:rsidP="00007DF1">
      <w:r>
        <w:t>(</w:t>
      </w:r>
      <w:r w:rsidRPr="00D529DC">
        <w:t>Stuart is a well-known criminal defense lawyer who practices out of San Francisco, California. Stuart attended college at Columbia University</w:t>
      </w:r>
      <w:r>
        <w:t xml:space="preserve">, Law.com, </w:t>
      </w:r>
      <w:r w:rsidRPr="007150AA">
        <w:t xml:space="preserve">"Fixing the Cops Will Not Fix the Justice System," </w:t>
      </w:r>
      <w:hyperlink r:id="rId26" w:history="1">
        <w:r w:rsidRPr="00E33944">
          <w:rPr>
            <w:rStyle w:val="Hyperlink"/>
          </w:rPr>
          <w:t>https://www.law.com/therecorder/2020/06/23/fixing-the-cops-will-not-fix-the-justice-system/</w:t>
        </w:r>
      </w:hyperlink>
      <w:r>
        <w:t xml:space="preserve"> Accessed 7/1/2020/WY) </w:t>
      </w:r>
    </w:p>
    <w:p w14:paraId="0251E252" w14:textId="77777777" w:rsidR="00007DF1" w:rsidRPr="000A3EF0" w:rsidRDefault="00007DF1" w:rsidP="00007DF1">
      <w:pPr>
        <w:rPr>
          <w:u w:val="single"/>
        </w:rPr>
      </w:pPr>
      <w:r w:rsidRPr="000A3EF0">
        <w:rPr>
          <w:u w:val="single"/>
        </w:rPr>
        <w:t>The massive international demonstrations after the police murder of George Floyd have focused chiefly on the racism and violence of law enforcement. This focus is necessary and well-placed, given the enormity and gravity of the problem of police brutality.</w:t>
      </w:r>
    </w:p>
    <w:p w14:paraId="1A64285A" w14:textId="77777777" w:rsidR="00007DF1" w:rsidRPr="000A3EF0" w:rsidRDefault="00007DF1" w:rsidP="00007DF1">
      <w:pPr>
        <w:rPr>
          <w:u w:val="single"/>
        </w:rPr>
      </w:pPr>
      <w:r w:rsidRPr="000A3EF0">
        <w:rPr>
          <w:u w:val="single"/>
        </w:rPr>
        <w:t>But our justice system will not become legal just simply by reforming our police forces, or simply convicting so-called “bad apple” cops. The racism that denies people of color true justice pervades all levels of the criminal justice system: judges, prosecutors, probation offices, and the private and public defense bar.</w:t>
      </w:r>
    </w:p>
    <w:p w14:paraId="0F6CBFE5" w14:textId="77777777" w:rsidR="00007DF1" w:rsidRPr="000A3EF0" w:rsidRDefault="00007DF1" w:rsidP="00007DF1">
      <w:pPr>
        <w:rPr>
          <w:u w:val="single"/>
        </w:rPr>
      </w:pPr>
      <w:r w:rsidRPr="000A3EF0">
        <w:rPr>
          <w:u w:val="single"/>
        </w:rPr>
        <w:t>I have practiced criminal law in and around San Francisco for over 45 years. From my first days at the Hall of Justice, it was obvious that the majority of those in custody in the jails and chained in the courtroom were Black men and women. It took me a while to grasp how deep this racism was embedded in our criminal justice system.</w:t>
      </w:r>
    </w:p>
    <w:p w14:paraId="5A0A6B56" w14:textId="77777777" w:rsidR="00007DF1" w:rsidRPr="00C91164" w:rsidRDefault="00007DF1" w:rsidP="00007DF1">
      <w:pPr>
        <w:rPr>
          <w:rStyle w:val="StyleUnderline"/>
        </w:rPr>
      </w:pPr>
      <w:r w:rsidRPr="000A3EF0">
        <w:rPr>
          <w:u w:val="single"/>
        </w:rPr>
        <w:t>My first client was Geronimo Pratt,</w:t>
      </w:r>
      <w:r>
        <w:t xml:space="preserve"> </w:t>
      </w:r>
      <w:r w:rsidRPr="000A3EF0">
        <w:rPr>
          <w:u w:val="single"/>
        </w:rPr>
        <w:t>a Black man falsely convicted of murder in 1970. One of seven children of a close-knit religious family, he became a decorated Vietnam war hero for saving the lives of many of his soldier brothers. Upon discharge, he started college. Yet he was not celebrated as the hero he was; because he was Black</w:t>
      </w:r>
      <w:r>
        <w:t xml:space="preserve">, and a Black Panther, instead </w:t>
      </w:r>
      <w:r w:rsidRPr="00C91164">
        <w:rPr>
          <w:rStyle w:val="StyleUnderline"/>
        </w:rPr>
        <w:t>he was framed by the police and FBI and convicted by a prosecutor who knowingly allowed false testimony into the courtroom.</w:t>
      </w:r>
      <w:r>
        <w:t xml:space="preserve"> The FBI had wiretaps proving he was 400 miles away at the time of the murder. The police that framed him were promoted, the prosecutor that withheld evidence became a judge, and </w:t>
      </w:r>
      <w:r w:rsidRPr="00C91164">
        <w:rPr>
          <w:rStyle w:val="StyleUnderline"/>
        </w:rPr>
        <w:t>Geronimo spent 27 years in prison for a crime everyone knew he did not commit.</w:t>
      </w:r>
    </w:p>
    <w:p w14:paraId="5CC4B674" w14:textId="77777777" w:rsidR="00007DF1" w:rsidRPr="000A3EF0" w:rsidRDefault="00007DF1" w:rsidP="00007DF1">
      <w:pPr>
        <w:rPr>
          <w:u w:val="single"/>
        </w:rPr>
      </w:pPr>
      <w:r w:rsidRPr="000A3EF0">
        <w:rPr>
          <w:u w:val="single"/>
        </w:rPr>
        <w:t xml:space="preserve">Ever since I launched my practice, </w:t>
      </w:r>
      <w:proofErr w:type="gramStart"/>
      <w:r w:rsidRPr="000A3EF0">
        <w:rPr>
          <w:u w:val="single"/>
        </w:rPr>
        <w:t>a majority of</w:t>
      </w:r>
      <w:proofErr w:type="gramEnd"/>
      <w:r w:rsidRPr="000A3EF0">
        <w:rPr>
          <w:u w:val="single"/>
        </w:rPr>
        <w:t xml:space="preserve"> my clients have been African American.</w:t>
      </w:r>
    </w:p>
    <w:p w14:paraId="019875C8" w14:textId="77777777" w:rsidR="00007DF1" w:rsidRDefault="00007DF1" w:rsidP="00007DF1">
      <w:r w:rsidRPr="000A3EF0">
        <w:rPr>
          <w:u w:val="single"/>
        </w:rPr>
        <w:t>Through their eyes, their stories, the pages of the police reports, my interactions with the police, and experiences in court, I have learned that the predominately white police force acts with unmistakable bias against Black people. Police have long treated members of this community with disrespect and a presumption of guilt</w:t>
      </w:r>
      <w:r>
        <w:t>. They are assumed to be violent and so face violence and death by the very forces that should protect them. From Black Panthers to everyday African American citizens, my clients viewed the police as an occupying army—one to be feared, never trusted.</w:t>
      </w:r>
    </w:p>
    <w:p w14:paraId="50EB33E0" w14:textId="77777777" w:rsidR="00007DF1" w:rsidRPr="000A3EF0" w:rsidRDefault="00007DF1" w:rsidP="00007DF1">
      <w:pPr>
        <w:rPr>
          <w:u w:val="single"/>
        </w:rPr>
      </w:pPr>
      <w:r w:rsidRPr="000A3EF0">
        <w:rPr>
          <w:u w:val="single"/>
        </w:rPr>
        <w:lastRenderedPageBreak/>
        <w:t>My</w:t>
      </w:r>
      <w:r>
        <w:t xml:space="preserve"> intimate </w:t>
      </w:r>
      <w:r w:rsidRPr="000A3EF0">
        <w:rPr>
          <w:u w:val="single"/>
        </w:rPr>
        <w:t>interactions with my Black clients and their families illuminated the racism in our system and, forced me to begin to come to terms with my own inherent racism and fears of Black men—something for which I am forever grateful.</w:t>
      </w:r>
    </w:p>
    <w:p w14:paraId="6A31F762" w14:textId="77777777" w:rsidR="00007DF1" w:rsidRPr="000A3EF0" w:rsidRDefault="00007DF1" w:rsidP="00007DF1">
      <w:pPr>
        <w:rPr>
          <w:u w:val="single"/>
        </w:rPr>
      </w:pPr>
      <w:r w:rsidRPr="000A3EF0">
        <w:rPr>
          <w:u w:val="single"/>
        </w:rPr>
        <w:t>The legal profession is overwhelming white. We carry with us the presumptions and prejudgments that affect all white people. White people’s biases against Black Americans become baked into our institutions and in turn skew how justice is meted out.</w:t>
      </w:r>
    </w:p>
    <w:p w14:paraId="19EC5C32" w14:textId="77777777" w:rsidR="00007DF1" w:rsidRDefault="00007DF1" w:rsidP="00007DF1">
      <w:r>
        <w:t xml:space="preserve">When I was a young lawyer, and a newcomer at the Hall of Justice, conversations would sometimes abruptly stop when I walked into a judge’s chambers. I was then a “radical lawyer,” fighting over everything with district attorneys, the </w:t>
      </w:r>
      <w:proofErr w:type="gramStart"/>
      <w:r>
        <w:t>police</w:t>
      </w:r>
      <w:proofErr w:type="gramEnd"/>
      <w:r>
        <w:t xml:space="preserve"> and the judges. In their view, I was not to be trusted.</w:t>
      </w:r>
    </w:p>
    <w:p w14:paraId="1B99ABBB" w14:textId="77777777" w:rsidR="00007DF1" w:rsidRDefault="00007DF1" w:rsidP="00007DF1">
      <w:r>
        <w:t xml:space="preserve">But </w:t>
      </w:r>
      <w:r w:rsidRPr="000A3EF0">
        <w:rPr>
          <w:u w:val="single"/>
        </w:rPr>
        <w:t xml:space="preserve">as decades went by, I became more firmly established within the criminal defense world. I was then allowed to listen to and become part of those conversations in chambers, </w:t>
      </w:r>
      <w:proofErr w:type="gramStart"/>
      <w:r w:rsidRPr="000A3EF0">
        <w:rPr>
          <w:u w:val="single"/>
        </w:rPr>
        <w:t>restaurants</w:t>
      </w:r>
      <w:proofErr w:type="gramEnd"/>
      <w:r w:rsidRPr="000A3EF0">
        <w:rPr>
          <w:u w:val="single"/>
        </w:rPr>
        <w:t xml:space="preserve"> or bars. In those more intimate conversations, the racism was rarely overt, but pervaded us all. It was often merely alluded to, contained in jokes and innuendos. How this implicit bias and racism affects the way the stakeholders in the criminal justice system do their job varies</w:t>
      </w:r>
      <w:r>
        <w:t>; but subtle influences have serious, life-changing consequences for the many people of color feeling the weight of this system of alleged justice.</w:t>
      </w:r>
    </w:p>
    <w:p w14:paraId="715DD5EF" w14:textId="77777777" w:rsidR="00007DF1" w:rsidRDefault="00007DF1" w:rsidP="00007DF1">
      <w:r w:rsidRPr="000A3EF0">
        <w:rPr>
          <w:u w:val="single"/>
        </w:rPr>
        <w:t>A few examples</w:t>
      </w:r>
      <w:r>
        <w:t xml:space="preserve"> I have observed:</w:t>
      </w:r>
    </w:p>
    <w:p w14:paraId="37E52A16" w14:textId="77777777" w:rsidR="00007DF1" w:rsidRPr="000A3EF0" w:rsidRDefault="00007DF1" w:rsidP="00007DF1">
      <w:pPr>
        <w:rPr>
          <w:u w:val="single"/>
        </w:rPr>
      </w:pPr>
      <w:r w:rsidRPr="000A3EF0">
        <w:rPr>
          <w:u w:val="single"/>
        </w:rPr>
        <w:t>A judge’s negative facial gestures at the testimony of a Black witness, letting the jury know he or she is not to be believed or trusted.</w:t>
      </w:r>
    </w:p>
    <w:p w14:paraId="6D8C55FF" w14:textId="77777777" w:rsidR="00007DF1" w:rsidRPr="000A3EF0" w:rsidRDefault="00007DF1" w:rsidP="00007DF1">
      <w:pPr>
        <w:rPr>
          <w:u w:val="single"/>
        </w:rPr>
      </w:pPr>
      <w:r w:rsidRPr="000A3EF0">
        <w:rPr>
          <w:u w:val="single"/>
        </w:rPr>
        <w:t>A district attorney’s attempt to sow doubt about the credibility of a Black witness—never explicitly mentioning race, but clearly suggesting it as a basis to distrust the testimony.</w:t>
      </w:r>
    </w:p>
    <w:p w14:paraId="3BCC06D5" w14:textId="77777777" w:rsidR="00007DF1" w:rsidRDefault="00007DF1" w:rsidP="00007DF1">
      <w:r>
        <w:t>District attorneys’ challenges to Black and brown prospective jurors, with ludicrous non- race-based justifications upheld by judges who know better.</w:t>
      </w:r>
    </w:p>
    <w:p w14:paraId="1D2EE223" w14:textId="77777777" w:rsidR="00007DF1" w:rsidRDefault="00007DF1" w:rsidP="00007DF1">
      <w:r>
        <w:t>A</w:t>
      </w:r>
      <w:r w:rsidRPr="000A3EF0">
        <w:rPr>
          <w:u w:val="single"/>
        </w:rPr>
        <w:t xml:space="preserve"> probation officer’s report finding lack of job history, bad school attendance, and bad performance on probation—all affected by race—as reasons for a higher sentence or the denial of probation</w:t>
      </w:r>
      <w:r>
        <w:t>.</w:t>
      </w:r>
    </w:p>
    <w:p w14:paraId="2AA61A81" w14:textId="77777777" w:rsidR="00007DF1" w:rsidRDefault="00007DF1" w:rsidP="00007DF1">
      <w:r>
        <w:t>Consistently higher punishments for people of color than their white counterparts for the same charges, such as drug possession or theft. These higher punishments lead to felony convictions that affect housing, jobs, marriages for life.</w:t>
      </w:r>
    </w:p>
    <w:p w14:paraId="41538CC6" w14:textId="77777777" w:rsidR="00007DF1" w:rsidRDefault="00007DF1" w:rsidP="00007DF1">
      <w:r w:rsidRPr="000A3EF0">
        <w:rPr>
          <w:u w:val="single"/>
        </w:rPr>
        <w:t>A defendant’s own counsel being visibly uncomfortable or distrusting with their own client or not trusting their witnesses of color</w:t>
      </w:r>
      <w:r>
        <w:t>, leading them to not call the witness to testify or the jurors seeing the lawyers fear of their own client, all leading to assumptions of guilt.</w:t>
      </w:r>
    </w:p>
    <w:p w14:paraId="3D4C4D77" w14:textId="77777777" w:rsidR="00007DF1" w:rsidRPr="000A3EF0" w:rsidRDefault="00007DF1" w:rsidP="00007DF1">
      <w:pPr>
        <w:rPr>
          <w:u w:val="single"/>
        </w:rPr>
      </w:pPr>
      <w:r w:rsidRPr="000A3EF0">
        <w:rPr>
          <w:u w:val="single"/>
        </w:rPr>
        <w:t xml:space="preserve">How this implicit bias and racism impacts Black people ensnared by the criminal justice system is sometimes hard to </w:t>
      </w:r>
      <w:proofErr w:type="gramStart"/>
      <w:r w:rsidRPr="000A3EF0">
        <w:rPr>
          <w:u w:val="single"/>
        </w:rPr>
        <w:t>measure, but</w:t>
      </w:r>
      <w:proofErr w:type="gramEnd"/>
      <w:r w:rsidRPr="000A3EF0">
        <w:rPr>
          <w:u w:val="single"/>
        </w:rPr>
        <w:t xml:space="preserve"> is undoubtedly always negative</w:t>
      </w:r>
      <w:r>
        <w:t xml:space="preserve">. Many of my Black clients are justifiably scared of and have no faith in our system of justice. </w:t>
      </w:r>
      <w:r w:rsidRPr="000A3EF0">
        <w:rPr>
          <w:u w:val="single"/>
        </w:rPr>
        <w:t>The Hall of Justice is to them a hall of injustice, of horrors, and of false promises.</w:t>
      </w:r>
    </w:p>
    <w:p w14:paraId="33449749" w14:textId="77777777" w:rsidR="00007DF1" w:rsidRDefault="00007DF1" w:rsidP="00007DF1">
      <w:r w:rsidRPr="000A3EF0">
        <w:rPr>
          <w:u w:val="single"/>
        </w:rPr>
        <w:t>My anger and frustration at this racism and lack of justice have caused me at times to be disillusioned, making me want to scream at judges and prosecutors;</w:t>
      </w:r>
      <w:r>
        <w:t xml:space="preserve"> my refusal to scream, to call out what I know to be true, has at times caused me to doubt myself, and my motives, and made me want to abandon the profession that I see as my calling.</w:t>
      </w:r>
    </w:p>
    <w:p w14:paraId="696CA92D" w14:textId="77777777" w:rsidR="00007DF1" w:rsidRPr="000A3EF0" w:rsidRDefault="00007DF1" w:rsidP="00007DF1">
      <w:pPr>
        <w:rPr>
          <w:u w:val="single"/>
        </w:rPr>
      </w:pPr>
      <w:r w:rsidRPr="000A3EF0">
        <w:rPr>
          <w:u w:val="single"/>
        </w:rPr>
        <w:lastRenderedPageBreak/>
        <w:t>Today I feel hopeful that we are rising as a nation to say police violence against Black people must end. But the equally big challenge is how we can make our entire justice system just for all people.</w:t>
      </w:r>
    </w:p>
    <w:p w14:paraId="08A32580" w14:textId="77777777" w:rsidR="00007DF1" w:rsidRDefault="00007DF1" w:rsidP="00007DF1">
      <w:r w:rsidRPr="000A3EF0">
        <w:rPr>
          <w:u w:val="single"/>
        </w:rPr>
        <w:t>There have been positive changes</w:t>
      </w:r>
      <w:r>
        <w:t>, including:</w:t>
      </w:r>
    </w:p>
    <w:p w14:paraId="75E26687" w14:textId="77777777" w:rsidR="00007DF1" w:rsidRDefault="00007DF1" w:rsidP="00007DF1">
      <w:r w:rsidRPr="000A3EF0">
        <w:rPr>
          <w:u w:val="single"/>
        </w:rPr>
        <w:t>Ending cash bail, which disproportionately impacts communities of color</w:t>
      </w:r>
      <w:r>
        <w:t>.</w:t>
      </w:r>
    </w:p>
    <w:p w14:paraId="098450BE" w14:textId="77777777" w:rsidR="00007DF1" w:rsidRDefault="00007DF1" w:rsidP="00007DF1">
      <w:r>
        <w:t>Electing progressive district attorneys who hire young people of color and end policies that contribute to mass incarceration of people of color.</w:t>
      </w:r>
    </w:p>
    <w:p w14:paraId="341A3AB4" w14:textId="77777777" w:rsidR="00007DF1" w:rsidRPr="000A3EF0" w:rsidRDefault="00007DF1" w:rsidP="00007DF1">
      <w:pPr>
        <w:rPr>
          <w:u w:val="single"/>
        </w:rPr>
      </w:pPr>
      <w:r w:rsidRPr="000A3EF0">
        <w:rPr>
          <w:u w:val="single"/>
        </w:rPr>
        <w:t>Police chiefs, past and present, pushing for reform in training and hiring, are more willing to fire violent and racist officers, and challenge the power of police unions that defend these violent and racist cops.</w:t>
      </w:r>
    </w:p>
    <w:p w14:paraId="6D4ACF46" w14:textId="77777777" w:rsidR="00007DF1" w:rsidRDefault="00007DF1" w:rsidP="00007DF1">
      <w:r>
        <w:t>Progressive young lawyers of color running for and winning judge seats.</w:t>
      </w:r>
    </w:p>
    <w:p w14:paraId="69FE9FFF" w14:textId="77777777" w:rsidR="00007DF1" w:rsidRDefault="00007DF1" w:rsidP="00007DF1">
      <w:r w:rsidRPr="000A3EF0">
        <w:rPr>
          <w:u w:val="single"/>
        </w:rPr>
        <w:t>Decriminalizing some drug crimes and removing from a person’s record felony convictions that can</w:t>
      </w:r>
      <w:r>
        <w:t xml:space="preserve"> </w:t>
      </w:r>
      <w:r w:rsidRPr="000A3EF0">
        <w:rPr>
          <w:u w:val="single"/>
        </w:rPr>
        <w:t xml:space="preserve">destroy his </w:t>
      </w:r>
      <w:proofErr w:type="gramStart"/>
      <w:r w:rsidRPr="000A3EF0">
        <w:rPr>
          <w:u w:val="single"/>
        </w:rPr>
        <w:t>future, and</w:t>
      </w:r>
      <w:proofErr w:type="gramEnd"/>
      <w:r w:rsidRPr="000A3EF0">
        <w:rPr>
          <w:u w:val="single"/>
        </w:rPr>
        <w:t xml:space="preserve"> giving ex-felons back their right to vote.</w:t>
      </w:r>
    </w:p>
    <w:p w14:paraId="684CE54E" w14:textId="77777777" w:rsidR="00007DF1" w:rsidRDefault="00007DF1" w:rsidP="00007DF1">
      <w:r w:rsidRPr="000A3EF0">
        <w:rPr>
          <w:u w:val="single"/>
        </w:rPr>
        <w:t xml:space="preserve">Yet the poison of racism runs so deep in our society that such changes will not be enough to create the non-racist criminal justice system that we need. My hope is that the youth marching in our streets will become our next judges, prosecutors, </w:t>
      </w:r>
      <w:proofErr w:type="gramStart"/>
      <w:r w:rsidRPr="000A3EF0">
        <w:rPr>
          <w:u w:val="single"/>
        </w:rPr>
        <w:t>lawyers</w:t>
      </w:r>
      <w:proofErr w:type="gramEnd"/>
      <w:r w:rsidRPr="000A3EF0">
        <w:rPr>
          <w:u w:val="single"/>
        </w:rPr>
        <w:t xml:space="preserve"> and jurors. Maybe they will find a way to honestly address the evil that persists in a country founded on slavery</w:t>
      </w:r>
      <w:r>
        <w:t>—something my generation has been unable to accomplish.</w:t>
      </w:r>
    </w:p>
    <w:p w14:paraId="6905E236" w14:textId="77777777" w:rsidR="00007DF1" w:rsidRPr="000A3EF0" w:rsidRDefault="00007DF1" w:rsidP="00007DF1">
      <w:pPr>
        <w:rPr>
          <w:u w:val="single"/>
        </w:rPr>
      </w:pPr>
      <w:r w:rsidRPr="000A3EF0">
        <w:rPr>
          <w:u w:val="single"/>
        </w:rPr>
        <w:t xml:space="preserve">The police </w:t>
      </w:r>
      <w:proofErr w:type="gramStart"/>
      <w:r w:rsidRPr="000A3EF0">
        <w:rPr>
          <w:u w:val="single"/>
        </w:rPr>
        <w:t>are a reflection of</w:t>
      </w:r>
      <w:proofErr w:type="gramEnd"/>
      <w:r w:rsidRPr="000A3EF0">
        <w:rPr>
          <w:u w:val="single"/>
        </w:rPr>
        <w:t xml:space="preserve"> the majority culture and what this culture demands from our police</w:t>
      </w:r>
      <w:r>
        <w:t xml:space="preserve">. We </w:t>
      </w:r>
      <w:proofErr w:type="gramStart"/>
      <w:r>
        <w:t>have to</w:t>
      </w:r>
      <w:proofErr w:type="gramEnd"/>
      <w:r>
        <w:t xml:space="preserve"> change, as the police themselves will not. Looking back at 45 years in the trenches of our criminal justice system</w:t>
      </w:r>
      <w:r w:rsidRPr="000A3EF0">
        <w:rPr>
          <w:u w:val="single"/>
        </w:rPr>
        <w:t>, I had become cynical over the possibility for real change, but looking at the people marching in our streets over the last weeks, I have begun to feel hope that we can move toward a more just system of justice.</w:t>
      </w:r>
    </w:p>
    <w:p w14:paraId="21C41BA5" w14:textId="77777777" w:rsidR="00007DF1" w:rsidRDefault="00007DF1" w:rsidP="00007DF1">
      <w:pPr>
        <w:pStyle w:val="Heading4"/>
      </w:pPr>
      <w:r>
        <w:t xml:space="preserve">Criminal justice reforms are useless without addressing the core issue of racial bias and racial disparities in the criminal justice system </w:t>
      </w:r>
    </w:p>
    <w:p w14:paraId="7B653D3D" w14:textId="77777777" w:rsidR="00007DF1" w:rsidRPr="00C91164" w:rsidRDefault="00007DF1" w:rsidP="00007DF1">
      <w:pPr>
        <w:rPr>
          <w:rStyle w:val="Style13ptBold"/>
        </w:rPr>
      </w:pPr>
      <w:r w:rsidRPr="00C91164">
        <w:rPr>
          <w:rStyle w:val="Style13ptBold"/>
        </w:rPr>
        <w:t>Balko</w:t>
      </w:r>
      <w:r>
        <w:rPr>
          <w:rStyle w:val="Style13ptBold"/>
        </w:rPr>
        <w:t>,</w:t>
      </w:r>
      <w:r w:rsidRPr="00C91164">
        <w:rPr>
          <w:rStyle w:val="Style13ptBold"/>
        </w:rPr>
        <w:t xml:space="preserve"> Washington </w:t>
      </w:r>
      <w:r>
        <w:rPr>
          <w:rStyle w:val="Style13ptBold"/>
        </w:rPr>
        <w:t>P</w:t>
      </w:r>
      <w:r w:rsidRPr="00C91164">
        <w:rPr>
          <w:rStyle w:val="Style13ptBold"/>
        </w:rPr>
        <w:t>ost</w:t>
      </w:r>
      <w:r>
        <w:rPr>
          <w:rStyle w:val="Style13ptBold"/>
        </w:rPr>
        <w:t xml:space="preserve"> opinion columnist,</w:t>
      </w:r>
      <w:r w:rsidRPr="00C91164">
        <w:rPr>
          <w:rStyle w:val="Style13ptBold"/>
        </w:rPr>
        <w:t xml:space="preserve"> 6-20-20  </w:t>
      </w:r>
    </w:p>
    <w:p w14:paraId="75EB451E" w14:textId="77777777" w:rsidR="00007DF1" w:rsidRPr="007718BC" w:rsidRDefault="00007DF1" w:rsidP="00007DF1">
      <w:pPr>
        <w:rPr>
          <w:b/>
          <w:bCs/>
          <w:sz w:val="26"/>
        </w:rPr>
      </w:pPr>
      <w:r w:rsidRPr="00C91164">
        <w:t>(</w:t>
      </w:r>
      <w:r w:rsidRPr="00304C4C">
        <w:t>Radley</w:t>
      </w:r>
      <w:r>
        <w:t xml:space="preserve">, 6-24-20, Washington Post, “Both parties’ police reform bills are underwhelming. Here’s why.”, </w:t>
      </w:r>
      <w:hyperlink r:id="rId27" w:history="1">
        <w:r w:rsidRPr="00E33944">
          <w:rPr>
            <w:rStyle w:val="Hyperlink"/>
          </w:rPr>
          <w:t>https://www.washingtonpost.com/opinions/2020/06/24/both-parties-police-reform-bills-are-underwhelming-heres-why/?itid=ap_radleybalko</w:t>
        </w:r>
      </w:hyperlink>
      <w:r>
        <w:t xml:space="preserve"> / Accessed 6-30-2020/WY</w:t>
      </w:r>
      <w:r w:rsidRPr="00304C4C">
        <w:t>)</w:t>
      </w:r>
    </w:p>
    <w:p w14:paraId="5DC788C2" w14:textId="77777777" w:rsidR="00007DF1" w:rsidRPr="00A05DA8" w:rsidRDefault="00007DF1" w:rsidP="00007DF1">
      <w:pPr>
        <w:rPr>
          <w:u w:val="single"/>
        </w:rPr>
      </w:pPr>
      <w:r w:rsidRPr="00A05DA8">
        <w:rPr>
          <w:u w:val="single"/>
        </w:rPr>
        <w:t>The police killings of George Floyd and Breonna Taylor, and the subsequent protests over police brutality have created an incredibly fertile political environment for fundamentally changing policing in America</w:t>
      </w:r>
      <w:r>
        <w:t xml:space="preserve">. Polls show more Americans support police reform than at any time in years. </w:t>
      </w:r>
      <w:r w:rsidRPr="00A05DA8">
        <w:rPr>
          <w:u w:val="single"/>
        </w:rPr>
        <w:t>But competing bills recently introduced in the House by the Democrats and the Senate by the Republicans aren’t seizing this moment so much as gently taking it by the hand and asking in hushed tones if it would like to come along.</w:t>
      </w:r>
    </w:p>
    <w:p w14:paraId="4AD653DE" w14:textId="77777777" w:rsidR="00007DF1" w:rsidRPr="00A05DA8" w:rsidRDefault="00007DF1" w:rsidP="00007DF1">
      <w:pPr>
        <w:rPr>
          <w:u w:val="single"/>
        </w:rPr>
      </w:pPr>
      <w:r w:rsidRPr="00A05DA8">
        <w:rPr>
          <w:u w:val="single"/>
        </w:rPr>
        <w:t>Both promise hundreds of millions of dollars in new federal funding to state and local police for implementing specific reforms and cut</w:t>
      </w:r>
      <w:r>
        <w:t xml:space="preserve">s (somewhat significant for the Democrats, mostly modest for the Republicans) for failing to do so. </w:t>
      </w:r>
      <w:r w:rsidRPr="00A05DA8">
        <w:rPr>
          <w:u w:val="single"/>
        </w:rPr>
        <w:t>But the reforms themselves are tepid.</w:t>
      </w:r>
    </w:p>
    <w:p w14:paraId="1B5C39E0" w14:textId="77777777" w:rsidR="00007DF1" w:rsidRDefault="00007DF1" w:rsidP="00007DF1">
      <w:r w:rsidRPr="00A05DA8">
        <w:rPr>
          <w:u w:val="single"/>
        </w:rPr>
        <w:lastRenderedPageBreak/>
        <w:t xml:space="preserve">The Republican bill places no restrictions on the dangerous practice of no-knock raids. Instead, it asks that states collect data. The Democratic bill bars the use of no-knock warrants for federal drug investigations and cuts funding for any state or local jurisdiction that </w:t>
      </w:r>
      <w:proofErr w:type="gramStart"/>
      <w:r w:rsidRPr="00A05DA8">
        <w:rPr>
          <w:u w:val="single"/>
        </w:rPr>
        <w:t>doesn’t</w:t>
      </w:r>
      <w:proofErr w:type="gramEnd"/>
      <w:r w:rsidRPr="00A05DA8">
        <w:rPr>
          <w:u w:val="single"/>
        </w:rPr>
        <w:t xml:space="preserve"> do the same. But the Democrats’ bill requires only that police officers execute drug warrants “only after providing notice of his or her authority and purpose.” This “knock and announce” requirement is all but meaningless if you know that police officers frequently do so either simultaneous with or just seconds before entering</w:t>
      </w:r>
      <w:r>
        <w:t>. (The cops who killed Taylor, for example, claimed they did knock and announce.) A truly meaningful reform would go further and bar any forced entry into a private residence unless the police have reason to suspect someone inside presents an imminent threat to others, such as an active shooter, a kidnapping or a robbery in progress.</w:t>
      </w:r>
    </w:p>
    <w:p w14:paraId="3C251221" w14:textId="77777777" w:rsidR="00007DF1" w:rsidRPr="00A05DA8" w:rsidRDefault="00007DF1" w:rsidP="00007DF1">
      <w:pPr>
        <w:rPr>
          <w:u w:val="single"/>
        </w:rPr>
      </w:pPr>
      <w:r w:rsidRPr="00A05DA8">
        <w:rPr>
          <w:u w:val="single"/>
        </w:rPr>
        <w:t>Neither bill satisfactorily provides for changing the current reality that bad cops are rarely held accountable. Derek Chauvin, the officer who knelt on Floyd’s neck, had 17 misconduct complaints in 18 years. He received only two letters of reprimand. The New York Times reported that since 2012, the Minneapolis Police Department received over 2,600 civilian complaints of police misconduct. Just 12 were upheld. This is consistent with other surveys of police departments across the country.</w:t>
      </w:r>
    </w:p>
    <w:p w14:paraId="753547F6" w14:textId="77777777" w:rsidR="00007DF1" w:rsidRDefault="00007DF1" w:rsidP="00007DF1">
      <w:r w:rsidRPr="00A05DA8">
        <w:rPr>
          <w:u w:val="single"/>
        </w:rPr>
        <w:t xml:space="preserve">Both bills do create national registries of police misconduct and require police agencies to check a potential new hire against the registry. But the Republican bill allows the registry to be accessed only by law enforcement officials. Barring the public from accessing the registry does little for transparency or accountability. The Democrats’ bill does make the registry public but, like the GOP bill, </w:t>
      </w:r>
      <w:proofErr w:type="gramStart"/>
      <w:r w:rsidRPr="00A05DA8">
        <w:rPr>
          <w:u w:val="single"/>
        </w:rPr>
        <w:t>doesn’t</w:t>
      </w:r>
      <w:proofErr w:type="gramEnd"/>
      <w:r w:rsidRPr="00A05DA8">
        <w:rPr>
          <w:u w:val="single"/>
        </w:rPr>
        <w:t xml:space="preserve"> sanction police departments who check a potential new hire against the registry, find a history of misconduct and hire the officer anyway. A better bill would also include in the registry those officers found to have lied under oath, in police reports or in court, by prosecutors, internal affairs departments or appellate courts.</w:t>
      </w:r>
    </w:p>
    <w:p w14:paraId="1816AF9E" w14:textId="77777777" w:rsidR="00007DF1" w:rsidRDefault="00007DF1" w:rsidP="00007DF1">
      <w:r w:rsidRPr="00A05DA8">
        <w:rPr>
          <w:u w:val="single"/>
        </w:rPr>
        <w:t>The Democratic bill does provide funds for local police to set up independent bodies to investigate police abuse and deaths in police custody</w:t>
      </w:r>
      <w:r>
        <w:t xml:space="preserve">. But it </w:t>
      </w:r>
      <w:proofErr w:type="gramStart"/>
      <w:r>
        <w:t>doesn’t</w:t>
      </w:r>
      <w:proofErr w:type="gramEnd"/>
      <w:r>
        <w:t xml:space="preserve"> mandate such bodies even for federal police agencies. Moreover, the list of acceptable investigative bodies that would be eligible for the grant include other police agencies. </w:t>
      </w:r>
      <w:r w:rsidRPr="00A05DA8">
        <w:rPr>
          <w:u w:val="single"/>
        </w:rPr>
        <w:t xml:space="preserve">As </w:t>
      </w:r>
      <w:proofErr w:type="gramStart"/>
      <w:r w:rsidRPr="00A05DA8">
        <w:rPr>
          <w:u w:val="single"/>
        </w:rPr>
        <w:t>we’ve</w:t>
      </w:r>
      <w:proofErr w:type="gramEnd"/>
      <w:r w:rsidRPr="00A05DA8">
        <w:rPr>
          <w:u w:val="single"/>
        </w:rPr>
        <w:t xml:space="preserve"> seen in states such as South Carolina and Georgia, cops tend to rubber-stamp misconduct by other cops</w:t>
      </w:r>
      <w:r>
        <w:t xml:space="preserve">. </w:t>
      </w:r>
      <w:r w:rsidRPr="00A05DA8">
        <w:rPr>
          <w:u w:val="single"/>
        </w:rPr>
        <w:t>This sort of “oversight” tends to provide the gloss of thorough scrutiny with little actual scrutiny, which is often worse than no scrutiny at all</w:t>
      </w:r>
      <w:r>
        <w:t>. The Republican bill merely calls for a study of review boards.</w:t>
      </w:r>
    </w:p>
    <w:p w14:paraId="395BEEA1" w14:textId="77777777" w:rsidR="00007DF1" w:rsidRDefault="00007DF1" w:rsidP="00007DF1">
      <w:r w:rsidRPr="00A05DA8">
        <w:rPr>
          <w:u w:val="single"/>
        </w:rPr>
        <w:t xml:space="preserve">When it comes to constitutional rights, the Democrats’ bill does end federal qualified immunity, which has often protected police officers from civil lawsuits. It’s probably the most significant item in either bill </w:t>
      </w:r>
      <w:proofErr w:type="gramStart"/>
      <w:r w:rsidRPr="00A05DA8">
        <w:rPr>
          <w:u w:val="single"/>
        </w:rPr>
        <w:t>and</w:t>
      </w:r>
      <w:proofErr w:type="gramEnd"/>
      <w:r w:rsidRPr="00A05DA8">
        <w:rPr>
          <w:u w:val="single"/>
        </w:rPr>
        <w:t xml:space="preserve"> one of the few areas in which Congress could actually bring some real accountability to policing</w:t>
      </w:r>
      <w:r>
        <w:t xml:space="preserve">. Unfortunately, Republicans have explicitly said </w:t>
      </w:r>
      <w:proofErr w:type="gramStart"/>
      <w:r>
        <w:t>there’s</w:t>
      </w:r>
      <w:proofErr w:type="gramEnd"/>
      <w:r>
        <w:t xml:space="preserve"> no chance it will pass the Senate.</w:t>
      </w:r>
    </w:p>
    <w:p w14:paraId="16DE731A" w14:textId="77777777" w:rsidR="00007DF1" w:rsidRDefault="00007DF1" w:rsidP="00007DF1">
      <w:r w:rsidRPr="00A05DA8">
        <w:rPr>
          <w:u w:val="single"/>
        </w:rPr>
        <w:t>There are lots of other areas where Congress has the power for substantive change that neither bill addresses</w:t>
      </w:r>
      <w:r>
        <w:t xml:space="preserve">. For example, </w:t>
      </w:r>
      <w:r w:rsidRPr="00A05DA8">
        <w:rPr>
          <w:u w:val="single"/>
        </w:rPr>
        <w:t>Congress could lower the high hurdle plaintiffs must clear to file a Monell claim —</w:t>
      </w:r>
      <w:r>
        <w:t xml:space="preserve"> a lawsuit alleging that a police department’s culture, </w:t>
      </w:r>
      <w:proofErr w:type="gramStart"/>
      <w:r>
        <w:t>policies</w:t>
      </w:r>
      <w:proofErr w:type="gramEnd"/>
      <w:r>
        <w:t xml:space="preserve"> or training are so lacking that misconduct and constitutional violations are inevitable.</w:t>
      </w:r>
    </w:p>
    <w:p w14:paraId="6EF27366" w14:textId="77777777" w:rsidR="00007DF1" w:rsidRDefault="00007DF1" w:rsidP="00007DF1">
      <w:r w:rsidRPr="00A05DA8">
        <w:rPr>
          <w:u w:val="single"/>
        </w:rPr>
        <w:t>Congress could also end the equitable sharing program,</w:t>
      </w:r>
      <w:r>
        <w:t xml:space="preserve"> where police departments can get around state restrictions on civil asset forfeiture simply by partnering with a federal law enforcement agency. </w:t>
      </w:r>
      <w:r w:rsidRPr="00A05DA8">
        <w:rPr>
          <w:u w:val="single"/>
        </w:rPr>
        <w:t xml:space="preserve">They could also set up civilian review boards for federal police agencies such as the Drug Enforcement </w:t>
      </w:r>
      <w:r w:rsidRPr="00A05DA8">
        <w:rPr>
          <w:u w:val="single"/>
        </w:rPr>
        <w:lastRenderedPageBreak/>
        <w:t xml:space="preserve">Administration or Immigration and Customs Enforcement. They could end the practice of federal sting operations that lure people into crimes they otherwise </w:t>
      </w:r>
      <w:proofErr w:type="gramStart"/>
      <w:r w:rsidRPr="00A05DA8">
        <w:rPr>
          <w:u w:val="single"/>
        </w:rPr>
        <w:t>wouldn’t</w:t>
      </w:r>
      <w:proofErr w:type="gramEnd"/>
      <w:r w:rsidRPr="00A05DA8">
        <w:rPr>
          <w:u w:val="single"/>
        </w:rPr>
        <w:t xml:space="preserve"> have committed, a practice that disproportionately affects minorities.</w:t>
      </w:r>
    </w:p>
    <w:p w14:paraId="664210C8" w14:textId="77777777" w:rsidR="00007DF1" w:rsidRPr="00A05DA8" w:rsidRDefault="00007DF1" w:rsidP="00007DF1">
      <w:pPr>
        <w:rPr>
          <w:u w:val="single"/>
        </w:rPr>
      </w:pPr>
      <w:r w:rsidRPr="00A05DA8">
        <w:rPr>
          <w:u w:val="single"/>
        </w:rPr>
        <w:t>And Congress could revive and codify the “provocation rule,” which states that if a police officer’s interaction with someone escalates to the point where the officer uses force resulting in death or serious injury, and the officer is responsible for the escalation, the officer is liable for the citizen’s injuries, even if by the time the officer deployed force, the force itself was justifiable.</w:t>
      </w:r>
    </w:p>
    <w:p w14:paraId="0F8AA4E5" w14:textId="77777777" w:rsidR="00007DF1" w:rsidRPr="00A05DA8" w:rsidRDefault="00007DF1" w:rsidP="00007DF1">
      <w:pPr>
        <w:rPr>
          <w:u w:val="single"/>
        </w:rPr>
      </w:pPr>
      <w:r w:rsidRPr="00A05DA8">
        <w:rPr>
          <w:u w:val="single"/>
        </w:rPr>
        <w:t>A truly visionary bill would look at ways we could shrink the footprint of policing.</w:t>
      </w:r>
      <w:r>
        <w:t xml:space="preserve"> Violence intervention groups such as Cure Violence have a proven track record in bringing down homicide rates in the communities where they work. Congress should fund them. Using federal highway spending as leverage, </w:t>
      </w:r>
      <w:r w:rsidRPr="00A05DA8">
        <w:rPr>
          <w:u w:val="single"/>
        </w:rPr>
        <w:t>lawmakers could commission a study looking at ways to minimize police-motorist interaction by, say, relying less on traffic laws and more on engineering and highway design. This could mitigate problems such as racial profiling, pretextual stops, racial disparities in roadside searches, altercations that stem from traffic stops — all major sources of tension between police and marginalized communities.</w:t>
      </w:r>
    </w:p>
    <w:p w14:paraId="54E4AFAB" w14:textId="77777777" w:rsidR="00007DF1" w:rsidRDefault="00007DF1" w:rsidP="00007DF1">
      <w:proofErr w:type="gramStart"/>
      <w:r w:rsidRPr="00A05DA8">
        <w:rPr>
          <w:u w:val="single"/>
        </w:rPr>
        <w:t>It’s</w:t>
      </w:r>
      <w:proofErr w:type="gramEnd"/>
      <w:r w:rsidRPr="00A05DA8">
        <w:rPr>
          <w:u w:val="single"/>
        </w:rPr>
        <w:t xml:space="preserve"> hard to overstate the importance of this moment and how revolutionary it could be. The idea that ending qualified immunity would have widespread support was unthinkable just weeks ago. But lawmakers know how easy it can be to exploit the fear of crime</w:t>
      </w:r>
      <w:r>
        <w:t>. Consequently, when it comes to rolling back the carceral state, Congress remains quite comfortable with leading from behind.</w:t>
      </w:r>
    </w:p>
    <w:p w14:paraId="64342217" w14:textId="77777777" w:rsidR="00007DF1" w:rsidRPr="000C7653" w:rsidRDefault="00007DF1" w:rsidP="00007DF1"/>
    <w:p w14:paraId="3F0CA692" w14:textId="77777777" w:rsidR="00007DF1" w:rsidRDefault="00007DF1" w:rsidP="00007DF1">
      <w:pPr>
        <w:pStyle w:val="Heading3"/>
      </w:pPr>
      <w:r w:rsidRPr="00AB6C3C">
        <w:lastRenderedPageBreak/>
        <w:t>Alt Causes – No Death Penalty Solvency</w:t>
      </w:r>
    </w:p>
    <w:p w14:paraId="635EFD30" w14:textId="77777777" w:rsidR="00007DF1" w:rsidRDefault="00007DF1" w:rsidP="00007DF1">
      <w:pPr>
        <w:pStyle w:val="Heading4"/>
      </w:pPr>
      <w:r>
        <w:t xml:space="preserve">Forensic Science reform </w:t>
      </w:r>
      <w:proofErr w:type="gramStart"/>
      <w:r>
        <w:t>can’t</w:t>
      </w:r>
      <w:proofErr w:type="gramEnd"/>
      <w:r>
        <w:t xml:space="preserve"> solve wrongful executions – 8 warrants.</w:t>
      </w:r>
    </w:p>
    <w:p w14:paraId="4E240596" w14:textId="77777777" w:rsidR="00007DF1" w:rsidRDefault="00007DF1" w:rsidP="00007DF1">
      <w:pPr>
        <w:rPr>
          <w:rStyle w:val="Style13ptBold"/>
        </w:rPr>
      </w:pPr>
      <w:r>
        <w:rPr>
          <w:rStyle w:val="Style13ptBold"/>
        </w:rPr>
        <w:t>Cooley, Innocence Project staff attorney 07</w:t>
      </w:r>
    </w:p>
    <w:p w14:paraId="56F71B97" w14:textId="77777777" w:rsidR="00007DF1" w:rsidRPr="00AC7419" w:rsidRDefault="00007DF1" w:rsidP="00007DF1">
      <w:pPr>
        <w:rPr>
          <w:sz w:val="24"/>
          <w:szCs w:val="18"/>
        </w:rPr>
      </w:pPr>
      <w:r>
        <w:rPr>
          <w:rStyle w:val="Style13ptBold"/>
          <w:b w:val="0"/>
          <w:bCs w:val="0"/>
          <w:sz w:val="24"/>
          <w:szCs w:val="18"/>
        </w:rPr>
        <w:t xml:space="preserve">(Craig M., Spring 2007 </w:t>
      </w:r>
      <w:r w:rsidRPr="00AC7419">
        <w:rPr>
          <w:rStyle w:val="ssit"/>
          <w:rFonts w:cs="Helvetica"/>
          <w:i/>
          <w:iCs/>
          <w:color w:val="373739"/>
          <w:sz w:val="24"/>
          <w:szCs w:val="24"/>
          <w:bdr w:val="none" w:sz="0" w:space="0" w:color="auto" w:frame="1"/>
          <w:shd w:val="clear" w:color="auto" w:fill="FFFFFF"/>
        </w:rPr>
        <w:t>George Mason University Civil Rights Law Journal, 17, </w:t>
      </w:r>
      <w:r w:rsidRPr="00AC7419">
        <w:rPr>
          <w:rFonts w:cs="Helvetica"/>
          <w:color w:val="373739"/>
          <w:sz w:val="24"/>
          <w:szCs w:val="24"/>
          <w:shd w:val="clear" w:color="auto" w:fill="FFFFFF"/>
        </w:rPr>
        <w:t>299</w:t>
      </w:r>
      <w:r>
        <w:rPr>
          <w:rFonts w:cs="Helvetica"/>
          <w:color w:val="373739"/>
          <w:sz w:val="21"/>
          <w:szCs w:val="21"/>
          <w:shd w:val="clear" w:color="auto" w:fill="FFFFFF"/>
        </w:rPr>
        <w:t>. </w:t>
      </w:r>
      <w:r>
        <w:rPr>
          <w:rStyle w:val="Style13ptBold"/>
          <w:b w:val="0"/>
          <w:bCs w:val="0"/>
          <w:sz w:val="24"/>
          <w:szCs w:val="18"/>
        </w:rPr>
        <w:t xml:space="preserve"> “FORENSIC SCIENCE AND CAPITAL PUNISHMENT REFORM: AN "INTELLECTUALLY HONEST" ASSESSMENT”</w:t>
      </w:r>
      <w:proofErr w:type="gramStart"/>
      <w:r>
        <w:rPr>
          <w:rStyle w:val="Style13ptBold"/>
          <w:b w:val="0"/>
          <w:bCs w:val="0"/>
          <w:sz w:val="24"/>
          <w:szCs w:val="18"/>
        </w:rPr>
        <w:t>, ,</w:t>
      </w:r>
      <w:proofErr w:type="gramEnd"/>
      <w:r>
        <w:rPr>
          <w:rStyle w:val="Style13ptBold"/>
          <w:b w:val="0"/>
          <w:bCs w:val="0"/>
          <w:sz w:val="24"/>
          <w:szCs w:val="18"/>
        </w:rPr>
        <w:t xml:space="preserve"> Retrieved from Nexis Uni, accessed 6/25/20, zC)</w:t>
      </w:r>
    </w:p>
    <w:p w14:paraId="60EA505D" w14:textId="77777777" w:rsidR="00007DF1" w:rsidRDefault="00007DF1" w:rsidP="00007DF1">
      <w:r>
        <w:t xml:space="preserve">To gauge the utility and/or shortcomings of the Council Members' report, Joseph Hoffman, co-chair of Governor Romney's Council on Capital Punishment and Indiana University law professor, brought together some of the brightest and most experienced legal and forensic practitioners to discuss the Council Members' recommendations during the fall of 2004. The conference consisted of four different panels which examined various issues such as: death eligibility, capital juries, the role of scientific evidence, and post-conviction review. </w:t>
      </w:r>
      <w:proofErr w:type="gramStart"/>
      <w:r>
        <w:t>The  [</w:t>
      </w:r>
      <w:proofErr w:type="gramEnd"/>
      <w:r>
        <w:t>*303]  scientific evidence panel consisted of Dr. Frederick R. Bieber, 16 Dr. Carl M. Selavka, 17 Jeffrey Pokorak, 18 and the author of this Article.</w:t>
      </w:r>
    </w:p>
    <w:p w14:paraId="1819D7D4" w14:textId="77777777" w:rsidR="00007DF1" w:rsidRDefault="00007DF1" w:rsidP="00007DF1">
      <w:r>
        <w:t>During the panel discussion, the author focused on several issues supporting his thesis t</w:t>
      </w:r>
      <w:r w:rsidRPr="00DA51D7">
        <w:rPr>
          <w:rStyle w:val="StyleUnderline"/>
        </w:rPr>
        <w:t>hat the forensic science system cannot presently rehabilitate the death penalty in Massachusetts (or elsewhere, for that matter).</w:t>
      </w:r>
      <w:r>
        <w:t xml:space="preserve"> The author specifically highlighted the following problems: </w:t>
      </w:r>
      <w:r w:rsidRPr="00DA51D7">
        <w:rPr>
          <w:b/>
          <w:bCs/>
        </w:rPr>
        <w:t>1</w:t>
      </w:r>
      <w:r w:rsidRPr="00DA51D7">
        <w:rPr>
          <w:rStyle w:val="StyleUnderline"/>
        </w:rPr>
        <w:t xml:space="preserve">) the numerous crime lab problems; </w:t>
      </w:r>
      <w:r w:rsidRPr="00DA51D7">
        <w:rPr>
          <w:rStyle w:val="StyleUnderline"/>
          <w:bCs/>
        </w:rPr>
        <w:t>2</w:t>
      </w:r>
      <w:r w:rsidRPr="00DA51D7">
        <w:rPr>
          <w:rStyle w:val="StyleUnderline"/>
        </w:rPr>
        <w:t xml:space="preserve">) the increasing number of wrongful or overturned convictions where forensic science played a significant role; </w:t>
      </w:r>
      <w:r w:rsidRPr="00DA51D7">
        <w:rPr>
          <w:rStyle w:val="StyleUnderline"/>
          <w:bCs/>
        </w:rPr>
        <w:t>3</w:t>
      </w:r>
      <w:r w:rsidRPr="00DA51D7">
        <w:rPr>
          <w:rStyle w:val="StyleUnderline"/>
        </w:rPr>
        <w:t xml:space="preserve">) the mounting evidence suggesting that forensic examiners are not adequately trained and how scientific incompetence produced injustices; </w:t>
      </w:r>
      <w:r w:rsidRPr="00DA51D7">
        <w:rPr>
          <w:rStyle w:val="StyleUnderline"/>
          <w:bCs/>
        </w:rPr>
        <w:t>4</w:t>
      </w:r>
      <w:r w:rsidRPr="00DA51D7">
        <w:rPr>
          <w:rStyle w:val="StyleUnderline"/>
        </w:rPr>
        <w:t xml:space="preserve">) the lack of science in forensic science (i.e., certain techniques such as fingerprinting are not based on legitimate scientific principles); </w:t>
      </w:r>
      <w:r w:rsidRPr="00DA51D7">
        <w:rPr>
          <w:rStyle w:val="StyleUnderline"/>
          <w:bCs/>
        </w:rPr>
        <w:t>5</w:t>
      </w:r>
      <w:r w:rsidRPr="00DA51D7">
        <w:rPr>
          <w:rStyle w:val="StyleUnderline"/>
        </w:rPr>
        <w:t xml:space="preserve">) Governor Romney's affinity for forensic science was most likely affected by the "CSI-effect" and the work of the numerous Innocence Projects across the country; 19 </w:t>
      </w:r>
      <w:r w:rsidRPr="00DA51D7">
        <w:rPr>
          <w:rStyle w:val="StyleUnderline"/>
          <w:bCs/>
        </w:rPr>
        <w:t>6</w:t>
      </w:r>
      <w:r w:rsidRPr="00DA51D7">
        <w:rPr>
          <w:rStyle w:val="StyleUnderline"/>
        </w:rPr>
        <w:t xml:space="preserve">) the lack of preventative measures in forensic science which account for and minimize observer effects (i.e., subconscious effects on the examiner); </w:t>
      </w:r>
      <w:r w:rsidRPr="00DA51D7">
        <w:rPr>
          <w:rStyle w:val="StyleUnderline"/>
          <w:bCs/>
        </w:rPr>
        <w:t>7</w:t>
      </w:r>
      <w:r w:rsidRPr="00DA51D7">
        <w:rPr>
          <w:rStyle w:val="StyleUnderline"/>
        </w:rPr>
        <w:t xml:space="preserve">) how the standardless and highly subjective nature of forensic examinations renders them very susceptible to an assortment of errors, particularly those caused by subconscious observer effects; </w:t>
      </w:r>
      <w:r w:rsidRPr="00DA51D7">
        <w:rPr>
          <w:rStyle w:val="StyleUnderline"/>
          <w:bCs/>
        </w:rPr>
        <w:t>8</w:t>
      </w:r>
      <w:r w:rsidRPr="00DA51D7">
        <w:rPr>
          <w:rStyle w:val="StyleUnderline"/>
        </w:rPr>
        <w:t>) the forensic science community is economically bankrupt and that its insolvency has led to  [*304]  highly questionable crime lab practices, unfit examiners, and miscarriages of justice</w:t>
      </w:r>
      <w:r>
        <w:t>. 20</w:t>
      </w:r>
    </w:p>
    <w:bookmarkEnd w:id="3"/>
    <w:p w14:paraId="2430FCDB" w14:textId="65AD483B" w:rsidR="00007DF1" w:rsidRDefault="00007DF1" w:rsidP="00007DF1">
      <w:pPr>
        <w:pStyle w:val="Heading2"/>
        <w:rPr>
          <w:rFonts w:cs="Times New Roman"/>
        </w:rPr>
      </w:pPr>
      <w:r w:rsidRPr="00FF597F">
        <w:rPr>
          <w:rFonts w:cs="Times New Roman"/>
        </w:rPr>
        <w:lastRenderedPageBreak/>
        <w:t>Credibility</w:t>
      </w:r>
      <w:r w:rsidR="00CF0B83">
        <w:rPr>
          <w:rFonts w:cs="Times New Roman"/>
        </w:rPr>
        <w:t xml:space="preserve"> Advantage Neg</w:t>
      </w:r>
    </w:p>
    <w:p w14:paraId="066112D6" w14:textId="77777777" w:rsidR="00007DF1" w:rsidRDefault="00007DF1" w:rsidP="00007DF1"/>
    <w:p w14:paraId="551C54D6" w14:textId="77777777" w:rsidR="00007DF1" w:rsidRDefault="00007DF1" w:rsidP="00007DF1">
      <w:pPr>
        <w:pStyle w:val="Heading3"/>
      </w:pPr>
      <w:r>
        <w:lastRenderedPageBreak/>
        <w:t>No Solvency – Systemic Injustice</w:t>
      </w:r>
    </w:p>
    <w:p w14:paraId="3AEF7F51" w14:textId="77777777" w:rsidR="00007DF1" w:rsidRDefault="00007DF1" w:rsidP="00007DF1"/>
    <w:p w14:paraId="10F41DA5" w14:textId="77777777" w:rsidR="00007DF1" w:rsidRDefault="00007DF1" w:rsidP="00007DF1">
      <w:pPr>
        <w:pStyle w:val="Heading4"/>
      </w:pPr>
      <w:r>
        <w:t xml:space="preserve">AFF </w:t>
      </w:r>
      <w:proofErr w:type="gramStart"/>
      <w:r>
        <w:t>can’t</w:t>
      </w:r>
      <w:proofErr w:type="gramEnd"/>
      <w:r>
        <w:t xml:space="preserve"> solve – lack of credibility in the criminal justice system serves as a breaking trust factor which deters people from trusting law enforcement officials </w:t>
      </w:r>
    </w:p>
    <w:p w14:paraId="002206E8" w14:textId="77777777" w:rsidR="00007DF1" w:rsidRDefault="00007DF1" w:rsidP="00007DF1">
      <w:pPr>
        <w:rPr>
          <w:rStyle w:val="Style13ptBold"/>
        </w:rPr>
      </w:pPr>
      <w:r w:rsidRPr="003B5FBA">
        <w:rPr>
          <w:rStyle w:val="Style13ptBold"/>
        </w:rPr>
        <w:t>Mayse</w:t>
      </w:r>
      <w:r>
        <w:rPr>
          <w:rStyle w:val="Style13ptBold"/>
        </w:rPr>
        <w:t>, Messenger Inquirer courts, public safety, and political reporter</w:t>
      </w:r>
      <w:r w:rsidRPr="003B5FBA">
        <w:rPr>
          <w:rStyle w:val="Style13ptBold"/>
        </w:rPr>
        <w:t>, 6-28-20</w:t>
      </w:r>
    </w:p>
    <w:p w14:paraId="346F9C18" w14:textId="77777777" w:rsidR="00007DF1" w:rsidRDefault="00007DF1" w:rsidP="00007DF1">
      <w:r>
        <w:t>(</w:t>
      </w:r>
      <w:r w:rsidRPr="00D529DC">
        <w:t>James</w:t>
      </w:r>
      <w:r>
        <w:t xml:space="preserve">, 6-28-20, Owensboro Messenger-Inquirer, "Officials discuss criminal justice system's impact on black communities," </w:t>
      </w:r>
      <w:hyperlink r:id="rId28" w:history="1">
        <w:r w:rsidRPr="00E33944">
          <w:rPr>
            <w:rStyle w:val="Hyperlink"/>
          </w:rPr>
          <w:t>https://www.messenger-inquirer.com/news/officlals-discuss-criminal-justice-systems-impact-on-black-communities/article_eeaf095e-8db0-536d-a134-11ff787f7f78.html</w:t>
        </w:r>
      </w:hyperlink>
      <w:r>
        <w:t xml:space="preserve"> /Accessed 7/1/2020/WY) </w:t>
      </w:r>
    </w:p>
    <w:p w14:paraId="38C405D5" w14:textId="77777777" w:rsidR="00007DF1" w:rsidRDefault="00007DF1" w:rsidP="00007DF1">
      <w:r w:rsidRPr="000A3EF0">
        <w:rPr>
          <w:u w:val="single"/>
        </w:rPr>
        <w:t>Daviess County court officials and attorneys who handle criminal defense cases had a wide-ranging discussion about racial inequality in the criminal justice system Saturday</w:t>
      </w:r>
      <w:r>
        <w:t>, during a forum at Mount Calvary Baptist Church on Plum Street.</w:t>
      </w:r>
    </w:p>
    <w:p w14:paraId="53209EAF" w14:textId="77777777" w:rsidR="00007DF1" w:rsidRPr="000A3EF0" w:rsidRDefault="00007DF1" w:rsidP="00007DF1">
      <w:pPr>
        <w:rPr>
          <w:u w:val="single"/>
        </w:rPr>
      </w:pPr>
      <w:r>
        <w:t>“</w:t>
      </w:r>
      <w:r w:rsidRPr="000A3EF0">
        <w:rPr>
          <w:u w:val="single"/>
        </w:rPr>
        <w:t>We recognize there is a problem</w:t>
      </w:r>
      <w:r>
        <w:t xml:space="preserve">,” Daviess County Attorney Claud Porter told the small audience inside the church. </w:t>
      </w:r>
      <w:r w:rsidRPr="000A3EF0">
        <w:rPr>
          <w:u w:val="single"/>
        </w:rPr>
        <w:t>“If you point out things are wrong, at least you have a place to start.”</w:t>
      </w:r>
    </w:p>
    <w:p w14:paraId="25748567" w14:textId="77777777" w:rsidR="00007DF1" w:rsidRDefault="00007DF1" w:rsidP="00007DF1">
      <w:r w:rsidRPr="000A3EF0">
        <w:rPr>
          <w:u w:val="single"/>
        </w:rPr>
        <w:t xml:space="preserve">The event was part of the church’s “We Are </w:t>
      </w:r>
      <w:proofErr w:type="gramStart"/>
      <w:r w:rsidRPr="000A3EF0">
        <w:rPr>
          <w:u w:val="single"/>
        </w:rPr>
        <w:t>The</w:t>
      </w:r>
      <w:proofErr w:type="gramEnd"/>
      <w:r w:rsidRPr="000A3EF0">
        <w:rPr>
          <w:u w:val="single"/>
        </w:rPr>
        <w:t xml:space="preserve"> Change” series of events</w:t>
      </w:r>
      <w:r>
        <w:t>, which began last week with a discussion about race and law enforcement.</w:t>
      </w:r>
    </w:p>
    <w:p w14:paraId="022E947E" w14:textId="77777777" w:rsidR="00007DF1" w:rsidRDefault="00007DF1" w:rsidP="00007DF1">
      <w:r>
        <w:t>The Rev. Andre Bradley, the church’s minister, said Saturday’s event was not a one-time discussion, but the beginning of a conversation between legal professionals and the community about understanding the challenges black residents face from the legal system.</w:t>
      </w:r>
    </w:p>
    <w:p w14:paraId="5003519B" w14:textId="77777777" w:rsidR="00007DF1" w:rsidRDefault="00007DF1" w:rsidP="00007DF1">
      <w:r>
        <w:t>“</w:t>
      </w:r>
      <w:r w:rsidRPr="000A3EF0">
        <w:rPr>
          <w:u w:val="single"/>
        </w:rPr>
        <w:t>We just wanted to figure out how to make the world a better place,” Bradley said. “If we are going to wait for someone else to change it, it will never change</w:t>
      </w:r>
      <w:r>
        <w:t>.”</w:t>
      </w:r>
    </w:p>
    <w:p w14:paraId="2A5E8B1E" w14:textId="77777777" w:rsidR="00007DF1" w:rsidRDefault="00007DF1" w:rsidP="00007DF1">
      <w:r w:rsidRPr="000A3EF0">
        <w:rPr>
          <w:u w:val="single"/>
        </w:rPr>
        <w:t xml:space="preserve">The events were spawned by the deaths of George Floyd, who was killed by a Minneapolis police officer who kneeled on Floyd’s neck for almost nine minutes, and by the death of Breonna Taylor, who was fatally shot while she was in bed by Louisville police officers who entered her home without knocking </w:t>
      </w:r>
      <w:r>
        <w:t>while serving a warrant for someone who wasn’t there. Both Floyd and Taylor were black.</w:t>
      </w:r>
    </w:p>
    <w:p w14:paraId="080BC648" w14:textId="77777777" w:rsidR="00007DF1" w:rsidRDefault="00007DF1" w:rsidP="00007DF1">
      <w:r>
        <w:t>Those events launched ongoing nationwide protests over police use of force against black communities. “The truth of the matter is there are plenty of George Floyd instances,” Bradley said. “He was just the one we saw on television. There are plenty of Breonna Taylors.”</w:t>
      </w:r>
    </w:p>
    <w:p w14:paraId="46C27D77" w14:textId="77777777" w:rsidR="00007DF1" w:rsidRDefault="00007DF1" w:rsidP="00007DF1">
      <w:r>
        <w:t xml:space="preserve">John Bennett, an attorney with Foreman Watson Holtrey in Owensboro, said </w:t>
      </w:r>
      <w:r w:rsidRPr="00A05DA8">
        <w:rPr>
          <w:u w:val="single"/>
        </w:rPr>
        <w:t>white officials who have championed criminal justice policies might not understand how those policies have created a history of suppression for the black community.</w:t>
      </w:r>
    </w:p>
    <w:p w14:paraId="2E5418BF" w14:textId="77777777" w:rsidR="00007DF1" w:rsidRPr="00A05DA8" w:rsidRDefault="00007DF1" w:rsidP="00007DF1">
      <w:pPr>
        <w:rPr>
          <w:u w:val="single"/>
        </w:rPr>
      </w:pPr>
      <w:r>
        <w:t>“</w:t>
      </w:r>
      <w:r w:rsidRPr="00A05DA8">
        <w:rPr>
          <w:u w:val="single"/>
        </w:rPr>
        <w:t>We have unintended consequences from some of these policies,” Bennett said, and said officials “have to look at the actual effect of the policies themselves.”</w:t>
      </w:r>
    </w:p>
    <w:p w14:paraId="6B461B0B" w14:textId="77777777" w:rsidR="00007DF1" w:rsidRDefault="00007DF1" w:rsidP="00007DF1">
      <w:r w:rsidRPr="00A05DA8">
        <w:rPr>
          <w:u w:val="single"/>
        </w:rPr>
        <w:t>Much of the forum focused on law enforcement. When it was suggested that black residents need to report people who are committing crimes in their neighborhoods</w:t>
      </w:r>
      <w:r>
        <w:t xml:space="preserve">, Bryce Caldwell, an Owensboro attorney with Gordon Goetz Johnson Caldwell, said police officers also have to be willing to report misconduct by fellow officers. </w:t>
      </w:r>
      <w:proofErr w:type="gramStart"/>
      <w:r>
        <w:t>That’s</w:t>
      </w:r>
      <w:proofErr w:type="gramEnd"/>
      <w:r>
        <w:t xml:space="preserve"> hard for officers to do, Caldwell said.</w:t>
      </w:r>
    </w:p>
    <w:p w14:paraId="7B887605" w14:textId="77777777" w:rsidR="00007DF1" w:rsidRDefault="00007DF1" w:rsidP="00007DF1">
      <w:r>
        <w:lastRenderedPageBreak/>
        <w:t>“If you’re a police officer and you turn your own in, you’re done,” Caldwell said. “You’ll be ostracized.</w:t>
      </w:r>
    </w:p>
    <w:p w14:paraId="3D2495ED" w14:textId="77777777" w:rsidR="00007DF1" w:rsidRPr="00A05DA8" w:rsidRDefault="00007DF1" w:rsidP="00007DF1">
      <w:pPr>
        <w:rPr>
          <w:u w:val="single"/>
        </w:rPr>
      </w:pPr>
      <w:r>
        <w:t>“</w:t>
      </w:r>
      <w:r w:rsidRPr="00A05DA8">
        <w:rPr>
          <w:u w:val="single"/>
        </w:rPr>
        <w:t xml:space="preserve">Both sides close ranks” and </w:t>
      </w:r>
      <w:proofErr w:type="gramStart"/>
      <w:r w:rsidRPr="00A05DA8">
        <w:rPr>
          <w:u w:val="single"/>
        </w:rPr>
        <w:t>don’t</w:t>
      </w:r>
      <w:proofErr w:type="gramEnd"/>
      <w:r w:rsidRPr="00A05DA8">
        <w:rPr>
          <w:u w:val="single"/>
        </w:rPr>
        <w:t xml:space="preserve"> report what they know, Caldwell said later. “... Credibility and accountability will breed trust, and that has to happen on both sides.”</w:t>
      </w:r>
    </w:p>
    <w:p w14:paraId="3F988588" w14:textId="77777777" w:rsidR="00007DF1" w:rsidRDefault="00007DF1" w:rsidP="00007DF1">
      <w:r w:rsidRPr="00A05DA8">
        <w:rPr>
          <w:u w:val="single"/>
        </w:rPr>
        <w:t>Bradley asked if officers accused of using force against black residents are investigated “with the same tenacity” that a civilian who used the same type of force would be. If a black resident were to stand up to a police officer</w:t>
      </w:r>
      <w:r>
        <w:t>, “I’m doing a funeral,” Bradley said.</w:t>
      </w:r>
    </w:p>
    <w:p w14:paraId="5947837A" w14:textId="77777777" w:rsidR="00007DF1" w:rsidRDefault="00007DF1" w:rsidP="00007DF1">
      <w:r>
        <w:t>Leigh Jackson, supervising attorney for Owensboro’s public defender office, said if a member of the public is accused of a shooting, “there’s an investigation, and it’s pretty brief.”</w:t>
      </w:r>
    </w:p>
    <w:p w14:paraId="278BCDB1" w14:textId="77777777" w:rsidR="00007DF1" w:rsidRPr="00A05DA8" w:rsidRDefault="00007DF1" w:rsidP="00007DF1">
      <w:pPr>
        <w:rPr>
          <w:u w:val="single"/>
        </w:rPr>
      </w:pPr>
      <w:r w:rsidRPr="00A05DA8">
        <w:rPr>
          <w:u w:val="single"/>
        </w:rPr>
        <w:t>“I do feel police are treated differently” when an officer is involved in a shooting.</w:t>
      </w:r>
    </w:p>
    <w:p w14:paraId="395EC822" w14:textId="77777777" w:rsidR="00007DF1" w:rsidRPr="00A05DA8" w:rsidRDefault="00007DF1" w:rsidP="00007DF1">
      <w:pPr>
        <w:rPr>
          <w:u w:val="single"/>
        </w:rPr>
      </w:pPr>
      <w:r w:rsidRPr="00A05DA8">
        <w:rPr>
          <w:u w:val="single"/>
        </w:rPr>
        <w:t>Jackson and others said people need to know their rights when they are stopped by law enforcement. The defense attorneys on the panel suggested a black person questioned by officers should ask for a lawyer and should not allow their vehicle or person to be searched.</w:t>
      </w:r>
    </w:p>
    <w:p w14:paraId="0430891C" w14:textId="77777777" w:rsidR="00007DF1" w:rsidRDefault="00007DF1" w:rsidP="00007DF1">
      <w:r>
        <w:t>“When an officer is involved in a shooting and he knows there’s going to be an investigation … he’s going to lawyer up,” Bennett said. Members of the public should do the same, Bennett said.</w:t>
      </w:r>
    </w:p>
    <w:p w14:paraId="5508B8F5" w14:textId="77777777" w:rsidR="00007DF1" w:rsidRPr="00A05DA8" w:rsidRDefault="00007DF1" w:rsidP="00007DF1">
      <w:pPr>
        <w:rPr>
          <w:u w:val="single"/>
        </w:rPr>
      </w:pPr>
      <w:r>
        <w:t>“</w:t>
      </w:r>
      <w:r w:rsidRPr="00A05DA8">
        <w:rPr>
          <w:u w:val="single"/>
        </w:rPr>
        <w:t xml:space="preserve">My advice to most people is to ask for a lawyer,” Bennett said. Jackson said people should not answer any questions when interrogated by </w:t>
      </w:r>
      <w:proofErr w:type="gramStart"/>
      <w:r w:rsidRPr="00A05DA8">
        <w:rPr>
          <w:u w:val="single"/>
        </w:rPr>
        <w:t>officers, and</w:t>
      </w:r>
      <w:proofErr w:type="gramEnd"/>
      <w:r w:rsidRPr="00A05DA8">
        <w:rPr>
          <w:u w:val="single"/>
        </w:rPr>
        <w:t xml:space="preserve"> should continue asking for a lawyer.</w:t>
      </w:r>
    </w:p>
    <w:p w14:paraId="4AAC7B46" w14:textId="77777777" w:rsidR="00007DF1" w:rsidRPr="00A05DA8" w:rsidRDefault="00007DF1" w:rsidP="00007DF1">
      <w:pPr>
        <w:rPr>
          <w:u w:val="single"/>
        </w:rPr>
      </w:pPr>
      <w:r>
        <w:t>“</w:t>
      </w:r>
      <w:r w:rsidRPr="00A05DA8">
        <w:rPr>
          <w:u w:val="single"/>
        </w:rPr>
        <w:t xml:space="preserve">Law </w:t>
      </w:r>
      <w:proofErr w:type="gramStart"/>
      <w:r w:rsidRPr="00A05DA8">
        <w:rPr>
          <w:u w:val="single"/>
        </w:rPr>
        <w:t>enforcement</w:t>
      </w:r>
      <w:proofErr w:type="gramEnd"/>
      <w:r w:rsidRPr="00A05DA8">
        <w:rPr>
          <w:u w:val="single"/>
        </w:rPr>
        <w:t xml:space="preserve"> know how to reach us,” Jackson said. “... Law </w:t>
      </w:r>
      <w:proofErr w:type="gramStart"/>
      <w:r w:rsidRPr="00A05DA8">
        <w:rPr>
          <w:u w:val="single"/>
        </w:rPr>
        <w:t>enforcement</w:t>
      </w:r>
      <w:proofErr w:type="gramEnd"/>
      <w:r w:rsidRPr="00A05DA8">
        <w:rPr>
          <w:u w:val="single"/>
        </w:rPr>
        <w:t xml:space="preserve"> know how to get a hold of us. </w:t>
      </w:r>
      <w:proofErr w:type="gramStart"/>
      <w:r w:rsidRPr="00A05DA8">
        <w:rPr>
          <w:u w:val="single"/>
        </w:rPr>
        <w:t>Don’t</w:t>
      </w:r>
      <w:proofErr w:type="gramEnd"/>
      <w:r w:rsidRPr="00A05DA8">
        <w:rPr>
          <w:u w:val="single"/>
        </w:rPr>
        <w:t xml:space="preserve"> let them tell you they can’t.</w:t>
      </w:r>
    </w:p>
    <w:p w14:paraId="56021853" w14:textId="77777777" w:rsidR="00007DF1" w:rsidRDefault="00007DF1" w:rsidP="00007DF1">
      <w:r>
        <w:t xml:space="preserve">Jackson said officers </w:t>
      </w:r>
      <w:proofErr w:type="gramStart"/>
      <w:r>
        <w:t>shouldn’t</w:t>
      </w:r>
      <w:proofErr w:type="gramEnd"/>
      <w:r>
        <w:t>, “assume someone is a threat because they were speeding.”</w:t>
      </w:r>
    </w:p>
    <w:p w14:paraId="296C1793" w14:textId="77777777" w:rsidR="00007DF1" w:rsidRDefault="00007DF1" w:rsidP="00007DF1">
      <w:r>
        <w:t>Senior Status Judge Charles Boeler Jr. said, “one thing we white people have to do … is not be so sensitive when the issue of racism comes up.”</w:t>
      </w:r>
    </w:p>
    <w:p w14:paraId="32D119B3" w14:textId="77777777" w:rsidR="00007DF1" w:rsidRDefault="00007DF1" w:rsidP="00007DF1">
      <w:r>
        <w:t>“</w:t>
      </w:r>
      <w:r w:rsidRPr="00A05DA8">
        <w:rPr>
          <w:u w:val="single"/>
        </w:rPr>
        <w:t>What we need to do is be willing to listen,” Boteler said. Speaking of racial inequality, Boteler said</w:t>
      </w:r>
      <w:proofErr w:type="gramStart"/>
      <w:r w:rsidRPr="00A05DA8">
        <w:rPr>
          <w:u w:val="single"/>
        </w:rPr>
        <w:t>, ”in</w:t>
      </w:r>
      <w:proofErr w:type="gramEnd"/>
      <w:r w:rsidRPr="00A05DA8">
        <w:rPr>
          <w:u w:val="single"/>
        </w:rPr>
        <w:t xml:space="preserve"> many respects, we haven’t made any progress in the last 50 years. We have made some progress, but there is a lot more to be done</w:t>
      </w:r>
      <w:r>
        <w:t>.”</w:t>
      </w:r>
    </w:p>
    <w:p w14:paraId="1AD3C3D1" w14:textId="77777777" w:rsidR="00007DF1" w:rsidRPr="003371A6" w:rsidRDefault="00007DF1" w:rsidP="00007DF1"/>
    <w:p w14:paraId="490BEFF5" w14:textId="77777777" w:rsidR="00007DF1" w:rsidRPr="00FF597F" w:rsidRDefault="00007DF1" w:rsidP="00007DF1">
      <w:pPr>
        <w:pStyle w:val="Heading3"/>
        <w:rPr>
          <w:rFonts w:cs="Times New Roman"/>
        </w:rPr>
      </w:pPr>
      <w:r w:rsidRPr="00FF597F">
        <w:rPr>
          <w:rFonts w:cs="Times New Roman"/>
        </w:rPr>
        <w:lastRenderedPageBreak/>
        <w:t>AT</w:t>
      </w:r>
      <w:r>
        <w:rPr>
          <w:rFonts w:cs="Times New Roman"/>
        </w:rPr>
        <w:t xml:space="preserve"> –</w:t>
      </w:r>
      <w:r w:rsidRPr="00FF597F">
        <w:rPr>
          <w:rFonts w:cs="Times New Roman"/>
        </w:rPr>
        <w:t xml:space="preserve"> Terrorism – Forensics Bias</w:t>
      </w:r>
    </w:p>
    <w:p w14:paraId="6A016B55" w14:textId="77777777" w:rsidR="00007DF1" w:rsidRPr="00FF597F" w:rsidRDefault="00007DF1" w:rsidP="00007DF1">
      <w:pPr>
        <w:pStyle w:val="Heading4"/>
        <w:rPr>
          <w:rFonts w:cs="Times New Roman"/>
        </w:rPr>
      </w:pPr>
      <w:r w:rsidRPr="00FF597F">
        <w:rPr>
          <w:rFonts w:cs="Times New Roman"/>
        </w:rPr>
        <w:t>Military forensics is naturally biased -- bias against suspects and time pressure</w:t>
      </w:r>
    </w:p>
    <w:p w14:paraId="537F9A35" w14:textId="77777777" w:rsidR="00007DF1" w:rsidRPr="00FF597F" w:rsidRDefault="00007DF1" w:rsidP="00007DF1">
      <w:bookmarkStart w:id="4" w:name="_Hlk44507313"/>
      <w:r w:rsidRPr="00FF597F">
        <w:rPr>
          <w:rStyle w:val="Style13ptBold"/>
        </w:rPr>
        <w:t>Whitman, California State University Associate Economics Professor, and Koppl, Syracuse University Forensic and National Security Sciences Institute, 10</w:t>
      </w:r>
      <w:r w:rsidRPr="00FF597F">
        <w:t xml:space="preserve"> [Glen &amp; Roger, 4-1-2010, Law, Probability &amp; Risk, “Rational bias in forensic science,” p. 12, Nexis Uni, accessed 7-1-20, JL]</w:t>
      </w:r>
    </w:p>
    <w:bookmarkEnd w:id="4"/>
    <w:p w14:paraId="614BC688" w14:textId="77777777" w:rsidR="00007DF1" w:rsidRPr="00FF597F" w:rsidRDefault="00007DF1" w:rsidP="00007DF1">
      <w:r w:rsidRPr="00FF597F">
        <w:t>*d/u ratio = disutility of conviction over utility of conviction</w:t>
      </w:r>
    </w:p>
    <w:p w14:paraId="330C4319" w14:textId="77777777" w:rsidR="00007DF1" w:rsidRPr="00FF597F" w:rsidRDefault="00007DF1" w:rsidP="00007DF1">
      <w:r w:rsidRPr="00FF597F">
        <w:t>5.5 Battlefield forensics and the war on terror</w:t>
      </w:r>
    </w:p>
    <w:p w14:paraId="7876DAF0" w14:textId="77777777" w:rsidR="00007DF1" w:rsidRPr="00FF597F" w:rsidRDefault="00007DF1" w:rsidP="00007DF1">
      <w:pPr>
        <w:rPr>
          <w:u w:val="single"/>
        </w:rPr>
      </w:pPr>
      <w:r w:rsidRPr="00FF597F">
        <w:rPr>
          <w:u w:val="single"/>
        </w:rPr>
        <w:t>The NAS report notes the role of forensic science in homeland security and the extensive forensic-science capabilities of the U.S. Department of Defense</w:t>
      </w:r>
      <w:r w:rsidRPr="00FF597F">
        <w:t xml:space="preserve"> (pp. 11-1 to 11-6). </w:t>
      </w:r>
      <w:r w:rsidRPr="00FF597F">
        <w:rPr>
          <w:u w:val="single"/>
        </w:rPr>
        <w:t>As part of the ongoing ′war on terror′, the U.S. military now employs a set of techniques referred to as battlefield forensics.</w:t>
      </w:r>
      <w:r w:rsidRPr="00FF597F">
        <w:t xml:space="preserve"> The training program for battlefield forensics ′deals with the proper handling, collection, and processing of combat related forensics. This training provides an organic capability to provide competent evidentiary exploitation in a variety of situations′ (Dudkiewicz, 2006). The goal, as described by Anh Duong of the U.S. Navy, is to ′[r]apidly process battlefield evidence in-situ to support judicial, tactical &amp; strategic operations′ (Duong, 2007, p. 13). </w:t>
      </w:r>
      <w:r w:rsidRPr="00FF597F">
        <w:rPr>
          <w:u w:val="single"/>
        </w:rPr>
        <w:t>The results of battlefield forensics can be used, among other things, to decide which persons to capture and detain as terrorists or enemy combatants.</w:t>
      </w:r>
    </w:p>
    <w:p w14:paraId="02BA269F" w14:textId="77777777" w:rsidR="00007DF1" w:rsidRPr="00FF597F" w:rsidRDefault="00007DF1" w:rsidP="00007DF1">
      <w:r w:rsidRPr="00FF597F">
        <w:t xml:space="preserve">Fear of terrorism should be expected to drive down the d/u ratio. </w:t>
      </w:r>
      <w:r w:rsidRPr="00FF597F">
        <w:rPr>
          <w:u w:val="single"/>
        </w:rPr>
        <w:t>This result is especially likely when an invading army deals with the local population, and even more so when suspected terrorists are mostly drawn from a different race or nationality, as is the case in Iraq, Afghanistan and other locations in the Middle East. Placing a very high value on American lives and low value on foreign lives (and liberties) naturally leads to a low d/u ratio. In addition, distrust of the local population also will tend to produce stronger initial priors about the likelihood of guilt, and trust in one′s military compatriots will cause the updated prior to be yet larger</w:t>
      </w:r>
      <w:r w:rsidRPr="00FF597F">
        <w:t xml:space="preserve"> (via the same mechanism described under pro-prosecution bias, above).</w:t>
      </w:r>
    </w:p>
    <w:p w14:paraId="3A6857EF" w14:textId="77777777" w:rsidR="00007DF1" w:rsidRPr="00FF597F" w:rsidRDefault="00007DF1" w:rsidP="00007DF1">
      <w:pPr>
        <w:rPr>
          <w:u w:val="single"/>
        </w:rPr>
      </w:pPr>
      <w:r w:rsidRPr="00FF597F">
        <w:t xml:space="preserve">As Koppl (2005, p. 262) argues, </w:t>
      </w:r>
      <w:r w:rsidRPr="00FF597F">
        <w:rPr>
          <w:u w:val="single"/>
        </w:rPr>
        <w:t>the institutional context can give rise to a kind of ′motivated reasoning′ among forensic workers.</w:t>
      </w:r>
      <w:r w:rsidRPr="00FF597F">
        <w:t xml:space="preserve"> Lodge and Taber′s (2000, p. 185) simple model of </w:t>
      </w:r>
      <w:r w:rsidRPr="00FF597F">
        <w:rPr>
          <w:u w:val="single"/>
        </w:rPr>
        <w:t>motivated political reasoning lists several factors that tend produce biased judgements, including (1) weak consequences from being wrong, (2) complex judgemental tasks, (3) ambiguous evidence and (4) time pressure. All four of these factors would naturally figure prominently in military forensics.</w:t>
      </w:r>
      <w:r w:rsidRPr="00FF597F">
        <w:t xml:space="preserve"> No irrationality is necessary to explain such motivated reasoning in the case of battlefield forensics; instead, we need only look to the prior beliefs and utilities of the participants. </w:t>
      </w:r>
      <w:r w:rsidRPr="00FF597F">
        <w:rPr>
          <w:u w:val="single"/>
        </w:rPr>
        <w:t>The result is a very low evidentiary threshold for detaining suspected terrorists.</w:t>
      </w:r>
    </w:p>
    <w:p w14:paraId="5002522E" w14:textId="77777777" w:rsidR="00007DF1" w:rsidRDefault="00007DF1" w:rsidP="00007DF1">
      <w:pPr>
        <w:pStyle w:val="Heading3"/>
      </w:pPr>
      <w:r>
        <w:lastRenderedPageBreak/>
        <w:t>AT – Terrorism – No Impact</w:t>
      </w:r>
    </w:p>
    <w:p w14:paraId="04177DD7" w14:textId="77777777" w:rsidR="00007DF1" w:rsidRDefault="00007DF1" w:rsidP="00007DF1">
      <w:pPr>
        <w:pStyle w:val="Heading4"/>
      </w:pPr>
      <w:r>
        <w:t xml:space="preserve">No real threat of nuclear terror – no terminal impact. </w:t>
      </w:r>
    </w:p>
    <w:p w14:paraId="14434D64" w14:textId="77777777" w:rsidR="00007DF1" w:rsidRPr="00EC29BC" w:rsidRDefault="00007DF1" w:rsidP="00007DF1">
      <w:pPr>
        <w:rPr>
          <w:rStyle w:val="Style13ptBold"/>
        </w:rPr>
      </w:pPr>
      <w:r>
        <w:rPr>
          <w:rStyle w:val="Style13ptBold"/>
        </w:rPr>
        <w:t>Ward, RAND defense and security analyst, 18</w:t>
      </w:r>
    </w:p>
    <w:p w14:paraId="74FCB637" w14:textId="77777777" w:rsidR="00007DF1" w:rsidRDefault="00007DF1" w:rsidP="00007DF1">
      <w:r>
        <w:t xml:space="preserve">[Ward, Antonia, 7-26-18, RAND, "Is Nuclear Terrorism Distracting Attention from More Realistic Threats,” </w:t>
      </w:r>
      <w:hyperlink r:id="rId29" w:history="1">
        <w:r w:rsidRPr="007361F4">
          <w:rPr>
            <w:rStyle w:val="Hyperlink"/>
          </w:rPr>
          <w:t>https://www.rand.org/blog/2018/07/is-the-threat-of-nuclear-terrorism-distracting-attention.html</w:t>
        </w:r>
      </w:hyperlink>
      <w:r>
        <w:t>, accessed 7-7-20, LH]</w:t>
      </w:r>
    </w:p>
    <w:p w14:paraId="1DE7415C" w14:textId="77777777" w:rsidR="00007DF1" w:rsidRDefault="00007DF1" w:rsidP="00007DF1">
      <w:r>
        <w:t xml:space="preserve">At the final Nuclear Summit of his presidency in Washington, D.C., in 2016, Barack Obama said the risk of ISIS or other extremist groups acquiring nuclear weapons remains “one of the greatest threats to global security.” </w:t>
      </w:r>
      <w:proofErr w:type="gramStart"/>
      <w:r>
        <w:t>A number of</w:t>
      </w:r>
      <w:proofErr w:type="gramEnd"/>
      <w:r>
        <w:t xml:space="preserve"> terrorist groups, including ISIS and al-Qaeda, have expressed explicit intentions to acquire and use nuclear material. However, countries face far more pressing threats than nuclear terrorism and authorities would be better off focusing on insurgents' frequent use of conventional weapons, such as chemicals and bombs.</w:t>
      </w:r>
    </w:p>
    <w:p w14:paraId="4BC3371F" w14:textId="77777777" w:rsidR="00007DF1" w:rsidRDefault="00007DF1" w:rsidP="00007DF1">
      <w:r w:rsidRPr="00EC29BC">
        <w:rPr>
          <w:rStyle w:val="StyleUnderline"/>
        </w:rPr>
        <w:t>Nuclear terrorism</w:t>
      </w:r>
      <w:r>
        <w:t xml:space="preserve">, defined as “the use or threat to use nuclear material, nuclear fuel, or radioactive products for acts of terrorism,” </w:t>
      </w:r>
      <w:r w:rsidRPr="00EC29BC">
        <w:rPr>
          <w:rStyle w:val="StyleUnderline"/>
        </w:rPr>
        <w:t>has elicited global concern and action, as demonstrated by the UN Global Counter-Terrorism Strategy, NATO's Defence Against Terrorism Programme, and the EU Counter-Terrorism Strategy</w:t>
      </w:r>
      <w:r>
        <w:t>. There is also a large amount of nuclear material present throughout the world; the current global stockpile of highly enriched uranium (HEU) stands at 1.6 million kg. To construct a nuclear bomb, terrorists would need 25 kg of HEU. This, compared to the amount held by states throughout the world, is not an impossible amount for terrorists to obtain. To contextualize this, in 2015 the United States possessed 62,900 tons of recoverable uranium.</w:t>
      </w:r>
    </w:p>
    <w:p w14:paraId="1B266BCB" w14:textId="77777777" w:rsidR="00007DF1" w:rsidRDefault="00007DF1" w:rsidP="00007DF1">
      <w:r w:rsidRPr="00EC29BC">
        <w:rPr>
          <w:rStyle w:val="StyleUnderline"/>
        </w:rPr>
        <w:t>Several terrorist groups have declared a desire to acquire nuclear material to construct a “dirty bomb.”</w:t>
      </w:r>
      <w:r>
        <w:t xml:space="preserve"> In 1998, Osama bin Laden, in a speech entitled “Nuclear Bomb of Islam” stated that, “It is the duty of Muslims to prepare as much force as possible to terrorize the enemies of God.”</w:t>
      </w:r>
    </w:p>
    <w:p w14:paraId="2C0201D2" w14:textId="77777777" w:rsidR="00007DF1" w:rsidRDefault="00007DF1" w:rsidP="00007DF1">
      <w:r w:rsidRPr="00EC29BC">
        <w:rPr>
          <w:rStyle w:val="StyleUnderline"/>
        </w:rPr>
        <w:t>In 2014, after capturing the Iraqi city of Mosul</w:t>
      </w:r>
      <w:r>
        <w:t>, ISIS had access to two caches of Cobalt 60 locked in a storage room at Mosul University. This material has lethal levels of radiation, is used to treat cancer cells, and is the core ingredient of a nuclear bomb</w:t>
      </w:r>
      <w:r w:rsidRPr="00EC29BC">
        <w:rPr>
          <w:rStyle w:val="StyleUnderline"/>
        </w:rPr>
        <w:t>. Government officials and nuclear experts speculated that ISIS failed to utilize it, because they could not determine how to access the Cobalt 60 without exposing themselves to deadly radiation.</w:t>
      </w:r>
      <w:r>
        <w:t xml:space="preserve"> In 2016, after the two ISIS brothers involved in the Brussels bombings, Khalid and Ibrahim el-Bakraoui, were killed and captured, authorities discovered they had been secretly watching a Belgian nuclear scientist who worked at the Tihange Nuclear Power Station with the potential aim of using material from this facility.</w:t>
      </w:r>
    </w:p>
    <w:p w14:paraId="640C9C2B" w14:textId="77777777" w:rsidR="00007DF1" w:rsidRDefault="00007DF1" w:rsidP="00007DF1">
      <w:r>
        <w:t xml:space="preserve">Nuclear terrorism is a concern, but </w:t>
      </w:r>
      <w:proofErr w:type="gramStart"/>
      <w:r>
        <w:t>the majority of</w:t>
      </w:r>
      <w:proofErr w:type="gramEnd"/>
      <w:r>
        <w:t xml:space="preserve"> terror attacks are conducted with conventional explosives.</w:t>
      </w:r>
    </w:p>
    <w:p w14:paraId="52D01761" w14:textId="77777777" w:rsidR="00007DF1" w:rsidRPr="00DA3A54" w:rsidRDefault="00007DF1" w:rsidP="00007DF1">
      <w:pPr>
        <w:rPr>
          <w:rStyle w:val="StyleUnderline"/>
        </w:rPr>
      </w:pPr>
      <w:r>
        <w:t xml:space="preserve">Despite Obama's remarks in 2016 and these two incidents, experts and officials contest the viability of the nuclear terrorism threat. Dr Beyza Unal, a research fellow in nuclear policy at think tank Chatham House, argued </w:t>
      </w:r>
      <w:r w:rsidRPr="00DA3A54">
        <w:rPr>
          <w:rStyle w:val="StyleUnderline"/>
        </w:rPr>
        <w:t xml:space="preserve">there is </w:t>
      </w:r>
      <w:r w:rsidRPr="00DA3A54">
        <w:rPr>
          <w:rStyle w:val="Emphasis"/>
        </w:rPr>
        <w:t>currently no evidence that terrorist groups could build a nuclear weapon.</w:t>
      </w:r>
      <w:r w:rsidRPr="00DA3A54">
        <w:rPr>
          <w:rStyle w:val="StyleUnderline"/>
        </w:rPr>
        <w:t xml:space="preserve"> Similarly, a report by the Council on Foreign Relations in 2006 emphasized how building a nuclear bomb is a difficult task for states, let alone terrorists. This is because of the issues involved in accessing uranium and creating and maintaining it at the correct grade (enriched uranium).</w:t>
      </w:r>
    </w:p>
    <w:p w14:paraId="141DC473" w14:textId="77777777" w:rsidR="00007DF1" w:rsidRDefault="00007DF1" w:rsidP="00007DF1">
      <w:r>
        <w:lastRenderedPageBreak/>
        <w:t xml:space="preserve">While nuclear terrorism is a concern, </w:t>
      </w:r>
      <w:proofErr w:type="gramStart"/>
      <w:r>
        <w:t>the majority of</w:t>
      </w:r>
      <w:proofErr w:type="gramEnd"/>
      <w:r>
        <w:t xml:space="preserve"> terrorist attacks are conducted with conventional explosives.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14:paraId="55062BF2" w14:textId="77777777" w:rsidR="00007DF1" w:rsidRDefault="00007DF1" w:rsidP="00007DF1">
      <w:r w:rsidRPr="00DA3A54">
        <w:rPr>
          <w:rStyle w:val="StyleUnderline"/>
        </w:rPr>
        <w:t xml:space="preserve">A nuclear terrorist attack would have grave consequences, but it is currently not a realistic or viable threat given that it would require a level of sophistication from terrorists that has not yet been witnessed. </w:t>
      </w:r>
      <w:r>
        <w:t>The recent focus of terrorist groups has been on simplistic strikes,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68D0B748" w14:textId="77777777" w:rsidR="00007DF1" w:rsidRPr="008C146B" w:rsidRDefault="00007DF1" w:rsidP="00007DF1">
      <w:pPr>
        <w:pStyle w:val="Heading4"/>
      </w:pPr>
      <w:r>
        <w:t>The risk of terrorism is exaggerated – overwhelming odds means they must prove terrorism is a threat</w:t>
      </w:r>
    </w:p>
    <w:p w14:paraId="2A14333A" w14:textId="77777777" w:rsidR="00007DF1" w:rsidRPr="008C146B" w:rsidRDefault="00007DF1" w:rsidP="00007DF1">
      <w:pPr>
        <w:rPr>
          <w:b/>
          <w:color w:val="000000" w:themeColor="text1"/>
        </w:rPr>
      </w:pPr>
      <w:r w:rsidRPr="008C146B">
        <w:rPr>
          <w:rStyle w:val="Style13ptBold"/>
          <w:sz w:val="24"/>
        </w:rPr>
        <w:t xml:space="preserve">Mueller, </w:t>
      </w:r>
      <w:r>
        <w:rPr>
          <w:rStyle w:val="Style13ptBold"/>
          <w:sz w:val="24"/>
        </w:rPr>
        <w:t xml:space="preserve">Ohio State Political Science Professor 8 </w:t>
      </w:r>
    </w:p>
    <w:p w14:paraId="63FE0B64" w14:textId="77777777" w:rsidR="00007DF1" w:rsidRPr="008C146B" w:rsidRDefault="00007DF1" w:rsidP="00007DF1">
      <w:pPr>
        <w:rPr>
          <w:color w:val="000000" w:themeColor="text1"/>
        </w:rPr>
      </w:pPr>
      <w:r w:rsidRPr="008C146B">
        <w:rPr>
          <w:color w:val="000000" w:themeColor="text1"/>
          <w:shd w:val="clear" w:color="auto" w:fill="FFFFFF"/>
        </w:rPr>
        <w:t xml:space="preserve">[John, 1/1/08, </w:t>
      </w:r>
      <w:r w:rsidRPr="008C146B">
        <w:rPr>
          <w:color w:val="000000" w:themeColor="text1"/>
        </w:rPr>
        <w:t xml:space="preserve">“THE ATOMIC TERRORIST: ASSESSING THE LIKELIHOOD”, </w:t>
      </w:r>
      <w:hyperlink r:id="rId30" w:history="1">
        <w:r w:rsidRPr="008C146B">
          <w:rPr>
            <w:rStyle w:val="Hyperlink"/>
            <w:color w:val="000000" w:themeColor="text1"/>
          </w:rPr>
          <w:t>https://politicalscience.osu.edu/faculty/jmueller/APSACHGO.pdf</w:t>
        </w:r>
      </w:hyperlink>
      <w:r w:rsidRPr="008C146B">
        <w:rPr>
          <w:color w:val="000000" w:themeColor="text1"/>
        </w:rPr>
        <w:t>, p. 4-5, MZK]</w:t>
      </w:r>
    </w:p>
    <w:p w14:paraId="2407D492" w14:textId="77777777" w:rsidR="00007DF1" w:rsidRDefault="00007DF1" w:rsidP="00007DF1">
      <w:r>
        <w:t xml:space="preserve">It is essential to note, however, that </w:t>
      </w:r>
      <w:r w:rsidRPr="00CD4298">
        <w:rPr>
          <w:u w:val="single"/>
        </w:rPr>
        <w:t>making a bomb is an extraordinarily difficult task</w:t>
      </w:r>
      <w:r>
        <w:t xml:space="preserve">. Thus, </w:t>
      </w:r>
      <w:r w:rsidRPr="00CD4298">
        <w:rPr>
          <w:u w:val="single"/>
        </w:rPr>
        <w:t>a set of counterterrorism and nuclear experts interviewed in 2004 by Dafna Linzer for the Washington Post pointed to the "enormous technical and logistical obstacles confronting would-be nuclear terrorists, and to the fact that neither al-Qaeda nor any other group has come close to demonstrating the means to overcome them</w:t>
      </w:r>
      <w:r>
        <w:t xml:space="preserve">." Allison nonetheless opines that </w:t>
      </w:r>
      <w:r w:rsidRPr="00CD4298">
        <w:rPr>
          <w:u w:val="single"/>
        </w:rPr>
        <w:t>a dedicated terrorist group, al-Qaeda in particular, could get around all the problems in time and eventually steal, produce, or procure a "crude" bomb or device, one that he however acknowledges would be "large, cumbersome, unsafe, unreliable, unpredictable, and inefficient"</w:t>
      </w:r>
      <w:r>
        <w:t xml:space="preserve"> (2004, 97; see also Bunn and Wier 2006, 139; Pluta and Zimmerman 2006, 61). </w:t>
      </w:r>
    </w:p>
    <w:p w14:paraId="5B72A554" w14:textId="77777777" w:rsidR="00007DF1" w:rsidRDefault="00007DF1" w:rsidP="00007DF1">
      <w:r w:rsidRPr="00CD4298">
        <w:t xml:space="preserve">In his recent book, Atomic Bazaar: The Rise of the Nuclear Poor, William Langewiesche spends a great deal of time and effort assessing the process by means of which a terrorist group could come up with a bomb. Unlike Allison, he concludes that it "remains very, very unlikely. It's a possibility, but unlikely." Also: </w:t>
      </w:r>
    </w:p>
    <w:p w14:paraId="583D5B82" w14:textId="77777777" w:rsidR="00007DF1" w:rsidRPr="002060D6" w:rsidRDefault="00007DF1" w:rsidP="00007DF1">
      <w:pPr>
        <w:rPr>
          <w:u w:val="single"/>
        </w:rPr>
      </w:pPr>
      <w:r>
        <w:t xml:space="preserve">The best information is that no one has gotten anywhere near this. I mean, if you look carefully and practically at this process, you see that it is an enormous undertaking full of risks for the would-be terrorists. And so </w:t>
      </w:r>
      <w:proofErr w:type="gramStart"/>
      <w:r>
        <w:t>far</w:t>
      </w:r>
      <w:proofErr w:type="gramEnd"/>
      <w:r>
        <w:t xml:space="preserve"> </w:t>
      </w:r>
      <w:r w:rsidRPr="002060D6">
        <w:rPr>
          <w:u w:val="single"/>
        </w:rPr>
        <w:t>there is no public case, at least known, of any appreciable amount of weapons-grade HEU [highly enriched uranium] disappearin</w:t>
      </w:r>
      <w:r>
        <w:t xml:space="preserve">g. And </w:t>
      </w:r>
      <w:proofErr w:type="gramStart"/>
      <w:r>
        <w:t>that's</w:t>
      </w:r>
      <w:proofErr w:type="gramEnd"/>
      <w:r>
        <w:t xml:space="preserve"> the first step</w:t>
      </w:r>
      <w:r w:rsidRPr="002060D6">
        <w:rPr>
          <w:u w:val="single"/>
        </w:rPr>
        <w:t xml:space="preserve">. If you </w:t>
      </w:r>
      <w:proofErr w:type="gramStart"/>
      <w:r w:rsidRPr="002060D6">
        <w:rPr>
          <w:u w:val="single"/>
        </w:rPr>
        <w:t>don't</w:t>
      </w:r>
      <w:proofErr w:type="gramEnd"/>
      <w:r w:rsidRPr="002060D6">
        <w:rPr>
          <w:u w:val="single"/>
        </w:rPr>
        <w:t xml:space="preserve"> have that, you don't have anything. </w:t>
      </w:r>
    </w:p>
    <w:p w14:paraId="44EC7BD1" w14:textId="77777777" w:rsidR="00007DF1" w:rsidRDefault="00007DF1" w:rsidP="00007DF1">
      <w:r>
        <w:t xml:space="preserve">As it happens, the first of these bold declarations comes from a book discussion telecast in June 2007 on C-SPAN and the second from an interview on National Public Radio.5 Judgments in the book itself, while consistent with such conclusions, are expressed more ambiguously, even coyly: "at the extreme is the </w:t>
      </w:r>
      <w:r>
        <w:lastRenderedPageBreak/>
        <w:t xml:space="preserve">possibility, entirely real, that one or two nuclear weapons will pass into the hands of the new stateless guerrillas" (2007, 17) or "if a would-be nuclear terrorist calculated the odds, he would have to admit that they are stacked against him," but they are "not impossible" (2007, 69) </w:t>
      </w:r>
    </w:p>
    <w:p w14:paraId="3F56E8DA" w14:textId="77777777" w:rsidR="00007DF1" w:rsidRDefault="00007DF1" w:rsidP="00007DF1">
      <w:r>
        <w:t xml:space="preserve">Even more, </w:t>
      </w:r>
      <w:r w:rsidRPr="002060D6">
        <w:rPr>
          <w:u w:val="single"/>
        </w:rPr>
        <w:t>blurb writers have concluded</w:t>
      </w:r>
      <w:r>
        <w:t xml:space="preserve"> (needless to say) </w:t>
      </w:r>
      <w:r w:rsidRPr="002060D6">
        <w:rPr>
          <w:u w:val="single"/>
        </w:rPr>
        <w:t>that it is hysteria, not reassurance, that sells</w:t>
      </w:r>
      <w:r>
        <w:t xml:space="preserve">. Thus, the jacket flap says the book "examines in dramatic and tangible detail the chances of such weapons being manufactured and deployed by terrorists," an accurate description, but one that deftly avoids revealing the author's conclusion as to what those chances actually happen to be. And when the Atlantic (purveyor last decade of cheery cover screeds about "The Crisis of Public Order," "The Drift Toward Disaster," "The Coming Anarchy," and "The Coming Plague") published </w:t>
      </w:r>
      <w:r w:rsidRPr="002060D6">
        <w:rPr>
          <w:u w:val="single"/>
        </w:rPr>
        <w:t>the relevant chapter from Langewiesche's book</w:t>
      </w:r>
      <w:r>
        <w:t xml:space="preserve"> in December 2006, it </w:t>
      </w:r>
      <w:r w:rsidRPr="002060D6">
        <w:rPr>
          <w:u w:val="single"/>
        </w:rPr>
        <w:t>chose to accentuate the negative on its wraparound grabber: "The Nuclear Nightmare: How a Terrorist Could [not even the slightly more circumspect "Might"] Get a Bomb," and the article itself was provocatively and misleadingly entitled, "How to Get a Nuclear Bomb."</w:t>
      </w:r>
      <w:r>
        <w:t xml:space="preserve"> Many alarmists have taken that to be the Langewiesche's message. </w:t>
      </w:r>
    </w:p>
    <w:p w14:paraId="042FCA91" w14:textId="77777777" w:rsidR="00007DF1" w:rsidRDefault="00007DF1" w:rsidP="00007DF1">
      <w:r>
        <w:t xml:space="preserve">If the prospects that terrorists might come up with a bomb are "not impossible," how close to impossible are they? Langewiesche's discussion, as well as other material, helps us assess the many ways such a quest--in his words, "an enormous undertaking full of risks"--could fail. The odds, indeed, are stacked against the terrorists, perhaps massively so. </w:t>
      </w:r>
    </w:p>
    <w:p w14:paraId="387AC836" w14:textId="77777777" w:rsidR="00007DF1" w:rsidRDefault="00007DF1" w:rsidP="00007DF1"/>
    <w:p w14:paraId="595F878C" w14:textId="77777777" w:rsidR="00007DF1" w:rsidRDefault="00007DF1" w:rsidP="00007DF1">
      <w:pPr>
        <w:pStyle w:val="Heading4"/>
      </w:pPr>
      <w:r>
        <w:t xml:space="preserve">Terrorism </w:t>
      </w:r>
      <w:proofErr w:type="gramStart"/>
      <w:r>
        <w:t>doesn’t</w:t>
      </w:r>
      <w:proofErr w:type="gramEnd"/>
      <w:r>
        <w:t xml:space="preserve"> cause extinction – no capability or escalation</w:t>
      </w:r>
    </w:p>
    <w:p w14:paraId="40DFEE16" w14:textId="77777777" w:rsidR="00007DF1" w:rsidRPr="00AC1430" w:rsidRDefault="00007DF1" w:rsidP="00007DF1">
      <w:pPr>
        <w:rPr>
          <w:b/>
        </w:rPr>
      </w:pPr>
      <w:r w:rsidRPr="00AC1430">
        <w:rPr>
          <w:b/>
        </w:rPr>
        <w:t xml:space="preserve">Fettweis, </w:t>
      </w:r>
      <w:r>
        <w:rPr>
          <w:b/>
        </w:rPr>
        <w:t xml:space="preserve">Tulane Political Science Professor 10 </w:t>
      </w:r>
    </w:p>
    <w:p w14:paraId="69BD8EDE" w14:textId="77777777" w:rsidR="00007DF1" w:rsidRDefault="00007DF1" w:rsidP="00007DF1">
      <w:r>
        <w:t>[Christopher, “Threat and Anxiety in US Foreign Policy”, Survival Global Politics and Strategy Volume 52, 2010 - Issue 2 p.67-69, accessed 7/3/20, MZK]</w:t>
      </w:r>
    </w:p>
    <w:p w14:paraId="281EC26D" w14:textId="77777777" w:rsidR="00007DF1" w:rsidRDefault="00007DF1" w:rsidP="00007DF1">
      <w:pPr>
        <w:rPr>
          <w:rStyle w:val="StyleUnderline"/>
          <w:sz w:val="12"/>
        </w:rPr>
      </w:pPr>
      <w:r w:rsidRPr="00AC1430">
        <w:t>Conventional war, much less outright assault, is not the leading security challenge in the minds of most Americans today</w:t>
      </w:r>
      <w:r w:rsidRPr="00AC1430">
        <w:rPr>
          <w:rStyle w:val="StyleUnderline"/>
        </w:rPr>
        <w:t xml:space="preserve">. Instead, </w:t>
      </w:r>
      <w:proofErr w:type="gramStart"/>
      <w:r w:rsidRPr="00AC1430">
        <w:rPr>
          <w:rStyle w:val="StyleUnderline"/>
        </w:rPr>
        <w:t>irregular</w:t>
      </w:r>
      <w:proofErr w:type="gramEnd"/>
      <w:r w:rsidRPr="00AC1430">
        <w:rPr>
          <w:rStyle w:val="StyleUnderline"/>
        </w:rPr>
        <w:t xml:space="preserve"> or non-state actors, especially terrorists, top the list of threats to the West since 11 September 2001</w:t>
      </w:r>
      <w:r w:rsidRPr="00AC1430">
        <w:t xml:space="preserve">. The primary guiding principle of US foreign policymaking, for better or worse, is the continuing struggle against terrorism. President Bush repeatedly used the term ‘Islamofascists’ to describe the enemy that he re-oriented the US defence establishment to fight, transforming al-Qaeda from a ragtag band of lunatics into a threat to the republic itself. </w:t>
      </w:r>
      <w:r w:rsidRPr="00AC1430">
        <w:rPr>
          <w:rStyle w:val="StyleUnderline"/>
        </w:rPr>
        <w:t xml:space="preserve">It is not uncommon for even sober analysts to claim that Islamic terrorists present an ‘existential threat’ to the United States, especially if they were ever to employ nuclear, </w:t>
      </w:r>
      <w:proofErr w:type="gramStart"/>
      <w:r w:rsidRPr="00AC1430">
        <w:rPr>
          <w:rStyle w:val="StyleUnderline"/>
        </w:rPr>
        <w:t>biological</w:t>
      </w:r>
      <w:proofErr w:type="gramEnd"/>
      <w:r w:rsidRPr="00AC1430">
        <w:rPr>
          <w:rStyle w:val="StyleUnderline"/>
        </w:rPr>
        <w:t xml:space="preserve"> or chemical weapons. </w:t>
      </w:r>
      <w:r w:rsidRPr="00AC1430">
        <w:t xml:space="preserve">Perhaps </w:t>
      </w:r>
      <w:r w:rsidRPr="00AC1430">
        <w:rPr>
          <w:rStyle w:val="StyleUnderline"/>
        </w:rPr>
        <w:t xml:space="preserve">it is Parkinson's Law that inspires some analysts to compare Islamic fundamentalists with the great enemies of the past, such as the Nazis or the Communists, since no rational analysis of their destructive potential would allow such a conclusion. Threat is a function of capabilities and intent; </w:t>
      </w:r>
      <w:r w:rsidRPr="00AC1430">
        <w:rPr>
          <w:rStyle w:val="Emphasis"/>
          <w:rFonts w:eastAsiaTheme="majorEastAsia"/>
        </w:rPr>
        <w:t>even if al-Qaeda has the intent</w:t>
      </w:r>
      <w:r w:rsidRPr="00AC1430">
        <w:rPr>
          <w:rStyle w:val="StyleUnderline"/>
        </w:rPr>
        <w:t xml:space="preserve"> to threaten the existence of the United States,</w:t>
      </w:r>
      <w:r w:rsidRPr="00AC1430">
        <w:rPr>
          <w:rStyle w:val="Emphasis"/>
          <w:rFonts w:eastAsiaTheme="majorEastAsia"/>
        </w:rPr>
        <w:t xml:space="preserve"> it does not possess the capability to do </w:t>
      </w:r>
      <w:proofErr w:type="gramStart"/>
      <w:r w:rsidRPr="00AC1430">
        <w:rPr>
          <w:rStyle w:val="Emphasis"/>
          <w:rFonts w:eastAsiaTheme="majorEastAsia"/>
        </w:rPr>
        <w:t>so.</w:t>
      </w:r>
      <w:r w:rsidRPr="00AC1430">
        <w:rPr>
          <w:rStyle w:val="StyleUnderline"/>
          <w:sz w:val="12"/>
        </w:rPr>
        <w:t>¶</w:t>
      </w:r>
      <w:proofErr w:type="gramEnd"/>
    </w:p>
    <w:p w14:paraId="3F159907" w14:textId="77777777" w:rsidR="00007DF1" w:rsidRDefault="00007DF1" w:rsidP="00007DF1">
      <w:pPr>
        <w:rPr>
          <w:rStyle w:val="StyleUnderline"/>
        </w:rPr>
      </w:pPr>
      <w:r w:rsidRPr="00AC1430">
        <w:t xml:space="preserve">This is not to deny that Islamist terrorists pose a danger to the United States, or to suggest that policymakers are poised to ‘let down their guard’, as President Bush has worried. A rational United States, however, would interpret this issue for what it is: a law-enforcement challenge of the first order rather than an existential strategic threat. Fortunately, there is no meaningful dissension in the industrialised world about modern transnational problems such as terrorism, weapons proliferation, </w:t>
      </w:r>
      <w:r w:rsidRPr="00AC1430">
        <w:lastRenderedPageBreak/>
        <w:t xml:space="preserve">human trafficking, drug smuggling or piracy. Multilateral cooperation, </w:t>
      </w:r>
      <w:proofErr w:type="gramStart"/>
      <w:r w:rsidRPr="00AC1430">
        <w:t>coordination</w:t>
      </w:r>
      <w:proofErr w:type="gramEnd"/>
      <w:r w:rsidRPr="00AC1430">
        <w:t xml:space="preserve"> and intelligence-sharing to address such issues are in the interest of every state and occur at high, if often under-reported, levels. Police action against terrorism is much less expensive than war, and is likely to be far more </w:t>
      </w:r>
      <w:proofErr w:type="gramStart"/>
      <w:r w:rsidRPr="00AC1430">
        <w:t>productive</w:t>
      </w:r>
      <w:r w:rsidRPr="00AC1430">
        <w:rPr>
          <w:rStyle w:val="StyleUnderline"/>
        </w:rPr>
        <w:t>.¶</w:t>
      </w:r>
      <w:proofErr w:type="gramEnd"/>
      <w:r w:rsidRPr="00AC1430">
        <w:rPr>
          <w:rStyle w:val="StyleUnderline"/>
        </w:rPr>
        <w:t xml:space="preserve"> </w:t>
      </w:r>
    </w:p>
    <w:p w14:paraId="3A9C7BAF" w14:textId="77777777" w:rsidR="00007DF1" w:rsidRDefault="00007DF1" w:rsidP="00007DF1">
      <w:pPr>
        <w:rPr>
          <w:rStyle w:val="StyleUnderline"/>
          <w:sz w:val="12"/>
        </w:rPr>
      </w:pPr>
      <w:r w:rsidRPr="00AC1430">
        <w:rPr>
          <w:rStyle w:val="StyleUnderline"/>
        </w:rPr>
        <w:t xml:space="preserve">Even terrorists equipped with nuclear, </w:t>
      </w:r>
      <w:proofErr w:type="gramStart"/>
      <w:r w:rsidRPr="00AC1430">
        <w:rPr>
          <w:rStyle w:val="StyleUnderline"/>
        </w:rPr>
        <w:t>biological</w:t>
      </w:r>
      <w:proofErr w:type="gramEnd"/>
      <w:r w:rsidRPr="00AC1430">
        <w:rPr>
          <w:rStyle w:val="StyleUnderline"/>
        </w:rPr>
        <w:t xml:space="preserve"> or chemical weapons </w:t>
      </w:r>
      <w:r w:rsidRPr="00AC1430">
        <w:rPr>
          <w:rStyle w:val="Emphasis"/>
          <w:rFonts w:eastAsiaTheme="majorEastAsia"/>
        </w:rPr>
        <w:t>would be incapable</w:t>
      </w:r>
      <w:r w:rsidRPr="00AC1430">
        <w:rPr>
          <w:rStyle w:val="StyleUnderline"/>
        </w:rPr>
        <w:t xml:space="preserve"> of causing damage so cataclysmic that it would prove fatal to modern states. Though the prospect of terrorists obtaining and using such weapons is one of the most consistently terrifying scenarios of the new era, it is also </w:t>
      </w:r>
      <w:r w:rsidRPr="00AC1430">
        <w:rPr>
          <w:rStyle w:val="Emphasis"/>
          <w:rFonts w:eastAsiaTheme="majorEastAsia"/>
        </w:rPr>
        <w:t>highly unlikely and not nearly as dangerous as sometimes portrayed</w:t>
      </w:r>
      <w:r w:rsidRPr="00AC1430">
        <w:t xml:space="preserve">. </w:t>
      </w:r>
      <w:r w:rsidRPr="00AC1430">
        <w:rPr>
          <w:rStyle w:val="StyleUnderline"/>
        </w:rPr>
        <w:t>As the well-funded, well-staffed Aum Shinrikyo cult found out in the 1990s, workable forms of weapons of mass destruction are hard to purchase, harder still to synthesise without state help, and challenging to use effectively. The Japanese group managed to kill a dozen people on the Tokyo subway system at rush hour. While tragic, the attack was hardly the stuff of apocalyptic nightmares. Super-weapons are simply not easy for even the most sophisticated non-state actors to use</w:t>
      </w:r>
      <w:r w:rsidRPr="00AC1430">
        <w:t xml:space="preserve">.31 </w:t>
      </w:r>
      <w:r w:rsidRPr="00AC1430">
        <w:rPr>
          <w:rStyle w:val="StyleUnderline"/>
        </w:rPr>
        <w:t xml:space="preserve">If terrorists were able to overcome the </w:t>
      </w:r>
      <w:r w:rsidRPr="00AC1430">
        <w:rPr>
          <w:rStyle w:val="Emphasis"/>
          <w:rFonts w:eastAsiaTheme="majorEastAsia"/>
        </w:rPr>
        <w:t>substantial obstacles</w:t>
      </w:r>
      <w:r w:rsidRPr="00AC1430">
        <w:rPr>
          <w:rStyle w:val="StyleUnderline"/>
        </w:rPr>
        <w:t xml:space="preserve"> and use the most destructive weapons in a densely populated area, the outcome would of course be terrible for those unfortunate enough to be nearby. But </w:t>
      </w:r>
      <w:r w:rsidRPr="00AC1430">
        <w:rPr>
          <w:rStyle w:val="Emphasis"/>
          <w:rFonts w:eastAsiaTheme="majorEastAsia"/>
        </w:rPr>
        <w:t>we should not operate under the illusion that doomsday would arrive</w:t>
      </w:r>
      <w:r w:rsidRPr="00AC1430">
        <w:rPr>
          <w:rStyle w:val="StyleUnderline"/>
        </w:rPr>
        <w:t xml:space="preserve">. Modern industrialised countries can cope with disasters, both natural and man-made. As unpleasant as such events would be, </w:t>
      </w:r>
      <w:r w:rsidRPr="00AC1430">
        <w:rPr>
          <w:rStyle w:val="Emphasis"/>
          <w:rFonts w:eastAsiaTheme="majorEastAsia"/>
        </w:rPr>
        <w:t xml:space="preserve">they do not represent existential </w:t>
      </w:r>
      <w:proofErr w:type="gramStart"/>
      <w:r w:rsidRPr="00AC1430">
        <w:rPr>
          <w:rStyle w:val="Emphasis"/>
          <w:rFonts w:eastAsiaTheme="majorEastAsia"/>
        </w:rPr>
        <w:t>threats</w:t>
      </w:r>
      <w:r w:rsidRPr="00AC1430">
        <w:rPr>
          <w:rStyle w:val="StyleUnderline"/>
        </w:rPr>
        <w:t>.</w:t>
      </w:r>
      <w:r w:rsidRPr="00AC1430">
        <w:rPr>
          <w:rStyle w:val="StyleUnderline"/>
          <w:sz w:val="12"/>
        </w:rPr>
        <w:t>¶</w:t>
      </w:r>
      <w:proofErr w:type="gramEnd"/>
      <w:r w:rsidRPr="00AC1430">
        <w:rPr>
          <w:rStyle w:val="StyleUnderline"/>
          <w:sz w:val="12"/>
        </w:rPr>
        <w:t xml:space="preserve"> </w:t>
      </w:r>
    </w:p>
    <w:p w14:paraId="2041AFC2" w14:textId="77777777" w:rsidR="00007DF1" w:rsidRPr="00AC1430" w:rsidRDefault="00007DF1" w:rsidP="00007DF1">
      <w:pPr>
        <w:rPr>
          <w:rStyle w:val="StyleUnderline"/>
          <w:rFonts w:eastAsiaTheme="majorEastAsia"/>
          <w:b/>
          <w:iCs/>
        </w:rPr>
      </w:pPr>
      <w:r w:rsidRPr="00AC1430">
        <w:t>Responsibility lies with those who ought to know better</w:t>
      </w:r>
      <w:r w:rsidRPr="00AC1430">
        <w:rPr>
          <w:sz w:val="12"/>
        </w:rPr>
        <w:t xml:space="preserve">¶ </w:t>
      </w:r>
      <w:r w:rsidRPr="00AC1430">
        <w:t xml:space="preserve">The American public can be forgiven for being afraid of nuclear-, biological-or chemical-armed terrorists, since the messages they have been receiving from US leaders have been </w:t>
      </w:r>
      <w:r w:rsidRPr="00AC1430">
        <w:rPr>
          <w:rStyle w:val="StyleUnderline"/>
        </w:rPr>
        <w:t>uniformly apocalyptic, informed by worst-case thinking</w:t>
      </w:r>
      <w:r w:rsidRPr="00AC1430">
        <w:t xml:space="preserve">. The responsibility for </w:t>
      </w:r>
      <w:r w:rsidRPr="00AC1430">
        <w:rPr>
          <w:rStyle w:val="StyleUnderline"/>
        </w:rPr>
        <w:t xml:space="preserve">this pathological fear lies with those </w:t>
      </w:r>
      <w:r w:rsidRPr="00AC1430">
        <w:rPr>
          <w:rStyle w:val="Emphasis"/>
          <w:rFonts w:eastAsiaTheme="majorEastAsia"/>
        </w:rPr>
        <w:t>who ought to know better</w:t>
      </w:r>
      <w:r w:rsidRPr="00AC1430">
        <w:t xml:space="preserve"> – who know, for instance, that plastic sheeting and duct tape are not realistic protections against anything, but who recommend their stockpiling anyway.</w:t>
      </w:r>
      <w:r w:rsidRPr="00AC1430">
        <w:rPr>
          <w:sz w:val="12"/>
        </w:rPr>
        <w:t xml:space="preserve">¶ </w:t>
      </w:r>
      <w:r w:rsidRPr="00AC1430">
        <w:rPr>
          <w:rStyle w:val="StyleUnderline"/>
        </w:rPr>
        <w:t xml:space="preserve">Terrorists can kill people and scare many more, but the localised damage they can cause is by itself </w:t>
      </w:r>
      <w:r w:rsidRPr="00AC1430">
        <w:rPr>
          <w:rStyle w:val="Emphasis"/>
          <w:rFonts w:eastAsiaTheme="majorEastAsia"/>
        </w:rPr>
        <w:t>incapable of changing the character of Western civilisation</w:t>
      </w:r>
      <w:r w:rsidRPr="00AC1430">
        <w:t xml:space="preserve">. Only the people of the West, largely through their own overreaction, can accomplish that. While US analysts spend time worrying about such events, it is worth recalling that </w:t>
      </w:r>
      <w:r w:rsidRPr="00AC1430">
        <w:rPr>
          <w:rStyle w:val="StyleUnderline"/>
        </w:rPr>
        <w:t>the diplomats of any prior age would likely have been quite grateful to have our problems in lieu of their own.</w:t>
      </w:r>
    </w:p>
    <w:p w14:paraId="13006E63" w14:textId="77777777" w:rsidR="00007DF1" w:rsidRDefault="00007DF1" w:rsidP="00007DF1">
      <w:pPr>
        <w:rPr>
          <w:rStyle w:val="StyleUnderline"/>
        </w:rPr>
      </w:pPr>
    </w:p>
    <w:p w14:paraId="12977554" w14:textId="77777777" w:rsidR="00007DF1" w:rsidRPr="008C146B" w:rsidRDefault="00007DF1" w:rsidP="00007DF1">
      <w:pPr>
        <w:pStyle w:val="Heading4"/>
      </w:pPr>
      <w:r>
        <w:t>It is impossible for terrorists to build a nuclear bomb – too many checks</w:t>
      </w:r>
    </w:p>
    <w:p w14:paraId="577CD52E" w14:textId="77777777" w:rsidR="00007DF1" w:rsidRPr="008C146B" w:rsidRDefault="00007DF1" w:rsidP="00007DF1">
      <w:pPr>
        <w:rPr>
          <w:b/>
          <w:color w:val="000000" w:themeColor="text1"/>
        </w:rPr>
      </w:pPr>
      <w:r w:rsidRPr="008C146B">
        <w:rPr>
          <w:rStyle w:val="Style13ptBold"/>
          <w:sz w:val="24"/>
        </w:rPr>
        <w:t xml:space="preserve">Mueller, </w:t>
      </w:r>
      <w:r>
        <w:rPr>
          <w:rStyle w:val="Style13ptBold"/>
          <w:sz w:val="24"/>
        </w:rPr>
        <w:t xml:space="preserve">Ohio State Political Science Professor 8 </w:t>
      </w:r>
    </w:p>
    <w:p w14:paraId="6B0B325B" w14:textId="77777777" w:rsidR="00007DF1" w:rsidRPr="000F78F8" w:rsidRDefault="00007DF1" w:rsidP="00007DF1">
      <w:pPr>
        <w:rPr>
          <w:color w:val="000000" w:themeColor="text1"/>
        </w:rPr>
      </w:pPr>
      <w:r w:rsidRPr="008C146B">
        <w:rPr>
          <w:color w:val="000000" w:themeColor="text1"/>
          <w:shd w:val="clear" w:color="auto" w:fill="FFFFFF"/>
        </w:rPr>
        <w:t xml:space="preserve">[John, 1/1/08, </w:t>
      </w:r>
      <w:r w:rsidRPr="008C146B">
        <w:rPr>
          <w:color w:val="000000" w:themeColor="text1"/>
        </w:rPr>
        <w:t xml:space="preserve">“THE ATOMIC TERRORIST: ASSESSING THE LIKELIHOOD”, </w:t>
      </w:r>
      <w:hyperlink r:id="rId31" w:history="1">
        <w:r w:rsidRPr="008C146B">
          <w:rPr>
            <w:rStyle w:val="Hyperlink"/>
            <w:color w:val="000000" w:themeColor="text1"/>
          </w:rPr>
          <w:t>https://politicalscience.osu.edu/faculty/jmueller/APSACHGO.pdf</w:t>
        </w:r>
      </w:hyperlink>
      <w:r w:rsidRPr="008C146B">
        <w:rPr>
          <w:color w:val="000000" w:themeColor="text1"/>
        </w:rPr>
        <w:t>, p. 4-5, MZK]</w:t>
      </w:r>
    </w:p>
    <w:p w14:paraId="2797B56F" w14:textId="77777777" w:rsidR="00007DF1" w:rsidRPr="002B61F9" w:rsidRDefault="00007DF1" w:rsidP="00007DF1">
      <w:pPr>
        <w:rPr>
          <w:u w:val="single"/>
        </w:rPr>
      </w:pPr>
      <w:r w:rsidRPr="002B61F9">
        <w:t xml:space="preserve">Procuring fissile material. To begin with, </w:t>
      </w:r>
      <w:r w:rsidRPr="002B61F9">
        <w:rPr>
          <w:u w:val="single"/>
        </w:rPr>
        <w:t xml:space="preserve">stateless groups are simply incapable of manufacturing the required fissile material for a bomb since the process requires an enormous effort on an industrial scale </w:t>
      </w:r>
      <w:r w:rsidRPr="002B61F9">
        <w:t>(Milhollin 2002, 45-46; Allison 2004; Cameron 2004, 83; Bunn and Wier 2006, 136-37; Bunn and Wier 2006, 136-37; Langewiesche 2007, 20; Perry et al. 2007). Moreover</w:t>
      </w:r>
      <w:r w:rsidRPr="002B61F9">
        <w:rPr>
          <w:u w:val="single"/>
        </w:rPr>
        <w:t xml:space="preserve">, they are unlikely to be supplied with the material by a state for the same reasons a state is unlikely to give them a workable bomb. </w:t>
      </w:r>
      <w:r w:rsidRPr="002B61F9">
        <w:t xml:space="preserve">Thus, </w:t>
      </w:r>
      <w:r w:rsidRPr="002B61F9">
        <w:rPr>
          <w:u w:val="single"/>
        </w:rPr>
        <w:t xml:space="preserve">they would need to steal or illicitly purchase this crucial material. </w:t>
      </w:r>
    </w:p>
    <w:p w14:paraId="02183E37" w14:textId="77777777" w:rsidR="00007DF1" w:rsidRPr="002B61F9" w:rsidRDefault="00007DF1" w:rsidP="00007DF1">
      <w:r w:rsidRPr="002B61F9">
        <w:lastRenderedPageBreak/>
        <w:t>Although there is legitimate concern that some material, particularly in Russia, may be somewhat inadequately secured (though things have improved considerably</w:t>
      </w:r>
      <w:r w:rsidRPr="002B61F9">
        <w:rPr>
          <w:u w:val="single"/>
        </w:rPr>
        <w:t>), it is under lock and key, and even sleepy, drunken guards, notes Langewiesche, will react with hostility (and noise) to a raiding party</w:t>
      </w:r>
      <w:r w:rsidRPr="002B61F9">
        <w:t xml:space="preserve">. </w:t>
      </w:r>
      <w:r w:rsidRPr="002B61F9">
        <w:rPr>
          <w:u w:val="single"/>
        </w:rPr>
        <w:t>Thieves also need to know exactly what they want and where it is, and this presumably means trusting bribed, but not necessarily dependable, insiders.</w:t>
      </w:r>
      <w:r w:rsidRPr="002B61F9">
        <w:t xml:space="preserve"> And </w:t>
      </w:r>
      <w:r w:rsidRPr="002B61F9">
        <w:rPr>
          <w:u w:val="single"/>
        </w:rPr>
        <w:t>to even begin to pull off such a heist, they need to develop a highly nuanced "sense for streets" in foreign lands filled with people who are often congenitally suspicious of strangers</w:t>
      </w:r>
      <w:r w:rsidRPr="002B61F9">
        <w:t xml:space="preserve"> (2007, 33-48). </w:t>
      </w:r>
    </w:p>
    <w:p w14:paraId="7717841E" w14:textId="77777777" w:rsidR="00007DF1" w:rsidRPr="002B61F9" w:rsidRDefault="00007DF1" w:rsidP="00007DF1">
      <w:r w:rsidRPr="002B61F9">
        <w:t xml:space="preserve">Corruption in some areas may provide an opportunity to buy the relevant material, but purchasers of illicit goods and services would have to pay off a host of greedy confederates, any one of whom could turn on them or, either out of guile or incompetence, furnish them with stuff that is useless. </w:t>
      </w:r>
    </w:p>
    <w:p w14:paraId="5C345F52" w14:textId="77777777" w:rsidR="00007DF1" w:rsidRPr="002B61F9" w:rsidRDefault="00007DF1" w:rsidP="00007DF1">
      <w:r w:rsidRPr="002B61F9">
        <w:t>Not only could the exchange prove to be a scam, it could also prove to be part of a sting--or become one. Although there may be disgruntled and much underpaid scientists in places like Russia, they would have to consider the costs of detection. A</w:t>
      </w:r>
      <w:r w:rsidRPr="002B61F9">
        <w:rPr>
          <w:u w:val="single"/>
        </w:rPr>
        <w:t>. Q. Khan, the Pakistani nuclear scientist was once a national hero for his lead work on his country's atomic bomb. But when he was brought down for selling atomic secrets to other governments, he was placed under severe house arrest, allowed no outside communication or contact, including telephone, newspapers, or internet</w:t>
      </w:r>
      <w:r w:rsidRPr="002B61F9">
        <w:t xml:space="preserve">, and is reportedly in declining health (Langewiesche 2007, 75-76).10 Renegade Russian scientists who happen not to be national heroes could expect a punishment that would be considerably more unpleasant. Once it is noticed that some uranium is missing, the authorities would investigate the few people who might have been able to assist the thieves, and one who seems suddenly to have become prosperous is likely to arrest their attention right from the start. There is something decidedly worse than being a disgruntled Russian scientist, and that is being a dead disgruntled Russian scientist. </w:t>
      </w:r>
      <w:proofErr w:type="gramStart"/>
      <w:r w:rsidRPr="002B61F9">
        <w:t>Thus</w:t>
      </w:r>
      <w:proofErr w:type="gramEnd"/>
      <w:r w:rsidRPr="002B61F9">
        <w:t xml:space="preserve"> even one initially tempted by, seduced by, or sympathetic to, the blandishments of the sneaky foreign terrorists might well quickly develop second thoughts and go to the authorities. </w:t>
      </w:r>
    </w:p>
    <w:p w14:paraId="6039B743" w14:textId="77777777" w:rsidR="00007DF1" w:rsidRPr="002B61F9" w:rsidRDefault="00007DF1" w:rsidP="00007DF1">
      <w:r w:rsidRPr="002B61F9">
        <w:t xml:space="preserve">It is also relevant to note that </w:t>
      </w:r>
      <w:r w:rsidRPr="002B61F9">
        <w:rPr>
          <w:u w:val="single"/>
        </w:rPr>
        <w:t>in the last ten years or so, there have been 10 known thefts of highly enriched uranium--in total less than 16 pounds or so, far less than required for an atomic explosion</w:t>
      </w:r>
      <w:r w:rsidRPr="002B61F9">
        <w:t>. Most arrestingly, notes Linzer, "</w:t>
      </w:r>
      <w:r w:rsidRPr="00BB306A">
        <w:rPr>
          <w:u w:val="single"/>
        </w:rPr>
        <w:t xml:space="preserve">the thieves--none of whom was connected to al Qaeda--had no buyers lined up, and nearly all were caught while trying to peddle their acquisitions" </w:t>
      </w:r>
      <w:r w:rsidRPr="002B61F9">
        <w:t xml:space="preserve">(Linzer 2004; see also Cameron 2004, 83-84; Younger 2007, 87; Pluta and Zimmerman 2006, 60). Though, of course, there may have been additional thefts that went undiscovered (Bunn and Wier 2006, 137; Tenet and Harlow 2007, 276-77). </w:t>
      </w:r>
    </w:p>
    <w:p w14:paraId="21386374" w14:textId="77777777" w:rsidR="00007DF1" w:rsidRPr="002B61F9" w:rsidRDefault="00007DF1" w:rsidP="00007DF1">
      <w:r w:rsidRPr="002B61F9">
        <w:t xml:space="preserve">If </w:t>
      </w:r>
      <w:r w:rsidRPr="00BB306A">
        <w:rPr>
          <w:u w:val="single"/>
        </w:rPr>
        <w:t>terrorists were somehow successful at obtaining a critical mass of relevant material, they would then have to transport it hundreds of miles out of the country over unfamiliar terrain and probably while being pursued by security forces</w:t>
      </w:r>
      <w:r w:rsidRPr="002B61F9">
        <w:t xml:space="preserve"> (Langewiesche 2007, 48-50). </w:t>
      </w:r>
    </w:p>
    <w:p w14:paraId="0B4C1204" w14:textId="77777777" w:rsidR="00007DF1" w:rsidRDefault="00007DF1" w:rsidP="00007DF1">
      <w:r w:rsidRPr="000F78F8">
        <w:rPr>
          <w:u w:val="single"/>
        </w:rPr>
        <w:t>Crossing international borders would be facilitated by following established smuggling routes</w:t>
      </w:r>
      <w:r w:rsidRPr="00BB306A">
        <w:t xml:space="preserve"> and, for </w:t>
      </w:r>
      <w:r w:rsidRPr="002B61F9">
        <w:t xml:space="preserve">a considerable fee, opium traders (for example) might provide expert, and possibly even reliable, assistance. </w:t>
      </w:r>
      <w:r w:rsidRPr="000F78F8">
        <w:rPr>
          <w:u w:val="single"/>
        </w:rPr>
        <w:t xml:space="preserve">But the routes are not as chaotic as they appear and are often under the watch of a handful of criminal and congenitally suspicious and careful regulators </w:t>
      </w:r>
      <w:r w:rsidRPr="002B61F9">
        <w:t xml:space="preserve">(Langewiesche 2007, 54-65). If they became suspicious of the commodity being smuggled, some of these might find it in their interest to disrupt passage, perhaps to collect the bounteous reward money likely to be offered by alarmed governments once the uranium theft had been discovered. Moreover, </w:t>
      </w:r>
      <w:r w:rsidRPr="000F78F8">
        <w:rPr>
          <w:u w:val="single"/>
        </w:rPr>
        <w:t xml:space="preserve">it is not at all clear that people engaged in the routine, if illegal, business of smuggling would necessarily be so debased that, even for </w:t>
      </w:r>
      <w:r w:rsidRPr="000F78F8">
        <w:rPr>
          <w:u w:val="single"/>
        </w:rPr>
        <w:lastRenderedPageBreak/>
        <w:t>considerable remuneration, they would willingly join a plot that might end up killing tens of thousands of innocent people.</w:t>
      </w:r>
      <w:r w:rsidRPr="002B61F9">
        <w:t>11</w:t>
      </w:r>
    </w:p>
    <w:p w14:paraId="005BD1C3" w14:textId="77777777" w:rsidR="00007DF1" w:rsidRDefault="00007DF1" w:rsidP="00007DF1"/>
    <w:p w14:paraId="5D8AE30E" w14:textId="77777777" w:rsidR="00007DF1" w:rsidRDefault="00007DF1" w:rsidP="005C42C4">
      <w:pPr>
        <w:pStyle w:val="Heading3"/>
      </w:pPr>
      <w:r>
        <w:lastRenderedPageBreak/>
        <w:t>AT – Nuke Terror Risk</w:t>
      </w:r>
    </w:p>
    <w:p w14:paraId="3435794A" w14:textId="77777777" w:rsidR="00007DF1" w:rsidRDefault="00007DF1" w:rsidP="00007DF1"/>
    <w:p w14:paraId="027ACEA6" w14:textId="77777777" w:rsidR="00007DF1" w:rsidRPr="005C42C4" w:rsidRDefault="00007DF1" w:rsidP="005C42C4">
      <w:pPr>
        <w:pStyle w:val="Heading4"/>
      </w:pPr>
      <w:r w:rsidRPr="005C42C4">
        <w:t>No state would procure a bomb for a terrorist group</w:t>
      </w:r>
    </w:p>
    <w:p w14:paraId="3C5663B6" w14:textId="77777777" w:rsidR="00007DF1" w:rsidRDefault="00007DF1" w:rsidP="00007DF1">
      <w:r>
        <w:rPr>
          <w:rStyle w:val="Style13ptBold"/>
        </w:rPr>
        <w:t>Mueller, Cato Institute Senior Fellow, 20</w:t>
      </w:r>
      <w:r>
        <w:t xml:space="preserve"> </w:t>
      </w:r>
    </w:p>
    <w:p w14:paraId="593C19CE" w14:textId="77777777" w:rsidR="00007DF1" w:rsidRDefault="00007DF1" w:rsidP="00007DF1">
      <w:r>
        <w:t xml:space="preserve">[John, Ohio State University Mershon Center for International Security Studies Political Science Department Member and Senior Research Scientist, 6-24-2020, Cato Institute, “Nuclear Alarmism: Proliferation and Terrorism,” </w:t>
      </w:r>
      <w:hyperlink r:id="rId32" w:anchor="nuclear-terrorism" w:history="1">
        <w:r>
          <w:rPr>
            <w:rStyle w:val="Hyperlink"/>
          </w:rPr>
          <w:t>https://www.cato.org/publications/publications/nuclear-alarmism-proliferation-terrorism#nuclear-terrorism</w:t>
        </w:r>
      </w:hyperlink>
      <w:r>
        <w:t>, accessed 7-4-2020, JL]</w:t>
      </w:r>
    </w:p>
    <w:p w14:paraId="71B6D8C3" w14:textId="77777777" w:rsidR="00007DF1" w:rsidRDefault="00007DF1" w:rsidP="00007DF1">
      <w:pPr>
        <w:rPr>
          <w:u w:val="single"/>
        </w:rPr>
      </w:pPr>
      <w:r>
        <w:rPr>
          <w:u w:val="single"/>
        </w:rPr>
        <w:t>Obtaining a Finished Bomb: Assistance by a State</w:t>
      </w:r>
    </w:p>
    <w:p w14:paraId="0EA6A462" w14:textId="77777777" w:rsidR="00007DF1" w:rsidRDefault="00007DF1" w:rsidP="00007DF1">
      <w:r>
        <w:rPr>
          <w:u w:val="single"/>
        </w:rPr>
        <w:t>One route a would‐​be atomic terrorist might take would be to receive or buy a bomb from a generous like‐​minded nuclear state for delivery abroad. That route is highly improbable, however, because there would be too much risk — even for a country led by extremists — that the ultimate source of the weapon would be discovered. As one prominent analyst, Matthew Bunn, puts it, “A dictator or oligarch bent on maintaining power is highly unlikely to take the immense risk of transferring such a devastating capability to terrorists they cannot control, given the ever‐​present possibility that the material would be traced back to its origin</w:t>
      </w:r>
      <w:r>
        <w:t>.” Important in this last consideration are deterrent safeguards afforded by “nuclear forensics,” which is the rapidly developing science (and art) of connecting nuclear materials to their sources even after a bomb has been exploded.</w:t>
      </w:r>
      <w:hyperlink r:id="rId33" w:anchor="_ednref35" w:history="1">
        <w:r>
          <w:rPr>
            <w:rStyle w:val="Hyperlink"/>
          </w:rPr>
          <w:t>35</w:t>
        </w:r>
      </w:hyperlink>
    </w:p>
    <w:p w14:paraId="29FCFAAD" w14:textId="77777777" w:rsidR="00007DF1" w:rsidRDefault="00007DF1" w:rsidP="00007DF1">
      <w:r>
        <w:rPr>
          <w:u w:val="single"/>
        </w:rPr>
        <w:t>Moreover, there is a very considerable danger to the donor that the bomb (and its source) would be discovered before delivery or that it would be exploded in a manner and on a target the donor would not approve of — including on the donor itself. Another concern would be that the terrorist group might be infiltrated by foreign intelligence.</w:t>
      </w:r>
      <w:hyperlink r:id="rId34" w:anchor="_ednref36" w:history="1">
        <w:r>
          <w:rPr>
            <w:rStyle w:val="Hyperlink"/>
          </w:rPr>
          <w:t>36</w:t>
        </w:r>
      </w:hyperlink>
    </w:p>
    <w:p w14:paraId="692985BA" w14:textId="77777777" w:rsidR="00007DF1" w:rsidRDefault="00007DF1" w:rsidP="00007DF1">
      <w:r>
        <w:t xml:space="preserve">In addition, </w:t>
      </w:r>
      <w:r>
        <w:rPr>
          <w:u w:val="single"/>
        </w:rPr>
        <w:t>almost no one would trust al Qaeda. As one observer has pointed out, the terrorist group’s explicit enemies list includes not only Christians and Jews but also all Middle Eastern regimes</w:t>
      </w:r>
      <w:r>
        <w:t>; Muslims who don’t share its views; most Western countries; the governments of Afghanistan, India, Pakistan, and Russia; most news organizations; the United Nations; and international nongovernmental organizations.</w:t>
      </w:r>
      <w:hyperlink r:id="rId35" w:anchor="_ednref37" w:history="1">
        <w:r>
          <w:rPr>
            <w:rStyle w:val="Hyperlink"/>
          </w:rPr>
          <w:t>37</w:t>
        </w:r>
      </w:hyperlink>
      <w:r>
        <w:t> Most of the time, it didn’t get along all that well even with its host in Afghanistan, the Taliban government.</w:t>
      </w:r>
      <w:hyperlink r:id="rId36" w:anchor="_ednref38" w:history="1">
        <w:r>
          <w:rPr>
            <w:rStyle w:val="Hyperlink"/>
          </w:rPr>
          <w:t>38</w:t>
        </w:r>
      </w:hyperlink>
    </w:p>
    <w:p w14:paraId="78FC2A53" w14:textId="77777777" w:rsidR="00007DF1" w:rsidRDefault="00007DF1" w:rsidP="00007DF1"/>
    <w:p w14:paraId="7CF0B8B8" w14:textId="77777777" w:rsidR="00007DF1" w:rsidRDefault="00007DF1" w:rsidP="00007DF1">
      <w:pPr>
        <w:pStyle w:val="Heading4"/>
      </w:pPr>
      <w:r>
        <w:rPr>
          <w:b w:val="0"/>
        </w:rPr>
        <w:t>No stolen or illegally gotten nukes</w:t>
      </w:r>
    </w:p>
    <w:p w14:paraId="39EB73BD" w14:textId="77777777" w:rsidR="00007DF1" w:rsidRDefault="00007DF1" w:rsidP="00007DF1">
      <w:r>
        <w:rPr>
          <w:rStyle w:val="Style13ptBold"/>
        </w:rPr>
        <w:t>Mueller, Cato Institute Senior Fellow, 20</w:t>
      </w:r>
      <w:r>
        <w:t xml:space="preserve"> [John, Ohio State University Mershon Center for International Security Studies Political Science Department Member and Senior Research Scientist, 6-24-2020, Cato Institute, “Nuclear Alarmism: Proliferation and Terrorism,” </w:t>
      </w:r>
      <w:hyperlink r:id="rId37" w:anchor="nuclear-terrorism" w:history="1">
        <w:r>
          <w:rPr>
            <w:rStyle w:val="Hyperlink"/>
          </w:rPr>
          <w:t>https://www.cato.org/publications/publications/nuclear-alarmism-proliferation-terrorism#nuclear-terrorism</w:t>
        </w:r>
      </w:hyperlink>
      <w:r>
        <w:t>, accessed 7-4-2020, JL]</w:t>
      </w:r>
    </w:p>
    <w:p w14:paraId="18C3EE1B" w14:textId="77777777" w:rsidR="00007DF1" w:rsidRDefault="00007DF1" w:rsidP="00007DF1">
      <w:r>
        <w:rPr>
          <w:u w:val="single"/>
        </w:rPr>
        <w:t>Stealing or Illicitly Purchasing a Bomb</w:t>
      </w:r>
      <w:r>
        <w:t>: Loose Nukes</w:t>
      </w:r>
    </w:p>
    <w:p w14:paraId="2F92507C" w14:textId="77777777" w:rsidR="00007DF1" w:rsidRDefault="00007DF1" w:rsidP="00007DF1">
      <w:r>
        <w:t>There has also been great worry about “loose nukes,” especially in postcommunist Russia — weapons, “suitcase bombs</w:t>
      </w:r>
      <w:proofErr w:type="gramStart"/>
      <w:r>
        <w:t>” in particular, that</w:t>
      </w:r>
      <w:proofErr w:type="gramEnd"/>
      <w:r>
        <w:t xml:space="preserve"> can be stolen or bought illicitly. </w:t>
      </w:r>
      <w:r>
        <w:rPr>
          <w:u w:val="single"/>
        </w:rPr>
        <w:t xml:space="preserve">A careful assessment conducted by </w:t>
      </w:r>
      <w:r>
        <w:rPr>
          <w:u w:val="single"/>
        </w:rPr>
        <w:lastRenderedPageBreak/>
        <w:t>the Center for Nonproliferation Studies has concluded that it is unlikely that any of those devices have been lost and that, regardless, their effectiveness would be very low or even nonexistent because they (like all nuclear weapons) require continual maintenance.</w:t>
      </w:r>
      <w:hyperlink r:id="rId38" w:anchor="_ednref39" w:history="1">
        <w:r>
          <w:rPr>
            <w:rStyle w:val="Hyperlink"/>
          </w:rPr>
          <w:t>39</w:t>
        </w:r>
      </w:hyperlink>
      <w:r>
        <w:t> Even some of those people most alarmed by the prospect of atomic terrorism have concluded, “</w:t>
      </w:r>
      <w:r>
        <w:rPr>
          <w:u w:val="single"/>
        </w:rPr>
        <w:t>It is probably true that there are no ‘loose nukes,’ transportable nuclear weapons missing from their proper storage locations and available for purchase in some way</w:t>
      </w:r>
      <w:r>
        <w:t>.“</w:t>
      </w:r>
      <w:hyperlink r:id="rId39" w:anchor="_ednref40" w:history="1">
        <w:r>
          <w:rPr>
            <w:rStyle w:val="Hyperlink"/>
          </w:rPr>
          <w:t>40</w:t>
        </w:r>
      </w:hyperlink>
    </w:p>
    <w:p w14:paraId="1B267440" w14:textId="77777777" w:rsidR="00007DF1" w:rsidRDefault="00007DF1" w:rsidP="00007DF1">
      <w:pPr>
        <w:rPr>
          <w:u w:val="single"/>
        </w:rPr>
      </w:pPr>
      <w:r>
        <w:t xml:space="preserve">It might be added that </w:t>
      </w:r>
      <w:r>
        <w:rPr>
          <w:u w:val="single"/>
        </w:rPr>
        <w:t>Russia has an intense interest in controlling any weapons on its territory</w:t>
      </w:r>
      <w:r>
        <w:t xml:space="preserve"> because it is likely to be a prime target of any illicit use by terrorist groups, particularly Chechen ones of course, with whom it has been waging a vicious on‐​and‐​off war for two decades. </w:t>
      </w:r>
      <w:r>
        <w:rPr>
          <w:u w:val="single"/>
        </w:rPr>
        <w:t>The government of Pakistan, which has been repeatedly threatened by terrorists, has a similar interest in controlling its nuclear weapons and material — and scientists.</w:t>
      </w:r>
      <w:r>
        <w:t xml:space="preserve"> As noted by </w:t>
      </w:r>
      <w:r>
        <w:rPr>
          <w:u w:val="single"/>
        </w:rPr>
        <w:t>Stephen Younger, former head of nuclear weapons research and development at Los Alamos National Laboratory, “Regardless of what is reported in the news, all nuclear nations take the security of their weapons very seriously.“</w:t>
      </w:r>
      <w:hyperlink r:id="rId40" w:anchor="_ednref41" w:history="1">
        <w:r>
          <w:rPr>
            <w:rStyle w:val="Hyperlink"/>
          </w:rPr>
          <w:t>41</w:t>
        </w:r>
      </w:hyperlink>
      <w:r>
        <w:rPr>
          <w:u w:val="single"/>
        </w:rPr>
        <w:t> Even if a finished bomb were somehow lifted somewhere, the loss would soon be noted and a worldwide pursuit launched.</w:t>
      </w:r>
    </w:p>
    <w:p w14:paraId="2D466E81" w14:textId="77777777" w:rsidR="00007DF1" w:rsidRDefault="00007DF1" w:rsidP="00007DF1">
      <w:r>
        <w:t xml:space="preserve">Moreover, </w:t>
      </w:r>
      <w:r>
        <w:rPr>
          <w:u w:val="single"/>
        </w:rPr>
        <w:t>finished bombs are outfitted with devices designed to trigger a nonnuclear explosion that would destroy the bomb if it were tampered with. And there are other security techniques: bombs can be kept disassembled with the components stored in separate high‐​security vaults, and security can be organized so that two people and multiple codes are required not only to use the bomb but also to store, maintain, and deploy it. If the terrorists seek to enlist (or force) the services of someone who already knows how to set off the bomb, they would find, as Younger stresses, that “only few people in the world have the knowledge to cause an unauthorized detonation of a nuclear weapon.”</w:t>
      </w:r>
      <w:r>
        <w:t xml:space="preserve"> Weapons designers know how a weapon works, he explains, but not the multiple types of signals necessary to set it off, and maintenance personnel are trained in only a limited set of functions.</w:t>
      </w:r>
      <w:hyperlink r:id="rId41" w:anchor="_ednref42" w:history="1">
        <w:r>
          <w:rPr>
            <w:rStyle w:val="Hyperlink"/>
          </w:rPr>
          <w:t>42</w:t>
        </w:r>
      </w:hyperlink>
    </w:p>
    <w:p w14:paraId="020A07A2" w14:textId="77777777" w:rsidR="00007DF1" w:rsidRDefault="00007DF1" w:rsidP="00007DF1">
      <w:r>
        <w:rPr>
          <w:u w:val="single"/>
        </w:rPr>
        <w:t>There could be dangers in the chaos that would emerge if a nuclear state were to fail, collapsing in full disarray — Pakistan is frequently brought up in this context and sometimes North Korea as well. However, even under those conditions, nuclear weapons would likely remain under heavy guard by people who know that a purloined bomb would most likely end up going off in their own territory; would still have locks</w:t>
      </w:r>
      <w:r>
        <w:t xml:space="preserve"> (and in the case of Pakistan would be disassembled); </w:t>
      </w:r>
      <w:r>
        <w:rPr>
          <w:u w:val="single"/>
        </w:rPr>
        <w:t>and could probably be followed, located, and hunted down by an alarmed international community</w:t>
      </w:r>
      <w:r>
        <w:t>. The worst‐​case scenario in that instance requires not only a failed state but also a considerable series of additional permissive conditions, including consistent (and perfect) insider complicity and a sequence of hasty, opportunistic decisions or developments that click flawlessly in a manner far more familiar to Hollywood scriptwriters than to people experienced with reality.</w:t>
      </w:r>
      <w:hyperlink r:id="rId42" w:anchor="_ednref43" w:history="1">
        <w:r>
          <w:rPr>
            <w:rStyle w:val="Hyperlink"/>
          </w:rPr>
          <w:t>43</w:t>
        </w:r>
      </w:hyperlink>
    </w:p>
    <w:p w14:paraId="55D3913D" w14:textId="77777777" w:rsidR="00007DF1" w:rsidRDefault="00007DF1" w:rsidP="00007DF1"/>
    <w:p w14:paraId="3077C4A1" w14:textId="77777777" w:rsidR="00007DF1" w:rsidRDefault="00007DF1" w:rsidP="00007DF1">
      <w:pPr>
        <w:pStyle w:val="Heading4"/>
      </w:pPr>
      <w:r>
        <w:rPr>
          <w:b w:val="0"/>
        </w:rPr>
        <w:t>No terrorist-built nukes</w:t>
      </w:r>
    </w:p>
    <w:p w14:paraId="7DBF1B71" w14:textId="77777777" w:rsidR="00007DF1" w:rsidRDefault="00007DF1" w:rsidP="00007DF1">
      <w:r>
        <w:rPr>
          <w:rStyle w:val="Style13ptBold"/>
        </w:rPr>
        <w:t>Mueller, Cato Institute Senior Fellow, 20</w:t>
      </w:r>
      <w:r>
        <w:t xml:space="preserve"> [John, Ohio State University Mershon Center for International Security Studies Political Science Department Member and Senior Research Scientist, 6-24-2020, Cato Institute, “Nuclear Alarmism: Proliferation and Terrorism,” </w:t>
      </w:r>
      <w:hyperlink r:id="rId43" w:anchor="nuclear-terrorism" w:history="1">
        <w:r>
          <w:rPr>
            <w:rStyle w:val="Hyperlink"/>
          </w:rPr>
          <w:t>https://www.cato.org/publications/publications/nuclear-alarmism-proliferation-terrorism#nuclear-terrorism</w:t>
        </w:r>
      </w:hyperlink>
      <w:r>
        <w:t>, accessed 7-4-2020, JL]</w:t>
      </w:r>
    </w:p>
    <w:p w14:paraId="278CBEC8" w14:textId="77777777" w:rsidR="00007DF1" w:rsidRDefault="00007DF1" w:rsidP="00007DF1">
      <w:r>
        <w:t>Building a Bomb of One’s Own</w:t>
      </w:r>
    </w:p>
    <w:p w14:paraId="5D7FB487" w14:textId="77777777" w:rsidR="00007DF1" w:rsidRDefault="00007DF1" w:rsidP="00007DF1">
      <w:r>
        <w:lastRenderedPageBreak/>
        <w:t>Because they are unlikely to be able to buy or steal a usable bomb and because they are further unlikely to have one handed off to them by an established nuclear state, the most plausible route for terrorists would be to manufacture the device themselves from purloined materials. That is the course identified by a majority of leading experts as the one most likely to lead to nuclear terrorism.</w:t>
      </w:r>
      <w:hyperlink r:id="rId44" w:anchor="_ednref44" w:history="1">
        <w:r>
          <w:rPr>
            <w:rStyle w:val="Hyperlink"/>
          </w:rPr>
          <w:t>44</w:t>
        </w:r>
      </w:hyperlink>
    </w:p>
    <w:p w14:paraId="073D8FE4" w14:textId="77777777" w:rsidR="00007DF1" w:rsidRDefault="00007DF1" w:rsidP="00007DF1">
      <w:r>
        <w:rPr>
          <w:u w:val="single"/>
        </w:rPr>
        <w:t>The simplest design is a “gun” type of device in which masses of highly enriched uranium are hurled at each other within a tube. Such a device would be, as Allison acknowledges, “large, cumbersome, unsafe, unreliable, unpredictable, and inefficient.“</w:t>
      </w:r>
      <w:hyperlink r:id="rId45" w:anchor="_ednref45" w:history="1">
        <w:r>
          <w:rPr>
            <w:rStyle w:val="Hyperlink"/>
          </w:rPr>
          <w:t>45</w:t>
        </w:r>
      </w:hyperlink>
    </w:p>
    <w:p w14:paraId="5FC5C012" w14:textId="77777777" w:rsidR="00007DF1" w:rsidRDefault="00007DF1" w:rsidP="00007DF1">
      <w:pPr>
        <w:rPr>
          <w:u w:val="single"/>
        </w:rPr>
      </w:pPr>
      <w:r>
        <w:rPr>
          <w:u w:val="single"/>
        </w:rPr>
        <w:t>The process of making such a weapon is daunting even in this minimal case. In particular, the task requires that a considerable series of difficult hurdles be conquered and in sequence.</w:t>
      </w:r>
    </w:p>
    <w:p w14:paraId="40664CC1" w14:textId="77777777" w:rsidR="00007DF1" w:rsidRDefault="00007DF1" w:rsidP="00007DF1">
      <w:r>
        <w:t>To begin with, now and likely for the foreseeable future, state</w:t>
      </w:r>
      <w:r>
        <w:rPr>
          <w:u w:val="single"/>
        </w:rPr>
        <w:t>less groups are incapable of manufacturing the requisite weapons‐​grade uranium themselves because the process requires an effort on an industrial scale. Moreover, they are unlikely to be supplied with the material by a state for the same reasons a state is unlikely to give them a workable bomb.</w:t>
      </w:r>
      <w:hyperlink r:id="rId46" w:anchor="_ednref46" w:history="1">
        <w:r>
          <w:rPr>
            <w:rStyle w:val="Hyperlink"/>
          </w:rPr>
          <w:t>46</w:t>
        </w:r>
      </w:hyperlink>
      <w:r>
        <w:t xml:space="preserve"> Thus, </w:t>
      </w:r>
      <w:r>
        <w:rPr>
          <w:u w:val="single"/>
        </w:rPr>
        <w:t>they would need to steal</w:t>
      </w:r>
      <w:r>
        <w:t xml:space="preserve"> or illicitly purchase </w:t>
      </w:r>
      <w:r>
        <w:rPr>
          <w:u w:val="single"/>
        </w:rPr>
        <w:t>the crucial material</w:t>
      </w:r>
      <w:r>
        <w:t>.</w:t>
      </w:r>
    </w:p>
    <w:p w14:paraId="2F9B5644" w14:textId="77777777" w:rsidR="00007DF1" w:rsidRDefault="00007DF1" w:rsidP="00007DF1">
      <w:r>
        <w:rPr>
          <w:u w:val="single"/>
        </w:rPr>
        <w:t>A successful armed theft is exceedingly unlikely,</w:t>
      </w:r>
      <w:r>
        <w:t xml:space="preserve"> not only </w:t>
      </w:r>
      <w:r>
        <w:rPr>
          <w:u w:val="single"/>
        </w:rPr>
        <w:t xml:space="preserve">because of the resistance of guards but also because chase would be immediate. </w:t>
      </w:r>
      <w:r>
        <w:t>A more plausible route would be to corrupt insiders to smuggle out the necessary fissile material. However, that approach requires the terrorists to pay off a host of greedy confederates, including brokers and money transmitters, any one of whom could turn on them or — either out of guile or incompetence — furnish them with stuff that is useless.</w:t>
      </w:r>
      <w:hyperlink r:id="rId47" w:anchor="_ednref47" w:history="1">
        <w:r>
          <w:rPr>
            <w:rStyle w:val="Hyperlink"/>
          </w:rPr>
          <w:t>47</w:t>
        </w:r>
      </w:hyperlink>
      <w:r>
        <w:t xml:space="preserve"> Moreover, </w:t>
      </w:r>
      <w:r>
        <w:rPr>
          <w:u w:val="single"/>
        </w:rPr>
        <w:t>because of improved safeguards and accounting practices, it is decreasingly likely that the theft would remain undetected</w:t>
      </w:r>
      <w:r>
        <w:t>.</w:t>
      </w:r>
      <w:hyperlink r:id="rId48" w:anchor="_ednref48" w:history="1">
        <w:r>
          <w:rPr>
            <w:rStyle w:val="Hyperlink"/>
          </w:rPr>
          <w:t>48</w:t>
        </w:r>
      </w:hyperlink>
      <w:r>
        <w:t xml:space="preserve"> That development is important because if any missing uranium is noticed, the </w:t>
      </w:r>
      <w:r>
        <w:rPr>
          <w:u w:val="single"/>
        </w:rPr>
        <w:t>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w:t>
      </w:r>
      <w:hyperlink r:id="rId49" w:anchor="_ednref49" w:history="1">
        <w:r>
          <w:rPr>
            <w:rStyle w:val="Hyperlink"/>
          </w:rPr>
          <w:t>49</w:t>
        </w:r>
      </w:hyperlink>
    </w:p>
    <w:p w14:paraId="7549337C" w14:textId="77777777" w:rsidR="00007DF1" w:rsidRDefault="00007DF1" w:rsidP="00007DF1">
      <w:r>
        <w:t xml:space="preserve">It is also relevant to note that </w:t>
      </w:r>
      <w:r>
        <w:rPr>
          <w:u w:val="single"/>
        </w:rPr>
        <w:t>over the years, known thefts of highly enriched uranium have totaled fewer than 16 pounds. That amount is far less than that required for an atomic explosion: for a crude bomb, more than 100 pounds are necessary to produce a likely yield of one kiloton.</w:t>
      </w:r>
      <w:r>
        <w:t xml:space="preserve"> Moreover, none of those thieves was connected to al Qaeda, and, most arrestingly, none had buyers lined up — nearly all were caught while trying to peddle their wares. Indeed, concludes analyst Robin Frost, “There appears to be no true demand, except where the buyers were government agents running a sting.” Because there appears to be no commercial market for fissile material, each sale would be a one‐​time affair, not a continuing source of profit such as drugs, and </w:t>
      </w:r>
      <w:r>
        <w:rPr>
          <w:u w:val="single"/>
        </w:rPr>
        <w:t>there is no evidence of established underworld commercial trade in this illicit commodity.</w:t>
      </w:r>
      <w:hyperlink r:id="rId50" w:anchor="_ednref50" w:history="1">
        <w:r>
          <w:rPr>
            <w:rStyle w:val="Hyperlink"/>
          </w:rPr>
          <w:t>50</w:t>
        </w:r>
      </w:hyperlink>
    </w:p>
    <w:p w14:paraId="14491283" w14:textId="77777777" w:rsidR="00007DF1" w:rsidRDefault="00007DF1" w:rsidP="00007DF1">
      <w:r>
        <w:rPr>
          <w:u w:val="single"/>
        </w:rPr>
        <w:t xml:space="preserve">If terrorists were somehow successful in obtaining a sufficient mass of relevant material, they would then have to transport it out of the country over unfamiliar terrain, probably while being pursued by security forces. Then, they would need to set up a large and well‐​equipped machine shop to manufacture a bomb and populate it with a select team of highly skilled scientists, technicians, and </w:t>
      </w:r>
      <w:r>
        <w:rPr>
          <w:u w:val="single"/>
        </w:rPr>
        <w:lastRenderedPageBreak/>
        <w:t>machinists.</w:t>
      </w:r>
      <w:r>
        <w:t xml:space="preserve"> The process would also require good managers and organizers. The group would have to be assembled and retained for the monumental task without generating consequential suspicions among friends, family, and police about their curious and sudden absence from normal pursuits back home. </w:t>
      </w:r>
      <w:r>
        <w:rPr>
          <w:u w:val="single"/>
        </w:rPr>
        <w:t>Pakistan, for example, maintains a strict watch on many of its nuclear scientists even after retirement.</w:t>
      </w:r>
      <w:hyperlink r:id="rId51" w:anchor="_ednref51" w:history="1">
        <w:r>
          <w:rPr>
            <w:rStyle w:val="Hyperlink"/>
          </w:rPr>
          <w:t>51</w:t>
        </w:r>
      </w:hyperlink>
    </w:p>
    <w:p w14:paraId="5257E5CF" w14:textId="77777777" w:rsidR="00007DF1" w:rsidRDefault="00007DF1" w:rsidP="00007DF1">
      <w:r>
        <w:rPr>
          <w:u w:val="single"/>
        </w:rPr>
        <w:t>Some observers have insisted that it would be “easy” for terrorists to assemble a crude bomb if they could get enough fissile material</w:t>
      </w:r>
      <w:r>
        <w:t>.</w:t>
      </w:r>
      <w:hyperlink r:id="rId52" w:anchor="_ednref52" w:history="1">
        <w:r>
          <w:rPr>
            <w:rStyle w:val="Hyperlink"/>
          </w:rPr>
          <w:t>52</w:t>
        </w:r>
      </w:hyperlink>
      <w:r>
        <w:t xml:space="preserve"> However, Christoph Wirz and Emmanuel Egger, two senior physicists in charge of nuclear issues at Switzerland’s Spiez Laboratory, conclude that </w:t>
      </w:r>
      <w:r>
        <w:rPr>
          <w:u w:val="single"/>
        </w:rPr>
        <w:t>the task “could hardly be accomplished by a subnational group.” They point out that precise blueprints are required, not just sketches and general ideas, and that even with a good blueprint, the terrorist group “would most certainly be forced to redesign.”</w:t>
      </w:r>
      <w:r>
        <w:t xml:space="preserve"> They also stress that the work, far from being “easy,” is difficult, dangerous, and extremely exacting and that the technical requirements “in several fields verge on the unfeasible.“</w:t>
      </w:r>
      <w:hyperlink r:id="rId53" w:anchor="_ednref53" w:history="1">
        <w:r>
          <w:rPr>
            <w:rStyle w:val="Hyperlink"/>
          </w:rPr>
          <w:t>53</w:t>
        </w:r>
      </w:hyperlink>
    </w:p>
    <w:p w14:paraId="11181536" w14:textId="77777777" w:rsidR="00007DF1" w:rsidRDefault="00007DF1" w:rsidP="00007DF1">
      <w: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far‐​fetched at best.“</w:t>
      </w:r>
      <w:hyperlink r:id="rId54" w:anchor="_ednref54" w:history="1">
        <w:r>
          <w:rPr>
            <w:rStyle w:val="Hyperlink"/>
          </w:rPr>
          <w:t>54</w:t>
        </w:r>
      </w:hyperlink>
    </w:p>
    <w:p w14:paraId="63F27861" w14:textId="77777777" w:rsidR="00007DF1" w:rsidRDefault="00007DF1" w:rsidP="00007DF1">
      <w:r>
        <w:rPr>
          <w:u w:val="single"/>
        </w:rPr>
        <w:t xml:space="preserve">Under the best of circumstances, the process could take months or even a year or more, and it would all, of course, have to be carried out in utter secret even while local and international security police are likely to be on the intense prowl. </w:t>
      </w:r>
      <w:r>
        <w:t>In addition, people, or criminal gangs, in the area may observe with increasing curiosity and puzzlement the constant comings and goings of technicians unlikely to be locals.</w:t>
      </w:r>
    </w:p>
    <w:p w14:paraId="6801112E" w14:textId="77777777" w:rsidR="00007DF1" w:rsidRDefault="00007DF1" w:rsidP="00007DF1">
      <w:pPr>
        <w:rPr>
          <w:u w:val="single"/>
        </w:rPr>
      </w:pPr>
      <w:r>
        <w:rPr>
          <w:u w:val="single"/>
        </w:rPr>
        <w:t>The process of fabricating a nuclear device requires, then,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wind of the project over the months, or even years, it takes to pull off.</w:t>
      </w:r>
    </w:p>
    <w:p w14:paraId="0BFCF9CA" w14:textId="77777777" w:rsidR="00007DF1" w:rsidRDefault="00007DF1" w:rsidP="00007DF1">
      <w:pPr>
        <w:rPr>
          <w:u w:val="single"/>
        </w:rPr>
      </w:pPr>
      <w:r>
        <w:rPr>
          <w:u w:val="single"/>
        </w:rPr>
        <w:t>The finished product could weigh a ton or more. Encased in lead shielding to mask radioactive emissions, it would then have to be transported to, as well as smuggled into, the relevant target country. Then, the enormous package would have to be received within the target country by a group of collaborators who are at once totally dedicated and technically proficient at handling, maintaining, and perhaps assembling the weapon. Then, they would have to detonate it somewhere under the fervent hope that the machine shop work has been proficient, that no significant shakeups occurred in the treacherous process of transportation, and that the thing — after all that effort — doesn’t prove to be a dud.</w:t>
      </w:r>
    </w:p>
    <w:p w14:paraId="03077954" w14:textId="77777777" w:rsidR="00007DF1" w:rsidRDefault="00007DF1" w:rsidP="00007DF1">
      <w:r>
        <w:t>T</w:t>
      </w:r>
      <w:r>
        <w:rPr>
          <w:u w:val="single"/>
        </w:rPr>
        <w:t>he financial costs of the extended operation in its cumulating entirety could become monumental.</w:t>
      </w:r>
      <w:r>
        <w:t xml:space="preserve"> There would be expensive equipment to buy, smuggle, and set up, as well as people to pay — or pay off.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w:t>
      </w:r>
      <w:r>
        <w:lastRenderedPageBreak/>
        <w:t>effective ally in the project are likely to be both smart enough to see opportunities for extortion and psychologically equipped by their profession to be willing to exploit them.</w:t>
      </w:r>
    </w:p>
    <w:p w14:paraId="50C62ECE" w14:textId="77777777" w:rsidR="00007DF1" w:rsidRDefault="00007DF1" w:rsidP="00007DF1"/>
    <w:p w14:paraId="5DFE83E1" w14:textId="77777777" w:rsidR="00007DF1" w:rsidRDefault="00007DF1" w:rsidP="00007DF1">
      <w:pPr>
        <w:pStyle w:val="Heading4"/>
      </w:pPr>
      <w:r>
        <w:rPr>
          <w:b w:val="0"/>
        </w:rPr>
        <w:t>No interest in nuclear terror</w:t>
      </w:r>
    </w:p>
    <w:p w14:paraId="081646ED" w14:textId="77777777" w:rsidR="00007DF1" w:rsidRDefault="00007DF1" w:rsidP="00007DF1">
      <w:r>
        <w:rPr>
          <w:rStyle w:val="Style13ptBold"/>
        </w:rPr>
        <w:t>Mueller, Cato Institute Senior Fellow, 20</w:t>
      </w:r>
      <w:r>
        <w:t xml:space="preserve"> [John, Ohio State University Mershon Center for International Security Studies Political Science Department Member and Senior Research Scientist, 6-24-2020, Cato Institute, “Nuclear Alarmism: Proliferation and Terrorism,” </w:t>
      </w:r>
      <w:hyperlink r:id="rId55" w:anchor="nuclear-terrorism" w:history="1">
        <w:r>
          <w:rPr>
            <w:rStyle w:val="Hyperlink"/>
          </w:rPr>
          <w:t>https://www.cato.org/publications/publications/nuclear-alarmism-proliferation-terrorism#nuclear-terrorism</w:t>
        </w:r>
      </w:hyperlink>
      <w:r>
        <w:t>, accessed 7-4-2020, JL]</w:t>
      </w:r>
    </w:p>
    <w:p w14:paraId="59ABB30F" w14:textId="77777777" w:rsidR="00007DF1" w:rsidRDefault="00007DF1" w:rsidP="00007DF1">
      <w:r>
        <w:t>Interest</w:t>
      </w:r>
    </w:p>
    <w:p w14:paraId="2B0132CC" w14:textId="77777777" w:rsidR="00007DF1" w:rsidRDefault="00007DF1" w:rsidP="00007DF1">
      <w:r>
        <w:t xml:space="preserve">In addition, </w:t>
      </w:r>
      <w:r>
        <w:rPr>
          <w:u w:val="single"/>
        </w:rPr>
        <w:t>the evidence about the degree to which al Qaeda has pursued, or even has much interest in, a nuclear weapons program is limited and often ambiguous. For example, in 2004, the 9/11 Commission insisted that “al Qaeda has tried to acquire or make nuclear weapons for at least ten years.” The only substantial evidence it supplies for that assertion comes from an episode that supposedly took place around 1993 in Sudan, when Osama bin Laden’s aides were scammed when they tried to buy some uranium.</w:t>
      </w:r>
      <w:hyperlink r:id="rId56" w:anchor="_ednref55" w:history="1">
        <w:r>
          <w:rPr>
            <w:rStyle w:val="Hyperlink"/>
          </w:rPr>
          <w:t>55</w:t>
        </w:r>
      </w:hyperlink>
      <w:r>
        <w:t xml:space="preserve"> Information about that caper apparently comes from a man who defected from al Qaeda in 1996 after he had been caught stealing $110,000 from the organization. He tried selling his story around the Middle East, but only the Americans were buying. In his prize‐​winning The Looming Tower, Lawrence Wright relays the testimony of the man who allegedly purchased the substance for bin Laden, as well as that of a Sudanese intelligence agent. Both assert that, </w:t>
      </w:r>
      <w:r>
        <w:rPr>
          <w:u w:val="single"/>
        </w:rPr>
        <w:t>although there were various other scams going around at the time, the uranium episode never happened.</w:t>
      </w:r>
      <w:hyperlink r:id="rId57" w:anchor="_ednref56" w:history="1">
        <w:r>
          <w:rPr>
            <w:rStyle w:val="Hyperlink"/>
          </w:rPr>
          <w:t>56</w:t>
        </w:r>
      </w:hyperlink>
    </w:p>
    <w:p w14:paraId="6806889C" w14:textId="77777777" w:rsidR="00007DF1" w:rsidRDefault="00007DF1" w:rsidP="00007DF1">
      <w:r>
        <w:t xml:space="preserve">Various sources suggest that radical elements in bin Laden’s entourage were interested in pursuing atomic weapons or other WMDs when the group was in Afghanistan in the 1990s. However, the same sources indicate that </w:t>
      </w:r>
      <w:r>
        <w:rPr>
          <w:u w:val="single"/>
        </w:rPr>
        <w:t>bin Laden had little interest in that pursuit and essentially sabotaged the idea by refusing to fund it, or even to initiate planning for it.</w:t>
      </w:r>
      <w:hyperlink r:id="rId58" w:anchor="_ednref57" w:history="1">
        <w:r>
          <w:rPr>
            <w:rStyle w:val="Hyperlink"/>
          </w:rPr>
          <w:t>57</w:t>
        </w:r>
      </w:hyperlink>
      <w:r>
        <w:t xml:space="preserve"> Analyst Anne Stenersen notes that </w:t>
      </w:r>
      <w:r>
        <w:rPr>
          <w:u w:val="single"/>
        </w:rPr>
        <w:t>evidence from a recovered al Qaeda computer indicates that only some $2,000–$4,000 was earmarked for WMD research,</w:t>
      </w:r>
      <w:r>
        <w:t xml:space="preserve"> all of it apparently for (very crude) chemical work with some potentially for biological weapons. For comparison, she points out that the millennial terrorist group Aum Shinrikyo appears to have invested $30 million in its sarin gas manufacturing program alone.</w:t>
      </w:r>
      <w:hyperlink r:id="rId59" w:anchor="_ednref58" w:history="1">
        <w:r>
          <w:rPr>
            <w:rStyle w:val="Hyperlink"/>
          </w:rPr>
          <w:t>58</w:t>
        </w:r>
      </w:hyperlink>
      <w:r>
        <w:t> There are also reports that bin Laden had some “academic” discussions in 2001 about WMDs with some Pakistani nuclear scientists who did not, actually, know how to build a bomb.</w:t>
      </w:r>
    </w:p>
    <w:p w14:paraId="5DB3B3F8" w14:textId="77777777" w:rsidR="00007DF1" w:rsidRDefault="00007DF1" w:rsidP="00007DF1">
      <w:r>
        <w:rPr>
          <w:u w:val="single"/>
        </w:rPr>
        <w:t>Khalid Sheikh Mohammed, the apparent mastermind behind the 9/11 attacks, reportedly says that al Qaeda’s atom bomb efforts never went beyond searching the Internet.</w:t>
      </w:r>
      <w:hyperlink r:id="rId60" w:anchor="_ednref59" w:history="1">
        <w:r>
          <w:rPr>
            <w:rStyle w:val="Hyperlink"/>
          </w:rPr>
          <w:t>59</w:t>
        </w:r>
      </w:hyperlink>
      <w:r>
        <w:t> </w:t>
      </w:r>
      <w:r>
        <w:rPr>
          <w:u w:val="single"/>
        </w:rPr>
        <w:t>After the fall of the Taliban in 2001, technical experts from the Central Intelligence Agency and the Department of Energy examined information uncovered in Afghanistan and arrived at conclusions generally supportive of that assertion. They found no credible information that al Qaeda had obtained fissile material or a nuclear weapon, and no evidence of “any radioactive material suitable for weapons.”</w:t>
      </w:r>
      <w:r>
        <w:t xml:space="preserve"> They did uncover, however, a “nuclear‐​related” document discussing “openly available concepts about the nuclear fuel cycle and some weapons related issues.“</w:t>
      </w:r>
      <w:hyperlink r:id="rId61" w:anchor="_ednref60" w:history="1">
        <w:r>
          <w:rPr>
            <w:rStyle w:val="Hyperlink"/>
          </w:rPr>
          <w:t>60</w:t>
        </w:r>
      </w:hyperlink>
      <w:r>
        <w:t xml:space="preserve"> Physicist and weapons expert David Albright is more impressed with the evidence, but he concludes that </w:t>
      </w:r>
      <w:r>
        <w:rPr>
          <w:u w:val="single"/>
        </w:rPr>
        <w:t xml:space="preserve">any al Qaeda atomic efforts were “seriously disrupted” — indeed, </w:t>
      </w:r>
      <w:r>
        <w:rPr>
          <w:u w:val="single"/>
        </w:rPr>
        <w:lastRenderedPageBreak/>
        <w:t>“nipped in the bud” — by the invasion of Afghanistan in 2001, and that after the invasion, the “chance of al Qaeda detonating a nuclear explosive appears on reflection to be low.“</w:t>
      </w:r>
      <w:hyperlink r:id="rId62" w:anchor="_ednref61" w:history="1">
        <w:r>
          <w:rPr>
            <w:rStyle w:val="Hyperlink"/>
          </w:rPr>
          <w:t>61</w:t>
        </w:r>
      </w:hyperlink>
    </w:p>
    <w:p w14:paraId="520C0F21" w14:textId="77777777" w:rsidR="00007DF1" w:rsidRDefault="00007DF1" w:rsidP="00007DF1">
      <w:r>
        <w:t>Rumors and reports that al Qaeda managed to purchase an atomic bomb, or several, have been around now for well over a decade, beginning around 1998. One alleges, for example, that bin Laden gave a group of Chechens $30 million in cash and two tons of opium in exchange for 20 nuclear warheads. If any of those reports were true, one might think the terrorist group (or its supposed Chechen suppliers) would have tried to set one off by now or that al Qaeda would have left some trace of the weapons behind in Afghanistan after it made its very hasty exit in 2001.</w:t>
      </w:r>
    </w:p>
    <w:p w14:paraId="33AD3D41" w14:textId="77777777" w:rsidR="00007DF1" w:rsidRDefault="00007DF1" w:rsidP="00007DF1">
      <w:r>
        <w:t>Bin Laden pronounced on the nuclear weapons issue a few times, talking about an Islamic “duty” or “right” to obtain the weapons for defense. Some of those oft‐​quoted assertions can be viewed as threatening, but they are rather coy and indirect, indicating perhaps something of an interest, but not acknowledging any sort of capability. And as Louise Richardson concludes, “Statements claiming a right to possess nuclear weapons have been misinterpreted as expressing a determination to use them,” feeding “the exaggeration of the threat we face.“</w:t>
      </w:r>
      <w:hyperlink r:id="rId63" w:anchor="_ednref62" w:history="1">
        <w:r>
          <w:rPr>
            <w:rStyle w:val="Hyperlink"/>
          </w:rPr>
          <w:t>62</w:t>
        </w:r>
      </w:hyperlink>
    </w:p>
    <w:p w14:paraId="1813BF68" w14:textId="77777777" w:rsidR="00007DF1" w:rsidRDefault="00007DF1" w:rsidP="00007DF1">
      <w:r>
        <w:rPr>
          <w:u w:val="single"/>
        </w:rPr>
        <w:t>When examined, the evidence of al Qaeda’s desire to go atomic and about its progress in accomplishing that exceedingly difficult task, even in the comparative safety of its Afghan haven of the 1990s, is remarkably skimpy, if not completely negligible. The scariest stuff — a decade’s worth of loose nuke rumor, chatter, and hype — seems to have no substance whatever.</w:t>
      </w:r>
    </w:p>
    <w:p w14:paraId="48A2B59F" w14:textId="77777777" w:rsidR="00007DF1" w:rsidRDefault="00007DF1" w:rsidP="00007DF1">
      <w:r>
        <w:t xml:space="preserve">After an exhaustive study of available materials, Stenersen concludes that, </w:t>
      </w:r>
      <w:r>
        <w:rPr>
          <w:u w:val="single"/>
        </w:rPr>
        <w:t>although al Qaeda central may have considered nuclear and other nonconventional weapons, there “is little evidence that such ideas ever developed into actual plans, or that they were given any kind of priority at the expense of more traditional types of terrorist attacks.“</w:t>
      </w:r>
      <w:hyperlink r:id="rId64" w:anchor="_ednref63" w:history="1">
        <w:r>
          <w:rPr>
            <w:rStyle w:val="Hyperlink"/>
          </w:rPr>
          <w:t>63</w:t>
        </w:r>
      </w:hyperlink>
      <w:r>
        <w:t> And there is no reason to believe things got better for them after they were forcefully expelled from their comparatively unembattled base in Afghanistan.</w:t>
      </w:r>
    </w:p>
    <w:p w14:paraId="251E817C" w14:textId="77777777" w:rsidR="00007DF1" w:rsidRDefault="00007DF1" w:rsidP="00007DF1">
      <w:r>
        <w:t>In 1996, one of terrorism studies’ top gurus, Walter Laqueur, insisted that some terrorist groups “almost certainly” will use WMDs “in the foreseeable future.“</w:t>
      </w:r>
      <w:hyperlink r:id="rId65" w:anchor="_ednref64" w:history="1">
        <w:r>
          <w:rPr>
            <w:rStyle w:val="Hyperlink"/>
          </w:rPr>
          <w:t>64</w:t>
        </w:r>
      </w:hyperlink>
      <w:r>
        <w:t> Presumably any future foreseeable in 1996 is now history, but in contrast, terrorists in effect seem to be heeding the advice found in a memo on an al Qaeda laptop seized in Pakistan in 2004: “Make use of that which is available … rather than waste valuable time becoming despondent over that which is not within your reach.“</w:t>
      </w:r>
      <w:hyperlink r:id="rId66" w:anchor="_ednref65" w:history="1">
        <w:r>
          <w:rPr>
            <w:rStyle w:val="Hyperlink"/>
          </w:rPr>
          <w:t>65</w:t>
        </w:r>
      </w:hyperlink>
      <w:r>
        <w:t xml:space="preserve"> That is, keep it simple, stupid. </w:t>
      </w:r>
      <w:r>
        <w:rPr>
          <w:u w:val="single"/>
        </w:rPr>
        <w:t xml:space="preserve">Although there have been plenty of terrorist attacks in the world since 2001, all (thus far, at least) have relied on conventional destructive methods. There </w:t>
      </w:r>
      <w:proofErr w:type="gramStart"/>
      <w:r>
        <w:rPr>
          <w:u w:val="single"/>
        </w:rPr>
        <w:t>hasn’t</w:t>
      </w:r>
      <w:proofErr w:type="gramEnd"/>
      <w:r>
        <w:rPr>
          <w:u w:val="single"/>
        </w:rPr>
        <w:t xml:space="preserve"> even been much in the way of the occasional gas bomb, not even in Iraq where the technology is hardly much of a secret.</w:t>
      </w:r>
    </w:p>
    <w:p w14:paraId="1E5A3B08" w14:textId="77777777" w:rsidR="00007DF1" w:rsidRDefault="00007DF1" w:rsidP="00007DF1"/>
    <w:p w14:paraId="0697523D" w14:textId="77777777" w:rsidR="00007DF1" w:rsidRDefault="00007DF1" w:rsidP="00007DF1">
      <w:pPr>
        <w:rPr>
          <w:u w:val="single"/>
        </w:rPr>
      </w:pPr>
    </w:p>
    <w:p w14:paraId="763AA7B4" w14:textId="77777777" w:rsidR="00007DF1" w:rsidRDefault="00007DF1" w:rsidP="00007DF1"/>
    <w:p w14:paraId="43409169" w14:textId="54584E8F" w:rsidR="00007DF1" w:rsidRDefault="00007DF1" w:rsidP="00007DF1">
      <w:pPr>
        <w:pStyle w:val="Heading2"/>
        <w:rPr>
          <w:rFonts w:cs="Times New Roman"/>
        </w:rPr>
      </w:pPr>
      <w:r w:rsidRPr="00FF597F">
        <w:rPr>
          <w:rFonts w:cs="Times New Roman"/>
        </w:rPr>
        <w:lastRenderedPageBreak/>
        <w:t>Science Literacy</w:t>
      </w:r>
      <w:r w:rsidR="00CF0B83">
        <w:rPr>
          <w:rFonts w:cs="Times New Roman"/>
        </w:rPr>
        <w:t xml:space="preserve"> Advantage Neg</w:t>
      </w:r>
    </w:p>
    <w:p w14:paraId="42A643C3" w14:textId="77777777" w:rsidR="005C42C4" w:rsidRDefault="005C42C4" w:rsidP="005C42C4">
      <w:pPr>
        <w:pStyle w:val="Heading3"/>
      </w:pPr>
      <w:r>
        <w:lastRenderedPageBreak/>
        <w:t>No Solvency – Courts</w:t>
      </w:r>
    </w:p>
    <w:p w14:paraId="7F8269E6" w14:textId="77777777" w:rsidR="005C42C4" w:rsidRPr="002B4FD9" w:rsidRDefault="005C42C4" w:rsidP="005C42C4">
      <w:pPr>
        <w:pStyle w:val="Heading4"/>
      </w:pPr>
      <w:r w:rsidRPr="002B4FD9">
        <w:t xml:space="preserve">Courtroom actors’ low scientific literacy </w:t>
      </w:r>
      <w:r>
        <w:t xml:space="preserve">means </w:t>
      </w:r>
      <w:proofErr w:type="gramStart"/>
      <w:r>
        <w:t>won’t</w:t>
      </w:r>
      <w:proofErr w:type="gramEnd"/>
      <w:r>
        <w:t xml:space="preserve"> implement</w:t>
      </w:r>
      <w:r w:rsidRPr="002B4FD9">
        <w:t xml:space="preserve"> forensic evidence reform despite national council recommendation</w:t>
      </w:r>
    </w:p>
    <w:p w14:paraId="4925A97F" w14:textId="77777777" w:rsidR="005C42C4" w:rsidRPr="00E2250C" w:rsidRDefault="005C42C4" w:rsidP="005C42C4">
      <w:pPr>
        <w:pStyle w:val="NormalWeb"/>
        <w:spacing w:before="0" w:beforeAutospacing="0" w:after="160" w:afterAutospacing="0"/>
        <w:rPr>
          <w:rFonts w:asciiTheme="minorHAnsi" w:hAnsiTheme="minorHAnsi" w:cstheme="minorHAnsi"/>
        </w:rPr>
      </w:pPr>
      <w:r w:rsidRPr="00653EA2">
        <w:rPr>
          <w:rStyle w:val="Style13ptBold"/>
          <w:rFonts w:asciiTheme="minorHAnsi" w:hAnsiTheme="minorHAnsi" w:cstheme="minorHAnsi"/>
        </w:rPr>
        <w:t>Cole, UC Irvine Criminology Professor, 17,</w:t>
      </w:r>
      <w:r w:rsidRPr="00653EA2">
        <w:rPr>
          <w:rFonts w:asciiTheme="minorHAnsi" w:hAnsiTheme="minorHAnsi" w:cstheme="minorHAnsi"/>
          <w:color w:val="000000"/>
          <w:sz w:val="22"/>
          <w:szCs w:val="22"/>
        </w:rPr>
        <w:t xml:space="preserve"> [Simon A, 04/25/2017, British Journal of American Legal Studies, “Science without Precedent: The Impact of the National Research Council Report on the Admissibility and Use of Forensic Science Evidence in the United States,” Volume 4, Number 2, page</w:t>
      </w:r>
      <w:r w:rsidRPr="00E2250C">
        <w:rPr>
          <w:rFonts w:asciiTheme="minorHAnsi" w:hAnsiTheme="minorHAnsi" w:cstheme="minorHAnsi"/>
          <w:color w:val="000000"/>
          <w:sz w:val="22"/>
          <w:szCs w:val="22"/>
        </w:rPr>
        <w:t xml:space="preserve"> </w:t>
      </w:r>
      <w:r>
        <w:rPr>
          <w:rFonts w:asciiTheme="minorHAnsi" w:hAnsiTheme="minorHAnsi" w:cstheme="minorHAnsi"/>
          <w:color w:val="000000"/>
          <w:sz w:val="22"/>
          <w:szCs w:val="22"/>
        </w:rPr>
        <w:t>585</w:t>
      </w:r>
      <w:r w:rsidRPr="00E2250C">
        <w:rPr>
          <w:rFonts w:asciiTheme="minorHAnsi" w:hAnsiTheme="minorHAnsi" w:cstheme="minorHAnsi"/>
          <w:color w:val="000000"/>
          <w:sz w:val="22"/>
          <w:szCs w:val="22"/>
        </w:rPr>
        <w:t>, BS]</w:t>
      </w:r>
    </w:p>
    <w:p w14:paraId="44E43A3D" w14:textId="77777777" w:rsidR="005C42C4" w:rsidRDefault="005C42C4" w:rsidP="005C42C4">
      <w:r w:rsidRPr="00605CAE">
        <w:rPr>
          <w:rStyle w:val="StyleUnderline"/>
        </w:rPr>
        <w:t>Science and law are social institutions enjoying great epistemic legitimacy and authority in contemporary post-industrial societies.3 Not surprisingly, they are, on occasion, seen as competing for epistemic legitimacy</w:t>
      </w:r>
      <w:r>
        <w:t xml:space="preserve">. One area in which this competition has seemed particularly acute is in controversies around the use of </w:t>
      </w:r>
      <w:r w:rsidRPr="00C854C4">
        <w:rPr>
          <w:rStyle w:val="StyleUnderline"/>
        </w:rPr>
        <w:t>forensic science evidence in criminal law that forms the subject of this special issue.4 To summarize: self-appointed advocates of “science” have claimed that criminal courts in the United States have been unreasonably permissive in the reception of forensic science evidence, failing to hold it to the standards of genuine science</w:t>
      </w:r>
      <w:r>
        <w:t>.5</w:t>
      </w:r>
    </w:p>
    <w:p w14:paraId="029B0C7B" w14:textId="77777777" w:rsidR="005C42C4" w:rsidRDefault="005C42C4" w:rsidP="005C42C4">
      <w:r>
        <w:t>For at least two decades such arguments have been mounted by scientists and scholars; asserting an authority to speak on behalf of science.6 Such assertions can, of course, be contested. Resistance by individual forensic practitioners and the institutionalized forensic sciences generally found favor with trial judges and appellate courts.7 In 2009, however, the National Research Council (NRC), the research arm of the United States National Academies, published a substantial report on the forensic sciences, entitled Strengthening Forensic Science in the United States [hereafter Strengthening].8 This report has generally been interpreted as quite critical of forensic science evidence. Alternative readings are among the topics we explore, though we accept that Strengthening is indeed critical and perhaps intentionally controversial. We note that the press release ac-companying the publication of the report was titled “‘Badly Fragmented’ Forensic Science System Needs Overhaul: Evidence to Support Reliability of Many Techniques Is Lacking.”</w:t>
      </w:r>
    </w:p>
    <w:p w14:paraId="113A87C1" w14:textId="77777777" w:rsidR="005C42C4" w:rsidRDefault="005C42C4" w:rsidP="005C42C4">
      <w:r>
        <w:t>Strengthening changed the nature of the controversy because it could reasonably be represented as a quasi-official utterance of the American scientific establishment in a way that complemented, or perhaps eclipsed, the conclusions of both individual scientists and self-organized collectives who had been raising their own concerns. The NRC convenes between 200 and 300 expert committees each year to produce “consensus studies” that are published as Reports. Because of the National Academies’ reputation, NRC reports command a special authority on scientific and technical matters. As one scholar has observed, “[n]o other U.S. institution has the same mix of characteristics: unquestionable scientific and technological expertise; an official congressional charter to provide scientific advice to the federal government; and independence from the political chain of command. NRC reports draw a great deal of credibility from these aspects of the Academy’s identity.”10 Indeed, the National Academies have often been called a “court of last resort” on scientific controversies.11</w:t>
      </w:r>
    </w:p>
    <w:p w14:paraId="0D76AC05" w14:textId="77777777" w:rsidR="005C42C4" w:rsidRDefault="005C42C4" w:rsidP="005C42C4">
      <w:r>
        <w:t xml:space="preserve">Historically, American courts “have treated the reports of the NRC as authoritative works for purposes of determining generally accepted standards within the scientific community”.12 Strengthening, therefore, provides an opportunity to explore whether American courts are, as many have suggested, unusually resistant to criticism or, in the alternative, protective of forensic science evidence. If they are not particularly protective we might expect the shift from individual and group criticism to quasi-official </w:t>
      </w:r>
      <w:r>
        <w:lastRenderedPageBreak/>
        <w:t>criticism by the NRC to have an effect on the response to forensic science evidence by trial and appellate courts, especially in those jurisdictions with formal reliability standards governing the admission of expert opinion.13 If, on the other hand, there is no such effect, then the apparent insensitivity to authoritative expressions of concerns about the condition of the modern forensics warrants attention. This issue may be of interest not only to those concerned with controversies in criminal law and the forensic sciences, but also to those interested more generally in the struggle for epistemic authority between law and science.</w:t>
      </w:r>
    </w:p>
    <w:p w14:paraId="1CB1E913" w14:textId="77777777" w:rsidR="005C42C4" w:rsidRDefault="005C42C4" w:rsidP="005C42C4">
      <w:r>
        <w:t xml:space="preserve">Recent research illuminates this issue. </w:t>
      </w:r>
      <w:r w:rsidRPr="00704BEB">
        <w:rPr>
          <w:rStyle w:val="StyleUnderline"/>
        </w:rPr>
        <w:t>Cooper studied post-Strengthening judgments across four disciplines, namely fingerprints, firearm and toolmarks, bite marks, and arson investigation.14 Although she does not specify the number of cases analyzed, her data set clearly overlaps with our own. Cooper found that, while the courts were more critical of these forms of evidence post-Strengthening, “[t]o date, the NAS Report has not led any court to conclude that evidence from any of these four disciplines is inadmissible.”</w:t>
      </w:r>
      <w:r>
        <w:t xml:space="preserve">15 This finding supports the contention </w:t>
      </w:r>
      <w:r w:rsidRPr="002F5242">
        <w:rPr>
          <w:rStyle w:val="StyleUnderline"/>
        </w:rPr>
        <w:t>that courts are protective, perhaps exceptionally protective, of forensic science evidence adduced by prosecutors</w:t>
      </w:r>
      <w:r>
        <w:t>. However, Cooper identified multiple rulings limiting in some way the testimony that forensic experts could proffer, a phenomenon we have discussed under the label “split testimony.”16 She also found that “untraditional evidence” was excluded, such as “simultaneous impressions” in latent print identification.17 In supporting these rulings the courts, according to Cooper, relied heavily on precedent and varied widely in their degree of engagement with the NRC report.18</w:t>
      </w:r>
    </w:p>
    <w:p w14:paraId="70474CA6" w14:textId="77777777" w:rsidR="005C42C4" w:rsidRDefault="005C42C4" w:rsidP="005C42C4">
      <w:r>
        <w:t xml:space="preserve">Epstein analyzed 65 post-Strengthening judicial decisions.19 He found that </w:t>
      </w:r>
      <w:r w:rsidRPr="00AA6E59">
        <w:rPr>
          <w:rStyle w:val="StyleUnderline"/>
        </w:rPr>
        <w:t>“courts have overwhelmingly declined to revisit admissibility determinations or circumscribe the proposed testimony in pattern and impression evidence cases</w:t>
      </w:r>
      <w:r>
        <w:t xml:space="preserve">.”20 Epstein notes that “[o]verall the Report has had virtually no impact on trial court acceptance of latent print evidence,”21 and “[t]o date, no reported decision has relied on the NAS Report to restrict a handwriting analyst’s conclusion.”22 He concluded that “[t]o date, </w:t>
      </w:r>
      <w:r w:rsidRPr="00FB500C">
        <w:rPr>
          <w:rStyle w:val="StyleUnderline"/>
        </w:rPr>
        <w:t>only two prominent examples responding to the NAS Report can be identified.”23 Both instances (one is not even a case) concern firearm and toolmark analysis, leading Epstein to conclude that this is the only discipline for which Strengthening might seem to have changed the courts’ stance toward forensic science evidence</w:t>
      </w:r>
      <w:r>
        <w:t xml:space="preserve">.24 Though, “[e]ven in regard to that discipline,” Epstein notes, “the remediation by the courts is modest at best.”25 </w:t>
      </w:r>
      <w:r w:rsidRPr="00FB500C">
        <w:rPr>
          <w:rStyle w:val="StyleUnderline"/>
        </w:rPr>
        <w:t>Epstein attributes this state of affairs to the</w:t>
      </w:r>
      <w:r>
        <w:t xml:space="preserve"> weakness of the Frye and Daubert admissibility standards, </w:t>
      </w:r>
      <w:r w:rsidRPr="00FB500C">
        <w:rPr>
          <w:rStyle w:val="StyleUnderline"/>
        </w:rPr>
        <w:t>the lack of scientific literacy among courtroom actors</w:t>
      </w:r>
      <w:r>
        <w:t>, and “a stasis or inertia resulting from decades or more of reliance on these disciplines and their perceived continued utility.”26</w:t>
      </w:r>
    </w:p>
    <w:p w14:paraId="7A5478D5" w14:textId="77777777" w:rsidR="005C42C4" w:rsidRDefault="005C42C4" w:rsidP="005C42C4">
      <w:r>
        <w:t>Given these findings, we were interested in investigating the apparent reluctance to accept the science advice of the NAS.27 Our interest is rooted in our common background in Science &amp; Technology Studies (STS) and expert evidence in legal proceedings. Studies of legal controversies rooted in STS have drawn attention to the substantial flexibility that legal actors, including judges, have with regard to choosing whether or not to treat scientific accounts as authoritative.28 This essay reviews responses to Strengthening, particularly whether judicial discretion and interpretive flexibility is diminished when the account is a deliberately constructed consensus document produced under the imprimatur of an institution with great authority within mainstream science.29 Exploring judicial rationales for accepting, not accepting, and even an apparent refusal to engage with, Strengthening’s critique may advance our understanding of the circumstances in which “science” and scientific institutions can hope to influence legal practice.</w:t>
      </w:r>
    </w:p>
    <w:p w14:paraId="61C526B4" w14:textId="12476565" w:rsidR="005C42C4" w:rsidRDefault="005C42C4" w:rsidP="005C42C4">
      <w:pPr>
        <w:pStyle w:val="Heading3"/>
        <w:rPr>
          <w:rFonts w:cs="Times New Roman"/>
        </w:rPr>
      </w:pPr>
      <w:r>
        <w:rPr>
          <w:rFonts w:cs="Times New Roman"/>
        </w:rPr>
        <w:lastRenderedPageBreak/>
        <w:t>Climate T</w:t>
      </w:r>
      <w:r w:rsidRPr="00FF597F">
        <w:rPr>
          <w:rFonts w:cs="Times New Roman"/>
        </w:rPr>
        <w:t>urn – Literacy Polarizes Climate Opinion</w:t>
      </w:r>
    </w:p>
    <w:p w14:paraId="636AAD24" w14:textId="77777777" w:rsidR="005C42C4" w:rsidRPr="002B4FD9" w:rsidRDefault="005C42C4" w:rsidP="005C42C4">
      <w:pPr>
        <w:pStyle w:val="Heading4"/>
      </w:pPr>
      <w:r w:rsidRPr="002B4FD9">
        <w:t>Turn---Increase in scientific literacy causes political polarization of climate change opinions</w:t>
      </w:r>
    </w:p>
    <w:p w14:paraId="0E81318C" w14:textId="77777777" w:rsidR="005C42C4" w:rsidRDefault="005C42C4" w:rsidP="005C42C4">
      <w:pPr>
        <w:pStyle w:val="NormalWeb"/>
        <w:spacing w:before="0" w:beforeAutospacing="0" w:after="160" w:afterAutospacing="0"/>
        <w:rPr>
          <w:rFonts w:cs="Calibri"/>
          <w:color w:val="000000"/>
          <w:sz w:val="22"/>
          <w:szCs w:val="22"/>
        </w:rPr>
      </w:pPr>
      <w:r w:rsidRPr="00984975">
        <w:rPr>
          <w:rStyle w:val="Style13ptBold"/>
          <w:rFonts w:cs="Calibri"/>
        </w:rPr>
        <w:t xml:space="preserve">Drummond, Michigan </w:t>
      </w:r>
      <w:r>
        <w:rPr>
          <w:rStyle w:val="Style13ptBold"/>
          <w:rFonts w:cs="Calibri"/>
        </w:rPr>
        <w:t xml:space="preserve">ERB Institute </w:t>
      </w:r>
      <w:r w:rsidRPr="00984975">
        <w:rPr>
          <w:rStyle w:val="Style13ptBold"/>
          <w:rFonts w:cs="Calibri"/>
        </w:rPr>
        <w:t xml:space="preserve">research fellow, </w:t>
      </w:r>
      <w:r>
        <w:rPr>
          <w:rStyle w:val="Style13ptBold"/>
          <w:rFonts w:cs="Calibri"/>
        </w:rPr>
        <w:t xml:space="preserve">Fischhoff, National Academy of Sciences member, </w:t>
      </w:r>
      <w:r w:rsidRPr="00984975">
        <w:rPr>
          <w:rStyle w:val="Style13ptBold"/>
          <w:rFonts w:cs="Calibri"/>
        </w:rPr>
        <w:t>17,</w:t>
      </w:r>
      <w:r w:rsidRPr="00984975">
        <w:rPr>
          <w:rFonts w:cs="Calibri"/>
          <w:color w:val="000000"/>
          <w:sz w:val="22"/>
          <w:szCs w:val="22"/>
        </w:rPr>
        <w:t xml:space="preserve"> [Caitlin, </w:t>
      </w:r>
      <w:r>
        <w:rPr>
          <w:rFonts w:cs="Calibri"/>
          <w:color w:val="000000"/>
          <w:sz w:val="22"/>
          <w:szCs w:val="22"/>
        </w:rPr>
        <w:t xml:space="preserve">Baruch, </w:t>
      </w:r>
      <w:r w:rsidRPr="00984975">
        <w:rPr>
          <w:rFonts w:cs="Calibri"/>
          <w:color w:val="000000"/>
          <w:sz w:val="22"/>
          <w:szCs w:val="22"/>
        </w:rPr>
        <w:t xml:space="preserve">08/21/2017, Proceedings of the National Academy of Sciences of the United States of America, “Individuals with greater science literacy and education have more polarized beliefs on controversial science topics,” </w:t>
      </w:r>
      <w:hyperlink r:id="rId67" w:history="1">
        <w:r w:rsidRPr="00A3163D">
          <w:rPr>
            <w:rStyle w:val="Hyperlink"/>
            <w:rFonts w:cs="Calibri"/>
            <w:sz w:val="22"/>
            <w:szCs w:val="22"/>
          </w:rPr>
          <w:t>https://www.pnas.org/content/114/36/9587</w:t>
        </w:r>
      </w:hyperlink>
      <w:r>
        <w:rPr>
          <w:rFonts w:cs="Calibri"/>
          <w:color w:val="000000"/>
          <w:sz w:val="22"/>
          <w:szCs w:val="22"/>
        </w:rPr>
        <w:t xml:space="preserve">, </w:t>
      </w:r>
      <w:r w:rsidRPr="00984975">
        <w:rPr>
          <w:rFonts w:cs="Calibri"/>
          <w:color w:val="000000"/>
          <w:sz w:val="22"/>
          <w:szCs w:val="22"/>
        </w:rPr>
        <w:t>Volume 114, Number 36, page 9587, BS]</w:t>
      </w:r>
    </w:p>
    <w:p w14:paraId="0D5677D1" w14:textId="77777777" w:rsidR="005C42C4" w:rsidRDefault="005C42C4" w:rsidP="005C42C4">
      <w:r w:rsidRPr="00426AC1">
        <w:rPr>
          <w:rStyle w:val="StyleUnderline"/>
        </w:rPr>
        <w:t>Although Americans generally hold science in high regard and respect its findings, for some contested issues, such as the existence of anthropogenic climate change, public opinion is polarized along religious and political lines</w:t>
      </w:r>
      <w:r>
        <w:t xml:space="preserve">. We ask whether </w:t>
      </w:r>
      <w:r w:rsidRPr="00426AC1">
        <w:rPr>
          <w:rStyle w:val="StyleUnderline"/>
        </w:rPr>
        <w:t>individuals with more general education and greater science knowledge, measured in terms of science education and science literacy, display more (or less) polarized beliefs on several such issues</w:t>
      </w:r>
      <w:r>
        <w:t xml:space="preserve">. We report secondary analyses of a nationally representative dataset (the General Social Survey), examining the predictors of beliefs regarding six potentially controversial issues. We find that </w:t>
      </w:r>
      <w:r w:rsidRPr="00426AC1">
        <w:rPr>
          <w:rStyle w:val="StyleUnderline"/>
        </w:rPr>
        <w:t>beliefs are correlated with both political and religious identity for stem cell research, the Big Bang, and human evolution, and with political identity alone on climate change</w:t>
      </w:r>
      <w:r>
        <w:t xml:space="preserve">. </w:t>
      </w:r>
      <w:r w:rsidRPr="00426AC1">
        <w:rPr>
          <w:rStyle w:val="StyleUnderline"/>
        </w:rPr>
        <w:t xml:space="preserve">Individuals with greater education, science education, and </w:t>
      </w:r>
      <w:r w:rsidRPr="00426AC1">
        <w:rPr>
          <w:rStyle w:val="Emphasis"/>
        </w:rPr>
        <w:t>science literacy display more polarized beliefs on these issues</w:t>
      </w:r>
      <w:r>
        <w:t>. We find little evidence of political or religious polarization regarding nanotechnology and genetically modified foods. On all six topics, people who trust the scientific enterprise more are also more likely to accept its findings. We discuss the causal mechanisms that might underlie the correlation between education and identity-based polarization.</w:t>
      </w:r>
    </w:p>
    <w:p w14:paraId="493F49FE" w14:textId="77777777" w:rsidR="005C42C4" w:rsidRPr="00C62E72" w:rsidRDefault="005C42C4" w:rsidP="005C42C4"/>
    <w:p w14:paraId="1C06708A" w14:textId="77777777" w:rsidR="005C42C4" w:rsidRPr="00FF597F" w:rsidRDefault="005C42C4" w:rsidP="005C42C4">
      <w:pPr>
        <w:pStyle w:val="Heading4"/>
        <w:rPr>
          <w:rFonts w:cs="Times New Roman"/>
        </w:rPr>
      </w:pPr>
      <w:r w:rsidRPr="00FF597F">
        <w:rPr>
          <w:rFonts w:cs="Times New Roman"/>
        </w:rPr>
        <w:t>Increased science literacy has the opposite effect by polarizing individuals and leading them to rely on cultural backgrounds rather than scientific</w:t>
      </w:r>
    </w:p>
    <w:p w14:paraId="3E181AC0" w14:textId="77777777" w:rsidR="005C42C4" w:rsidRPr="00FF597F" w:rsidRDefault="005C42C4" w:rsidP="005C42C4">
      <w:r w:rsidRPr="00FF597F">
        <w:rPr>
          <w:rStyle w:val="Style13ptBold"/>
        </w:rPr>
        <w:t>Kahan, Yale Law Law and Psychology professor, et al., 11</w:t>
      </w:r>
    </w:p>
    <w:p w14:paraId="3DC70F91" w14:textId="77777777" w:rsidR="005C42C4" w:rsidRPr="00FF597F" w:rsidRDefault="005C42C4" w:rsidP="005C42C4">
      <w:r w:rsidRPr="00FF597F">
        <w:t xml:space="preserve">(Dan M., Maggie Wittlin, Nebraska College of Law Assistant Professor of Law, Ellen Peters, Ohio State University Professor of Psychology and Director of the Decision Sciences Collaborative, Paul Slovic, professor of psychology at the University of Oregon and the president of Decision Research, Lisa Larrimore Ouellette, Associate Professor at Stanford Law School, Donald Braman, Professor at George Washington University Law, Gregory N. Mandel, Professor of Law at Temple University, 6/24/2011, SSRN, “The Tragedy of the Risk-Perception Commons: Culture Conflict, Rationality Conflict, and Climate Change,” </w:t>
      </w:r>
      <w:hyperlink r:id="rId68" w:history="1">
        <w:r w:rsidRPr="00FF597F">
          <w:rPr>
            <w:rStyle w:val="Hyperlink"/>
          </w:rPr>
          <w:t>https://papers.ssrn.com/sol3/papers.cfm?abstract_id=1871503</w:t>
        </w:r>
      </w:hyperlink>
      <w:r w:rsidRPr="00FF597F">
        <w:t>, accessed 7/3/2020, MM)</w:t>
      </w:r>
    </w:p>
    <w:p w14:paraId="18AD0306" w14:textId="77777777" w:rsidR="005C42C4" w:rsidRPr="00FF597F" w:rsidRDefault="005C42C4" w:rsidP="005C42C4">
      <w:r w:rsidRPr="00FF597F">
        <w:rPr>
          <w:rStyle w:val="StyleUnderline"/>
        </w:rPr>
        <w:t>The evidence we will rely on comes from a survey of a large, nationally representative sample of U.S. adults</w:t>
      </w:r>
      <w:r w:rsidRPr="00FF597F">
        <w:t xml:space="preserve">. </w:t>
      </w:r>
      <w:r w:rsidRPr="00FF597F">
        <w:rPr>
          <w:rStyle w:val="StyleUnderline"/>
        </w:rPr>
        <w:t>The survey measured respondents’ values using scales</w:t>
      </w:r>
      <w:r w:rsidRPr="00FF597F">
        <w:t>—</w:t>
      </w:r>
      <w:r w:rsidRPr="00FF597F">
        <w:rPr>
          <w:rStyle w:val="StyleUnderline"/>
        </w:rPr>
        <w:t>Hierarchy-Egalitarianism</w:t>
      </w:r>
      <w:r w:rsidRPr="00FF597F">
        <w:t xml:space="preserve"> (“Hierarchy”) </w:t>
      </w:r>
      <w:r w:rsidRPr="00FF597F">
        <w:rPr>
          <w:rStyle w:val="StyleUnderline"/>
        </w:rPr>
        <w:t>and Individualism-Communitarianism</w:t>
      </w:r>
      <w:r w:rsidRPr="00FF597F">
        <w:t xml:space="preserve"> (“Individualism”)—</w:t>
      </w:r>
      <w:r w:rsidRPr="00FF597F">
        <w:rPr>
          <w:rStyle w:val="StyleUnderline"/>
        </w:rPr>
        <w:t>associated with studies of the socalled cultural theory of risk</w:t>
      </w:r>
      <w:r w:rsidRPr="00FF597F">
        <w:t xml:space="preserve"> (Douglas &amp; Wildavsky 1982). </w:t>
      </w:r>
      <w:r w:rsidRPr="00FF597F">
        <w:rPr>
          <w:rStyle w:val="StyleUnderline"/>
        </w:rPr>
        <w:t>It also measured the respondents’ “science literacy.”</w:t>
      </w:r>
      <w:r w:rsidRPr="00FF597F">
        <w:t xml:space="preserve"> For that purpose, we used a set of questions from the National Science Foundation (National Science Board 2010) “Science and Engineering Indicators” (e.g., “It is the father’s gene that decides whether the baby is a boy or a girl—true or false?”; “Antibiotics kill viruses as well as bacteria—true or false?”), which have </w:t>
      </w:r>
      <w:r w:rsidRPr="00FF597F">
        <w:lastRenderedPageBreak/>
        <w:t>been widely used over an extended period to test familiarity with basic science (Allum, Sturgis, Tabourazi &amp; Brunton-Smith 2008).</w:t>
      </w:r>
    </w:p>
    <w:p w14:paraId="4059AC63" w14:textId="77777777" w:rsidR="005C42C4" w:rsidRPr="00FF597F" w:rsidRDefault="005C42C4" w:rsidP="005C42C4">
      <w:r w:rsidRPr="00FF597F">
        <w:t>We also measured the survey respondents’ “numeracy”—that is, their capacity to comprehend and use quantitative information as measured by responses to mathematical word problems (e.g., “If Person A’s chance of getting a disease is 1 in 100 in ten years, and person B’s risk is double that of A, what is B’s risk?”; “A bat and a ball cost $1.10 in total. The bat costs $1.00 more than the ball. How much does the ball cost?”). High numeracy depends on System 2 reasoning. As a result, individuals’ numeracy scores can be viewed as a measure of their capacity and disposition to use System 2 rather than System 1 in making assessments of risks and related matters (Reyna, Nelson, Han &amp; Dieckman 2009; Peters, Västfjäll, Slovic, Mertz, Mazzocco &amp; Dickert 2006).</w:t>
      </w:r>
    </w:p>
    <w:p w14:paraId="4B371613" w14:textId="77777777" w:rsidR="005C42C4" w:rsidRPr="00FF597F" w:rsidRDefault="005C42C4" w:rsidP="005C42C4">
      <w:pPr>
        <w:rPr>
          <w:rStyle w:val="StyleUnderline"/>
        </w:rPr>
      </w:pPr>
      <w:r w:rsidRPr="00FF597F">
        <w:rPr>
          <w:rStyle w:val="StyleUnderline"/>
        </w:rPr>
        <w:t>Finally, we measured our respondents’ perceptions of the risk of climate change</w:t>
      </w:r>
      <w:r w:rsidRPr="00FF597F">
        <w:t xml:space="preserve">. On a scale of 0 (“no risk”) to 10 (“extreme risk”), the average rating was 5.7 (SD = 3.4). That </w:t>
      </w:r>
      <w:proofErr w:type="gramStart"/>
      <w:r w:rsidRPr="00FF597F">
        <w:t>number in itself, we</w:t>
      </w:r>
      <w:proofErr w:type="gramEnd"/>
      <w:r w:rsidRPr="00FF597F">
        <w:t xml:space="preserve"> submit, is not very informative. However, the point of soliciting responses on the 0-10 scale was to enable assessments of variance in respondents’ ratings. </w:t>
      </w:r>
      <w:r w:rsidRPr="00FF597F">
        <w:rPr>
          <w:rStyle w:val="StyleUnderline"/>
        </w:rPr>
        <w:t>By identifying what sorts of characteristics are associated with more concern and what ones with less, we can test various hypotheses about why the average mem- -4- ber of the public fails to take the risk of climate change as seriously as expert scientists believe he or she should.</w:t>
      </w:r>
    </w:p>
    <w:p w14:paraId="1B56B504" w14:textId="77777777" w:rsidR="005C42C4" w:rsidRPr="00FF597F" w:rsidRDefault="005C42C4" w:rsidP="005C42C4">
      <w:r w:rsidRPr="00FF597F">
        <w:rPr>
          <w:rStyle w:val="StyleUnderline"/>
        </w:rPr>
        <w:t>The scientific illiteracy and bounded-rationality theories both support straightforward, testable predictions</w:t>
      </w:r>
      <w:r w:rsidRPr="00FF597F">
        <w:t xml:space="preserve">. </w:t>
      </w:r>
      <w:r w:rsidRPr="00FF597F">
        <w:rPr>
          <w:rStyle w:val="StyleUnderline"/>
        </w:rPr>
        <w:t>The science illiteracy theory posits that the average person underestimates the seriousness of climate change because he or she is not sufficiently knowledgeable about science</w:t>
      </w:r>
      <w:r w:rsidRPr="00FF597F">
        <w:t xml:space="preserve">. </w:t>
      </w:r>
      <w:r w:rsidRPr="00FF597F">
        <w:rPr>
          <w:rStyle w:val="StyleUnderline"/>
        </w:rPr>
        <w:t>If that explanation is true, concern over climate change should be positively correlated with science literacy—that is, it should increase as people become more science literate</w:t>
      </w:r>
      <w:r w:rsidRPr="00FF597F">
        <w:t xml:space="preserve">. Similarly, </w:t>
      </w:r>
      <w:r w:rsidRPr="00FF597F">
        <w:rPr>
          <w:rStyle w:val="StyleUnderline"/>
        </w:rPr>
        <w:t>the “bounded rationality” theory predicts that as people become more numerate they should also become more concerned with climate change</w:t>
      </w:r>
      <w:r w:rsidRPr="00FF597F">
        <w:t>: more numerate people are more likely to use systematic as opposed heuristic reasoning and hence should form a perception of climate change risk that is less biased toward underestimation.</w:t>
      </w:r>
    </w:p>
    <w:p w14:paraId="686B1352" w14:textId="77777777" w:rsidR="005C42C4" w:rsidRPr="00FF597F" w:rsidRDefault="005C42C4" w:rsidP="005C42C4">
      <w:proofErr w:type="gramStart"/>
      <w:r w:rsidRPr="00FF597F">
        <w:rPr>
          <w:rStyle w:val="Emphasis"/>
        </w:rPr>
        <w:t>Both of these</w:t>
      </w:r>
      <w:proofErr w:type="gramEnd"/>
      <w:r w:rsidRPr="00FF597F">
        <w:rPr>
          <w:rStyle w:val="Emphasis"/>
        </w:rPr>
        <w:t xml:space="preserve"> predictions were unsupported</w:t>
      </w:r>
      <w:r w:rsidRPr="00FF597F">
        <w:t xml:space="preserve">. </w:t>
      </w:r>
      <w:r w:rsidRPr="00FF597F">
        <w:rPr>
          <w:rStyle w:val="StyleUnderline"/>
        </w:rPr>
        <w:t>As respondents’ science literacy scores increased, their concern with climate change decreased (r = -0.05, p = 0.05). The difference is small—but neverthe- -5- less inconsistent with the science-illiteracy theory prediction that those who scored higher in science literacy would be significantly more concerned</w:t>
      </w:r>
      <w:r w:rsidRPr="00FF597F">
        <w:t xml:space="preserve">. </w:t>
      </w:r>
      <w:r w:rsidRPr="00FF597F">
        <w:rPr>
          <w:rStyle w:val="StyleUnderline"/>
        </w:rPr>
        <w:t>There was also a small negative correlation between numeracy and climate-change risk (r = -0.09, p &lt; 0.01)—a result inconsistent with the “bounded rationality” theory prediction</w:t>
      </w:r>
      <w:r w:rsidRPr="00FF597F">
        <w:t xml:space="preserve">. The impact of increased science literacy and numeracy on climate change risk perceptions is illustrated in Figure </w:t>
      </w:r>
      <w:proofErr w:type="gramStart"/>
      <w:r w:rsidRPr="00FF597F">
        <w:t>1,which</w:t>
      </w:r>
      <w:proofErr w:type="gramEnd"/>
      <w:r w:rsidRPr="00FF597F">
        <w:t xml:space="preserve"> plots the impact of increases in “Science/Numeracy,” a combined index of science literacy and numeracy (α = 0.85).</w:t>
      </w:r>
    </w:p>
    <w:p w14:paraId="6ED12BD2" w14:textId="77777777" w:rsidR="005C42C4" w:rsidRDefault="005C42C4" w:rsidP="005C42C4"/>
    <w:p w14:paraId="1F174E13" w14:textId="52881B0A" w:rsidR="00007DF1" w:rsidRDefault="00007DF1" w:rsidP="00007DF1">
      <w:pPr>
        <w:pStyle w:val="Heading3"/>
      </w:pPr>
      <w:r>
        <w:lastRenderedPageBreak/>
        <w:t>No Solvency –</w:t>
      </w:r>
      <w:r w:rsidR="005C42C4">
        <w:t xml:space="preserve"> </w:t>
      </w:r>
      <w:r>
        <w:t>Climate Bias</w:t>
      </w:r>
    </w:p>
    <w:p w14:paraId="5C1AFC14" w14:textId="77777777" w:rsidR="00007DF1" w:rsidRDefault="00007DF1" w:rsidP="00007DF1">
      <w:pPr>
        <w:pStyle w:val="Heading4"/>
      </w:pPr>
      <w:r>
        <w:t>UQ outweighs the link---cognitive bias will still occur even after an increase in scientific literacy</w:t>
      </w:r>
    </w:p>
    <w:p w14:paraId="1245688E" w14:textId="77777777" w:rsidR="00007DF1" w:rsidRPr="006321F1" w:rsidRDefault="00007DF1" w:rsidP="00007DF1">
      <w:pPr>
        <w:pStyle w:val="NormalWeb"/>
        <w:spacing w:before="0" w:beforeAutospacing="0" w:after="160" w:afterAutospacing="0"/>
        <w:rPr>
          <w:rFonts w:asciiTheme="minorHAnsi" w:hAnsiTheme="minorHAnsi" w:cstheme="minorHAnsi"/>
          <w:color w:val="000000"/>
          <w:sz w:val="22"/>
          <w:szCs w:val="22"/>
        </w:rPr>
      </w:pPr>
      <w:r w:rsidRPr="006321F1">
        <w:rPr>
          <w:rStyle w:val="Style13ptBold"/>
          <w:rFonts w:asciiTheme="minorHAnsi" w:hAnsiTheme="minorHAnsi" w:cstheme="minorHAnsi"/>
        </w:rPr>
        <w:t>Teller, intensive care physician, 16,</w:t>
      </w:r>
      <w:r w:rsidRPr="006321F1">
        <w:rPr>
          <w:rFonts w:asciiTheme="minorHAnsi" w:hAnsiTheme="minorHAnsi" w:cstheme="minorHAnsi"/>
          <w:color w:val="000000"/>
          <w:sz w:val="22"/>
          <w:szCs w:val="22"/>
        </w:rPr>
        <w:t xml:space="preserve"> [Danielle, 01/09/2016, </w:t>
      </w:r>
      <w:r>
        <w:rPr>
          <w:rFonts w:asciiTheme="minorHAnsi" w:hAnsiTheme="minorHAnsi" w:cstheme="minorHAnsi"/>
          <w:color w:val="000000"/>
          <w:sz w:val="22"/>
          <w:szCs w:val="22"/>
        </w:rPr>
        <w:t xml:space="preserve">Quartz, </w:t>
      </w:r>
      <w:r w:rsidRPr="006321F1">
        <w:rPr>
          <w:rFonts w:asciiTheme="minorHAnsi" w:hAnsiTheme="minorHAnsi" w:cstheme="minorHAnsi"/>
          <w:color w:val="000000"/>
          <w:sz w:val="22"/>
          <w:szCs w:val="22"/>
        </w:rPr>
        <w:t>“</w:t>
      </w:r>
      <w:r>
        <w:rPr>
          <w:rFonts w:asciiTheme="minorHAnsi" w:hAnsiTheme="minorHAnsi" w:cstheme="minorHAnsi"/>
          <w:color w:val="000000"/>
          <w:sz w:val="22"/>
          <w:szCs w:val="22"/>
        </w:rPr>
        <w:t>There’s a good reason Americans are horrible at science</w:t>
      </w:r>
      <w:r w:rsidRPr="006321F1">
        <w:rPr>
          <w:rFonts w:asciiTheme="minorHAnsi" w:hAnsiTheme="minorHAnsi" w:cstheme="minorHAnsi"/>
          <w:color w:val="000000"/>
          <w:sz w:val="22"/>
          <w:szCs w:val="22"/>
        </w:rPr>
        <w:t>,”</w:t>
      </w:r>
      <w:r>
        <w:rPr>
          <w:rFonts w:asciiTheme="minorHAnsi" w:hAnsiTheme="minorHAnsi" w:cstheme="minorHAnsi"/>
          <w:color w:val="000000"/>
          <w:sz w:val="22"/>
          <w:szCs w:val="22"/>
        </w:rPr>
        <w:t xml:space="preserve"> </w:t>
      </w:r>
      <w:hyperlink r:id="rId69" w:history="1">
        <w:r w:rsidRPr="00A71F7B">
          <w:rPr>
            <w:rStyle w:val="Hyperlink"/>
            <w:rFonts w:asciiTheme="minorHAnsi" w:hAnsiTheme="minorHAnsi" w:cstheme="minorHAnsi"/>
            <w:sz w:val="22"/>
            <w:szCs w:val="22"/>
          </w:rPr>
          <w:t>https://qz.com/588126/theres-a-good-reason-americans-are-horrible-at-science/</w:t>
        </w:r>
      </w:hyperlink>
      <w:r w:rsidRPr="006321F1">
        <w:rPr>
          <w:rFonts w:asciiTheme="minorHAnsi" w:hAnsiTheme="minorHAnsi" w:cstheme="minorHAnsi"/>
          <w:color w:val="000000"/>
          <w:sz w:val="22"/>
          <w:szCs w:val="22"/>
        </w:rPr>
        <w:t>,</w:t>
      </w:r>
      <w:r>
        <w:rPr>
          <w:rFonts w:asciiTheme="minorHAnsi" w:hAnsiTheme="minorHAnsi" w:cstheme="minorHAnsi"/>
          <w:color w:val="000000"/>
          <w:sz w:val="22"/>
          <w:szCs w:val="22"/>
        </w:rPr>
        <w:t xml:space="preserve"> </w:t>
      </w:r>
      <w:r w:rsidRPr="006321F1">
        <w:rPr>
          <w:rFonts w:asciiTheme="minorHAnsi" w:hAnsiTheme="minorHAnsi" w:cstheme="minorHAnsi"/>
          <w:color w:val="000000"/>
          <w:sz w:val="22"/>
          <w:szCs w:val="22"/>
        </w:rPr>
        <w:t>accessed on 07/01/2020, BS]</w:t>
      </w:r>
    </w:p>
    <w:p w14:paraId="0BC8C889" w14:textId="77777777" w:rsidR="00007DF1" w:rsidRPr="00A84A11" w:rsidRDefault="00007DF1" w:rsidP="00007DF1">
      <w:pPr>
        <w:rPr>
          <w:rStyle w:val="StyleUnderline"/>
        </w:rPr>
      </w:pPr>
      <w:r w:rsidRPr="00A84A11">
        <w:rPr>
          <w:rStyle w:val="StyleUnderline"/>
        </w:rPr>
        <w:t xml:space="preserve">Surprisingly, despite America’s outstanding science credentials, the population at large is not science savvy. About a third of Americans think that there is no sound evidence for the existence of evolution or benefits of universal vaccination. Our leaders and wanna-be leaders say that evolution is a myth, vaccines cause autism, and a snowball </w:t>
      </w:r>
      <w:proofErr w:type="gramStart"/>
      <w:r w:rsidRPr="00A84A11">
        <w:rPr>
          <w:rStyle w:val="StyleUnderline"/>
        </w:rPr>
        <w:t>constitutes</w:t>
      </w:r>
      <w:proofErr w:type="gramEnd"/>
      <w:r w:rsidRPr="00A84A11">
        <w:rPr>
          <w:rStyle w:val="StyleUnderline"/>
        </w:rPr>
        <w:t xml:space="preserve"> proof that climate change isn’t a problem</w:t>
      </w:r>
      <w:r>
        <w:t xml:space="preserve">. It is tempting to blame such benightedness on lack of education, but Republican hopeful </w:t>
      </w:r>
      <w:r w:rsidRPr="00A84A11">
        <w:rPr>
          <w:rStyle w:val="StyleUnderline"/>
        </w:rPr>
        <w:t>Ben Carson is a Yale-educated former neurosurgeon, and he apparently believes that Darwin’s scientific muse was old Beelzebub himself. Ted Stevens, the former senator from Alaska who famously stated that the internet is “not a big truck. It’s a series of tubes,” was educated at Harvard</w:t>
      </w:r>
      <w:r>
        <w:t xml:space="preserve">. In fact, there is good evidence that </w:t>
      </w:r>
      <w:r w:rsidRPr="00A84A11">
        <w:rPr>
          <w:rStyle w:val="StyleUnderline"/>
        </w:rPr>
        <w:t>scientific literacy is no protection against climate change denial.</w:t>
      </w:r>
    </w:p>
    <w:p w14:paraId="30C1E50B" w14:textId="77777777" w:rsidR="00007DF1" w:rsidRDefault="00007DF1" w:rsidP="00007DF1">
      <w:r w:rsidRPr="008E2318">
        <w:rPr>
          <w:rStyle w:val="StyleUnderline"/>
        </w:rPr>
        <w:t xml:space="preserve">Dan Kahan and colleagues published a study in 2012 showing that survey respondents with the highest level of scientific literacy were the best equipped to argue whichever position on global warming suited their personal interests. They </w:t>
      </w:r>
      <w:proofErr w:type="gramStart"/>
      <w:r w:rsidRPr="008E2318">
        <w:rPr>
          <w:rStyle w:val="StyleUnderline"/>
        </w:rPr>
        <w:t>didn’t</w:t>
      </w:r>
      <w:proofErr w:type="gramEnd"/>
      <w:r w:rsidRPr="008E2318">
        <w:rPr>
          <w:rStyle w:val="StyleUnderline"/>
        </w:rPr>
        <w:t xml:space="preserve"> try to understand and analyze available climate data; instead, they cherry-picked whatever information supported their preconceived notions</w:t>
      </w:r>
      <w:r>
        <w:t>. In the words of Vin Scully, they used statistics much like a drunk uses a lamppost: for support, not illumination.</w:t>
      </w:r>
    </w:p>
    <w:p w14:paraId="197CB675" w14:textId="77777777" w:rsidR="00007DF1" w:rsidRDefault="00007DF1" w:rsidP="00007DF1">
      <w:r>
        <w:t xml:space="preserve">Perhaps this </w:t>
      </w:r>
      <w:proofErr w:type="gramStart"/>
      <w:r>
        <w:t>isn’t</w:t>
      </w:r>
      <w:proofErr w:type="gramEnd"/>
      <w:r>
        <w:t xml:space="preserve"> so surprising when you consider how “scientific literacy” was defined in Kahan’s study. The investigators used indicators designed by the National Science Foundation, asking questions such as, “Are electrons smaller than atoms?”; “Do antibiotics kill viruses as well as bacteria?”; or “Does the Earth go around the Sun or the Sun around the Earth?”</w:t>
      </w:r>
    </w:p>
    <w:p w14:paraId="607069B7" w14:textId="77777777" w:rsidR="00007DF1" w:rsidRPr="0071277F" w:rsidRDefault="00007DF1" w:rsidP="00007DF1">
      <w:pPr>
        <w:rPr>
          <w:rStyle w:val="StyleUnderline"/>
        </w:rPr>
      </w:pPr>
      <w:r>
        <w:t xml:space="preserve">Anyone with a high school education should, in theory, be able to come up with the correct answers. </w:t>
      </w:r>
      <w:r w:rsidRPr="0071277F">
        <w:rPr>
          <w:rStyle w:val="StyleUnderline"/>
        </w:rPr>
        <w:t>It is disappointing that Americans fail to clear such a low bar, managing only to answer two thirds of such questions correctly. The bigger issue, however, is whether we ought to call someone who gets those questions right “scientifically literate.” Scientific literacy has little to do with memorizing information and a lot to do with a rational approach to problems.</w:t>
      </w:r>
    </w:p>
    <w:p w14:paraId="539468B2" w14:textId="77777777" w:rsidR="00007DF1" w:rsidRDefault="00007DF1" w:rsidP="00007DF1">
      <w:r>
        <w:t xml:space="preserve">There is no compelling reason to believe that knowledge of the structure of the solar system correlates with a true understanding of science. We learn that earth orbits the sun in the same way we learn that Jesus’ mother was a virgin or that we should never wear white before Memorial Day. We accept it because someone we trust told us that </w:t>
      </w:r>
      <w:proofErr w:type="gramStart"/>
      <w:r>
        <w:t>it’s</w:t>
      </w:r>
      <w:proofErr w:type="gramEnd"/>
      <w:r>
        <w:t xml:space="preserve"> true. I believe that time stops at the speed of light not because I have any understanding of Einstein’s math, but because my physics teacher told me so. If he had told me something straight out of a superhero comic book, like that 95% of the universe is made up of some hypothetical invisible substance called “dark matter,” I probably would have believed that too.</w:t>
      </w:r>
    </w:p>
    <w:p w14:paraId="7F815EFC" w14:textId="77777777" w:rsidR="00007DF1" w:rsidRDefault="00007DF1" w:rsidP="00007DF1">
      <w:r w:rsidRPr="00B21860">
        <w:rPr>
          <w:rStyle w:val="StyleUnderline"/>
        </w:rPr>
        <w:t xml:space="preserve">There are </w:t>
      </w:r>
      <w:proofErr w:type="gramStart"/>
      <w:r w:rsidRPr="00B21860">
        <w:rPr>
          <w:rStyle w:val="StyleUnderline"/>
        </w:rPr>
        <w:t>a number of</w:t>
      </w:r>
      <w:proofErr w:type="gramEnd"/>
      <w:r w:rsidRPr="00B21860">
        <w:rPr>
          <w:rStyle w:val="StyleUnderline"/>
        </w:rPr>
        <w:t xml:space="preserve"> problems with teaching science as a collection of facts. First, facts change. Before oxygen was discovered, the theoretical existence of phlogiston made sense. For a brief, heady moment in 1989, it looked like cold fusion (paywall) was going to change the world. In the field of medical science, “facts” are even more wobbly. For example, it has been estimated that fewer than 10% of </w:t>
      </w:r>
      <w:r w:rsidRPr="00B21860">
        <w:rPr>
          <w:rStyle w:val="StyleUnderline"/>
        </w:rPr>
        <w:lastRenderedPageBreak/>
        <w:t xml:space="preserve">published </w:t>
      </w:r>
      <w:proofErr w:type="gramStart"/>
      <w:r w:rsidRPr="00B21860">
        <w:rPr>
          <w:rStyle w:val="StyleUnderline"/>
        </w:rPr>
        <w:t>high profile</w:t>
      </w:r>
      <w:proofErr w:type="gramEnd"/>
      <w:r w:rsidRPr="00B21860">
        <w:rPr>
          <w:rStyle w:val="StyleUnderline"/>
        </w:rPr>
        <w:t xml:space="preserve"> cancer studies are reproducible</w:t>
      </w:r>
      <w:r>
        <w:t xml:space="preserve"> (the word “reproducible” here is a euphemism for “not total poppycock”). To make things worse, there are millions of pages of lower quality medical science churned out every year, which means that only the passage of time will determine which “facts” are true and which </w:t>
      </w:r>
      <w:proofErr w:type="gramStart"/>
      <w:r>
        <w:t>aren’t</w:t>
      </w:r>
      <w:proofErr w:type="gramEnd"/>
      <w:r>
        <w:t xml:space="preserve">. To get a sense of the sheer magnitude of the flood of questionable data, try searching in Google for “vitamin D” along with any disease that comes to mind. You will find a study suggesting that vitamin D may be a treatment for your disease of choice. Twenty years ago, vitamin E was the cure-all, and it took two decades for expensive and definitive studies to show that it not only </w:t>
      </w:r>
      <w:proofErr w:type="gramStart"/>
      <w:r>
        <w:t>didn’t</w:t>
      </w:r>
      <w:proofErr w:type="gramEnd"/>
      <w:r>
        <w:t xml:space="preserve"> prevent cancer and heart disease, but it may actually worsen heart failure. Sometime around 2025, we will start to get some reliable information about vitamin D. Meanwhile, anyone willing to cherry-pick from the flood of online “facts” can prove to themselves that vitamin D will cure their disease, that climate change </w:t>
      </w:r>
      <w:proofErr w:type="gramStart"/>
      <w:r>
        <w:t>isn’t</w:t>
      </w:r>
      <w:proofErr w:type="gramEnd"/>
      <w:r>
        <w:t xml:space="preserve"> really happening, and that vaccines are a menace.</w:t>
      </w:r>
    </w:p>
    <w:p w14:paraId="2125E016" w14:textId="77777777" w:rsidR="00007DF1" w:rsidRDefault="00007DF1" w:rsidP="00007DF1">
      <w:r w:rsidRPr="00A92988">
        <w:rPr>
          <w:rStyle w:val="StyleUnderline"/>
        </w:rPr>
        <w:t>Another problem with teaching scientific facts instead of scientific process is that it encourages people to dig in their heels about what they think they know.</w:t>
      </w:r>
      <w:r>
        <w:t xml:space="preserve"> For instance, when I was growing up, it was widely accepted that stomach ulcers were caused by stress. An Australian gastroenterologist advanced a nutty theory that ulcers were caused by weird, corkscrew-shaped bacteria that hide out in the stomach lining, and by the time I entered medical school, the evidence for his theory was nigh irrefutable. Still, many doctors refused to believe it, and for a while, I did too. It </w:t>
      </w:r>
      <w:proofErr w:type="gramStart"/>
      <w:r>
        <w:t>wasn’t</w:t>
      </w:r>
      <w:proofErr w:type="gramEnd"/>
      <w:r>
        <w:t xml:space="preserve"> until much later, after I had been trained to think like a scientist, that I realized that I was no different from someone who rejected radiometric-dating evidence about the age of dinosaur bones. I </w:t>
      </w:r>
      <w:proofErr w:type="gramStart"/>
      <w:r>
        <w:t>didn’t</w:t>
      </w:r>
      <w:proofErr w:type="gramEnd"/>
      <w:r>
        <w:t xml:space="preserve"> want to let go of my cherished beliefs about stress and ulcers, and so I refused to truly consider the evidence. The true moral of the story is that the Australian with the nutty theory won a Nobel Prize, but my own personal coda is that I never rejected out-of-hand a theory that challenged my preconceived notions again.</w:t>
      </w:r>
    </w:p>
    <w:p w14:paraId="45126D41" w14:textId="77777777" w:rsidR="00007DF1" w:rsidRPr="00A92988" w:rsidRDefault="00007DF1" w:rsidP="00007DF1">
      <w:pPr>
        <w:rPr>
          <w:rStyle w:val="StyleUnderline"/>
        </w:rPr>
      </w:pPr>
      <w:r w:rsidRPr="00A92988">
        <w:rPr>
          <w:rStyle w:val="StyleUnderline"/>
        </w:rPr>
        <w:t>A third problem with emphasizing information over process is that the interpretation of data requires critical thinking.</w:t>
      </w:r>
      <w:r>
        <w:t xml:space="preserve"> For instance, did you know that people with small hands live longer than people with big hands? If this finding were published in a newspaper, the headline would read something like, “Big Hands Shorten </w:t>
      </w:r>
      <w:r w:rsidRPr="00A92988">
        <w:rPr>
          <w:rStyle w:val="StyleUnderline"/>
        </w:rPr>
        <w:t xml:space="preserve">Life Expectancy!” The correlation is, of course, spurious; women have smaller hands than men </w:t>
      </w:r>
      <w:proofErr w:type="gramStart"/>
      <w:r w:rsidRPr="00A92988">
        <w:rPr>
          <w:rStyle w:val="StyleUnderline"/>
        </w:rPr>
        <w:t>and also</w:t>
      </w:r>
      <w:proofErr w:type="gramEnd"/>
      <w:r w:rsidRPr="00A92988">
        <w:rPr>
          <w:rStyle w:val="StyleUnderline"/>
        </w:rPr>
        <w:t xml:space="preserve"> tend to live longer. Our schools </w:t>
      </w:r>
      <w:proofErr w:type="gramStart"/>
      <w:r w:rsidRPr="00A92988">
        <w:rPr>
          <w:rStyle w:val="StyleUnderline"/>
        </w:rPr>
        <w:t>don’t</w:t>
      </w:r>
      <w:proofErr w:type="gramEnd"/>
      <w:r w:rsidRPr="00A92988">
        <w:rPr>
          <w:rStyle w:val="StyleUnderline"/>
        </w:rPr>
        <w:t xml:space="preserve"> train people to be vigilant about avoiding errors such as confounding correlation and causation, however, nor do they do a good job of rooting out confirmation bias or teaching the basics of statistics and probabilities. All of this leads to the propagation of a lot of nonsense in the press and internet, and it leaves people vulnerable to the flood of “facts.”</w:t>
      </w:r>
    </w:p>
    <w:p w14:paraId="6EF63878" w14:textId="77777777" w:rsidR="00007DF1" w:rsidRPr="002F4DAA" w:rsidRDefault="00007DF1" w:rsidP="00007DF1">
      <w:pPr>
        <w:rPr>
          <w:u w:val="single"/>
        </w:rPr>
      </w:pPr>
      <w:proofErr w:type="gramStart"/>
      <w:r w:rsidRPr="00A92988">
        <w:rPr>
          <w:rStyle w:val="StyleUnderline"/>
        </w:rPr>
        <w:t>It’s</w:t>
      </w:r>
      <w:proofErr w:type="gramEnd"/>
      <w:r w:rsidRPr="00A92988">
        <w:rPr>
          <w:rStyle w:val="StyleUnderline"/>
        </w:rPr>
        <w:t xml:space="preserve"> not possible for everyone—or anyone—to be sufficiently well trained in science to analyze data from multiple fields and come up with sound, independent interpretations. I spent decades in medical research, but I will never understand particle physics, and </w:t>
      </w:r>
      <w:proofErr w:type="gramStart"/>
      <w:r w:rsidRPr="00A92988">
        <w:rPr>
          <w:rStyle w:val="StyleUnderline"/>
        </w:rPr>
        <w:t>I’ve</w:t>
      </w:r>
      <w:proofErr w:type="gramEnd"/>
      <w:r w:rsidRPr="00A92988">
        <w:rPr>
          <w:rStyle w:val="StyleUnderline"/>
        </w:rPr>
        <w:t xml:space="preserve"> forgotten almost everything I ever learned about inorganic chemistry.</w:t>
      </w:r>
      <w:r>
        <w:t xml:space="preserve"> It is possible, however, to learn enough about the powers and limitations of the scientific method to intelligently determine which claims made by scientists are likely to be true and which deserve skepticism</w:t>
      </w:r>
      <w:r w:rsidRPr="00A92988">
        <w:rPr>
          <w:rStyle w:val="StyleUnderline"/>
        </w:rPr>
        <w:t xml:space="preserve">. As a starting point, we could teach our children that the theories and technologies that have been tested the most times, by the largest number of independent observers, over the greatest number of years, are the most likely to be reliable. If someone is going to choose areas of science to reject, evolution and vaccines are terrible choices. We should also teach our children about the ways in which data can be misinterpreted and manipulated, and how much bias plays a role in how information is presented. Most importantly, if we want future generations to be truly scientifically literate, we should teach our children that science is not a collection of immutable facts but a method </w:t>
      </w:r>
      <w:r w:rsidRPr="00A92988">
        <w:rPr>
          <w:rStyle w:val="StyleUnderline"/>
        </w:rPr>
        <w:lastRenderedPageBreak/>
        <w:t>for temporarily setting aside some of our ubiquitous human frailties, our biases and irrationality, our longing to confirm our most comforting beliefs, our mental laziness. Facts can be used in the way a drunk uses a lamppost, for support. Science illuminates the universe.</w:t>
      </w:r>
    </w:p>
    <w:p w14:paraId="6E5F4E13" w14:textId="77777777" w:rsidR="00007DF1" w:rsidRDefault="00007DF1" w:rsidP="00007DF1">
      <w:pPr>
        <w:pStyle w:val="Heading3"/>
      </w:pPr>
      <w:r>
        <w:lastRenderedPageBreak/>
        <w:t>No Solvency – Climate Change Irreversible</w:t>
      </w:r>
    </w:p>
    <w:p w14:paraId="594312DB" w14:textId="77777777" w:rsidR="00007DF1" w:rsidRDefault="00007DF1" w:rsidP="00007DF1">
      <w:pPr>
        <w:pStyle w:val="Heading4"/>
      </w:pPr>
      <w:r>
        <w:t xml:space="preserve">Aff </w:t>
      </w:r>
      <w:proofErr w:type="gramStart"/>
      <w:r>
        <w:t>can’t</w:t>
      </w:r>
      <w:proofErr w:type="gramEnd"/>
      <w:r>
        <w:t xml:space="preserve"> solve climate change—we are in the midst of irreversible climate change now</w:t>
      </w:r>
    </w:p>
    <w:p w14:paraId="7D374162" w14:textId="77777777" w:rsidR="00007DF1" w:rsidRPr="00CD25E0" w:rsidRDefault="00007DF1" w:rsidP="00007DF1">
      <w:pPr>
        <w:rPr>
          <w:rStyle w:val="Style13ptBold"/>
        </w:rPr>
      </w:pPr>
      <w:r>
        <w:rPr>
          <w:rStyle w:val="Style13ptBold"/>
        </w:rPr>
        <w:t>McPherson, University of Arizona natural resources and the environment professor, 20</w:t>
      </w:r>
    </w:p>
    <w:p w14:paraId="4BD44709" w14:textId="77777777" w:rsidR="00007DF1" w:rsidRPr="00CD25E0" w:rsidRDefault="00007DF1" w:rsidP="00007DF1">
      <w:pPr>
        <w:spacing w:after="0" w:line="240" w:lineRule="auto"/>
        <w:rPr>
          <w:rFonts w:eastAsia="Times New Roman"/>
          <w:sz w:val="24"/>
        </w:rPr>
      </w:pPr>
      <w:r>
        <w:t xml:space="preserve">(Guy R, May 25,2020, Journal of Earth and Environmental Sciences Reserch, “Earth is in the Midst of Abrupt, Irreversible Climate Change”, </w:t>
      </w:r>
      <w:hyperlink r:id="rId70" w:history="1">
        <w:r w:rsidRPr="00F21354">
          <w:rPr>
            <w:rStyle w:val="Hyperlink"/>
          </w:rPr>
          <w:t>https://www.onlinescientificresearch.com/articles/earth-is-in-the-midst-of-abrupt-irreversible-climate-change.pdf</w:t>
        </w:r>
      </w:hyperlink>
      <w:r>
        <w:t>, accessed: 07/06/20, SS)</w:t>
      </w:r>
    </w:p>
    <w:p w14:paraId="29B5F69E" w14:textId="77777777" w:rsidR="00007DF1" w:rsidRDefault="00007DF1" w:rsidP="00007DF1"/>
    <w:p w14:paraId="44C2D6C7" w14:textId="77777777" w:rsidR="00007DF1" w:rsidRDefault="00007DF1" w:rsidP="00007DF1">
      <w:r w:rsidRPr="00CD25E0">
        <w:t xml:space="preserve">The projected rate of climate change, based on the slow rate of temperature rise assumed by the Intergovernmental Panel on Climate Change (IPCC), outstrips the adaptive response of vertebrates by a factor of 10,000 times [5]. Mammals cannot evolve rapidly enough to escape the current extinction crisis [6]. Humans are classified as vertebrate mammals, indicating that we will not avoid the fate of extinction faced by an estimated 150- 200 species of plants, insects, birds, and mammals each day [7]. </w:t>
      </w:r>
    </w:p>
    <w:p w14:paraId="01B65FCC" w14:textId="77777777" w:rsidR="00007DF1" w:rsidRPr="004C077D" w:rsidRDefault="00007DF1" w:rsidP="00007DF1">
      <w:pPr>
        <w:rPr>
          <w:rStyle w:val="StyleUnderline"/>
        </w:rPr>
      </w:pPr>
      <w:r w:rsidRPr="004C077D">
        <w:rPr>
          <w:rStyle w:val="Emphasis"/>
        </w:rPr>
        <w:t xml:space="preserve">Earth is already </w:t>
      </w:r>
      <w:proofErr w:type="gramStart"/>
      <w:r w:rsidRPr="004C077D">
        <w:rPr>
          <w:rStyle w:val="Emphasis"/>
        </w:rPr>
        <w:t>in the midst of</w:t>
      </w:r>
      <w:proofErr w:type="gramEnd"/>
      <w:r w:rsidRPr="004C077D">
        <w:rPr>
          <w:rStyle w:val="Emphasis"/>
        </w:rPr>
        <w:t xml:space="preserve"> abrupt, irreversible climate change</w:t>
      </w:r>
      <w:r w:rsidRPr="00CD25E0">
        <w:t xml:space="preserve"> [8]. </w:t>
      </w:r>
      <w:r w:rsidRPr="004C077D">
        <w:rPr>
          <w:rStyle w:val="StyleUnderline"/>
        </w:rPr>
        <w:t>The ongoing rate of temperature rise indicates that, as early as 2030, the climate of Earth will resemble that of the Pliocene [9]. The mid-Pliocene was more than 2 C warmer than contemporary Earth, and the rate of change expected by Burke et al. is occurring rapidly enough to ensure the increasing inability of vertebrates and mammals to “keep up.”</w:t>
      </w:r>
      <w:r w:rsidRPr="00CD25E0">
        <w:t xml:space="preserve"> The paper by Burke et al. relies upon the Representative Concentration Pathways of the Intergovernmental Panel on Climate Change (IPCC), thereby ignoring many self reinforcing feedback loops and also the aerosol masking effect [9].</w:t>
      </w:r>
      <w:r w:rsidRPr="004C077D">
        <w:rPr>
          <w:rStyle w:val="StyleUnderline"/>
        </w:rPr>
        <w:t xml:space="preserve">The observed and projected rates of rapid global-average temperature rise are unprecedented in planetary history [10]. In other words, Earth is already </w:t>
      </w:r>
      <w:proofErr w:type="gramStart"/>
      <w:r w:rsidRPr="004C077D">
        <w:rPr>
          <w:rStyle w:val="StyleUnderline"/>
        </w:rPr>
        <w:t>in the midst of</w:t>
      </w:r>
      <w:proofErr w:type="gramEnd"/>
      <w:r w:rsidRPr="004C077D">
        <w:rPr>
          <w:rStyle w:val="StyleUnderline"/>
        </w:rPr>
        <w:t xml:space="preserve"> abrupt climate change, and the pace of global-average temperature rise is expected to accelerate in the near future. </w:t>
      </w:r>
    </w:p>
    <w:p w14:paraId="4C85BDDF" w14:textId="77777777" w:rsidR="00007DF1" w:rsidRDefault="00007DF1" w:rsidP="00007DF1">
      <w:r w:rsidRPr="004C077D">
        <w:rPr>
          <w:rStyle w:val="StyleUnderline"/>
        </w:rPr>
        <w:t xml:space="preserve">Adding to the existential threat we </w:t>
      </w:r>
      <w:proofErr w:type="gramStart"/>
      <w:r w:rsidRPr="004C077D">
        <w:rPr>
          <w:rStyle w:val="StyleUnderline"/>
        </w:rPr>
        <w:t>face,</w:t>
      </w:r>
      <w:proofErr w:type="gramEnd"/>
      <w:r w:rsidRPr="004C077D">
        <w:rPr>
          <w:rStyle w:val="StyleUnderline"/>
        </w:rPr>
        <w:t xml:space="preserve"> Earth is already in the midst of irreversible climate change</w:t>
      </w:r>
      <w:r w:rsidRPr="00CD25E0">
        <w:t xml:space="preserve">. </w:t>
      </w:r>
      <w:r w:rsidRPr="004C077D">
        <w:rPr>
          <w:rStyle w:val="StyleUnderline"/>
        </w:rPr>
        <w:t>“Ocean warming, acidification and deoxygenation, ice sheet and glacier mass loss, and permafrost degradation are expected to be irreversible on timescales relevant to human societies and ecosystems”</w:t>
      </w:r>
      <w:r w:rsidRPr="00CD25E0">
        <w:t xml:space="preserve"> [11]. The conservative Intergovernmental Panel on Climate Change thus concluded that climate change is irreversible in </w:t>
      </w:r>
      <w:proofErr w:type="gramStart"/>
      <w:r w:rsidRPr="00CD25E0">
        <w:t>September,</w:t>
      </w:r>
      <w:proofErr w:type="gramEnd"/>
      <w:r w:rsidRPr="00CD25E0">
        <w:t xml:space="preserve"> 2019 [11]. This conclusion was subsequently supported by the research of McPherson [2]. </w:t>
      </w:r>
    </w:p>
    <w:p w14:paraId="41D1E6A9" w14:textId="77777777" w:rsidR="00007DF1" w:rsidRPr="004C077D" w:rsidRDefault="00007DF1" w:rsidP="00007DF1">
      <w:pPr>
        <w:rPr>
          <w:rStyle w:val="StyleUnderline"/>
        </w:rPr>
      </w:pPr>
      <w:r w:rsidRPr="004C077D">
        <w:rPr>
          <w:rStyle w:val="StyleUnderline"/>
        </w:rPr>
        <w:t xml:space="preserve">In addition to abrupt, irreversible climate change, Earth is also </w:t>
      </w:r>
      <w:proofErr w:type="gramStart"/>
      <w:r w:rsidRPr="004C077D">
        <w:rPr>
          <w:rStyle w:val="StyleUnderline"/>
        </w:rPr>
        <w:t>in the midst of</w:t>
      </w:r>
      <w:proofErr w:type="gramEnd"/>
      <w:r w:rsidRPr="004C077D">
        <w:rPr>
          <w:rStyle w:val="StyleUnderline"/>
        </w:rPr>
        <w:t xml:space="preserve"> a Mass Extinction Event. This event does not lie in the distant future, nor is it now beginning.</w:t>
      </w:r>
      <w:r w:rsidRPr="00CD25E0">
        <w:t xml:space="preserve"> Rather, it is ongoing. It has been under way for at least a decade [7]. Consider, for example, the “Significance” section of a 2017 paper by Ceballos et al [12]. “The strong focus on species extinctions, a critical aspect of the contemporary pulse of biological extinction, leads to a common misimpression that Earth’s biota is not immediately threatened, just slowly entering an episode of major biodiversity loss. This view overlooks the current trends of population declines and extinctions. Using a sample of 27,600 terrestrial vertebrate species, and a more detailed analysis of 177 mammal species, </w:t>
      </w:r>
      <w:r w:rsidRPr="004C077D">
        <w:rPr>
          <w:rStyle w:val="StyleUnderline"/>
        </w:rPr>
        <w:t xml:space="preserve">we show the extremely high degree of population decay in vertebrates, even in common ‘species of low concern.’ Dwindling population sizes and range shrinkages amount to a massive anthropogenic erosion of biodiversity and of the ecosystem services essential to civilization. This ‘biological annihilation’ underlines the seriousness for humanity of Earth’s ongoing sixth mass extinction event.” </w:t>
      </w:r>
    </w:p>
    <w:p w14:paraId="2C8AB949" w14:textId="77777777" w:rsidR="00007DF1" w:rsidRDefault="00007DF1" w:rsidP="00007DF1">
      <w:pPr>
        <w:rPr>
          <w:rStyle w:val="StyleUnderline"/>
        </w:rPr>
      </w:pPr>
      <w:r w:rsidRPr="00CD25E0">
        <w:lastRenderedPageBreak/>
        <w:t xml:space="preserve">Abundant evidence indicates humans will join the annihilation of “all life on earth,” as reported by Strona and Bradshaw and affirmed by McPherson [2, 13]. The paper by Strona and Bradshaw includes the following explanatory line, which has obvious implications for Homo sapiens [13]. </w:t>
      </w:r>
      <w:r w:rsidRPr="004C077D">
        <w:rPr>
          <w:rStyle w:val="StyleUnderline"/>
        </w:rPr>
        <w:t>“In a simplified view, the idea of co-extinction reduces to the obvious conclusion that a consumer cannot survive without its resources.”</w:t>
      </w:r>
    </w:p>
    <w:p w14:paraId="60F301D4" w14:textId="77777777" w:rsidR="00007DF1" w:rsidRDefault="00007DF1" w:rsidP="00007DF1">
      <w:pPr>
        <w:pStyle w:val="Heading4"/>
      </w:pPr>
      <w:r>
        <w:t>Calls to “solve” climate change reinforce the false idea that climate change can be stopped, and instead distracts from the impact’s inevitability</w:t>
      </w:r>
    </w:p>
    <w:p w14:paraId="659A19D3" w14:textId="77777777" w:rsidR="00007DF1" w:rsidRPr="001113F7" w:rsidRDefault="00007DF1" w:rsidP="00007DF1">
      <w:r w:rsidRPr="00554B01">
        <w:rPr>
          <w:rStyle w:val="Style13ptBold"/>
        </w:rPr>
        <w:t>Franzen, The New Yorker Essayist and Author, 19</w:t>
      </w:r>
      <w:r>
        <w:t xml:space="preserve"> (Jonathan, 9/8/2019, The New Yorker, “What If We Stopped Pretending?” </w:t>
      </w:r>
      <w:hyperlink r:id="rId71" w:history="1">
        <w:r w:rsidRPr="004C403E">
          <w:rPr>
            <w:rStyle w:val="Hyperlink"/>
          </w:rPr>
          <w:t>https://www.newyorker.com/culture/cultural-comment/what-if-we-stopped-pretending</w:t>
        </w:r>
      </w:hyperlink>
      <w:r>
        <w:t>, Accessed 7/6/2020, MM)</w:t>
      </w:r>
    </w:p>
    <w:p w14:paraId="63DD9E80" w14:textId="77777777" w:rsidR="00007DF1" w:rsidRDefault="00007DF1" w:rsidP="00007DF1">
      <w:r w:rsidRPr="001113F7">
        <w:rPr>
          <w:rStyle w:val="StyleUnderline"/>
        </w:rPr>
        <w:t xml:space="preserve">“There is infinite hope,” Kafka tells us, “only not for us.” </w:t>
      </w:r>
      <w:r>
        <w:t>This is a fittingly mystical epigram from a writer whose characters strive for ostensibly reachable goals and, tragically or amusingly, never manage to get any closer to them. But it seems to me, in our rapidly darkening world, that the converse of Kafka’s quip is equally true: There is no hope, except for us.</w:t>
      </w:r>
    </w:p>
    <w:p w14:paraId="48166F17" w14:textId="77777777" w:rsidR="00007DF1" w:rsidRPr="00554B01" w:rsidRDefault="00007DF1" w:rsidP="00007DF1">
      <w:pPr>
        <w:rPr>
          <w:u w:val="single"/>
        </w:rPr>
      </w:pPr>
      <w:proofErr w:type="gramStart"/>
      <w:r>
        <w:t>I’m</w:t>
      </w:r>
      <w:proofErr w:type="gramEnd"/>
      <w:r>
        <w:t xml:space="preserve"> talking, of course, about climate change. </w:t>
      </w:r>
      <w:r w:rsidRPr="001113F7">
        <w:rPr>
          <w:rStyle w:val="StyleUnderline"/>
        </w:rPr>
        <w:t>The struggle to rein in global carbon emissions and keep the planet from melting down has the feel of Kafka’s fiction.</w:t>
      </w:r>
      <w:r>
        <w:t xml:space="preserve"> </w:t>
      </w:r>
      <w:r w:rsidRPr="001113F7">
        <w:rPr>
          <w:rStyle w:val="StyleUnderline"/>
        </w:rPr>
        <w:t>The goal has been clear for thirty years</w:t>
      </w:r>
      <w:r>
        <w:t xml:space="preserve">, and despite earnest efforts </w:t>
      </w:r>
      <w:proofErr w:type="gramStart"/>
      <w:r w:rsidRPr="001113F7">
        <w:rPr>
          <w:rStyle w:val="StyleUnderline"/>
        </w:rPr>
        <w:t>we’ve</w:t>
      </w:r>
      <w:proofErr w:type="gramEnd"/>
      <w:r w:rsidRPr="001113F7">
        <w:rPr>
          <w:rStyle w:val="StyleUnderline"/>
        </w:rPr>
        <w:t xml:space="preserve"> made essentially no progress toward reaching it</w:t>
      </w:r>
      <w:r>
        <w:t xml:space="preserve">. Today, </w:t>
      </w:r>
      <w:r w:rsidRPr="001113F7">
        <w:rPr>
          <w:rStyle w:val="StyleUnderline"/>
        </w:rPr>
        <w:t xml:space="preserve">the scientific evidence verges on irrefutable. If you’re younger than sixty, you have a good chance of witnessing the radical destabilization of life on earth—massive crop failures, apocalyptic fires, imploding economies, epic flooding, hundreds of millions of refugees fleeing regions made uninhabitable by extreme heat or permanent drought. If </w:t>
      </w:r>
      <w:proofErr w:type="gramStart"/>
      <w:r w:rsidRPr="001113F7">
        <w:rPr>
          <w:rStyle w:val="StyleUnderline"/>
        </w:rPr>
        <w:t>you’re</w:t>
      </w:r>
      <w:proofErr w:type="gramEnd"/>
      <w:r w:rsidRPr="001113F7">
        <w:rPr>
          <w:rStyle w:val="StyleUnderline"/>
        </w:rPr>
        <w:t xml:space="preserve"> under thirty, you’re all but guaranteed to witness it.</w:t>
      </w:r>
    </w:p>
    <w:p w14:paraId="1FB08FFD" w14:textId="77777777" w:rsidR="00007DF1" w:rsidRPr="00554B01" w:rsidRDefault="00007DF1" w:rsidP="00007DF1">
      <w:pPr>
        <w:rPr>
          <w:u w:val="single"/>
        </w:rPr>
      </w:pPr>
      <w:r>
        <w:t xml:space="preserve">If you care about the planet, and about the people and animals who live on it, there are two ways to think about this. </w:t>
      </w:r>
      <w:r w:rsidRPr="001113F7">
        <w:rPr>
          <w:rStyle w:val="StyleUnderline"/>
        </w:rPr>
        <w:t xml:space="preserve">You can keep on hoping that catastrophe is </w:t>
      </w:r>
      <w:proofErr w:type="gramStart"/>
      <w:r w:rsidRPr="001113F7">
        <w:rPr>
          <w:rStyle w:val="StyleUnderline"/>
        </w:rPr>
        <w:t>preventable, and</w:t>
      </w:r>
      <w:proofErr w:type="gramEnd"/>
      <w:r w:rsidRPr="001113F7">
        <w:rPr>
          <w:rStyle w:val="StyleUnderline"/>
        </w:rPr>
        <w:t xml:space="preserve"> feel ever more frustrated or enraged by the world’s inaction. Or you can accept that disaster is </w:t>
      </w:r>
      <w:proofErr w:type="gramStart"/>
      <w:r w:rsidRPr="001113F7">
        <w:rPr>
          <w:rStyle w:val="StyleUnderline"/>
        </w:rPr>
        <w:t>coming</w:t>
      </w:r>
      <w:r w:rsidRPr="001113F7">
        <w:t>, and</w:t>
      </w:r>
      <w:proofErr w:type="gramEnd"/>
      <w:r w:rsidRPr="001113F7">
        <w:t xml:space="preserve"> begin to rethink what it means to have hope.</w:t>
      </w:r>
    </w:p>
    <w:p w14:paraId="53908D17" w14:textId="77777777" w:rsidR="00007DF1" w:rsidRPr="00554B01" w:rsidRDefault="00007DF1" w:rsidP="00007DF1">
      <w:pPr>
        <w:rPr>
          <w:u w:val="single"/>
        </w:rPr>
      </w:pPr>
      <w:r>
        <w:t xml:space="preserve">Even at this late date, </w:t>
      </w:r>
      <w:r w:rsidRPr="00554B01">
        <w:rPr>
          <w:rStyle w:val="Emphasis"/>
        </w:rPr>
        <w:t>expressions of unrealistic hope continue to abound</w:t>
      </w:r>
      <w:r>
        <w:t xml:space="preserve">. </w:t>
      </w:r>
      <w:r w:rsidRPr="001113F7">
        <w:rPr>
          <w:rStyle w:val="StyleUnderline"/>
        </w:rPr>
        <w:t>Hardly a day seems to pass without my reading that</w:t>
      </w:r>
      <w:r>
        <w:t xml:space="preserve"> it’s time to “roll up our sleeves” and “save the planet”; that </w:t>
      </w:r>
      <w:r w:rsidRPr="00554B01">
        <w:rPr>
          <w:rStyle w:val="Emphasis"/>
        </w:rPr>
        <w:t>the problem of climate change can be “solved” if we summon the collective will</w:t>
      </w:r>
      <w:r w:rsidRPr="001113F7">
        <w:rPr>
          <w:rStyle w:val="StyleUnderline"/>
        </w:rPr>
        <w:t>.</w:t>
      </w:r>
      <w:r>
        <w:t xml:space="preserve"> Although </w:t>
      </w:r>
      <w:r w:rsidRPr="001113F7">
        <w:rPr>
          <w:rStyle w:val="StyleUnderline"/>
        </w:rPr>
        <w:t xml:space="preserve">this message was probably still true in 1988, </w:t>
      </w:r>
      <w:r>
        <w:t xml:space="preserve">when the science became fully clear, </w:t>
      </w:r>
      <w:proofErr w:type="gramStart"/>
      <w:r>
        <w:t>we’ve</w:t>
      </w:r>
      <w:proofErr w:type="gramEnd"/>
      <w:r>
        <w:t xml:space="preserve"> emitted as much atmospheric carbon in the past thirty years as we did in the previous two centuries of industrialization. </w:t>
      </w:r>
      <w:r w:rsidRPr="00554B01">
        <w:rPr>
          <w:rStyle w:val="Emphasis"/>
        </w:rPr>
        <w:t>The facts have changed</w:t>
      </w:r>
      <w:r w:rsidRPr="001113F7">
        <w:rPr>
          <w:rStyle w:val="StyleUnderline"/>
        </w:rPr>
        <w:t>, but somehow the message stays the same.</w:t>
      </w:r>
    </w:p>
    <w:p w14:paraId="6B817D53" w14:textId="77777777" w:rsidR="00007DF1" w:rsidRDefault="00007DF1" w:rsidP="00007DF1">
      <w:r>
        <w:t xml:space="preserve">Psychologically, </w:t>
      </w:r>
      <w:r w:rsidRPr="001113F7">
        <w:rPr>
          <w:rStyle w:val="StyleUnderline"/>
        </w:rPr>
        <w:t>this denial makes sense</w:t>
      </w:r>
      <w:r>
        <w:t xml:space="preserve">. Despite the outrageous fact that </w:t>
      </w:r>
      <w:proofErr w:type="gramStart"/>
      <w:r>
        <w:t>I’ll</w:t>
      </w:r>
      <w:proofErr w:type="gramEnd"/>
      <w:r>
        <w:t xml:space="preserve"> soon be dead forever, I live in the present, not the future. Given a choice between an alarming abstraction (death) and the reassuring evidence of my senses (breakfast!), my mind prefers to focus on the latter. The planet, too, is still marvelously intact, still basically normal—seasons changing, another election year coming, new comedies on Netflix—and its impending collapse is even harder to wrap my mind around than death. Other kinds of apocalypse, whether religious or thermonuclear or asteroidal, at least have the binary neatness of dying: one moment the world is there, the next moment </w:t>
      </w:r>
      <w:proofErr w:type="gramStart"/>
      <w:r>
        <w:t>it’s</w:t>
      </w:r>
      <w:proofErr w:type="gramEnd"/>
      <w:r>
        <w:t xml:space="preserve"> gone forever. Climate apocalypse, by contrast, is messy. It will take the form of increasingly severe crises compounding </w:t>
      </w:r>
      <w:r>
        <w:lastRenderedPageBreak/>
        <w:t>chaotically until civilization begins to fray. Things will get very bad, but maybe not too soon, and maybe not for everyone. Maybe not for me.</w:t>
      </w:r>
    </w:p>
    <w:p w14:paraId="61B1CE6A" w14:textId="77777777" w:rsidR="00007DF1" w:rsidRDefault="00007DF1" w:rsidP="00007DF1">
      <w:r w:rsidRPr="001113F7">
        <w:rPr>
          <w:rStyle w:val="StyleUnderline"/>
        </w:rPr>
        <w:t>Some of the denial</w:t>
      </w:r>
      <w:r w:rsidRPr="001113F7">
        <w:t>,</w:t>
      </w:r>
      <w:r>
        <w:t xml:space="preserve"> however, </w:t>
      </w:r>
      <w:r w:rsidRPr="001113F7">
        <w:rPr>
          <w:rStyle w:val="StyleUnderline"/>
        </w:rPr>
        <w:t>is more willful.</w:t>
      </w:r>
      <w:r>
        <w:t xml:space="preserve"> The evil of the Republican Party’s position on climate science is well known, but </w:t>
      </w:r>
      <w:r w:rsidRPr="001113F7">
        <w:rPr>
          <w:rStyle w:val="StyleUnderline"/>
        </w:rPr>
        <w:t>denial is entrenched in progressive politics</w:t>
      </w:r>
      <w:r>
        <w:t xml:space="preserve">, too, or at least in its rhetoric. </w:t>
      </w:r>
      <w:r w:rsidRPr="001113F7">
        <w:rPr>
          <w:rStyle w:val="StyleUnderline"/>
        </w:rPr>
        <w:t>The Green New Deal</w:t>
      </w:r>
      <w:r>
        <w:t>, the blueprint for some of the most substantial proposals put forth on the issue</w:t>
      </w:r>
      <w:r w:rsidRPr="001113F7">
        <w:rPr>
          <w:rStyle w:val="StyleUnderline"/>
        </w:rPr>
        <w:t>, is still framed as our last chance to avert catastrophe and save the planet</w:t>
      </w:r>
      <w:r>
        <w:t xml:space="preserve">, by way of gargantuan renewable-energy projects. </w:t>
      </w:r>
      <w:r w:rsidRPr="001113F7">
        <w:rPr>
          <w:rStyle w:val="StyleUnderline"/>
        </w:rPr>
        <w:t xml:space="preserve">Many of the groups that support those proposals deploy the language of “stopping” climate </w:t>
      </w:r>
      <w:proofErr w:type="gramStart"/>
      <w:r w:rsidRPr="001113F7">
        <w:rPr>
          <w:rStyle w:val="StyleUnderline"/>
        </w:rPr>
        <w:t>change, or</w:t>
      </w:r>
      <w:proofErr w:type="gramEnd"/>
      <w:r w:rsidRPr="001113F7">
        <w:rPr>
          <w:rStyle w:val="StyleUnderline"/>
        </w:rPr>
        <w:t xml:space="preserve"> imply that there’s still time to prevent it</w:t>
      </w:r>
      <w:r>
        <w:t>. Unlike the political right, the left prides itself on listening to climate scientists, who do indeed allow that catastrophe is theoretically avertable. But not everyone seems to be listening carefully. The stress falls on the word theoretically.</w:t>
      </w:r>
    </w:p>
    <w:p w14:paraId="7D489CAF" w14:textId="77777777" w:rsidR="00007DF1" w:rsidRDefault="00007DF1" w:rsidP="00007DF1">
      <w:r>
        <w:t xml:space="preserve">Our </w:t>
      </w:r>
      <w:r w:rsidRPr="001113F7">
        <w:rPr>
          <w:rStyle w:val="StyleUnderline"/>
        </w:rPr>
        <w:t>atmosphere and oceans can absorb only so much heat before climate change</w:t>
      </w:r>
      <w:r>
        <w:t xml:space="preserve">, intensified by various feedback loops, </w:t>
      </w:r>
      <w:r w:rsidRPr="001113F7">
        <w:rPr>
          <w:rStyle w:val="StyleUnderline"/>
        </w:rPr>
        <w:t>spins completely out of control</w:t>
      </w:r>
      <w:r>
        <w:t xml:space="preserve">. The consensus among scientists and </w:t>
      </w:r>
      <w:proofErr w:type="gramStart"/>
      <w:r>
        <w:t>policy-makers</w:t>
      </w:r>
      <w:proofErr w:type="gramEnd"/>
      <w:r>
        <w:t xml:space="preserve"> is that we’ll pass this point of no return if the global mean temperature rises by more than two degrees Celsius (maybe a little more, but also maybe a little less). The I.P.C.C.—the Intergovernmental Panel on Climate Change—tells us that, to limit the rise to less than two degrees, we not only need to reverse the trend of the past three decades. We need to approach zero net emissions, globally, in the next three decades.</w:t>
      </w:r>
    </w:p>
    <w:p w14:paraId="65AFE028" w14:textId="77777777" w:rsidR="00007DF1" w:rsidRDefault="00007DF1" w:rsidP="00007DF1">
      <w:r>
        <w:t xml:space="preserve">This is, to say the least, a tall order. It also assumes that you trust the I.P.C.C.’s calculations. New research, described last month in Scientific American, demonstrates that </w:t>
      </w:r>
      <w:r w:rsidRPr="001113F7">
        <w:rPr>
          <w:rStyle w:val="StyleUnderline"/>
        </w:rPr>
        <w:t>climate scientists, far from exaggerating the threat of climate change, have underestimated its pace and severity</w:t>
      </w:r>
      <w:r>
        <w:t xml:space="preserve">. To project the rise in the global mean temperature, scientists rely on complicated atmospheric modelling. They take a host of variables and run them through supercomputers to generate, say, ten thousand different simulations for the coming century, </w:t>
      </w:r>
      <w:proofErr w:type="gramStart"/>
      <w:r>
        <w:t>in order to</w:t>
      </w:r>
      <w:proofErr w:type="gramEnd"/>
      <w:r>
        <w:t xml:space="preserve"> make a “best” prediction of the rise in temperature. When a scientist predicts a rise of two degrees Celsius, </w:t>
      </w:r>
      <w:proofErr w:type="gramStart"/>
      <w:r>
        <w:t>she’s</w:t>
      </w:r>
      <w:proofErr w:type="gramEnd"/>
      <w:r>
        <w:t xml:space="preserve"> merely naming a number about which she’s very confident: the rise will be at least two degrees. The rise might, in fact, be far higher.</w:t>
      </w:r>
    </w:p>
    <w:p w14:paraId="27373EAB" w14:textId="77777777" w:rsidR="00007DF1" w:rsidRDefault="00007DF1" w:rsidP="00007DF1">
      <w:r>
        <w:t xml:space="preserve">As a non-scientist, I do my own kind of modelling. I run various future scenarios through my brain, apply the constraints of human psychology and political reality, take note of the </w:t>
      </w:r>
      <w:r w:rsidRPr="001113F7">
        <w:rPr>
          <w:rStyle w:val="StyleUnderline"/>
        </w:rPr>
        <w:t xml:space="preserve">relentless rise in global energy consumption (thus far, the carbon savings provided by renewable energy have been more than offset by consumer demand), and count the scenarios in which collective action averts catastrophe. </w:t>
      </w:r>
      <w:r>
        <w:t xml:space="preserve">The scenarios, which I draw from the prescriptions of </w:t>
      </w:r>
      <w:proofErr w:type="gramStart"/>
      <w:r>
        <w:t>policy-makers</w:t>
      </w:r>
      <w:proofErr w:type="gramEnd"/>
      <w:r>
        <w:t xml:space="preserve"> and activists, share certain necessary conditions.</w:t>
      </w:r>
    </w:p>
    <w:p w14:paraId="0D6BDB53" w14:textId="77777777" w:rsidR="00007DF1" w:rsidRDefault="00007DF1" w:rsidP="00007DF1">
      <w:r w:rsidRPr="00554B01">
        <w:rPr>
          <w:rStyle w:val="StyleUnderline"/>
        </w:rPr>
        <w:t>The first condition is that every one of the world’s major polluting countries institute draconian conservation measures</w:t>
      </w:r>
      <w:r>
        <w:t xml:space="preserve">, shut down much of its energy and transportation infrastructure, and completely retool its economy. According to a recent paper in Nature, </w:t>
      </w:r>
      <w:r w:rsidRPr="00554B01">
        <w:rPr>
          <w:rStyle w:val="StyleUnderline"/>
        </w:rPr>
        <w:t>the carbon emissions from existing global infrastructure, if operated through its normal lifetime, will exceed our entire emissions “allowance”—</w:t>
      </w:r>
      <w:r>
        <w:t>the further gigatons of carbon that can be released without crossing the threshold of catastrophe. (</w:t>
      </w:r>
      <w:r w:rsidRPr="00554B01">
        <w:rPr>
          <w:rStyle w:val="StyleUnderline"/>
        </w:rPr>
        <w:t>This estimate does not include the thousands of new energy and transportation projects already planned or under construction</w:t>
      </w:r>
      <w:r>
        <w:t xml:space="preserve">.) </w:t>
      </w:r>
      <w:r w:rsidRPr="00554B01">
        <w:rPr>
          <w:rStyle w:val="StyleUnderline"/>
        </w:rPr>
        <w:t>To stay within that allowance, a top-down intervention needs to happen not only in every country but throughout every country</w:t>
      </w:r>
      <w:r>
        <w:t>. Making New York City a green utopia will not avail if Texans keep pumping oil and driving pickup trucks.</w:t>
      </w:r>
    </w:p>
    <w:p w14:paraId="7DC9B147" w14:textId="77777777" w:rsidR="00007DF1" w:rsidRDefault="00007DF1" w:rsidP="00007DF1">
      <w:r>
        <w:lastRenderedPageBreak/>
        <w:t xml:space="preserve">The actions taken by these countries must also be the right ones. </w:t>
      </w:r>
      <w:r w:rsidRPr="00554B01">
        <w:rPr>
          <w:rStyle w:val="StyleUnderline"/>
        </w:rPr>
        <w:t>Vast sums of government money must be spent without wasting it and without lining the wrong pockets</w:t>
      </w:r>
      <w:r>
        <w:t>. Here it’s useful to recall the Kafkaesque joke of the European Union’s biofuel mandate, which served to accelerate the deforestation of Indonesia for palm-oil plantations, and the American subsidy of ethanol fuel, which turned out to benefit no one but corn farmers.</w:t>
      </w:r>
    </w:p>
    <w:p w14:paraId="3DA2DE7D" w14:textId="77777777" w:rsidR="00007DF1" w:rsidRDefault="00007DF1" w:rsidP="00007DF1"/>
    <w:p w14:paraId="2C3E3841" w14:textId="77777777" w:rsidR="00007DF1" w:rsidRDefault="00007DF1" w:rsidP="00007DF1">
      <w:pPr>
        <w:pStyle w:val="Heading3"/>
      </w:pPr>
      <w:r>
        <w:lastRenderedPageBreak/>
        <w:t>No Solvency – Climate Change Inevitable</w:t>
      </w:r>
    </w:p>
    <w:p w14:paraId="6A00DD18" w14:textId="77777777" w:rsidR="00007DF1" w:rsidRPr="00DA6E5D" w:rsidRDefault="00007DF1" w:rsidP="00007DF1"/>
    <w:p w14:paraId="3E2EC67F" w14:textId="77777777" w:rsidR="00007DF1" w:rsidRDefault="00007DF1" w:rsidP="00007DF1">
      <w:pPr>
        <w:pStyle w:val="Heading4"/>
      </w:pPr>
      <w:r>
        <w:t xml:space="preserve">Psychologically, we have created a denial of climate change which makes it inevitable </w:t>
      </w:r>
    </w:p>
    <w:p w14:paraId="2381DBBE" w14:textId="77777777" w:rsidR="00007DF1" w:rsidRDefault="00007DF1" w:rsidP="00007DF1">
      <w:r w:rsidRPr="00E058FD">
        <w:rPr>
          <w:b/>
          <w:bCs/>
          <w:sz w:val="26"/>
          <w:szCs w:val="26"/>
        </w:rPr>
        <w:t>Franzen, The New Yorker contributor, 19</w:t>
      </w:r>
      <w:r>
        <w:t xml:space="preserve"> </w:t>
      </w:r>
    </w:p>
    <w:p w14:paraId="47D7C730" w14:textId="77777777" w:rsidR="00007DF1" w:rsidRDefault="00007DF1" w:rsidP="00007DF1">
      <w:r>
        <w:t xml:space="preserve">(Jonathan Franzen, The New Yorker contributor, September 8, 2019, The New Yorker, “What If We Stopped Pretending? The climate apocalypse is coming. To prepare for it, we need to admit that we can’t prevent it.”, </w:t>
      </w:r>
      <w:hyperlink r:id="rId72" w:history="1">
        <w:r w:rsidRPr="0047598B">
          <w:rPr>
            <w:rStyle w:val="Hyperlink"/>
          </w:rPr>
          <w:t>https://www.newyorker.com/culture/cultural-comment/what-if-we-stopped-pretending</w:t>
        </w:r>
      </w:hyperlink>
      <w:r>
        <w:t>, accessed 7/6/20, EM)</w:t>
      </w:r>
    </w:p>
    <w:p w14:paraId="3C015AFF" w14:textId="77777777" w:rsidR="00007DF1" w:rsidRDefault="00007DF1" w:rsidP="00007DF1">
      <w:r>
        <w:t>There is infinite hope,” Kafka tells us, “only not for us.” This is a fittingly mystical epigram from a writer whose characters strive for ostensibly reachable goals and, tragically or amusingly, never manage to get any closer to them. But it seems to me, in our rapidly darkening world, that the converse of Kafka’s quip is equally true: There is no hope, except for us.</w:t>
      </w:r>
    </w:p>
    <w:p w14:paraId="1B0CCB52" w14:textId="77777777" w:rsidR="00007DF1" w:rsidRPr="00D359B0" w:rsidRDefault="00007DF1" w:rsidP="00007DF1">
      <w:pPr>
        <w:rPr>
          <w:b/>
          <w:u w:val="single"/>
        </w:rPr>
      </w:pPr>
      <w:proofErr w:type="gramStart"/>
      <w:r>
        <w:t>I’m</w:t>
      </w:r>
      <w:proofErr w:type="gramEnd"/>
      <w:r>
        <w:t xml:space="preserve"> talking, of course, about climate change. The struggle to rein in global carbon emissions and keep the planet from melting down has the feel of Kafka’s fiction. </w:t>
      </w:r>
      <w:r w:rsidRPr="00E058FD">
        <w:rPr>
          <w:rStyle w:val="StyleUnderline"/>
        </w:rPr>
        <w:t xml:space="preserve">The goal has been clear for thirty years, and despite earnest efforts </w:t>
      </w:r>
      <w:proofErr w:type="gramStart"/>
      <w:r w:rsidRPr="00E058FD">
        <w:rPr>
          <w:rStyle w:val="StyleUnderline"/>
        </w:rPr>
        <w:t>we’ve</w:t>
      </w:r>
      <w:proofErr w:type="gramEnd"/>
      <w:r w:rsidRPr="00E058FD">
        <w:rPr>
          <w:rStyle w:val="StyleUnderline"/>
        </w:rPr>
        <w:t xml:space="preserve"> made essentially no progress toward reaching it. Today, the scientific evidence verges on irrefutable. If you’re younger than sixty, you have a good chance of witnessing the radical destabilization of life on earth—massive crop failures, apocalyptic fires, imploding economies, epic flooding, hundreds of millions of refugees fleeing regions made uninhabitable by extreme heat or permanent drought. If </w:t>
      </w:r>
      <w:proofErr w:type="gramStart"/>
      <w:r w:rsidRPr="00E058FD">
        <w:rPr>
          <w:rStyle w:val="StyleUnderline"/>
        </w:rPr>
        <w:t>you’re</w:t>
      </w:r>
      <w:proofErr w:type="gramEnd"/>
      <w:r w:rsidRPr="00E058FD">
        <w:rPr>
          <w:rStyle w:val="StyleUnderline"/>
        </w:rPr>
        <w:t xml:space="preserve"> under thirty, you’re all but guaranteed to witness it.</w:t>
      </w:r>
    </w:p>
    <w:p w14:paraId="54E0C4BB" w14:textId="77777777" w:rsidR="00007DF1" w:rsidRPr="00D359B0" w:rsidRDefault="00007DF1" w:rsidP="00007DF1">
      <w:pPr>
        <w:rPr>
          <w:b/>
          <w:u w:val="single"/>
        </w:rPr>
      </w:pPr>
      <w:r>
        <w:t xml:space="preserve">If you care about the planet, and about the people and animals who live on it, there are two ways to think about this. </w:t>
      </w:r>
      <w:r w:rsidRPr="00FC4D29">
        <w:rPr>
          <w:rStyle w:val="StyleUnderline"/>
        </w:rPr>
        <w:t xml:space="preserve">You can keep on hoping that catastrophe is </w:t>
      </w:r>
      <w:proofErr w:type="gramStart"/>
      <w:r w:rsidRPr="00FC4D29">
        <w:rPr>
          <w:rStyle w:val="StyleUnderline"/>
        </w:rPr>
        <w:t>preventable, and</w:t>
      </w:r>
      <w:proofErr w:type="gramEnd"/>
      <w:r w:rsidRPr="00FC4D29">
        <w:rPr>
          <w:rStyle w:val="StyleUnderline"/>
        </w:rPr>
        <w:t xml:space="preserve"> feel ever more frustrated or enraged by the world’s inaction. Or you can accept that disaster is </w:t>
      </w:r>
      <w:proofErr w:type="gramStart"/>
      <w:r w:rsidRPr="00FC4D29">
        <w:rPr>
          <w:rStyle w:val="StyleUnderline"/>
        </w:rPr>
        <w:t>coming, and</w:t>
      </w:r>
      <w:proofErr w:type="gramEnd"/>
      <w:r w:rsidRPr="00FC4D29">
        <w:rPr>
          <w:rStyle w:val="StyleUnderline"/>
        </w:rPr>
        <w:t xml:space="preserve"> begin to rethink what it means to have hope.</w:t>
      </w:r>
    </w:p>
    <w:p w14:paraId="4DE81FC3" w14:textId="77777777" w:rsidR="00007DF1" w:rsidRDefault="00007DF1" w:rsidP="00007DF1">
      <w:r>
        <w:t xml:space="preserve">Even at this late date, expressions of unrealistic hope continue to abound. </w:t>
      </w:r>
      <w:r w:rsidRPr="00FC4D29">
        <w:rPr>
          <w:rStyle w:val="StyleUnderline"/>
        </w:rPr>
        <w:t xml:space="preserve">Hardly a day seems to pass without my reading that it’s time to “roll up our sleeves” and “save the planet”; that the problem of climate change can be “solved” if we summon the collective will. Although this message was probably still true in 1988, when the science became fully clear, </w:t>
      </w:r>
      <w:proofErr w:type="gramStart"/>
      <w:r w:rsidRPr="00FC4D29">
        <w:rPr>
          <w:rStyle w:val="StyleUnderline"/>
        </w:rPr>
        <w:t>we’ve</w:t>
      </w:r>
      <w:proofErr w:type="gramEnd"/>
      <w:r w:rsidRPr="00FC4D29">
        <w:rPr>
          <w:rStyle w:val="StyleUnderline"/>
        </w:rPr>
        <w:t xml:space="preserve"> emitted as much atmospheric carbon in the past thirty years as we did in the previous two centuries of industrialization</w:t>
      </w:r>
      <w:r>
        <w:t>. The facts have changed, but somehow the message stays the same.</w:t>
      </w:r>
    </w:p>
    <w:p w14:paraId="5D174FE8" w14:textId="77777777" w:rsidR="00007DF1" w:rsidRDefault="00007DF1" w:rsidP="00007DF1">
      <w:r w:rsidRPr="00FC4D29">
        <w:rPr>
          <w:rStyle w:val="StyleUnderline"/>
        </w:rPr>
        <w:t xml:space="preserve">Psychologically, this denial makes sense. Despite the outrageous fact that </w:t>
      </w:r>
      <w:proofErr w:type="gramStart"/>
      <w:r w:rsidRPr="00FC4D29">
        <w:rPr>
          <w:rStyle w:val="StyleUnderline"/>
        </w:rPr>
        <w:t>I’ll</w:t>
      </w:r>
      <w:proofErr w:type="gramEnd"/>
      <w:r w:rsidRPr="00FC4D29">
        <w:rPr>
          <w:rStyle w:val="StyleUnderline"/>
        </w:rPr>
        <w:t xml:space="preserve"> soon be dead forever, I live in the present, not the future. Given a choice between an alarming abstraction (death) and the reassuring evidence of my senses (breakfast!), my mind prefers to focus on the latter. The planet, too, is still marvelously intact, still basically normal—seasons changing, another election year coming, new comedies on Netflix—and its impending collapse is even harder to wrap my mind around than death</w:t>
      </w:r>
      <w:r>
        <w:t xml:space="preserve">. Other kinds of apocalypse, whether religious or thermonuclear or asteroidal, at least have the binary neatness of dying: one moment the world is there, the next moment </w:t>
      </w:r>
      <w:proofErr w:type="gramStart"/>
      <w:r>
        <w:t>it’s</w:t>
      </w:r>
      <w:proofErr w:type="gramEnd"/>
      <w:r>
        <w:t xml:space="preserve"> gone forever. Climate apocalypse, by contrast, is messy. It will take the form of increasingly severe crises compounding chaotically until civilization begins to fray. Things will get very bad, but maybe not too soon, and maybe not for everyone. Maybe not for me.</w:t>
      </w:r>
    </w:p>
    <w:p w14:paraId="62616FD7" w14:textId="77777777" w:rsidR="00007DF1" w:rsidRDefault="00007DF1" w:rsidP="00007DF1">
      <w:r w:rsidRPr="00D359B0">
        <w:rPr>
          <w:rStyle w:val="StyleUnderline"/>
        </w:rPr>
        <w:lastRenderedPageBreak/>
        <w:t>Some of the denial, however, is more willful</w:t>
      </w:r>
      <w:r>
        <w:t xml:space="preserve">. </w:t>
      </w:r>
      <w:r w:rsidRPr="00D359B0">
        <w:rPr>
          <w:rStyle w:val="StyleUnderline"/>
        </w:rPr>
        <w:t>The evil of the Republican Party’s position on climate</w:t>
      </w:r>
      <w:r>
        <w:t xml:space="preserve"> </w:t>
      </w:r>
      <w:r w:rsidRPr="00D359B0">
        <w:rPr>
          <w:rStyle w:val="StyleUnderline"/>
        </w:rPr>
        <w:t xml:space="preserve">science is well known, but denial is entrenched in progressive politics, too, or at least in its rhetoric. The Green New Deal, the blueprint for some of the most substantial proposals put forth on the issue, is still framed as our last chance to avert catastrophe and save the planet, by way of gargantuan renewable-energy projects. Many of the groups that support those proposals deploy the language of “stopping” climate </w:t>
      </w:r>
      <w:proofErr w:type="gramStart"/>
      <w:r w:rsidRPr="00D359B0">
        <w:rPr>
          <w:rStyle w:val="StyleUnderline"/>
        </w:rPr>
        <w:t>change, or</w:t>
      </w:r>
      <w:proofErr w:type="gramEnd"/>
      <w:r w:rsidRPr="00D359B0">
        <w:rPr>
          <w:rStyle w:val="StyleUnderline"/>
        </w:rPr>
        <w:t xml:space="preserve"> imply that there’s still time to prevent it. Unlike the political right, the left prides itself on listening to climate scientists, who do indeed allow that catastrophe is theoretically avertable. But not everyone seems to be listening carefully. The stress falls on the word theoretically</w:t>
      </w:r>
      <w:r>
        <w:t>.</w:t>
      </w:r>
    </w:p>
    <w:p w14:paraId="4F0C6EE9" w14:textId="77777777" w:rsidR="00007DF1" w:rsidRPr="00FC4D29" w:rsidRDefault="00007DF1" w:rsidP="00007DF1">
      <w:pPr>
        <w:rPr>
          <w:rStyle w:val="StyleUnderline"/>
        </w:rPr>
      </w:pPr>
      <w:r w:rsidRPr="00FC4D29">
        <w:rPr>
          <w:rStyle w:val="StyleUnderline"/>
        </w:rPr>
        <w:t xml:space="preserve">Our atmosphere and oceans can absorb only so much heat before climate change, intensified by various feedback loops, spins completely out of control. The consensus among scientists and </w:t>
      </w:r>
      <w:proofErr w:type="gramStart"/>
      <w:r w:rsidRPr="00FC4D29">
        <w:rPr>
          <w:rStyle w:val="StyleUnderline"/>
        </w:rPr>
        <w:t>policy-makers</w:t>
      </w:r>
      <w:proofErr w:type="gramEnd"/>
      <w:r w:rsidRPr="00FC4D29">
        <w:rPr>
          <w:rStyle w:val="StyleUnderline"/>
        </w:rPr>
        <w:t xml:space="preserve"> is that we’ll pass this point of no return if the global mean temperature rises by more than two degrees Celsius</w:t>
      </w:r>
      <w:r>
        <w:t xml:space="preserve"> (maybe a little more, but also maybe a little less). </w:t>
      </w:r>
      <w:r w:rsidRPr="00D359B0">
        <w:rPr>
          <w:rStyle w:val="StyleUnderline"/>
        </w:rPr>
        <w:t>The I.P.C.C.—</w:t>
      </w:r>
      <w:r>
        <w:t>the Intergovernmental Panel on Climate Change—</w:t>
      </w:r>
      <w:r w:rsidRPr="00D359B0">
        <w:rPr>
          <w:rStyle w:val="StyleUnderline"/>
        </w:rPr>
        <w:t>tells us that,</w:t>
      </w:r>
      <w:r>
        <w:t xml:space="preserve"> </w:t>
      </w:r>
      <w:r w:rsidRPr="00FC4D29">
        <w:rPr>
          <w:rStyle w:val="StyleUnderline"/>
        </w:rPr>
        <w:t>to limit the rise to less than two degrees, we not only need to reverse the trend of the past three decades. We need to approach zero net emissions, globally, in the next three decades.</w:t>
      </w:r>
    </w:p>
    <w:p w14:paraId="2B07B863" w14:textId="77777777" w:rsidR="00007DF1" w:rsidRPr="00D359B0" w:rsidRDefault="00007DF1" w:rsidP="00007DF1">
      <w:pPr>
        <w:rPr>
          <w:rStyle w:val="StyleUnderline"/>
        </w:rPr>
      </w:pPr>
      <w:r>
        <w:t xml:space="preserve">This is, to say the least, a tall order. It also assumes that you trust the I.P.C.C.’s calculations. </w:t>
      </w:r>
      <w:r w:rsidRPr="00D359B0">
        <w:rPr>
          <w:rStyle w:val="StyleUnderline"/>
        </w:rPr>
        <w:t xml:space="preserve">New research, described last month in Scientific American, demonstrates that climate scientists, far from exaggerating the threat of climate change, have underestimated its pace and severity. </w:t>
      </w:r>
      <w:r>
        <w:t xml:space="preserve">To project the rise in the global mean temperature, scientists rely on complicated atmospheric modelling. They take a host of variables and run them through supercomputers to generate, say, ten thousand different simulations for the coming century, </w:t>
      </w:r>
      <w:proofErr w:type="gramStart"/>
      <w:r>
        <w:t>in order to</w:t>
      </w:r>
      <w:proofErr w:type="gramEnd"/>
      <w:r>
        <w:t xml:space="preserve"> make a “best” prediction of the rise in temperature. </w:t>
      </w:r>
      <w:r w:rsidRPr="00D359B0">
        <w:rPr>
          <w:rStyle w:val="StyleUnderline"/>
        </w:rPr>
        <w:t xml:space="preserve">When a scientist predicts a rise of two degrees Celsius, </w:t>
      </w:r>
      <w:proofErr w:type="gramStart"/>
      <w:r w:rsidRPr="00D359B0">
        <w:rPr>
          <w:rStyle w:val="StyleUnderline"/>
        </w:rPr>
        <w:t>she’s</w:t>
      </w:r>
      <w:proofErr w:type="gramEnd"/>
      <w:r w:rsidRPr="00D359B0">
        <w:rPr>
          <w:rStyle w:val="StyleUnderline"/>
        </w:rPr>
        <w:t xml:space="preserve"> merely naming a number about which she’s very confident: the rise will be at least two degrees. The rise might, in fact, be far higher.</w:t>
      </w:r>
    </w:p>
    <w:p w14:paraId="62397C57" w14:textId="77777777" w:rsidR="00007DF1" w:rsidRPr="00A06EBD" w:rsidRDefault="00007DF1" w:rsidP="00007DF1"/>
    <w:p w14:paraId="5263EF4B" w14:textId="77777777" w:rsidR="00007DF1" w:rsidRDefault="00007DF1" w:rsidP="00007DF1"/>
    <w:p w14:paraId="5EDFFA58" w14:textId="77777777" w:rsidR="00007DF1" w:rsidRDefault="00007DF1" w:rsidP="00007DF1">
      <w:pPr>
        <w:pStyle w:val="Heading3"/>
      </w:pPr>
      <w:r w:rsidRPr="006B5B06">
        <w:lastRenderedPageBreak/>
        <w:t>No Impact - No Climate Extinction</w:t>
      </w:r>
    </w:p>
    <w:p w14:paraId="5193E399" w14:textId="77777777" w:rsidR="00007DF1" w:rsidRDefault="00007DF1" w:rsidP="00007DF1">
      <w:pPr>
        <w:pStyle w:val="Heading4"/>
      </w:pPr>
      <w:r>
        <w:t xml:space="preserve">Climate change </w:t>
      </w:r>
      <w:proofErr w:type="gramStart"/>
      <w:r>
        <w:t>doesn’t</w:t>
      </w:r>
      <w:proofErr w:type="gramEnd"/>
      <w:r>
        <w:t xml:space="preserve"> lead to extinction – claims are exaggerated and distract from other impacts</w:t>
      </w:r>
    </w:p>
    <w:p w14:paraId="318F586C" w14:textId="77777777" w:rsidR="00007DF1" w:rsidRDefault="00007DF1" w:rsidP="00007DF1">
      <w:r w:rsidRPr="00C17ED4">
        <w:rPr>
          <w:rStyle w:val="Style13ptBold"/>
        </w:rPr>
        <w:t xml:space="preserve">Shellenberger, </w:t>
      </w:r>
      <w:r>
        <w:rPr>
          <w:rStyle w:val="Style13ptBold"/>
        </w:rPr>
        <w:t>Environmental Progress Founder &amp; President</w:t>
      </w:r>
      <w:r w:rsidRPr="00C17ED4">
        <w:rPr>
          <w:rStyle w:val="Style13ptBold"/>
        </w:rPr>
        <w:t>, 19</w:t>
      </w:r>
      <w:r>
        <w:t xml:space="preserve"> </w:t>
      </w:r>
    </w:p>
    <w:p w14:paraId="633FFA07" w14:textId="77777777" w:rsidR="00007DF1" w:rsidRDefault="00007DF1" w:rsidP="00007DF1">
      <w:r>
        <w:t xml:space="preserve">(Michael, 11/25/2019, Forbes, “Why Apocalyptic Claims About Climate Change Are Wrong,” </w:t>
      </w:r>
      <w:hyperlink r:id="rId73" w:anchor="69b74bee12d6" w:history="1">
        <w:r w:rsidRPr="004C403E">
          <w:rPr>
            <w:rStyle w:val="Hyperlink"/>
          </w:rPr>
          <w:t>https://www.forbes.com/sites/michaelshellenberger/2019/11/25/why-everything-they-say-about-climate-change-is-wrong/#69b74bee12d6</w:t>
        </w:r>
      </w:hyperlink>
      <w:r>
        <w:t>, accessed 7/6, MM)</w:t>
      </w:r>
    </w:p>
    <w:p w14:paraId="2867D3BC" w14:textId="77777777" w:rsidR="00007DF1" w:rsidRDefault="00007DF1" w:rsidP="00007DF1">
      <w:proofErr w:type="gramStart"/>
      <w:r>
        <w:t>It’s</w:t>
      </w:r>
      <w:proofErr w:type="gramEnd"/>
      <w:r>
        <w:t xml:space="preserve"> not like climate doesn’t matter. </w:t>
      </w:r>
      <w:proofErr w:type="gramStart"/>
      <w:r>
        <w:t>It’s</w:t>
      </w:r>
      <w:proofErr w:type="gramEnd"/>
      <w:r>
        <w:t xml:space="preserve"> that </w:t>
      </w:r>
      <w:r w:rsidRPr="00287478">
        <w:rPr>
          <w:rStyle w:val="StyleUnderline"/>
        </w:rPr>
        <w:t>climate change is outweighed by other factors</w:t>
      </w:r>
      <w:r>
        <w:t xml:space="preserve">. Earlier this year, </w:t>
      </w:r>
      <w:r w:rsidRPr="00287478">
        <w:rPr>
          <w:rStyle w:val="StyleUnderline"/>
        </w:rPr>
        <w:t>researchers found that climate “has affected organized armed conflict within countries. However, other drivers, such as low socioeconomic development and low capabilities of the state, are judged to be substantially more influential.”</w:t>
      </w:r>
    </w:p>
    <w:p w14:paraId="32328A12" w14:textId="77777777" w:rsidR="00007DF1" w:rsidRDefault="00007DF1" w:rsidP="00007DF1">
      <w:r>
        <w:t xml:space="preserve">Last January, </w:t>
      </w:r>
      <w:r w:rsidRPr="00287478">
        <w:rPr>
          <w:rStyle w:val="StyleUnderline"/>
        </w:rPr>
        <w:t>after climate scientists criticized Rep. Ocasio-Cortez for saying the world would end in 12 years</w:t>
      </w:r>
      <w:r>
        <w:t xml:space="preserve">, her spokesperson </w:t>
      </w:r>
      <w:proofErr w:type="gramStart"/>
      <w:r>
        <w:t>said</w:t>
      </w:r>
      <w:proofErr w:type="gramEnd"/>
      <w:r>
        <w:t xml:space="preserve"> "We can quibble about the phraseology, whether it's existential or cataclysmic.” He added, </w:t>
      </w:r>
      <w:r w:rsidRPr="00287478">
        <w:t>“We're seeing lots of [climate change-related] problems that are already impacting lives</w:t>
      </w:r>
      <w:r>
        <w:t>."</w:t>
      </w:r>
    </w:p>
    <w:p w14:paraId="57E7A5E9" w14:textId="77777777" w:rsidR="00007DF1" w:rsidRDefault="00007DF1" w:rsidP="00007DF1">
      <w:r>
        <w:t xml:space="preserve">That last part may be true, but </w:t>
      </w:r>
      <w:proofErr w:type="gramStart"/>
      <w:r w:rsidRPr="00287478">
        <w:rPr>
          <w:rStyle w:val="StyleUnderline"/>
        </w:rPr>
        <w:t>it’s</w:t>
      </w:r>
      <w:proofErr w:type="gramEnd"/>
      <w:r w:rsidRPr="00287478">
        <w:rPr>
          <w:rStyle w:val="StyleUnderline"/>
        </w:rPr>
        <w:t xml:space="preserve"> also true that economic development has made us less vulnerable, which is why there was a 99.7% decline in the death toll from natural disasters since its peak in 1931</w:t>
      </w:r>
      <w:r>
        <w:t xml:space="preserve">. </w:t>
      </w:r>
    </w:p>
    <w:p w14:paraId="6CD4BF86" w14:textId="77777777" w:rsidR="00007DF1" w:rsidRDefault="00007DF1" w:rsidP="00007DF1">
      <w:r w:rsidRPr="00287478">
        <w:rPr>
          <w:rStyle w:val="StyleUnderline"/>
        </w:rPr>
        <w:t>In 1931, 3.7 million people died from natural disasters. In 2018, just 11,000 did.  And that decline occurred over a period when the global population quadrupled.</w:t>
      </w:r>
    </w:p>
    <w:p w14:paraId="38C45664" w14:textId="77777777" w:rsidR="00007DF1" w:rsidRDefault="00007DF1" w:rsidP="00007DF1">
      <w:r w:rsidRPr="00287478">
        <w:rPr>
          <w:rStyle w:val="StyleUnderline"/>
        </w:rPr>
        <w:t>What about sea level rise? IPCC estimates sea level could rise two feet (0.6 meters) by 2100. Does that sound apocalyptic or even “unmanageable”?</w:t>
      </w:r>
    </w:p>
    <w:p w14:paraId="5F330495" w14:textId="77777777" w:rsidR="00007DF1" w:rsidRPr="00287478" w:rsidRDefault="00007DF1" w:rsidP="00007DF1">
      <w:pPr>
        <w:rPr>
          <w:u w:val="single"/>
        </w:rPr>
      </w:pPr>
      <w:r>
        <w:t xml:space="preserve">Consider that </w:t>
      </w:r>
      <w:r w:rsidRPr="00287478">
        <w:rPr>
          <w:rStyle w:val="StyleUnderline"/>
        </w:rPr>
        <w:t>one-third of the Netherlands is below sea level, and some areas are seven meters below sea level</w:t>
      </w:r>
      <w:r>
        <w:t xml:space="preserve">. You might object that Netherlands is rich while Bangladesh is poor. But </w:t>
      </w:r>
      <w:r w:rsidRPr="00287478">
        <w:rPr>
          <w:rStyle w:val="StyleUnderline"/>
        </w:rPr>
        <w:t>the Netherlands adapted to living below sea level 400 years ago. Technology has improved a bit since then.</w:t>
      </w:r>
    </w:p>
    <w:p w14:paraId="4343A231" w14:textId="77777777" w:rsidR="00007DF1" w:rsidRPr="00287478" w:rsidRDefault="00007DF1" w:rsidP="00007DF1">
      <w:pPr>
        <w:rPr>
          <w:u w:val="single"/>
        </w:rPr>
      </w:pPr>
      <w:r w:rsidRPr="00287478">
        <w:rPr>
          <w:rStyle w:val="Emphasis"/>
        </w:rPr>
        <w:t xml:space="preserve">What about claims of crop failure, famine, and mass death? </w:t>
      </w:r>
      <w:proofErr w:type="gramStart"/>
      <w:r w:rsidRPr="00287478">
        <w:rPr>
          <w:rStyle w:val="Emphasis"/>
        </w:rPr>
        <w:t>That’s</w:t>
      </w:r>
      <w:proofErr w:type="gramEnd"/>
      <w:r w:rsidRPr="00287478">
        <w:rPr>
          <w:rStyle w:val="Emphasis"/>
        </w:rPr>
        <w:t xml:space="preserve"> science fiction</w:t>
      </w:r>
      <w:r w:rsidRPr="00287478">
        <w:rPr>
          <w:rStyle w:val="StyleUnderline"/>
        </w:rPr>
        <w:t xml:space="preserve">, not science. Humans today produce enough food for 10 billion people, or 25% more than we need, and scientific bodies predict increases in that share, not declines. </w:t>
      </w:r>
    </w:p>
    <w:p w14:paraId="14B21861" w14:textId="77777777" w:rsidR="00007DF1" w:rsidRDefault="00007DF1" w:rsidP="00007DF1">
      <w:r w:rsidRPr="00287478">
        <w:rPr>
          <w:rStyle w:val="StyleUnderline"/>
        </w:rPr>
        <w:t>The United Nations Food and Agriculture Organization</w:t>
      </w:r>
      <w:r>
        <w:t xml:space="preserve"> (FAO) </w:t>
      </w:r>
      <w:r w:rsidRPr="00287478">
        <w:rPr>
          <w:rStyle w:val="StyleUnderline"/>
        </w:rPr>
        <w:t>forecasts crop yields increasing 30% by 2050</w:t>
      </w:r>
      <w:r>
        <w:t xml:space="preserve">. And </w:t>
      </w:r>
      <w:r w:rsidRPr="00287478">
        <w:rPr>
          <w:rStyle w:val="StyleUnderline"/>
        </w:rPr>
        <w:t>the poorest parts of the world, like sub-Saharan Africa, are expected to see increases of 80 to 90%.</w:t>
      </w:r>
    </w:p>
    <w:p w14:paraId="0F5E0E45" w14:textId="77777777" w:rsidR="00007DF1" w:rsidRPr="00287478" w:rsidRDefault="00007DF1" w:rsidP="00007DF1">
      <w:pPr>
        <w:rPr>
          <w:u w:val="single"/>
        </w:rPr>
      </w:pPr>
      <w:r>
        <w:t xml:space="preserve">Nobody is suggesting climate change </w:t>
      </w:r>
      <w:proofErr w:type="gramStart"/>
      <w:r>
        <w:t>won’t</w:t>
      </w:r>
      <w:proofErr w:type="gramEnd"/>
      <w:r>
        <w:t xml:space="preserve"> negatively impact crop yields. It could. But such declines should be put in perspective. </w:t>
      </w:r>
      <w:r w:rsidRPr="00287478">
        <w:rPr>
          <w:rStyle w:val="StyleUnderline"/>
        </w:rPr>
        <w:t xml:space="preserve">Wheat yields increased 100 to 300% around the world since the 1960s, while a study of 30 models found that yields would decline by 6% for every </w:t>
      </w:r>
      <w:proofErr w:type="gramStart"/>
      <w:r w:rsidRPr="00287478">
        <w:rPr>
          <w:rStyle w:val="StyleUnderline"/>
        </w:rPr>
        <w:t>one degree</w:t>
      </w:r>
      <w:proofErr w:type="gramEnd"/>
      <w:r w:rsidRPr="00287478">
        <w:rPr>
          <w:rStyle w:val="StyleUnderline"/>
        </w:rPr>
        <w:t xml:space="preserve"> Celsius increase in temperature.</w:t>
      </w:r>
    </w:p>
    <w:p w14:paraId="2656160E" w14:textId="77777777" w:rsidR="00007DF1" w:rsidRPr="00287478" w:rsidRDefault="00007DF1" w:rsidP="00007DF1">
      <w:pPr>
        <w:rPr>
          <w:u w:val="single"/>
        </w:rPr>
      </w:pPr>
      <w:r w:rsidRPr="00287478">
        <w:rPr>
          <w:rStyle w:val="StyleUnderline"/>
        </w:rPr>
        <w:t>Rates of future yield growth depend far more on whether poor nations get access to tractors, irrigation, and fertilizer than on climate change, says FAO.</w:t>
      </w:r>
    </w:p>
    <w:p w14:paraId="4F98D846" w14:textId="77777777" w:rsidR="00007DF1" w:rsidRDefault="00007DF1" w:rsidP="00007DF1">
      <w:r>
        <w:lastRenderedPageBreak/>
        <w:t>All of this helps explain why IPCC anticipates climate change will have a modest impact on economic growth. By 2100, IPCC projects the global economy will be 300 to 500% larger than it is today. Both IPCC and the Nobel-winning Yale economist, William Nordhaus, predict that warming of 2.5°C and 4°C would reduce gross domestic product (GDP) by 2% and 5% over that same period.</w:t>
      </w:r>
    </w:p>
    <w:p w14:paraId="35ADD052" w14:textId="77777777" w:rsidR="00007DF1" w:rsidRDefault="00007DF1" w:rsidP="00007DF1">
      <w:r>
        <w:t xml:space="preserve">Does this mean we </w:t>
      </w:r>
      <w:proofErr w:type="gramStart"/>
      <w:r>
        <w:t>shouldn’t</w:t>
      </w:r>
      <w:proofErr w:type="gramEnd"/>
      <w:r>
        <w:t xml:space="preserve"> worry about climate change? Not at all. </w:t>
      </w:r>
    </w:p>
    <w:p w14:paraId="681D99ED" w14:textId="77777777" w:rsidR="00007DF1" w:rsidRDefault="00007DF1" w:rsidP="00007DF1">
      <w:r>
        <w:t>One of the reasons I work on climate change is because I worry about the impact it could have on endangered species. Climate change may threaten one million species globally and half of all mammals, reptiles, and amphibians in diverse places like the Albertine Rift in central Africa, home to the endangered mountain gorilla.</w:t>
      </w:r>
    </w:p>
    <w:p w14:paraId="52A70585" w14:textId="77777777" w:rsidR="00007DF1" w:rsidRDefault="00007DF1" w:rsidP="00007DF1">
      <w:r>
        <w:t xml:space="preserve">But </w:t>
      </w:r>
      <w:proofErr w:type="gramStart"/>
      <w:r>
        <w:t>it’s</w:t>
      </w:r>
      <w:proofErr w:type="gramEnd"/>
      <w:r>
        <w:t xml:space="preserve"> not the case that “we’re putting our own survival in danger” through extinctions, as Elizabeth Kolbert claimed in her book, Sixth Extinction. As tragic as animal extinctions are, they do not threaten human civilization. If we want to save endangered species, we need to do so because we care about wildlife for spiritual, ethical, or aesthetic reasons, not survival ones.  </w:t>
      </w:r>
    </w:p>
    <w:p w14:paraId="6C8B92C9" w14:textId="77777777" w:rsidR="00007DF1" w:rsidRDefault="00007DF1" w:rsidP="00007DF1">
      <w:r w:rsidRPr="00287478">
        <w:rPr>
          <w:rStyle w:val="StyleUnderline"/>
        </w:rPr>
        <w:t xml:space="preserve">And exaggerating the </w:t>
      </w:r>
      <w:proofErr w:type="gramStart"/>
      <w:r w:rsidRPr="00287478">
        <w:rPr>
          <w:rStyle w:val="StyleUnderline"/>
        </w:rPr>
        <w:t>risk, and</w:t>
      </w:r>
      <w:proofErr w:type="gramEnd"/>
      <w:r w:rsidRPr="00287478">
        <w:rPr>
          <w:rStyle w:val="StyleUnderline"/>
        </w:rPr>
        <w:t xml:space="preserve"> suggesting climate change is more important than things like habitat destruction, are counterproductive</w:t>
      </w:r>
      <w:r>
        <w:t>.</w:t>
      </w:r>
    </w:p>
    <w:p w14:paraId="418B1032" w14:textId="77777777" w:rsidR="00007DF1" w:rsidRDefault="00007DF1" w:rsidP="00007DF1">
      <w:r>
        <w:t xml:space="preserve">For example, </w:t>
      </w:r>
      <w:r w:rsidRPr="00287478">
        <w:rPr>
          <w:rStyle w:val="StyleUnderline"/>
        </w:rPr>
        <w:t>Australia’s fires are not driving koalas extinct</w:t>
      </w:r>
      <w:r>
        <w:t xml:space="preserve">, as Bill McKibben suggested. The main scientific body that tracks the species, the International Union for the Conservation of Nature, or IUCN, labels the koala “vulnerable,” which is one level less threatened than “endangered,” two levels less than “critically endangered,” and three less than “extinct” in the wild. </w:t>
      </w:r>
    </w:p>
    <w:p w14:paraId="0EF92CA7" w14:textId="77777777" w:rsidR="00007DF1" w:rsidRPr="00287478" w:rsidRDefault="00007DF1" w:rsidP="00007DF1">
      <w:pPr>
        <w:rPr>
          <w:u w:val="single"/>
        </w:rPr>
      </w:pPr>
      <w:r w:rsidRPr="00287478">
        <w:rPr>
          <w:rStyle w:val="StyleUnderline"/>
        </w:rPr>
        <w:t>Should we worry about koalas? Absolutely!</w:t>
      </w:r>
      <w:r>
        <w:t xml:space="preserve"> They are amazing animals and their numbers have declined to around 300,000. </w:t>
      </w:r>
      <w:r w:rsidRPr="00287478">
        <w:rPr>
          <w:rStyle w:val="StyleUnderline"/>
        </w:rPr>
        <w:t xml:space="preserve">But they face far bigger threats such as the destruction of habitat, disease, bushfires, and invasive species. </w:t>
      </w:r>
    </w:p>
    <w:p w14:paraId="0832B805" w14:textId="77777777" w:rsidR="00007DF1" w:rsidRPr="00287478" w:rsidRDefault="00007DF1" w:rsidP="00007DF1">
      <w:pPr>
        <w:rPr>
          <w:u w:val="single"/>
        </w:rPr>
      </w:pPr>
      <w:r>
        <w:t xml:space="preserve">Think of it this way. </w:t>
      </w:r>
      <w:r w:rsidRPr="00287478">
        <w:rPr>
          <w:rStyle w:val="StyleUnderline"/>
        </w:rPr>
        <w:t>The climate could change dramatically — and we could still save koalas</w:t>
      </w:r>
      <w:r>
        <w:t xml:space="preserve">. </w:t>
      </w:r>
      <w:r w:rsidRPr="00287478">
        <w:rPr>
          <w:rStyle w:val="StyleUnderline"/>
        </w:rPr>
        <w:t xml:space="preserve">Conversely, the climate could change only modestly — and koalas could still go extinct. </w:t>
      </w:r>
    </w:p>
    <w:p w14:paraId="1CCA57E2" w14:textId="77777777" w:rsidR="00007DF1" w:rsidRDefault="00007DF1" w:rsidP="00007DF1">
      <w:r w:rsidRPr="00287478">
        <w:rPr>
          <w:rStyle w:val="Emphasis"/>
        </w:rPr>
        <w:t>The monomaniacal focus on climate distracts our attention from other threats to koalas and opportunities for protecting them</w:t>
      </w:r>
      <w:r>
        <w:t>, like protecting and expanding their habitat.</w:t>
      </w:r>
    </w:p>
    <w:p w14:paraId="199A3832" w14:textId="77777777" w:rsidR="00007DF1" w:rsidRPr="006B5B06" w:rsidRDefault="00007DF1" w:rsidP="00007DF1"/>
    <w:p w14:paraId="4BC553E3" w14:textId="77777777" w:rsidR="00007DF1" w:rsidRDefault="00007DF1" w:rsidP="00007DF1">
      <w:pPr>
        <w:pStyle w:val="Heading3"/>
      </w:pPr>
      <w:r>
        <w:lastRenderedPageBreak/>
        <w:t>AT – Hegemony Scenario</w:t>
      </w:r>
    </w:p>
    <w:p w14:paraId="6C2FFD0F" w14:textId="77777777" w:rsidR="00007DF1" w:rsidRPr="007433B9" w:rsidRDefault="00007DF1" w:rsidP="00007DF1"/>
    <w:p w14:paraId="080C213D" w14:textId="77777777" w:rsidR="00007DF1" w:rsidRPr="00E76561" w:rsidRDefault="00007DF1" w:rsidP="00007DF1">
      <w:pPr>
        <w:pStyle w:val="Heading4"/>
      </w:pPr>
      <w:r>
        <w:t xml:space="preserve">No solvency – </w:t>
      </w:r>
      <w:r w:rsidRPr="00E76561">
        <w:t>Any form of</w:t>
      </w:r>
      <w:r>
        <w:t xml:space="preserve"> US hegemony fails to achieve a global liberal order </w:t>
      </w:r>
    </w:p>
    <w:p w14:paraId="5463CD24" w14:textId="77777777" w:rsidR="00007DF1" w:rsidRDefault="00007DF1" w:rsidP="00007DF1">
      <w:r w:rsidRPr="003C2C02">
        <w:rPr>
          <w:rStyle w:val="Style13ptBold"/>
        </w:rPr>
        <w:t xml:space="preserve">Walt, Harvard </w:t>
      </w:r>
      <w:r>
        <w:rPr>
          <w:rStyle w:val="Style13ptBold"/>
        </w:rPr>
        <w:t>international relations</w:t>
      </w:r>
      <w:r w:rsidRPr="003C2C02">
        <w:rPr>
          <w:rStyle w:val="Style13ptBold"/>
        </w:rPr>
        <w:t xml:space="preserve"> professor, 20</w:t>
      </w:r>
      <w:r>
        <w:t xml:space="preserve"> </w:t>
      </w:r>
    </w:p>
    <w:p w14:paraId="13C1CFD3" w14:textId="77777777" w:rsidR="00007DF1" w:rsidRDefault="00007DF1" w:rsidP="00007DF1">
      <w:r>
        <w:t>[</w:t>
      </w:r>
      <w:r w:rsidRPr="005B0F0D">
        <w:t xml:space="preserve">Stephen M., </w:t>
      </w:r>
      <w:r>
        <w:t>4</w:t>
      </w:r>
      <w:r w:rsidRPr="005B0F0D">
        <w:t>-2</w:t>
      </w:r>
      <w:r>
        <w:t>1</w:t>
      </w:r>
      <w:r w:rsidRPr="005B0F0D">
        <w:t>-20</w:t>
      </w:r>
      <w:r>
        <w:t>20</w:t>
      </w:r>
      <w:r w:rsidRPr="005B0F0D">
        <w:t>, Foreign Policy</w:t>
      </w:r>
      <w:r>
        <w:t xml:space="preserve">, </w:t>
      </w:r>
      <w:r w:rsidRPr="005B0F0D">
        <w:t>"There’s No Such Thing as Good Liberal Hegemony,"</w:t>
      </w:r>
      <w:r>
        <w:t xml:space="preserve"> </w:t>
      </w:r>
      <w:hyperlink r:id="rId74" w:history="1">
        <w:r w:rsidRPr="009E786A">
          <w:rPr>
            <w:rStyle w:val="Hyperlink"/>
          </w:rPr>
          <w:t>https://foreignpolicy.com/2020/04/21/theres-no-such-thing-as-good-liberal-hegemony/</w:t>
        </w:r>
      </w:hyperlink>
      <w:r>
        <w:t>, accessed on 6/7/20, BS]</w:t>
      </w:r>
    </w:p>
    <w:p w14:paraId="0D4E7ACB" w14:textId="77777777" w:rsidR="00007DF1" w:rsidRDefault="00007DF1" w:rsidP="00007DF1">
      <w:r>
        <w:t>Can we talk about something else for a moment?</w:t>
      </w:r>
    </w:p>
    <w:p w14:paraId="16C96683" w14:textId="77777777" w:rsidR="00007DF1" w:rsidRPr="00FA3CF7" w:rsidRDefault="00007DF1" w:rsidP="00007DF1">
      <w:pPr>
        <w:rPr>
          <w:rStyle w:val="StyleUnderline"/>
        </w:rPr>
      </w:pPr>
      <w:r>
        <w:t xml:space="preserve">Although it is nearly impossible to wrest one’s mind away from COVID-19 and its implications, </w:t>
      </w:r>
      <w:proofErr w:type="gramStart"/>
      <w:r>
        <w:t>I’m</w:t>
      </w:r>
      <w:proofErr w:type="gramEnd"/>
      <w:r>
        <w:t xml:space="preserve"> going to give it a shot this week. I want to explore a topic that my students and I were discussing a few days ago, in a class on realist and liberal conceptions of world order. </w:t>
      </w:r>
      <w:r w:rsidRPr="00FA3CF7">
        <w:rPr>
          <w:rStyle w:val="StyleUnderline"/>
        </w:rPr>
        <w:t>The question was whether the U.S. attempt to create a liberal world order during the brief “unipolar moment” was doomed from the start.</w:t>
      </w:r>
    </w:p>
    <w:p w14:paraId="476E5BDF" w14:textId="77777777" w:rsidR="00007DF1" w:rsidRDefault="00007DF1" w:rsidP="00007DF1">
      <w:r>
        <w:t xml:space="preserve">To be more specific: are the criticisms that I (and others) have leveled at the U.S. strategy of “liberal hegemony” </w:t>
      </w:r>
      <w:proofErr w:type="gramStart"/>
      <w:r>
        <w:t>really fair</w:t>
      </w:r>
      <w:proofErr w:type="gramEnd"/>
      <w:r>
        <w:t>? Is it possible that creating a global order based on liberal values (i.e., democracy, free markets, the rule of law, individual rights, etc.) was more feasible than it now appears? Might this strategy have succeeded if U.S. leaders had been a little smarter, less arrogant, a lot more patient, and a bit luckier? Was liberal hegemony really “bound to fail,” as John Mearsheimer suggested last spring, or were there plausible courses of action that would have led to the steady expansion and deep embedding of liberal values and institutions around the world? In the unlikely event that the United States found itself in a similar position of primacy again, could it learn from its past mistakes and do better the second time around?</w:t>
      </w:r>
    </w:p>
    <w:p w14:paraId="6FC76143" w14:textId="77777777" w:rsidR="00007DF1" w:rsidRPr="00FA3CF7" w:rsidRDefault="00007DF1" w:rsidP="00007DF1">
      <w:pPr>
        <w:rPr>
          <w:rStyle w:val="StyleUnderline"/>
        </w:rPr>
      </w:pPr>
      <w:r w:rsidRPr="00FA3CF7">
        <w:rPr>
          <w:rStyle w:val="StyleUnderline"/>
        </w:rPr>
        <w:t xml:space="preserve">That the first attempt was a costly failure should be beyond dispute. Instead of advancing, democracy has been in retreat around the world for more than a decade—including in the United States itself—and U.S.-led efforts at regime change have led not to thriving democracies but to </w:t>
      </w:r>
      <w:r w:rsidRPr="00FA3CF7">
        <w:rPr>
          <w:rStyle w:val="Emphasis"/>
        </w:rPr>
        <w:t>failed states and costly occupations</w:t>
      </w:r>
      <w:r>
        <w:t xml:space="preserve">. </w:t>
      </w:r>
      <w:r w:rsidRPr="00FA3CF7">
        <w:rPr>
          <w:rStyle w:val="StyleUnderline"/>
        </w:rPr>
        <w:t xml:space="preserve">Hyperglobalization under U.S. auspices produced a grave financial crisis in 2008, politically painful job displacement in </w:t>
      </w:r>
      <w:proofErr w:type="gramStart"/>
      <w:r w:rsidRPr="00FA3CF7">
        <w:rPr>
          <w:rStyle w:val="StyleUnderline"/>
        </w:rPr>
        <w:t>a number of</w:t>
      </w:r>
      <w:proofErr w:type="gramEnd"/>
      <w:r w:rsidRPr="00FA3CF7">
        <w:rPr>
          <w:rStyle w:val="StyleUnderline"/>
        </w:rPr>
        <w:t xml:space="preserve"> sectors, and helped trigger a wide-ranging populist backlash. NATO enlargement helped poison relations with Russia, and policies such as dual containment in the Persian Gulf inspired anti-U.S. terrorism, including the 9/11 attacks and all the negative consequences that flowed from that event. </w:t>
      </w:r>
      <w:proofErr w:type="gramStart"/>
      <w:r w:rsidRPr="00FA3CF7">
        <w:rPr>
          <w:rStyle w:val="StyleUnderline"/>
        </w:rPr>
        <w:t>The end result</w:t>
      </w:r>
      <w:proofErr w:type="gramEnd"/>
      <w:r w:rsidRPr="00FA3CF7">
        <w:rPr>
          <w:rStyle w:val="StyleUnderline"/>
        </w:rPr>
        <w:t xml:space="preserve"> of these developments has been a partial retreat from globalization, the emergence of would-be autocrats in Hungary, Poland, and even in the United States, and revitalized authoritarianism in many other places.</w:t>
      </w:r>
    </w:p>
    <w:p w14:paraId="4EEB2CB8" w14:textId="77777777" w:rsidR="00007DF1" w:rsidRPr="00900A6D" w:rsidRDefault="00007DF1" w:rsidP="00007DF1">
      <w:pPr>
        <w:rPr>
          <w:rStyle w:val="StyleUnderline"/>
        </w:rPr>
      </w:pPr>
      <w:r>
        <w:t xml:space="preserve">Given where we are today, does it matter whether a more sophisticated version of liberal hegemony might have succeeded? In fact, this issue is of paramount importance, because </w:t>
      </w:r>
      <w:r w:rsidRPr="00900A6D">
        <w:rPr>
          <w:rStyle w:val="StyleUnderline"/>
        </w:rPr>
        <w:t>plenty of people are still convinced that trying to create a U.S.-led, liberal world order was the right goal and that the United States just needs to learn from past mistakes and do it better and smarter in the future. Defenders include unrepentant hawks such as</w:t>
      </w:r>
      <w:r w:rsidRPr="007433B9">
        <w:t xml:space="preserve"> Eric </w:t>
      </w:r>
      <w:r w:rsidRPr="00900A6D">
        <w:rPr>
          <w:rStyle w:val="StyleUnderline"/>
        </w:rPr>
        <w:t xml:space="preserve">Edelman and </w:t>
      </w:r>
      <w:r w:rsidRPr="007433B9">
        <w:t xml:space="preserve">Ray </w:t>
      </w:r>
      <w:r w:rsidRPr="00900A6D">
        <w:rPr>
          <w:rStyle w:val="StyleUnderline"/>
        </w:rPr>
        <w:t>Takeyh, who think what the Middle East needs is even more U.S.-led regime change, but also liberal academics such as</w:t>
      </w:r>
      <w:r w:rsidRPr="007433B9">
        <w:t xml:space="preserve"> G. John </w:t>
      </w:r>
      <w:r w:rsidRPr="00900A6D">
        <w:rPr>
          <w:rStyle w:val="StyleUnderline"/>
        </w:rPr>
        <w:t xml:space="preserve">Ikenberry and </w:t>
      </w:r>
      <w:r w:rsidRPr="007433B9">
        <w:t xml:space="preserve">Daniel </w:t>
      </w:r>
      <w:r w:rsidRPr="00900A6D">
        <w:rPr>
          <w:rStyle w:val="StyleUnderline"/>
        </w:rPr>
        <w:t>Deudney, who believe the liberal order remains surprisingly resilient</w:t>
      </w:r>
      <w:r>
        <w:t xml:space="preserve">. Other proponents of this view are dedicated policy wonks such as Jake Sullivan, who thinks the problem is not the United States’ basic strategy but rather the fact that Americans are increasingly skeptical of it, and one sees similar impulses </w:t>
      </w:r>
      <w:r>
        <w:lastRenderedPageBreak/>
        <w:t xml:space="preserve">in the writings of Hal Brands, Peter Feaver, and other defenders of an expansive U.S. role. </w:t>
      </w:r>
      <w:r w:rsidRPr="00900A6D">
        <w:rPr>
          <w:rStyle w:val="StyleUnderline"/>
        </w:rPr>
        <w:t>If former U.S. Vice President Joe Biden wins the presidential election in November—and, to be clear, I hope he does—the apostles of U.S. primacy and its “indispensable” global role will be back in the saddle, and we are likely to see at least a partial attempt to turn the clock back to the halcyon days when the United States was actively trying to create a global liberal order.</w:t>
      </w:r>
    </w:p>
    <w:p w14:paraId="2F1F5F8B" w14:textId="77777777" w:rsidR="00007DF1" w:rsidRDefault="00007DF1" w:rsidP="00007DF1">
      <w:proofErr w:type="gramStart"/>
      <w:r>
        <w:t>Let’s</w:t>
      </w:r>
      <w:proofErr w:type="gramEnd"/>
      <w:r>
        <w:t xml:space="preserve"> give this view the benefit of every doubt. Imagine that you could travel back in time to 1992, with full knowledge of all the mistakes that have been made since then. Then imagine that you still wanted to create a liberal world order, while avoiding all the missteps that were made over the past quarter-century. What would you do differently, and would this new approach work?</w:t>
      </w:r>
    </w:p>
    <w:p w14:paraId="61A12306" w14:textId="77777777" w:rsidR="00007DF1" w:rsidRPr="007433B9" w:rsidRDefault="00007DF1" w:rsidP="00007DF1">
      <w:pPr>
        <w:rPr>
          <w:rStyle w:val="StyleUnderline"/>
        </w:rPr>
      </w:pPr>
      <w:r w:rsidRPr="007433B9">
        <w:rPr>
          <w:rStyle w:val="StyleUnderline"/>
        </w:rPr>
        <w:t>To start with the most obvious point: a smarter approach to liberal hegemony would have to be a lot more patient. In the 1990s, Americans felt they had found the magic formula for success in a globalized world</w:t>
      </w:r>
      <w:r>
        <w:t>—what Thomas Friedman called “DOScapital 6.0”—</w:t>
      </w:r>
      <w:r w:rsidRPr="007433B9">
        <w:rPr>
          <w:rStyle w:val="StyleUnderline"/>
        </w:rPr>
        <w:t xml:space="preserve">and that other countries </w:t>
      </w:r>
      <w:proofErr w:type="gramStart"/>
      <w:r w:rsidRPr="007433B9">
        <w:rPr>
          <w:rStyle w:val="StyleUnderline"/>
        </w:rPr>
        <w:t>couldn’t</w:t>
      </w:r>
      <w:proofErr w:type="gramEnd"/>
      <w:r w:rsidRPr="007433B9">
        <w:rPr>
          <w:rStyle w:val="StyleUnderline"/>
        </w:rPr>
        <w:t xml:space="preserve"> wait to become more like the United States. The wind was at the United States’ back, history was moving its way, and giving the world a healthy shove in the right direction would just accelerate the process.</w:t>
      </w:r>
    </w:p>
    <w:p w14:paraId="7DC97A9D" w14:textId="77777777" w:rsidR="00007DF1" w:rsidRDefault="00007DF1" w:rsidP="00007DF1">
      <w:r w:rsidRPr="007433B9">
        <w:rPr>
          <w:rStyle w:val="StyleUnderline"/>
        </w:rPr>
        <w:t>This view was both self-congratulatory and naively optimistic</w:t>
      </w:r>
      <w:r>
        <w:t>, but one could still believe that “the arc of history bends toward justice” while acknowledging that bending the arc will take longer than one had previously thought. The United States should adopt a slow, steady, and decidedly nonmilitary approach to spreading liberal values, therefore, and recognize that it will take several decades (or more) to bear fruit. One might call this approach “liberal hegemony lite.”</w:t>
      </w:r>
    </w:p>
    <w:p w14:paraId="3571C648" w14:textId="77777777" w:rsidR="00007DF1" w:rsidRDefault="00007DF1" w:rsidP="00007DF1">
      <w:r>
        <w:t>In practice, liberal hegemony lite would have eschewed NATO enlargement and gone with the so-called Partnership for Peace (PfP) instead. PfP would have fostered security cooperation with the newly independent states of Eastern Europe—thereby helping strengthen their nascent democratic orders—but it would have have included Russia and fulfilled the promises U.S. officials made before the Soviet Union broke up. Relations with Moscow might still have worsened as it regained some of its former strength, but not as fast and probably not as far. Absent NATO enlargement (and the misguided U.S. attempt to nominate Ukraine for a membership action plan in 2008), it is hard to imagine matters in Ukraine would be as troubled as they are today.</w:t>
      </w:r>
    </w:p>
    <w:p w14:paraId="68D08BB3" w14:textId="77777777" w:rsidR="00007DF1" w:rsidRDefault="00007DF1" w:rsidP="00007DF1">
      <w:r>
        <w:t xml:space="preserve">With the benefit of hindsight, a wiser United States would have pursued a more measured approach to economic globalization. Reducing barriers to trade and investment improves overall economic efficiency and is generally </w:t>
      </w:r>
      <w:proofErr w:type="gramStart"/>
      <w:r>
        <w:t>desirable, but</w:t>
      </w:r>
      <w:proofErr w:type="gramEnd"/>
      <w:r>
        <w:t xml:space="preserve"> taking it more slowly would have given the sectors that were harmed by greater foreign competition more time to adjust. It was also a mistake to bring China into the World Trade Organization prematurely, based on the hope that it would hasten China’s transition to democracy and turn China into a “responsible stakeholder.” Instead, it just accelerated China’s emergence as a peer competitor. Our time-traveling advisor would also caution against excessive deregulation of financial markets and warn against the dangers of loose money and asset bubbles, advice that would have made the financial crisis of 2008 less likely.</w:t>
      </w:r>
    </w:p>
    <w:p w14:paraId="238C402D" w14:textId="77777777" w:rsidR="00007DF1" w:rsidRDefault="00007DF1" w:rsidP="00007DF1">
      <w:r>
        <w:t xml:space="preserve">Hindsight would also warn against the policy of dual containment in the Persian Gulf, the attempt to create a Western-style democracy in Afghanistan after 9/11, and the foolish decision to topple Iraqi President Saddam Hussein in 2003. A wiser United States would have taken a more measured approach to the Arab Spring, supporting Tunisia’s transition to democracy but not the forcible ouster of Libyan dictator Muammar al-Qaddafi. Instead of declaring “Assad must go” at the start of the Syrian civil war, </w:t>
      </w:r>
      <w:r>
        <w:lastRenderedPageBreak/>
        <w:t>the United States would have worked with all the interested parties (including Iran) to bring that conflict to an end quickly and with far less loss of life, even if the end result left President Bashar al-Assad in power.</w:t>
      </w:r>
    </w:p>
    <w:p w14:paraId="5686B246" w14:textId="77777777" w:rsidR="00007DF1" w:rsidRDefault="00007DF1" w:rsidP="00007DF1">
      <w:r>
        <w:t>In short, the United States could still have pushed for a more open, free, and essentially liberal world order, but in a more gradual and sophisticated way. It would have given economic, diplomatic, and rhetorical support to countries that were genuinely trying to move in more liberal directions, and it could have worked harder to preserve the United States as a model that others would want to emulate. But it would have refrained from attempting vast projects of social engineering in countries where the prerequisites for stable democracy were lacking, and it would have recognized that pushing the pace was going to trigger resistance from authoritarian leaders who had no intention of giving up power voluntarily.</w:t>
      </w:r>
    </w:p>
    <w:p w14:paraId="0871FC8D" w14:textId="77777777" w:rsidR="00007DF1" w:rsidRDefault="00007DF1" w:rsidP="00007DF1">
      <w:r>
        <w:t xml:space="preserve">Had the United States pursued liberal hegemony in this manner, many of the negative repercussions that </w:t>
      </w:r>
      <w:proofErr w:type="gramStart"/>
      <w:r>
        <w:t>actually occurred</w:t>
      </w:r>
      <w:proofErr w:type="gramEnd"/>
      <w:r>
        <w:t xml:space="preserve"> might have been avoided. Progress toward a more liberal world order would have been slower, of course, but the forward momentum of the early 1990s might have been sustained.</w:t>
      </w:r>
    </w:p>
    <w:p w14:paraId="17F26DE3" w14:textId="77777777" w:rsidR="00007DF1" w:rsidRPr="00900A6D" w:rsidRDefault="00007DF1" w:rsidP="00007DF1">
      <w:pPr>
        <w:rPr>
          <w:rStyle w:val="StyleUnderline"/>
        </w:rPr>
      </w:pPr>
      <w:r w:rsidRPr="00900A6D">
        <w:rPr>
          <w:rStyle w:val="StyleUnderline"/>
        </w:rPr>
        <w:t xml:space="preserve">Does this argument mean that liberal hegemony was the right course after all, and that a more sophisticated version should be adopted should the United States ever find itself in a position of primacy again? I </w:t>
      </w:r>
      <w:proofErr w:type="gramStart"/>
      <w:r w:rsidRPr="00900A6D">
        <w:rPr>
          <w:rStyle w:val="StyleUnderline"/>
        </w:rPr>
        <w:t>don’t</w:t>
      </w:r>
      <w:proofErr w:type="gramEnd"/>
      <w:r w:rsidRPr="00900A6D">
        <w:rPr>
          <w:rStyle w:val="StyleUnderline"/>
        </w:rPr>
        <w:t xml:space="preserve"> think so.</w:t>
      </w:r>
    </w:p>
    <w:p w14:paraId="4A6E6DF0" w14:textId="77777777" w:rsidR="00007DF1" w:rsidRPr="00900A6D" w:rsidRDefault="00007DF1" w:rsidP="00007DF1">
      <w:pPr>
        <w:rPr>
          <w:rStyle w:val="StyleUnderline"/>
        </w:rPr>
      </w:pPr>
      <w:r w:rsidRPr="00900A6D">
        <w:rPr>
          <w:rStyle w:val="StyleUnderline"/>
        </w:rPr>
        <w:t>The flaw in the counterfactual described above should be obvious. It assumes that if policymakers in previous years had perfect knowledge of the results of their actions, then they could infallibly pick the right course of action at each critical poin</w:t>
      </w:r>
      <w:r>
        <w:t xml:space="preserve">t. Armed with perfect foresight, for example, former U.S. President George W. Bush would not have chosen to invade Iraq in 2003, or perhaps he would have devoted a lot more time and effort into preparing for the post-Saddam occupation. </w:t>
      </w:r>
      <w:r w:rsidRPr="00900A6D">
        <w:rPr>
          <w:rStyle w:val="StyleUnderline"/>
        </w:rPr>
        <w:t>Yet even perfect knowledge about what went wrong would not guarantee success the second time around.</w:t>
      </w:r>
    </w:p>
    <w:p w14:paraId="097C6D2D" w14:textId="77777777" w:rsidR="00007DF1" w:rsidRPr="00900A6D" w:rsidRDefault="00007DF1" w:rsidP="00007DF1">
      <w:pPr>
        <w:rPr>
          <w:rStyle w:val="StyleUnderline"/>
        </w:rPr>
      </w:pPr>
      <w:r>
        <w:t xml:space="preserve">First, </w:t>
      </w:r>
      <w:r w:rsidRPr="00900A6D">
        <w:rPr>
          <w:rStyle w:val="Emphasis"/>
        </w:rPr>
        <w:t>even when we know what mistakes to avoid, there may not be any course of action that would yield a successful outcome</w:t>
      </w:r>
      <w:r w:rsidRPr="00900A6D">
        <w:rPr>
          <w:rStyle w:val="StyleUnderline"/>
        </w:rPr>
        <w:t xml:space="preserve">. The United States is very powerful, wealthy, and secure, but some tasks may simply be beyond its means and outside the limits of its understanding. Trying to use military force to transform deeply divided societies into liberal democracies seems to be one of them. Second, if the United States had taken a significantly different course of action at various critical points in the recent past, then history would have headed in a different direction and U.S. leaders would have faced a wholly different set of choices whose results could not be known in advance. In other words, the lessons drawn from events as they </w:t>
      </w:r>
      <w:proofErr w:type="gramStart"/>
      <w:r w:rsidRPr="00900A6D">
        <w:rPr>
          <w:rStyle w:val="StyleUnderline"/>
        </w:rPr>
        <w:t>actually occurred</w:t>
      </w:r>
      <w:proofErr w:type="gramEnd"/>
      <w:r w:rsidRPr="00900A6D">
        <w:rPr>
          <w:rStyle w:val="StyleUnderline"/>
        </w:rPr>
        <w:t xml:space="preserve"> may not help the United States decide what to do once history is following a different path.</w:t>
      </w:r>
    </w:p>
    <w:p w14:paraId="05751AC9" w14:textId="77777777" w:rsidR="00007DF1" w:rsidRDefault="00007DF1" w:rsidP="00007DF1">
      <w:r>
        <w:t xml:space="preserve">Most importantly, </w:t>
      </w:r>
      <w:r w:rsidRPr="00900A6D">
        <w:rPr>
          <w:rStyle w:val="StyleUnderline"/>
        </w:rPr>
        <w:t xml:space="preserve">even liberal hegemony lite entails a lot of complicated social engineering. By definition, a liberal world order is one where certain key political </w:t>
      </w:r>
      <w:proofErr w:type="gramStart"/>
      <w:r w:rsidRPr="00900A6D">
        <w:rPr>
          <w:rStyle w:val="StyleUnderline"/>
        </w:rPr>
        <w:t>principles</w:t>
      </w:r>
      <w:proofErr w:type="gramEnd"/>
      <w:r w:rsidRPr="00900A6D">
        <w:rPr>
          <w:rStyle w:val="StyleUnderline"/>
        </w:rPr>
        <w:t>—democracy; sovereignty; low barriers to trade, investment, and travel; rule of law within multilateral institutions; and individual rights) are nearly universal. But we live in a world where these values are not universally embraced. Democracies have never been a majority, and millions of people think security, sovereignty, cultural values, national autonomy, and other political goals are more important—which means that trying to get others to embrace democracy requires considerable pressure and increases the risk of political instability</w:t>
      </w:r>
      <w:r>
        <w:t xml:space="preserve">. Such </w:t>
      </w:r>
      <w:r w:rsidRPr="00900A6D">
        <w:rPr>
          <w:rStyle w:val="StyleUnderline"/>
        </w:rPr>
        <w:t xml:space="preserve">efforts inevitably trigger local resentments of various kinds, especially in a world where </w:t>
      </w:r>
      <w:r w:rsidRPr="00900A6D">
        <w:rPr>
          <w:rStyle w:val="StyleUnderline"/>
        </w:rPr>
        <w:lastRenderedPageBreak/>
        <w:t>nationalism and other forms of local identity make people resentful and suspicious of even well-intentioned foreign interference.</w:t>
      </w:r>
    </w:p>
    <w:p w14:paraId="789156C6" w14:textId="77777777" w:rsidR="00007DF1" w:rsidRDefault="00007DF1" w:rsidP="00007DF1">
      <w:r w:rsidRPr="00900A6D">
        <w:rPr>
          <w:rStyle w:val="StyleUnderline"/>
        </w:rPr>
        <w:t xml:space="preserve">Furthermore, the more far-reaching the changes occurring among any group of people, the more unpredictable the results will </w:t>
      </w:r>
      <w:proofErr w:type="gramStart"/>
      <w:r w:rsidRPr="00900A6D">
        <w:rPr>
          <w:rStyle w:val="StyleUnderline"/>
        </w:rPr>
        <w:t>be</w:t>
      </w:r>
      <w:proofErr w:type="gramEnd"/>
      <w:r w:rsidRPr="00900A6D">
        <w:rPr>
          <w:rStyle w:val="StyleUnderline"/>
        </w:rPr>
        <w:t xml:space="preserve"> and the more unintended consequences are bound to arise. Even progressive political change creates winners and losers, and the latter </w:t>
      </w:r>
      <w:proofErr w:type="gramStart"/>
      <w:r w:rsidRPr="00900A6D">
        <w:rPr>
          <w:rStyle w:val="StyleUnderline"/>
        </w:rPr>
        <w:t>won’t</w:t>
      </w:r>
      <w:proofErr w:type="gramEnd"/>
      <w:r w:rsidRPr="00900A6D">
        <w:rPr>
          <w:rStyle w:val="StyleUnderline"/>
        </w:rPr>
        <w:t xml:space="preserve"> necessarily accept their fates with forbearance. Instead, they may take up arms to try to regain their former positions, thereby creating the sort of resistance that helped defeat U.S. efforts to promote a liberal order in the past. </w:t>
      </w:r>
      <w:r>
        <w:t>Even if future policymakers avoided all of the errors made between 1992 and 2016 (to say nothing of the blunders U.S. President Donald Trump has made since then), we may be confident they will mishandle some of the unforeseen developments that are bound to arise on their watch.</w:t>
      </w:r>
    </w:p>
    <w:p w14:paraId="7ABAEE40" w14:textId="77777777" w:rsidR="00007DF1" w:rsidRDefault="00007DF1" w:rsidP="00007DF1">
      <w:r w:rsidRPr="00900A6D">
        <w:rPr>
          <w:rStyle w:val="StyleUnderline"/>
        </w:rPr>
        <w:t xml:space="preserve">The bottom line: Liberal hegemony lite might have worked slightly better than what the United States </w:t>
      </w:r>
      <w:proofErr w:type="gramStart"/>
      <w:r w:rsidRPr="00900A6D">
        <w:rPr>
          <w:rStyle w:val="StyleUnderline"/>
        </w:rPr>
        <w:t>actually did</w:t>
      </w:r>
      <w:proofErr w:type="gramEnd"/>
      <w:r w:rsidRPr="00900A6D">
        <w:rPr>
          <w:rStyle w:val="StyleUnderline"/>
        </w:rPr>
        <w:t>, but it wouldn’t have achieved the ultimate goal of a single rules-based global liberal order. This realization is not an argument for U.S. disengagement or diplomatic passivity; the situation we are all dealing with on a daily basis today is a telling reminder that self-interest sometimes requires that the United States cooperate with other nations to solve global problems. Rather, it is an argument against chasing idealistic chimeras, based on the mistaken belief that most of humankind shares U.S. values and that creating a liberal world order will therefore be easy to do.</w:t>
      </w:r>
      <w:r>
        <w:t xml:space="preserve"> The diplomat Charles-Maurice de Talleyrand may have been a great cynic, but he was right about at least one thing: “Surtout, pas trop de zèle.”</w:t>
      </w:r>
    </w:p>
    <w:p w14:paraId="7053050F" w14:textId="77777777" w:rsidR="00007DF1" w:rsidRDefault="00007DF1" w:rsidP="00007DF1">
      <w:pPr>
        <w:pStyle w:val="Heading4"/>
      </w:pPr>
      <w:r>
        <w:t xml:space="preserve">Uniqueness overwhelms – US soft power has dramatically eroded – war on terror, Trump, COVID, economic decline </w:t>
      </w:r>
      <w:proofErr w:type="gramStart"/>
      <w:r>
        <w:t>prove</w:t>
      </w:r>
      <w:proofErr w:type="gramEnd"/>
    </w:p>
    <w:p w14:paraId="3BF5FB5F" w14:textId="77777777" w:rsidR="00007DF1" w:rsidRDefault="00007DF1" w:rsidP="00007DF1">
      <w:r w:rsidRPr="00C514AC">
        <w:rPr>
          <w:rStyle w:val="Style13ptBold"/>
        </w:rPr>
        <w:t>Tharoor, Washington Post geopolitics columnist, 20,</w:t>
      </w:r>
      <w:r>
        <w:t xml:space="preserve"> </w:t>
      </w:r>
    </w:p>
    <w:p w14:paraId="66B94D24" w14:textId="77777777" w:rsidR="00007DF1" w:rsidRDefault="00007DF1" w:rsidP="00007DF1">
      <w:r>
        <w:t xml:space="preserve">[Ishaan, 4-26-2020, Washington Post, "The pandemic and the waning of American prestige," </w:t>
      </w:r>
      <w:hyperlink r:id="rId75" w:history="1">
        <w:r w:rsidRPr="009E786A">
          <w:rPr>
            <w:rStyle w:val="Hyperlink"/>
          </w:rPr>
          <w:t>https://www.washingtonpost.com/world/2020/04/27/pandemic-waning-american-prestige/?utm_campaign=wp_politics_am&amp;amp;utm_medium=email&amp;amp;utm_source=newsletter&amp;amp;wpisrc=nl_politics</w:t>
        </w:r>
      </w:hyperlink>
      <w:r>
        <w:t>, accessed on 6/7/20, BS]</w:t>
      </w:r>
    </w:p>
    <w:p w14:paraId="6DD151EA" w14:textId="77777777" w:rsidR="00007DF1" w:rsidRDefault="00007DF1" w:rsidP="00007DF1">
      <w:r w:rsidRPr="007433B9">
        <w:rPr>
          <w:rStyle w:val="StyleUnderline"/>
        </w:rPr>
        <w:t>“Nations palpably on the way down tend to earn the contempt of other nations in spades.” So wrote Michael Anton, a veteran right-wing operative in Washington and a member of President Trump’s National Security Council, in a much-discussed essay published in the first months of Trump’s term</w:t>
      </w:r>
      <w:r>
        <w:t>. Anton is no longer at the White House, but through his thinking and writing, he tried to provide some intellectual scaffolding to Trump’s chest-thumping politics.</w:t>
      </w:r>
    </w:p>
    <w:p w14:paraId="1240772C" w14:textId="77777777" w:rsidR="00007DF1" w:rsidRDefault="00007DF1" w:rsidP="00007DF1">
      <w:r>
        <w:t>In the essay, Anton called into question the viability and value of the existing “liberal order,” and focused on the goal of restoring American “prestige” after years of apparent timidity and fecklessness on the world stage. “Pointless apologies, gratuitous insults to allies and friends, failure to honor commitments, transparent groveling to enemies — these rub salt in the open wound of contempt,” he wrote, citing, among other perceived humiliations, an incident in January 2016 when Iranian forces detained a number of U.S. sailors for a day. “Perhaps the largest contributor to contempt, however, is a general sense of decline.”</w:t>
      </w:r>
    </w:p>
    <w:p w14:paraId="4E287B85" w14:textId="77777777" w:rsidR="00007DF1" w:rsidRPr="007433B9" w:rsidRDefault="00007DF1" w:rsidP="00007DF1">
      <w:pPr>
        <w:rPr>
          <w:rStyle w:val="StyleUnderline"/>
        </w:rPr>
      </w:pPr>
      <w:r w:rsidRPr="007433B9">
        <w:rPr>
          <w:rStyle w:val="StyleUnderline"/>
        </w:rPr>
        <w:lastRenderedPageBreak/>
        <w:t xml:space="preserve">Anton’s words carry unintended irony three years later. The president he served has been pilloried precisely for his gratuitous insults to allies and friends, his failure to honor commitments, and, indeed, his </w:t>
      </w:r>
      <w:proofErr w:type="gramStart"/>
      <w:r w:rsidRPr="007433B9">
        <w:rPr>
          <w:rStyle w:val="StyleUnderline"/>
        </w:rPr>
        <w:t>sometimes transparent</w:t>
      </w:r>
      <w:proofErr w:type="gramEnd"/>
      <w:r w:rsidRPr="007433B9">
        <w:rPr>
          <w:rStyle w:val="StyleUnderline"/>
        </w:rPr>
        <w:t xml:space="preserve"> groveling before America’s putative adversaries.</w:t>
      </w:r>
    </w:p>
    <w:p w14:paraId="0217816D" w14:textId="77777777" w:rsidR="00007DF1" w:rsidRDefault="00007DF1" w:rsidP="00007DF1">
      <w:r w:rsidRPr="007433B9">
        <w:rPr>
          <w:rStyle w:val="StyleUnderline"/>
        </w:rPr>
        <w:t xml:space="preserve">But that hunger for primacy and “prestige” — which motivated Anton and still underpins Trump’s “America First” doctrine — is </w:t>
      </w:r>
      <w:proofErr w:type="gramStart"/>
      <w:r w:rsidRPr="007433B9">
        <w:rPr>
          <w:rStyle w:val="StyleUnderline"/>
        </w:rPr>
        <w:t>all the more</w:t>
      </w:r>
      <w:proofErr w:type="gramEnd"/>
      <w:r w:rsidRPr="007433B9">
        <w:rPr>
          <w:rStyle w:val="StyleUnderline"/>
        </w:rPr>
        <w:t xml:space="preserve"> conspicuous now in the midst of a pandemic</w:t>
      </w:r>
      <w:r>
        <w:t>. Over the weekend, the official coronavirus death toll in the United States surpassed 50,000, less than two months after Trump waved away the threat, likening the virus to little more than the flu. The president’s divisive management of the crisis includes relentless squabbling with state governors and daily briefings that, as my colleagues detailed, are replete with boasts and vitriol but bereft of the empathetic and consensus-building rhetoric one would expect of a head of state at a time of national emergency.</w:t>
      </w:r>
    </w:p>
    <w:p w14:paraId="5ACCD97C" w14:textId="77777777" w:rsidR="00007DF1" w:rsidRPr="007433B9" w:rsidRDefault="00007DF1" w:rsidP="00007DF1">
      <w:pPr>
        <w:rPr>
          <w:rStyle w:val="StyleUnderline"/>
        </w:rPr>
      </w:pPr>
      <w:r w:rsidRPr="007433B9">
        <w:rPr>
          <w:rStyle w:val="StyleUnderline"/>
        </w:rPr>
        <w:t>Abroad, the Trump administration and its allies nurse grievances over China’s handling of the outbreak and are working to defund and undercut the World Health Organization, the U.N. health agency, for its supposed connivance with Beijing. On Friday, the WHO led a virtual meeting with world leaders to better coordinate efforts to produce a coronavirus vaccine. The United States opted not to attend, an absence that underscored yet again the contrast between this White House and its distaste for multilateral diplomacy and its predecessor, which a decade ago was at the heart of a global response to the financial crisis.</w:t>
      </w:r>
    </w:p>
    <w:p w14:paraId="7FC04E4D" w14:textId="77777777" w:rsidR="00007DF1" w:rsidRPr="007433B9" w:rsidRDefault="00007DF1" w:rsidP="00007DF1">
      <w:pPr>
        <w:rPr>
          <w:rStyle w:val="StyleUnderline"/>
        </w:rPr>
      </w:pPr>
      <w:r w:rsidRPr="007433B9">
        <w:rPr>
          <w:rStyle w:val="StyleUnderline"/>
        </w:rPr>
        <w:t xml:space="preserve">Now, few governments elsewhere are even looking to Washington for leadership. </w:t>
      </w:r>
      <w:proofErr w:type="gramStart"/>
      <w:r w:rsidRPr="007433B9">
        <w:rPr>
          <w:rStyle w:val="StyleUnderline"/>
        </w:rPr>
        <w:t>That’s</w:t>
      </w:r>
      <w:proofErr w:type="gramEnd"/>
      <w:r w:rsidRPr="007433B9">
        <w:rPr>
          <w:rStyle w:val="StyleUnderline"/>
        </w:rPr>
        <w:t xml:space="preserve"> not just a consequence of Trump’s unique brand of politics, but also of that perceived decline recognized by Anton and other skeptics of the post-Cold War liberal status quo. It extends well beyond Trump, threading its way back to the aftershocks of 9/11 and the costly U.S. war efforts that followed.</w:t>
      </w:r>
    </w:p>
    <w:p w14:paraId="0F88D22B" w14:textId="77777777" w:rsidR="00007DF1" w:rsidRDefault="00007DF1" w:rsidP="00007DF1">
      <w:r>
        <w:t>“We need to change the way we think about national security and foreign policy,” wrote Ben Rhodes, a former adviser in President Barack Obama’s White House National Security Council. “In the Obama administration, efforts to ramp up climate-change and global-health security didn’t mesh well with America’s sprawling counterterrorism infrastructure, or with the interests of Congress.”</w:t>
      </w:r>
    </w:p>
    <w:p w14:paraId="0EF36835" w14:textId="77777777" w:rsidR="00007DF1" w:rsidRPr="007433B9" w:rsidRDefault="00007DF1" w:rsidP="00007DF1">
      <w:pPr>
        <w:rPr>
          <w:rStyle w:val="StyleUnderline"/>
        </w:rPr>
      </w:pPr>
      <w:r w:rsidRPr="007433B9">
        <w:rPr>
          <w:rStyle w:val="StyleUnderline"/>
        </w:rPr>
        <w:t>The rest of the world can see the results of that posture. At loggerheads with the federal government, individual U.S. states have at times looked abroad for medical supplies and assistance. Countries such as Germany and South Korea — two nations that emerged as regional economic powers thanks to American protection and aid — are the exemplars in the coronavirus response, particularly when it comes to testing. Meanwhile, the tens of millions who joined the ranks of the unemployed in the past month have showcased the precariousness of life inside the world’s sole superpower.</w:t>
      </w:r>
    </w:p>
    <w:p w14:paraId="2AF16FA7" w14:textId="77777777" w:rsidR="00007DF1" w:rsidRPr="007433B9" w:rsidRDefault="00007DF1" w:rsidP="00007DF1">
      <w:pPr>
        <w:rPr>
          <w:rStyle w:val="StyleUnderline"/>
        </w:rPr>
      </w:pPr>
      <w:r w:rsidRPr="007433B9">
        <w:rPr>
          <w:rStyle w:val="StyleUnderline"/>
        </w:rPr>
        <w:t xml:space="preserve">“America has not done badly, it has done exceptionally badly,” </w:t>
      </w:r>
      <w:r>
        <w:t xml:space="preserve">Dominique </w:t>
      </w:r>
      <w:r w:rsidRPr="007433B9">
        <w:rPr>
          <w:rStyle w:val="StyleUnderline"/>
        </w:rPr>
        <w:t>Moïsi, a French political scientist and senior adviser at the Paris-based Institut Montaigne, told the New York Times</w:t>
      </w:r>
      <w:r>
        <w:t xml:space="preserve"> in an interview in which he also decried the “brutal” nature of the United States’ capitalist system compared with Europe’s more humane social democracies. </w:t>
      </w:r>
      <w:r w:rsidRPr="007433B9">
        <w:rPr>
          <w:rStyle w:val="StyleUnderline"/>
        </w:rPr>
        <w:t>“America prepared for the wrong kind of war,” Moïsi added. “It prepared for a new 9/11, but instead a virus came.”</w:t>
      </w:r>
    </w:p>
    <w:p w14:paraId="0B552E91" w14:textId="77777777" w:rsidR="00007DF1" w:rsidRDefault="00007DF1" w:rsidP="00007DF1">
      <w:r w:rsidRPr="007433B9">
        <w:rPr>
          <w:rStyle w:val="StyleUnderline"/>
        </w:rPr>
        <w:t xml:space="preserve">“The numbers turning to food banks are just enormous and beyond the capacity of them to supply. </w:t>
      </w:r>
      <w:r w:rsidRPr="007433B9">
        <w:t>It is like a third world country,”</w:t>
      </w:r>
      <w:r w:rsidRPr="007433B9">
        <w:rPr>
          <w:rStyle w:val="StyleUnderline"/>
        </w:rPr>
        <w:t xml:space="preserve"> Nobel Prize-winning economist</w:t>
      </w:r>
      <w:r>
        <w:t xml:space="preserve"> Joseph </w:t>
      </w:r>
      <w:r w:rsidRPr="007433B9">
        <w:rPr>
          <w:rStyle w:val="StyleUnderline"/>
        </w:rPr>
        <w:t>Stiglitz said in an interview with the Guardian last week. “The public social safety net is not working.”</w:t>
      </w:r>
    </w:p>
    <w:p w14:paraId="5DE81C6F" w14:textId="77777777" w:rsidR="00007DF1" w:rsidRDefault="00007DF1" w:rsidP="00007DF1">
      <w:r>
        <w:lastRenderedPageBreak/>
        <w:t>Stiglitz, a frequent critic of Trump, also lamented the president’s disinterest in building global alliances and forging meaningful cooperation at a time of crisis. “</w:t>
      </w:r>
      <w:r w:rsidRPr="007433B9">
        <w:rPr>
          <w:rStyle w:val="StyleUnderline"/>
        </w:rPr>
        <w:t>I hope we emerge from this with the perspective that multilateralism is even more important than we thought,” he said.</w:t>
      </w:r>
    </w:p>
    <w:p w14:paraId="2C97AB29" w14:textId="77777777" w:rsidR="00007DF1" w:rsidRPr="007433B9" w:rsidRDefault="00007DF1" w:rsidP="00007DF1">
      <w:pPr>
        <w:rPr>
          <w:rStyle w:val="StyleUnderline"/>
        </w:rPr>
      </w:pPr>
      <w:r w:rsidRPr="007433B9">
        <w:rPr>
          <w:rStyle w:val="StyleUnderline"/>
        </w:rPr>
        <w:t>There’s little indication that that’s a lesson getting internalized by the White House, which seems more interested in weaponizing the pandemic to pursue a far-right, anti-immigration agenda than in holding out a hand to the rest of the world.</w:t>
      </w:r>
    </w:p>
    <w:p w14:paraId="518E1FC2" w14:textId="77777777" w:rsidR="00007DF1" w:rsidRPr="007433B9" w:rsidRDefault="00007DF1" w:rsidP="00007DF1">
      <w:pPr>
        <w:rPr>
          <w:rStyle w:val="StyleUnderline"/>
        </w:rPr>
      </w:pPr>
      <w:r w:rsidRPr="007433B9">
        <w:rPr>
          <w:rStyle w:val="StyleUnderline"/>
        </w:rPr>
        <w:t>“We are not leading in the pandemic response, we are trailing other countries by a long shot,” presidential historian Douglas Brinkley told Politico. “This is a</w:t>
      </w:r>
      <w:r w:rsidRPr="007433B9">
        <w:rPr>
          <w:rStyle w:val="StyleUnderline"/>
          <w:u w:val="none"/>
        </w:rPr>
        <w:t xml:space="preserve"> </w:t>
      </w:r>
      <w:r>
        <w:t xml:space="preserve">crippling </w:t>
      </w:r>
      <w:r w:rsidRPr="007433B9">
        <w:rPr>
          <w:rStyle w:val="StyleUnderline"/>
        </w:rPr>
        <w:t>blow to America’s prestige.”</w:t>
      </w:r>
    </w:p>
    <w:p w14:paraId="5465237A" w14:textId="77777777" w:rsidR="00007DF1" w:rsidRDefault="00007DF1" w:rsidP="00007DF1"/>
    <w:p w14:paraId="470EDC88" w14:textId="77777777" w:rsidR="00007DF1" w:rsidRDefault="00007DF1" w:rsidP="00007DF1">
      <w:pPr>
        <w:pStyle w:val="Heading3"/>
      </w:pPr>
      <w:r>
        <w:lastRenderedPageBreak/>
        <w:t>AT – Hard Power Solvency</w:t>
      </w:r>
    </w:p>
    <w:p w14:paraId="202F25C0" w14:textId="77777777" w:rsidR="00007DF1" w:rsidRPr="007433B9" w:rsidRDefault="00007DF1" w:rsidP="00007DF1"/>
    <w:p w14:paraId="4BC7F025" w14:textId="77777777" w:rsidR="00007DF1" w:rsidRPr="00964690" w:rsidRDefault="00007DF1" w:rsidP="00007DF1">
      <w:pPr>
        <w:pStyle w:val="Heading4"/>
      </w:pPr>
      <w:r>
        <w:t>US hard power hegemony beyond repair, Sino-American war simulations prove</w:t>
      </w:r>
    </w:p>
    <w:p w14:paraId="50549A86" w14:textId="77777777" w:rsidR="00007DF1" w:rsidRDefault="00007DF1" w:rsidP="00007DF1">
      <w:pPr>
        <w:rPr>
          <w:rStyle w:val="Style13ptBold"/>
        </w:rPr>
      </w:pPr>
      <w:r w:rsidRPr="009F4001">
        <w:rPr>
          <w:rStyle w:val="Style13ptBold"/>
        </w:rPr>
        <w:t xml:space="preserve">Seidel, freelance journalist, 20, </w:t>
      </w:r>
    </w:p>
    <w:p w14:paraId="58B8F3C6" w14:textId="77777777" w:rsidR="00007DF1" w:rsidRPr="009E1EA1" w:rsidRDefault="00007DF1" w:rsidP="00007DF1">
      <w:r>
        <w:t xml:space="preserve">[Jamie, 5-25-2020, News.Com.Au, “The US could no longer win a war against China," </w:t>
      </w:r>
      <w:hyperlink r:id="rId76" w:history="1">
        <w:r w:rsidRPr="009E786A">
          <w:rPr>
            <w:rStyle w:val="Hyperlink"/>
          </w:rPr>
          <w:t>https://www.news.com.au/world/north-america/the-us-could-no-longer-win-a-war-against-china/news-story/6dea70747914fa1f1984b1c2bc2502d5</w:t>
        </w:r>
      </w:hyperlink>
      <w:r>
        <w:t>, accessed on 6/7/20, BS]</w:t>
      </w:r>
    </w:p>
    <w:p w14:paraId="4A6CDEC0" w14:textId="77777777" w:rsidR="00007DF1" w:rsidRDefault="00007DF1" w:rsidP="00007DF1">
      <w:r w:rsidRPr="00EA1FF2">
        <w:rPr>
          <w:rStyle w:val="StyleUnderline"/>
        </w:rPr>
        <w:t xml:space="preserve">The United States just lost a battle to save Taiwan from a Chinese invasion and </w:t>
      </w:r>
      <w:proofErr w:type="gramStart"/>
      <w:r w:rsidRPr="00EA1FF2">
        <w:rPr>
          <w:rStyle w:val="StyleUnderline"/>
        </w:rPr>
        <w:t>it’s</w:t>
      </w:r>
      <w:proofErr w:type="gramEnd"/>
      <w:r w:rsidRPr="00EA1FF2">
        <w:rPr>
          <w:rStyle w:val="StyleUnderline"/>
        </w:rPr>
        <w:t xml:space="preserve"> not the first time</w:t>
      </w:r>
      <w:r>
        <w:t>.</w:t>
      </w:r>
    </w:p>
    <w:p w14:paraId="4DAA5433" w14:textId="77777777" w:rsidR="00007DF1" w:rsidRPr="00EA1FF2" w:rsidRDefault="00007DF1" w:rsidP="00007DF1">
      <w:pPr>
        <w:rPr>
          <w:rStyle w:val="StyleUnderline"/>
        </w:rPr>
      </w:pPr>
      <w:r w:rsidRPr="00EA1FF2">
        <w:rPr>
          <w:rStyle w:val="StyleUnderline"/>
        </w:rPr>
        <w:t>A series of intensive war-games are revealing deep-set flaws in its fighting ability.</w:t>
      </w:r>
    </w:p>
    <w:p w14:paraId="1A6D0A50" w14:textId="77777777" w:rsidR="00007DF1" w:rsidRDefault="00007DF1" w:rsidP="00007DF1">
      <w:proofErr w:type="gramStart"/>
      <w:r>
        <w:t>It’s</w:t>
      </w:r>
      <w:proofErr w:type="gramEnd"/>
      <w:r>
        <w:t xml:space="preserve"> a nightmare, but apparently increasingly likely, scenario: Beijing making good on its threats to invade its island neighbour.</w:t>
      </w:r>
    </w:p>
    <w:p w14:paraId="6431541C" w14:textId="77777777" w:rsidR="00007DF1" w:rsidRDefault="00007DF1" w:rsidP="00007DF1">
      <w:proofErr w:type="gramStart"/>
      <w:r>
        <w:t>It’s</w:t>
      </w:r>
      <w:proofErr w:type="gramEnd"/>
      <w:r>
        <w:t xml:space="preserve"> a sinister scenario the United States and its allies have become increasingly concerned about as China’s military expands and modernises at an extraordinary rate.</w:t>
      </w:r>
    </w:p>
    <w:p w14:paraId="5374A717" w14:textId="77777777" w:rsidR="00007DF1" w:rsidRPr="00EA1FF2" w:rsidRDefault="00007DF1" w:rsidP="00007DF1">
      <w:pPr>
        <w:rPr>
          <w:rStyle w:val="StyleUnderline"/>
        </w:rPr>
      </w:pPr>
      <w:r w:rsidRPr="00EA1FF2">
        <w:rPr>
          <w:rStyle w:val="StyleUnderline"/>
        </w:rPr>
        <w:t>Unnamed US defence sources reportedly told The Times that such a conflict was the scenario of a recent intensive war game session conducted by the Pentagon. The results, they say, were “eye-opening”.</w:t>
      </w:r>
    </w:p>
    <w:p w14:paraId="3D3AECEE" w14:textId="77777777" w:rsidR="00007DF1" w:rsidRPr="00EA1FF2" w:rsidRDefault="00007DF1" w:rsidP="00007DF1">
      <w:pPr>
        <w:rPr>
          <w:rStyle w:val="StyleUnderline"/>
        </w:rPr>
      </w:pPr>
      <w:r w:rsidRPr="00EA1FF2">
        <w:rPr>
          <w:rStyle w:val="StyleUnderline"/>
        </w:rPr>
        <w:t>The scenarios were different and diverse. Some involved clashes in the South and East China Seas. One – the worst-case scenario – was an out-and-out war in 2030.</w:t>
      </w:r>
    </w:p>
    <w:p w14:paraId="18A03C8E" w14:textId="77777777" w:rsidR="00007DF1" w:rsidRPr="00EA1FF2" w:rsidRDefault="00007DF1" w:rsidP="00007DF1">
      <w:pPr>
        <w:rPr>
          <w:rStyle w:val="StyleUnderline"/>
        </w:rPr>
      </w:pPr>
      <w:r w:rsidRPr="00EA1FF2">
        <w:rPr>
          <w:rStyle w:val="StyleUnderline"/>
        </w:rPr>
        <w:t>The US reportedly came out second-best every time.</w:t>
      </w:r>
    </w:p>
    <w:p w14:paraId="563FE21C" w14:textId="77777777" w:rsidR="00007DF1" w:rsidRPr="00EA1FF2" w:rsidRDefault="00007DF1" w:rsidP="00007DF1">
      <w:pPr>
        <w:rPr>
          <w:rStyle w:val="StyleUnderline"/>
        </w:rPr>
      </w:pPr>
      <w:r w:rsidRPr="00EA1FF2">
        <w:rPr>
          <w:rStyle w:val="StyleUnderline"/>
        </w:rPr>
        <w:t>And that has serious implications for South-East Asia’s – and Australia’s – security.</w:t>
      </w:r>
    </w:p>
    <w:p w14:paraId="6BD233CC" w14:textId="77777777" w:rsidR="00007DF1" w:rsidRPr="00EA1FF2" w:rsidRDefault="00007DF1" w:rsidP="00007DF1">
      <w:r w:rsidRPr="00EA1FF2">
        <w:rPr>
          <w:rStyle w:val="StyleUnderline"/>
        </w:rPr>
        <w:t xml:space="preserve">“The 2020s will see greater risk as China begins to get the capability to challenge the US at sea and in the air </w:t>
      </w:r>
      <w:r w:rsidRPr="00EA1FF2">
        <w:t>(also in space and in cyberspace),” says Australian Strategic Policy Institute (ASPI) analyst Dr Malcolm Davis.</w:t>
      </w:r>
    </w:p>
    <w:p w14:paraId="7A19FAF6" w14:textId="77777777" w:rsidR="00007DF1" w:rsidRPr="00EA1FF2" w:rsidRDefault="00007DF1" w:rsidP="00007DF1">
      <w:pPr>
        <w:rPr>
          <w:rStyle w:val="StyleUnderline"/>
        </w:rPr>
      </w:pPr>
      <w:r w:rsidRPr="00EA1FF2">
        <w:rPr>
          <w:rStyle w:val="StyleUnderline"/>
        </w:rPr>
        <w:t>“That could tempt it to make moves in the South China Sea and against Taiwan. The US may not be ready to meet that challenge.”</w:t>
      </w:r>
    </w:p>
    <w:p w14:paraId="51BDB843" w14:textId="77777777" w:rsidR="00007DF1" w:rsidRDefault="00007DF1" w:rsidP="00007DF1">
      <w:r>
        <w:t>‘CAPITAL LOSSES’</w:t>
      </w:r>
    </w:p>
    <w:p w14:paraId="7652B6C8" w14:textId="77777777" w:rsidR="00007DF1" w:rsidRDefault="00007DF1" w:rsidP="00007DF1">
      <w:r>
        <w:t>The Centre for Strategic and International Studies (CSIS) think-tank in Washington has been</w:t>
      </w:r>
    </w:p>
    <w:p w14:paraId="5E3B0BB1" w14:textId="77777777" w:rsidR="00007DF1" w:rsidRDefault="00007DF1" w:rsidP="00007DF1">
      <w:r w:rsidRPr="00EA1FF2">
        <w:rPr>
          <w:rStyle w:val="StyleUnderline"/>
        </w:rPr>
        <w:t>“Every simulation that has been conducted looking at the threat from China by 2030 have all ended up with the defeat of the US,”</w:t>
      </w:r>
      <w:r>
        <w:t xml:space="preserve"> CSIS’ China Power Project director Bonnie Glaser told The Times.</w:t>
      </w:r>
    </w:p>
    <w:p w14:paraId="1A3C7B04" w14:textId="77777777" w:rsidR="00007DF1" w:rsidRPr="00EA1FF2" w:rsidRDefault="00007DF1" w:rsidP="00007DF1">
      <w:pPr>
        <w:rPr>
          <w:rStyle w:val="StyleUnderline"/>
        </w:rPr>
      </w:pPr>
      <w:r>
        <w:t xml:space="preserve">The </w:t>
      </w:r>
      <w:r w:rsidRPr="00EA1FF2">
        <w:rPr>
          <w:rStyle w:val="StyleUnderline"/>
        </w:rPr>
        <w:t>war-games revealed that the US risked “capital losses” even under current circumstances.</w:t>
      </w:r>
    </w:p>
    <w:p w14:paraId="1D4809A5" w14:textId="77777777" w:rsidR="00007DF1" w:rsidRPr="00EA1FF2" w:rsidRDefault="00007DF1" w:rsidP="00007DF1">
      <w:pPr>
        <w:rPr>
          <w:rStyle w:val="StyleUnderline"/>
        </w:rPr>
      </w:pPr>
      <w:r w:rsidRPr="00EA1FF2">
        <w:rPr>
          <w:rStyle w:val="StyleUnderline"/>
        </w:rPr>
        <w:t>Capital is a reference to both capital ships, such as US Navy’s enormous nuclear-powered aircraft carriers, and forward operating bases like those at Guam and Okinawa.</w:t>
      </w:r>
    </w:p>
    <w:p w14:paraId="6FA6B377" w14:textId="77777777" w:rsidR="00007DF1" w:rsidRPr="00EA1FF2" w:rsidRDefault="00007DF1" w:rsidP="00007DF1">
      <w:pPr>
        <w:rPr>
          <w:rStyle w:val="StyleUnderline"/>
        </w:rPr>
      </w:pPr>
      <w:r w:rsidRPr="00EA1FF2">
        <w:rPr>
          <w:rStyle w:val="StyleUnderline"/>
        </w:rPr>
        <w:t>“China has long-range anti-ship ballistic missiles and hypersonic [more than five times the speed of sound] missiles,” one source reportedly said.</w:t>
      </w:r>
    </w:p>
    <w:p w14:paraId="693FC2BB" w14:textId="77777777" w:rsidR="00007DF1" w:rsidRDefault="00007DF1" w:rsidP="00007DF1">
      <w:r>
        <w:lastRenderedPageBreak/>
        <w:t>Dr Davis says this technology gives China the power to keep US military forces at arm’s length.</w:t>
      </w:r>
    </w:p>
    <w:p w14:paraId="4E1E6C5B" w14:textId="77777777" w:rsidR="00007DF1" w:rsidRDefault="00007DF1" w:rsidP="00007DF1">
      <w:r w:rsidRPr="00EA1FF2">
        <w:rPr>
          <w:rStyle w:val="StyleUnderline"/>
        </w:rPr>
        <w:t>“The main challenge the US faces is sustaining the ability to project military force deep inside China’s anti-access and area denial (A2AD) perimeter – which is expanding as the PLA introduces new long-range strike capability</w:t>
      </w:r>
      <w:r>
        <w:t>,” he told News Corp today.</w:t>
      </w:r>
    </w:p>
    <w:p w14:paraId="002FB288" w14:textId="77777777" w:rsidR="00007DF1" w:rsidRDefault="00007DF1" w:rsidP="00007DF1">
      <w:r>
        <w:t>“Carrier-based airpower, in particular, is being challenged.”</w:t>
      </w:r>
    </w:p>
    <w:p w14:paraId="40E0CC38" w14:textId="77777777" w:rsidR="00007DF1" w:rsidRDefault="00007DF1" w:rsidP="00007DF1">
      <w:r>
        <w:t>Supercarriers such as the COVID-19-crippled USS Theodore Roosevelt have been at the heart of US naval thinking since World War II.</w:t>
      </w:r>
    </w:p>
    <w:p w14:paraId="0B075EC2" w14:textId="77777777" w:rsidR="00007DF1" w:rsidRDefault="00007DF1" w:rsidP="00007DF1">
      <w:r>
        <w:t xml:space="preserve">Then, they could move swiftly and unseen across the world, launch surprise strikes and quickly retreat out of the range of </w:t>
      </w:r>
      <w:proofErr w:type="gramStart"/>
      <w:r>
        <w:t>counter-attack</w:t>
      </w:r>
      <w:proofErr w:type="gramEnd"/>
      <w:r>
        <w:t>.</w:t>
      </w:r>
    </w:p>
    <w:p w14:paraId="34CAF53F" w14:textId="77777777" w:rsidR="00007DF1" w:rsidRDefault="00007DF1" w:rsidP="00007DF1">
      <w:r>
        <w:t>Times have changed.</w:t>
      </w:r>
    </w:p>
    <w:p w14:paraId="692F3146" w14:textId="77777777" w:rsidR="00007DF1" w:rsidRPr="00EA1FF2" w:rsidRDefault="00007DF1" w:rsidP="00007DF1">
      <w:pPr>
        <w:rPr>
          <w:rStyle w:val="StyleUnderline"/>
        </w:rPr>
      </w:pPr>
      <w:r w:rsidRPr="00EA1FF2">
        <w:rPr>
          <w:rStyle w:val="StyleUnderline"/>
        </w:rPr>
        <w:t>Dr Davis says the immense investment of time, human resources and capital represented by US Navy’s supercarriers are offering diminishing returns.</w:t>
      </w:r>
    </w:p>
    <w:p w14:paraId="52823DE5" w14:textId="77777777" w:rsidR="00007DF1" w:rsidRDefault="00007DF1" w:rsidP="00007DF1">
      <w:r>
        <w:t>WAR GAME WARNINGS</w:t>
      </w:r>
    </w:p>
    <w:p w14:paraId="698D5082" w14:textId="77777777" w:rsidR="00007DF1" w:rsidRDefault="00007DF1" w:rsidP="00007DF1">
      <w:r>
        <w:t xml:space="preserve">War-games rarely turn out well. </w:t>
      </w:r>
      <w:proofErr w:type="gramStart"/>
      <w:r>
        <w:t>They’re</w:t>
      </w:r>
      <w:proofErr w:type="gramEnd"/>
      <w:r>
        <w:t xml:space="preserve"> usually designed to test ideas and capabilities to breaking point. This is to reveal their strengths – and expose any weaknesses.</w:t>
      </w:r>
    </w:p>
    <w:p w14:paraId="6D566EA7" w14:textId="77777777" w:rsidR="00007DF1" w:rsidRPr="009E1EA1" w:rsidRDefault="00007DF1" w:rsidP="00007DF1">
      <w:pPr>
        <w:rPr>
          <w:rStyle w:val="StyleUnderline"/>
        </w:rPr>
      </w:pPr>
      <w:r>
        <w:t xml:space="preserve">But, </w:t>
      </w:r>
      <w:r w:rsidRPr="009E1EA1">
        <w:rPr>
          <w:rStyle w:val="StyleUnderline"/>
        </w:rPr>
        <w:t>according to Dr Davis, such exercises also attempt to determine the state-of-play.</w:t>
      </w:r>
    </w:p>
    <w:p w14:paraId="27DFFE4C" w14:textId="77777777" w:rsidR="00007DF1" w:rsidRPr="009E1EA1" w:rsidRDefault="00007DF1" w:rsidP="00007DF1">
      <w:pPr>
        <w:rPr>
          <w:rStyle w:val="StyleUnderline"/>
        </w:rPr>
      </w:pPr>
      <w:r w:rsidRPr="009E1EA1">
        <w:rPr>
          <w:rStyle w:val="StyleUnderline"/>
        </w:rPr>
        <w:t>“I also think that there is a degree of accuracy and relevance about the reports and their implications,” he says.</w:t>
      </w:r>
    </w:p>
    <w:p w14:paraId="572B6660" w14:textId="77777777" w:rsidR="00007DF1" w:rsidRPr="009E1EA1" w:rsidRDefault="00007DF1" w:rsidP="00007DF1">
      <w:pPr>
        <w:rPr>
          <w:rStyle w:val="StyleUnderline"/>
        </w:rPr>
      </w:pPr>
      <w:r w:rsidRPr="009E1EA1">
        <w:rPr>
          <w:rStyle w:val="StyleUnderline"/>
        </w:rPr>
        <w:t>They represent an attempt by the US to shift its thinking away from the anti-terror wars of recent decades back to facing major power threats.</w:t>
      </w:r>
    </w:p>
    <w:p w14:paraId="370356A1" w14:textId="77777777" w:rsidR="00007DF1" w:rsidRPr="004118FD" w:rsidRDefault="00007DF1" w:rsidP="00007DF1">
      <w:pPr>
        <w:rPr>
          <w:rStyle w:val="StyleUnderline"/>
        </w:rPr>
      </w:pPr>
      <w:r w:rsidRPr="004118FD">
        <w:rPr>
          <w:rStyle w:val="StyleUnderline"/>
        </w:rPr>
        <w:t>“A lot of their military capabilities, which excel in attacking low-level non-state threats, don’t survive that well against an opponent with advanced anti-access and area denial capabilities,” Dr Davis says.</w:t>
      </w:r>
    </w:p>
    <w:p w14:paraId="161F2B98" w14:textId="77777777" w:rsidR="00007DF1" w:rsidRPr="004118FD" w:rsidRDefault="00007DF1" w:rsidP="00007DF1">
      <w:pPr>
        <w:rPr>
          <w:rStyle w:val="StyleUnderline"/>
        </w:rPr>
      </w:pPr>
      <w:r w:rsidRPr="004118FD">
        <w:rPr>
          <w:rStyle w:val="StyleUnderline"/>
        </w:rPr>
        <w:t>“Yet it takes time and money to reconfigure the US military machine, and China especially is not moving slowly.”</w:t>
      </w:r>
    </w:p>
    <w:p w14:paraId="44D8162C" w14:textId="77777777" w:rsidR="00007DF1" w:rsidRPr="004118FD" w:rsidRDefault="00007DF1" w:rsidP="00007DF1">
      <w:pPr>
        <w:rPr>
          <w:rStyle w:val="StyleUnderline"/>
        </w:rPr>
      </w:pPr>
      <w:r w:rsidRPr="004118FD">
        <w:rPr>
          <w:rStyle w:val="StyleUnderline"/>
        </w:rPr>
        <w:t>To emphasise this point, China last week launched an 11-week combat exercise in the confines of the Yellow Sea.</w:t>
      </w:r>
    </w:p>
    <w:p w14:paraId="30D7796A" w14:textId="77777777" w:rsidR="00007DF1" w:rsidRPr="004118FD" w:rsidRDefault="00007DF1" w:rsidP="00007DF1">
      <w:pPr>
        <w:rPr>
          <w:rStyle w:val="StyleUnderline"/>
        </w:rPr>
      </w:pPr>
      <w:r w:rsidRPr="004118FD">
        <w:rPr>
          <w:rStyle w:val="StyleUnderline"/>
        </w:rPr>
        <w:t>Both its aircraft carriers – Liaoning and Shandong – will be leading a combined fleet through a series of drills and manoeuvres.</w:t>
      </w:r>
    </w:p>
    <w:p w14:paraId="5559B2C5" w14:textId="77777777" w:rsidR="00007DF1" w:rsidRDefault="00007DF1" w:rsidP="00007DF1">
      <w:proofErr w:type="gramStart"/>
      <w:r>
        <w:t>It’s</w:t>
      </w:r>
      <w:proofErr w:type="gramEnd"/>
      <w:r>
        <w:t xml:space="preserve"> not as provocative as it could be. The Yellow Sea is much closer to home than the East or South China Seas.</w:t>
      </w:r>
    </w:p>
    <w:p w14:paraId="6D2C128B" w14:textId="77777777" w:rsidR="00007DF1" w:rsidRPr="004118FD" w:rsidRDefault="00007DF1" w:rsidP="00007DF1">
      <w:pPr>
        <w:rPr>
          <w:rStyle w:val="Emphasis"/>
        </w:rPr>
      </w:pPr>
      <w:r w:rsidRPr="004118FD">
        <w:rPr>
          <w:rStyle w:val="StyleUnderline"/>
        </w:rPr>
        <w:t xml:space="preserve">But its scale and duration are a clear signal </w:t>
      </w:r>
      <w:r w:rsidRPr="004118FD">
        <w:rPr>
          <w:rStyle w:val="Emphasis"/>
        </w:rPr>
        <w:t>that Beijing is increasingly confident it has the strength and endurance to conduct an extended campaign.</w:t>
      </w:r>
    </w:p>
    <w:p w14:paraId="4ED05CAD" w14:textId="77777777" w:rsidR="00007DF1" w:rsidRDefault="00007DF1" w:rsidP="00007DF1">
      <w:r>
        <w:t>FORCE OF HABIT</w:t>
      </w:r>
    </w:p>
    <w:p w14:paraId="2A802E31" w14:textId="77777777" w:rsidR="00007DF1" w:rsidRDefault="00007DF1" w:rsidP="00007DF1">
      <w:r>
        <w:lastRenderedPageBreak/>
        <w:t>Previous war-games held over the past decade have exposed several critical flaws in Western military thinking.</w:t>
      </w:r>
    </w:p>
    <w:p w14:paraId="1278E35F" w14:textId="77777777" w:rsidR="00007DF1" w:rsidRPr="004118FD" w:rsidRDefault="00007DF1" w:rsidP="00007DF1">
      <w:pPr>
        <w:rPr>
          <w:rStyle w:val="StyleUnderline"/>
        </w:rPr>
      </w:pPr>
      <w:r w:rsidRPr="004118FD">
        <w:rPr>
          <w:rStyle w:val="StyleUnderline"/>
        </w:rPr>
        <w:t>The proliferation of mid-range ballistic missiles puts previously distant bases within easy reach.</w:t>
      </w:r>
    </w:p>
    <w:p w14:paraId="42B7779F" w14:textId="77777777" w:rsidR="00007DF1" w:rsidRPr="004118FD" w:rsidRDefault="00007DF1" w:rsidP="00007DF1">
      <w:pPr>
        <w:rPr>
          <w:rStyle w:val="StyleUnderline"/>
        </w:rPr>
      </w:pPr>
      <w:r w:rsidRPr="004118FD">
        <w:rPr>
          <w:rStyle w:val="StyleUnderline"/>
        </w:rPr>
        <w:t>Another demonstrated how vulnerable long-range tanker aircraft are to attack – leaving strike fighters high and dry. And the helicopter-carrying troopships of the US Marine Corps (and Royal Australian Navy) were shown to be big baskets holding all their eggs.</w:t>
      </w:r>
    </w:p>
    <w:p w14:paraId="1374ECE0" w14:textId="77777777" w:rsidR="00007DF1" w:rsidRPr="004118FD" w:rsidRDefault="00007DF1" w:rsidP="00007DF1">
      <w:pPr>
        <w:rPr>
          <w:rStyle w:val="StyleUnderline"/>
        </w:rPr>
      </w:pPr>
      <w:r w:rsidRPr="004118FD">
        <w:rPr>
          <w:rStyle w:val="StyleUnderline"/>
        </w:rPr>
        <w:t>“Forward bases such as Guam and Okinawa would be attacked at the outset of any military conflict, so probably wouldn’t be available for us,” Dr Davis says.</w:t>
      </w:r>
    </w:p>
    <w:p w14:paraId="07B00640" w14:textId="77777777" w:rsidR="00007DF1" w:rsidRDefault="00007DF1" w:rsidP="00007DF1">
      <w:r>
        <w:t>Mobile bases such as US Navy supercarriers and Marine Corps assault ships are little better off.</w:t>
      </w:r>
    </w:p>
    <w:p w14:paraId="06EC738F" w14:textId="77777777" w:rsidR="00007DF1" w:rsidRPr="004118FD" w:rsidRDefault="00007DF1" w:rsidP="00007DF1">
      <w:pPr>
        <w:rPr>
          <w:rStyle w:val="StyleUnderline"/>
        </w:rPr>
      </w:pPr>
      <w:r w:rsidRPr="004118FD">
        <w:rPr>
          <w:rStyle w:val="StyleUnderline"/>
        </w:rPr>
        <w:t>The carrier-borne F-35C has an unrefuelled combat radius of about 1100km. This can be boosted up to 1800km if in-flight refuelling is available.</w:t>
      </w:r>
    </w:p>
    <w:p w14:paraId="3819F22B" w14:textId="77777777" w:rsidR="00007DF1" w:rsidRPr="004118FD" w:rsidRDefault="00007DF1" w:rsidP="00007DF1">
      <w:pPr>
        <w:rPr>
          <w:rStyle w:val="StyleUnderline"/>
        </w:rPr>
      </w:pPr>
      <w:r w:rsidRPr="004118FD">
        <w:rPr>
          <w:rStyle w:val="StyleUnderline"/>
        </w:rPr>
        <w:t>“But there are logistic challenges sustaining an airborne refueller on station, not to mention the risk of the refueller being shot down,” Dr Davis says. “Investment in unmanned refuelling platforms like the MQ-25 Stingray eases this a bit.”</w:t>
      </w:r>
    </w:p>
    <w:p w14:paraId="566C1E75" w14:textId="77777777" w:rsidR="00007DF1" w:rsidRPr="004118FD" w:rsidRDefault="00007DF1" w:rsidP="00007DF1">
      <w:pPr>
        <w:rPr>
          <w:rStyle w:val="StyleUnderline"/>
        </w:rPr>
      </w:pPr>
      <w:r w:rsidRPr="004118FD">
        <w:rPr>
          <w:rStyle w:val="StyleUnderline"/>
        </w:rPr>
        <w:t>But even this is not enough.</w:t>
      </w:r>
    </w:p>
    <w:p w14:paraId="0CD9493F" w14:textId="77777777" w:rsidR="00007DF1" w:rsidRPr="004118FD" w:rsidRDefault="00007DF1" w:rsidP="00007DF1">
      <w:pPr>
        <w:rPr>
          <w:rStyle w:val="StyleUnderline"/>
        </w:rPr>
      </w:pPr>
      <w:r w:rsidRPr="004118FD">
        <w:rPr>
          <w:rStyle w:val="StyleUnderline"/>
        </w:rPr>
        <w:t>“That 1800km combat radius still requires the carrier to penetrate deeply into China’s A2AD (area defence) envelope, which now extends out to about 4000km from the mainland,” he says.</w:t>
      </w:r>
    </w:p>
    <w:p w14:paraId="06DBA818" w14:textId="77777777" w:rsidR="00007DF1" w:rsidRPr="004118FD" w:rsidRDefault="00007DF1" w:rsidP="00007DF1">
      <w:pPr>
        <w:rPr>
          <w:rStyle w:val="StyleUnderline"/>
        </w:rPr>
      </w:pPr>
      <w:r w:rsidRPr="004118FD">
        <w:rPr>
          <w:rStyle w:val="StyleUnderline"/>
        </w:rPr>
        <w:t>Which is why supercarriers are at risk of becoming the dinosaurs of the modern era – like the battleships before them.</w:t>
      </w:r>
    </w:p>
    <w:p w14:paraId="33CC48A8" w14:textId="77777777" w:rsidR="00007DF1" w:rsidRDefault="00007DF1" w:rsidP="00007DF1">
      <w:r>
        <w:t>DISTRIBUTED LETHALITY</w:t>
      </w:r>
    </w:p>
    <w:p w14:paraId="3F0C27C1" w14:textId="77777777" w:rsidR="00007DF1" w:rsidRDefault="00007DF1" w:rsidP="00007DF1">
      <w:r>
        <w:t xml:space="preserve">“Penetrating the A2AD envelope is getting more </w:t>
      </w:r>
      <w:proofErr w:type="gramStart"/>
      <w:r>
        <w:t>challenging, and</w:t>
      </w:r>
      <w:proofErr w:type="gramEnd"/>
      <w:r>
        <w:t xml:space="preserve"> demands devoting more of a carrier battlegroup’s firepower to defensive capability rather than offensive punch,” Dr Davis says.</w:t>
      </w:r>
    </w:p>
    <w:p w14:paraId="505DDEF8" w14:textId="77777777" w:rsidR="00007DF1" w:rsidRDefault="00007DF1" w:rsidP="00007DF1">
      <w:r>
        <w:t>“With China now deploying hypersonic weapons that add to the survivability issues for US carriers.”</w:t>
      </w:r>
    </w:p>
    <w:p w14:paraId="3C3FB15A" w14:textId="77777777" w:rsidR="00007DF1" w:rsidRPr="00B1172B" w:rsidRDefault="00007DF1" w:rsidP="00007DF1">
      <w:pPr>
        <w:rPr>
          <w:rStyle w:val="StyleUnderline"/>
        </w:rPr>
      </w:pPr>
      <w:r w:rsidRPr="00B1172B">
        <w:rPr>
          <w:rStyle w:val="StyleUnderline"/>
        </w:rPr>
        <w:t>There are alternatives.</w:t>
      </w:r>
    </w:p>
    <w:p w14:paraId="72839AB1" w14:textId="77777777" w:rsidR="00007DF1" w:rsidRPr="00B1172B" w:rsidRDefault="00007DF1" w:rsidP="00007DF1">
      <w:pPr>
        <w:rPr>
          <w:rStyle w:val="StyleUnderline"/>
        </w:rPr>
      </w:pPr>
      <w:r w:rsidRPr="00B1172B">
        <w:rPr>
          <w:rStyle w:val="StyleUnderline"/>
        </w:rPr>
        <w:t>“Distributed Lethality – not concentrating so much on big carriers,” Davis says, “it is spreading offensive capability across greater numbers of smaller vessels. But the US Navy just recently eschewed that recommendation in a recent report.”</w:t>
      </w:r>
    </w:p>
    <w:p w14:paraId="3DD25FB4" w14:textId="77777777" w:rsidR="00007DF1" w:rsidRPr="00B1172B" w:rsidRDefault="00007DF1" w:rsidP="00007DF1">
      <w:pPr>
        <w:rPr>
          <w:rStyle w:val="StyleUnderline"/>
        </w:rPr>
      </w:pPr>
      <w:r w:rsidRPr="00B1172B">
        <w:rPr>
          <w:rStyle w:val="StyleUnderline"/>
        </w:rPr>
        <w:t>Meanwhile, the US Air Force appears to be taking a leaf out of China’s book.</w:t>
      </w:r>
    </w:p>
    <w:p w14:paraId="4AAE4957" w14:textId="77777777" w:rsidR="00007DF1" w:rsidRPr="00B1172B" w:rsidRDefault="00007DF1" w:rsidP="00007DF1">
      <w:pPr>
        <w:rPr>
          <w:rStyle w:val="StyleUnderline"/>
        </w:rPr>
      </w:pPr>
      <w:r w:rsidRPr="00B1172B">
        <w:rPr>
          <w:rStyle w:val="StyleUnderline"/>
        </w:rPr>
        <w:t>“Greater reliance on more long-range strike platforms is another solution, and voices are saying additional investment in bomber capabilities is the answer – a larger B-21 Raider force, adapting B-1Bs to carry hypersonic weapons,” Dr Davis says.</w:t>
      </w:r>
    </w:p>
    <w:p w14:paraId="1B407D5A" w14:textId="77777777" w:rsidR="00007DF1" w:rsidRPr="00B1172B" w:rsidRDefault="00007DF1" w:rsidP="00007DF1">
      <w:pPr>
        <w:rPr>
          <w:rStyle w:val="StyleUnderline"/>
        </w:rPr>
      </w:pPr>
      <w:r w:rsidRPr="00B1172B">
        <w:rPr>
          <w:rStyle w:val="StyleUnderline"/>
        </w:rPr>
        <w:t>“But force modernisations takes time and money, and the risk is that the US will have to cut corners in terms of current readiness and operational ability to fund it.”</w:t>
      </w:r>
    </w:p>
    <w:p w14:paraId="1415AB02" w14:textId="77777777" w:rsidR="00007DF1" w:rsidRDefault="00007DF1" w:rsidP="00007DF1">
      <w:r>
        <w:lastRenderedPageBreak/>
        <w:t>Australia’s air force is taking a different approach. It is instead seeking to repurpose its F-35 Stealth Fighters as ‘motherships’ for flights of “Loyal Wingmen” drones optimised to tackle high-risk targets at a minimal cost.</w:t>
      </w:r>
    </w:p>
    <w:p w14:paraId="1E4E1FE1" w14:textId="77777777" w:rsidR="00007DF1" w:rsidRDefault="00007DF1" w:rsidP="00007DF1">
      <w:r>
        <w:t>“The bottom line is that the US needs to find new ways for its naval forces to survive China’s new capabilities,” Dr Davis says.</w:t>
      </w:r>
    </w:p>
    <w:p w14:paraId="3629BE66" w14:textId="77777777" w:rsidR="00007DF1" w:rsidRDefault="00007DF1" w:rsidP="00007DF1"/>
    <w:p w14:paraId="7A7A29B7" w14:textId="77777777" w:rsidR="00007DF1" w:rsidRPr="00FF597F" w:rsidRDefault="00007DF1" w:rsidP="00007DF1"/>
    <w:p w14:paraId="3B9F4971" w14:textId="77777777" w:rsidR="00007DF1" w:rsidRDefault="00007DF1" w:rsidP="00007DF1">
      <w:pPr>
        <w:pStyle w:val="Heading2"/>
        <w:rPr>
          <w:rFonts w:cs="Times New Roman"/>
        </w:rPr>
      </w:pPr>
      <w:r w:rsidRPr="00FF597F">
        <w:rPr>
          <w:rFonts w:cs="Times New Roman"/>
        </w:rPr>
        <w:lastRenderedPageBreak/>
        <w:t>Solvency Neg</w:t>
      </w:r>
    </w:p>
    <w:p w14:paraId="68D1468B" w14:textId="77777777" w:rsidR="00007DF1" w:rsidRDefault="00007DF1" w:rsidP="00007DF1"/>
    <w:p w14:paraId="3F8C422D" w14:textId="77777777" w:rsidR="00007DF1" w:rsidRDefault="00007DF1" w:rsidP="00007DF1">
      <w:pPr>
        <w:pStyle w:val="Heading3"/>
      </w:pPr>
      <w:r>
        <w:lastRenderedPageBreak/>
        <w:t>Status Quo Solves – Department of Justice</w:t>
      </w:r>
    </w:p>
    <w:p w14:paraId="02D37F9C" w14:textId="77777777" w:rsidR="00007DF1" w:rsidRPr="00C01F0A" w:rsidRDefault="00007DF1" w:rsidP="00007DF1"/>
    <w:p w14:paraId="06D32D30" w14:textId="77777777" w:rsidR="00007DF1" w:rsidRDefault="00007DF1" w:rsidP="00007DF1">
      <w:pPr>
        <w:pStyle w:val="Heading4"/>
      </w:pPr>
      <w:r>
        <w:t>Status quo solves – Department of Justice working on accountability and standardization</w:t>
      </w:r>
    </w:p>
    <w:p w14:paraId="6E792FAD" w14:textId="77777777" w:rsidR="00007DF1" w:rsidRDefault="00007DF1" w:rsidP="00007DF1">
      <w:pPr>
        <w:rPr>
          <w:rStyle w:val="Style13ptBold"/>
        </w:rPr>
      </w:pPr>
      <w:r w:rsidRPr="00BC4B97">
        <w:rPr>
          <w:rStyle w:val="Style13ptBold"/>
        </w:rPr>
        <w:t>Department of Justice, 19</w:t>
      </w:r>
      <w:r>
        <w:rPr>
          <w:rStyle w:val="Style13ptBold"/>
        </w:rPr>
        <w:t xml:space="preserve"> </w:t>
      </w:r>
    </w:p>
    <w:p w14:paraId="3A26FB3F" w14:textId="77777777" w:rsidR="00007DF1" w:rsidRDefault="00007DF1" w:rsidP="00007DF1">
      <w:r>
        <w:t xml:space="preserve">(Department of Justice, </w:t>
      </w:r>
      <w:r w:rsidRPr="00BC4B97">
        <w:t xml:space="preserve">12-20-19, </w:t>
      </w:r>
      <w:r>
        <w:t>Department of Justice</w:t>
      </w:r>
      <w:r w:rsidRPr="00BC4B97">
        <w:t>, "Justice Department Examines Priority Needs of Forensic Laboratories and Medical Examiner and Coroner Offices," https://www.justice.gov/opa/pr/justice-department-examines-priority-needs-forensic-laboratories-and-medical-examiner-and</w:t>
      </w:r>
    </w:p>
    <w:p w14:paraId="048170BD" w14:textId="77777777" w:rsidR="00007DF1" w:rsidRPr="00BC4B97" w:rsidRDefault="00007DF1" w:rsidP="00007DF1">
      <w:pPr>
        <w:rPr>
          <w:rStyle w:val="StyleUnderline"/>
        </w:rPr>
      </w:pPr>
      <w:r w:rsidRPr="00BC4B97">
        <w:rPr>
          <w:rStyle w:val="StyleUnderline"/>
        </w:rPr>
        <w:t>Under the Strengthening the Medical Examiner-Coroner System Program, 15 state and local agencies will share more than $1.8 million to help medical examiners conduct forensic death investigations.</w:t>
      </w:r>
    </w:p>
    <w:p w14:paraId="74CEB5C2" w14:textId="77777777" w:rsidR="00007DF1" w:rsidRPr="00BC4B97" w:rsidRDefault="00007DF1" w:rsidP="00007DF1">
      <w:pPr>
        <w:rPr>
          <w:rStyle w:val="StyleUnderline"/>
        </w:rPr>
      </w:pPr>
      <w:r w:rsidRPr="00BC4B97">
        <w:rPr>
          <w:rStyle w:val="StyleUnderline"/>
        </w:rPr>
        <w:t>The Office of Justice Programs’ National Institute of Justice (NIJ) today published the findings of a two-year assessment that examined the personnel, workload and equipment needs of public crime laboratories and medical examiner and coroner offices.</w:t>
      </w:r>
    </w:p>
    <w:p w14:paraId="391FCF09" w14:textId="77777777" w:rsidR="00007DF1" w:rsidRPr="00BC4B97" w:rsidRDefault="00007DF1" w:rsidP="00007DF1">
      <w:pPr>
        <w:rPr>
          <w:rStyle w:val="StyleUnderline"/>
        </w:rPr>
      </w:pPr>
      <w:r w:rsidRPr="00BC4B97">
        <w:rPr>
          <w:rStyle w:val="StyleUnderline"/>
        </w:rPr>
        <w:t>“A strong network of crime labs, medical examiners and coroners is central to a well-functioning justice system,” said Office of Justice Programs Principal Deputy Assistant Attorney General Katharine T. Sullivan. “This report serves as a blueprint for federal, state, local and tribal officials as they work to build their forensic capabilities, staff their agencies and apply evidence-based practices to their most pressing public safety challenges.”</w:t>
      </w:r>
    </w:p>
    <w:p w14:paraId="145653FB" w14:textId="77777777" w:rsidR="00007DF1" w:rsidRDefault="00007DF1" w:rsidP="00007DF1">
      <w:r w:rsidRPr="00BC4B97">
        <w:rPr>
          <w:rStyle w:val="StyleUnderline"/>
        </w:rPr>
        <w:t>The Department of Justice’s Needs Assessment of Forensic Laboratories and Medical Examiner and Coroner Offices provides guidance and possible solutions through promising and evidence-based practices to address needs identified from stakeholders and experts from the field.</w:t>
      </w:r>
      <w:r>
        <w:t xml:space="preserve"> It also addresses special topics such the opioid crisis, digital and multimedia evidence, sexual assault casework, forensics for tribal communities, and mass disaster and critical incident preparedness.</w:t>
      </w:r>
    </w:p>
    <w:p w14:paraId="4EE07124" w14:textId="77777777" w:rsidR="00007DF1" w:rsidRPr="00BC4B97" w:rsidRDefault="00007DF1" w:rsidP="00007DF1">
      <w:pPr>
        <w:rPr>
          <w:rStyle w:val="StyleUnderline"/>
        </w:rPr>
      </w:pPr>
      <w:r w:rsidRPr="00BC4B97">
        <w:rPr>
          <w:rStyle w:val="StyleUnderline"/>
        </w:rPr>
        <w:t xml:space="preserve">The report emphasizes the importance of systems-based approaches involving coordination and collaboration between forensic laboratories, law enforcement, legal </w:t>
      </w:r>
      <w:proofErr w:type="gramStart"/>
      <w:r w:rsidRPr="00BC4B97">
        <w:rPr>
          <w:rStyle w:val="StyleUnderline"/>
        </w:rPr>
        <w:t>professionals</w:t>
      </w:r>
      <w:proofErr w:type="gramEnd"/>
      <w:r w:rsidRPr="00BC4B97">
        <w:rPr>
          <w:rStyle w:val="StyleUnderline"/>
        </w:rPr>
        <w:t xml:space="preserve"> and other stakeholders. The report also identifies ways to address the challenges faced by forensics laboratories, such as sufficient and consistent funding; strategies and approaches to addressing staffing and personnel shortages; and activities to support the advancement of quality assurance programs.</w:t>
      </w:r>
    </w:p>
    <w:p w14:paraId="13614B52" w14:textId="77777777" w:rsidR="00007DF1" w:rsidRPr="00D6613E" w:rsidRDefault="00007DF1" w:rsidP="00007DF1">
      <w:r w:rsidRPr="00BC4B97">
        <w:rPr>
          <w:rStyle w:val="StyleUnderline"/>
        </w:rPr>
        <w:t xml:space="preserve">To assess topics, NIJ held listening sessions with forensic science professionals and subject matter experts from forensic disciplines across the criminal justice system to inform and provide recommendations to the report. </w:t>
      </w:r>
      <w:r w:rsidRPr="00D6613E">
        <w:t>The feedback from the listening sessions, stakeholder comments and literature reviews were compiled into the assessment.</w:t>
      </w:r>
    </w:p>
    <w:p w14:paraId="16934915" w14:textId="77777777" w:rsidR="00007DF1" w:rsidRPr="00C01F0A" w:rsidRDefault="00007DF1" w:rsidP="00007DF1">
      <w:pPr>
        <w:rPr>
          <w:rStyle w:val="StyleUnderline"/>
        </w:rPr>
      </w:pPr>
      <w:r w:rsidRPr="00C01F0A">
        <w:rPr>
          <w:rStyle w:val="StyleUnderline"/>
        </w:rPr>
        <w:t xml:space="preserve">This assessment is a product of the Department’s ongoing mission to facilitate coordination and collaboration on forensic science within the Department, across the federal government, and with state, local and tribal entities. </w:t>
      </w:r>
    </w:p>
    <w:p w14:paraId="2B675843" w14:textId="77777777" w:rsidR="00007DF1" w:rsidRDefault="00007DF1" w:rsidP="00007DF1"/>
    <w:p w14:paraId="36B1CD92" w14:textId="77777777" w:rsidR="00007DF1" w:rsidRPr="00BC4B97" w:rsidRDefault="00007DF1" w:rsidP="00007DF1">
      <w:pPr>
        <w:pStyle w:val="Heading4"/>
      </w:pPr>
      <w:r>
        <w:lastRenderedPageBreak/>
        <w:t>The Department of Justice granted the area of forensics science $145 million</w:t>
      </w:r>
    </w:p>
    <w:p w14:paraId="5E281B9A" w14:textId="77777777" w:rsidR="00007DF1" w:rsidRDefault="00007DF1" w:rsidP="00007DF1">
      <w:r w:rsidRPr="00BC4B97">
        <w:rPr>
          <w:rStyle w:val="Style13ptBold"/>
        </w:rPr>
        <w:t>Department of Justice</w:t>
      </w:r>
      <w:r>
        <w:rPr>
          <w:rStyle w:val="Style13ptBold"/>
        </w:rPr>
        <w:t xml:space="preserve"> </w:t>
      </w:r>
      <w:r w:rsidRPr="00BC4B97">
        <w:rPr>
          <w:rStyle w:val="Style13ptBold"/>
        </w:rPr>
        <w:t>Office of Justice Programs</w:t>
      </w:r>
      <w:r>
        <w:rPr>
          <w:rStyle w:val="Style13ptBold"/>
        </w:rPr>
        <w:t xml:space="preserve">, </w:t>
      </w:r>
      <w:r w:rsidRPr="00BC4B97">
        <w:rPr>
          <w:rStyle w:val="Style13ptBold"/>
        </w:rPr>
        <w:t>20</w:t>
      </w:r>
      <w:r>
        <w:t xml:space="preserve"> </w:t>
      </w:r>
    </w:p>
    <w:p w14:paraId="43B7BA50" w14:textId="77777777" w:rsidR="00007DF1" w:rsidRPr="00BC4B97" w:rsidRDefault="00007DF1" w:rsidP="00007DF1">
      <w:r>
        <w:t>(</w:t>
      </w:r>
      <w:r w:rsidRPr="00BC4B97">
        <w:t xml:space="preserve">Office of Justice Programs, 1-16-20, </w:t>
      </w:r>
      <w:r>
        <w:t xml:space="preserve">Office of Justice Programs, </w:t>
      </w:r>
      <w:r w:rsidRPr="00BC4B97">
        <w:t>"Blog: Justice Department Awards $145 Million to Advance Forensic Science,"</w:t>
      </w:r>
      <w:r>
        <w:t xml:space="preserve"> </w:t>
      </w:r>
      <w:hyperlink r:id="rId77" w:history="1">
        <w:r w:rsidRPr="00F16B9C">
          <w:rPr>
            <w:rStyle w:val="Hyperlink"/>
          </w:rPr>
          <w:t>https://www.ojp.gov/news/ojp-blogs/2020-ojp-blogs/blog-justice-department-awards-145-million-advance-forensic-science ACCESSED 7-6-2020</w:t>
        </w:r>
      </w:hyperlink>
      <w:r>
        <w:t xml:space="preserve"> BN)</w:t>
      </w:r>
    </w:p>
    <w:p w14:paraId="7A7360F5" w14:textId="77777777" w:rsidR="00007DF1" w:rsidRPr="00BC4B97" w:rsidRDefault="00007DF1" w:rsidP="00007DF1">
      <w:pPr>
        <w:rPr>
          <w:rStyle w:val="StyleUnderline"/>
        </w:rPr>
      </w:pPr>
      <w:r w:rsidRPr="00BC4B97">
        <w:t>WASHINGTON, DC –</w:t>
      </w:r>
      <w:r w:rsidRPr="00BC4B97">
        <w:rPr>
          <w:rStyle w:val="StyleUnderline"/>
        </w:rPr>
        <w:t xml:space="preserve"> The Justice Department's Office of Justice Programs today awarded grants totaling more than $145 million to fund crime laboratories, decrease DNA backlogs, support basic and applied forensic research, and help law enforcement identify missing persons.</w:t>
      </w:r>
    </w:p>
    <w:p w14:paraId="375B854D" w14:textId="77777777" w:rsidR="00007DF1" w:rsidRPr="00BC4B97" w:rsidRDefault="00007DF1" w:rsidP="00007DF1">
      <w:pPr>
        <w:rPr>
          <w:rStyle w:val="StyleUnderline"/>
        </w:rPr>
      </w:pPr>
      <w:r w:rsidRPr="00BC4B97">
        <w:rPr>
          <w:rStyle w:val="StyleUnderline"/>
        </w:rPr>
        <w:t>"The Department is committed to improving and investing in forensic science because it plays a vital role in providing indisputable and scientifically based information that protects our communities</w:t>
      </w:r>
      <w:r w:rsidRPr="00BC4B97">
        <w:t>," said OJP Principal Deputy Assistant Attorney General Katharine T. Sullivan</w:t>
      </w:r>
      <w:r w:rsidRPr="00BC4B97">
        <w:rPr>
          <w:rStyle w:val="StyleUnderline"/>
        </w:rPr>
        <w:t>. "We will continue to fund forensic science advances that enable law enforcement and prosecutors to draw conclusions from physical evidence found at crime scenes."</w:t>
      </w:r>
    </w:p>
    <w:p w14:paraId="4D159CD6" w14:textId="77777777" w:rsidR="00007DF1" w:rsidRPr="00BC4B97" w:rsidRDefault="00007DF1" w:rsidP="00007DF1">
      <w:pPr>
        <w:rPr>
          <w:rStyle w:val="StyleUnderline"/>
        </w:rPr>
      </w:pPr>
      <w:r w:rsidRPr="00BC4B97">
        <w:rPr>
          <w:rStyle w:val="StyleUnderline"/>
        </w:rPr>
        <w:t>Through the DNA Capacity Enhancement and Backlog Reduction Program, NIJ is awarding more than $78 million to state and local jurisdictions to process, record, screen and analyze DNA evidence and to enhance the ability of crime labs to process evidence. This ultimately helps reduce the number of forensic DNA database samples awaiting analysis, prevents additional DNA backlogs and helps solve crimes.</w:t>
      </w:r>
    </w:p>
    <w:p w14:paraId="512E8A9E" w14:textId="77777777" w:rsidR="00007DF1" w:rsidRPr="00BC4B97" w:rsidRDefault="00007DF1" w:rsidP="00007DF1">
      <w:pPr>
        <w:rPr>
          <w:rStyle w:val="StyleUnderline"/>
        </w:rPr>
      </w:pPr>
      <w:r w:rsidRPr="00BC4B97">
        <w:rPr>
          <w:rStyle w:val="StyleUnderline"/>
        </w:rPr>
        <w:t>NIJ is also making 41 awards totaling $18.7 million to the Research and Development in Forensic Science for Criminal Justice Purposes program, which directs the findings of scientific research toward the development of accurate, cost-effective and rapid methods for identifying, analyzing and interpreting physical evidence.</w:t>
      </w:r>
    </w:p>
    <w:p w14:paraId="0188B72E" w14:textId="77777777" w:rsidR="00007DF1" w:rsidRPr="00BC4B97" w:rsidRDefault="00007DF1" w:rsidP="00007DF1">
      <w:pPr>
        <w:rPr>
          <w:rStyle w:val="StyleUnderline"/>
        </w:rPr>
      </w:pPr>
      <w:r w:rsidRPr="00BC4B97">
        <w:rPr>
          <w:rStyle w:val="StyleUnderline"/>
        </w:rPr>
        <w:t xml:space="preserve">Nearly $1.9 million will support the Research and Evaluation for the Testing and Interpretation of Physical Evidence in Publicly Funded Forensic Laboratories. These funds will impact laboratory efficiency by providing efficient, accurate, </w:t>
      </w:r>
      <w:proofErr w:type="gramStart"/>
      <w:r w:rsidRPr="00BC4B97">
        <w:rPr>
          <w:rStyle w:val="StyleUnderline"/>
        </w:rPr>
        <w:t>reliable</w:t>
      </w:r>
      <w:proofErr w:type="gramEnd"/>
      <w:r w:rsidRPr="00BC4B97">
        <w:rPr>
          <w:rStyle w:val="StyleUnderline"/>
        </w:rPr>
        <w:t xml:space="preserve"> and cost-effective methods for the identification, analysis and interpretation of physical evidence.</w:t>
      </w:r>
    </w:p>
    <w:p w14:paraId="74E802C6" w14:textId="77777777" w:rsidR="00007DF1" w:rsidRPr="00BC4B97" w:rsidRDefault="00007DF1" w:rsidP="00007DF1">
      <w:pPr>
        <w:rPr>
          <w:rStyle w:val="StyleUnderline"/>
        </w:rPr>
      </w:pPr>
      <w:r w:rsidRPr="00BC4B97">
        <w:rPr>
          <w:rStyle w:val="StyleUnderline"/>
        </w:rPr>
        <w:t xml:space="preserve">Complementing these efforts, the Paul Coverdell Forensic Science Improvement Grants Program is awarding a total of $27.3 through the program's formula ($23.2 million) and competitive ($4.1 million) solicitations. The awards help </w:t>
      </w:r>
      <w:proofErr w:type="gramStart"/>
      <w:r w:rsidRPr="00BC4B97">
        <w:rPr>
          <w:rStyle w:val="StyleUnderline"/>
        </w:rPr>
        <w:t>states</w:t>
      </w:r>
      <w:proofErr w:type="gramEnd"/>
      <w:r w:rsidRPr="00BC4B97">
        <w:rPr>
          <w:rStyle w:val="StyleUnderline"/>
        </w:rPr>
        <w:t xml:space="preserve"> and local governments improve the quality and timeliness of forensic services provided by crime laboratories and medical examiner and coroners' offices. Funding will go toward eliminating backlogs and employing and training laboratory personnel and death investigators.</w:t>
      </w:r>
    </w:p>
    <w:p w14:paraId="03BF6670" w14:textId="77777777" w:rsidR="00007DF1" w:rsidRPr="00BC4B97" w:rsidRDefault="00007DF1" w:rsidP="00007DF1">
      <w:pPr>
        <w:rPr>
          <w:rStyle w:val="StyleUnderline"/>
        </w:rPr>
      </w:pPr>
      <w:r w:rsidRPr="00BC4B97">
        <w:rPr>
          <w:rStyle w:val="StyleUnderline"/>
        </w:rPr>
        <w:t>$5.5 million will fund the National Missing and Unidentified Persons System (NamUs), a national centralized repository and resource center for missing persons and unidentified decedents. The University of North Texas Health Science Center will use the grant to support daily operations of NamUs, along with enhancements and software upgrades to the system.</w:t>
      </w:r>
    </w:p>
    <w:p w14:paraId="60C9831E" w14:textId="77777777" w:rsidR="00007DF1" w:rsidRPr="00BC4B97" w:rsidRDefault="00007DF1" w:rsidP="00007DF1">
      <w:pPr>
        <w:rPr>
          <w:rStyle w:val="StyleUnderline"/>
        </w:rPr>
      </w:pPr>
      <w:r w:rsidRPr="00BC4B97">
        <w:rPr>
          <w:rStyle w:val="StyleUnderline"/>
        </w:rPr>
        <w:t>NIJ will fund the Postconviction Testing of DNA Evidence with more than $5.4 million to help defray costs associated with identifying and reviewing post-conviction cases to help overturn wrongful convictions.</w:t>
      </w:r>
    </w:p>
    <w:p w14:paraId="2DB80B16" w14:textId="77777777" w:rsidR="00007DF1" w:rsidRPr="00BC4B97" w:rsidRDefault="00007DF1" w:rsidP="00007DF1">
      <w:pPr>
        <w:rPr>
          <w:rStyle w:val="StyleUnderline"/>
        </w:rPr>
      </w:pPr>
      <w:r w:rsidRPr="00BC4B97">
        <w:rPr>
          <w:rStyle w:val="StyleUnderline"/>
        </w:rPr>
        <w:lastRenderedPageBreak/>
        <w:t xml:space="preserve">More than $5 million was awarded to RTI International to support the Forensic Technology Center of Excellence to provide testing, </w:t>
      </w:r>
      <w:proofErr w:type="gramStart"/>
      <w:r w:rsidRPr="00BC4B97">
        <w:rPr>
          <w:rStyle w:val="StyleUnderline"/>
        </w:rPr>
        <w:t>evaluation</w:t>
      </w:r>
      <w:proofErr w:type="gramEnd"/>
      <w:r w:rsidRPr="00BC4B97">
        <w:rPr>
          <w:rStyle w:val="StyleUnderline"/>
        </w:rPr>
        <w:t xml:space="preserve"> and technology assistance to help crime laboratories, forensic service providers and law enforcement combat crime.</w:t>
      </w:r>
    </w:p>
    <w:p w14:paraId="088E2822" w14:textId="77777777" w:rsidR="00007DF1" w:rsidRPr="00BC4B97" w:rsidRDefault="00007DF1" w:rsidP="00007DF1">
      <w:pPr>
        <w:rPr>
          <w:rStyle w:val="StyleUnderline"/>
        </w:rPr>
      </w:pPr>
      <w:r w:rsidRPr="00BC4B97">
        <w:rPr>
          <w:rStyle w:val="StyleUnderline"/>
        </w:rPr>
        <w:t>Nearly $1 million in NIJ funding will be used for the Prosecuting Cold Cases using DNA and other Forensic Technologies grant. This program funds the prosecution and reduction of violent crime cold cases.</w:t>
      </w:r>
    </w:p>
    <w:p w14:paraId="50A64B5C" w14:textId="77777777" w:rsidR="00007DF1" w:rsidRPr="000C1811" w:rsidRDefault="00007DF1" w:rsidP="00007DF1">
      <w:pPr>
        <w:pStyle w:val="Heading3"/>
      </w:pPr>
      <w:r w:rsidRPr="000C1811">
        <w:lastRenderedPageBreak/>
        <w:t>No Solvency – Commission Failed</w:t>
      </w:r>
    </w:p>
    <w:p w14:paraId="16A5EC4E" w14:textId="77777777" w:rsidR="00007DF1" w:rsidRDefault="00007DF1" w:rsidP="00007DF1"/>
    <w:p w14:paraId="766724AE" w14:textId="77777777" w:rsidR="00007DF1" w:rsidRPr="000C1811" w:rsidRDefault="00007DF1" w:rsidP="00007DF1">
      <w:pPr>
        <w:pStyle w:val="Heading4"/>
      </w:pPr>
      <w:r w:rsidRPr="000C1811">
        <w:t xml:space="preserve">No solvency – The commission empirically </w:t>
      </w:r>
      <w:proofErr w:type="gramStart"/>
      <w:r w:rsidRPr="000C1811">
        <w:t>can’t</w:t>
      </w:r>
      <w:proofErr w:type="gramEnd"/>
      <w:r w:rsidRPr="000C1811">
        <w:t xml:space="preserve"> solve for issues surrounding forensic science – not enough power to scientists</w:t>
      </w:r>
    </w:p>
    <w:p w14:paraId="6DF717D3" w14:textId="77777777" w:rsidR="00007DF1" w:rsidRDefault="00007DF1" w:rsidP="00007DF1">
      <w:r>
        <w:rPr>
          <w:rStyle w:val="Style13ptBold"/>
        </w:rPr>
        <w:t>Ellis, Wired staff writer, 17</w:t>
      </w:r>
      <w:r>
        <w:t xml:space="preserve"> </w:t>
      </w:r>
    </w:p>
    <w:p w14:paraId="3B59FA28" w14:textId="77777777" w:rsidR="00007DF1" w:rsidRDefault="00007DF1" w:rsidP="00007DF1">
      <w:r>
        <w:t>[Emma Grey, 4-14-17, Wired, “The War Over Forensic Science Started Well Before Jeff Sessions,” https://www.wired.com/2017/04/war-forensic-science-started-well-jeff-sessions/, accessed 7-6-20, JL]</w:t>
      </w:r>
    </w:p>
    <w:p w14:paraId="05DE97CB" w14:textId="77777777" w:rsidR="00007DF1" w:rsidRDefault="00007DF1" w:rsidP="00007DF1">
      <w:pPr>
        <w:rPr>
          <w:u w:val="single"/>
        </w:rPr>
      </w:pPr>
      <w:r>
        <w:rPr>
          <w:u w:val="single"/>
        </w:rPr>
        <w:t xml:space="preserve">The commission's problems mirrored those of forensic science at large: too many cooks, and too few of them graduates of culinary school. </w:t>
      </w:r>
      <w:r>
        <w:rPr>
          <w:rStyle w:val="Emphasis"/>
        </w:rPr>
        <w:t>Only about a third of its 37 members were forensic scientists</w:t>
      </w:r>
      <w:r>
        <w:rPr>
          <w:u w:val="single"/>
        </w:rPr>
        <w:t>, and the lawyers outnumbered them. Law enforcement officers and scientists in other fields split the remaining seats. Everyone's priorities conflicted, and no one could reach a consensus on what to fix or how.</w:t>
      </w:r>
    </w:p>
    <w:p w14:paraId="4771F042" w14:textId="77777777" w:rsidR="00007DF1" w:rsidRDefault="00007DF1" w:rsidP="00007DF1">
      <w:pPr>
        <w:rPr>
          <w:u w:val="single"/>
        </w:rPr>
      </w:pPr>
      <w:r>
        <w:t xml:space="preserve">This </w:t>
      </w:r>
      <w:proofErr w:type="gramStart"/>
      <w:r>
        <w:t>isn't</w:t>
      </w:r>
      <w:proofErr w:type="gramEnd"/>
      <w:r>
        <w:t xml:space="preserve"> a problem cops and lawyers working with chemists, physicists and other "pure" scientists can crack. </w:t>
      </w:r>
      <w:r>
        <w:rPr>
          <w:u w:val="single"/>
        </w:rPr>
        <w:t>Everyone sees only their part of the process, and the other side's shortcomings. Only forensic scientists with a deep understanding of science and the law can do the rigorous work needed to ensure the field meets the standards of science.</w:t>
      </w:r>
    </w:p>
    <w:p w14:paraId="791ADF93" w14:textId="77777777" w:rsidR="00007DF1" w:rsidRDefault="00007DF1" w:rsidP="00007DF1">
      <w:r>
        <w:t>Practice vs. Pure Science</w:t>
      </w:r>
    </w:p>
    <w:p w14:paraId="1700152C" w14:textId="77777777" w:rsidR="00007DF1" w:rsidRDefault="00007DF1" w:rsidP="00007DF1">
      <w:pPr>
        <w:rPr>
          <w:u w:val="single"/>
        </w:rPr>
      </w:pPr>
      <w:r>
        <w:t xml:space="preserve">Forensic science started at about the time of the Enlightenment, with the sort of police work you might associate with Sherlock Holmes. All these years later, </w:t>
      </w:r>
      <w:r>
        <w:rPr>
          <w:u w:val="single"/>
        </w:rPr>
        <w:t xml:space="preserve">the field </w:t>
      </w:r>
      <w:proofErr w:type="gramStart"/>
      <w:r>
        <w:rPr>
          <w:u w:val="single"/>
        </w:rPr>
        <w:t>still remains</w:t>
      </w:r>
      <w:proofErr w:type="gramEnd"/>
      <w:r>
        <w:rPr>
          <w:u w:val="single"/>
        </w:rPr>
        <w:t xml:space="preserve"> heavily dependent upon, and influenced by, the cops and detectives gathering evidence at the crime scene. "If somebody didn’t do a good job collecting, it's lost and gone forever,"</w:t>
      </w:r>
      <w:r>
        <w:t xml:space="preserve"> says Peter De Forest, a forensic scientist at the John Jay College of Criminal Justice. </w:t>
      </w:r>
      <w:r>
        <w:rPr>
          <w:u w:val="single"/>
        </w:rPr>
        <w:t>Even if collection goes well, lab technicians might process samples incorrectly, or misinterpret the results due to confirmation bias. According to the Innocence Project, mistakes by lab technicians account for 46 percent of all convictions that are tossed because of improper DNA analysis.</w:t>
      </w:r>
    </w:p>
    <w:p w14:paraId="7938FBBE" w14:textId="77777777" w:rsidR="00007DF1" w:rsidRDefault="00007DF1" w:rsidP="00007DF1">
      <w:pPr>
        <w:rPr>
          <w:u w:val="single"/>
        </w:rPr>
      </w:pPr>
      <w:r>
        <w:t xml:space="preserve">This should come as little surprise. </w:t>
      </w:r>
      <w:r>
        <w:rPr>
          <w:u w:val="single"/>
        </w:rPr>
        <w:t xml:space="preserve">Although many forensic scientists have backgrounds in science and experience in the lab, </w:t>
      </w:r>
      <w:r>
        <w:rPr>
          <w:rStyle w:val="Emphasis"/>
        </w:rPr>
        <w:t>many more are technicians without specific subject-area backgrounds</w:t>
      </w:r>
      <w:r>
        <w:rPr>
          <w:u w:val="single"/>
        </w:rPr>
        <w:t xml:space="preserve">. And when people who </w:t>
      </w:r>
      <w:proofErr w:type="gramStart"/>
      <w:r>
        <w:rPr>
          <w:u w:val="single"/>
        </w:rPr>
        <w:t>aren't</w:t>
      </w:r>
      <w:proofErr w:type="gramEnd"/>
      <w:r>
        <w:rPr>
          <w:u w:val="single"/>
        </w:rPr>
        <w:t xml:space="preserve"> scientists do science, they inevitably make a mistake. The solution is making sure technicians have a background in the relevant field—something De Forest specifically recommended. That </w:t>
      </w:r>
      <w:proofErr w:type="gramStart"/>
      <w:r>
        <w:rPr>
          <w:u w:val="single"/>
        </w:rPr>
        <w:t>didn't</w:t>
      </w:r>
      <w:proofErr w:type="gramEnd"/>
      <w:r>
        <w:rPr>
          <w:u w:val="single"/>
        </w:rPr>
        <w:t xml:space="preserve"> go over well. "People on the commission feel threatened because many of them aren't scientists either," he says. "They're lawyers or law enforcement. But this is one of the most scientifically demanding things you can do."</w:t>
      </w:r>
    </w:p>
    <w:p w14:paraId="1A1EA229" w14:textId="77777777" w:rsidR="00007DF1" w:rsidRDefault="00007DF1" w:rsidP="00007DF1">
      <w:r>
        <w:t xml:space="preserve">Still, you </w:t>
      </w:r>
      <w:proofErr w:type="gramStart"/>
      <w:r>
        <w:t>can't</w:t>
      </w:r>
      <w:proofErr w:type="gramEnd"/>
      <w:r>
        <w:t xml:space="preserve"> simply bring a scientist out of a laboratory into a crime scene. </w:t>
      </w:r>
      <w:r>
        <w:rPr>
          <w:u w:val="single"/>
        </w:rPr>
        <w:t xml:space="preserve">Although training or in specific scientific fields might improve, say, DNA testing or bite mark analysis, scientists with the relevant experience are used to working in controlled conditions. Some of their best practices simply </w:t>
      </w:r>
      <w:proofErr w:type="gramStart"/>
      <w:r>
        <w:rPr>
          <w:u w:val="single"/>
        </w:rPr>
        <w:t>won't</w:t>
      </w:r>
      <w:proofErr w:type="gramEnd"/>
      <w:r>
        <w:rPr>
          <w:u w:val="single"/>
        </w:rPr>
        <w:t xml:space="preserve"> apply when drawing samples from a floater pulled out of the East River. </w:t>
      </w:r>
      <w:r>
        <w:t xml:space="preserve">This lack of field experience may have made some of the committee members drawn from the pure sciences unsympathetic to the </w:t>
      </w:r>
      <w:proofErr w:type="gramStart"/>
      <w:r>
        <w:t>pressures</w:t>
      </w:r>
      <w:proofErr w:type="gramEnd"/>
      <w:r>
        <w:t xml:space="preserve"> forensic scientists face.</w:t>
      </w:r>
    </w:p>
    <w:p w14:paraId="243FB55F" w14:textId="77777777" w:rsidR="00007DF1" w:rsidRDefault="00007DF1" w:rsidP="00007DF1">
      <w:pPr>
        <w:rPr>
          <w:u w:val="single"/>
        </w:rPr>
      </w:pPr>
      <w:r>
        <w:lastRenderedPageBreak/>
        <w:t xml:space="preserve">And some of the lack of rigor those scientists see among forensic scientists can be attributed to lawyerly spin. </w:t>
      </w:r>
      <w:r>
        <w:rPr>
          <w:u w:val="single"/>
        </w:rPr>
        <w:t xml:space="preserve">"When we go to court, </w:t>
      </w:r>
      <w:proofErr w:type="gramStart"/>
      <w:r>
        <w:rPr>
          <w:u w:val="single"/>
        </w:rPr>
        <w:t>lawyers</w:t>
      </w:r>
      <w:proofErr w:type="gramEnd"/>
      <w:r>
        <w:rPr>
          <w:u w:val="single"/>
        </w:rPr>
        <w:t xml:space="preserve"> pressure us to go beyond yes and no answers," says Henry Lee, a forensic scientist and director of the Henry C Lee Institute of Forensic Science at the University of New Haven. "Forensic scientists should have higher ethical standards, but the courts should know science isn't black and white."</w:t>
      </w:r>
    </w:p>
    <w:p w14:paraId="3B1DB303" w14:textId="77777777" w:rsidR="00007DF1" w:rsidRDefault="00007DF1" w:rsidP="00007DF1">
      <w:r>
        <w:t xml:space="preserve">Nor is it always helpful, says a forensic scientist who did not want to be named for fear of professional retaliation. </w:t>
      </w:r>
      <w:r>
        <w:rPr>
          <w:u w:val="single"/>
        </w:rPr>
        <w:t xml:space="preserve">He said the commission recommended that even forensic laboratories that analyze computers and such adhere to the same practices and standards as labs that do blood work. But pornographic images and financial records are not a biohazard. </w:t>
      </w:r>
      <w:r>
        <w:rPr>
          <w:rStyle w:val="Emphasis"/>
        </w:rPr>
        <w:t>Holding all labs to such rigorous standards wastes time and money</w:t>
      </w:r>
      <w:r>
        <w:rPr>
          <w:u w:val="single"/>
        </w:rPr>
        <w:t>, the forensic scientist said. "Some of the things they recommended were ill informed," he says.</w:t>
      </w:r>
    </w:p>
    <w:p w14:paraId="7D694816" w14:textId="77777777" w:rsidR="00007DF1" w:rsidRDefault="00007DF1" w:rsidP="00007DF1">
      <w:pPr>
        <w:rPr>
          <w:u w:val="single"/>
        </w:rPr>
      </w:pPr>
      <w:r>
        <w:rPr>
          <w:u w:val="single"/>
        </w:rPr>
        <w:t xml:space="preserve">Forensic science is the child of a bad marriage between pure science and law enforcement—two fields that </w:t>
      </w:r>
      <w:proofErr w:type="gramStart"/>
      <w:r>
        <w:rPr>
          <w:u w:val="single"/>
        </w:rPr>
        <w:t>don't</w:t>
      </w:r>
      <w:proofErr w:type="gramEnd"/>
      <w:r>
        <w:rPr>
          <w:u w:val="single"/>
        </w:rPr>
        <w:t xml:space="preserve"> understand each other, or the problems facing the field. "Forensic science, especially things like fingerprint and tireprint matching, have been under the thumb of non-science law enforcement personnel,"</w:t>
      </w:r>
      <w:r>
        <w:t xml:space="preserve"> says Ralph Ristenbatt, a forensic scientist at Pennsylvania State University. </w:t>
      </w:r>
      <w:r>
        <w:rPr>
          <w:u w:val="single"/>
        </w:rPr>
        <w:t>"And the government's answer is this commission—to allow them to continue to dictate how things get done."</w:t>
      </w:r>
    </w:p>
    <w:p w14:paraId="4AFF7791" w14:textId="77777777" w:rsidR="00007DF1" w:rsidRDefault="00007DF1" w:rsidP="00007DF1">
      <w:pPr>
        <w:rPr>
          <w:u w:val="single"/>
        </w:rPr>
      </w:pPr>
      <w:r>
        <w:rPr>
          <w:u w:val="single"/>
        </w:rPr>
        <w:t xml:space="preserve">Sessions' decision not to renew the National Commission on Forensic Science will not break forensic science. It was already broken. The commission </w:t>
      </w:r>
      <w:proofErr w:type="gramStart"/>
      <w:r>
        <w:rPr>
          <w:u w:val="single"/>
        </w:rPr>
        <w:t>couldn't</w:t>
      </w:r>
      <w:proofErr w:type="gramEnd"/>
      <w:r>
        <w:rPr>
          <w:u w:val="single"/>
        </w:rPr>
        <w:t xml:space="preserve"> fix the problems plaguing forensic science because it shared them. The only way to fix forensic science is for the cops and the lawyers and the pure scientists to step aside and let the forensic scientists who know their field bring it the scientific rigor, and practical flexibility, they need to do the job.</w:t>
      </w:r>
    </w:p>
    <w:p w14:paraId="459ACE04" w14:textId="77777777" w:rsidR="00007DF1" w:rsidRDefault="00007DF1" w:rsidP="00007DF1">
      <w:pPr>
        <w:rPr>
          <w:u w:val="single"/>
        </w:rPr>
      </w:pPr>
    </w:p>
    <w:p w14:paraId="5EDE4F36" w14:textId="77777777" w:rsidR="00007DF1" w:rsidRDefault="00007DF1" w:rsidP="00007DF1">
      <w:pPr>
        <w:pStyle w:val="Heading3"/>
      </w:pPr>
      <w:r>
        <w:lastRenderedPageBreak/>
        <w:t>No Solvency – Federal Oversight Fails</w:t>
      </w:r>
    </w:p>
    <w:p w14:paraId="1191A9B4" w14:textId="77777777" w:rsidR="00007DF1" w:rsidRPr="009E2FC9" w:rsidRDefault="00007DF1" w:rsidP="00007DF1">
      <w:pPr>
        <w:pStyle w:val="Heading4"/>
        <w:rPr>
          <w:rFonts w:ascii="Times New Roman" w:hAnsi="Times New Roman" w:cs="Times New Roman"/>
        </w:rPr>
      </w:pPr>
      <w:r w:rsidRPr="009E2FC9">
        <w:rPr>
          <w:rFonts w:ascii="Times New Roman" w:hAnsi="Times New Roman" w:cs="Times New Roman"/>
        </w:rPr>
        <w:t>Federal oversight fails – no focus on evidence procurement or geographic resources</w:t>
      </w:r>
    </w:p>
    <w:p w14:paraId="1C282520" w14:textId="77777777" w:rsidR="00007DF1" w:rsidRPr="009E2FC9" w:rsidRDefault="00007DF1" w:rsidP="00007DF1">
      <w:pPr>
        <w:rPr>
          <w:rFonts w:ascii="Times New Roman" w:hAnsi="Times New Roman" w:cs="Times New Roman"/>
          <w:b/>
        </w:rPr>
      </w:pPr>
      <w:r w:rsidRPr="009E2FC9">
        <w:rPr>
          <w:rFonts w:ascii="Times New Roman" w:hAnsi="Times New Roman" w:cs="Times New Roman"/>
          <w:b/>
        </w:rPr>
        <w:t>Laurin, Assistant Law Professor at Texas University, 13</w:t>
      </w:r>
    </w:p>
    <w:p w14:paraId="4B250215"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[Jennifer, 9/23/12, Texas Law Review, “Remapping the Path Forward: Toward a Systemic View of Forensic Science Reform and Oversight”, HeinOnline, Vol. 91, No. 5, p. 1112-1113, accessed 7/6/20, MZK]</w:t>
      </w:r>
    </w:p>
    <w:p w14:paraId="65CDC814" w14:textId="77777777" w:rsidR="00007DF1" w:rsidRPr="009E2FC9" w:rsidRDefault="00007DF1" w:rsidP="00007DF1">
      <w:pPr>
        <w:rPr>
          <w:rFonts w:ascii="Times New Roman" w:hAnsi="Times New Roman" w:cs="Times New Roman"/>
          <w:u w:val="single"/>
        </w:rPr>
      </w:pPr>
      <w:r w:rsidRPr="009E2FC9">
        <w:rPr>
          <w:rFonts w:ascii="Times New Roman" w:hAnsi="Times New Roman" w:cs="Times New Roman"/>
        </w:rPr>
        <w:t>Oversight. -</w:t>
      </w:r>
      <w:r w:rsidRPr="009E2FC9">
        <w:rPr>
          <w:rFonts w:ascii="Times New Roman" w:hAnsi="Times New Roman" w:cs="Times New Roman"/>
          <w:u w:val="single"/>
        </w:rPr>
        <w:t>In proposing the formation of NIFS to oversee forensic science at the national level, the NAS Report ran head-on into a long-entrenched resistance from the law enforcement and forensic science communities</w:t>
      </w:r>
      <w:r w:rsidRPr="009E2FC9">
        <w:rPr>
          <w:rFonts w:ascii="Times New Roman" w:hAnsi="Times New Roman" w:cs="Times New Roman"/>
        </w:rPr>
        <w:t xml:space="preserve"> alike to outside regulation of the field.279 Perhaps the only proposal that would garner more opposition would be oversight of law enforcement and prosecutors themselves. And yet, to a certain extent, the logical takeaway from Part II is that </w:t>
      </w:r>
      <w:r w:rsidRPr="009E2FC9">
        <w:rPr>
          <w:rFonts w:ascii="Times New Roman" w:hAnsi="Times New Roman" w:cs="Times New Roman"/>
          <w:u w:val="single"/>
        </w:rPr>
        <w:t>the actions of those critical players in the production and use of forensic science cannot be immune from scrutiny if the goal of enhancing the contributions of scientific evidence is to be taken seriously.</w:t>
      </w:r>
    </w:p>
    <w:p w14:paraId="2281890D"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 xml:space="preserve">From the standpoint of the systemic view advanced by this Article, </w:t>
      </w:r>
      <w:r w:rsidRPr="009E2FC9">
        <w:rPr>
          <w:rFonts w:ascii="Times New Roman" w:hAnsi="Times New Roman" w:cs="Times New Roman"/>
          <w:u w:val="single"/>
        </w:rPr>
        <w:t>the proposed NIFS (and its apparent, at least partial embodiment in the recently announced National Commission on Forensic Science)</w:t>
      </w:r>
      <w:r w:rsidRPr="009E2FC9">
        <w:rPr>
          <w:rFonts w:ascii="Times New Roman" w:hAnsi="Times New Roman" w:cs="Times New Roman"/>
        </w:rPr>
        <w:t xml:space="preserve"> 280 </w:t>
      </w:r>
      <w:r w:rsidRPr="009E2FC9">
        <w:rPr>
          <w:rFonts w:ascii="Times New Roman" w:hAnsi="Times New Roman" w:cs="Times New Roman"/>
          <w:u w:val="single"/>
        </w:rPr>
        <w:t>suffers from two deficiencies. The first is substantive.</w:t>
      </w:r>
      <w:r w:rsidRPr="009E2FC9">
        <w:rPr>
          <w:rFonts w:ascii="Times New Roman" w:hAnsi="Times New Roman" w:cs="Times New Roman"/>
        </w:rPr>
        <w:t xml:space="preserve"> </w:t>
      </w:r>
      <w:r w:rsidRPr="009E2FC9">
        <w:rPr>
          <w:rFonts w:ascii="Times New Roman" w:hAnsi="Times New Roman" w:cs="Times New Roman"/>
          <w:u w:val="single"/>
        </w:rPr>
        <w:t xml:space="preserve">Oversight in the form of research, standard setting, and training that focuses on laboratory-level concerns </w:t>
      </w:r>
      <w:r w:rsidRPr="009E2FC9">
        <w:rPr>
          <w:rFonts w:ascii="Times New Roman" w:hAnsi="Times New Roman" w:cs="Times New Roman"/>
        </w:rPr>
        <w:t xml:space="preserve">and excludes questions of evidence procurement and usage </w:t>
      </w:r>
      <w:r w:rsidRPr="009E2FC9">
        <w:rPr>
          <w:rFonts w:ascii="Times New Roman" w:hAnsi="Times New Roman" w:cs="Times New Roman"/>
          <w:u w:val="single"/>
        </w:rPr>
        <w:t>will miss, and may confound, dynamics that are critical in ensuring that scientific evidence makes positive contributions to the criminal justice system.</w:t>
      </w:r>
      <w:r w:rsidRPr="009E2FC9">
        <w:rPr>
          <w:rFonts w:ascii="Times New Roman" w:hAnsi="Times New Roman" w:cs="Times New Roman"/>
        </w:rPr>
        <w:t xml:space="preserve"> While it is far too soon to render a verdict on the National Commission on Forensic Science, the announced scope of its mission-"enhancing quality assurance in forensic science units"-suggests the possibility that it might embody the very narrowest conception of what counts as forensic science oversight, taking the NAS Report's scope as a ceiling rather than a floor.281</w:t>
      </w:r>
    </w:p>
    <w:p w14:paraId="5E736CC5"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 xml:space="preserve">The second and related deficiency is structural. In service of the NAS Report's goals of standardization and uniformity, </w:t>
      </w:r>
      <w:r w:rsidRPr="009E2FC9">
        <w:rPr>
          <w:rFonts w:ascii="Times New Roman" w:hAnsi="Times New Roman" w:cs="Times New Roman"/>
          <w:u w:val="single"/>
        </w:rPr>
        <w:t>national oversight sacrifices geographic and professional footholds in the thousands of state and local jurisdictions where its standard setting will most often play out.</w:t>
      </w:r>
      <w:r w:rsidRPr="009E2FC9">
        <w:rPr>
          <w:rFonts w:ascii="Times New Roman" w:hAnsi="Times New Roman" w:cs="Times New Roman"/>
        </w:rPr>
        <w:t xml:space="preserve"> Indeed, as the Report acknowledges, "[o]versight of the forensic science community and medical examiner system will sweep broadly into areas of criminal investigation and prosecution" ;282 yet, by design, </w:t>
      </w:r>
      <w:r w:rsidRPr="009E2FC9">
        <w:rPr>
          <w:rFonts w:ascii="Times New Roman" w:hAnsi="Times New Roman" w:cs="Times New Roman"/>
          <w:u w:val="single"/>
        </w:rPr>
        <w:t xml:space="preserve">national oversight lacks a certain context sensitivity necessary for understanding much less overseeing or reforming the work of law enforcement. </w:t>
      </w:r>
      <w:r w:rsidRPr="009E2FC9">
        <w:rPr>
          <w:rFonts w:ascii="Times New Roman" w:hAnsi="Times New Roman" w:cs="Times New Roman"/>
        </w:rPr>
        <w:t>Consider evidence collection and preservation, for example, which is an important issue for forensic science oversight, but which is closely tied to issues of institutional organization, local practices, and even state law.283</w:t>
      </w:r>
    </w:p>
    <w:p w14:paraId="0D20B27D" w14:textId="77777777" w:rsidR="00007DF1" w:rsidRPr="001627A0" w:rsidRDefault="00007DF1" w:rsidP="00007DF1"/>
    <w:p w14:paraId="3A6C0E9F" w14:textId="77777777" w:rsidR="00007DF1" w:rsidRPr="00F91871" w:rsidRDefault="00007DF1" w:rsidP="00007DF1"/>
    <w:p w14:paraId="5E79BFDA" w14:textId="77777777" w:rsidR="00007DF1" w:rsidRPr="006B3222" w:rsidRDefault="00007DF1" w:rsidP="00007DF1">
      <w:pPr>
        <w:pStyle w:val="Heading3"/>
      </w:pPr>
      <w:r>
        <w:lastRenderedPageBreak/>
        <w:t>No Solvency – Scientific Thesis Wrong</w:t>
      </w:r>
    </w:p>
    <w:p w14:paraId="7FC20314" w14:textId="77777777" w:rsidR="00007DF1" w:rsidRDefault="00007DF1" w:rsidP="00007DF1">
      <w:pPr>
        <w:pStyle w:val="Heading4"/>
      </w:pPr>
      <w:r>
        <w:t>No Solvency - Forensic Science is based on the thesis level claim that evidence is distinctly individual – this claim is tautological and is based in flawed assumptions. The science is fundamentally bankrupt which means reforms are pointless.</w:t>
      </w:r>
    </w:p>
    <w:p w14:paraId="50FD2441" w14:textId="77777777" w:rsidR="00007DF1" w:rsidRDefault="00007DF1" w:rsidP="00007DF1">
      <w:pPr>
        <w:rPr>
          <w:rStyle w:val="Style13ptBold"/>
        </w:rPr>
      </w:pPr>
      <w:r>
        <w:rPr>
          <w:rStyle w:val="Style13ptBold"/>
        </w:rPr>
        <w:t>Cooley, Innocence Project staff attorney 07</w:t>
      </w:r>
    </w:p>
    <w:p w14:paraId="1A64B38C" w14:textId="77777777" w:rsidR="00007DF1" w:rsidRPr="00C60CC3" w:rsidRDefault="00007DF1" w:rsidP="00007DF1">
      <w:pPr>
        <w:rPr>
          <w:sz w:val="24"/>
          <w:szCs w:val="18"/>
        </w:rPr>
      </w:pPr>
      <w:r>
        <w:rPr>
          <w:rStyle w:val="Style13ptBold"/>
          <w:b w:val="0"/>
          <w:bCs w:val="0"/>
          <w:sz w:val="24"/>
          <w:szCs w:val="18"/>
        </w:rPr>
        <w:t xml:space="preserve">(Craig M., </w:t>
      </w:r>
      <w:r w:rsidRPr="00AC7419">
        <w:rPr>
          <w:rStyle w:val="ssit"/>
          <w:rFonts w:cs="Helvetica"/>
          <w:i/>
          <w:iCs/>
          <w:color w:val="373739"/>
          <w:sz w:val="24"/>
          <w:szCs w:val="24"/>
          <w:bdr w:val="none" w:sz="0" w:space="0" w:color="auto" w:frame="1"/>
          <w:shd w:val="clear" w:color="auto" w:fill="FFFFFF"/>
        </w:rPr>
        <w:t>George Mason University Civil Rights Law Journal, 17, </w:t>
      </w:r>
      <w:r w:rsidRPr="00AC7419">
        <w:rPr>
          <w:rFonts w:cs="Helvetica"/>
          <w:color w:val="373739"/>
          <w:sz w:val="24"/>
          <w:szCs w:val="24"/>
          <w:shd w:val="clear" w:color="auto" w:fill="FFFFFF"/>
        </w:rPr>
        <w:t>299</w:t>
      </w:r>
      <w:r>
        <w:rPr>
          <w:rFonts w:cs="Helvetica"/>
          <w:color w:val="373739"/>
          <w:sz w:val="21"/>
          <w:szCs w:val="21"/>
          <w:shd w:val="clear" w:color="auto" w:fill="FFFFFF"/>
        </w:rPr>
        <w:t>. </w:t>
      </w:r>
      <w:r>
        <w:rPr>
          <w:rStyle w:val="Style13ptBold"/>
          <w:b w:val="0"/>
          <w:bCs w:val="0"/>
          <w:sz w:val="24"/>
          <w:szCs w:val="18"/>
        </w:rPr>
        <w:t xml:space="preserve"> “FORENSIC SCIENCE AND CAPITAL PUNISHMENT REFORM: AN "INTELLECTUALLY HONEST" ASSESSMENT”, Spring 2007, Retrieved from Nexis Uni, accessed 6/25/20, zC)</w:t>
      </w:r>
    </w:p>
    <w:p w14:paraId="2448C4D9" w14:textId="77777777" w:rsidR="00007DF1" w:rsidRPr="00FE30C7" w:rsidRDefault="00007DF1" w:rsidP="00007DF1">
      <w:pPr>
        <w:rPr>
          <w:rStyle w:val="StyleUnderline"/>
        </w:rPr>
      </w:pPr>
      <w:r w:rsidRPr="00FE30C7">
        <w:rPr>
          <w:rStyle w:val="StyleUnderline"/>
        </w:rPr>
        <w:t>B. The Premises of Individuality: They Don't Add Up</w:t>
      </w:r>
    </w:p>
    <w:p w14:paraId="16B47B25" w14:textId="77777777" w:rsidR="00007DF1" w:rsidRDefault="00007DF1" w:rsidP="00007DF1">
      <w:pPr>
        <w:rPr>
          <w:sz w:val="24"/>
          <w:szCs w:val="18"/>
        </w:rPr>
      </w:pPr>
      <w:r w:rsidRPr="00FE30C7">
        <w:rPr>
          <w:rStyle w:val="StyleUnderline"/>
        </w:rPr>
        <w:t xml:space="preserve">Individuality depends on three assumptions. First, numerous forms of biological and physical entities exist in unique, one-of-a-kind fashion. Second, these entities </w:t>
      </w:r>
      <w:proofErr w:type="gramStart"/>
      <w:r w:rsidRPr="00FE30C7">
        <w:rPr>
          <w:rStyle w:val="StyleUnderline"/>
        </w:rPr>
        <w:t>are capable of leaving</w:t>
      </w:r>
      <w:proofErr w:type="gramEnd"/>
      <w:r w:rsidRPr="00FE30C7">
        <w:rPr>
          <w:rStyle w:val="StyleUnderline"/>
        </w:rPr>
        <w:t xml:space="preserve"> equally distinctive traces of themselves in any environment. Third, the techniques </w:t>
      </w:r>
      <w:proofErr w:type="gramStart"/>
      <w:r w:rsidRPr="00FE30C7">
        <w:rPr>
          <w:rStyle w:val="StyleUnderline"/>
        </w:rPr>
        <w:t>of  [</w:t>
      </w:r>
      <w:proofErr w:type="gramEnd"/>
      <w:r w:rsidRPr="00FE30C7">
        <w:rPr>
          <w:rStyle w:val="StyleUnderline"/>
        </w:rPr>
        <w:t>*341]  observation, measurement, and inference utilized by forensic examiners are adequate to link these traces back to the one and only object which produced them. 230 Each assumption is riddled with problems and shortcomings</w:t>
      </w:r>
      <w:r>
        <w:rPr>
          <w:sz w:val="24"/>
          <w:szCs w:val="18"/>
        </w:rPr>
        <w:t>.</w:t>
      </w:r>
    </w:p>
    <w:p w14:paraId="24E50AC4" w14:textId="77777777" w:rsidR="00007DF1" w:rsidRDefault="00007DF1" w:rsidP="00007DF1">
      <w:pPr>
        <w:rPr>
          <w:sz w:val="24"/>
          <w:szCs w:val="18"/>
        </w:rPr>
      </w:pPr>
      <w:r>
        <w:rPr>
          <w:sz w:val="24"/>
          <w:szCs w:val="18"/>
        </w:rPr>
        <w:t xml:space="preserve">1. The Uniqueness Claim: </w:t>
      </w:r>
      <w:r w:rsidRPr="00FE30C7">
        <w:rPr>
          <w:rStyle w:val="StyleUnderline"/>
        </w:rPr>
        <w:t>Uniqueness is Not a Legitimate Scientific Expectation</w:t>
      </w:r>
    </w:p>
    <w:p w14:paraId="01DAD042" w14:textId="77777777" w:rsidR="00007DF1" w:rsidRDefault="00007DF1" w:rsidP="00007DF1">
      <w:pPr>
        <w:rPr>
          <w:sz w:val="24"/>
          <w:szCs w:val="18"/>
        </w:rPr>
      </w:pPr>
      <w:r w:rsidRPr="00FE30C7">
        <w:rPr>
          <w:rStyle w:val="StyleUnderline"/>
        </w:rPr>
        <w:t>When skeptics and forensic watchdogs press the forensic science community for concrete evidence concerning the theory of unique identifiability, the forensic science community resorts to the multiplication</w:t>
      </w:r>
      <w:r>
        <w:rPr>
          <w:sz w:val="24"/>
          <w:szCs w:val="18"/>
        </w:rPr>
        <w:t xml:space="preserve"> (or product) </w:t>
      </w:r>
      <w:r w:rsidRPr="00FE30C7">
        <w:rPr>
          <w:rStyle w:val="StyleUnderline"/>
        </w:rPr>
        <w:t>rule</w:t>
      </w:r>
      <w:r>
        <w:rPr>
          <w:sz w:val="24"/>
          <w:szCs w:val="18"/>
        </w:rPr>
        <w:t xml:space="preserve">. Simply stated, </w:t>
      </w:r>
      <w:r w:rsidRPr="00FE30C7">
        <w:rPr>
          <w:rStyle w:val="StyleUnderline"/>
        </w:rPr>
        <w:t xml:space="preserve">if objects differ on </w:t>
      </w:r>
      <w:proofErr w:type="gramStart"/>
      <w:r w:rsidRPr="00FE30C7">
        <w:rPr>
          <w:rStyle w:val="StyleUnderline"/>
        </w:rPr>
        <w:t>a number of</w:t>
      </w:r>
      <w:proofErr w:type="gramEnd"/>
      <w:r w:rsidRPr="00FE30C7">
        <w:rPr>
          <w:rStyle w:val="StyleUnderline"/>
        </w:rPr>
        <w:t xml:space="preserve"> independent dimensions, one finds the probability that any one combination will occur by multiplying together the probabilities associated with each dimension.</w:t>
      </w:r>
      <w:r>
        <w:rPr>
          <w:sz w:val="24"/>
          <w:szCs w:val="18"/>
        </w:rPr>
        <w:t xml:space="preserve"> 231 </w:t>
      </w:r>
      <w:r w:rsidRPr="00FE30C7">
        <w:rPr>
          <w:rStyle w:val="StyleUnderline"/>
        </w:rPr>
        <w:t>Because each number in the equation is typically a fraction, the operation generates extremely small probabilities</w:t>
      </w:r>
      <w:r>
        <w:rPr>
          <w:sz w:val="24"/>
          <w:szCs w:val="18"/>
        </w:rPr>
        <w:t xml:space="preserve">. 232 </w:t>
      </w:r>
      <w:r w:rsidRPr="00FE30C7">
        <w:rPr>
          <w:rStyle w:val="StyleUnderline"/>
        </w:rPr>
        <w:t>Armed with these persuasive, yet deceptive, probabilities, the forensic science community then appeals to the layperson's counter-intuitiveness. Relying on probability theory to establish uniqueness, however, is problematic for several reasons.</w:t>
      </w:r>
      <w:r>
        <w:rPr>
          <w:sz w:val="24"/>
          <w:szCs w:val="18"/>
        </w:rPr>
        <w:t xml:space="preserve"> 233</w:t>
      </w:r>
    </w:p>
    <w:p w14:paraId="4274194B" w14:textId="77777777" w:rsidR="00007DF1" w:rsidRDefault="00007DF1" w:rsidP="00007DF1">
      <w:pPr>
        <w:rPr>
          <w:sz w:val="24"/>
          <w:szCs w:val="18"/>
        </w:rPr>
      </w:pPr>
      <w:r w:rsidRPr="00FE30C7">
        <w:rPr>
          <w:rStyle w:val="StyleUnderline"/>
        </w:rPr>
        <w:t xml:space="preserve">First, </w:t>
      </w:r>
      <w:r w:rsidRPr="00FE30C7">
        <w:rPr>
          <w:rStyle w:val="Emphasis"/>
        </w:rPr>
        <w:t>probabilistic reasoning or models cannot establish absolutes</w:t>
      </w:r>
      <w:r w:rsidRPr="00FE30C7">
        <w:rPr>
          <w:rStyle w:val="StyleUnderline"/>
        </w:rPr>
        <w:t xml:space="preserve">. </w:t>
      </w:r>
      <w:r>
        <w:rPr>
          <w:sz w:val="24"/>
          <w:szCs w:val="18"/>
        </w:rPr>
        <w:t xml:space="preserve">234 </w:t>
      </w:r>
      <w:r w:rsidRPr="00FE30C7">
        <w:rPr>
          <w:rStyle w:val="StyleUnderline"/>
        </w:rPr>
        <w:t>At best, forensic examiners can discuss the probability of a coincidental match</w:t>
      </w:r>
      <w:r>
        <w:rPr>
          <w:sz w:val="24"/>
          <w:szCs w:val="18"/>
        </w:rPr>
        <w:t xml:space="preserve">. </w:t>
      </w:r>
      <w:r w:rsidRPr="00FE30C7">
        <w:rPr>
          <w:rStyle w:val="StyleUnderline"/>
        </w:rPr>
        <w:t xml:space="preserve">Second, the independence assumption can be easily breached due to the multiplication rule's numerous functions in the forensic community. </w:t>
      </w:r>
      <w:r>
        <w:rPr>
          <w:sz w:val="24"/>
          <w:szCs w:val="18"/>
        </w:rPr>
        <w:t xml:space="preserve">235 </w:t>
      </w:r>
      <w:r w:rsidRPr="00FE30C7">
        <w:rPr>
          <w:rStyle w:val="StyleUnderline"/>
        </w:rPr>
        <w:t xml:space="preserve">Third, determining the likelihood of a </w:t>
      </w:r>
      <w:proofErr w:type="gramStart"/>
      <w:r w:rsidRPr="00FE30C7">
        <w:rPr>
          <w:rStyle w:val="StyleUnderline"/>
        </w:rPr>
        <w:t>coincidental</w:t>
      </w:r>
      <w:r>
        <w:rPr>
          <w:sz w:val="24"/>
          <w:szCs w:val="18"/>
        </w:rPr>
        <w:t xml:space="preserve">  [</w:t>
      </w:r>
      <w:proofErr w:type="gramEnd"/>
      <w:r>
        <w:rPr>
          <w:sz w:val="24"/>
          <w:szCs w:val="18"/>
        </w:rPr>
        <w:t xml:space="preserve">*342]  </w:t>
      </w:r>
      <w:r w:rsidRPr="00FE30C7">
        <w:rPr>
          <w:rStyle w:val="StyleUnderline"/>
        </w:rPr>
        <w:t>match requires three things which are noticeably absent in forensic science: 1) error rate research; 2) base rate research; and 3) statistically astute forensic examiners.</w:t>
      </w:r>
      <w:r>
        <w:rPr>
          <w:sz w:val="24"/>
          <w:szCs w:val="18"/>
        </w:rPr>
        <w:t xml:space="preserve"> </w:t>
      </w:r>
      <w:r w:rsidRPr="00FE30C7">
        <w:rPr>
          <w:rStyle w:val="StyleUnderline"/>
        </w:rPr>
        <w:t>236 Regarding error rate research, the forensic science community is (and has been) reluctant to discover the accuracy or inaccuracy of its examiners and techniques</w:t>
      </w:r>
      <w:r>
        <w:rPr>
          <w:sz w:val="24"/>
          <w:szCs w:val="18"/>
        </w:rPr>
        <w:t xml:space="preserve">. 237 With respect to base rate research, besides DNA, base </w:t>
      </w:r>
      <w:proofErr w:type="gramStart"/>
      <w:r>
        <w:rPr>
          <w:sz w:val="24"/>
          <w:szCs w:val="18"/>
        </w:rPr>
        <w:t>rate  [</w:t>
      </w:r>
      <w:proofErr w:type="gramEnd"/>
      <w:r>
        <w:rPr>
          <w:sz w:val="24"/>
          <w:szCs w:val="18"/>
        </w:rPr>
        <w:t xml:space="preserve">*343]  data for the individualizing forensic sciences are non-existent and nearly impossible to calculate. 238 </w:t>
      </w:r>
      <w:r w:rsidRPr="00FE30C7">
        <w:rPr>
          <w:rStyle w:val="StyleUnderline"/>
        </w:rPr>
        <w:t>Consequently, forensic examiners simply make up or assume base rates when they engage in statistical or Bayesian calculations.</w:t>
      </w:r>
      <w:r>
        <w:rPr>
          <w:sz w:val="24"/>
          <w:szCs w:val="18"/>
        </w:rPr>
        <w:t xml:space="preserve"> 239 Finally, </w:t>
      </w:r>
      <w:r w:rsidRPr="00FE30C7">
        <w:rPr>
          <w:rStyle w:val="StyleUnderline"/>
        </w:rPr>
        <w:t>forensic examiners are not well versed in statistics. 240 Accordingly, without error rate or base rate data and statistically competent examiners, forensic identifications represent subjective "leaps of faith."</w:t>
      </w:r>
      <w:r>
        <w:rPr>
          <w:sz w:val="24"/>
          <w:szCs w:val="18"/>
        </w:rPr>
        <w:t xml:space="preserve"> 241</w:t>
      </w:r>
    </w:p>
    <w:p w14:paraId="7AFB1741" w14:textId="77777777" w:rsidR="00007DF1" w:rsidRPr="00FE30C7" w:rsidRDefault="00007DF1" w:rsidP="00007DF1">
      <w:pPr>
        <w:rPr>
          <w:rStyle w:val="Emphasis"/>
        </w:rPr>
      </w:pPr>
      <w:r>
        <w:rPr>
          <w:sz w:val="24"/>
          <w:szCs w:val="18"/>
        </w:rPr>
        <w:t xml:space="preserve">2. </w:t>
      </w:r>
      <w:r w:rsidRPr="00FE30C7">
        <w:rPr>
          <w:rStyle w:val="Emphasis"/>
        </w:rPr>
        <w:t>Locard's Transfer Principle: Accepted Without Proof</w:t>
      </w:r>
    </w:p>
    <w:p w14:paraId="0DB8149F" w14:textId="77777777" w:rsidR="00007DF1" w:rsidRDefault="00007DF1" w:rsidP="00007DF1">
      <w:pPr>
        <w:rPr>
          <w:sz w:val="24"/>
          <w:szCs w:val="18"/>
        </w:rPr>
      </w:pPr>
      <w:r w:rsidRPr="00FE30C7">
        <w:rPr>
          <w:rStyle w:val="StyleUnderline"/>
        </w:rPr>
        <w:lastRenderedPageBreak/>
        <w:t>Forensic science is premised on Locard's theory of exchange, which states that every contact between individuals or objects results in a transfer of material between them.</w:t>
      </w:r>
      <w:r>
        <w:rPr>
          <w:sz w:val="24"/>
          <w:szCs w:val="18"/>
        </w:rPr>
        <w:t xml:space="preserve"> 242 </w:t>
      </w:r>
      <w:r w:rsidRPr="00FE30C7">
        <w:rPr>
          <w:rStyle w:val="StyleUnderline"/>
        </w:rPr>
        <w:t xml:space="preserve">Evidence collected from </w:t>
      </w:r>
      <w:proofErr w:type="gramStart"/>
      <w:r w:rsidRPr="00FE30C7">
        <w:rPr>
          <w:rStyle w:val="StyleUnderline"/>
        </w:rPr>
        <w:t>the</w:t>
      </w:r>
      <w:r>
        <w:rPr>
          <w:sz w:val="24"/>
          <w:szCs w:val="18"/>
        </w:rPr>
        <w:t xml:space="preserve">  [</w:t>
      </w:r>
      <w:proofErr w:type="gramEnd"/>
      <w:r>
        <w:rPr>
          <w:sz w:val="24"/>
          <w:szCs w:val="18"/>
        </w:rPr>
        <w:t xml:space="preserve">*344]  </w:t>
      </w:r>
      <w:r w:rsidRPr="00FE30C7">
        <w:rPr>
          <w:rStyle w:val="StyleUnderline"/>
        </w:rPr>
        <w:t>crime scene,</w:t>
      </w:r>
      <w:r>
        <w:rPr>
          <w:sz w:val="24"/>
          <w:szCs w:val="18"/>
        </w:rPr>
        <w:t xml:space="preserve"> victim, and offender </w:t>
      </w:r>
      <w:r w:rsidRPr="00FE30C7">
        <w:rPr>
          <w:rStyle w:val="StyleUnderline"/>
        </w:rPr>
        <w:t>represents the trace evidence which was consciously or unconsciously transferred upon contact</w:t>
      </w:r>
      <w:r>
        <w:rPr>
          <w:sz w:val="24"/>
          <w:szCs w:val="18"/>
        </w:rPr>
        <w:t xml:space="preserve">. </w:t>
      </w:r>
      <w:r w:rsidRPr="00FE30C7">
        <w:rPr>
          <w:rStyle w:val="StyleUnderline"/>
        </w:rPr>
        <w:t>Criminal investigators developed forensic techniques to identify and individualize these traces and to link the crime scene, the victim, and the offender</w:t>
      </w:r>
      <w:r>
        <w:rPr>
          <w:sz w:val="24"/>
          <w:szCs w:val="18"/>
        </w:rPr>
        <w:t xml:space="preserve">. Though ostensibly commonsensical, </w:t>
      </w:r>
      <w:r w:rsidRPr="00FE30C7">
        <w:rPr>
          <w:rStyle w:val="StyleUnderline"/>
        </w:rPr>
        <w:t>Locard's theory is just that - a theory, as it has yet to be tested or refuted.</w:t>
      </w:r>
      <w:r>
        <w:rPr>
          <w:sz w:val="24"/>
          <w:szCs w:val="18"/>
        </w:rPr>
        <w:t xml:space="preserve"> 243</w:t>
      </w:r>
    </w:p>
    <w:p w14:paraId="69FBE2EA" w14:textId="77777777" w:rsidR="00007DF1" w:rsidRDefault="00007DF1" w:rsidP="00007DF1">
      <w:pPr>
        <w:rPr>
          <w:sz w:val="24"/>
          <w:szCs w:val="18"/>
        </w:rPr>
      </w:pPr>
      <w:r>
        <w:rPr>
          <w:sz w:val="24"/>
          <w:szCs w:val="18"/>
        </w:rPr>
        <w:t>3. The "Task at Hand" Claim: Talking the Talk, but Not Walking the Walk</w:t>
      </w:r>
    </w:p>
    <w:p w14:paraId="7F3D0BF6" w14:textId="77777777" w:rsidR="00007DF1" w:rsidRPr="005B428C" w:rsidRDefault="00007DF1" w:rsidP="00007DF1">
      <w:pPr>
        <w:rPr>
          <w:sz w:val="24"/>
          <w:szCs w:val="18"/>
        </w:rPr>
      </w:pPr>
      <w:r>
        <w:rPr>
          <w:sz w:val="24"/>
          <w:szCs w:val="18"/>
        </w:rPr>
        <w:t>The third premise supporting individuality is that the techniques of observation, measurement, and inference utilized by forensic examiners are adequate to link these traces back to the one and only object or person which produced them. 244 The validity of this assumption depends on the accuracy of forensic techniques and examiners. The accuracy of forensic techniques and examiners can be calibrated via double blind proficiency testing. 245 Forensic practitioners, however, have been unwilling to participate in blind proficiency testing programs. 246 Consequently, forensic examiners and techniques are normally ushered into court before their accuracy is adequately assessed and substantiated. 247 When proficiency testing is undertaken, however,  [*345]  and the results are made public (which is rare), they suggest that novice and even experienced examiners do not fully understand the principles and procedures of forensic science, as veteran forensic experts have failed routine non-blind proficiency tests. 248</w:t>
      </w:r>
    </w:p>
    <w:p w14:paraId="6400DE37" w14:textId="77777777" w:rsidR="00007DF1" w:rsidRDefault="00007DF1" w:rsidP="00007DF1">
      <w:pPr>
        <w:rPr>
          <w:sz w:val="24"/>
          <w:szCs w:val="18"/>
        </w:rPr>
      </w:pPr>
      <w:r>
        <w:rPr>
          <w:sz w:val="24"/>
          <w:szCs w:val="18"/>
        </w:rPr>
        <w:t xml:space="preserve">C. More Pitfalls Surrounding Individuality: Partial Similarity, Subclass Characteristics, and </w:t>
      </w:r>
      <w:proofErr w:type="gramStart"/>
      <w:r>
        <w:rPr>
          <w:sz w:val="24"/>
          <w:szCs w:val="18"/>
        </w:rPr>
        <w:t>Mass Produced</w:t>
      </w:r>
      <w:proofErr w:type="gramEnd"/>
      <w:r>
        <w:rPr>
          <w:sz w:val="24"/>
          <w:szCs w:val="18"/>
        </w:rPr>
        <w:t xml:space="preserve"> Objects.</w:t>
      </w:r>
    </w:p>
    <w:p w14:paraId="1059DBF2" w14:textId="77777777" w:rsidR="00007DF1" w:rsidRDefault="00007DF1" w:rsidP="00007DF1">
      <w:pPr>
        <w:rPr>
          <w:sz w:val="24"/>
          <w:szCs w:val="18"/>
        </w:rPr>
      </w:pPr>
      <w:r>
        <w:rPr>
          <w:sz w:val="24"/>
          <w:szCs w:val="18"/>
        </w:rPr>
        <w:t>Besides the above shortcomings, forensic examiners must also contend with other pitfalls regarding individuality, including: 1) partial similarities; 2) distinguishing between subclass and individual characteristics; and 3) the lack of permanence with respect to certain forms of physical evidence.</w:t>
      </w:r>
    </w:p>
    <w:p w14:paraId="62577EF8" w14:textId="77777777" w:rsidR="00007DF1" w:rsidRPr="00FE30C7" w:rsidRDefault="00007DF1" w:rsidP="00007DF1">
      <w:pPr>
        <w:rPr>
          <w:rStyle w:val="StyleUnderline"/>
        </w:rPr>
      </w:pPr>
      <w:r>
        <w:rPr>
          <w:sz w:val="24"/>
          <w:szCs w:val="18"/>
        </w:rPr>
        <w:t xml:space="preserve">1. </w:t>
      </w:r>
      <w:r w:rsidRPr="00FE30C7">
        <w:rPr>
          <w:rStyle w:val="StyleUnderline"/>
        </w:rPr>
        <w:t>Holistic Individuality Is Not the Issue: Holistic Individuality and Partial Similarities</w:t>
      </w:r>
    </w:p>
    <w:p w14:paraId="51AEE8CD" w14:textId="77777777" w:rsidR="00007DF1" w:rsidRDefault="00007DF1" w:rsidP="00007DF1">
      <w:pPr>
        <w:rPr>
          <w:sz w:val="24"/>
          <w:szCs w:val="18"/>
        </w:rPr>
      </w:pPr>
      <w:r>
        <w:rPr>
          <w:sz w:val="24"/>
          <w:szCs w:val="18"/>
        </w:rPr>
        <w:t>The uniqueness of two full fingerprints does not, in and of itself, prove that one small portion of a fingerprint cannot mirror one portion of another fingerprint. 249</w:t>
      </w:r>
    </w:p>
    <w:p w14:paraId="3E25F237" w14:textId="77777777" w:rsidR="00007DF1" w:rsidRDefault="00007DF1" w:rsidP="00007DF1">
      <w:pPr>
        <w:rPr>
          <w:sz w:val="24"/>
          <w:szCs w:val="18"/>
        </w:rPr>
      </w:pPr>
      <w:r w:rsidRPr="00017A92">
        <w:rPr>
          <w:rStyle w:val="StyleUnderline"/>
        </w:rPr>
        <w:t xml:space="preserve">It may be true no two individuals are exactly alike when holistically evaluated and compared against one another. </w:t>
      </w:r>
      <w:r>
        <w:rPr>
          <w:sz w:val="24"/>
          <w:szCs w:val="18"/>
        </w:rPr>
        <w:t xml:space="preserve">One microscopic dissimilarity is all that is required for humans or manmade or naturally occurring objects to be considered different from one another. </w:t>
      </w:r>
      <w:r w:rsidRPr="00017A92">
        <w:rPr>
          <w:rStyle w:val="StyleUnderline"/>
        </w:rPr>
        <w:t>However, this fact alone does not imply that two individuals cannot, for instance, have identical friction ridge patterns on portions of their left thumbs</w:t>
      </w:r>
      <w:r>
        <w:rPr>
          <w:sz w:val="24"/>
          <w:szCs w:val="18"/>
        </w:rPr>
        <w:t xml:space="preserve">, right elbows, or upper lips. To the contrary, </w:t>
      </w:r>
      <w:r w:rsidRPr="00017A92">
        <w:rPr>
          <w:rStyle w:val="StyleUnderline"/>
        </w:rPr>
        <w:t xml:space="preserve">it is plausible that individuals can have corresponding friction ridge patterns </w:t>
      </w:r>
      <w:proofErr w:type="gramStart"/>
      <w:r w:rsidRPr="00017A92">
        <w:rPr>
          <w:rStyle w:val="StyleUnderline"/>
        </w:rPr>
        <w:t>on  [</w:t>
      </w:r>
      <w:proofErr w:type="gramEnd"/>
      <w:r w:rsidRPr="00017A92">
        <w:rPr>
          <w:rStyle w:val="StyleUnderline"/>
        </w:rPr>
        <w:t>*346]  small portions or fragments of their bodies</w:t>
      </w:r>
      <w:r>
        <w:rPr>
          <w:sz w:val="24"/>
          <w:szCs w:val="18"/>
        </w:rPr>
        <w:t xml:space="preserve">. 250 </w:t>
      </w:r>
      <w:r w:rsidRPr="00017A92">
        <w:rPr>
          <w:rStyle w:val="StyleUnderline"/>
        </w:rPr>
        <w:t>This is critical to grasp, especially when one considers the fragmented and distorted nature of latent crime scene prints</w:t>
      </w:r>
      <w:r>
        <w:rPr>
          <w:sz w:val="24"/>
          <w:szCs w:val="18"/>
        </w:rPr>
        <w:t xml:space="preserve">. 251 Given the disjointed and imprecise nature of latent crime scene prints, most </w:t>
      </w:r>
      <w:r w:rsidRPr="00017A92">
        <w:rPr>
          <w:rStyle w:val="StyleUnderline"/>
        </w:rPr>
        <w:t>examiners are forced to make identifications with partial prints</w:t>
      </w:r>
      <w:r>
        <w:rPr>
          <w:sz w:val="24"/>
          <w:szCs w:val="18"/>
        </w:rPr>
        <w:t xml:space="preserve">. 252 </w:t>
      </w:r>
      <w:r w:rsidRPr="00017A92">
        <w:rPr>
          <w:rStyle w:val="StyleUnderline"/>
        </w:rPr>
        <w:t xml:space="preserve">Under such circumstances, it is not </w:t>
      </w:r>
      <w:r w:rsidRPr="00017A92">
        <w:rPr>
          <w:rStyle w:val="StyleUnderline"/>
        </w:rPr>
        <w:lastRenderedPageBreak/>
        <w:t>inconceivable that two individuals could have similar ridge patterns on a minuscule fraction of their body. For these very reasons "latent prints are an 'inevitable source of error in making comparisons.'"</w:t>
      </w:r>
      <w:r>
        <w:rPr>
          <w:sz w:val="24"/>
          <w:szCs w:val="18"/>
        </w:rPr>
        <w:t xml:space="preserve"> 253 With respect to manmade objects such as tools, two toolmark examiners realized this very point more than seventy years ago. 254</w:t>
      </w:r>
    </w:p>
    <w:p w14:paraId="50C9F77B" w14:textId="77777777" w:rsidR="00007DF1" w:rsidRDefault="00007DF1" w:rsidP="00007DF1">
      <w:pPr>
        <w:rPr>
          <w:sz w:val="24"/>
          <w:szCs w:val="18"/>
        </w:rPr>
      </w:pPr>
      <w:r>
        <w:rPr>
          <w:sz w:val="24"/>
          <w:szCs w:val="18"/>
        </w:rPr>
        <w:t xml:space="preserve"> [*347] </w:t>
      </w:r>
    </w:p>
    <w:p w14:paraId="6F27F8CE" w14:textId="77777777" w:rsidR="00007DF1" w:rsidRDefault="00007DF1" w:rsidP="00007DF1">
      <w:pPr>
        <w:rPr>
          <w:sz w:val="24"/>
          <w:szCs w:val="18"/>
        </w:rPr>
      </w:pPr>
      <w:r>
        <w:rPr>
          <w:sz w:val="24"/>
          <w:szCs w:val="18"/>
        </w:rPr>
        <w:t>2. Class, Subclass, and Individual Characteristics: Confusing Class Characteristics or Subclass Characteristics with Individual Characteristics</w:t>
      </w:r>
    </w:p>
    <w:p w14:paraId="6B80EFD8" w14:textId="77777777" w:rsidR="00007DF1" w:rsidRDefault="00007DF1" w:rsidP="00007DF1">
      <w:pPr>
        <w:rPr>
          <w:sz w:val="24"/>
          <w:szCs w:val="18"/>
        </w:rPr>
      </w:pPr>
      <w:r>
        <w:rPr>
          <w:sz w:val="24"/>
          <w:szCs w:val="18"/>
        </w:rPr>
        <w:t>Of serious concern, Sgt. Weddleton indicated that he does not even consider subclass characteristics when he examines breech face markings. 255</w:t>
      </w:r>
    </w:p>
    <w:p w14:paraId="4C7E18CB" w14:textId="77777777" w:rsidR="00007DF1" w:rsidRPr="00017A92" w:rsidRDefault="00007DF1" w:rsidP="00007DF1">
      <w:pPr>
        <w:rPr>
          <w:rStyle w:val="StyleUnderline"/>
        </w:rPr>
      </w:pPr>
      <w:r>
        <w:rPr>
          <w:sz w:val="24"/>
          <w:szCs w:val="18"/>
        </w:rPr>
        <w:t xml:space="preserve">Although portrayed by the media as overly simplistic, </w:t>
      </w:r>
      <w:r w:rsidRPr="00017A92">
        <w:rPr>
          <w:rStyle w:val="StyleUnderline"/>
        </w:rPr>
        <w:t>accurately identifying individualizing characteristics, and linking these characteristics to the one and only person or object in the world that could have produced them, is far from simplistic. Individualization requires forensic examiners to be aware of two additional types of characteristics: class characteristics and subclass characteristics</w:t>
      </w:r>
      <w:r>
        <w:rPr>
          <w:sz w:val="24"/>
          <w:szCs w:val="18"/>
        </w:rPr>
        <w:t xml:space="preserve">. 256 Class characteristics are universal characteristics that separate a group of objects from a cosmos of miscellaneous objects (i.e., separating the different types of Halloween candy into their respective piles). 257 </w:t>
      </w:r>
      <w:r w:rsidRPr="00017A92">
        <w:rPr>
          <w:rStyle w:val="StyleUnderline"/>
        </w:rPr>
        <w:t xml:space="preserve">Class characteristics lend themselves to the practical function of inspecting a sizeable quantity of items by purging from consideration those items that do not share the characteristics common to </w:t>
      </w:r>
      <w:proofErr w:type="gramStart"/>
      <w:r w:rsidRPr="00017A92">
        <w:rPr>
          <w:rStyle w:val="StyleUnderline"/>
        </w:rPr>
        <w:t>all of</w:t>
      </w:r>
      <w:proofErr w:type="gramEnd"/>
      <w:r w:rsidRPr="00017A92">
        <w:rPr>
          <w:rStyle w:val="StyleUnderline"/>
        </w:rPr>
        <w:t xml:space="preserve"> the members of that group. Individuality, however, cannot be established with class characteristics.</w:t>
      </w:r>
      <w:r>
        <w:rPr>
          <w:sz w:val="24"/>
          <w:szCs w:val="18"/>
        </w:rPr>
        <w:t xml:space="preserve"> 258 Rather, </w:t>
      </w:r>
      <w:r w:rsidRPr="00017A92">
        <w:rPr>
          <w:rStyle w:val="StyleUnderline"/>
        </w:rPr>
        <w:t>it can only be established with "those exceptional characteristics that may establish the uniqueness of the object."</w:t>
      </w:r>
      <w:r>
        <w:rPr>
          <w:sz w:val="24"/>
          <w:szCs w:val="18"/>
        </w:rPr>
        <w:t xml:space="preserve"> 259 While </w:t>
      </w:r>
      <w:r w:rsidRPr="00017A92">
        <w:rPr>
          <w:rStyle w:val="Emphasis"/>
        </w:rPr>
        <w:t>this definition borders on the tautological</w:t>
      </w:r>
      <w:r>
        <w:rPr>
          <w:sz w:val="24"/>
          <w:szCs w:val="18"/>
        </w:rPr>
        <w:t xml:space="preserve"> (i.e., it is an individual or unique characteristic if it establishes the object's uniqueness 260), for purposes of this section it should simply be recognized </w:t>
      </w:r>
      <w:r w:rsidRPr="00017A92">
        <w:rPr>
          <w:rStyle w:val="StyleUnderline"/>
        </w:rPr>
        <w:t xml:space="preserve">that </w:t>
      </w:r>
      <w:r w:rsidRPr="00017A92">
        <w:rPr>
          <w:rStyle w:val="Emphasis"/>
        </w:rPr>
        <w:t>a suspected individual characteristic might not be an individual</w:t>
      </w:r>
      <w:r>
        <w:rPr>
          <w:sz w:val="24"/>
          <w:szCs w:val="18"/>
        </w:rPr>
        <w:t xml:space="preserve">  [*348]  </w:t>
      </w:r>
      <w:r w:rsidRPr="00017A92">
        <w:rPr>
          <w:rStyle w:val="Emphasis"/>
        </w:rPr>
        <w:t>characteristic at all</w:t>
      </w:r>
      <w:r w:rsidRPr="00017A92">
        <w:rPr>
          <w:rStyle w:val="StyleUnderline"/>
        </w:rPr>
        <w:t>; instead, it may be a class or subclass characteristic. 261</w:t>
      </w:r>
    </w:p>
    <w:p w14:paraId="1C8A102B" w14:textId="77777777" w:rsidR="00007DF1" w:rsidRDefault="00007DF1" w:rsidP="00007DF1">
      <w:pPr>
        <w:rPr>
          <w:sz w:val="24"/>
          <w:szCs w:val="18"/>
        </w:rPr>
      </w:pPr>
      <w:r>
        <w:rPr>
          <w:sz w:val="24"/>
          <w:szCs w:val="18"/>
        </w:rPr>
        <w:t xml:space="preserve">Besides differentiating between class and individual characteristics, </w:t>
      </w:r>
      <w:r w:rsidRPr="00017A92">
        <w:rPr>
          <w:rStyle w:val="StyleUnderline"/>
        </w:rPr>
        <w:t>forensic examiners, particularly toolmark examiners, must also distinguish between subclass characteristics and individual characteristics</w:t>
      </w:r>
      <w:r>
        <w:rPr>
          <w:sz w:val="24"/>
          <w:szCs w:val="18"/>
        </w:rPr>
        <w:t xml:space="preserve">. 262 Subclass characteristics in toolmarks emerge when toolmakers mass produce groups of tools which are similar in appearance, size, or surface. 263 The toolmarks generated by tools </w:t>
      </w:r>
      <w:proofErr w:type="gramStart"/>
      <w:r>
        <w:rPr>
          <w:sz w:val="24"/>
          <w:szCs w:val="18"/>
        </w:rPr>
        <w:t>in a given</w:t>
      </w:r>
      <w:proofErr w:type="gramEnd"/>
      <w:r>
        <w:rPr>
          <w:sz w:val="24"/>
          <w:szCs w:val="18"/>
        </w:rPr>
        <w:t xml:space="preserve"> production batch have corresponding microscopic characteristics called subclass characteristics. 264 </w:t>
      </w:r>
      <w:r w:rsidRPr="00017A92">
        <w:rPr>
          <w:rStyle w:val="StyleUnderline"/>
        </w:rPr>
        <w:t>The frequency of subclass characteristics leads to the unsettling reality that the manufacturing process creates only a limited number of tools with sufficiently differentiated surfaces that can produce individualistic toolmarks.</w:t>
      </w:r>
      <w:r>
        <w:rPr>
          <w:sz w:val="24"/>
          <w:szCs w:val="18"/>
        </w:rPr>
        <w:t xml:space="preserve"> 265 </w:t>
      </w:r>
      <w:r w:rsidRPr="009469AF">
        <w:rPr>
          <w:rStyle w:val="StyleUnderline"/>
        </w:rPr>
        <w:t>Consequently, examiners can easily render a false identification because "some machining processes are capable of reproducing remarkably similar surface characteristics (i.e., gross contour and/or fine striae, etc.) on the working surfaces of many consecutively produced tools which if not recognized</w:t>
      </w:r>
      <w:r>
        <w:rPr>
          <w:sz w:val="24"/>
          <w:szCs w:val="18"/>
        </w:rPr>
        <w:t xml:space="preserve">  [*349]  </w:t>
      </w:r>
      <w:r w:rsidRPr="009469AF">
        <w:rPr>
          <w:rStyle w:val="StyleUnderline"/>
        </w:rPr>
        <w:t>and properly evaluated could lead to a false identification."</w:t>
      </w:r>
      <w:r>
        <w:rPr>
          <w:sz w:val="24"/>
          <w:szCs w:val="18"/>
        </w:rPr>
        <w:t xml:space="preserve"> 266 Notwithstanding the fact toolmark and firearms examiners are (and have been) well aware of the dangers and difficulties involved in distinguishing between subclass characteristics and individual characteristics, the field, as a whole, has been noticeably lethargic in researching to minimize these dangers. 267</w:t>
      </w:r>
    </w:p>
    <w:p w14:paraId="779B1517" w14:textId="77777777" w:rsidR="00007DF1" w:rsidRDefault="00007DF1" w:rsidP="00007DF1">
      <w:pPr>
        <w:rPr>
          <w:sz w:val="24"/>
          <w:szCs w:val="18"/>
        </w:rPr>
      </w:pPr>
      <w:r>
        <w:rPr>
          <w:sz w:val="24"/>
          <w:szCs w:val="18"/>
        </w:rPr>
        <w:lastRenderedPageBreak/>
        <w:t xml:space="preserve">3. </w:t>
      </w:r>
      <w:r w:rsidRPr="009469AF">
        <w:rPr>
          <w:rStyle w:val="StyleUnderline"/>
        </w:rPr>
        <w:t>Permanency: Wear and Tear Can Wear Down the Theory of Individuality</w:t>
      </w:r>
    </w:p>
    <w:p w14:paraId="1384FA89" w14:textId="77777777" w:rsidR="00007DF1" w:rsidRDefault="00007DF1" w:rsidP="00007DF1">
      <w:pPr>
        <w:rPr>
          <w:sz w:val="24"/>
          <w:szCs w:val="18"/>
        </w:rPr>
      </w:pPr>
      <w:r>
        <w:rPr>
          <w:sz w:val="24"/>
          <w:szCs w:val="18"/>
        </w:rPr>
        <w:t>Individual characteristics of toolmarks change somewhat over time due to wear and tear. 268</w:t>
      </w:r>
    </w:p>
    <w:p w14:paraId="6F8C11E3" w14:textId="77777777" w:rsidR="00007DF1" w:rsidRDefault="00007DF1" w:rsidP="00007DF1">
      <w:pPr>
        <w:rPr>
          <w:sz w:val="24"/>
          <w:szCs w:val="18"/>
        </w:rPr>
      </w:pPr>
      <w:r w:rsidRPr="005B428C">
        <w:rPr>
          <w:rStyle w:val="StyleUnderline"/>
        </w:rPr>
        <w:t xml:space="preserve">The permanency issue also hampers individuality. If an object, such as a tool, </w:t>
      </w:r>
      <w:proofErr w:type="gramStart"/>
      <w:r w:rsidRPr="005B428C">
        <w:rPr>
          <w:rStyle w:val="StyleUnderline"/>
        </w:rPr>
        <w:t>is capable of producing</w:t>
      </w:r>
      <w:proofErr w:type="gramEnd"/>
      <w:r w:rsidRPr="005B428C">
        <w:rPr>
          <w:rStyle w:val="StyleUnderline"/>
        </w:rPr>
        <w:t xml:space="preserve"> individualistic markings, there remains the issue of whether this individualizing quality is permanent or temporary. Many objects or tasks</w:t>
      </w:r>
      <w:r>
        <w:rPr>
          <w:sz w:val="24"/>
          <w:szCs w:val="18"/>
        </w:rPr>
        <w:t xml:space="preserve"> (e.g., handwriting, firearms identification) </w:t>
      </w:r>
      <w:r w:rsidRPr="005B428C">
        <w:rPr>
          <w:rStyle w:val="StyleUnderline"/>
        </w:rPr>
        <w:t>lack the permanence witnessed in fingerprints or DNA</w:t>
      </w:r>
      <w:r>
        <w:rPr>
          <w:sz w:val="24"/>
          <w:szCs w:val="18"/>
        </w:rPr>
        <w:t xml:space="preserve">. Handwriting, toolmark identification, and firearms identification are three examples where the permanence assumption is called into serious question. </w:t>
      </w:r>
      <w:r w:rsidRPr="00C60CC3">
        <w:rPr>
          <w:rStyle w:val="StyleUnderline"/>
        </w:rPr>
        <w:t xml:space="preserve">Proponents of handwriting identification claim that no two persons write alike. 269 The validity of this claim is seriously undermined when one takes into account that an individual's </w:t>
      </w:r>
      <w:proofErr w:type="gramStart"/>
      <w:r w:rsidRPr="00C60CC3">
        <w:rPr>
          <w:rStyle w:val="StyleUnderline"/>
        </w:rPr>
        <w:t>writing  [</w:t>
      </w:r>
      <w:proofErr w:type="gramEnd"/>
      <w:r w:rsidRPr="00C60CC3">
        <w:rPr>
          <w:rStyle w:val="StyleUnderline"/>
        </w:rPr>
        <w:t>*350]  style can change over time</w:t>
      </w:r>
      <w:r>
        <w:rPr>
          <w:sz w:val="24"/>
          <w:szCs w:val="18"/>
        </w:rPr>
        <w:t xml:space="preserve">. 270 Similarly, a person's writing technique can fluctuate depending on the writing instrument (pen, pencil, marker, lip stick, etc.) and the instrument's position relative to the surface. 271 With respect to firearms identification, </w:t>
      </w:r>
      <w:r w:rsidRPr="00C60CC3">
        <w:rPr>
          <w:rStyle w:val="StyleUnderline"/>
        </w:rPr>
        <w:t>permanence has never been assumed and firearms examiners concede that the internal workings of firearms are, like any manufactured item, subject to wear and tear</w:t>
      </w:r>
      <w:r>
        <w:rPr>
          <w:sz w:val="24"/>
          <w:szCs w:val="18"/>
        </w:rPr>
        <w:t xml:space="preserve">. 272 This continual erosion of the internal chambers disallows the firearm to produce consistent, distinctive markings on bullets over time. </w:t>
      </w:r>
      <w:r w:rsidRPr="00C60CC3">
        <w:rPr>
          <w:rStyle w:val="StyleUnderline"/>
        </w:rPr>
        <w:t>Toolmark identification runs into similar problems</w:t>
      </w:r>
      <w:r>
        <w:rPr>
          <w:sz w:val="24"/>
          <w:szCs w:val="18"/>
        </w:rPr>
        <w:t xml:space="preserve">. Tools, which are used more frequently than firearms, will undoubtedly be altered by the wear and tear of repeated usage. The </w:t>
      </w:r>
      <w:r w:rsidRPr="00C60CC3">
        <w:rPr>
          <w:rStyle w:val="StyleUnderline"/>
        </w:rPr>
        <w:t>deterioration of the tool's surface affects whether it can continually produce the same distinctive characteristics over time</w:t>
      </w:r>
      <w:r>
        <w:rPr>
          <w:sz w:val="24"/>
          <w:szCs w:val="18"/>
        </w:rPr>
        <w:t>. 273</w:t>
      </w:r>
    </w:p>
    <w:p w14:paraId="6B97338A" w14:textId="77777777" w:rsidR="00007DF1" w:rsidRDefault="00007DF1" w:rsidP="00007DF1">
      <w:pPr>
        <w:rPr>
          <w:sz w:val="24"/>
          <w:szCs w:val="18"/>
        </w:rPr>
      </w:pPr>
      <w:r>
        <w:rPr>
          <w:sz w:val="24"/>
          <w:szCs w:val="18"/>
        </w:rPr>
        <w:t xml:space="preserve"> [*351] </w:t>
      </w:r>
    </w:p>
    <w:p w14:paraId="22A11B90" w14:textId="77777777" w:rsidR="00007DF1" w:rsidRDefault="00007DF1" w:rsidP="00007DF1">
      <w:pPr>
        <w:pStyle w:val="Heading3"/>
      </w:pPr>
      <w:r>
        <w:lastRenderedPageBreak/>
        <w:t>No Solvency – Non Fallsifiable</w:t>
      </w:r>
    </w:p>
    <w:p w14:paraId="19AB227B" w14:textId="77777777" w:rsidR="00007DF1" w:rsidRDefault="00007DF1" w:rsidP="00007DF1">
      <w:pPr>
        <w:pStyle w:val="Heading4"/>
      </w:pPr>
      <w:r>
        <w:t>Forensic science is unfalsifiable.</w:t>
      </w:r>
    </w:p>
    <w:p w14:paraId="555680E1" w14:textId="77777777" w:rsidR="00007DF1" w:rsidRPr="009469AF" w:rsidRDefault="00007DF1" w:rsidP="00007DF1">
      <w:pPr>
        <w:pStyle w:val="ListParagraph"/>
        <w:numPr>
          <w:ilvl w:val="0"/>
          <w:numId w:val="16"/>
        </w:numPr>
      </w:pPr>
      <w:r>
        <w:t xml:space="preserve">Essentially this evidence makes the claim that the use of forensic science will always be junk science because it can never be falsified. That means we can never test whether something is valid or not. Forensic science will always lead to wrongful convictions which means the aff </w:t>
      </w:r>
      <w:proofErr w:type="gramStart"/>
      <w:r>
        <w:t>can’t</w:t>
      </w:r>
      <w:proofErr w:type="gramEnd"/>
      <w:r>
        <w:t xml:space="preserve"> solve for anything substantial.</w:t>
      </w:r>
    </w:p>
    <w:p w14:paraId="729B1A6B" w14:textId="77777777" w:rsidR="00007DF1" w:rsidRDefault="00007DF1" w:rsidP="00007DF1">
      <w:pPr>
        <w:rPr>
          <w:rStyle w:val="Style13ptBold"/>
        </w:rPr>
      </w:pPr>
      <w:r>
        <w:rPr>
          <w:rStyle w:val="Style13ptBold"/>
        </w:rPr>
        <w:t>Cooley, Innocence Project staff attorney 07</w:t>
      </w:r>
    </w:p>
    <w:p w14:paraId="43515D2D" w14:textId="77777777" w:rsidR="00007DF1" w:rsidRPr="009469AF" w:rsidRDefault="00007DF1" w:rsidP="00007DF1">
      <w:pPr>
        <w:rPr>
          <w:sz w:val="24"/>
          <w:szCs w:val="18"/>
        </w:rPr>
      </w:pPr>
      <w:r>
        <w:rPr>
          <w:rStyle w:val="Style13ptBold"/>
          <w:b w:val="0"/>
          <w:bCs w:val="0"/>
          <w:sz w:val="24"/>
          <w:szCs w:val="18"/>
        </w:rPr>
        <w:t>(Craig M.,</w:t>
      </w:r>
      <w:r w:rsidRPr="006A5584">
        <w:rPr>
          <w:rStyle w:val="Style13ptBold"/>
          <w:b w:val="0"/>
          <w:bCs w:val="0"/>
          <w:sz w:val="24"/>
          <w:szCs w:val="18"/>
        </w:rPr>
        <w:t xml:space="preserve"> </w:t>
      </w:r>
      <w:r>
        <w:rPr>
          <w:rStyle w:val="Style13ptBold"/>
          <w:b w:val="0"/>
          <w:bCs w:val="0"/>
          <w:sz w:val="24"/>
          <w:szCs w:val="18"/>
        </w:rPr>
        <w:t xml:space="preserve">Spring 2007 </w:t>
      </w:r>
      <w:r w:rsidRPr="00AC7419">
        <w:rPr>
          <w:rStyle w:val="ssit"/>
          <w:rFonts w:cs="Helvetica"/>
          <w:i/>
          <w:iCs/>
          <w:color w:val="373739"/>
          <w:sz w:val="24"/>
          <w:szCs w:val="24"/>
          <w:bdr w:val="none" w:sz="0" w:space="0" w:color="auto" w:frame="1"/>
          <w:shd w:val="clear" w:color="auto" w:fill="FFFFFF"/>
        </w:rPr>
        <w:t>George Mason University Civil Rights Law Journal, 17, </w:t>
      </w:r>
      <w:r w:rsidRPr="00AC7419">
        <w:rPr>
          <w:rFonts w:cs="Helvetica"/>
          <w:color w:val="373739"/>
          <w:sz w:val="24"/>
          <w:szCs w:val="24"/>
          <w:shd w:val="clear" w:color="auto" w:fill="FFFFFF"/>
        </w:rPr>
        <w:t>299</w:t>
      </w:r>
      <w:r>
        <w:rPr>
          <w:rFonts w:cs="Helvetica"/>
          <w:color w:val="373739"/>
          <w:sz w:val="21"/>
          <w:szCs w:val="21"/>
          <w:shd w:val="clear" w:color="auto" w:fill="FFFFFF"/>
        </w:rPr>
        <w:t>. </w:t>
      </w:r>
      <w:r>
        <w:rPr>
          <w:rStyle w:val="Style13ptBold"/>
          <w:b w:val="0"/>
          <w:bCs w:val="0"/>
          <w:sz w:val="24"/>
          <w:szCs w:val="18"/>
        </w:rPr>
        <w:t xml:space="preserve"> “FORENSIC SCIENCE AND CAPITAL PUNISHMENT REFORM: AN "INTELLECTUALLY HONEST" ASSESSMENT”, Retrieved from Nexis Uni, accessed 6/25/20, zC)</w:t>
      </w:r>
    </w:p>
    <w:p w14:paraId="23706D2D" w14:textId="77777777" w:rsidR="00007DF1" w:rsidRDefault="00007DF1" w:rsidP="00007DF1">
      <w:pPr>
        <w:rPr>
          <w:sz w:val="24"/>
          <w:szCs w:val="18"/>
        </w:rPr>
      </w:pPr>
      <w:r>
        <w:rPr>
          <w:sz w:val="24"/>
          <w:szCs w:val="18"/>
        </w:rPr>
        <w:t>D. Forensic Science's Other Non-Science Characteristics</w:t>
      </w:r>
    </w:p>
    <w:p w14:paraId="2B192B6B" w14:textId="77777777" w:rsidR="00007DF1" w:rsidRDefault="00007DF1" w:rsidP="00007DF1">
      <w:pPr>
        <w:rPr>
          <w:sz w:val="24"/>
          <w:szCs w:val="18"/>
        </w:rPr>
      </w:pPr>
      <w:r>
        <w:rPr>
          <w:sz w:val="24"/>
          <w:szCs w:val="18"/>
        </w:rPr>
        <w:t>While the previous discussion dealt with individuality's central pitfalls, the following sections identify and discuss several non-science characteristics of forensic science.</w:t>
      </w:r>
    </w:p>
    <w:p w14:paraId="7FA37A10" w14:textId="77777777" w:rsidR="00007DF1" w:rsidRPr="009469AF" w:rsidRDefault="00007DF1" w:rsidP="00007DF1">
      <w:pPr>
        <w:rPr>
          <w:rStyle w:val="Emphasis"/>
        </w:rPr>
      </w:pPr>
      <w:r>
        <w:rPr>
          <w:sz w:val="24"/>
          <w:szCs w:val="18"/>
        </w:rPr>
        <w:t>1</w:t>
      </w:r>
      <w:r w:rsidRPr="009469AF">
        <w:rPr>
          <w:rStyle w:val="StyleUnderline"/>
        </w:rPr>
        <w:t xml:space="preserve">. Testability, Falsifiability, and Science: </w:t>
      </w:r>
      <w:r w:rsidRPr="009469AF">
        <w:rPr>
          <w:rStyle w:val="Emphasis"/>
        </w:rPr>
        <w:t>Forensic Science's Fundamental Tenant - Individuality - Is Not Falsifiable</w:t>
      </w:r>
    </w:p>
    <w:p w14:paraId="3D8EC1FB" w14:textId="77777777" w:rsidR="00007DF1" w:rsidRDefault="00007DF1" w:rsidP="00007DF1">
      <w:pPr>
        <w:rPr>
          <w:sz w:val="24"/>
          <w:szCs w:val="18"/>
        </w:rPr>
      </w:pPr>
      <w:r w:rsidRPr="009469AF">
        <w:rPr>
          <w:rStyle w:val="StyleUnderline"/>
        </w:rPr>
        <w:t>Falsifiability is demanded because in an inductive world a proposition can never be definitively proved.</w:t>
      </w:r>
      <w:r>
        <w:rPr>
          <w:sz w:val="24"/>
          <w:szCs w:val="18"/>
        </w:rPr>
        <w:t xml:space="preserve"> 274</w:t>
      </w:r>
    </w:p>
    <w:p w14:paraId="28B491ED" w14:textId="77777777" w:rsidR="00007DF1" w:rsidRDefault="00007DF1" w:rsidP="00007DF1">
      <w:pPr>
        <w:rPr>
          <w:sz w:val="24"/>
          <w:szCs w:val="18"/>
        </w:rPr>
      </w:pPr>
      <w:r w:rsidRPr="009469AF">
        <w:rPr>
          <w:rStyle w:val="StyleUnderline"/>
        </w:rPr>
        <w:t>Science does not attempt to prove a proposition's legitimacy. Instead, it attempts to falsify the proposition.</w:t>
      </w:r>
      <w:r>
        <w:rPr>
          <w:sz w:val="24"/>
          <w:szCs w:val="18"/>
        </w:rPr>
        <w:t xml:space="preserve"> 275 </w:t>
      </w:r>
      <w:r w:rsidRPr="009469AF">
        <w:rPr>
          <w:rStyle w:val="StyleUnderline"/>
        </w:rPr>
        <w:t>Falsifiability is necessary because "a scientific hypothesis … [can] never be proved conclusively true because there is always the possibility that the observations relied upon were coincidental rather than causal."</w:t>
      </w:r>
      <w:r>
        <w:rPr>
          <w:sz w:val="24"/>
          <w:szCs w:val="18"/>
        </w:rPr>
        <w:t xml:space="preserve"> 276 Moreover, </w:t>
      </w:r>
      <w:r w:rsidRPr="009469AF">
        <w:rPr>
          <w:rStyle w:val="StyleUnderline"/>
        </w:rPr>
        <w:t>while empirical testing can establish the falsehood of a universal statement, a universal statement "can never be proven true by virtue of the truth of particular statements, no matter how numerous."</w:t>
      </w:r>
      <w:r>
        <w:rPr>
          <w:sz w:val="24"/>
          <w:szCs w:val="18"/>
        </w:rPr>
        <w:t xml:space="preserve"> 277</w:t>
      </w:r>
    </w:p>
    <w:p w14:paraId="324EFF79" w14:textId="77777777" w:rsidR="00007DF1" w:rsidRPr="009469AF" w:rsidRDefault="00007DF1" w:rsidP="00007DF1">
      <w:pPr>
        <w:rPr>
          <w:rStyle w:val="StyleUnderline"/>
        </w:rPr>
      </w:pPr>
      <w:r w:rsidRPr="009469AF">
        <w:rPr>
          <w:rStyle w:val="StyleUnderline"/>
        </w:rPr>
        <w:t>Accordingly, if the demarcation between science and other areas of human inquiry is falsification, the individualizing forensic sciences cannot constitute science because the theory of individuality is neither testable nor falsifiable.</w:t>
      </w:r>
      <w:r>
        <w:rPr>
          <w:sz w:val="24"/>
          <w:szCs w:val="18"/>
        </w:rPr>
        <w:t xml:space="preserve"> 278 </w:t>
      </w:r>
      <w:r w:rsidRPr="009469AF">
        <w:rPr>
          <w:rStyle w:val="StyleUnderline"/>
        </w:rPr>
        <w:t xml:space="preserve">Prominent forensic scientists have </w:t>
      </w:r>
      <w:proofErr w:type="gramStart"/>
      <w:r w:rsidRPr="009469AF">
        <w:rPr>
          <w:rStyle w:val="StyleUnderline"/>
        </w:rPr>
        <w:t>conceded</w:t>
      </w:r>
      <w:r>
        <w:rPr>
          <w:sz w:val="24"/>
          <w:szCs w:val="18"/>
        </w:rPr>
        <w:t xml:space="preserve">  [</w:t>
      </w:r>
      <w:proofErr w:type="gramEnd"/>
      <w:r>
        <w:rPr>
          <w:sz w:val="24"/>
          <w:szCs w:val="18"/>
        </w:rPr>
        <w:t xml:space="preserve">*352]  </w:t>
      </w:r>
      <w:r w:rsidRPr="009469AF">
        <w:rPr>
          <w:rStyle w:val="StyleUnderline"/>
        </w:rPr>
        <w:t>this</w:t>
      </w:r>
      <w:r>
        <w:rPr>
          <w:sz w:val="24"/>
          <w:szCs w:val="18"/>
        </w:rPr>
        <w:t xml:space="preserve"> fact. 279 While the theory of individuality is not testable or falsifiable, </w:t>
      </w:r>
      <w:r w:rsidRPr="009469AF">
        <w:rPr>
          <w:rStyle w:val="StyleUnderline"/>
        </w:rPr>
        <w:t>forensic examiners have had the capacity, over the past century, to research the testable proposition of how frequently a specific feature, attribute, or pattern occurs in the general population - i.e., a base rate. The results of such an endeavor would be a probability.</w:t>
      </w:r>
      <w:r>
        <w:rPr>
          <w:sz w:val="24"/>
          <w:szCs w:val="18"/>
        </w:rPr>
        <w:t xml:space="preserve">  [*353</w:t>
      </w:r>
      <w:proofErr w:type="gramStart"/>
      <w:r>
        <w:rPr>
          <w:sz w:val="24"/>
          <w:szCs w:val="18"/>
        </w:rPr>
        <w:t xml:space="preserve">]  </w:t>
      </w:r>
      <w:r w:rsidRPr="009469AF">
        <w:rPr>
          <w:rStyle w:val="StyleUnderline"/>
        </w:rPr>
        <w:t>Likewise</w:t>
      </w:r>
      <w:proofErr w:type="gramEnd"/>
      <w:r w:rsidRPr="009469AF">
        <w:rPr>
          <w:rStyle w:val="StyleUnderline"/>
        </w:rPr>
        <w:t xml:space="preserve">, the forensic science community can also test the proposition that forensic examiners can consistently provide accurate identifications. With respect to the former, aside from DNA, </w:t>
      </w:r>
      <w:r w:rsidRPr="009469AF">
        <w:rPr>
          <w:rStyle w:val="Emphasis"/>
        </w:rPr>
        <w:t>base rate testing has yet to be performed</w:t>
      </w:r>
      <w:r w:rsidRPr="009469AF">
        <w:rPr>
          <w:rStyle w:val="StyleUnderline"/>
        </w:rPr>
        <w:t xml:space="preserve">. </w:t>
      </w:r>
      <w:r>
        <w:rPr>
          <w:sz w:val="24"/>
          <w:szCs w:val="18"/>
        </w:rPr>
        <w:t xml:space="preserve">280 Regarding the latter, </w:t>
      </w:r>
      <w:r w:rsidRPr="009469AF">
        <w:rPr>
          <w:rStyle w:val="StyleUnderline"/>
        </w:rPr>
        <w:t>the accuracy of forensic professionals is unknown because they rarely submit to blind proficiency testing. 281</w:t>
      </w:r>
    </w:p>
    <w:p w14:paraId="1BAB9EA6" w14:textId="77777777" w:rsidR="00007DF1" w:rsidRPr="00E5498E" w:rsidRDefault="00007DF1" w:rsidP="00007DF1">
      <w:pPr>
        <w:rPr>
          <w:rStyle w:val="StyleUnderline"/>
        </w:rPr>
      </w:pPr>
      <w:r>
        <w:rPr>
          <w:sz w:val="24"/>
          <w:szCs w:val="18"/>
        </w:rPr>
        <w:t xml:space="preserve">2. Standards and Science: </w:t>
      </w:r>
      <w:proofErr w:type="gramStart"/>
      <w:r w:rsidRPr="00E5498E">
        <w:rPr>
          <w:rStyle w:val="StyleUnderline"/>
        </w:rPr>
        <w:t>It's</w:t>
      </w:r>
      <w:proofErr w:type="gramEnd"/>
      <w:r w:rsidRPr="00E5498E">
        <w:rPr>
          <w:rStyle w:val="StyleUnderline"/>
        </w:rPr>
        <w:t xml:space="preserve"> Standard Practice in Forensic Science Not to Have Standards</w:t>
      </w:r>
    </w:p>
    <w:p w14:paraId="21F20A0B" w14:textId="77777777" w:rsidR="00007DF1" w:rsidRDefault="00007DF1" w:rsidP="00007DF1">
      <w:pPr>
        <w:rPr>
          <w:sz w:val="24"/>
          <w:szCs w:val="18"/>
        </w:rPr>
      </w:pPr>
      <w:r w:rsidRPr="00E5498E">
        <w:rPr>
          <w:rStyle w:val="StyleUnderline"/>
        </w:rPr>
        <w:t>There are no national standards to be applied to evaluate how many [bullet] marks must match</w:t>
      </w:r>
      <w:r>
        <w:rPr>
          <w:sz w:val="24"/>
          <w:szCs w:val="18"/>
        </w:rPr>
        <w:t>. 282</w:t>
      </w:r>
    </w:p>
    <w:p w14:paraId="5D780343" w14:textId="77777777" w:rsidR="00007DF1" w:rsidRDefault="00007DF1" w:rsidP="00007DF1">
      <w:pPr>
        <w:rPr>
          <w:sz w:val="24"/>
          <w:szCs w:val="18"/>
        </w:rPr>
      </w:pPr>
      <w:r>
        <w:rPr>
          <w:sz w:val="24"/>
          <w:szCs w:val="18"/>
        </w:rPr>
        <w:lastRenderedPageBreak/>
        <w:t xml:space="preserve">Developing and </w:t>
      </w:r>
      <w:r w:rsidRPr="00E5498E">
        <w:rPr>
          <w:rStyle w:val="StyleUnderline"/>
        </w:rPr>
        <w:t>enforcing standards is critical in science because science is premised on replication</w:t>
      </w:r>
      <w:r>
        <w:rPr>
          <w:sz w:val="24"/>
          <w:szCs w:val="18"/>
        </w:rPr>
        <w:t xml:space="preserve">. 283 Standards must be clearly articulated and represent the </w:t>
      </w:r>
      <w:proofErr w:type="gramStart"/>
      <w:r>
        <w:rPr>
          <w:sz w:val="24"/>
          <w:szCs w:val="18"/>
        </w:rPr>
        <w:t>consensus of opinion</w:t>
      </w:r>
      <w:proofErr w:type="gramEnd"/>
      <w:r>
        <w:rPr>
          <w:sz w:val="24"/>
          <w:szCs w:val="18"/>
        </w:rPr>
        <w:t xml:space="preserve"> amongst a profession's members. </w:t>
      </w:r>
      <w:r w:rsidRPr="00E5498E">
        <w:rPr>
          <w:rStyle w:val="StyleUnderline"/>
        </w:rPr>
        <w:t>Forensic science has yet to develop standards for an assortment of forensic techniques</w:t>
      </w:r>
      <w:r>
        <w:rPr>
          <w:sz w:val="24"/>
          <w:szCs w:val="18"/>
        </w:rPr>
        <w:t xml:space="preserve">. 284 </w:t>
      </w:r>
      <w:r w:rsidRPr="00E5498E">
        <w:rPr>
          <w:rStyle w:val="StyleUnderline"/>
        </w:rPr>
        <w:t xml:space="preserve">Forensic examiners have been content with amorphous, makeshift standards because they permit the utmost flexibility and discretion. Unfettered discretion, though, increases the likelihood forensic examiners will fail to embrace the most accurate and discriminatory test(s) available. Worse, the lack of standards </w:t>
      </w:r>
      <w:proofErr w:type="gramStart"/>
      <w:r w:rsidRPr="00E5498E">
        <w:rPr>
          <w:rStyle w:val="StyleUnderline"/>
        </w:rPr>
        <w:t>may  [</w:t>
      </w:r>
      <w:proofErr w:type="gramEnd"/>
      <w:r w:rsidRPr="00E5498E">
        <w:rPr>
          <w:rStyle w:val="StyleUnderline"/>
        </w:rPr>
        <w:t>*354]  lead to "forensic" examiners, like Drs. Michael West and Louise Robbins, who endorse radical and questionable techniques.</w:t>
      </w:r>
      <w:r>
        <w:rPr>
          <w:sz w:val="24"/>
          <w:szCs w:val="18"/>
        </w:rPr>
        <w:t xml:space="preserve"> 285 Moreover, when standards have been developed, the forensic science community has generally failed to ensure that examiners are </w:t>
      </w:r>
      <w:proofErr w:type="gramStart"/>
      <w:r>
        <w:rPr>
          <w:sz w:val="24"/>
          <w:szCs w:val="18"/>
        </w:rPr>
        <w:t>actually adhering</w:t>
      </w:r>
      <w:proofErr w:type="gramEnd"/>
      <w:r>
        <w:rPr>
          <w:sz w:val="24"/>
          <w:szCs w:val="18"/>
        </w:rPr>
        <w:t xml:space="preserve"> to these standards. 286</w:t>
      </w:r>
    </w:p>
    <w:p w14:paraId="6022152D" w14:textId="77777777" w:rsidR="00007DF1" w:rsidRDefault="00007DF1" w:rsidP="00007DF1">
      <w:pPr>
        <w:rPr>
          <w:sz w:val="24"/>
          <w:szCs w:val="18"/>
        </w:rPr>
      </w:pPr>
      <w:r>
        <w:rPr>
          <w:sz w:val="24"/>
          <w:szCs w:val="18"/>
        </w:rPr>
        <w:t xml:space="preserve">After Daubert v. Merrell Dow Pharmaceuticals, Inc. 287 changed the legal landscape pertaining to the admissibility of scientific evidence, the forensic science community had an epiphany </w:t>
      </w:r>
      <w:proofErr w:type="gramStart"/>
      <w:r>
        <w:rPr>
          <w:sz w:val="24"/>
          <w:szCs w:val="18"/>
        </w:rPr>
        <w:t>in regards to</w:t>
      </w:r>
      <w:proofErr w:type="gramEnd"/>
      <w:r>
        <w:rPr>
          <w:sz w:val="24"/>
          <w:szCs w:val="18"/>
        </w:rPr>
        <w:t xml:space="preserve"> articulating standards. 288 After claiming for decades the forensic </w:t>
      </w:r>
      <w:proofErr w:type="gramStart"/>
      <w:r>
        <w:rPr>
          <w:sz w:val="24"/>
          <w:szCs w:val="18"/>
        </w:rPr>
        <w:t>or  [</w:t>
      </w:r>
      <w:proofErr w:type="gramEnd"/>
      <w:r>
        <w:rPr>
          <w:sz w:val="24"/>
          <w:szCs w:val="18"/>
        </w:rPr>
        <w:t xml:space="preserve">*355]  crime lab setting did not permit the development of standards, 289 the community did an about face and claimed that standards were not only necessary, but also achievable. Thus, following Daubert, the forensic science community established many of the Scientific Working Groups ("SWG") for the primary purpose of developing standards for different forensic techniques. 290 </w:t>
      </w:r>
      <w:r w:rsidRPr="00E5498E">
        <w:rPr>
          <w:rStyle w:val="StyleUnderline"/>
        </w:rPr>
        <w:t>While these guidelines demonstrate progress, their voluntary nature has led to a less than impressive impact</w:t>
      </w:r>
      <w:r>
        <w:rPr>
          <w:sz w:val="24"/>
          <w:szCs w:val="18"/>
        </w:rPr>
        <w:t xml:space="preserve">. 291 Why the SWG standards are not mandatory is perplexing. The SWGs are purportedly comprised of the top forensic minds in each field. 292 Consequently, if the most seasoned forensic </w:t>
      </w:r>
      <w:proofErr w:type="gramStart"/>
      <w:r>
        <w:rPr>
          <w:sz w:val="24"/>
          <w:szCs w:val="18"/>
        </w:rPr>
        <w:t>professionals  [</w:t>
      </w:r>
      <w:proofErr w:type="gramEnd"/>
      <w:r>
        <w:rPr>
          <w:sz w:val="24"/>
          <w:szCs w:val="18"/>
        </w:rPr>
        <w:t xml:space="preserve">*356]  endorse certain standards, it seems reasonable to assume these standards represent the best methods for evaluating physical evidence. Consequently, if the SWG guidelines currently symbolize the preeminent methods, why are they not mandatory? Furthermore, what is the point of spending countless hours and government dollars on developing standards if there is going to be no oversight to ensure the standards are </w:t>
      </w:r>
      <w:proofErr w:type="gramStart"/>
      <w:r>
        <w:rPr>
          <w:sz w:val="24"/>
          <w:szCs w:val="18"/>
        </w:rPr>
        <w:t>actually enforced</w:t>
      </w:r>
      <w:proofErr w:type="gramEnd"/>
      <w:r>
        <w:rPr>
          <w:sz w:val="24"/>
          <w:szCs w:val="18"/>
        </w:rPr>
        <w:t xml:space="preserve">? One can only hope the forensic science community did not create the SWGs to provide scientific window dressing for the courts </w:t>
      </w:r>
      <w:proofErr w:type="gramStart"/>
      <w:r>
        <w:rPr>
          <w:sz w:val="24"/>
          <w:szCs w:val="18"/>
        </w:rPr>
        <w:t>in light of</w:t>
      </w:r>
      <w:proofErr w:type="gramEnd"/>
      <w:r>
        <w:rPr>
          <w:sz w:val="24"/>
          <w:szCs w:val="18"/>
        </w:rPr>
        <w:t xml:space="preserve"> Daubert.</w:t>
      </w:r>
    </w:p>
    <w:p w14:paraId="16935882" w14:textId="77777777" w:rsidR="00007DF1" w:rsidRDefault="00007DF1" w:rsidP="00007DF1">
      <w:pPr>
        <w:rPr>
          <w:sz w:val="24"/>
          <w:szCs w:val="18"/>
        </w:rPr>
      </w:pPr>
      <w:r>
        <w:rPr>
          <w:sz w:val="24"/>
          <w:szCs w:val="18"/>
        </w:rPr>
        <w:t>3. Peer Review and Science: Critical Reviewers or Bobbleheads of Acquiescence?</w:t>
      </w:r>
    </w:p>
    <w:p w14:paraId="2DB7420D" w14:textId="77777777" w:rsidR="00007DF1" w:rsidRPr="00E5498E" w:rsidRDefault="00007DF1" w:rsidP="00007DF1">
      <w:pPr>
        <w:rPr>
          <w:rStyle w:val="StyleUnderline"/>
        </w:rPr>
      </w:pPr>
      <w:r w:rsidRPr="00E5498E">
        <w:rPr>
          <w:rStyle w:val="StyleUnderline"/>
        </w:rPr>
        <w:t>There were aspects of Mr. Cawley's testimony that undermined his credibility … Mr. Cawley said that his peers always agreed with each others' results and always got it right. Peer review in such a "Lake Woebegone" environment is not meaningful. 293</w:t>
      </w:r>
    </w:p>
    <w:p w14:paraId="6A6DC9DB" w14:textId="77777777" w:rsidR="00007DF1" w:rsidRDefault="00007DF1" w:rsidP="00007DF1">
      <w:pPr>
        <w:rPr>
          <w:sz w:val="24"/>
          <w:szCs w:val="18"/>
        </w:rPr>
      </w:pPr>
      <w:r>
        <w:rPr>
          <w:sz w:val="24"/>
          <w:szCs w:val="18"/>
        </w:rPr>
        <w:t xml:space="preserve">Forensic examiners routinely claim their results are accurate because another colleague reviewed them. 294 For many forensic examiners, the peer review process epitomizes the scientific nature of their examinations, as it legitimizes the </w:t>
      </w:r>
      <w:proofErr w:type="gramStart"/>
      <w:r>
        <w:rPr>
          <w:sz w:val="24"/>
          <w:szCs w:val="18"/>
        </w:rPr>
        <w:t>manner in which</w:t>
      </w:r>
      <w:proofErr w:type="gramEnd"/>
      <w:r>
        <w:rPr>
          <w:sz w:val="24"/>
          <w:szCs w:val="18"/>
        </w:rPr>
        <w:t xml:space="preserve"> they arrived at their conclusions and the accuracy thereof. </w:t>
      </w:r>
      <w:proofErr w:type="gramStart"/>
      <w:r>
        <w:rPr>
          <w:sz w:val="24"/>
          <w:szCs w:val="18"/>
        </w:rPr>
        <w:t>In essence, forensic</w:t>
      </w:r>
      <w:proofErr w:type="gramEnd"/>
      <w:r>
        <w:rPr>
          <w:sz w:val="24"/>
          <w:szCs w:val="18"/>
        </w:rPr>
        <w:t xml:space="preserve"> examiners have created the impression that the peer review process is designed to ensure the accuracy of their conclusions. 295 However, nothing could be further from the truth because the forensic science community embraces a form of peer review which can best be described as "formalistic" peer review.</w:t>
      </w:r>
    </w:p>
    <w:p w14:paraId="10E5CE4C" w14:textId="77777777" w:rsidR="00007DF1" w:rsidRDefault="00007DF1" w:rsidP="00007DF1">
      <w:pPr>
        <w:rPr>
          <w:sz w:val="24"/>
          <w:szCs w:val="18"/>
        </w:rPr>
      </w:pPr>
      <w:r>
        <w:rPr>
          <w:sz w:val="24"/>
          <w:szCs w:val="18"/>
        </w:rPr>
        <w:lastRenderedPageBreak/>
        <w:t xml:space="preserve">Formalistic peer review is advocated by ASCLD Standard 1.4.2.16. 296 Standard 1.4.2.16 states that the function of a laboratory's  [*357]  peer review process is "to ensure that the conclusions of its examiners are reasonable and within the constraints of scientific knowledge." 297 Under the "formalistic" peer review model, the reviewer functions as a process check on the procedures utilized by the initial examiner, ensuring that the initial examiner's report adequately documents and explains its findings and conclusions. </w:t>
      </w:r>
      <w:r w:rsidRPr="00E5498E">
        <w:rPr>
          <w:rStyle w:val="StyleUnderline"/>
        </w:rPr>
        <w:t>The fact that the reviewing examiner is merely ensuring that the initial examiner's report contains all the necessary formalities</w:t>
      </w:r>
      <w:r>
        <w:rPr>
          <w:sz w:val="24"/>
          <w:szCs w:val="18"/>
        </w:rPr>
        <w:t xml:space="preserve"> (i.e., what techniques were used, whether the examiner thoroughly documented his findings to explain his conclusion, etc.), implies the necessity of knowing the initial examiner's conclusion. </w:t>
      </w:r>
      <w:r w:rsidRPr="00E5498E">
        <w:rPr>
          <w:rStyle w:val="StyleUnderline"/>
        </w:rPr>
        <w:t>This form of peer review, however, should not be misleadingly presented as an independent verification of the initial conclusion's accuracy. All too often, however, this form of peer review is erroneously presented as a process aimed at ensuring the accuracy of the initial examiner's conclusions. 298 This is objectionable because this form of peer review is easily susceptible to subconscious context effects.</w:t>
      </w:r>
      <w:r>
        <w:rPr>
          <w:sz w:val="24"/>
          <w:szCs w:val="18"/>
        </w:rPr>
        <w:t xml:space="preserve"> 299</w:t>
      </w:r>
    </w:p>
    <w:p w14:paraId="5B27F720" w14:textId="77777777" w:rsidR="00007DF1" w:rsidRDefault="00007DF1" w:rsidP="00007DF1">
      <w:pPr>
        <w:rPr>
          <w:sz w:val="24"/>
          <w:szCs w:val="18"/>
        </w:rPr>
      </w:pPr>
      <w:r>
        <w:rPr>
          <w:sz w:val="24"/>
          <w:szCs w:val="18"/>
        </w:rPr>
        <w:t xml:space="preserve"> [*358</w:t>
      </w:r>
      <w:proofErr w:type="gramStart"/>
      <w:r>
        <w:rPr>
          <w:sz w:val="24"/>
          <w:szCs w:val="18"/>
        </w:rPr>
        <w:t xml:space="preserve">]  </w:t>
      </w:r>
      <w:r w:rsidRPr="00E5498E">
        <w:rPr>
          <w:rStyle w:val="StyleUnderline"/>
        </w:rPr>
        <w:t>To</w:t>
      </w:r>
      <w:proofErr w:type="gramEnd"/>
      <w:r w:rsidRPr="00E5498E">
        <w:rPr>
          <w:rStyle w:val="StyleUnderline"/>
        </w:rPr>
        <w:t xml:space="preserve"> further complicate matters, consider the scenario where the initial examiner is the reviewing examiner's superior or supervisor who presumably has more experience than the reviewing examiner. 300 Under this scenario, the reviewing examiner's </w:t>
      </w:r>
      <w:proofErr w:type="gramStart"/>
      <w:r w:rsidRPr="00E5498E">
        <w:rPr>
          <w:rStyle w:val="StyleUnderline"/>
        </w:rPr>
        <w:t>ultimate conclusion</w:t>
      </w:r>
      <w:proofErr w:type="gramEnd"/>
      <w:r w:rsidRPr="00E5498E">
        <w:rPr>
          <w:rStyle w:val="StyleUnderline"/>
        </w:rPr>
        <w:t xml:space="preserve"> will be impacted by two irrelevant, yet powerful, factors: the initial examiner's 1) conclusion and 2) rank. The latter factor may cause the reviewing examiner to minimize or withhold certain criticisms regarding the initial examiner's conclusion for fear that any criticisms may harm his future advancement. </w:t>
      </w:r>
      <w:r>
        <w:rPr>
          <w:sz w:val="24"/>
          <w:szCs w:val="18"/>
        </w:rPr>
        <w:t xml:space="preserve">Moreover, </w:t>
      </w:r>
      <w:r w:rsidRPr="00E5498E">
        <w:rPr>
          <w:rStyle w:val="StyleUnderline"/>
        </w:rPr>
        <w:t>the less experienced reviewing examiner may internalize legitimate concerns regarding the initial examiner's results.</w:t>
      </w:r>
      <w:r>
        <w:rPr>
          <w:sz w:val="24"/>
          <w:szCs w:val="18"/>
        </w:rPr>
        <w:t xml:space="preserve"> For example, a less experienced reviewing examiner may feel very strongly the more experienced examiner misidentified various points of correspondence. However, rather than be candid with the more experienced examiner, the less experienced reviewing examiner may convince himself it is his inexperience which is preventing him from identifying the same points of similarity as the more experienced examiner. </w:t>
      </w:r>
      <w:r w:rsidRPr="00E5498E">
        <w:rPr>
          <w:rStyle w:val="StyleUnderline"/>
        </w:rPr>
        <w:t>Given these influences and likely scenarios, it is hard to ignore the fact that reviewers under this form of peer review are anything more than bobbleheads of acquiescence.</w:t>
      </w:r>
      <w:r>
        <w:rPr>
          <w:sz w:val="24"/>
          <w:szCs w:val="18"/>
        </w:rPr>
        <w:t xml:space="preserve"> 301</w:t>
      </w:r>
    </w:p>
    <w:p w14:paraId="27406556" w14:textId="77777777" w:rsidR="00007DF1" w:rsidRDefault="00007DF1" w:rsidP="00007DF1">
      <w:pPr>
        <w:rPr>
          <w:sz w:val="24"/>
          <w:szCs w:val="18"/>
        </w:rPr>
      </w:pPr>
      <w:r>
        <w:rPr>
          <w:sz w:val="24"/>
          <w:szCs w:val="18"/>
        </w:rPr>
        <w:t>4. Experience-Based Conclusions: The Key Term in "The Scientific Method" is "Method"</w:t>
      </w:r>
    </w:p>
    <w:p w14:paraId="6C7C5E7E" w14:textId="77777777" w:rsidR="00007DF1" w:rsidRDefault="00007DF1" w:rsidP="00007DF1">
      <w:pPr>
        <w:rPr>
          <w:sz w:val="24"/>
          <w:szCs w:val="18"/>
        </w:rPr>
      </w:pPr>
      <w:r w:rsidRPr="00E5498E">
        <w:rPr>
          <w:rStyle w:val="StyleUnderline"/>
        </w:rPr>
        <w:t xml:space="preserve">The conclusion that a recovered cartridge case matches a test-fired cartridge case is based on a subjective "threshold currently held in the minds eye of the examiner and … based largely on training and experience in observing the difference between known matching and known non-matching impression toolmarks." </w:t>
      </w:r>
      <w:r>
        <w:rPr>
          <w:sz w:val="24"/>
          <w:szCs w:val="18"/>
        </w:rPr>
        <w:t>302</w:t>
      </w:r>
    </w:p>
    <w:p w14:paraId="7A420833" w14:textId="77777777" w:rsidR="00007DF1" w:rsidRDefault="00007DF1" w:rsidP="00007DF1">
      <w:pPr>
        <w:rPr>
          <w:sz w:val="24"/>
          <w:szCs w:val="18"/>
        </w:rPr>
      </w:pPr>
      <w:r>
        <w:rPr>
          <w:sz w:val="24"/>
          <w:szCs w:val="18"/>
        </w:rPr>
        <w:t xml:space="preserve"> [*359] </w:t>
      </w:r>
    </w:p>
    <w:p w14:paraId="52417341" w14:textId="77777777" w:rsidR="00007DF1" w:rsidRDefault="00007DF1" w:rsidP="00007DF1">
      <w:pPr>
        <w:rPr>
          <w:sz w:val="24"/>
          <w:szCs w:val="18"/>
        </w:rPr>
      </w:pPr>
      <w:r>
        <w:rPr>
          <w:sz w:val="24"/>
          <w:szCs w:val="18"/>
        </w:rPr>
        <w:t xml:space="preserve">Science endeavors to explain why circumstances, observed and unobserved, occur as they do. To answer these questions, scientists put forth statements, or systems of statements, which they methodically test. Testing produces empirical data, which in turn forms the foundation of scientific inferences. 303 More importantly, scientific testing is a structured and disciplined form of observation. Accordingly, while casual or mere observation is an aspect of the scientific method, </w:t>
      </w:r>
      <w:r w:rsidRPr="00E5498E">
        <w:rPr>
          <w:rStyle w:val="StyleUnderline"/>
        </w:rPr>
        <w:t xml:space="preserve">it is insufficient, standing alone, to draw valid inferences. The methodology behind the </w:t>
      </w:r>
      <w:r w:rsidRPr="00E5498E">
        <w:rPr>
          <w:rStyle w:val="StyleUnderline"/>
        </w:rPr>
        <w:lastRenderedPageBreak/>
        <w:t>observation is what distinguishes valid and invalid inferences. Thus, a finding of fact is only as sound as the method used to discover it.</w:t>
      </w:r>
      <w:r>
        <w:rPr>
          <w:sz w:val="24"/>
          <w:szCs w:val="18"/>
        </w:rPr>
        <w:t xml:space="preserve"> </w:t>
      </w:r>
      <w:r w:rsidRPr="00E5498E">
        <w:rPr>
          <w:rStyle w:val="StyleUnderline"/>
        </w:rPr>
        <w:t>Forensic practitioners, however, regularly discard methodology by basing their conclusions on the accumulation of casual observations they have accrued over years of experience.</w:t>
      </w:r>
      <w:r>
        <w:rPr>
          <w:sz w:val="24"/>
          <w:szCs w:val="18"/>
        </w:rPr>
        <w:t xml:space="preserve"> </w:t>
      </w:r>
      <w:proofErr w:type="gramStart"/>
      <w:r>
        <w:rPr>
          <w:sz w:val="24"/>
          <w:szCs w:val="18"/>
        </w:rPr>
        <w:t>304  [</w:t>
      </w:r>
      <w:proofErr w:type="gramEnd"/>
      <w:r>
        <w:rPr>
          <w:sz w:val="24"/>
          <w:szCs w:val="18"/>
        </w:rPr>
        <w:t xml:space="preserve">*360]  Consequently, </w:t>
      </w:r>
      <w:r w:rsidRPr="00E5498E">
        <w:rPr>
          <w:rStyle w:val="Emphasis"/>
        </w:rPr>
        <w:t>forensic conclusions are quite often premised on intuitions and deductions rather than empirical proof.</w:t>
      </w:r>
      <w:r>
        <w:rPr>
          <w:sz w:val="24"/>
          <w:szCs w:val="18"/>
        </w:rPr>
        <w:t xml:space="preserve"> 305</w:t>
      </w:r>
    </w:p>
    <w:p w14:paraId="33EF5FA7" w14:textId="77777777" w:rsidR="00007DF1" w:rsidRDefault="00007DF1" w:rsidP="00007DF1">
      <w:pPr>
        <w:rPr>
          <w:sz w:val="24"/>
          <w:szCs w:val="18"/>
        </w:rPr>
      </w:pPr>
      <w:r>
        <w:rPr>
          <w:sz w:val="24"/>
          <w:szCs w:val="18"/>
        </w:rPr>
        <w:t xml:space="preserve">Although the value of experience cannot be denied, </w:t>
      </w:r>
      <w:r w:rsidRPr="00E5498E">
        <w:rPr>
          <w:rStyle w:val="StyleUnderline"/>
        </w:rPr>
        <w:t>as a matter of principle, scientists need to support their opinions by reference to logical reasoning and an established corpus of scientific knowledge. If an examiner's conclusions are based on evidence produced by years of experience, he or she should disclose this fact for the triers of fact.</w:t>
      </w:r>
      <w:r>
        <w:rPr>
          <w:sz w:val="24"/>
          <w:szCs w:val="18"/>
        </w:rPr>
        <w:t xml:space="preserve"> 306 More importantly, while experience, training, and common sense are critical in any scientific endeavor, they cannot provide the valid and informative answers which surface when a belief or assertion is empirically tested. 307 </w:t>
      </w:r>
      <w:r w:rsidRPr="00E5498E">
        <w:rPr>
          <w:rStyle w:val="StyleUnderline"/>
        </w:rPr>
        <w:t>Furthermore, although common sense shares certain similarities with science, it fails to methodically discover the relationships between occurrences which are not obviously related.</w:t>
      </w:r>
      <w:r>
        <w:rPr>
          <w:sz w:val="24"/>
          <w:szCs w:val="18"/>
        </w:rPr>
        <w:t xml:space="preserve"> 308 </w:t>
      </w:r>
      <w:proofErr w:type="gramStart"/>
      <w:r w:rsidRPr="00E5498E">
        <w:rPr>
          <w:rStyle w:val="StyleUnderline"/>
        </w:rPr>
        <w:t>Science,  [</w:t>
      </w:r>
      <w:proofErr w:type="gramEnd"/>
      <w:r w:rsidRPr="00E5498E">
        <w:rPr>
          <w:rStyle w:val="StyleUnderline"/>
        </w:rPr>
        <w:t xml:space="preserve">*361]  though, attempts to recognize and identify the underpinnings of natural phenomena through systematic empirical testing. More significantly, it tries to complete the incomplete by identifying relationships between seemingly unrelated variables. These newly identified relationships add clarity to previously recognized explanations or they create entirely new elucidations with the potential to bring lucidity to disjointed areas of science. </w:t>
      </w:r>
      <w:r>
        <w:rPr>
          <w:sz w:val="24"/>
          <w:szCs w:val="18"/>
        </w:rPr>
        <w:t>Regardless of whether it is the former or latter, the hunt for explanations is what separates science from common sense or experience. 309 Thus, to use experience as a proxy for empirically supported inferences, and to claim it is just as powerful and accurate as such inferences, is not only intellectually dishonest, it increases the likelihood the examiner's conclusion(s) or identification is incorrect.</w:t>
      </w:r>
    </w:p>
    <w:p w14:paraId="013557BF" w14:textId="77777777" w:rsidR="00007DF1" w:rsidRDefault="00007DF1" w:rsidP="00007DF1">
      <w:pPr>
        <w:pStyle w:val="Heading4"/>
      </w:pPr>
      <w:r>
        <w:t>Forensic Science is a pseudoscience.</w:t>
      </w:r>
    </w:p>
    <w:p w14:paraId="7673F833" w14:textId="77777777" w:rsidR="00007DF1" w:rsidRDefault="00007DF1" w:rsidP="00007DF1">
      <w:r>
        <w:t xml:space="preserve">- essentially this evidence makes the argument that forensic science never has a good basis, because it </w:t>
      </w:r>
      <w:proofErr w:type="gramStart"/>
      <w:r>
        <w:t>isn’t</w:t>
      </w:r>
      <w:proofErr w:type="gramEnd"/>
      <w:r>
        <w:t xml:space="preserve"> a science. It </w:t>
      </w:r>
      <w:proofErr w:type="gramStart"/>
      <w:r>
        <w:t>hasn’t</w:t>
      </w:r>
      <w:proofErr w:type="gramEnd"/>
      <w:r>
        <w:t xml:space="preserve"> developed in hundreds of years and it’s impossible to test accuracy of evidence. The blame is constantly shifted to bad examiners or </w:t>
      </w:r>
      <w:proofErr w:type="gramStart"/>
      <w:r>
        <w:t>mistakes</w:t>
      </w:r>
      <w:proofErr w:type="gramEnd"/>
      <w:r>
        <w:t xml:space="preserve"> but the real problem is literally just that forensic science isn’t real.</w:t>
      </w:r>
    </w:p>
    <w:p w14:paraId="5A05B71C" w14:textId="77777777" w:rsidR="00007DF1" w:rsidRDefault="00007DF1" w:rsidP="00007DF1">
      <w:pPr>
        <w:rPr>
          <w:rStyle w:val="Style13ptBold"/>
        </w:rPr>
      </w:pPr>
      <w:r>
        <w:rPr>
          <w:rStyle w:val="Style13ptBold"/>
        </w:rPr>
        <w:t>Cooley, Innocence Project staff attorney 07</w:t>
      </w:r>
    </w:p>
    <w:p w14:paraId="284E98D8" w14:textId="77777777" w:rsidR="00007DF1" w:rsidRPr="009469AF" w:rsidRDefault="00007DF1" w:rsidP="00007DF1">
      <w:pPr>
        <w:rPr>
          <w:sz w:val="24"/>
          <w:szCs w:val="18"/>
        </w:rPr>
      </w:pPr>
      <w:r>
        <w:rPr>
          <w:rStyle w:val="Style13ptBold"/>
          <w:b w:val="0"/>
          <w:bCs w:val="0"/>
          <w:sz w:val="24"/>
          <w:szCs w:val="18"/>
        </w:rPr>
        <w:t>(Craig M.,</w:t>
      </w:r>
      <w:r w:rsidRPr="006A5584">
        <w:rPr>
          <w:rStyle w:val="Style13ptBold"/>
          <w:b w:val="0"/>
          <w:bCs w:val="0"/>
          <w:sz w:val="24"/>
          <w:szCs w:val="18"/>
        </w:rPr>
        <w:t xml:space="preserve"> </w:t>
      </w:r>
      <w:r>
        <w:rPr>
          <w:rStyle w:val="Style13ptBold"/>
          <w:b w:val="0"/>
          <w:bCs w:val="0"/>
          <w:sz w:val="24"/>
          <w:szCs w:val="18"/>
        </w:rPr>
        <w:t xml:space="preserve">Spring 2007 </w:t>
      </w:r>
      <w:r w:rsidRPr="00AC7419">
        <w:rPr>
          <w:rStyle w:val="ssit"/>
          <w:rFonts w:cs="Helvetica"/>
          <w:i/>
          <w:iCs/>
          <w:color w:val="373739"/>
          <w:sz w:val="24"/>
          <w:szCs w:val="24"/>
          <w:bdr w:val="none" w:sz="0" w:space="0" w:color="auto" w:frame="1"/>
          <w:shd w:val="clear" w:color="auto" w:fill="FFFFFF"/>
        </w:rPr>
        <w:t>George Mason University Civil Rights Law Journal, 17, </w:t>
      </w:r>
      <w:r w:rsidRPr="00AC7419">
        <w:rPr>
          <w:rFonts w:cs="Helvetica"/>
          <w:color w:val="373739"/>
          <w:sz w:val="24"/>
          <w:szCs w:val="24"/>
          <w:shd w:val="clear" w:color="auto" w:fill="FFFFFF"/>
        </w:rPr>
        <w:t>299</w:t>
      </w:r>
      <w:r>
        <w:rPr>
          <w:rFonts w:cs="Helvetica"/>
          <w:color w:val="373739"/>
          <w:sz w:val="21"/>
          <w:szCs w:val="21"/>
          <w:shd w:val="clear" w:color="auto" w:fill="FFFFFF"/>
        </w:rPr>
        <w:t>. </w:t>
      </w:r>
      <w:r>
        <w:rPr>
          <w:rStyle w:val="Style13ptBold"/>
          <w:b w:val="0"/>
          <w:bCs w:val="0"/>
          <w:sz w:val="24"/>
          <w:szCs w:val="18"/>
        </w:rPr>
        <w:t xml:space="preserve"> “FORENSIC SCIENCE AND CAPITAL PUNISHMENT REFORM: AN "INTELLECTUALLY HONEST" ASSESSMENT”, Retrieved from Nexis Uni, accessed 6/25/20, zC)</w:t>
      </w:r>
    </w:p>
    <w:p w14:paraId="6A4A70FB" w14:textId="77777777" w:rsidR="00007DF1" w:rsidRDefault="00007DF1" w:rsidP="00007DF1">
      <w:pPr>
        <w:rPr>
          <w:sz w:val="24"/>
          <w:szCs w:val="18"/>
        </w:rPr>
      </w:pPr>
      <w:r>
        <w:rPr>
          <w:sz w:val="24"/>
          <w:szCs w:val="18"/>
        </w:rPr>
        <w:t xml:space="preserve">7. </w:t>
      </w:r>
      <w:r w:rsidRPr="00FB58FF">
        <w:rPr>
          <w:rStyle w:val="StyleUnderline"/>
        </w:rPr>
        <w:t xml:space="preserve">Is </w:t>
      </w:r>
      <w:r w:rsidRPr="00FB58FF">
        <w:rPr>
          <w:rStyle w:val="StyleUnderline"/>
          <w:bCs/>
        </w:rPr>
        <w:t>Forensic Science a Pseudoscience</w:t>
      </w:r>
      <w:r w:rsidRPr="00FB58FF">
        <w:rPr>
          <w:rStyle w:val="StyleUnderline"/>
        </w:rPr>
        <w:t>? If it Looks, Walks, and Quacks Like a Duck, it Must Be a Duck</w:t>
      </w:r>
    </w:p>
    <w:p w14:paraId="44DD3735" w14:textId="77777777" w:rsidR="00007DF1" w:rsidRDefault="00007DF1" w:rsidP="00007DF1">
      <w:pPr>
        <w:rPr>
          <w:sz w:val="24"/>
          <w:szCs w:val="18"/>
        </w:rPr>
      </w:pPr>
      <w:r>
        <w:rPr>
          <w:sz w:val="24"/>
          <w:szCs w:val="18"/>
        </w:rPr>
        <w:t xml:space="preserve">All </w:t>
      </w:r>
      <w:r w:rsidRPr="00FB58FF">
        <w:rPr>
          <w:rStyle w:val="StyleUnderline"/>
        </w:rPr>
        <w:t>participants in the legal process must take a far more skeptical view of forensic testing and testimony, which is not the … wizardry it is often believed to be … All that is needed is a diligent defense lawyer willing and able to look behind the curtain</w:t>
      </w:r>
      <w:r>
        <w:rPr>
          <w:sz w:val="24"/>
          <w:szCs w:val="18"/>
        </w:rPr>
        <w:t>. 333</w:t>
      </w:r>
    </w:p>
    <w:p w14:paraId="759BC6EA" w14:textId="77777777" w:rsidR="00007DF1" w:rsidRDefault="00007DF1" w:rsidP="00007DF1">
      <w:pPr>
        <w:rPr>
          <w:sz w:val="24"/>
          <w:szCs w:val="18"/>
        </w:rPr>
      </w:pPr>
      <w:r>
        <w:rPr>
          <w:sz w:val="24"/>
          <w:szCs w:val="18"/>
        </w:rPr>
        <w:t xml:space="preserve">Paul R. </w:t>
      </w:r>
      <w:r w:rsidRPr="00FB58FF">
        <w:rPr>
          <w:rStyle w:val="StyleUnderline"/>
        </w:rPr>
        <w:t>Thagard, a noted philosopher of science, proposed the following criteria to distinguish science from pseudoscience.</w:t>
      </w:r>
      <w:r>
        <w:rPr>
          <w:sz w:val="24"/>
          <w:szCs w:val="18"/>
        </w:rPr>
        <w:t xml:space="preserve"> 334 T</w:t>
      </w:r>
      <w:r w:rsidRPr="00FB58FF">
        <w:rPr>
          <w:rStyle w:val="StyleUnderline"/>
        </w:rPr>
        <w:t xml:space="preserve">hagard said that a field, which claims to practice science, actually practices pseudoscience if: 1) it has been less progressive than other scientific communities over a long period of </w:t>
      </w:r>
      <w:r w:rsidRPr="00FB58FF">
        <w:rPr>
          <w:rStyle w:val="StyleUnderline"/>
        </w:rPr>
        <w:lastRenderedPageBreak/>
        <w:t>time, and faces many unsolved problems; 2) the community has put forth little effort to  [*368]  develop concepts or theories aimed at disentangling the unsolved problems; and 3) the community is selective in considering confirmations and disconfirmations.</w:t>
      </w:r>
      <w:r>
        <w:rPr>
          <w:sz w:val="24"/>
          <w:szCs w:val="18"/>
        </w:rPr>
        <w:t xml:space="preserve"> 335</w:t>
      </w:r>
    </w:p>
    <w:p w14:paraId="742AF6F7" w14:textId="77777777" w:rsidR="00007DF1" w:rsidRDefault="00007DF1" w:rsidP="00007DF1">
      <w:pPr>
        <w:rPr>
          <w:sz w:val="24"/>
          <w:szCs w:val="18"/>
        </w:rPr>
      </w:pPr>
      <w:r>
        <w:rPr>
          <w:sz w:val="24"/>
          <w:szCs w:val="18"/>
        </w:rPr>
        <w:t xml:space="preserve">First, </w:t>
      </w:r>
      <w:r w:rsidRPr="00FB58FF">
        <w:rPr>
          <w:rStyle w:val="StyleUnderline"/>
        </w:rPr>
        <w:t>forensic science is not and has not been progressive. Over the past century, little has changed with respect to how forensic identification examiners render identifications.</w:t>
      </w:r>
      <w:r>
        <w:rPr>
          <w:sz w:val="24"/>
          <w:szCs w:val="18"/>
        </w:rPr>
        <w:t xml:space="preserve"> 336 </w:t>
      </w:r>
      <w:r w:rsidRPr="00FB58FF">
        <w:rPr>
          <w:rStyle w:val="StyleUnderline"/>
        </w:rPr>
        <w:t>Second, there are many unresolved issues in forensic science which have yet to be thoroughly explored. One of the more pressing issues, as mentioned, is whether forensic examiners can consistently produce accurate identifications.</w:t>
      </w:r>
      <w:r>
        <w:rPr>
          <w:sz w:val="24"/>
          <w:szCs w:val="18"/>
        </w:rPr>
        <w:t xml:space="preserve"> 337 </w:t>
      </w:r>
      <w:r w:rsidRPr="00FB58FF">
        <w:rPr>
          <w:rStyle w:val="StyleUnderline"/>
        </w:rPr>
        <w:t>Third, the forensic science community is and has been selective in considering confirmations and disconfirmations. For instance, handwriting experts still refuse to admit that two or more individuals can have similar penmanship even though research debunked this notion nearly a half century ago.</w:t>
      </w:r>
      <w:r>
        <w:rPr>
          <w:sz w:val="24"/>
          <w:szCs w:val="18"/>
        </w:rPr>
        <w:t xml:space="preserve"> 338 </w:t>
      </w:r>
      <w:r w:rsidRPr="00FB58FF">
        <w:rPr>
          <w:rStyle w:val="StyleUnderline"/>
        </w:rPr>
        <w:t>Likewise, when errors surface and call into question the infallibility claim, the forensic science community generally blames the examiner and not the technique</w:t>
      </w:r>
      <w:r>
        <w:rPr>
          <w:sz w:val="24"/>
          <w:szCs w:val="18"/>
        </w:rPr>
        <w:t xml:space="preserve">. 339 </w:t>
      </w:r>
      <w:proofErr w:type="gramStart"/>
      <w:r>
        <w:rPr>
          <w:sz w:val="24"/>
          <w:szCs w:val="18"/>
        </w:rPr>
        <w:t>Lastly,  [</w:t>
      </w:r>
      <w:proofErr w:type="gramEnd"/>
      <w:r>
        <w:rPr>
          <w:sz w:val="24"/>
          <w:szCs w:val="18"/>
        </w:rPr>
        <w:t xml:space="preserve">*369]  </w:t>
      </w:r>
      <w:r w:rsidRPr="00FB58FF">
        <w:rPr>
          <w:rStyle w:val="Emphasis"/>
        </w:rPr>
        <w:t>the forensic science and law enforcement communities have finally conceded that what they are practicing is not actually science.</w:t>
      </w:r>
      <w:r>
        <w:rPr>
          <w:sz w:val="24"/>
          <w:szCs w:val="18"/>
        </w:rPr>
        <w:t xml:space="preserve"> 340</w:t>
      </w:r>
    </w:p>
    <w:p w14:paraId="2F515A97" w14:textId="77777777" w:rsidR="00007DF1" w:rsidRPr="00FF597F" w:rsidRDefault="00007DF1" w:rsidP="00007DF1">
      <w:pPr>
        <w:pStyle w:val="Heading3"/>
        <w:rPr>
          <w:rFonts w:cs="Times New Roman"/>
        </w:rPr>
      </w:pPr>
      <w:r w:rsidRPr="00FF597F">
        <w:rPr>
          <w:rFonts w:cs="Times New Roman"/>
        </w:rPr>
        <w:lastRenderedPageBreak/>
        <w:t>No Solvency – Bias</w:t>
      </w:r>
    </w:p>
    <w:p w14:paraId="5F0D2C3E" w14:textId="77777777" w:rsidR="00007DF1" w:rsidRPr="00FF597F" w:rsidRDefault="00007DF1" w:rsidP="00007DF1"/>
    <w:p w14:paraId="17673B1D" w14:textId="77777777" w:rsidR="00007DF1" w:rsidRPr="00FF597F" w:rsidRDefault="00007DF1" w:rsidP="00007DF1">
      <w:pPr>
        <w:pStyle w:val="Heading4"/>
        <w:rPr>
          <w:rFonts w:cs="Times New Roman"/>
        </w:rPr>
      </w:pPr>
      <w:r w:rsidRPr="00FF597F">
        <w:rPr>
          <w:rFonts w:cs="Times New Roman"/>
        </w:rPr>
        <w:t>No solvency— forensic science is riddled with bias</w:t>
      </w:r>
    </w:p>
    <w:p w14:paraId="6E539349" w14:textId="77777777" w:rsidR="00007DF1" w:rsidRPr="00FF597F" w:rsidRDefault="00007DF1" w:rsidP="00007DF1">
      <w:r w:rsidRPr="00FF597F">
        <w:rPr>
          <w:rStyle w:val="Style13ptBold"/>
        </w:rPr>
        <w:t>Balko, Washington Post opinion columnist, &amp; Findley, Center for Integrity in Forensic Science, 19</w:t>
      </w:r>
    </w:p>
    <w:p w14:paraId="174649DD" w14:textId="77777777" w:rsidR="00007DF1" w:rsidRPr="00FF597F" w:rsidRDefault="00007DF1" w:rsidP="00007DF1">
      <w:r w:rsidRPr="00FF597F">
        <w:t xml:space="preserve">(Radley Balko and Keith A. Findley, August 9, 2019, Washington Post, “How much interaction should we allow between forensic analysts and law enforcement?”, </w:t>
      </w:r>
      <w:hyperlink r:id="rId78" w:history="1">
        <w:r w:rsidRPr="00FF597F">
          <w:rPr>
            <w:rStyle w:val="Hyperlink"/>
          </w:rPr>
          <w:t>https://www.washingtonpost.com/opinions/2019/08/09/how-much-interaction-should-we-allow-between-forensics-analysts-law-enforcement/</w:t>
        </w:r>
      </w:hyperlink>
      <w:r w:rsidRPr="00FF597F">
        <w:rPr>
          <w:color w:val="000000" w:themeColor="text1"/>
        </w:rPr>
        <w:t>, accessed:06/22/20, SS)</w:t>
      </w:r>
    </w:p>
    <w:p w14:paraId="7E8C5DF3" w14:textId="77777777" w:rsidR="00007DF1" w:rsidRPr="00FF597F" w:rsidRDefault="00007DF1" w:rsidP="00007DF1">
      <w:pPr>
        <w:rPr>
          <w:color w:val="000000" w:themeColor="text1"/>
        </w:rPr>
      </w:pPr>
    </w:p>
    <w:p w14:paraId="69FD3C18" w14:textId="77777777" w:rsidR="00007DF1" w:rsidRPr="00FF597F" w:rsidRDefault="00007DF1" w:rsidP="00007DF1">
      <w:r w:rsidRPr="00FF597F">
        <w:rPr>
          <w:rStyle w:val="StyleUnderline"/>
        </w:rPr>
        <w:t>Cognitive biases are a part of the human condition. No one, not even the most rigorous academic scientists, [is] immune from them</w:t>
      </w:r>
      <w:r w:rsidRPr="00FF597F">
        <w:t xml:space="preserve">. The biases can come in all sorts of forms that are well researched by social scientists. </w:t>
      </w:r>
      <w:r w:rsidRPr="00FF597F">
        <w:rPr>
          <w:rStyle w:val="StyleUnderline"/>
        </w:rPr>
        <w:t>Some of the most prominent, and the ones that are most problematic in the forensic science world, include confirmation bias, role effects, and context bias</w:t>
      </w:r>
      <w:r w:rsidRPr="00FF597F">
        <w:t>. The more subjective a judgment is, the more likely it is to be tainted by the kinds of biasing information that leads to these cognitive distortions.</w:t>
      </w:r>
    </w:p>
    <w:p w14:paraId="32F758A2" w14:textId="77777777" w:rsidR="00007DF1" w:rsidRPr="00FF597F" w:rsidRDefault="00007DF1" w:rsidP="00007DF1">
      <w:r w:rsidRPr="00FF597F">
        <w:rPr>
          <w:rStyle w:val="StyleUnderline"/>
        </w:rPr>
        <w:t>Unfortunately, most of the pattern-matching forensic disciplines are highly subjective</w:t>
      </w:r>
      <w:r w:rsidRPr="00FF597F">
        <w:t xml:space="preserve">. Even in much more objective scientific inquiries, academic and laboratory scientists know that the risk of unintentional cognitive biases demands that they conduct their work in a double-blind manner — so that they are shielded from as much potentially biasing information as possible. But almost uniquely among those who claim to be doing scientific work, forensic scientists do their work in an environment in which little, or often no, attempt is made to shield the examiner from biasing information. </w:t>
      </w:r>
      <w:r w:rsidRPr="00FF597F">
        <w:rPr>
          <w:rStyle w:val="StyleUnderline"/>
        </w:rPr>
        <w:t>Routinely, evidence submissions from law enforcement to the laboratories tell the examiner who the suspect is, what other evidence there is against the suspect and even law enforcement’s desired outcome</w:t>
      </w:r>
      <w:r w:rsidRPr="00FF597F">
        <w:t xml:space="preserve"> </w:t>
      </w:r>
      <w:r w:rsidRPr="00FF597F">
        <w:rPr>
          <w:rStyle w:val="StyleUnderline"/>
        </w:rPr>
        <w:t>(to link the evidence to the suspect).</w:t>
      </w:r>
      <w:r w:rsidRPr="00FF597F">
        <w:t xml:space="preserve"> Contamination with contextual information is the norm.</w:t>
      </w:r>
    </w:p>
    <w:p w14:paraId="5610189D" w14:textId="77777777" w:rsidR="00007DF1" w:rsidRPr="00FF597F" w:rsidRDefault="00007DF1" w:rsidP="00007DF1">
      <w:r w:rsidRPr="00FF597F">
        <w:rPr>
          <w:rStyle w:val="StyleUnderline"/>
        </w:rPr>
        <w:t>Medical examiners, along with child-abuse pediatricians and other physicians called upon to render opinions</w:t>
      </w:r>
      <w:r w:rsidRPr="00FF597F">
        <w:t xml:space="preserve"> about cause and manner of death or injury, are particularly vociferous in insisting that they must have all the context information, because it helps inform their determinations about what happened. And, certainly, such information can be useful to physicians when performing their investigative roles as a part of a multidisciplinary child abuse team, or as a medical examiner required by statute to determine cause and manner of death for the death certificate.</w:t>
      </w:r>
    </w:p>
    <w:p w14:paraId="428D301A" w14:textId="77777777" w:rsidR="00007DF1" w:rsidRPr="00FF597F" w:rsidRDefault="00007DF1" w:rsidP="00007DF1">
      <w:r w:rsidRPr="00FF597F">
        <w:t xml:space="preserve">But the physician’s role is quite different when she enters the courtroom to render an expert opinion. </w:t>
      </w:r>
      <w:r w:rsidRPr="00FF597F">
        <w:rPr>
          <w:rStyle w:val="StyleUnderline"/>
        </w:rPr>
        <w:t xml:space="preserve">The jury is the ultimate </w:t>
      </w:r>
      <w:proofErr w:type="gramStart"/>
      <w:r w:rsidRPr="00FF597F">
        <w:rPr>
          <w:rStyle w:val="StyleUnderline"/>
        </w:rPr>
        <w:t>fact-finder</w:t>
      </w:r>
      <w:proofErr w:type="gramEnd"/>
      <w:r w:rsidRPr="00FF597F">
        <w:rPr>
          <w:rStyle w:val="StyleUnderline"/>
        </w:rPr>
        <w:t xml:space="preserve"> in the courtroom, and the jury has full capacity to consider all the nonmedical evidence in the case. </w:t>
      </w:r>
      <w:r w:rsidRPr="00FF597F">
        <w:t>Although most courts today permit medical experts to go beyond this, the medical expert’s role should be just to offer opinions about those things the jury cannot understand on its own — medical findings, like the presence of a subdural hematoma, or the presence of gunshot entry wounds, and any medically validated opinions about the kinds of things that could have caused those medical findings.</w:t>
      </w:r>
    </w:p>
    <w:p w14:paraId="3D7B32F5" w14:textId="77777777" w:rsidR="00007DF1" w:rsidRPr="00FF597F" w:rsidRDefault="00007DF1" w:rsidP="00007DF1">
      <w:r w:rsidRPr="00FF597F">
        <w:rPr>
          <w:rStyle w:val="StyleUnderline"/>
        </w:rPr>
        <w:lastRenderedPageBreak/>
        <w:t>The expert goes too far when she offers opinions based on nonmedical evidence</w:t>
      </w:r>
      <w:r w:rsidRPr="00FF597F">
        <w:t xml:space="preserve"> (such as the presence of a suicide note, or the fact that the child’s caregiver was not the child’s father and was an unhappy babysitter) related to matters that are not medical questions — like whether some third party inflicted the injuries observed by the physician, and whether that person must have done so with intent to kill or with recklessness. And while courts routinely permit physicians to exceed these limits, some courts and legal authorities are finally beginning to take note that such broad testimony, based on biasing information, on matters that exceed true medical diagnosis, goes too far.</w:t>
      </w:r>
    </w:p>
    <w:p w14:paraId="3A5EAEDB" w14:textId="77777777" w:rsidR="00007DF1" w:rsidRPr="00FF597F" w:rsidRDefault="00007DF1" w:rsidP="00007DF1"/>
    <w:p w14:paraId="5D66D6D5" w14:textId="77777777" w:rsidR="00007DF1" w:rsidRPr="00FF597F" w:rsidRDefault="00007DF1" w:rsidP="00007DF1">
      <w:pPr>
        <w:rPr>
          <w:color w:val="2A2A2A"/>
        </w:rPr>
      </w:pPr>
    </w:p>
    <w:p w14:paraId="4D4C89F6" w14:textId="77777777" w:rsidR="00007DF1" w:rsidRPr="00FF597F" w:rsidRDefault="00007DF1" w:rsidP="00007DF1">
      <w:pPr>
        <w:pStyle w:val="Heading4"/>
        <w:rPr>
          <w:rFonts w:cs="Times New Roman"/>
        </w:rPr>
      </w:pPr>
      <w:r w:rsidRPr="00FF597F">
        <w:rPr>
          <w:rFonts w:cs="Times New Roman"/>
        </w:rPr>
        <w:t>Systemic issues need to be addressed to solve for bias</w:t>
      </w:r>
    </w:p>
    <w:p w14:paraId="0C558161" w14:textId="77777777" w:rsidR="00007DF1" w:rsidRPr="00FF597F" w:rsidRDefault="00007DF1" w:rsidP="00007DF1">
      <w:r w:rsidRPr="00FF597F">
        <w:rPr>
          <w:rStyle w:val="Style13ptBold"/>
        </w:rPr>
        <w:t>Balko, Washington Post opinion columnist, and Whitehurst, FBI crime-lab whistleblower, 19</w:t>
      </w:r>
    </w:p>
    <w:p w14:paraId="47512601" w14:textId="77777777" w:rsidR="00007DF1" w:rsidRPr="00FF597F" w:rsidRDefault="00007DF1" w:rsidP="00007DF1">
      <w:pPr>
        <w:rPr>
          <w:color w:val="000000" w:themeColor="text1"/>
        </w:rPr>
      </w:pPr>
      <w:r w:rsidRPr="00FF597F">
        <w:t xml:space="preserve">(Radley Balko and Frederic Whitehurst, August 9. 2019,Washington Post, “How much interaction should we allow between forensic analysts and law enforcement?”, </w:t>
      </w:r>
      <w:hyperlink r:id="rId79" w:history="1">
        <w:r w:rsidRPr="00FF597F">
          <w:rPr>
            <w:rStyle w:val="Hyperlink"/>
          </w:rPr>
          <w:t>https://www.washingtonpost.com/opinions/2019/08/09/how-much-interaction-should-we-allow-between-forensics-analysts-law-enforcement/</w:t>
        </w:r>
      </w:hyperlink>
      <w:r w:rsidRPr="00FF597F">
        <w:rPr>
          <w:color w:val="000000" w:themeColor="text1"/>
        </w:rPr>
        <w:t>, accessed: 06/22/20, SS)</w:t>
      </w:r>
    </w:p>
    <w:p w14:paraId="0F2BBDF2" w14:textId="77777777" w:rsidR="00007DF1" w:rsidRPr="00FF597F" w:rsidRDefault="00007DF1" w:rsidP="00007DF1"/>
    <w:p w14:paraId="1C22AEA1" w14:textId="77777777" w:rsidR="00007DF1" w:rsidRPr="00FF597F" w:rsidRDefault="00007DF1" w:rsidP="00007DF1">
      <w:pPr>
        <w:rPr>
          <w:b/>
          <w:sz w:val="24"/>
          <w:u w:val="single"/>
        </w:rPr>
      </w:pPr>
      <w:r w:rsidRPr="00FF597F">
        <w:t xml:space="preserve">In my experience, law enforcement personnel </w:t>
      </w:r>
      <w:proofErr w:type="gramStart"/>
      <w:r w:rsidRPr="00FF597F">
        <w:t>have to</w:t>
      </w:r>
      <w:proofErr w:type="gramEnd"/>
      <w:r w:rsidRPr="00FF597F">
        <w:t xml:space="preserve"> make split-second decisions, move to control potentially dangerous situations and demand absolute compliance. These are necessary traits for that </w:t>
      </w:r>
      <w:proofErr w:type="gramStart"/>
      <w:r w:rsidRPr="00FF597F">
        <w:t>particular part</w:t>
      </w:r>
      <w:proofErr w:type="gramEnd"/>
      <w:r w:rsidRPr="00FF597F">
        <w:t xml:space="preserve"> of the government prosecutor’s team. But when those same people are part of the decision-making team in the forensics lab, they bring with them their need for absolute control and the compulsion to demand compliance. </w:t>
      </w:r>
      <w:r w:rsidRPr="00FF597F">
        <w:rPr>
          <w:rStyle w:val="StyleUnderline"/>
          <w:sz w:val="24"/>
        </w:rPr>
        <w:t xml:space="preserve">Too often, law enforcement official[s] demand that lab personnel simply agree with their hypothesis about the crime, rather than test it. Lab analysts get jerked around from one “truth” to the next. An honest lab analyst may quickly find himself out of a </w:t>
      </w:r>
      <w:proofErr w:type="gramStart"/>
      <w:r w:rsidRPr="00FF597F">
        <w:rPr>
          <w:rStyle w:val="StyleUnderline"/>
          <w:sz w:val="24"/>
        </w:rPr>
        <w:t>job, or</w:t>
      </w:r>
      <w:proofErr w:type="gramEnd"/>
      <w:r w:rsidRPr="00FF597F">
        <w:rPr>
          <w:rStyle w:val="StyleUnderline"/>
          <w:sz w:val="24"/>
        </w:rPr>
        <w:t xml:space="preserve"> put in a corner and occupied with nonwork.</w:t>
      </w:r>
    </w:p>
    <w:p w14:paraId="7992156D" w14:textId="77777777" w:rsidR="00007DF1" w:rsidRPr="00FF597F" w:rsidRDefault="00007DF1" w:rsidP="00007DF1">
      <w:pPr>
        <w:rPr>
          <w:b/>
          <w:sz w:val="24"/>
          <w:u w:val="single"/>
        </w:rPr>
      </w:pPr>
      <w:r w:rsidRPr="00FF597F">
        <w:rPr>
          <w:rStyle w:val="StyleUnderline"/>
          <w:sz w:val="24"/>
        </w:rPr>
        <w:t xml:space="preserve">Again, </w:t>
      </w:r>
      <w:proofErr w:type="gramStart"/>
      <w:r w:rsidRPr="00FF597F">
        <w:rPr>
          <w:rStyle w:val="StyleUnderline"/>
          <w:sz w:val="24"/>
        </w:rPr>
        <w:t>there’s</w:t>
      </w:r>
      <w:proofErr w:type="gramEnd"/>
      <w:r w:rsidRPr="00FF597F">
        <w:rPr>
          <w:rStyle w:val="StyleUnderline"/>
          <w:sz w:val="24"/>
        </w:rPr>
        <w:t xml:space="preserve"> an ethical dilemma</w:t>
      </w:r>
      <w:r w:rsidRPr="00FF597F">
        <w:t xml:space="preserve">. Do I take care of my family and keep my job, or do I uphold my oath of office? </w:t>
      </w:r>
      <w:r w:rsidRPr="00FF597F">
        <w:rPr>
          <w:rStyle w:val="StyleUnderline"/>
          <w:sz w:val="24"/>
        </w:rPr>
        <w:t xml:space="preserve">Too often, the people promoted to lab managers are people who have limited scientific background, who are considered “team players” and who </w:t>
      </w:r>
      <w:proofErr w:type="gramStart"/>
      <w:r w:rsidRPr="00FF597F">
        <w:rPr>
          <w:rStyle w:val="StyleUnderline"/>
          <w:sz w:val="24"/>
        </w:rPr>
        <w:t>don’t</w:t>
      </w:r>
      <w:proofErr w:type="gramEnd"/>
      <w:r w:rsidRPr="00FF597F">
        <w:rPr>
          <w:rStyle w:val="StyleUnderline"/>
          <w:sz w:val="24"/>
        </w:rPr>
        <w:t xml:space="preserve"> support the analysts who tell the truth.</w:t>
      </w:r>
    </w:p>
    <w:p w14:paraId="744CE69D" w14:textId="77777777" w:rsidR="00007DF1" w:rsidRPr="00FF597F" w:rsidRDefault="00007DF1" w:rsidP="00007DF1">
      <w:pPr>
        <w:rPr>
          <w:rStyle w:val="StyleUnderline"/>
          <w:sz w:val="24"/>
        </w:rPr>
      </w:pPr>
      <w:r w:rsidRPr="00FF597F">
        <w:t xml:space="preserve">But there is a balance. Without knowledge and context of the crime, an analyst could spend a long time looking for evidence </w:t>
      </w:r>
      <w:proofErr w:type="gramStart"/>
      <w:r w:rsidRPr="00FF597F">
        <w:t>that’s</w:t>
      </w:r>
      <w:proofErr w:type="gramEnd"/>
      <w:r w:rsidRPr="00FF597F">
        <w:t xml:space="preserve"> ultimately irrelevant to the case. </w:t>
      </w:r>
      <w:r w:rsidRPr="00FF597F">
        <w:rPr>
          <w:rStyle w:val="StyleUnderline"/>
          <w:sz w:val="24"/>
        </w:rPr>
        <w:t xml:space="preserve">A white powder handed over to a crime lab’s drug section might come with a request to test for controlled substances, but it </w:t>
      </w:r>
      <w:proofErr w:type="gramStart"/>
      <w:r w:rsidRPr="00FF597F">
        <w:rPr>
          <w:rStyle w:val="StyleUnderline"/>
          <w:sz w:val="24"/>
        </w:rPr>
        <w:t>shouldn’t</w:t>
      </w:r>
      <w:proofErr w:type="gramEnd"/>
      <w:r w:rsidRPr="00FF597F">
        <w:rPr>
          <w:rStyle w:val="StyleUnderline"/>
          <w:sz w:val="24"/>
        </w:rPr>
        <w:t xml:space="preserve"> include a description of the suspect — not race, age, gender or even name. Just the relevant information to do the job. Too often, an officer is on the phone telling the analyst what the test results should be. At the very least, communication between the lab and law enforcement should also be in writing, or not at all.</w:t>
      </w:r>
    </w:p>
    <w:p w14:paraId="45380427" w14:textId="77777777" w:rsidR="00007DF1" w:rsidRPr="00FF597F" w:rsidRDefault="00007DF1" w:rsidP="00007DF1">
      <w:pPr>
        <w:rPr>
          <w:rStyle w:val="StyleUnderline"/>
          <w:sz w:val="24"/>
        </w:rPr>
      </w:pPr>
    </w:p>
    <w:p w14:paraId="11043465" w14:textId="77777777" w:rsidR="00007DF1" w:rsidRPr="00FF597F" w:rsidRDefault="00007DF1" w:rsidP="00007DF1">
      <w:pPr>
        <w:pStyle w:val="Heading4"/>
        <w:rPr>
          <w:rFonts w:cs="Times New Roman"/>
        </w:rPr>
      </w:pPr>
      <w:r w:rsidRPr="00FF597F">
        <w:rPr>
          <w:rFonts w:cs="Times New Roman"/>
        </w:rPr>
        <w:lastRenderedPageBreak/>
        <w:t>Aff will never solve—there will always be issues because forensic science depends on choices made by the scientist</w:t>
      </w:r>
    </w:p>
    <w:p w14:paraId="695AD391" w14:textId="77777777" w:rsidR="00007DF1" w:rsidRPr="00FF597F" w:rsidRDefault="00007DF1" w:rsidP="00007DF1">
      <w:r w:rsidRPr="00FF597F">
        <w:rPr>
          <w:rStyle w:val="Style13ptBold"/>
        </w:rPr>
        <w:t>Earwaker, University of Portsmouth forensic science senior lecturer, et al., 19</w:t>
      </w:r>
    </w:p>
    <w:p w14:paraId="5C734973" w14:textId="77777777" w:rsidR="00007DF1" w:rsidRPr="00FF597F" w:rsidRDefault="00007DF1" w:rsidP="00007DF1">
      <w:r w:rsidRPr="00FF597F">
        <w:t xml:space="preserve">(Helen Earwaker, Sherry Nakhaeizadeh, Nadine M. Smit, and Ruth M. Morgan, January 30, 2019, “ A cultural change to enable improved decision making in forensic science, </w:t>
      </w:r>
      <w:hyperlink r:id="rId80" w:history="1">
        <w:r w:rsidRPr="00FF597F">
          <w:rPr>
            <w:rStyle w:val="Hyperlink"/>
            <w:rFonts w:eastAsiaTheme="majorEastAsia"/>
          </w:rPr>
          <w:t>https://www.sciencedirect.com/science/article/pii/S1355030619300218</w:t>
        </w:r>
      </w:hyperlink>
      <w:r w:rsidRPr="00FF597F">
        <w:t>, accessed:06/22/20, SS)</w:t>
      </w:r>
    </w:p>
    <w:p w14:paraId="4DD5B092" w14:textId="77777777" w:rsidR="00007DF1" w:rsidRPr="00FF597F" w:rsidRDefault="00007DF1" w:rsidP="00007DF1"/>
    <w:p w14:paraId="19E3AB2E" w14:textId="77777777" w:rsidR="00007DF1" w:rsidRPr="00FF597F" w:rsidRDefault="00007DF1" w:rsidP="00007DF1">
      <w:r w:rsidRPr="00FF597F">
        <w:rPr>
          <w:rStyle w:val="StyleUnderline"/>
        </w:rPr>
        <w:t xml:space="preserve">In order to fully understand and improve the reliability of the outcomes of the entire forensic science process (the collection, analysis, interpretation, and presentation of evidence as set out in </w:t>
      </w:r>
      <w:bookmarkStart w:id="5" w:name="bf0010"/>
      <w:r w:rsidRPr="00FF597F">
        <w:rPr>
          <w:rStyle w:val="StyleUnderline"/>
        </w:rPr>
        <w:fldChar w:fldCharType="begin"/>
      </w:r>
      <w:r w:rsidRPr="00FF597F">
        <w:rPr>
          <w:rStyle w:val="StyleUnderline"/>
        </w:rPr>
        <w:instrText xml:space="preserve"> HYPERLINK "https://www.sciencedirect.com/science/article/pii/S1355030619300218" \l "f0010" </w:instrText>
      </w:r>
      <w:r w:rsidRPr="00FF597F">
        <w:rPr>
          <w:rStyle w:val="StyleUnderline"/>
        </w:rPr>
        <w:fldChar w:fldCharType="separate"/>
      </w:r>
      <w:r w:rsidRPr="00FF597F">
        <w:rPr>
          <w:rStyle w:val="StyleUnderline"/>
        </w:rPr>
        <w:t>Fig. 2</w:t>
      </w:r>
      <w:r w:rsidRPr="00FF597F">
        <w:rPr>
          <w:rStyle w:val="StyleUnderline"/>
        </w:rPr>
        <w:fldChar w:fldCharType="end"/>
      </w:r>
      <w:bookmarkEnd w:id="5"/>
      <w:r w:rsidRPr="00FF597F">
        <w:rPr>
          <w:rStyle w:val="StyleUnderline"/>
        </w:rPr>
        <w:t>), it is important to acknowledge, investigate and understand each decision that is made both individually and interdependently.</w:t>
      </w:r>
      <w:r w:rsidRPr="00FF597F">
        <w:t xml:space="preserve"> </w:t>
      </w:r>
      <w:r w:rsidRPr="00FF597F">
        <w:rPr>
          <w:rStyle w:val="StyleUnderline"/>
        </w:rPr>
        <w:t xml:space="preserve">Forensic science procedures are made up of </w:t>
      </w:r>
      <w:proofErr w:type="gramStart"/>
      <w:r w:rsidRPr="00FF597F">
        <w:rPr>
          <w:rStyle w:val="StyleUnderline"/>
        </w:rPr>
        <w:t>a number of</w:t>
      </w:r>
      <w:proofErr w:type="gramEnd"/>
      <w:r w:rsidRPr="00FF597F">
        <w:rPr>
          <w:rStyle w:val="StyleUnderline"/>
        </w:rPr>
        <w:t xml:space="preserve"> decisions, many of which are not traditionally seen as being interpretative in nature. </w:t>
      </w:r>
      <w:r w:rsidRPr="00FF597F">
        <w:t xml:space="preserve">However, </w:t>
      </w:r>
      <w:r w:rsidRPr="00FF597F">
        <w:rPr>
          <w:rStyle w:val="StyleUnderline"/>
        </w:rPr>
        <w:t>the outcome of these decisions may significantly influence interpretations</w:t>
      </w:r>
      <w:r w:rsidRPr="00FF597F">
        <w:t xml:space="preserve"> that are made at later stages. For example, deciding upon an evidence recovery strategy at a crime scene may sometimes be influenced by what information examiners at the crime scene have been exposed to, be this from the call room, the CSI log, the investigating officer, or communication with the victim at the scene [</w:t>
      </w:r>
      <w:bookmarkStart w:id="6" w:name="bbb0325"/>
      <w:r w:rsidRPr="00FF597F">
        <w:fldChar w:fldCharType="begin"/>
      </w:r>
      <w:r w:rsidRPr="00FF597F">
        <w:instrText xml:space="preserve"> HYPERLINK "https://www.sciencedirect.com/science/article/pii/S1355030619300218" \l "bb0325" </w:instrText>
      </w:r>
      <w:r w:rsidRPr="00FF597F">
        <w:fldChar w:fldCharType="separate"/>
      </w:r>
      <w:r w:rsidRPr="00FF597F">
        <w:rPr>
          <w:rStyle w:val="Hyperlink"/>
        </w:rPr>
        <w:t>65</w:t>
      </w:r>
      <w:r w:rsidRPr="00FF597F">
        <w:fldChar w:fldCharType="end"/>
      </w:r>
      <w:bookmarkEnd w:id="6"/>
      <w:r w:rsidRPr="00FF597F">
        <w:t xml:space="preserve">]. </w:t>
      </w:r>
      <w:r w:rsidRPr="00FF597F">
        <w:rPr>
          <w:rStyle w:val="StyleUnderline"/>
        </w:rPr>
        <w:t xml:space="preserve">It is not always simple and self-evident what information is relevant and irrelevant </w:t>
      </w:r>
      <w:proofErr w:type="gramStart"/>
      <w:r w:rsidRPr="00FF597F">
        <w:rPr>
          <w:rStyle w:val="StyleUnderline"/>
        </w:rPr>
        <w:t>in order to</w:t>
      </w:r>
      <w:proofErr w:type="gramEnd"/>
      <w:r w:rsidRPr="00FF597F">
        <w:rPr>
          <w:rStyle w:val="StyleUnderline"/>
        </w:rPr>
        <w:t xml:space="preserve"> decide what to prioritise.</w:t>
      </w:r>
      <w:r w:rsidRPr="00FF597F">
        <w:t xml:space="preserve"> </w:t>
      </w:r>
      <w:r w:rsidRPr="00FF597F">
        <w:rPr>
          <w:rStyle w:val="StyleUnderline"/>
        </w:rPr>
        <w:t>This has the potential to create interpretive difficulties at a later stage</w:t>
      </w:r>
      <w:r w:rsidRPr="00FF597F">
        <w:t xml:space="preserve"> if the decisions about what to collect at the crime scene have been influenced by misleading information or irrelevant context [</w:t>
      </w:r>
      <w:bookmarkStart w:id="7" w:name="bbb0180"/>
      <w:r w:rsidRPr="00FF597F">
        <w:fldChar w:fldCharType="begin"/>
      </w:r>
      <w:r w:rsidRPr="00FF597F">
        <w:instrText xml:space="preserve"> HYPERLINK "https://www.sciencedirect.com/science/article/pii/S1355030619300218" \l "bb0180" </w:instrText>
      </w:r>
      <w:r w:rsidRPr="00FF597F">
        <w:fldChar w:fldCharType="separate"/>
      </w:r>
      <w:r w:rsidRPr="00FF597F">
        <w:rPr>
          <w:rStyle w:val="Hyperlink"/>
        </w:rPr>
        <w:t>36</w:t>
      </w:r>
      <w:r w:rsidRPr="00FF597F">
        <w:fldChar w:fldCharType="end"/>
      </w:r>
      <w:bookmarkEnd w:id="7"/>
      <w:r w:rsidRPr="00FF597F">
        <w:t>,</w:t>
      </w:r>
      <w:bookmarkStart w:id="8" w:name="bbb0330"/>
      <w:r w:rsidRPr="00FF597F">
        <w:fldChar w:fldCharType="begin"/>
      </w:r>
      <w:r w:rsidRPr="00FF597F">
        <w:instrText xml:space="preserve"> HYPERLINK "https://www.sciencedirect.com/science/article/pii/S1355030619300218" \l "bb0330" </w:instrText>
      </w:r>
      <w:r w:rsidRPr="00FF597F">
        <w:fldChar w:fldCharType="separate"/>
      </w:r>
      <w:r w:rsidRPr="00FF597F">
        <w:rPr>
          <w:rStyle w:val="Hyperlink"/>
        </w:rPr>
        <w:t>66</w:t>
      </w:r>
      <w:r w:rsidRPr="00FF597F">
        <w:fldChar w:fldCharType="end"/>
      </w:r>
      <w:bookmarkEnd w:id="8"/>
      <w:r w:rsidRPr="00FF597F">
        <w:t xml:space="preserve">]. </w:t>
      </w:r>
      <w:r w:rsidRPr="00FF597F">
        <w:rPr>
          <w:rStyle w:val="StyleUnderline"/>
        </w:rPr>
        <w:t>Similarly, decisions made at the crime scene or laboratory to process certain finger marks rather than others have the potential to be crucial in the interpretation and subsequent intelligence gathering stages</w:t>
      </w:r>
      <w:r w:rsidRPr="00FF597F">
        <w:t xml:space="preserve"> [</w:t>
      </w:r>
      <w:bookmarkStart w:id="9" w:name="bbb0335"/>
      <w:r w:rsidRPr="00FF597F">
        <w:fldChar w:fldCharType="begin"/>
      </w:r>
      <w:r w:rsidRPr="00FF597F">
        <w:instrText xml:space="preserve"> HYPERLINK "https://www.sciencedirect.com/science/article/pii/S1355030619300218" \l "bb0335" </w:instrText>
      </w:r>
      <w:r w:rsidRPr="00FF597F">
        <w:fldChar w:fldCharType="separate"/>
      </w:r>
      <w:r w:rsidRPr="00FF597F">
        <w:rPr>
          <w:rStyle w:val="Hyperlink"/>
        </w:rPr>
        <w:t>67</w:t>
      </w:r>
      <w:r w:rsidRPr="00FF597F">
        <w:fldChar w:fldCharType="end"/>
      </w:r>
      <w:bookmarkEnd w:id="9"/>
      <w:r w:rsidRPr="00FF597F">
        <w:t xml:space="preserve">]. </w:t>
      </w:r>
      <w:proofErr w:type="gramStart"/>
      <w:r w:rsidRPr="00FF597F">
        <w:t>Thus</w:t>
      </w:r>
      <w:proofErr w:type="gramEnd"/>
      <w:r w:rsidRPr="00FF597F">
        <w:t xml:space="preserve"> the recovery of certain traces at the scene, or from crime scene evidence, can have an impact upon the possibility of subsequent analysis and/or interpretation.</w:t>
      </w:r>
    </w:p>
    <w:p w14:paraId="4E2ACAE4" w14:textId="77777777" w:rsidR="00007DF1" w:rsidRPr="00FF597F" w:rsidRDefault="00007DF1" w:rsidP="00007DF1"/>
    <w:p w14:paraId="5AB67C18" w14:textId="77777777" w:rsidR="00007DF1" w:rsidRPr="00FF597F" w:rsidRDefault="00007DF1" w:rsidP="00007DF1">
      <w:pPr>
        <w:pStyle w:val="Heading4"/>
        <w:rPr>
          <w:rFonts w:cs="Times New Roman"/>
        </w:rPr>
      </w:pPr>
      <w:r w:rsidRPr="00FF597F">
        <w:rPr>
          <w:rFonts w:cs="Times New Roman"/>
        </w:rPr>
        <w:t xml:space="preserve">Aff </w:t>
      </w:r>
      <w:proofErr w:type="gramStart"/>
      <w:r w:rsidRPr="00FF597F">
        <w:rPr>
          <w:rFonts w:cs="Times New Roman"/>
        </w:rPr>
        <w:t>won’t</w:t>
      </w:r>
      <w:proofErr w:type="gramEnd"/>
      <w:r w:rsidRPr="00FF597F">
        <w:rPr>
          <w:rFonts w:cs="Times New Roman"/>
        </w:rPr>
        <w:t xml:space="preserve"> solve, fails to account for cognitive bias in forensics reform</w:t>
      </w:r>
    </w:p>
    <w:p w14:paraId="25C39ACF" w14:textId="77777777" w:rsidR="00007DF1" w:rsidRPr="00FF597F" w:rsidRDefault="00007DF1" w:rsidP="00007DF1">
      <w:pPr>
        <w:rPr>
          <w:rStyle w:val="Style13ptBold"/>
        </w:rPr>
      </w:pPr>
      <w:r w:rsidRPr="00FF597F">
        <w:rPr>
          <w:rStyle w:val="Style13ptBold"/>
        </w:rPr>
        <w:t>President’s Council of Advisors on Science &amp; Technology, 16</w:t>
      </w:r>
    </w:p>
    <w:p w14:paraId="5C16B4DD" w14:textId="77777777" w:rsidR="00007DF1" w:rsidRPr="00FF597F" w:rsidRDefault="00007DF1" w:rsidP="00007DF1">
      <w:r w:rsidRPr="00FF597F">
        <w:t xml:space="preserve">[Obama White House Archives, “Forensic Science in Criminal Courts: Ensuring Scientific Validity of Feature-Comparison Methods,” </w:t>
      </w:r>
      <w:hyperlink r:id="rId81" w:history="1">
        <w:r w:rsidRPr="00FF597F">
          <w:rPr>
            <w:rStyle w:val="Hyperlink"/>
          </w:rPr>
          <w:t>https://obamawhitehouse.archives.gov/sites/default/files/microsites/ostp/PCAST/pcast_forensic_science_report_final.pdf</w:t>
        </w:r>
      </w:hyperlink>
      <w:r w:rsidRPr="00FF597F">
        <w:t>, p. 31, accessed on 06/22/20, BS</w:t>
      </w:r>
    </w:p>
    <w:p w14:paraId="6E256EEE" w14:textId="77777777" w:rsidR="00007DF1" w:rsidRPr="00FF597F" w:rsidRDefault="00007DF1" w:rsidP="00007DF1">
      <w:r w:rsidRPr="00FF597F">
        <w:t xml:space="preserve">In addition to the issues previously described, scientists have studied a subtler but equally important problem that affects the reliability of conclusions in many fields, including forensic science: cognitive bias. Cognitive bias refers to ways in which human perceptions and judgments can be shaped by factors other than those relevant to the decision at hand. It includes “contextual bias,” where individuals are influenced by irrelevant background information; “confirmation bias,” where individuals interpret information, or look for new evidence, in a way that conforms to their pre-existing beliefs or assumptions; and “avoidance of cognitive dissonance,” where individuals are reluctant to accept new information that is inconsistent with their tentative conclusion. The biomedical science community, for example, goes to great lengths to minimize cognitive bias by employing strict protocols, such as </w:t>
      </w:r>
      <w:proofErr w:type="gramStart"/>
      <w:r w:rsidRPr="00FF597F">
        <w:t>double-blinding</w:t>
      </w:r>
      <w:proofErr w:type="gramEnd"/>
      <w:r w:rsidRPr="00FF597F">
        <w:t xml:space="preserve"> in clinical trials.</w:t>
      </w:r>
    </w:p>
    <w:p w14:paraId="2D1D88D6" w14:textId="77777777" w:rsidR="00007DF1" w:rsidRPr="00FF597F" w:rsidRDefault="00007DF1" w:rsidP="00007DF1">
      <w:r w:rsidRPr="00FF597F">
        <w:lastRenderedPageBreak/>
        <w:t>Studies have demonstrated that cognitive bias may be a serious issue in forensic science. For example, a study by Itiel Dror and colleagues demonstrated that the judgment of latent fingerprint examiners can be influenced by knowledge about other forensic examiners’ decisions (a form of confirmation bias). 48 These studies are discussed in more detail in Section 5.4. Similar studies have replicated these findings in other forensic domains, including DNA mixture interpretation, microscopic hair analysis, and fire investigation.</w:t>
      </w:r>
    </w:p>
    <w:p w14:paraId="611754A1" w14:textId="77777777" w:rsidR="00007DF1" w:rsidRDefault="00007DF1" w:rsidP="00007DF1">
      <w:pPr>
        <w:pStyle w:val="Heading4"/>
      </w:pPr>
      <w:r>
        <w:t>The observer effect thumps solvency – bias is inevitable</w:t>
      </w:r>
    </w:p>
    <w:p w14:paraId="57168AFD" w14:textId="77777777" w:rsidR="00007DF1" w:rsidRDefault="00007DF1" w:rsidP="00007DF1">
      <w:pPr>
        <w:rPr>
          <w:rStyle w:val="Style13ptBold"/>
        </w:rPr>
      </w:pPr>
      <w:r>
        <w:rPr>
          <w:rStyle w:val="Style13ptBold"/>
        </w:rPr>
        <w:t>Cooley, Innocence Project staff attorney 07</w:t>
      </w:r>
    </w:p>
    <w:p w14:paraId="16DEF856" w14:textId="77777777" w:rsidR="00007DF1" w:rsidRPr="00AC7419" w:rsidRDefault="00007DF1" w:rsidP="00007DF1">
      <w:pPr>
        <w:rPr>
          <w:sz w:val="24"/>
          <w:szCs w:val="18"/>
        </w:rPr>
      </w:pPr>
      <w:r>
        <w:rPr>
          <w:rStyle w:val="Style13ptBold"/>
          <w:b w:val="0"/>
          <w:bCs w:val="0"/>
          <w:sz w:val="24"/>
          <w:szCs w:val="18"/>
        </w:rPr>
        <w:t xml:space="preserve">(Craig M., Spring 2007 </w:t>
      </w:r>
      <w:r w:rsidRPr="00AC7419">
        <w:rPr>
          <w:rStyle w:val="ssit"/>
          <w:rFonts w:cs="Helvetica"/>
          <w:i/>
          <w:iCs/>
          <w:color w:val="373739"/>
          <w:sz w:val="24"/>
          <w:szCs w:val="24"/>
          <w:bdr w:val="none" w:sz="0" w:space="0" w:color="auto" w:frame="1"/>
          <w:shd w:val="clear" w:color="auto" w:fill="FFFFFF"/>
        </w:rPr>
        <w:t>George Mason University Civil Rights Law Journal, 17, </w:t>
      </w:r>
      <w:r w:rsidRPr="00AC7419">
        <w:rPr>
          <w:rFonts w:cs="Helvetica"/>
          <w:color w:val="373739"/>
          <w:sz w:val="24"/>
          <w:szCs w:val="24"/>
          <w:shd w:val="clear" w:color="auto" w:fill="FFFFFF"/>
        </w:rPr>
        <w:t>299</w:t>
      </w:r>
      <w:r>
        <w:rPr>
          <w:rFonts w:cs="Helvetica"/>
          <w:color w:val="373739"/>
          <w:sz w:val="21"/>
          <w:szCs w:val="21"/>
          <w:shd w:val="clear" w:color="auto" w:fill="FFFFFF"/>
        </w:rPr>
        <w:t>. </w:t>
      </w:r>
      <w:r>
        <w:rPr>
          <w:rStyle w:val="Style13ptBold"/>
          <w:b w:val="0"/>
          <w:bCs w:val="0"/>
          <w:sz w:val="24"/>
          <w:szCs w:val="18"/>
        </w:rPr>
        <w:t xml:space="preserve"> “FORENSIC SCIENCE AND CAPITAL PUNISHMENT REFORM: AN "INTELLECTUALLY HONEST" ASSESSMENT”</w:t>
      </w:r>
      <w:proofErr w:type="gramStart"/>
      <w:r>
        <w:rPr>
          <w:rStyle w:val="Style13ptBold"/>
          <w:b w:val="0"/>
          <w:bCs w:val="0"/>
          <w:sz w:val="24"/>
          <w:szCs w:val="18"/>
        </w:rPr>
        <w:t>, ,</w:t>
      </w:r>
      <w:proofErr w:type="gramEnd"/>
      <w:r>
        <w:rPr>
          <w:rStyle w:val="Style13ptBold"/>
          <w:b w:val="0"/>
          <w:bCs w:val="0"/>
          <w:sz w:val="24"/>
          <w:szCs w:val="18"/>
        </w:rPr>
        <w:t xml:space="preserve"> Retrieved from Nexis Uni, accessed 6/25/20, zC)</w:t>
      </w:r>
    </w:p>
    <w:p w14:paraId="02E9A85A" w14:textId="77777777" w:rsidR="00007DF1" w:rsidRDefault="00007DF1" w:rsidP="00007DF1">
      <w:r>
        <w:t xml:space="preserve">For a long time, the </w:t>
      </w:r>
      <w:r w:rsidRPr="00240B83">
        <w:rPr>
          <w:rStyle w:val="StyleUnderline"/>
        </w:rPr>
        <w:t xml:space="preserve">major forensic science textbooks failed to discuss or even mention the observer effect issue. </w:t>
      </w:r>
      <w:r>
        <w:t xml:space="preserve">389 Likewise, </w:t>
      </w:r>
      <w:r w:rsidRPr="00240B83">
        <w:rPr>
          <w:rStyle w:val="StyleUnderline"/>
        </w:rPr>
        <w:t>no undergraduate or graduate forensic science programs teach aspiring forensic scientists about the observer effect phenomenon.</w:t>
      </w:r>
      <w:r>
        <w:t xml:space="preserve"> The ASCLD standards also fail to mention the observer effect issue. 390 Finally, </w:t>
      </w:r>
      <w:r w:rsidRPr="00240B83">
        <w:rPr>
          <w:rStyle w:val="StyleUnderline"/>
        </w:rPr>
        <w:t xml:space="preserve">forensic examiners have failed to conduct sufficient research to better understand what circumstances and information increase the likelihood that these imperceptible forces will adversely affect an identification or conclusion. </w:t>
      </w:r>
      <w:r>
        <w:t xml:space="preserve">391 The little research conducted so far, however, strongly reinforces the fact </w:t>
      </w:r>
      <w:r w:rsidRPr="00240B83">
        <w:rPr>
          <w:rStyle w:val="Emphasis"/>
        </w:rPr>
        <w:t>forensic examiners are not immune to subconscious effects</w:t>
      </w:r>
      <w:r>
        <w:t>. 392 For instance, United Kingdom researchers concluded:</w:t>
      </w:r>
    </w:p>
    <w:p w14:paraId="58EC4582" w14:textId="77777777" w:rsidR="00007DF1" w:rsidRDefault="00007DF1" w:rsidP="00007DF1">
      <w:r>
        <w:t xml:space="preserve">The findings of this study not only further substantiate the vulnerability of experts to contextual effect … they further contribute to </w:t>
      </w:r>
      <w:proofErr w:type="gramStart"/>
      <w:r>
        <w:t>our  [</w:t>
      </w:r>
      <w:proofErr w:type="gramEnd"/>
      <w:r>
        <w:t xml:space="preserve">*383]  understanding of this phenomenon. Our data demonstrates </w:t>
      </w:r>
      <w:r w:rsidRPr="00240B83">
        <w:rPr>
          <w:rStyle w:val="StyleUnderline"/>
        </w:rPr>
        <w:t xml:space="preserve">that </w:t>
      </w:r>
      <w:r w:rsidRPr="00240B83">
        <w:rPr>
          <w:rStyle w:val="Emphasis"/>
        </w:rPr>
        <w:t>fingerprint experts were vulnerable to biasing information</w:t>
      </w:r>
      <w:r w:rsidRPr="00240B83">
        <w:rPr>
          <w:rStyle w:val="StyleUnderline"/>
        </w:rPr>
        <w:t xml:space="preserve"> when there were presented within relatively routine day-to-day contexts, such as corroborative (or conflicting evidence of confession to the crime. Thus, contextual information does not need to be extreme and unique to influence experts in their fingerprint examination and judgment</w:t>
      </w:r>
      <w:r>
        <w:t>. 393</w:t>
      </w:r>
    </w:p>
    <w:p w14:paraId="7B336AA3" w14:textId="77777777" w:rsidR="00007DF1" w:rsidRDefault="00007DF1" w:rsidP="00007DF1">
      <w:r w:rsidRPr="00240B83">
        <w:rPr>
          <w:rStyle w:val="Emphasis"/>
        </w:rPr>
        <w:t>Researchers who studied hair identification reached similar results</w:t>
      </w:r>
      <w:r>
        <w:t>. 394</w:t>
      </w:r>
    </w:p>
    <w:p w14:paraId="7E8EDAF5" w14:textId="77777777" w:rsidR="00007DF1" w:rsidRDefault="00007DF1" w:rsidP="00007DF1">
      <w:r w:rsidRPr="00240B83">
        <w:rPr>
          <w:rStyle w:val="StyleUnderline"/>
        </w:rPr>
        <w:t xml:space="preserve">Because the forensic science community has ignored this simple principle of cognitive psychology, forensic examiners are generally unaware of the fact these unconscious forces can adversely impact their examinations. </w:t>
      </w:r>
      <w:r>
        <w:t xml:space="preserve">395 </w:t>
      </w:r>
      <w:r w:rsidRPr="00240B83">
        <w:rPr>
          <w:rStyle w:val="StyleUnderline"/>
        </w:rPr>
        <w:t xml:space="preserve">However, a growing number of forensic examiners claim to be aware of these covert </w:t>
      </w:r>
      <w:proofErr w:type="gramStart"/>
      <w:r w:rsidRPr="00240B83">
        <w:rPr>
          <w:rStyle w:val="StyleUnderline"/>
        </w:rPr>
        <w:t>influences, yet</w:t>
      </w:r>
      <w:proofErr w:type="gramEnd"/>
      <w:r w:rsidRPr="00240B83">
        <w:rPr>
          <w:rStyle w:val="StyleUnderline"/>
        </w:rPr>
        <w:t xml:space="preserve"> refuse to admit these influences can negatively impact their examinations because they are trained to disregard potential biasing information. Such thinking captures the forensic science community's </w:t>
      </w:r>
      <w:r w:rsidRPr="00240B83">
        <w:rPr>
          <w:rStyle w:val="StyleUnderline"/>
          <w:bCs/>
        </w:rPr>
        <w:t>complete misunderstanding</w:t>
      </w:r>
      <w:r w:rsidRPr="00240B83">
        <w:rPr>
          <w:rStyle w:val="StyleUnderline"/>
        </w:rPr>
        <w:t xml:space="preserve"> of the observer effect phenomenon. </w:t>
      </w:r>
      <w:r>
        <w:t xml:space="preserve">396 Moreover, </w:t>
      </w:r>
      <w:r w:rsidRPr="00240B83">
        <w:rPr>
          <w:rStyle w:val="StyleUnderline"/>
        </w:rPr>
        <w:t xml:space="preserve">what these forensic examiners are </w:t>
      </w:r>
      <w:proofErr w:type="gramStart"/>
      <w:r w:rsidRPr="00240B83">
        <w:rPr>
          <w:rStyle w:val="StyleUnderline"/>
        </w:rPr>
        <w:t>actually professing</w:t>
      </w:r>
      <w:proofErr w:type="gramEnd"/>
      <w:r w:rsidRPr="00240B83">
        <w:rPr>
          <w:rStyle w:val="StyleUnderline"/>
        </w:rPr>
        <w:t xml:space="preserve"> is their training consists of something noticeably absent in all other scientific disciplines, which makes them impervious to observer effects.</w:t>
      </w:r>
      <w:r>
        <w:t xml:space="preserve"> 397</w:t>
      </w:r>
    </w:p>
    <w:p w14:paraId="4972F100" w14:textId="77777777" w:rsidR="00007DF1" w:rsidRDefault="00007DF1" w:rsidP="00007DF1">
      <w:pPr>
        <w:pStyle w:val="Heading3"/>
      </w:pPr>
      <w:r>
        <w:lastRenderedPageBreak/>
        <w:t>No Solvency – Lab Bias</w:t>
      </w:r>
    </w:p>
    <w:p w14:paraId="59945A8D" w14:textId="77777777" w:rsidR="00007DF1" w:rsidRPr="009E2FC9" w:rsidRDefault="00007DF1" w:rsidP="00007DF1">
      <w:pPr>
        <w:pStyle w:val="Heading4"/>
        <w:rPr>
          <w:rFonts w:ascii="Times New Roman" w:hAnsi="Times New Roman" w:cs="Times New Roman"/>
        </w:rPr>
      </w:pPr>
      <w:r w:rsidRPr="009E2FC9">
        <w:rPr>
          <w:rFonts w:ascii="Times New Roman" w:hAnsi="Times New Roman" w:cs="Times New Roman"/>
        </w:rPr>
        <w:t>Forensic Science Labs are biased to support police theory</w:t>
      </w:r>
    </w:p>
    <w:p w14:paraId="2B62ACFD" w14:textId="77777777" w:rsidR="00007DF1" w:rsidRPr="009E2FC9" w:rsidRDefault="00007DF1" w:rsidP="00007DF1">
      <w:pPr>
        <w:rPr>
          <w:rFonts w:ascii="Times New Roman" w:hAnsi="Times New Roman" w:cs="Times New Roman"/>
          <w:b/>
        </w:rPr>
      </w:pPr>
      <w:r w:rsidRPr="009E2FC9">
        <w:rPr>
          <w:rFonts w:ascii="Times New Roman" w:hAnsi="Times New Roman" w:cs="Times New Roman"/>
          <w:b/>
        </w:rPr>
        <w:t>Koppl, Professor of Finance at Syracuse University, Sacks Assistant Professor of Criminology at Farleigh Dickinson, 13</w:t>
      </w:r>
    </w:p>
    <w:p w14:paraId="0393309E"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[Roger, Meghan, 8/1/13, Criminal Justice Ethics, “The Criminal Justice System Creates Incentives for False Convictions”, HeinOnline, Vol. 32, No. 2, p.143-144, accessed 7/6/20, MZK]</w:t>
      </w:r>
    </w:p>
    <w:p w14:paraId="40BCD48C"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 xml:space="preserve">It is relatively easy to observe whether a forensic scientist's work supports the police or prosecution theory in a case. </w:t>
      </w:r>
      <w:r w:rsidRPr="009E2FC9">
        <w:rPr>
          <w:rFonts w:ascii="Times New Roman" w:hAnsi="Times New Roman" w:cs="Times New Roman"/>
          <w:u w:val="single"/>
        </w:rPr>
        <w:t>It is relatively difficult to observe whether a forensic scientist's work includes errors.</w:t>
      </w:r>
      <w:r w:rsidRPr="009E2FC9">
        <w:rPr>
          <w:rFonts w:ascii="Times New Roman" w:hAnsi="Times New Roman" w:cs="Times New Roman"/>
        </w:rPr>
        <w:t xml:space="preserve"> Thus, one-sided incentives to help secure convictions would create a multitask problem in forensic science. Unfortunately, </w:t>
      </w:r>
      <w:r w:rsidRPr="009E2FC9">
        <w:rPr>
          <w:rFonts w:ascii="Times New Roman" w:hAnsi="Times New Roman" w:cs="Times New Roman"/>
          <w:u w:val="single"/>
        </w:rPr>
        <w:t>forensic scientists do often have an incentive to produce results that support the police or prosecution theory</w:t>
      </w:r>
      <w:r w:rsidRPr="009E2FC9">
        <w:rPr>
          <w:rFonts w:ascii="Times New Roman" w:hAnsi="Times New Roman" w:cs="Times New Roman"/>
        </w:rPr>
        <w:t xml:space="preserve">.98 It might seem hard to act on this incentive without openly cheating by, say, falsifying scientific data. But </w:t>
      </w:r>
      <w:r w:rsidRPr="009E2FC9">
        <w:rPr>
          <w:rFonts w:ascii="Times New Roman" w:hAnsi="Times New Roman" w:cs="Times New Roman"/>
          <w:u w:val="single"/>
        </w:rPr>
        <w:t>the incentives of forensic scientist can and do influence the content of their scientific analyses even when they do not try to cheat.</w:t>
      </w:r>
      <w:r w:rsidRPr="009E2FC9">
        <w:rPr>
          <w:rFonts w:ascii="Times New Roman" w:hAnsi="Times New Roman" w:cs="Times New Roman"/>
        </w:rPr>
        <w:t xml:space="preserve"> 99 Three underappreciated facts help to explain why.</w:t>
      </w:r>
    </w:p>
    <w:p w14:paraId="2732CCB6" w14:textId="77777777" w:rsidR="00007DF1" w:rsidRPr="009E2FC9" w:rsidRDefault="00007DF1" w:rsidP="00007DF1">
      <w:pPr>
        <w:rPr>
          <w:rFonts w:ascii="Times New Roman" w:hAnsi="Times New Roman" w:cs="Times New Roman"/>
          <w:u w:val="single"/>
        </w:rPr>
      </w:pPr>
      <w:r w:rsidRPr="009E2FC9">
        <w:rPr>
          <w:rFonts w:ascii="Times New Roman" w:hAnsi="Times New Roman" w:cs="Times New Roman"/>
        </w:rPr>
        <w:t>First, forensic science depends greatly on subjective judgment. Even fingerprint examination and DNA typing often involve subjective judgment. 0 Second, as an important study by the National Academy of Sciences notes, "</w:t>
      </w:r>
      <w:r w:rsidRPr="009E2FC9">
        <w:rPr>
          <w:rFonts w:ascii="Times New Roman" w:hAnsi="Times New Roman" w:cs="Times New Roman"/>
          <w:u w:val="single"/>
        </w:rPr>
        <w:t>Most forensic science methods, programs, and evidence are within the regulatory province of state and local law enforcement entities or are covered by statutes and rules governing state judicial proceedings</w:t>
      </w:r>
      <w:r w:rsidRPr="009E2FC9">
        <w:rPr>
          <w:rFonts w:ascii="Times New Roman" w:hAnsi="Times New Roman" w:cs="Times New Roman"/>
        </w:rPr>
        <w:t xml:space="preserve">."1o' (We will follow common practice by referring to this report as the "NAS report.") This tends to produce in crime labs an incentive </w:t>
      </w:r>
      <w:proofErr w:type="gramStart"/>
      <w:r w:rsidRPr="009E2FC9">
        <w:rPr>
          <w:rFonts w:ascii="Times New Roman" w:hAnsi="Times New Roman" w:cs="Times New Roman"/>
        </w:rPr>
        <w:t>similar to</w:t>
      </w:r>
      <w:proofErr w:type="gramEnd"/>
      <w:r w:rsidRPr="009E2FC9">
        <w:rPr>
          <w:rFonts w:ascii="Times New Roman" w:hAnsi="Times New Roman" w:cs="Times New Roman"/>
        </w:rPr>
        <w:t xml:space="preserve"> that of the police to find evidence inculpating police suspects. "</w:t>
      </w:r>
      <w:r w:rsidRPr="009E2FC9">
        <w:rPr>
          <w:rFonts w:ascii="Times New Roman" w:hAnsi="Times New Roman" w:cs="Times New Roman"/>
          <w:u w:val="single"/>
        </w:rPr>
        <w:t>Forensic scientists who sit administratively in law enforcement agencies or prosecutors' offices, or who are hired by those units, are subject to a general risk of bias.</w:t>
      </w:r>
      <w:r w:rsidRPr="009E2FC9">
        <w:rPr>
          <w:rFonts w:ascii="Times New Roman" w:hAnsi="Times New Roman" w:cs="Times New Roman"/>
        </w:rPr>
        <w:t xml:space="preserve">"1 02 </w:t>
      </w:r>
      <w:r w:rsidRPr="009E2FC9">
        <w:rPr>
          <w:rFonts w:ascii="Times New Roman" w:hAnsi="Times New Roman" w:cs="Times New Roman"/>
          <w:u w:val="single"/>
        </w:rPr>
        <w:t>Third, forensic evidence is generally examined by one crime lab only, creating a kind of monopoly on the examination and interpretation of such evidence.</w:t>
      </w:r>
    </w:p>
    <w:p w14:paraId="62E43164"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According to the NAS report, the decision to declare a "match" is subjective in many forensic-science disciplines. (The NAS report discusses the variety of terms used to describe what is commonly thought of as "matching." 103) These disciplines include "impression evidence" such as shoeprints and tire tracks, tool marks and firearms identification (the latter commonly called "ballistics"), traditional hair microscopy, the handwriting comparisons of questioned document examiners, bloodstain pattern analysis, and fingerprint examinations.</w:t>
      </w:r>
    </w:p>
    <w:p w14:paraId="6747A9E9" w14:textId="77777777" w:rsidR="00007DF1" w:rsidRPr="009E2FC9" w:rsidRDefault="00007DF1" w:rsidP="00007DF1">
      <w:pPr>
        <w:rPr>
          <w:rFonts w:ascii="Times New Roman" w:hAnsi="Times New Roman" w:cs="Times New Roman"/>
        </w:rPr>
      </w:pPr>
      <w:r w:rsidRPr="009E2FC9">
        <w:rPr>
          <w:rFonts w:ascii="Times New Roman" w:hAnsi="Times New Roman" w:cs="Times New Roman"/>
          <w:u w:val="single"/>
        </w:rPr>
        <w:t>Forensic scientists do not challenge the notion that most disciplines are subjective.</w:t>
      </w:r>
      <w:r w:rsidRPr="009E2FC9">
        <w:rPr>
          <w:rFonts w:ascii="Times New Roman" w:hAnsi="Times New Roman" w:cs="Times New Roman"/>
        </w:rPr>
        <w:t xml:space="preserve"> R. G. Nichols, for example, views subjective judgment as a scientific method in firearms and tool mark identification. The standard techniques of his discipline are "rooted in firm scientific foundations" and "critically studied according to the precepts of the scientific method," he says. And </w:t>
      </w:r>
      <w:r w:rsidRPr="009E2FC9">
        <w:rPr>
          <w:rFonts w:ascii="Times New Roman" w:hAnsi="Times New Roman" w:cs="Times New Roman"/>
          <w:u w:val="single"/>
        </w:rPr>
        <w:t>yet "the interpretation of individualization/ identification is subjective in nature... and based on the examiner's training and experience."'</w:t>
      </w:r>
      <w:r w:rsidRPr="009E2FC9">
        <w:rPr>
          <w:rFonts w:ascii="Times New Roman" w:hAnsi="Times New Roman" w:cs="Times New Roman"/>
        </w:rPr>
        <w:t>104</w:t>
      </w:r>
    </w:p>
    <w:p w14:paraId="434E2EA7"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 xml:space="preserve">It may be surprising that fingerprint examination is largely a subjective enterprise. The subjective element is modest, perhaps inconsequential, when the two images being compared are both clear and distinct. </w:t>
      </w:r>
    </w:p>
    <w:p w14:paraId="2960A2CC"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(Typically, one is a rolled print taken in a police station and the other a latent print, which is a print that is not visible to the human eye, lifted from the crime scene.) But most latent prints are not clear and distinct.</w:t>
      </w:r>
    </w:p>
    <w:p w14:paraId="7B5235B0"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lastRenderedPageBreak/>
        <w:t xml:space="preserve">Figure 1 illustrates. The clear and distinct image on the left is a rolled print taken from Brandon Mayfield by law enforcement officers. The unclear and indistinct image on the right is latent print taken from the scene of the 2004 Madrid train bombing. </w:t>
      </w:r>
      <w:r w:rsidRPr="009E2FC9">
        <w:rPr>
          <w:rFonts w:ascii="Times New Roman" w:hAnsi="Times New Roman" w:cs="Times New Roman"/>
          <w:u w:val="single"/>
        </w:rPr>
        <w:t>In 2004, the FBI declared a "100 percent match" of Mayfield to the latent lifted from the Madrid crime scene.</w:t>
      </w:r>
      <w:r w:rsidRPr="009E2FC9">
        <w:rPr>
          <w:rFonts w:ascii="Times New Roman" w:hAnsi="Times New Roman" w:cs="Times New Roman"/>
        </w:rPr>
        <w:t xml:space="preserve"> The Spanish authorities objected to this identification. They seem to have been correct as </w:t>
      </w:r>
      <w:r w:rsidRPr="009E2FC9">
        <w:rPr>
          <w:rFonts w:ascii="Times New Roman" w:hAnsi="Times New Roman" w:cs="Times New Roman"/>
          <w:u w:val="single"/>
        </w:rPr>
        <w:t>the FBI later withdrew its identification and released Mayfield.</w:t>
      </w:r>
      <w:r w:rsidRPr="009E2FC9">
        <w:rPr>
          <w:rFonts w:ascii="Times New Roman" w:hAnsi="Times New Roman" w:cs="Times New Roman"/>
        </w:rPr>
        <w:t xml:space="preserve">105 </w:t>
      </w:r>
      <w:r w:rsidRPr="009E2FC9">
        <w:rPr>
          <w:rFonts w:ascii="Times New Roman" w:hAnsi="Times New Roman" w:cs="Times New Roman"/>
          <w:u w:val="single"/>
        </w:rPr>
        <w:t xml:space="preserve">The Mayfield error is one of a growing </w:t>
      </w:r>
      <w:proofErr w:type="gramStart"/>
      <w:r w:rsidRPr="009E2FC9">
        <w:rPr>
          <w:rFonts w:ascii="Times New Roman" w:hAnsi="Times New Roman" w:cs="Times New Roman"/>
          <w:u w:val="single"/>
        </w:rPr>
        <w:t>list</w:t>
      </w:r>
      <w:proofErr w:type="gramEnd"/>
      <w:r w:rsidRPr="009E2FC9">
        <w:rPr>
          <w:rFonts w:ascii="Times New Roman" w:hAnsi="Times New Roman" w:cs="Times New Roman"/>
          <w:u w:val="single"/>
        </w:rPr>
        <w:t xml:space="preserve"> of known false positive fingerprint errors.</w:t>
      </w:r>
      <w:r w:rsidRPr="009E2FC9">
        <w:rPr>
          <w:rFonts w:ascii="Times New Roman" w:hAnsi="Times New Roman" w:cs="Times New Roman"/>
        </w:rPr>
        <w:t xml:space="preserve">1 0 6 </w:t>
      </w:r>
    </w:p>
    <w:p w14:paraId="1BE28904" w14:textId="77777777" w:rsidR="00007DF1" w:rsidRPr="009E2FC9" w:rsidRDefault="00007DF1" w:rsidP="00007DF1">
      <w:pPr>
        <w:rPr>
          <w:rFonts w:ascii="Times New Roman" w:hAnsi="Times New Roman" w:cs="Times New Roman"/>
        </w:rPr>
      </w:pPr>
    </w:p>
    <w:p w14:paraId="5CAF1D77" w14:textId="77777777" w:rsidR="00007DF1" w:rsidRPr="009E2FC9" w:rsidRDefault="00007DF1" w:rsidP="00007DF1">
      <w:pPr>
        <w:rPr>
          <w:rFonts w:ascii="Times New Roman" w:hAnsi="Times New Roman" w:cs="Times New Roman"/>
        </w:rPr>
      </w:pPr>
    </w:p>
    <w:p w14:paraId="450A5537" w14:textId="77777777" w:rsidR="00007DF1" w:rsidRPr="009E2FC9" w:rsidRDefault="00007DF1" w:rsidP="00007DF1">
      <w:pPr>
        <w:pStyle w:val="Heading4"/>
        <w:rPr>
          <w:rFonts w:ascii="Times New Roman" w:hAnsi="Times New Roman" w:cs="Times New Roman"/>
        </w:rPr>
      </w:pPr>
      <w:r w:rsidRPr="009E2FC9">
        <w:rPr>
          <w:rFonts w:ascii="Times New Roman" w:hAnsi="Times New Roman" w:cs="Times New Roman"/>
        </w:rPr>
        <w:t>labs produce biased results and false interpretations of evidence</w:t>
      </w:r>
    </w:p>
    <w:p w14:paraId="387409E7" w14:textId="77777777" w:rsidR="00007DF1" w:rsidRPr="009E2FC9" w:rsidRDefault="00007DF1" w:rsidP="00007DF1">
      <w:pPr>
        <w:rPr>
          <w:rFonts w:ascii="Times New Roman" w:hAnsi="Times New Roman" w:cs="Times New Roman"/>
          <w:b/>
        </w:rPr>
      </w:pPr>
      <w:r w:rsidRPr="009E2FC9">
        <w:rPr>
          <w:rFonts w:ascii="Times New Roman" w:hAnsi="Times New Roman" w:cs="Times New Roman"/>
          <w:b/>
        </w:rPr>
        <w:t>Koppl, Professor of Finance at Syracuse University, Sacks Assistant Professor of Criminology at Farleigh Dickinson, 13</w:t>
      </w:r>
    </w:p>
    <w:p w14:paraId="56ACC479"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[Roger, Meghan, 8/1/13, Criminal Justice Ethics, “The Criminal Justice System Creates Incentives for False Convictions”, HeinOnline, Vol. 32, No. 2, p.143-144, accessed 7/6/20, MZK]</w:t>
      </w:r>
    </w:p>
    <w:p w14:paraId="3CFA42D4" w14:textId="77777777" w:rsidR="00007DF1" w:rsidRPr="009E2FC9" w:rsidRDefault="00007DF1" w:rsidP="00007DF1">
      <w:pPr>
        <w:rPr>
          <w:rFonts w:ascii="Times New Roman" w:hAnsi="Times New Roman" w:cs="Times New Roman"/>
        </w:rPr>
      </w:pPr>
      <w:r w:rsidRPr="009E2FC9">
        <w:rPr>
          <w:rFonts w:ascii="Times New Roman" w:hAnsi="Times New Roman" w:cs="Times New Roman"/>
          <w:u w:val="single"/>
        </w:rPr>
        <w:t>The subjectivity of forensic science matters in part because of the twofold monopoly in forensic science.</w:t>
      </w:r>
      <w:r w:rsidRPr="009E2FC9">
        <w:rPr>
          <w:rFonts w:ascii="Times New Roman" w:hAnsi="Times New Roman" w:cs="Times New Roman"/>
        </w:rPr>
        <w:t xml:space="preserve"> First, </w:t>
      </w:r>
      <w:r w:rsidRPr="009E2FC9">
        <w:rPr>
          <w:rFonts w:ascii="Times New Roman" w:hAnsi="Times New Roman" w:cs="Times New Roman"/>
          <w:u w:val="single"/>
        </w:rPr>
        <w:t>evidence is typically examined by one crime lab only</w:t>
      </w:r>
      <w:r w:rsidRPr="009E2FC9">
        <w:rPr>
          <w:rFonts w:ascii="Times New Roman" w:hAnsi="Times New Roman" w:cs="Times New Roman"/>
        </w:rPr>
        <w:t>.110 In this sense, the crime lab receiving a bit of evidence has a monopoly on examination of that evidence. Second</w:t>
      </w:r>
      <w:r w:rsidRPr="009E2FC9">
        <w:rPr>
          <w:rFonts w:ascii="Times New Roman" w:hAnsi="Times New Roman" w:cs="Times New Roman"/>
          <w:u w:val="single"/>
        </w:rPr>
        <w:t>, that same lab will normally be the only one to offer an interpretation of the results of the examination it performs.</w:t>
      </w:r>
      <w:r w:rsidRPr="009E2FC9">
        <w:rPr>
          <w:rFonts w:ascii="Times New Roman" w:hAnsi="Times New Roman" w:cs="Times New Roman"/>
        </w:rPr>
        <w:t xml:space="preserve"> No other experts in forensic science will be asked to judge what the evidence means. </w:t>
      </w:r>
      <w:r w:rsidRPr="009E2FC9">
        <w:rPr>
          <w:rFonts w:ascii="Times New Roman" w:hAnsi="Times New Roman" w:cs="Times New Roman"/>
          <w:u w:val="single"/>
        </w:rPr>
        <w:t>Typically,</w:t>
      </w:r>
      <w:r w:rsidRPr="009E2FC9">
        <w:rPr>
          <w:rFonts w:ascii="Times New Roman" w:hAnsi="Times New Roman" w:cs="Times New Roman"/>
        </w:rPr>
        <w:t xml:space="preserve"> </w:t>
      </w:r>
      <w:r w:rsidRPr="009E2FC9">
        <w:rPr>
          <w:rFonts w:ascii="Times New Roman" w:hAnsi="Times New Roman" w:cs="Times New Roman"/>
          <w:u w:val="single"/>
        </w:rPr>
        <w:t>only the prosecution will have expert witnesses testifying on forensic evidence, as most defendants are indigent and do not have funds to obtain expert witnesses.</w:t>
      </w:r>
      <w:r w:rsidRPr="009E2FC9">
        <w:rPr>
          <w:rFonts w:ascii="Times New Roman" w:hAnsi="Times New Roman" w:cs="Times New Roman"/>
        </w:rPr>
        <w:t xml:space="preserve">"' </w:t>
      </w:r>
      <w:r w:rsidRPr="009E2FC9">
        <w:rPr>
          <w:rFonts w:ascii="Times New Roman" w:hAnsi="Times New Roman" w:cs="Times New Roman"/>
          <w:u w:val="single"/>
        </w:rPr>
        <w:t>Monopoly in examinations may allow errors and even fraud to go undetected. Monopoly in interpretation may allow false interpretations to go unchallenged and alternative hypotheses to go unexamined.</w:t>
      </w:r>
      <w:r w:rsidRPr="009E2FC9">
        <w:rPr>
          <w:rFonts w:ascii="Times New Roman" w:hAnsi="Times New Roman" w:cs="Times New Roman"/>
        </w:rPr>
        <w:t xml:space="preserve"> If forensic scientists have any biases or incentives toward conviction, the subjectivity of forensic science and the monopoly status of the crime lab will give such incentives scope to operate. Organizing crime labs under law enforcement creates such biases and incentives.</w:t>
      </w:r>
    </w:p>
    <w:p w14:paraId="67E295EE"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 xml:space="preserve">We noted above that most crime labs are governed by the police, creating a risk of bias. The National Academy of Sciences 2009 report states, </w:t>
      </w:r>
      <w:r w:rsidRPr="009E2FC9">
        <w:rPr>
          <w:rFonts w:ascii="Times New Roman" w:hAnsi="Times New Roman" w:cs="Times New Roman"/>
          <w:u w:val="single"/>
        </w:rPr>
        <w:t>"Forensic scientists who sit administratively in law enforcement agencies or prosecutors' offices, or who are hired by those units, are subject to a general risk of bias."</w:t>
      </w:r>
      <w:r w:rsidRPr="009E2FC9">
        <w:rPr>
          <w:rFonts w:ascii="Times New Roman" w:hAnsi="Times New Roman" w:cs="Times New Roman"/>
        </w:rPr>
        <w:t xml:space="preserve"> 112 John Kelly and Philip Wearne quote an illustrative comment of "one lab veteran" at the FBI: "People say we're tainted for the prosecution. Hell, </w:t>
      </w:r>
      <w:proofErr w:type="gramStart"/>
      <w:r w:rsidRPr="009E2FC9">
        <w:rPr>
          <w:rFonts w:ascii="Times New Roman" w:hAnsi="Times New Roman" w:cs="Times New Roman"/>
        </w:rPr>
        <w:t>that's</w:t>
      </w:r>
      <w:proofErr w:type="gramEnd"/>
      <w:r w:rsidRPr="009E2FC9">
        <w:rPr>
          <w:rFonts w:ascii="Times New Roman" w:hAnsi="Times New Roman" w:cs="Times New Roman"/>
        </w:rPr>
        <w:t xml:space="preserve"> what we do! We get our evidence and present it for the prosecution."" 3 Evan Hodge, a former Firearms-Toolmarks Unit chief at the FBI laboratory, wrote an article on "Guarding Against Error" that may help to suggest how bias can be a specific cause of error. As Kelly and Wearne retell Hodge's story, a police inspector took a 1911Al-model .45- caliber pistol to a lab for confirmation that it was a murder weapon. "We know this guy shot the victim and this is the gun he used," the examiner was told. "All we want you to do is confirm what we already know so we can get the scumbag off the street. We will wait. How quick can you do it?" The examiner gave them their instant identification. The suspect confessed and led the police to a second pistol, also a .45, also a 1911A1 model, which lab tests demonstrated was the real murder weapon.</w:t>
      </w:r>
    </w:p>
    <w:p w14:paraId="7A9EC045" w14:textId="77777777" w:rsidR="00007DF1" w:rsidRPr="009E2FC9" w:rsidRDefault="00007DF1" w:rsidP="00007DF1">
      <w:pPr>
        <w:rPr>
          <w:rFonts w:ascii="Times New Roman" w:hAnsi="Times New Roman" w:cs="Times New Roman"/>
        </w:rPr>
      </w:pPr>
      <w:r w:rsidRPr="009E2FC9">
        <w:rPr>
          <w:rFonts w:ascii="Times New Roman" w:hAnsi="Times New Roman" w:cs="Times New Roman"/>
          <w:u w:val="single"/>
        </w:rPr>
        <w:t>"We all do this (give in to investigative pressure) to one extent or another,"</w:t>
      </w:r>
      <w:r w:rsidRPr="009E2FC9">
        <w:rPr>
          <w:rFonts w:ascii="Times New Roman" w:hAnsi="Times New Roman" w:cs="Times New Roman"/>
        </w:rPr>
        <w:t xml:space="preserve"> Evan Hodge admits, </w:t>
      </w:r>
      <w:r w:rsidRPr="009E2FC9">
        <w:rPr>
          <w:rFonts w:ascii="Times New Roman" w:hAnsi="Times New Roman" w:cs="Times New Roman"/>
          <w:u w:val="single"/>
        </w:rPr>
        <w:t>arguing that the only solution is to remove the sources of it from the laboratory completely.</w:t>
      </w:r>
      <w:r w:rsidRPr="009E2FC9">
        <w:rPr>
          <w:rFonts w:ascii="Times New Roman" w:hAnsi="Times New Roman" w:cs="Times New Roman"/>
        </w:rPr>
        <w:t>11 4</w:t>
      </w:r>
    </w:p>
    <w:p w14:paraId="37431E17"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 xml:space="preserve">The important FBI fingerprint expert Bruce Budowle and his coauthors report, "a latent print examiner tends to approach the comparison to 'make an ident,' rather than to attempt to exclude."1 1 5 This quoted statement is surprising. The authors do not seem to recognize that it expresses a strong and inappropriate </w:t>
      </w:r>
      <w:r w:rsidRPr="009E2FC9">
        <w:rPr>
          <w:rFonts w:ascii="Times New Roman" w:hAnsi="Times New Roman" w:cs="Times New Roman"/>
        </w:rPr>
        <w:lastRenderedPageBreak/>
        <w:t>bias. Nor was the article just one, perhaps aberrant, opinion that happened to get in print. The opening paragraph says:</w:t>
      </w:r>
    </w:p>
    <w:p w14:paraId="24E6181F"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In response to the misidentification of a latent print, senior management of the FBI Laboratory tasked a three-imember review committee to evaluate the fundamental basis for the science of friction ridge skin impression pattern analysis and to recommend research to be considered to test, where necessary, the hypotheses that form the bases of this discipline."'</w:t>
      </w:r>
    </w:p>
    <w:p w14:paraId="2A3826D8" w14:textId="77777777" w:rsidR="00007DF1" w:rsidRPr="001627A0" w:rsidRDefault="00007DF1" w:rsidP="00007DF1"/>
    <w:p w14:paraId="4736EE2E" w14:textId="77777777" w:rsidR="00007DF1" w:rsidRPr="00FF597F" w:rsidRDefault="00007DF1" w:rsidP="00007DF1">
      <w:pPr>
        <w:pStyle w:val="Heading3"/>
        <w:rPr>
          <w:rFonts w:cs="Times New Roman"/>
        </w:rPr>
      </w:pPr>
      <w:r w:rsidRPr="00FF597F">
        <w:rPr>
          <w:rFonts w:cs="Times New Roman"/>
        </w:rPr>
        <w:lastRenderedPageBreak/>
        <w:t>No Solvency – No Consensus</w:t>
      </w:r>
    </w:p>
    <w:p w14:paraId="215C4004" w14:textId="77777777" w:rsidR="00007DF1" w:rsidRPr="00FF597F" w:rsidRDefault="00007DF1" w:rsidP="00007DF1"/>
    <w:p w14:paraId="6B10A31B" w14:textId="77777777" w:rsidR="00007DF1" w:rsidRPr="00FF597F" w:rsidRDefault="00007DF1" w:rsidP="00007DF1">
      <w:pPr>
        <w:pStyle w:val="Heading4"/>
        <w:rPr>
          <w:rFonts w:cs="Times New Roman"/>
        </w:rPr>
      </w:pPr>
      <w:r w:rsidRPr="00FF597F">
        <w:rPr>
          <w:rFonts w:cs="Times New Roman"/>
        </w:rPr>
        <w:t xml:space="preserve">No solvency – Agreement on the problem, but experts </w:t>
      </w:r>
      <w:proofErr w:type="gramStart"/>
      <w:r w:rsidRPr="00FF597F">
        <w:rPr>
          <w:rFonts w:cs="Times New Roman"/>
        </w:rPr>
        <w:t>don’t</w:t>
      </w:r>
      <w:proofErr w:type="gramEnd"/>
      <w:r w:rsidRPr="00FF597F">
        <w:rPr>
          <w:rFonts w:cs="Times New Roman"/>
        </w:rPr>
        <w:t xml:space="preserve"> agree on the root causes or solutions</w:t>
      </w:r>
    </w:p>
    <w:p w14:paraId="784E31D9" w14:textId="77777777" w:rsidR="00007DF1" w:rsidRPr="00FF597F" w:rsidRDefault="00007DF1" w:rsidP="00007DF1">
      <w:pPr>
        <w:rPr>
          <w:rStyle w:val="Style13ptBold"/>
        </w:rPr>
      </w:pPr>
      <w:r w:rsidRPr="00FF597F">
        <w:rPr>
          <w:rStyle w:val="Style13ptBold"/>
        </w:rPr>
        <w:t>Balko, Washington Post opinion columnist, 19</w:t>
      </w:r>
    </w:p>
    <w:p w14:paraId="6ADB5986" w14:textId="77777777" w:rsidR="00007DF1" w:rsidRPr="00FF597F" w:rsidRDefault="00007DF1" w:rsidP="00007DF1">
      <w:r w:rsidRPr="00FF597F">
        <w:t xml:space="preserve">[Radley, 6-20-19, Washington Post, “We need to fix forensics. But how?”, </w:t>
      </w:r>
      <w:hyperlink r:id="rId82" w:history="1">
        <w:r w:rsidRPr="00FF597F">
          <w:rPr>
            <w:rStyle w:val="Hyperlink"/>
          </w:rPr>
          <w:t>https://www.washingtonpost.com/opinions/2019/06/20/we-need-fix-forensics-how/</w:t>
        </w:r>
      </w:hyperlink>
      <w:r w:rsidRPr="00FF597F">
        <w:t>, accessed 6-21-20, AFB]</w:t>
      </w:r>
    </w:p>
    <w:p w14:paraId="7C066815" w14:textId="77777777" w:rsidR="00007DF1" w:rsidRPr="00FF597F" w:rsidRDefault="00007DF1" w:rsidP="00007DF1"/>
    <w:p w14:paraId="1CD3D7F4" w14:textId="77777777" w:rsidR="00007DF1" w:rsidRPr="00FF597F" w:rsidRDefault="00007DF1" w:rsidP="00007DF1">
      <w:r w:rsidRPr="00FF597F">
        <w:rPr>
          <w:rStyle w:val="StyleUnderline"/>
        </w:rPr>
        <w:t>In covering these issues, I have found that there are lots of people willing to talk about the problems with forensics</w:t>
      </w:r>
      <w:r w:rsidRPr="00FF597F">
        <w:t xml:space="preserve"> in the courtroom. But solutions are harder to come by — especially solutions that would be politically feasible, findable, and fit the current framework of our judicial-legal system. </w:t>
      </w:r>
      <w:proofErr w:type="gramStart"/>
      <w:r w:rsidRPr="00FF597F">
        <w:t>So</w:t>
      </w:r>
      <w:proofErr w:type="gramEnd"/>
      <w:r w:rsidRPr="00FF597F">
        <w:t xml:space="preserve"> </w:t>
      </w:r>
      <w:r w:rsidRPr="00FF597F">
        <w:rPr>
          <w:rStyle w:val="StyleUnderline"/>
        </w:rPr>
        <w:t xml:space="preserve">I decided to seek solutions from those who work in the areas of law, science and forensics. I sent an inquiry to 33 people, 14 of whom were willing to email answers to a set of six questions. </w:t>
      </w:r>
      <w:r w:rsidRPr="00FF597F">
        <w:t>All could be called critics of the way forensics are used in criminal cases today. You can read their full biographies here.</w:t>
      </w:r>
    </w:p>
    <w:p w14:paraId="06107BE5" w14:textId="77777777" w:rsidR="00007DF1" w:rsidRPr="00FF597F" w:rsidRDefault="00007DF1" w:rsidP="00007DF1">
      <w:pPr>
        <w:rPr>
          <w:rStyle w:val="StyleUnderline"/>
        </w:rPr>
      </w:pPr>
      <w:r w:rsidRPr="00FF597F">
        <w:t xml:space="preserve">The questions produced some interesting results. </w:t>
      </w:r>
      <w:r w:rsidRPr="00FF597F">
        <w:rPr>
          <w:rStyle w:val="StyleUnderline"/>
        </w:rPr>
        <w:t>There was much agreement on general problems: The courts have done a poor job of keeping junk science and dubious expertise out of criminal trials. The pattern-matching fields of forensics — in which an analyst compares a piece of evidence from a crime scene to a piece of evidence thought to implicate a suspect — are largely subjective, lack structure and standards, and are hobbled by cognitive bias. And the legal system is too reluctant to revisit and correct old cases affected by these problems.</w:t>
      </w:r>
    </w:p>
    <w:p w14:paraId="416DA1E9" w14:textId="77777777" w:rsidR="00007DF1" w:rsidRPr="00FF597F" w:rsidRDefault="00007DF1" w:rsidP="00007DF1">
      <w:pPr>
        <w:rPr>
          <w:rStyle w:val="StyleUnderline"/>
        </w:rPr>
      </w:pPr>
      <w:r w:rsidRPr="00FF597F">
        <w:rPr>
          <w:rStyle w:val="StyleUnderline"/>
        </w:rPr>
        <w:t>When asked about the root causes of these problems, however, there was some disagreement. Some panelists have what could only be characterized as a fatalistic outlook: Our court system is incompatible with sound science, and we can only hope to minimize the damage. Some blamed our adversarial system</w:t>
      </w:r>
      <w:r w:rsidRPr="00FF597F">
        <w:t xml:space="preserve">, which they say </w:t>
      </w:r>
      <w:proofErr w:type="gramStart"/>
      <w:r w:rsidRPr="00FF597F">
        <w:t>isn’t</w:t>
      </w:r>
      <w:proofErr w:type="gramEnd"/>
      <w:r w:rsidRPr="00FF597F">
        <w:t xml:space="preserve"> always conducive to sound science. </w:t>
      </w:r>
      <w:r w:rsidRPr="00FF597F">
        <w:rPr>
          <w:rStyle w:val="StyleUnderline"/>
        </w:rPr>
        <w:t>Others advocated for more adversarialism. There was also plenty of blame to go around — ill-informed judges, overworked and badly-informed defense lawyers, overly eager prosecutors, and under-educated jurors.</w:t>
      </w:r>
    </w:p>
    <w:p w14:paraId="25E93772" w14:textId="77777777" w:rsidR="00007DF1" w:rsidRDefault="00007DF1" w:rsidP="00007DF1">
      <w:pPr>
        <w:pStyle w:val="Heading3"/>
      </w:pPr>
      <w:r>
        <w:lastRenderedPageBreak/>
        <w:t>No Solvency – Adversarial System</w:t>
      </w:r>
    </w:p>
    <w:p w14:paraId="7F00D50B" w14:textId="77777777" w:rsidR="00007DF1" w:rsidRDefault="00007DF1" w:rsidP="00007DF1">
      <w:pPr>
        <w:pStyle w:val="Heading4"/>
      </w:pPr>
      <w:r>
        <w:t xml:space="preserve">---Adversarial system pressure lock in forensic science corruption  </w:t>
      </w:r>
    </w:p>
    <w:p w14:paraId="5DFA15E2" w14:textId="77777777" w:rsidR="00007DF1" w:rsidRDefault="00007DF1" w:rsidP="00007DF1">
      <w:r w:rsidRPr="00981805">
        <w:rPr>
          <w:rStyle w:val="Style13ptBold"/>
        </w:rPr>
        <w:t>Balko and Whitehurst, opinion writer and FBI crime lab whistleblower, ’19,</w:t>
      </w:r>
      <w:r>
        <w:t xml:space="preserve"> [</w:t>
      </w:r>
      <w:r w:rsidRPr="00D5555D">
        <w:t>Radley</w:t>
      </w:r>
      <w:r>
        <w:t xml:space="preserve"> Balko and Frederic Whitehurst</w:t>
      </w:r>
      <w:r w:rsidRPr="00D5555D">
        <w:t xml:space="preserve">, </w:t>
      </w:r>
      <w:r>
        <w:t xml:space="preserve">opinion writer for the Washington Post and FBI crime lab whistleblower, </w:t>
      </w:r>
      <w:r w:rsidRPr="00981805">
        <w:t>Dr. Whitehurst established the Forensic Justice Project at the National Whistleblowers Center and initiated Freedom of Information Act requests that led to a NWC/Washington Post investigation of the FBI Crime Lab that forced the FBI to review 20,000 hair analysis cases</w:t>
      </w:r>
      <w:r>
        <w:t xml:space="preserve">, </w:t>
      </w:r>
      <w:r w:rsidRPr="00D5555D">
        <w:t xml:space="preserve">8-7-2019, </w:t>
      </w:r>
      <w:r>
        <w:t xml:space="preserve">Washington Post, </w:t>
      </w:r>
      <w:r w:rsidRPr="00D5555D">
        <w:t>"Is an adversarial justice system compatible with good science?,"</w:t>
      </w:r>
      <w:r>
        <w:t xml:space="preserve"> ProQuest, accessed on 06/24/20, BS]</w:t>
      </w:r>
    </w:p>
    <w:p w14:paraId="5E2667ED" w14:textId="77777777" w:rsidR="00007DF1" w:rsidRDefault="00007DF1" w:rsidP="00007DF1">
      <w:r>
        <w:t>Some argue that our adversarial justice system is a fundamentally flawed approach for assessing expert testimony — that the qualities and characteristics of a good scientist are contradictory to, or even incompatible with, the sorts of experts that juries tend to find persuasive. Do you agree with that assessment? If so, what can be done to address this problem? Are there systems in other countries that do it better?</w:t>
      </w:r>
    </w:p>
    <w:p w14:paraId="026DCD5D" w14:textId="77777777" w:rsidR="00007DF1" w:rsidRDefault="00007DF1" w:rsidP="00007DF1">
      <w:r>
        <w:t>Frederic Whitehurst, FBI crime lab whistleblower, Forensic Justice Project:</w:t>
      </w:r>
    </w:p>
    <w:p w14:paraId="496C093B" w14:textId="77777777" w:rsidR="00007DF1" w:rsidRDefault="00007DF1" w:rsidP="00007DF1">
      <w:r w:rsidRPr="00525B7F">
        <w:rPr>
          <w:rStyle w:val="StyleUnderline"/>
        </w:rPr>
        <w:t>Our adversarial justice system requires that the government's attorney seek justice</w:t>
      </w:r>
      <w:r>
        <w:t xml:space="preserve">, </w:t>
      </w:r>
      <w:r w:rsidRPr="00525B7F">
        <w:rPr>
          <w:rStyle w:val="StyleUnderline"/>
        </w:rPr>
        <w:t xml:space="preserve">not simply a finding of guilt. If we adhered to that principle, there would be no problems with forensic science. But we </w:t>
      </w:r>
      <w:proofErr w:type="gramStart"/>
      <w:r w:rsidRPr="00525B7F">
        <w:rPr>
          <w:rStyle w:val="StyleUnderline"/>
        </w:rPr>
        <w:t>don't</w:t>
      </w:r>
      <w:proofErr w:type="gramEnd"/>
      <w:r>
        <w:t xml:space="preserve">. </w:t>
      </w:r>
      <w:r w:rsidRPr="005C1B2B">
        <w:rPr>
          <w:rStyle w:val="StyleUnderline"/>
        </w:rPr>
        <w:t xml:space="preserve">We too often see government attorneys who have forgotten what their jobs are supposed to be. </w:t>
      </w:r>
      <w:proofErr w:type="gramStart"/>
      <w:r w:rsidRPr="005C1B2B">
        <w:rPr>
          <w:rStyle w:val="StyleUnderline"/>
        </w:rPr>
        <w:t>It's</w:t>
      </w:r>
      <w:proofErr w:type="gramEnd"/>
      <w:r w:rsidRPr="005C1B2B">
        <w:rPr>
          <w:rStyle w:val="StyleUnderline"/>
        </w:rPr>
        <w:t xml:space="preserve"> at those times that forensic science is abused, when lab analysts can be pressured</w:t>
      </w:r>
      <w:r>
        <w:t xml:space="preserve">. </w:t>
      </w:r>
      <w:r w:rsidRPr="00525B7F">
        <w:rPr>
          <w:rStyle w:val="StyleUnderline"/>
        </w:rPr>
        <w:t xml:space="preserve">The </w:t>
      </w:r>
      <w:r w:rsidRPr="00525B7F">
        <w:rPr>
          <w:rStyle w:val="Emphasis"/>
        </w:rPr>
        <w:t xml:space="preserve">government lab employee then must decide between </w:t>
      </w:r>
      <w:r w:rsidRPr="005C1B2B">
        <w:t>his</w:t>
      </w:r>
      <w:r w:rsidRPr="00525B7F">
        <w:rPr>
          <w:rStyle w:val="Emphasis"/>
        </w:rPr>
        <w:t xml:space="preserve"> family's </w:t>
      </w:r>
      <w:r w:rsidRPr="005C1B2B">
        <w:t>future and</w:t>
      </w:r>
      <w:r w:rsidRPr="00525B7F">
        <w:rPr>
          <w:rStyle w:val="Emphasis"/>
        </w:rPr>
        <w:t xml:space="preserve"> security and presenting an unbiased opinion</w:t>
      </w:r>
      <w:r w:rsidRPr="00525B7F">
        <w:rPr>
          <w:rStyle w:val="StyleUnderline"/>
        </w:rPr>
        <w:t xml:space="preserve">. </w:t>
      </w:r>
      <w:r w:rsidRPr="005C1B2B">
        <w:t>He is stuck with</w:t>
      </w:r>
      <w:r w:rsidRPr="00525B7F">
        <w:rPr>
          <w:rStyle w:val="StyleUnderline"/>
        </w:rPr>
        <w:t xml:space="preserve"> an ethical dilemma</w:t>
      </w:r>
      <w:r>
        <w:t xml:space="preserve">. On top of that, </w:t>
      </w:r>
      <w:r w:rsidRPr="00525B7F">
        <w:rPr>
          <w:rStyle w:val="StyleUnderline"/>
        </w:rPr>
        <w:t xml:space="preserve">there is almost </w:t>
      </w:r>
      <w:r w:rsidRPr="00525B7F">
        <w:rPr>
          <w:rStyle w:val="Emphasis"/>
        </w:rPr>
        <w:t>no accountability</w:t>
      </w:r>
      <w:r w:rsidRPr="00525B7F">
        <w:rPr>
          <w:rStyle w:val="StyleUnderline"/>
        </w:rPr>
        <w:t xml:space="preserve"> </w:t>
      </w:r>
      <w:r w:rsidRPr="005C1B2B">
        <w:t>if he decides</w:t>
      </w:r>
      <w:r w:rsidRPr="00525B7F">
        <w:rPr>
          <w:rStyle w:val="StyleUnderline"/>
        </w:rPr>
        <w:t xml:space="preserve"> to cheat. The easy way out leads to revelations of malfeasance decades later, </w:t>
      </w:r>
      <w:r w:rsidRPr="005C1B2B">
        <w:t xml:space="preserve">when he is retired </w:t>
      </w:r>
      <w:r w:rsidRPr="00525B7F">
        <w:rPr>
          <w:rStyle w:val="StyleUnderline"/>
        </w:rPr>
        <w:t>and beyond any real accountability</w:t>
      </w:r>
      <w:r>
        <w:t xml:space="preserve">. On the other side of the courtroom, we see </w:t>
      </w:r>
      <w:r w:rsidRPr="00525B7F">
        <w:rPr>
          <w:rStyle w:val="StyleUnderline"/>
        </w:rPr>
        <w:t xml:space="preserve">defense counsel fully educated to the fact that forensic disciplines are seriously flawed, yet nevertheless looking for </w:t>
      </w:r>
      <w:r w:rsidRPr="00525B7F">
        <w:rPr>
          <w:rStyle w:val="Emphasis"/>
        </w:rPr>
        <w:t>experts willing to say anything for a fee</w:t>
      </w:r>
      <w:r>
        <w:t xml:space="preserve">. </w:t>
      </w:r>
      <w:r w:rsidRPr="005C1B2B">
        <w:rPr>
          <w:rStyle w:val="StyleUnderline"/>
        </w:rPr>
        <w:t>A system in search of the truth would adhere to</w:t>
      </w:r>
      <w:r>
        <w:t xml:space="preserve"> Daubert and its progeny [the U.S. Supreme Court decision that established </w:t>
      </w:r>
      <w:r w:rsidRPr="005C1B2B">
        <w:rPr>
          <w:rStyle w:val="StyleUnderline"/>
        </w:rPr>
        <w:t>ground rules for expert testimony], and both sides would scrupulously screen their own experts. This is common sense, but we ignore it</w:t>
      </w:r>
      <w:r>
        <w:t>.</w:t>
      </w:r>
    </w:p>
    <w:p w14:paraId="50AAE8DD" w14:textId="77777777" w:rsidR="00007DF1" w:rsidRDefault="00007DF1" w:rsidP="00007DF1">
      <w:pPr>
        <w:pStyle w:val="Heading4"/>
        <w:rPr>
          <w:rStyle w:val="Style13ptBold"/>
        </w:rPr>
      </w:pPr>
      <w:r>
        <w:t>---Abolishing adversarial system only solution</w:t>
      </w:r>
    </w:p>
    <w:p w14:paraId="47B43B41" w14:textId="77777777" w:rsidR="00007DF1" w:rsidRDefault="00007DF1" w:rsidP="00007DF1">
      <w:r w:rsidRPr="0040171B">
        <w:rPr>
          <w:rStyle w:val="Style13ptBold"/>
        </w:rPr>
        <w:t>Balko</w:t>
      </w:r>
      <w:r>
        <w:rPr>
          <w:rStyle w:val="Style13ptBold"/>
        </w:rPr>
        <w:t xml:space="preserve">, Washington Post opinion columnist &amp; </w:t>
      </w:r>
      <w:r w:rsidRPr="00BB5D76">
        <w:rPr>
          <w:rStyle w:val="Style13ptBold"/>
        </w:rPr>
        <w:t>Spellman</w:t>
      </w:r>
      <w:r w:rsidRPr="0040171B">
        <w:rPr>
          <w:rStyle w:val="Style13ptBold"/>
        </w:rPr>
        <w:t xml:space="preserve">, </w:t>
      </w:r>
      <w:r w:rsidRPr="00BB5D76">
        <w:rPr>
          <w:rStyle w:val="Style13ptBold"/>
        </w:rPr>
        <w:t>University of Virginia</w:t>
      </w:r>
      <w:r>
        <w:rPr>
          <w:rStyle w:val="Style13ptBold"/>
        </w:rPr>
        <w:t xml:space="preserve"> Law Professor</w:t>
      </w:r>
      <w:r w:rsidRPr="0040171B">
        <w:rPr>
          <w:rStyle w:val="Style13ptBold"/>
        </w:rPr>
        <w:t>, ’19,</w:t>
      </w:r>
      <w:r>
        <w:t xml:space="preserve"> [Radley Balko and </w:t>
      </w:r>
      <w:r w:rsidRPr="00752172">
        <w:t>Barbara A. Spellman</w:t>
      </w:r>
      <w:r>
        <w:t xml:space="preserve">, opinion writer and </w:t>
      </w:r>
      <w:r w:rsidRPr="00AB7A79">
        <w:t>professor of law and psychology at the University of Virginia In 2019, Spellman was one of the women to receive the Women in Cognitive Science Leadership Award</w:t>
      </w:r>
      <w:r w:rsidRPr="0066535D">
        <w:t xml:space="preserve">, </w:t>
      </w:r>
      <w:r w:rsidRPr="00D5555D">
        <w:t xml:space="preserve">8-7-2019, "Is an adversarial justice system compatible with good science?," </w:t>
      </w:r>
      <w:r>
        <w:t>Washington Post, ProQuest, accessed on 06/25/20, BS]</w:t>
      </w:r>
    </w:p>
    <w:p w14:paraId="685205B3" w14:textId="77777777" w:rsidR="00007DF1" w:rsidRDefault="00007DF1" w:rsidP="00007DF1">
      <w:r w:rsidRPr="006F68BA">
        <w:rPr>
          <w:highlight w:val="yellow"/>
        </w:rPr>
        <w:t>Note: This is the question at the top of the article in which the card below is in response to:</w:t>
      </w:r>
      <w:r w:rsidRPr="006F68BA">
        <w:t xml:space="preserve"> Some argue that our adversarial</w:t>
      </w:r>
      <w:r w:rsidRPr="001D0CB5">
        <w:t xml:space="preserve"> justice system is a fundamentally flawed approach for assessing expert testimony — that the qualities and characteristics of a good scientist are contradictory to, or even incompatible with, the sorts of experts that juries tend to find persuasive. Do you agree with that assessment? If so, what can be done to address this problem? Are there systems in other countries that do it better?</w:t>
      </w:r>
    </w:p>
    <w:p w14:paraId="2DB1A31B" w14:textId="77777777" w:rsidR="00007DF1" w:rsidRPr="00BF321C" w:rsidRDefault="00007DF1" w:rsidP="00007DF1">
      <w:pPr>
        <w:rPr>
          <w:rStyle w:val="StyleUnderline"/>
        </w:rPr>
      </w:pPr>
      <w:r w:rsidRPr="001C3908">
        <w:rPr>
          <w:rStyle w:val="StyleUnderline"/>
        </w:rPr>
        <w:t>For many reasons, I agree that our adversarial system is a very flawed way to assess expert testimony</w:t>
      </w:r>
      <w:r>
        <w:t xml:space="preserve">. I </w:t>
      </w:r>
      <w:proofErr w:type="gramStart"/>
      <w:r>
        <w:t>don't</w:t>
      </w:r>
      <w:proofErr w:type="gramEnd"/>
      <w:r>
        <w:t xml:space="preserve"> agree, however, that the qualities of a good scientist would necessarily be incompatible with </w:t>
      </w:r>
      <w:r>
        <w:lastRenderedPageBreak/>
        <w:t xml:space="preserve">persuasiveness. A good scientist, who is also a good teacher, should be able to explain things in ways that jurors would find understandable and, therefore, if appropriate, persuasive. Nevertheless, there are many reasons that our system is bad for assessing the testimony. </w:t>
      </w:r>
      <w:r w:rsidRPr="00BF321C">
        <w:rPr>
          <w:rStyle w:val="StyleUnderline"/>
        </w:rPr>
        <w:t>First, that experts for opposing sides testify separately — hours or days or weeks apart — makes it difficult to assess that evidence.</w:t>
      </w:r>
      <w:r>
        <w:t xml:space="preserve"> One might argue that the time delay happens for much of the evidence, e.g., both sides might call different eyewitnesses to the same event. </w:t>
      </w:r>
      <w:proofErr w:type="gramStart"/>
      <w:r w:rsidRPr="00BF321C">
        <w:rPr>
          <w:rStyle w:val="StyleUnderline"/>
        </w:rPr>
        <w:t>That's</w:t>
      </w:r>
      <w:proofErr w:type="gramEnd"/>
      <w:r w:rsidRPr="00BF321C">
        <w:rPr>
          <w:rStyle w:val="StyleUnderline"/>
        </w:rPr>
        <w:t xml:space="preserve"> true, but for things that are novel or at the limits of jurors' understanding, one longer, deeper presentation, where both sides are presented and cross-examined in sequence, might be better.</w:t>
      </w:r>
      <w:r>
        <w:t xml:space="preserve"> (Also, jurors should be allowed to ask questions — submitted to [the] judge and attorneys first to check for admissibility.) But second</w:t>
      </w:r>
      <w:r w:rsidRPr="00BF321C">
        <w:rPr>
          <w:rStyle w:val="StyleUnderline"/>
        </w:rPr>
        <w:t xml:space="preserve">, </w:t>
      </w:r>
      <w:r w:rsidRPr="00BF321C">
        <w:rPr>
          <w:rStyle w:val="Emphasis"/>
        </w:rPr>
        <w:t>I believe that a better approach is not to have two sides</w:t>
      </w:r>
      <w:r w:rsidRPr="00BF321C">
        <w:rPr>
          <w:rStyle w:val="StyleUnderline"/>
        </w:rPr>
        <w:t>. Having opposing experts can be unfair, in that one side might have resources that the other side does not (typically prosecutors have more access to forensic scientists than public defenders do). It also can be misleading. For example, one side might represent what an overwhelming majority of experts would say, and the other might represent an extreme minority view, but they look to the jury as if they are of equal scientific value.</w:t>
      </w:r>
    </w:p>
    <w:p w14:paraId="12CB1F0C" w14:textId="5EFDF6E7" w:rsidR="00007DF1" w:rsidRDefault="0017676C" w:rsidP="00007DF1">
      <w:pPr>
        <w:pStyle w:val="Heading3"/>
        <w:rPr>
          <w:rFonts w:cs="Times New Roman"/>
        </w:rPr>
      </w:pPr>
      <w:r>
        <w:rPr>
          <w:rFonts w:cs="Times New Roman"/>
        </w:rPr>
        <w:lastRenderedPageBreak/>
        <w:t xml:space="preserve">No Solvency - </w:t>
      </w:r>
      <w:r w:rsidR="00007DF1">
        <w:rPr>
          <w:rFonts w:cs="Times New Roman"/>
        </w:rPr>
        <w:t xml:space="preserve">Defense </w:t>
      </w:r>
      <w:r>
        <w:rPr>
          <w:rFonts w:cs="Times New Roman"/>
        </w:rPr>
        <w:t>Attorneys</w:t>
      </w:r>
    </w:p>
    <w:p w14:paraId="1572D9D7" w14:textId="77777777" w:rsidR="00007DF1" w:rsidRPr="00330B67" w:rsidRDefault="00007DF1" w:rsidP="00007DF1"/>
    <w:p w14:paraId="721BD5B5" w14:textId="77777777" w:rsidR="00007DF1" w:rsidRPr="00EA3CDB" w:rsidRDefault="00007DF1" w:rsidP="00007DF1">
      <w:pPr>
        <w:pStyle w:val="Heading4"/>
      </w:pPr>
      <w:r w:rsidRPr="00EA3CDB">
        <w:t xml:space="preserve">Defense attorneys should be educated on all stances surrounding the ‘accepted theory’ presented by the prosecutor’s expert witness so they can effectively </w:t>
      </w:r>
      <w:r>
        <w:t>CX</w:t>
      </w:r>
      <w:r w:rsidRPr="00EA3CDB">
        <w:t xml:space="preserve"> them. </w:t>
      </w:r>
    </w:p>
    <w:p w14:paraId="30E28155" w14:textId="77777777" w:rsidR="00007DF1" w:rsidRDefault="00007DF1" w:rsidP="00007DF1">
      <w:pPr>
        <w:rPr>
          <w:rStyle w:val="Style13ptBold"/>
        </w:rPr>
      </w:pPr>
      <w:r>
        <w:rPr>
          <w:rStyle w:val="Style13ptBold"/>
        </w:rPr>
        <w:t>Jenecke, University of San Francisco Law JD candidate, 14</w:t>
      </w:r>
    </w:p>
    <w:p w14:paraId="7C886807" w14:textId="77777777" w:rsidR="00007DF1" w:rsidRPr="006F5A9D" w:rsidRDefault="00007DF1" w:rsidP="00007DF1">
      <w:pPr>
        <w:rPr>
          <w:b/>
          <w:bCs/>
          <w:sz w:val="26"/>
        </w:rPr>
      </w:pPr>
      <w:r w:rsidRPr="000C3981">
        <w:t xml:space="preserve">[Cassandra Ann, 1-23-14, </w:t>
      </w:r>
      <w:r>
        <w:t>University of San Francisco Law Review, “</w:t>
      </w:r>
      <w:r w:rsidRPr="000C3981">
        <w:t>Shaken Baby Syndrome, Wrongful</w:t>
      </w:r>
      <w:r>
        <w:t xml:space="preserve"> </w:t>
      </w:r>
      <w:r w:rsidRPr="000C3981">
        <w:t>Convictions, and the Dangers of</w:t>
      </w:r>
      <w:r>
        <w:t xml:space="preserve"> </w:t>
      </w:r>
      <w:r w:rsidRPr="000C3981">
        <w:t>Aversion to Changing Science in</w:t>
      </w:r>
      <w:r>
        <w:t xml:space="preserve"> </w:t>
      </w:r>
      <w:r w:rsidRPr="000C3981">
        <w:t>Criminal Law</w:t>
      </w:r>
      <w:r>
        <w:t xml:space="preserve">”, </w:t>
      </w:r>
      <w:hyperlink r:id="rId83" w:history="1">
        <w:r w:rsidRPr="00CE58D0">
          <w:rPr>
            <w:rStyle w:val="Hyperlink"/>
          </w:rPr>
          <w:t>https://repository.usfca.edu/cgi/viewcontent.cgi?article=1392&amp;context=usflawreview</w:t>
        </w:r>
      </w:hyperlink>
      <w:r>
        <w:t>, accessed 6-22-20]</w:t>
      </w:r>
    </w:p>
    <w:p w14:paraId="180BBFB1" w14:textId="77777777" w:rsidR="00007DF1" w:rsidRDefault="00007DF1" w:rsidP="00007DF1">
      <w:pPr>
        <w:rPr>
          <w:rStyle w:val="StyleUnderline"/>
        </w:rPr>
      </w:pPr>
      <w:r w:rsidRPr="00EA3CDB">
        <w:t xml:space="preserve">D. Defense Attorneys Once an SBS case makes it to the courtroom, it is really in the hands of defense counsel to properly challenge the state’s case. However, if a defense attorney does not understand the weaknesses of SBS, they may fail to challenge effectively or adequately what many still assume to be a slam-dunk case of scientific proof. To combat that risk, </w:t>
      </w:r>
      <w:r w:rsidRPr="00EA3CDB">
        <w:rPr>
          <w:rStyle w:val="StyleUnderline"/>
        </w:rPr>
        <w:t xml:space="preserve">defense attorneys must be educated about the scientific weaknesses of SBS. </w:t>
      </w:r>
    </w:p>
    <w:p w14:paraId="15C5B98D" w14:textId="77777777" w:rsidR="00007DF1" w:rsidRPr="00EA3CDB" w:rsidRDefault="00007DF1" w:rsidP="00007DF1">
      <w:r w:rsidRPr="00EA3CDB">
        <w:rPr>
          <w:rStyle w:val="StyleUnderline"/>
        </w:rPr>
        <w:t xml:space="preserve">Systemic education of defense attorneys would ensure that they are fully versed and capable of effectively cross-examining the state’s experts. </w:t>
      </w:r>
      <w:proofErr w:type="gramStart"/>
      <w:r w:rsidRPr="00EA3CDB">
        <w:t>In order to</w:t>
      </w:r>
      <w:proofErr w:type="gramEnd"/>
      <w:r w:rsidRPr="00EA3CDB">
        <w:t xml:space="preserve"> accomplish this, </w:t>
      </w:r>
      <w:r w:rsidRPr="00EA3CDB">
        <w:rPr>
          <w:rStyle w:val="StyleUnderline"/>
        </w:rPr>
        <w:t>public defenders might consider sending members of their offices to SBS conferences or by holding training sessions with SBS critics and experts. It would also ensure that they are capable of properly identifying the experts their clients need to launch the most effective defense possible.</w:t>
      </w:r>
      <w:r w:rsidRPr="00EA3CDB">
        <w:t xml:space="preserve"> This is particularly relevant where examination of a </w:t>
      </w:r>
      <w:proofErr w:type="gramStart"/>
      <w:r w:rsidRPr="00EA3CDB">
        <w:t>particular type of evidence</w:t>
      </w:r>
      <w:proofErr w:type="gramEnd"/>
      <w:r w:rsidRPr="00EA3CDB">
        <w:t xml:space="preserve"> requires spe315. cific medical training, certification, or a specialty is required for an expert to issue a reliable opinion.316</w:t>
      </w:r>
    </w:p>
    <w:p w14:paraId="5D6C1E4D" w14:textId="77777777" w:rsidR="00007DF1" w:rsidRPr="00FF597F" w:rsidRDefault="00007DF1" w:rsidP="00007DF1"/>
    <w:p w14:paraId="17D36623" w14:textId="77777777" w:rsidR="00007DF1" w:rsidRDefault="00007DF1" w:rsidP="00007DF1">
      <w:pPr>
        <w:pStyle w:val="Heading3"/>
      </w:pPr>
      <w:r>
        <w:lastRenderedPageBreak/>
        <w:t>No Solvency – Local Error &amp; Fraud</w:t>
      </w:r>
    </w:p>
    <w:p w14:paraId="2402115A" w14:textId="77777777" w:rsidR="00007DF1" w:rsidRDefault="00007DF1" w:rsidP="00007DF1">
      <w:pPr>
        <w:pStyle w:val="Heading4"/>
      </w:pPr>
      <w:r>
        <w:t xml:space="preserve">Error and Fraud is committed on an individual and local level – will never be solvency </w:t>
      </w:r>
    </w:p>
    <w:p w14:paraId="7E606BDA" w14:textId="77777777" w:rsidR="00007DF1" w:rsidRPr="00A94E66" w:rsidRDefault="00007DF1" w:rsidP="00007DF1">
      <w:pPr>
        <w:rPr>
          <w:rStyle w:val="Style13ptBold"/>
        </w:rPr>
      </w:pPr>
      <w:r w:rsidRPr="00A94E66">
        <w:rPr>
          <w:rStyle w:val="Style13ptBold"/>
        </w:rPr>
        <w:t>National Research Council, 09</w:t>
      </w:r>
    </w:p>
    <w:p w14:paraId="5416994F" w14:textId="77777777" w:rsidR="00007DF1" w:rsidRDefault="00007DF1" w:rsidP="00007DF1">
      <w:r>
        <w:t>[Committee on Identifying the Needs of the Forensic Sciences Community, National Research Council, 8-09, “Strengthening Forensic Science in the United States: A Path Forward”, pg. 44-48, https://www.ncjrs.gov/pdffiles1/nij/grants/228091.pdf, accessed 6-24-20, LH]</w:t>
      </w:r>
    </w:p>
    <w:p w14:paraId="02044325" w14:textId="77777777" w:rsidR="00007DF1" w:rsidRDefault="00007DF1" w:rsidP="00007DF1">
      <w:r>
        <w:t>Errors and Fraud</w:t>
      </w:r>
    </w:p>
    <w:p w14:paraId="789094F1" w14:textId="77777777" w:rsidR="00007DF1" w:rsidRDefault="00007DF1" w:rsidP="00007DF1">
      <w:r>
        <w:t xml:space="preserve">In recent years, </w:t>
      </w:r>
      <w:r w:rsidRPr="002D1592">
        <w:rPr>
          <w:rStyle w:val="StyleUnderline"/>
        </w:rPr>
        <w:t>the integrity of crime laboratories increasingly has been</w:t>
      </w:r>
      <w:r>
        <w:rPr>
          <w:rStyle w:val="StyleUnderline"/>
        </w:rPr>
        <w:t xml:space="preserve"> </w:t>
      </w:r>
      <w:r w:rsidRPr="002D1592">
        <w:rPr>
          <w:rStyle w:val="StyleUnderline"/>
        </w:rPr>
        <w:t>called into question</w:t>
      </w:r>
      <w:r>
        <w:t xml:space="preserve">, with some highly publicized cases highlighting the sometimes </w:t>
      </w:r>
      <w:r w:rsidRPr="00EA3D31">
        <w:rPr>
          <w:rStyle w:val="StyleUnderline"/>
        </w:rPr>
        <w:t>lax standards of laboratories that have generated questionable</w:t>
      </w:r>
      <w:r>
        <w:rPr>
          <w:rStyle w:val="StyleUnderline"/>
        </w:rPr>
        <w:t xml:space="preserve"> </w:t>
      </w:r>
      <w:r w:rsidRPr="00EA3D31">
        <w:rPr>
          <w:rStyle w:val="StyleUnderline"/>
        </w:rPr>
        <w:t>or fraudulent evidence and that have lacked quality control measures that</w:t>
      </w:r>
      <w:r>
        <w:rPr>
          <w:rStyle w:val="StyleUnderline"/>
        </w:rPr>
        <w:t xml:space="preserve"> </w:t>
      </w:r>
      <w:r w:rsidRPr="00EA3D31">
        <w:rPr>
          <w:rStyle w:val="StyleUnderline"/>
        </w:rPr>
        <w:t>would have detected the questionable evidence</w:t>
      </w:r>
      <w:r>
        <w:t xml:space="preserve">. In one notorious case, a state-mandated review of analyses conducted by West Virginia State Police laboratory employee Fred Zain revealed that the </w:t>
      </w:r>
      <w:r w:rsidRPr="00EA3D31">
        <w:rPr>
          <w:rStyle w:val="StyleUnderline"/>
        </w:rPr>
        <w:t>convictions of more than</w:t>
      </w:r>
      <w:r>
        <w:rPr>
          <w:rStyle w:val="StyleUnderline"/>
        </w:rPr>
        <w:t xml:space="preserve"> </w:t>
      </w:r>
      <w:r w:rsidRPr="00EA3D31">
        <w:rPr>
          <w:rStyle w:val="StyleUnderline"/>
        </w:rPr>
        <w:t>100 people were in doubt because Zain had repeatedly falsified evidence in</w:t>
      </w:r>
      <w:r>
        <w:rPr>
          <w:rStyle w:val="StyleUnderline"/>
        </w:rPr>
        <w:t xml:space="preserve"> </w:t>
      </w:r>
      <w:r w:rsidRPr="00EA3D31">
        <w:rPr>
          <w:rStyle w:val="StyleUnderline"/>
        </w:rPr>
        <w:t>criminal prosecutions</w:t>
      </w:r>
      <w:r>
        <w:t>. At least 10 men had their convictions overturned as a result.25 Subsequent reviews questioned whether Zain was ever qualified to perform scientific examinations.26</w:t>
      </w:r>
    </w:p>
    <w:p w14:paraId="5DAECBBA" w14:textId="77777777" w:rsidR="00007DF1" w:rsidRDefault="00007DF1" w:rsidP="00007DF1">
      <w:r w:rsidRPr="00EA3D31">
        <w:rPr>
          <w:rStyle w:val="StyleUnderline"/>
        </w:rPr>
        <w:t>Other scandals, such as one involving the Houston Crime Laboratory</w:t>
      </w:r>
      <w:r>
        <w:rPr>
          <w:rStyle w:val="StyleUnderline"/>
        </w:rPr>
        <w:t xml:space="preserve"> </w:t>
      </w:r>
      <w:r w:rsidRPr="00EA3D31">
        <w:rPr>
          <w:rStyle w:val="StyleUnderline"/>
        </w:rPr>
        <w:t xml:space="preserve">in 2003, highlight the </w:t>
      </w:r>
      <w:proofErr w:type="gramStart"/>
      <w:r w:rsidRPr="00EA3D31">
        <w:rPr>
          <w:rStyle w:val="StyleUnderline"/>
        </w:rPr>
        <w:t>sometimes blatant</w:t>
      </w:r>
      <w:proofErr w:type="gramEnd"/>
      <w:r w:rsidRPr="00EA3D31">
        <w:rPr>
          <w:rStyle w:val="StyleUnderline"/>
        </w:rPr>
        <w:t xml:space="preserve"> lack of proper education and training of forensic examiners</w:t>
      </w:r>
      <w:r>
        <w:t>. In the Houston case, several DNA experts went public with accusations that the DNA/Serology Unit of the Houston Police Department Crime Laboratory was performing grossly incompetent work and was presenting findings in a misleading manner designed to unfairly help prosecutors obtain convictions. An audit by the Texas Department of Public Safety confirmed serious inadequacies in the laboratory’s procedures, including “routine failure to run essential scientific controls, failure to take adequate measures to prevent contamination of samples, failure to adequately document work performed and results obtained, and routine failure to follow correct procedures for computing statistical frequencies.”27,28 The Innocence Project has documented instances of both intentional and unintentional laboratory errors that have lead to wrongful convictions, including:</w:t>
      </w:r>
    </w:p>
    <w:p w14:paraId="15CA77D0" w14:textId="77777777" w:rsidR="00007DF1" w:rsidRPr="00EA3D31" w:rsidRDefault="00007DF1" w:rsidP="00007DF1">
      <w:pPr>
        <w:rPr>
          <w:rStyle w:val="StyleUnderline"/>
        </w:rPr>
      </w:pPr>
      <w:r>
        <w:t>•</w:t>
      </w:r>
      <w:r>
        <w:tab/>
        <w:t xml:space="preserve"> </w:t>
      </w:r>
      <w:r w:rsidRPr="00EA3D31">
        <w:rPr>
          <w:rStyle w:val="StyleUnderline"/>
        </w:rPr>
        <w:t>In the laboratory—contamination and mislabeling of evidence.</w:t>
      </w:r>
    </w:p>
    <w:p w14:paraId="136326DB" w14:textId="77777777" w:rsidR="00007DF1" w:rsidRDefault="00007DF1" w:rsidP="00007DF1">
      <w:r>
        <w:t>•</w:t>
      </w:r>
      <w:r>
        <w:tab/>
        <w:t xml:space="preserve"> </w:t>
      </w:r>
      <w:r w:rsidRPr="00EA3D31">
        <w:rPr>
          <w:rStyle w:val="StyleUnderline"/>
        </w:rPr>
        <w:t>In information provided in forensics reports—falsified results</w:t>
      </w:r>
      <w:r>
        <w:t xml:space="preserve"> (including “drylabbing,” i.e., providing conclusions from tests that</w:t>
      </w:r>
    </w:p>
    <w:p w14:paraId="5DD64D30" w14:textId="77777777" w:rsidR="00007DF1" w:rsidRDefault="00007DF1" w:rsidP="00007DF1">
      <w:r>
        <w:t>were never conducted), and misinterpretation of evidence.</w:t>
      </w:r>
    </w:p>
    <w:p w14:paraId="015C1C08" w14:textId="77777777" w:rsidR="00007DF1" w:rsidRDefault="00007DF1" w:rsidP="00007DF1">
      <w:r>
        <w:t>•</w:t>
      </w:r>
      <w:r>
        <w:tab/>
      </w:r>
      <w:r w:rsidRPr="00EA3D31">
        <w:rPr>
          <w:rStyle w:val="StyleUnderline"/>
        </w:rPr>
        <w:t xml:space="preserve"> In the courtroom—suppression of exculpatory evidence</w:t>
      </w:r>
      <w:r>
        <w:t>; providing a statistical exaggeration of the results of a test conducted on</w:t>
      </w:r>
    </w:p>
    <w:p w14:paraId="45AC2078" w14:textId="77777777" w:rsidR="00007DF1" w:rsidRDefault="00007DF1" w:rsidP="00007DF1">
      <w:r>
        <w:t xml:space="preserve">evidence; </w:t>
      </w:r>
      <w:r w:rsidRPr="00EA3D31">
        <w:rPr>
          <w:rStyle w:val="StyleUnderline"/>
        </w:rPr>
        <w:t>and providing false testimony about test results</w:t>
      </w:r>
      <w:r>
        <w:t>.29</w:t>
      </w:r>
    </w:p>
    <w:p w14:paraId="776672F5" w14:textId="77777777" w:rsidR="00007DF1" w:rsidRDefault="00007DF1" w:rsidP="00007DF1">
      <w:r>
        <w:t>Saks and Koehler have written that the testimony of forensic scientists</w:t>
      </w:r>
    </w:p>
    <w:p w14:paraId="305524BB" w14:textId="77777777" w:rsidR="00007DF1" w:rsidRPr="00EA3D31" w:rsidRDefault="00007DF1" w:rsidP="00007DF1">
      <w:pPr>
        <w:rPr>
          <w:rStyle w:val="StyleUnderline"/>
        </w:rPr>
      </w:pPr>
      <w:r>
        <w:t xml:space="preserve">is one of many problems in criminal cases today.30 </w:t>
      </w:r>
      <w:r w:rsidRPr="00EA3D31">
        <w:rPr>
          <w:rStyle w:val="StyleUnderline"/>
        </w:rPr>
        <w:t>They cite the norms of</w:t>
      </w:r>
    </w:p>
    <w:p w14:paraId="4D6ED9FF" w14:textId="77777777" w:rsidR="00007DF1" w:rsidRPr="00EA3D31" w:rsidRDefault="00007DF1" w:rsidP="00007DF1">
      <w:pPr>
        <w:rPr>
          <w:rStyle w:val="StyleUnderline"/>
        </w:rPr>
      </w:pPr>
      <w:r w:rsidRPr="00EA3D31">
        <w:rPr>
          <w:rStyle w:val="StyleUnderline"/>
        </w:rPr>
        <w:t>science, which emphasize “methodological rigor, openness, and cautious</w:t>
      </w:r>
    </w:p>
    <w:p w14:paraId="30ADF117" w14:textId="77777777" w:rsidR="00007DF1" w:rsidRPr="00EA3D31" w:rsidRDefault="00007DF1" w:rsidP="00007DF1">
      <w:pPr>
        <w:rPr>
          <w:rStyle w:val="StyleUnderline"/>
        </w:rPr>
      </w:pPr>
      <w:r w:rsidRPr="00EA3D31">
        <w:rPr>
          <w:rStyle w:val="StyleUnderline"/>
        </w:rPr>
        <w:lastRenderedPageBreak/>
        <w:t>interpretation of data,” as norms that often are absent from the forensic</w:t>
      </w:r>
    </w:p>
    <w:p w14:paraId="1C06D6F3" w14:textId="77777777" w:rsidR="00007DF1" w:rsidRPr="00EA3D31" w:rsidRDefault="00007DF1" w:rsidP="00007DF1">
      <w:pPr>
        <w:rPr>
          <w:rStyle w:val="StyleUnderline"/>
        </w:rPr>
      </w:pPr>
      <w:r w:rsidRPr="00EA3D31">
        <w:rPr>
          <w:rStyle w:val="StyleUnderline"/>
        </w:rPr>
        <w:t>science disciplines.</w:t>
      </w:r>
    </w:p>
    <w:p w14:paraId="4D70E8B7" w14:textId="77777777" w:rsidR="00007DF1" w:rsidRDefault="00007DF1" w:rsidP="00007DF1">
      <w:r>
        <w:t xml:space="preserve">Although cases of fraud appear to be rare, perhaps </w:t>
      </w:r>
      <w:r w:rsidRPr="00EA3D31">
        <w:rPr>
          <w:rStyle w:val="StyleUnderline"/>
        </w:rPr>
        <w:t>of more concern is</w:t>
      </w:r>
      <w:r>
        <w:rPr>
          <w:rStyle w:val="StyleUnderline"/>
        </w:rPr>
        <w:t xml:space="preserve"> </w:t>
      </w:r>
      <w:r w:rsidRPr="00EA3D31">
        <w:rPr>
          <w:rStyle w:val="StyleUnderline"/>
        </w:rPr>
        <w:t>the lack of good data on the accuracy of the analyses conducted in forensic</w:t>
      </w:r>
      <w:r>
        <w:rPr>
          <w:rStyle w:val="StyleUnderline"/>
        </w:rPr>
        <w:t xml:space="preserve"> </w:t>
      </w:r>
      <w:r w:rsidRPr="00EA3D31">
        <w:rPr>
          <w:rStyle w:val="StyleUnderline"/>
        </w:rPr>
        <w:t>science disciplines and the significant potential for bias that is present in</w:t>
      </w:r>
      <w:r>
        <w:rPr>
          <w:rStyle w:val="StyleUnderline"/>
        </w:rPr>
        <w:t xml:space="preserve"> </w:t>
      </w:r>
      <w:r w:rsidRPr="00EA3D31">
        <w:rPr>
          <w:rStyle w:val="StyleUnderline"/>
        </w:rPr>
        <w:t>some cases.</w:t>
      </w:r>
      <w:r>
        <w:t xml:space="preserve"> For example, the FBI was accused of bias in the case of the Madrid bombing suspect Brandon Mayfield (see Box 1-1). In that case, the Inspector General of DOJ launched an investigation. The FBI conducted its own review by a panel of independent experts. The reviews concluded that the problem was not the quality of the digital images reviewed, but rather the bias and “circular reasoning” of the FBI examiners.31</w:t>
      </w:r>
    </w:p>
    <w:p w14:paraId="7F9C9668" w14:textId="77777777" w:rsidR="00007DF1" w:rsidRDefault="00007DF1" w:rsidP="00007DF1">
      <w:r>
        <w:t>Parts of the forensic science community have resisted the implications of the mounting criticism of the reliability of forensic analyses by investigative units such as Inspector General reports, The Innocence Project, and studies in the published literature. In testimony before the committee, it was clear that some members of the forensic science community will not concede that there could be less than perfect accuracy either in given laboratories or in specific disciplines, and experts testified to the committee that disagreement remains regarding even what constitutes an error. For example</w:t>
      </w:r>
      <w:r w:rsidRPr="00B6692C">
        <w:rPr>
          <w:rStyle w:val="StyleUnderline"/>
        </w:rPr>
        <w:t>, if the limitations of a given technology lead to an examiner</w:t>
      </w:r>
      <w:r>
        <w:rPr>
          <w:rStyle w:val="StyleUnderline"/>
        </w:rPr>
        <w:t xml:space="preserve"> </w:t>
      </w:r>
      <w:r w:rsidRPr="00B6692C">
        <w:rPr>
          <w:rStyle w:val="StyleUnderline"/>
        </w:rPr>
        <w:t>declaring a “match” that is found by subsequent technology (e.g., DNA</w:t>
      </w:r>
      <w:r>
        <w:rPr>
          <w:rStyle w:val="StyleUnderline"/>
        </w:rPr>
        <w:t xml:space="preserve"> </w:t>
      </w:r>
      <w:r w:rsidRPr="00B6692C">
        <w:rPr>
          <w:rStyle w:val="StyleUnderline"/>
        </w:rPr>
        <w:t>analysis) to be a “mismatch,” there is disagreement within the forensic science community about whether the original determination constitutes an</w:t>
      </w:r>
      <w:r>
        <w:rPr>
          <w:rStyle w:val="StyleUnderline"/>
        </w:rPr>
        <w:t xml:space="preserve"> </w:t>
      </w:r>
      <w:r w:rsidRPr="00B6692C">
        <w:rPr>
          <w:rStyle w:val="StyleUnderline"/>
        </w:rPr>
        <w:t>error</w:t>
      </w:r>
      <w:r>
        <w:t>.32 Failure to acknowledge uncertainty in findings is common: Many examiners claim in testimony that others in their field would come to the exact same conclusions about the evidence they have analyzed. Assertions of a “100 percent match” contradict the findings of proficiency tests that find substantial rates of erroneous results in some disciplines (i.e., voice identification, bite mark analysis).33,34</w:t>
      </w:r>
    </w:p>
    <w:p w14:paraId="3543237F" w14:textId="77777777" w:rsidR="00007DF1" w:rsidRPr="00B6692C" w:rsidRDefault="00007DF1" w:rsidP="00007DF1">
      <w:pPr>
        <w:rPr>
          <w:rStyle w:val="StyleUnderline"/>
        </w:rPr>
      </w:pPr>
      <w:r>
        <w:t xml:space="preserve">As an example, in a FBI publication on the correlation of microscopic and mitochondrial DNA hair comparisons, the authors found that even competent hair examiners can make significant errors.35 </w:t>
      </w:r>
      <w:r w:rsidRPr="00B6692C">
        <w:rPr>
          <w:rStyle w:val="StyleUnderline"/>
        </w:rPr>
        <w:t>In this study, the</w:t>
      </w:r>
      <w:r>
        <w:rPr>
          <w:rStyle w:val="StyleUnderline"/>
        </w:rPr>
        <w:t xml:space="preserve"> </w:t>
      </w:r>
      <w:r w:rsidRPr="00B6692C">
        <w:rPr>
          <w:rStyle w:val="StyleUnderline"/>
        </w:rPr>
        <w:t>authors found that in 11 percent of the cases in which the hair examiners</w:t>
      </w:r>
      <w:r>
        <w:rPr>
          <w:rStyle w:val="StyleUnderline"/>
        </w:rPr>
        <w:t xml:space="preserve"> </w:t>
      </w:r>
      <w:r w:rsidRPr="00B6692C">
        <w:rPr>
          <w:rStyle w:val="StyleUnderline"/>
        </w:rPr>
        <w:t>declared two hairs to be “similar,” subsequent DNA testing revealed that</w:t>
      </w:r>
      <w:r>
        <w:rPr>
          <w:rStyle w:val="StyleUnderline"/>
        </w:rPr>
        <w:t xml:space="preserve"> </w:t>
      </w:r>
      <w:r w:rsidRPr="00B6692C">
        <w:rPr>
          <w:rStyle w:val="StyleUnderline"/>
        </w:rPr>
        <w:t>the hairs did not match, which refers either to the competency or the relative ability of the two divergent techniques to identify differences in hair</w:t>
      </w:r>
      <w:r>
        <w:rPr>
          <w:rStyle w:val="StyleUnderline"/>
        </w:rPr>
        <w:t xml:space="preserve"> </w:t>
      </w:r>
      <w:r w:rsidRPr="00B6692C">
        <w:rPr>
          <w:rStyle w:val="StyleUnderline"/>
        </w:rPr>
        <w:t>samples, as well as to the probative value of each test.</w:t>
      </w:r>
    </w:p>
    <w:p w14:paraId="6BB58199" w14:textId="77777777" w:rsidR="00007DF1" w:rsidRDefault="00007DF1" w:rsidP="00007DF1">
      <w:r>
        <w:t xml:space="preserve">The insistence by some forensic practitioners that their disciplines employ methodologies that have perfect accuracy and produce no errors has hampered efforts to evaluate the usefulness of the forensic science disciplines. And, </w:t>
      </w:r>
      <w:r w:rsidRPr="00B6692C">
        <w:rPr>
          <w:rStyle w:val="StyleUnderline"/>
        </w:rPr>
        <w:t>although DNA analysis is considered the most reliable forensic</w:t>
      </w:r>
      <w:r>
        <w:rPr>
          <w:rStyle w:val="StyleUnderline"/>
        </w:rPr>
        <w:t xml:space="preserve"> </w:t>
      </w:r>
      <w:r w:rsidRPr="00B6692C">
        <w:rPr>
          <w:rStyle w:val="StyleUnderline"/>
        </w:rPr>
        <w:t>tool available today, laboratories nonetheless can make errors working with</w:t>
      </w:r>
      <w:r>
        <w:rPr>
          <w:rStyle w:val="StyleUnderline"/>
        </w:rPr>
        <w:t xml:space="preserve"> </w:t>
      </w:r>
      <w:r w:rsidRPr="00B6692C">
        <w:rPr>
          <w:rStyle w:val="StyleUnderline"/>
        </w:rPr>
        <w:t>either nuclear DNA or mtDNA—errors such as mislabeling samples, losing</w:t>
      </w:r>
      <w:r>
        <w:rPr>
          <w:rStyle w:val="StyleUnderline"/>
        </w:rPr>
        <w:t xml:space="preserve"> </w:t>
      </w:r>
      <w:r w:rsidRPr="00B6692C">
        <w:rPr>
          <w:rStyle w:val="StyleUnderline"/>
        </w:rPr>
        <w:t>samples, or misinterpreting the data.</w:t>
      </w:r>
      <w:r>
        <w:rPr>
          <w:rStyle w:val="StyleUnderline"/>
        </w:rPr>
        <w:t xml:space="preserve"> </w:t>
      </w:r>
      <w:r w:rsidRPr="00B14B94">
        <w:rPr>
          <w:rStyle w:val="StyleUnderline"/>
        </w:rPr>
        <w:t>Standard setting, accreditation of laboratories, and certification of individuals aim to address many of these problems, and although many laboratories have excellent training and quality control program</w:t>
      </w:r>
      <w:r>
        <w:t xml:space="preserve">s, </w:t>
      </w:r>
      <w:r w:rsidRPr="00B6692C">
        <w:rPr>
          <w:rStyle w:val="Emphasis"/>
        </w:rPr>
        <w:t>even</w:t>
      </w:r>
      <w:r>
        <w:rPr>
          <w:rStyle w:val="Emphasis"/>
        </w:rPr>
        <w:t xml:space="preserve"> </w:t>
      </w:r>
      <w:r w:rsidRPr="00B6692C">
        <w:rPr>
          <w:rStyle w:val="Emphasis"/>
        </w:rPr>
        <w:t>accredited laboratories make mistakes</w:t>
      </w:r>
      <w:r>
        <w:t>. Furthermore, accreditation is a voluntary program, except in a few jurisdictions in which it is required (New York, Oklahoma, and Texas)36 (see Chapter 7).</w:t>
      </w:r>
    </w:p>
    <w:p w14:paraId="2D39A8D8" w14:textId="77777777" w:rsidR="00007DF1" w:rsidRPr="00434292" w:rsidRDefault="00007DF1" w:rsidP="00007DF1">
      <w:pPr>
        <w:pStyle w:val="Heading3"/>
      </w:pPr>
      <w:r w:rsidRPr="00434292">
        <w:lastRenderedPageBreak/>
        <w:t>No Solvency – Circumvention</w:t>
      </w:r>
      <w:r>
        <w:t xml:space="preserve"> - Trump</w:t>
      </w:r>
    </w:p>
    <w:p w14:paraId="180F2D6E" w14:textId="77777777" w:rsidR="00007DF1" w:rsidRPr="00C612E2" w:rsidRDefault="00007DF1" w:rsidP="00007DF1">
      <w:pPr>
        <w:pStyle w:val="Heading4"/>
      </w:pPr>
      <w:r>
        <w:t>---Trump administration unwilling to reform forensic science, historically circumvent changes</w:t>
      </w:r>
    </w:p>
    <w:p w14:paraId="194E88F7" w14:textId="77777777" w:rsidR="00007DF1" w:rsidRPr="00C612E2" w:rsidRDefault="00007DF1" w:rsidP="00007DF1">
      <w:r w:rsidRPr="00EE6901">
        <w:rPr>
          <w:rStyle w:val="Style13ptBold"/>
        </w:rPr>
        <w:t>Balko, Washington Post opinion writer, ’17,</w:t>
      </w:r>
      <w:r>
        <w:t xml:space="preserve"> [</w:t>
      </w:r>
      <w:r w:rsidRPr="00C612E2">
        <w:t>Radley</w:t>
      </w:r>
      <w:r>
        <w:t xml:space="preserve"> Balko</w:t>
      </w:r>
      <w:r w:rsidRPr="00C612E2">
        <w:t xml:space="preserve">, </w:t>
      </w:r>
      <w:r>
        <w:t xml:space="preserve">Washington Post criminal justice opinion writer, </w:t>
      </w:r>
      <w:r w:rsidRPr="00C612E2">
        <w:t xml:space="preserve">4-11-2017, "Jeff Sessions wants to keep forensics in the Dark Ages," </w:t>
      </w:r>
      <w:r>
        <w:t>Washington Post</w:t>
      </w:r>
      <w:r w:rsidRPr="00C612E2">
        <w:t xml:space="preserve">, </w:t>
      </w:r>
      <w:r>
        <w:t>ProQuest, accessed on 06/25/20, BS]</w:t>
      </w:r>
    </w:p>
    <w:p w14:paraId="74E92173" w14:textId="77777777" w:rsidR="00007DF1" w:rsidRDefault="00007DF1" w:rsidP="00007DF1">
      <w:pPr>
        <w:rPr>
          <w:rStyle w:val="Emphasis"/>
        </w:rPr>
      </w:pPr>
      <w:r w:rsidRPr="00353CB7">
        <w:rPr>
          <w:rStyle w:val="StyleUnderline"/>
        </w:rPr>
        <w:t>When Jeff Sessions was a senator on the Senate Judiciary Committee, he was part of hearings to address the National Academy of Sciences report on the use of forensics in America's courtrooms.</w:t>
      </w:r>
      <w:r>
        <w:t xml:space="preserve"> The NAS report had been commissioned by Congress after DNA testing had revealed not only that </w:t>
      </w:r>
      <w:r w:rsidRPr="00AB2541">
        <w:rPr>
          <w:rStyle w:val="StyleUnderline"/>
        </w:rPr>
        <w:t xml:space="preserve">hundreds of people had been wrongly convicted of serious crimes like murder and rape, but also that about </w:t>
      </w:r>
      <w:r w:rsidRPr="001955A2">
        <w:rPr>
          <w:rStyle w:val="Emphasis"/>
        </w:rPr>
        <w:t>half those people had been convicted due in part to or because of forensic testimony</w:t>
      </w:r>
      <w:r w:rsidRPr="00AB2541">
        <w:rPr>
          <w:rStyle w:val="StyleUnderline"/>
        </w:rPr>
        <w:t xml:space="preserve"> that could only have been wrong.</w:t>
      </w:r>
      <w:r>
        <w:t xml:space="preserve"> Sessions </w:t>
      </w:r>
      <w:proofErr w:type="gramStart"/>
      <w:r>
        <w:t>wasn't</w:t>
      </w:r>
      <w:proofErr w:type="gramEnd"/>
      <w:r>
        <w:t xml:space="preserve"> buying it. "I don't think we should suggest that those proven scientific principles that we've been using for decades are somehow uncertain and leaving prosecutors having to fend off challenges on the most basic issues in a trial," he said, rebutting the scientists who had come to precisely that conclusion in their report. </w:t>
      </w:r>
      <w:r w:rsidRPr="009F41C1">
        <w:rPr>
          <w:rStyle w:val="StyleUnderline"/>
        </w:rPr>
        <w:t xml:space="preserve">The "scientific" and "proven" parts were precisely what the report found lacking in too many forensic disciplines. Sessions either </w:t>
      </w:r>
      <w:proofErr w:type="gramStart"/>
      <w:r w:rsidRPr="009F41C1">
        <w:rPr>
          <w:rStyle w:val="StyleUnderline"/>
        </w:rPr>
        <w:t>didn't</w:t>
      </w:r>
      <w:proofErr w:type="gramEnd"/>
      <w:r w:rsidRPr="009F41C1">
        <w:rPr>
          <w:rStyle w:val="StyleUnderline"/>
        </w:rPr>
        <w:t xml:space="preserve"> read it -- he has a record of criticizing reports without reading them -- or simply dismissed it.</w:t>
      </w:r>
      <w:r>
        <w:t xml:space="preserve"> </w:t>
      </w:r>
      <w:r w:rsidRPr="009F41C1">
        <w:rPr>
          <w:rStyle w:val="StyleUnderline"/>
        </w:rPr>
        <w:t>When witnesses noted that there was no scientific research to support the field of handwriting analysis, Sessions remarked, "Well, I've seen them testify and I've seen blow-ups of the handwriting, and it's pretty impressive."</w:t>
      </w:r>
      <w:r>
        <w:t xml:space="preserve"> Who are you going to believe, a team of scientists, or Jeff Sessions's sense of wonder? </w:t>
      </w:r>
      <w:r w:rsidRPr="00A44F7C">
        <w:rPr>
          <w:rStyle w:val="StyleUnderline"/>
        </w:rPr>
        <w:t xml:space="preserve">Longtime critics of bad forensics worried that the NAS report was too diplomatic: For example, it </w:t>
      </w:r>
      <w:proofErr w:type="gramStart"/>
      <w:r w:rsidRPr="00A44F7C">
        <w:rPr>
          <w:rStyle w:val="StyleUnderline"/>
        </w:rPr>
        <w:t>didn't</w:t>
      </w:r>
      <w:proofErr w:type="gramEnd"/>
      <w:r w:rsidRPr="00A44F7C">
        <w:rPr>
          <w:rStyle w:val="StyleUnderline"/>
        </w:rPr>
        <w:t xml:space="preserve"> call for the abolition of any dubious disciplines. But for Sessions, even tepid criticism of the tools he and other prosecutors had used for years was a threat</w:t>
      </w:r>
      <w:r>
        <w:t>. One witness at the hearings was a prosecutor from Wyoming who was testifying in opposition to the report. Sessions tossed him a softball: "</w:t>
      </w:r>
      <w:r w:rsidRPr="00A44F7C">
        <w:rPr>
          <w:rStyle w:val="StyleUnderline"/>
        </w:rPr>
        <w:t>Do you believe that the report, perhaps trying to get our attention, used some pretty strong language suggesting the unreliability of what I have always understood to be proven scientific techniques? Is that something that the district attorneys are finding . . . that this is being thrown up to create the impression with a jury that there's no basis for these kinds of reports?" His main concern was not whether evidence was accurate, but whether the report could make it more difficult to get convictions.</w:t>
      </w:r>
      <w:r>
        <w:t xml:space="preserve"> All of which brings us to the big news this week, which, given Sessions's history, </w:t>
      </w:r>
      <w:proofErr w:type="gramStart"/>
      <w:r>
        <w:t>shouldn't</w:t>
      </w:r>
      <w:proofErr w:type="gramEnd"/>
      <w:r>
        <w:t xml:space="preserve"> be terribly surprising. Attorney General Jeff Sessions will end a Justice Department partnership with independent scientists to raise forensic science standards and has suspended an expanded review of FBI testimony across several techniques that have come under question, saying a new strategy will be set by an in-house team of law enforcement advisers. The NCFS was created by the Obama administration in the wake of mounting evidence that forensic evidence was being misstated and misused in courtrooms. The commission was charged with coming up with broad directives on proficiency training, accreditation and certification, and quality control practices. Sessions's decision to end the commission is somewhat complicated by a vote the commission members took earlier this year. Under a memorandum of understanding with the Justice Department, the NCFS was initially commissioned to operate for two years. During discussion over what to put in a summary report of the commission's work, the members voted 16 to 15 not to include language recommending that the commission be renewed. That could be interpreted to mean that the NCFS members themselves voted to end their own commission -- which would make Sessions's decision to end it seem less controversial. But sources familiar with committee deliberations tell me that this </w:t>
      </w:r>
      <w:proofErr w:type="gramStart"/>
      <w:r>
        <w:t>isn't</w:t>
      </w:r>
      <w:proofErr w:type="gramEnd"/>
      <w:r>
        <w:t xml:space="preserve"> quite right -- a strong majority of </w:t>
      </w:r>
      <w:r>
        <w:lastRenderedPageBreak/>
        <w:t xml:space="preserve">the commission does want to continue its work. Some of the 16 who voted against the measure did so because they thought the summary report should include only the commission's findings; they felt that adding the language about renewal seemed self-serving. Others believe the commission is important and should continue but were somewhat disillusioned by the new administration's antipathy toward science. Still others wanted the commission to continue, but under a new structure and organization, preferably outside of the Justice Department. According to the sources, there were a few members who may have voted to end the commission entirely, but they were firmly in the minority. Sessions may not be finished. </w:t>
      </w:r>
      <w:proofErr w:type="gramStart"/>
      <w:r>
        <w:t>There's</w:t>
      </w:r>
      <w:proofErr w:type="gramEnd"/>
      <w:r>
        <w:t xml:space="preserve"> another important forensics reform initiative started during the Obama administration that Sessions may target next. </w:t>
      </w:r>
      <w:r w:rsidRPr="001E2D6E">
        <w:rPr>
          <w:rStyle w:val="StyleUnderline"/>
        </w:rPr>
        <w:t>The National Institute of Standards and Technology (NIST) also oversees forensic science and has long sponsored "working groups" in various fields of forensics. One such working group is currently looking into fingerprint analysis, a field Sessions seems particularly concerned may soon be undermined by scientists</w:t>
      </w:r>
      <w:r>
        <w:t xml:space="preserve">. The working groups have been around for decades, but under President Barack Obama, NIST also established the Organization of Scientific Area Committees, or OSACs. These are committees of practitioners, scientists and skeptics who have been asked to delve into the scientific research supporting or refuting more than two dozen fields of forensics. NIST is under the Commerce Department, not the DOJ, so Sessions </w:t>
      </w:r>
      <w:proofErr w:type="gramStart"/>
      <w:r>
        <w:t>couldn't</w:t>
      </w:r>
      <w:proofErr w:type="gramEnd"/>
      <w:r>
        <w:t xml:space="preserve"> himself disband the working groups or the OSACs. But the OSACs are partly funded by the DOJ. Sessions could halt that funding. According to recent public comments from the OSAC's director, NIST has been looking for alternate sources of funding to keep the committees operational. Once caveat worth noting here: As is often the case with these sorts of committees, the OSACs themselves have been subject to infighting and politicking. As </w:t>
      </w:r>
      <w:proofErr w:type="gramStart"/>
      <w:r>
        <w:t>I've</w:t>
      </w:r>
      <w:proofErr w:type="gramEnd"/>
      <w:r>
        <w:t xml:space="preserve"> pointed out here at The Watch, for example, the OSAC looking at bite-mark analysis was loaded with a majority of members who either practice or openly support bite mark matching. Still, the committee also included skeptics, and any recommendations would have to be approved by the NIST Forensic Science Standards Board, a group made up almost entirely of established scientists. Whatever their flaws, the OSACs are at least taking a hard look at problematic fields of forensics and trying to establish uniform standards in others. Even if Sessions </w:t>
      </w:r>
      <w:proofErr w:type="gramStart"/>
      <w:r>
        <w:t>can't</w:t>
      </w:r>
      <w:proofErr w:type="gramEnd"/>
      <w:r>
        <w:t xml:space="preserve"> unilaterally end the OSACs or NIST working groups, he wields considerable influence in the Trump administration. </w:t>
      </w:r>
      <w:r w:rsidRPr="00736413">
        <w:rPr>
          <w:rStyle w:val="Emphasis"/>
        </w:rPr>
        <w:t>Trump himself, like Sessions, spouts law-and-order rhetoric, seems skeptical of criminal-justice reform, and is a man who has little patience for inconvenient science</w:t>
      </w:r>
      <w:r>
        <w:t xml:space="preserve">. It </w:t>
      </w:r>
      <w:proofErr w:type="gramStart"/>
      <w:r>
        <w:t>isn't</w:t>
      </w:r>
      <w:proofErr w:type="gramEnd"/>
      <w:r>
        <w:t xml:space="preserve"> difficult to imagine Sessions persuading Trump to go after NIST as well. </w:t>
      </w:r>
      <w:proofErr w:type="gramStart"/>
      <w:r>
        <w:t>There's</w:t>
      </w:r>
      <w:proofErr w:type="gramEnd"/>
      <w:r>
        <w:t xml:space="preserve"> a reason the old guard in the forensics community celebrated Trump's election. Judging by his public record, Sessions believes the criminal-justice system's primary job is to fill up prisons. </w:t>
      </w:r>
      <w:r w:rsidRPr="00F00DF2">
        <w:rPr>
          <w:rStyle w:val="StyleUnderline"/>
        </w:rPr>
        <w:t xml:space="preserve">You need only look at his enthusiasm for the drug war, his efforts to block sentencing reform or, well, just about anything he has said on the topic over the course of his career. And as </w:t>
      </w:r>
      <w:proofErr w:type="gramStart"/>
      <w:r w:rsidRPr="00F00DF2">
        <w:rPr>
          <w:rStyle w:val="StyleUnderline"/>
        </w:rPr>
        <w:t>we've</w:t>
      </w:r>
      <w:proofErr w:type="gramEnd"/>
      <w:r w:rsidRPr="00F00DF2">
        <w:rPr>
          <w:rStyle w:val="StyleUnderline"/>
        </w:rPr>
        <w:t xml:space="preserve"> seen with his statements on policing, he's also no fan of federal oversight.</w:t>
      </w:r>
      <w:r>
        <w:t xml:space="preserve"> It </w:t>
      </w:r>
      <w:proofErr w:type="gramStart"/>
      <w:r>
        <w:t>shouldn't</w:t>
      </w:r>
      <w:proofErr w:type="gramEnd"/>
      <w:r>
        <w:t xml:space="preserve"> be surprising why he seems so irked by reforms that would undermine both views. During his time in the Senate, Sessions's main concern when it comes to forensics has been that the field suffered from a lack of funding, which he worried causes backlogs and over-burdened crime labs -- all of which makes it more difficult to put people behind bars. "So, tens of thousands of people, I suggest, are not being promptly tried," he said at the 2009 hearing on the NAS report. "</w:t>
      </w:r>
      <w:r w:rsidRPr="00FE67D2">
        <w:rPr>
          <w:rStyle w:val="StyleUnderline"/>
        </w:rPr>
        <w:t xml:space="preserve">While </w:t>
      </w:r>
      <w:proofErr w:type="gramStart"/>
      <w:r w:rsidRPr="00FE67D2">
        <w:rPr>
          <w:rStyle w:val="StyleUnderline"/>
        </w:rPr>
        <w:t>they're</w:t>
      </w:r>
      <w:proofErr w:type="gramEnd"/>
      <w:r w:rsidRPr="00FE67D2">
        <w:rPr>
          <w:rStyle w:val="StyleUnderline"/>
        </w:rPr>
        <w:t xml:space="preserve"> out on bail or un-indicted, they're committing crimes this very moment. A lot of that is because we've not invested enough in our forensic sciences so that we can get accurate and prompt reports." For Sessions, the federal government's only real responsibility </w:t>
      </w:r>
      <w:proofErr w:type="gramStart"/>
      <w:r w:rsidRPr="00FE67D2">
        <w:rPr>
          <w:rStyle w:val="StyleUnderline"/>
        </w:rPr>
        <w:t>in the area of</w:t>
      </w:r>
      <w:proofErr w:type="gramEnd"/>
      <w:r w:rsidRPr="00FE67D2">
        <w:rPr>
          <w:rStyle w:val="StyleUnderline"/>
        </w:rPr>
        <w:t xml:space="preserve"> forensics is to provide the resources and training necessary to help local cops and prosecutors put people in prison.</w:t>
      </w:r>
      <w:r>
        <w:t xml:space="preserve"> Any oversight or quality control is meddling. </w:t>
      </w:r>
      <w:r w:rsidRPr="00FE67D2">
        <w:rPr>
          <w:rStyle w:val="StyleUnderline"/>
        </w:rPr>
        <w:t xml:space="preserve">The FBI's own history shows why </w:t>
      </w:r>
      <w:proofErr w:type="gramStart"/>
      <w:r w:rsidRPr="00FE67D2">
        <w:rPr>
          <w:rStyle w:val="StyleUnderline"/>
        </w:rPr>
        <w:t>he's</w:t>
      </w:r>
      <w:proofErr w:type="gramEnd"/>
      <w:r w:rsidRPr="00FE67D2">
        <w:rPr>
          <w:rStyle w:val="StyleUnderline"/>
        </w:rPr>
        <w:t xml:space="preserve"> wrong. Over the past several years </w:t>
      </w:r>
      <w:proofErr w:type="gramStart"/>
      <w:r w:rsidRPr="00FE67D2">
        <w:rPr>
          <w:rStyle w:val="StyleUnderline"/>
        </w:rPr>
        <w:t>we've</w:t>
      </w:r>
      <w:proofErr w:type="gramEnd"/>
      <w:r w:rsidRPr="00FE67D2">
        <w:rPr>
          <w:rStyle w:val="StyleUnderline"/>
        </w:rPr>
        <w:t xml:space="preserve"> </w:t>
      </w:r>
      <w:r w:rsidRPr="00FE67D2">
        <w:rPr>
          <w:rStyle w:val="StyleUnderline"/>
        </w:rPr>
        <w:lastRenderedPageBreak/>
        <w:t>learned that the agency -- whose crime lab is considered one of the most prestigious in the world -- faked an entire field of forensic science. Not once, but twice</w:t>
      </w:r>
      <w:r>
        <w:t xml:space="preserve">. But when law enforcement clashes with science, Sessions sides with law enforcement. And this really gets to the heart of the ongoing problem with forensics. </w:t>
      </w:r>
      <w:r w:rsidRPr="00FE67D2">
        <w:rPr>
          <w:rStyle w:val="StyleUnderline"/>
        </w:rPr>
        <w:t>Most fields of forensics were invented and developed by police agencies, not in scientific labs</w:t>
      </w:r>
      <w:r>
        <w:t xml:space="preserve">. In fact, for most of the 20th century, the scientific community largely steered clear of the criminal-justice system. Science and law are two entirely different fields. </w:t>
      </w:r>
      <w:proofErr w:type="gramStart"/>
      <w:r>
        <w:t>They're</w:t>
      </w:r>
      <w:proofErr w:type="gramEnd"/>
      <w:r>
        <w:t xml:space="preserve"> driven by different goals, different processes, and different values. Science is the gradual accumulation of knowledge through trial, </w:t>
      </w:r>
      <w:proofErr w:type="gramStart"/>
      <w:r>
        <w:t>error</w:t>
      </w:r>
      <w:proofErr w:type="gramEnd"/>
      <w:r>
        <w:t xml:space="preserve"> and corroboration. The criminal-justice system tries to get at truth through an adversarial process, after which it prioritizes preserving jury verdicts. But prosecutors also learned early on that jurors like expertise, and so a demand emerged for expert witnesses. Unfortunately, no one was making sure the expertise on offer was legitimate. And </w:t>
      </w:r>
      <w:proofErr w:type="gramStart"/>
      <w:r>
        <w:t>so</w:t>
      </w:r>
      <w:proofErr w:type="gramEnd"/>
      <w:r>
        <w:t xml:space="preserve"> </w:t>
      </w:r>
      <w:r w:rsidRPr="00FE67D2">
        <w:rPr>
          <w:rStyle w:val="StyleUnderline"/>
        </w:rPr>
        <w:t>we got an entire profession of experts who were willing to say things that actual scientists wouldn't. Juries crave certainty</w:t>
      </w:r>
      <w:r>
        <w:t xml:space="preserve">. They swoon for expert witnesses who can wow them with technology. Real scientists </w:t>
      </w:r>
      <w:proofErr w:type="gramStart"/>
      <w:r>
        <w:t>don't</w:t>
      </w:r>
      <w:proofErr w:type="gramEnd"/>
      <w:r>
        <w:t xml:space="preserve"> speak in certainties. They talk about margins of error, which means jurors find real science less convincing. Our adversarial system may be the best system available for assessing evidence, but </w:t>
      </w:r>
      <w:proofErr w:type="gramStart"/>
      <w:r>
        <w:t>it's</w:t>
      </w:r>
      <w:proofErr w:type="gramEnd"/>
      <w:r>
        <w:t xml:space="preserve"> hostile to good science. </w:t>
      </w:r>
      <w:proofErr w:type="gramStart"/>
      <w:r w:rsidRPr="00FE67D2">
        <w:rPr>
          <w:rStyle w:val="StyleUnderline"/>
        </w:rPr>
        <w:t>That's</w:t>
      </w:r>
      <w:proofErr w:type="gramEnd"/>
      <w:r w:rsidRPr="00FE67D2">
        <w:rPr>
          <w:rStyle w:val="StyleUnderline"/>
        </w:rPr>
        <w:t xml:space="preserve"> why it's important that experts willing to tell juries un-scientific things be barred from the courtroom. </w:t>
      </w:r>
      <w:proofErr w:type="gramStart"/>
      <w:r w:rsidRPr="00FE67D2">
        <w:rPr>
          <w:rStyle w:val="StyleUnderline"/>
        </w:rPr>
        <w:t>It's</w:t>
      </w:r>
      <w:proofErr w:type="gramEnd"/>
      <w:r w:rsidRPr="00FE67D2">
        <w:rPr>
          <w:rStyle w:val="StyleUnderline"/>
        </w:rPr>
        <w:t xml:space="preserve"> why we need judges to consult with real scientists when making such decisions. And </w:t>
      </w:r>
      <w:proofErr w:type="gramStart"/>
      <w:r w:rsidRPr="00FE67D2">
        <w:rPr>
          <w:rStyle w:val="StyleUnderline"/>
        </w:rPr>
        <w:t>it's</w:t>
      </w:r>
      <w:proofErr w:type="gramEnd"/>
      <w:r w:rsidRPr="00FE67D2">
        <w:rPr>
          <w:rStyle w:val="StyleUnderline"/>
        </w:rPr>
        <w:t xml:space="preserve"> why we need prosecutors honest enough to resist the temptation to seal convictions with charlatanism masquerading as expertise. </w:t>
      </w:r>
      <w:r>
        <w:t xml:space="preserve">But the system also makes all of those things difficult, so it wasn't until the 1990s and DNA testing -- technology developed by scientists, not law enforcement -- that we began to see just how wrong forensic analysis could be. There were </w:t>
      </w:r>
      <w:proofErr w:type="gramStart"/>
      <w:r>
        <w:t>particular problems</w:t>
      </w:r>
      <w:proofErr w:type="gramEnd"/>
      <w:r>
        <w:t xml:space="preserve"> within the highly subjective disciplines known as "pattern matching" -- fields like hair and fiber analysis and bite-mark matching. Even then, it took another couple of decades before the scientific community began to rigorously apply the scientific method to the claims and methods of forensic analysts. Once they did get involved, in report after report -- including that 2009 NAS report, reports from the Texas Forensic Science Commission, and the President's Council of Advisors on Science &amp; Technology (PCAST) report last fall -- the "science" in "forensic science" has been found to be somewhere between insufficient and nonexistent. And yet instead of a sense of humility at the profound implications of these reports, law enforcement officials and prosecutors like Sessions have retreated to the battle lines that defined much of the last century. They've attacked the scientists as </w:t>
      </w:r>
      <w:proofErr w:type="gramStart"/>
      <w:r>
        <w:t>biased, or</w:t>
      </w:r>
      <w:proofErr w:type="gramEnd"/>
      <w:r>
        <w:t xml:space="preserve"> made bizarre arguments that forensics should be judged on principles other than scientific principles. (Before we give the Obama administration too much praise, </w:t>
      </w:r>
      <w:proofErr w:type="gramStart"/>
      <w:r>
        <w:t>it's</w:t>
      </w:r>
      <w:proofErr w:type="gramEnd"/>
      <w:r>
        <w:t xml:space="preserve"> worth pointing out that after PCAST issued its damning report on forensics last year, Obama's own attorney general Loretta Lynch immediately dismissed it.) In only the past decade or so, we have finally managed to nudge forensic analysis at least partly out from its dark ages. While the courts haven't paid much attention yet, these committees and their reports were the first steps toward subjecting forensics to principles like peer review, blind testing, statistical analysis and the more modern concepts grounded in those principles, like sequential unmasking. Sessions is poised to eradicate that progress. </w:t>
      </w:r>
      <w:proofErr w:type="gramStart"/>
      <w:r>
        <w:t>It's</w:t>
      </w:r>
      <w:proofErr w:type="gramEnd"/>
      <w:r>
        <w:t xml:space="preserve"> hard to overstate the urgency here. As </w:t>
      </w:r>
      <w:proofErr w:type="gramStart"/>
      <w:r>
        <w:t>I've</w:t>
      </w:r>
      <w:proofErr w:type="gramEnd"/>
      <w:r>
        <w:t xml:space="preserve"> written before, DNA testing was a wake-up call. It is not a panacea. In the small pool of cases for which DNA testing is dispositive of guilt, the technology revealed serious problems with our criminal-justice system, and forensic evidence was one of the most significant. But the window of opportunity to correct the mistakes exposed by DNA testing will remain open only </w:t>
      </w:r>
      <w:proofErr w:type="gramStart"/>
      <w:r>
        <w:t>as long as</w:t>
      </w:r>
      <w:proofErr w:type="gramEnd"/>
      <w:r>
        <w:t xml:space="preserve"> DNA exonerations are fresh enough in the minds of the public to sustain support for reform. Soon we'll have exhausted the pool of cases that are old enough to have been decided before DNA testing would have been done early in the investigation, but recent enough that the DNA sample is still </w:t>
      </w:r>
      <w:r>
        <w:lastRenderedPageBreak/>
        <w:t xml:space="preserve">available and hasn't degraded. </w:t>
      </w:r>
      <w:r w:rsidRPr="00736413">
        <w:rPr>
          <w:rStyle w:val="StyleUnderline"/>
        </w:rPr>
        <w:t>If the Jeff Sessionses of the world can put off reforms until those cases are exhausted, it becomes much easier to argue that the problems DNA testing exposed are mere relics of the past -- that we needn't worry about all of this anymore</w:t>
      </w:r>
      <w:r>
        <w:t xml:space="preserve">. And if we </w:t>
      </w:r>
      <w:proofErr w:type="gramStart"/>
      <w:r>
        <w:t>don't</w:t>
      </w:r>
      <w:proofErr w:type="gramEnd"/>
      <w:r>
        <w:t xml:space="preserve"> fix the problems DNA testing has exposed, they'll continue to plague all the other cases for which DNA testing isn't useful. There will be few new exonerations to argue otherwise, and in the meantime, there will always be a grisly murder or brutal rape in the news to demagogue about the danger of "tying the hands" of police and prosecutors -- a tactic Sessions deploys with ease. Only this time, there might be no new technology to let us know that </w:t>
      </w:r>
      <w:proofErr w:type="gramStart"/>
      <w:r>
        <w:t>we're</w:t>
      </w:r>
      <w:proofErr w:type="gramEnd"/>
      <w:r>
        <w:t xml:space="preserve"> making mistakes. </w:t>
      </w:r>
      <w:proofErr w:type="gramStart"/>
      <w:r>
        <w:t>We'll</w:t>
      </w:r>
      <w:proofErr w:type="gramEnd"/>
      <w:r>
        <w:t xml:space="preserve"> continue on, blind to the problems we failed to fix. The Obama administration finally provided a platform and framework for real scientists to scrutinize the way forensics is used in the courtroom -- but then largely ignored their recommendations. </w:t>
      </w:r>
      <w:r w:rsidRPr="00736413">
        <w:rPr>
          <w:rStyle w:val="StyleUnderline"/>
        </w:rPr>
        <w:t xml:space="preserve">The Trump administration now seems intent on eliminating the platform, too. That window for reform is closing, and Sessions seems content to let it slam shut. </w:t>
      </w:r>
      <w:proofErr w:type="gramStart"/>
      <w:r w:rsidRPr="00736413">
        <w:rPr>
          <w:rStyle w:val="StyleUnderline"/>
        </w:rPr>
        <w:t>He'd</w:t>
      </w:r>
      <w:proofErr w:type="gramEnd"/>
      <w:r w:rsidRPr="00736413">
        <w:rPr>
          <w:rStyle w:val="StyleUnderline"/>
        </w:rPr>
        <w:t xml:space="preserve"> prefer to </w:t>
      </w:r>
      <w:r w:rsidRPr="00736413">
        <w:rPr>
          <w:rStyle w:val="Emphasis"/>
        </w:rPr>
        <w:t>keep forensics in the dark.</w:t>
      </w:r>
    </w:p>
    <w:p w14:paraId="2EB5420C" w14:textId="77777777" w:rsidR="00007DF1" w:rsidRPr="001F79AC" w:rsidRDefault="00007DF1" w:rsidP="00007DF1">
      <w:pPr>
        <w:pStyle w:val="Heading3"/>
      </w:pPr>
      <w:r w:rsidRPr="001F79AC">
        <w:lastRenderedPageBreak/>
        <w:t>No Solvency – Circumvention – States</w:t>
      </w:r>
    </w:p>
    <w:p w14:paraId="7AB39734" w14:textId="77777777" w:rsidR="00007DF1" w:rsidRPr="009D67D8" w:rsidRDefault="00007DF1" w:rsidP="00007DF1">
      <w:pPr>
        <w:pStyle w:val="Heading4"/>
        <w:rPr>
          <w:rFonts w:cs="Times New Roman"/>
        </w:rPr>
      </w:pPr>
      <w:r w:rsidRPr="009D67D8">
        <w:rPr>
          <w:rFonts w:cs="Times New Roman"/>
        </w:rPr>
        <w:t>States circumvent federal action – lack of resources, funds, and backlogs</w:t>
      </w:r>
    </w:p>
    <w:p w14:paraId="56BCA5B8" w14:textId="77777777" w:rsidR="00007DF1" w:rsidRPr="00E370E8" w:rsidRDefault="00007DF1" w:rsidP="00007DF1">
      <w:pPr>
        <w:rPr>
          <w:rStyle w:val="Style13ptBold"/>
        </w:rPr>
      </w:pPr>
      <w:r w:rsidRPr="00E370E8">
        <w:rPr>
          <w:rStyle w:val="Style13ptBold"/>
        </w:rPr>
        <w:t>Gabel, Georgia State College of Law Professor 14</w:t>
      </w:r>
    </w:p>
    <w:p w14:paraId="1E2E5931" w14:textId="77777777" w:rsidR="00007DF1" w:rsidRPr="009D67D8" w:rsidRDefault="00007DF1" w:rsidP="00007DF1">
      <w:r w:rsidRPr="009D67D8">
        <w:t xml:space="preserve">Jessica, 7/13/14, The Journal of Criminal Law &amp; Criminology, “Realizing Forensic Science from the Ground Up”, </w:t>
      </w:r>
      <w:r>
        <w:t>https://scholarlycommons.law.northwestern.edu/cgi/viewcontent.cgi?article=7477&amp;context=jclc</w:t>
      </w:r>
      <w:r w:rsidRPr="009D67D8">
        <w:t xml:space="preserve"> Vol. 104, No. 2, p.317-318, accessed 7/3/20, MZK]</w:t>
      </w:r>
    </w:p>
    <w:p w14:paraId="73205C01" w14:textId="77777777" w:rsidR="00007DF1" w:rsidRPr="00E85DE8" w:rsidRDefault="00007DF1" w:rsidP="00007DF1">
      <w:r w:rsidRPr="009D67D8">
        <w:rPr>
          <w:u w:val="single"/>
        </w:rPr>
        <w:t>Enforcing</w:t>
      </w:r>
      <w:r w:rsidRPr="00FE4F81">
        <w:rPr>
          <w:u w:val="single"/>
        </w:rPr>
        <w:t xml:space="preserve"> national standards in federal courts is a direct method of encouraging their adoption in the states</w:t>
      </w:r>
      <w:r w:rsidRPr="00FE4F81">
        <w:t xml:space="preserve">. To make this happen, a federal forensic science agency first could consider the current Federal Rules of Evidence (FRE) and advise Congress on changes needed for properly implementing national standards in federal courts. Next, mandating these modifications as forensic evidence standards in federal courts would provide for significant, positive changes. Terminology, reporting, operational principles, and other processes could be standardized in federal court, providing for more efficiency, less juror confusion, more accurate outcomes, and less time spent litigating. Further, many of the federal-level changes would positively impact standards at state and local levels, because some state and local agencies rely on the same labs as federal law enforcement agencies.241 Thus, changing standards in the shared labs would benefit agencies at all levels. Finally, federally mandating crime lab technician certifications as part of this process would result in an increased demand for colleges and universities to offer courses for students to pursue those certifications. The resulting increase in educational opportunities would allow more state and local forensic scientists to receive </w:t>
      </w:r>
    </w:p>
    <w:p w14:paraId="3B767CD6" w14:textId="77777777" w:rsidR="00007DF1" w:rsidRPr="00FE4F81" w:rsidRDefault="00007DF1" w:rsidP="00007DF1">
      <w:pPr>
        <w:rPr>
          <w:u w:val="single"/>
        </w:rPr>
      </w:pPr>
      <w:r w:rsidRPr="00FE4F81">
        <w:rPr>
          <w:u w:val="single"/>
        </w:rPr>
        <w:t>But enforcing evidentiary standards in federal courts would only be the first positive step in achieving national forensic standards</w:t>
      </w:r>
      <w:r w:rsidRPr="00FE4F81">
        <w:t xml:space="preserve">. Perhaps </w:t>
      </w:r>
      <w:r w:rsidRPr="00FE4F81">
        <w:rPr>
          <w:u w:val="single"/>
        </w:rPr>
        <w:t>some states would adopt the FRE changes, but not all states base their rules of evidence on the FRE</w:t>
      </w:r>
      <w:r w:rsidRPr="00FE4F81">
        <w:t xml:space="preserve">;2 42 </w:t>
      </w:r>
      <w:r w:rsidRPr="00FE4F81">
        <w:rPr>
          <w:u w:val="single"/>
        </w:rPr>
        <w:t>thus the changes may not receive universal, or even significant, adoption</w:t>
      </w:r>
      <w:r w:rsidRPr="00FE4F81">
        <w:t xml:space="preserve">. Moreover, </w:t>
      </w:r>
      <w:r w:rsidRPr="00FE4F81">
        <w:rPr>
          <w:u w:val="single"/>
        </w:rPr>
        <w:t>states' lack of resources would also slow adoption</w:t>
      </w:r>
      <w:r w:rsidRPr="00FE4F81">
        <w:t xml:space="preserve">. As it is, </w:t>
      </w:r>
      <w:r w:rsidRPr="00FE4F81">
        <w:rPr>
          <w:u w:val="single"/>
        </w:rPr>
        <w:t>local and state forensic science services are underfunded and backlogged</w:t>
      </w:r>
      <w:r w:rsidRPr="00FE4F81">
        <w:t xml:space="preserve">.2 43 </w:t>
      </w:r>
      <w:r w:rsidRPr="00FE4F81">
        <w:rPr>
          <w:u w:val="single"/>
        </w:rPr>
        <w:t xml:space="preserve">Many labs have neither the time nor the funds to transition to a uniform, FRE-guided system. </w:t>
      </w:r>
      <w:r w:rsidRPr="00FE4F81">
        <w:t xml:space="preserve">Finally, </w:t>
      </w:r>
      <w:r w:rsidRPr="00FE4F81">
        <w:rPr>
          <w:u w:val="single"/>
        </w:rPr>
        <w:t>implementing national evidence standards would also create political resistance in many states, especially under current economic conditions.</w:t>
      </w:r>
    </w:p>
    <w:p w14:paraId="4B9FFBED" w14:textId="77777777" w:rsidR="00007DF1" w:rsidRPr="00FE4F81" w:rsidRDefault="00007DF1" w:rsidP="00007DF1">
      <w:r w:rsidRPr="00FE4F81">
        <w:rPr>
          <w:u w:val="single"/>
        </w:rPr>
        <w:t>Without an ability to truly mandate the same changes at the state and local level, imposing new forensic evidence standards would only get part of the way toward a truly national system of forensic science</w:t>
      </w:r>
      <w:r w:rsidRPr="00FE4F81">
        <w:t>. Moreover, adopting and applying standards and practices rooted in federal origins takes time. 2 " This FRE approach would have to be combined with another approach, such as tying federal funding for forensic science initiatives to the adoption of national standards.</w:t>
      </w:r>
    </w:p>
    <w:p w14:paraId="5390994D" w14:textId="77777777" w:rsidR="00007DF1" w:rsidRPr="001F79AC" w:rsidRDefault="00007DF1" w:rsidP="00007DF1"/>
    <w:p w14:paraId="6D55EF85" w14:textId="77777777" w:rsidR="00007DF1" w:rsidRDefault="00007DF1" w:rsidP="00007DF1">
      <w:pPr>
        <w:pStyle w:val="Heading3"/>
      </w:pPr>
      <w:r>
        <w:lastRenderedPageBreak/>
        <w:t>No Solvency – Circumvention – Lower Courts</w:t>
      </w:r>
    </w:p>
    <w:p w14:paraId="14D2A546" w14:textId="77777777" w:rsidR="00007DF1" w:rsidRPr="00A227DE" w:rsidRDefault="00007DF1" w:rsidP="00007DF1">
      <w:pPr>
        <w:pStyle w:val="Heading4"/>
      </w:pPr>
      <w:r>
        <w:t>---Lower courts serve as the agent in a principal-agent relationship, will still allow junk science post-plan</w:t>
      </w:r>
    </w:p>
    <w:p w14:paraId="701B2DE4" w14:textId="77777777" w:rsidR="00007DF1" w:rsidRPr="00EC1850" w:rsidRDefault="00007DF1" w:rsidP="00007DF1">
      <w:r w:rsidRPr="00ED6430">
        <w:rPr>
          <w:rStyle w:val="Style13ptBold"/>
        </w:rPr>
        <w:t xml:space="preserve">Tiede, </w:t>
      </w:r>
      <w:r>
        <w:rPr>
          <w:rStyle w:val="Style13ptBold"/>
        </w:rPr>
        <w:t>Political Science Professor Houston</w:t>
      </w:r>
      <w:r w:rsidRPr="00ED6430">
        <w:rPr>
          <w:rStyle w:val="Style13ptBold"/>
        </w:rPr>
        <w:t>, ’08,</w:t>
      </w:r>
      <w:r>
        <w:t xml:space="preserve"> [</w:t>
      </w:r>
      <w:r w:rsidRPr="003D5F6F">
        <w:t>Lydia Brashear Tiede</w:t>
      </w:r>
      <w:r>
        <w:t xml:space="preserve">, </w:t>
      </w:r>
      <w:r w:rsidRPr="003D5F6F">
        <w:t>University of Houston political science associate professor</w:t>
      </w:r>
      <w:r>
        <w:t xml:space="preserve">, July 2008, “The Politics of Criminal Law Reform: A Comparative Analysis of Lower Court Decision-Making,” NCJRS, </w:t>
      </w:r>
      <w:hyperlink r:id="rId84" w:history="1">
        <w:r w:rsidRPr="006D1207">
          <w:rPr>
            <w:rStyle w:val="Hyperlink"/>
          </w:rPr>
          <w:t>https://www.ncjrs.gov/pdffiles1/nij/grants/223283.pdf</w:t>
        </w:r>
      </w:hyperlink>
      <w:r>
        <w:t>, accessed on 06/24/20, BS]</w:t>
      </w:r>
    </w:p>
    <w:p w14:paraId="5DBC7E42" w14:textId="77777777" w:rsidR="00007DF1" w:rsidRDefault="00007DF1" w:rsidP="00007DF1">
      <w:r w:rsidRPr="00401040">
        <w:rPr>
          <w:rStyle w:val="StyleUnderline"/>
        </w:rPr>
        <w:t xml:space="preserve">Lower courts hear </w:t>
      </w:r>
      <w:proofErr w:type="gramStart"/>
      <w:r w:rsidRPr="00401040">
        <w:rPr>
          <w:rStyle w:val="StyleUnderline"/>
        </w:rPr>
        <w:t>the vast majority of</w:t>
      </w:r>
      <w:proofErr w:type="gramEnd"/>
      <w:r w:rsidRPr="00401040">
        <w:rPr>
          <w:rStyle w:val="StyleUnderline"/>
        </w:rPr>
        <w:t xml:space="preserve"> all cases in any given country. As a result, these courts significantly impact how law is applied and perceived in society. Despite significant power over the fate of private litigants and criminal defendants, lower court judges do not operate as free agents. Rather, they face several constraints imposed upon them by other institutions involved in making and interpreting the law. </w:t>
      </w:r>
      <w:r>
        <w:t>As the lower echelon of the judicial branch, lower courts serve multiple principles who voice their preferences in laws or legal interpretation. Thus, l</w:t>
      </w:r>
      <w:r w:rsidRPr="00401040">
        <w:rPr>
          <w:rStyle w:val="StyleUnderline"/>
        </w:rPr>
        <w:t>ower courts are subject to the will of other political actors including the executive, legislature, and upper courts of the judicial branch, such as supreme courts or higher appeals courts</w:t>
      </w:r>
      <w:r>
        <w:t xml:space="preserve">. In order to understand how lower </w:t>
      </w:r>
      <w:proofErr w:type="gramStart"/>
      <w:r>
        <w:t>courts</w:t>
      </w:r>
      <w:proofErr w:type="gramEnd"/>
      <w:r>
        <w:t xml:space="preserve"> make decisions under constraints imposed by other political actors, it is useful to model lower courts’ relationship to these other institutions using a principal-agent framework. </w:t>
      </w:r>
    </w:p>
    <w:p w14:paraId="2344A2B0" w14:textId="77777777" w:rsidR="00007DF1" w:rsidRDefault="00007DF1" w:rsidP="00007DF1">
      <w:r w:rsidRPr="00D85D34">
        <w:rPr>
          <w:rStyle w:val="StyleUnderline"/>
        </w:rPr>
        <w:t xml:space="preserve">As in any principal agent relationship, principals delegate </w:t>
      </w:r>
      <w:proofErr w:type="gramStart"/>
      <w:r w:rsidRPr="00D85D34">
        <w:rPr>
          <w:rStyle w:val="StyleUnderline"/>
        </w:rPr>
        <w:t>in order to</w:t>
      </w:r>
      <w:proofErr w:type="gramEnd"/>
      <w:r w:rsidRPr="00D85D34">
        <w:rPr>
          <w:rStyle w:val="StyleUnderline"/>
        </w:rPr>
        <w:t xml:space="preserve"> save the costs inherent in doing the delegated job themselves. In the case of court decisions, besides lacking the expertise, it would be too costly for legislators or higher courts to hear individual cases at the trial level. As a result, principals in the form of legislatures and higher courts delegate to lower court judges to avoid transaction costs of doing the job themselves and to take advantage of the special expertise that lower court judges have in hearing individual cases</w:t>
      </w:r>
      <w:r>
        <w:t xml:space="preserve">. </w:t>
      </w:r>
    </w:p>
    <w:p w14:paraId="1B220551" w14:textId="77777777" w:rsidR="00007DF1" w:rsidRDefault="00007DF1" w:rsidP="00007DF1">
      <w:r>
        <w:t>Despite the practicality of delegating authority to lower courts,</w:t>
      </w:r>
      <w:r w:rsidRPr="00170DA2">
        <w:t xml:space="preserve"> </w:t>
      </w:r>
      <w:r w:rsidRPr="00D85D34">
        <w:rPr>
          <w:rStyle w:val="StyleUnderline"/>
        </w:rPr>
        <w:t xml:space="preserve">delegation is not costless. Indeed, principals must ensure that lower court agents do what they are requested to do. This may be especially challenging when lower courts and higher </w:t>
      </w:r>
      <w:proofErr w:type="gramStart"/>
      <w:r w:rsidRPr="00D85D34">
        <w:rPr>
          <w:rStyle w:val="StyleUnderline"/>
        </w:rPr>
        <w:t>law making</w:t>
      </w:r>
      <w:proofErr w:type="gramEnd"/>
      <w:r w:rsidRPr="00D85D34">
        <w:rPr>
          <w:rStyle w:val="StyleUnderline"/>
        </w:rPr>
        <w:t xml:space="preserve"> authorities have different preferences as to the outcomes of cases</w:t>
      </w:r>
      <w:r>
        <w:t xml:space="preserve">. As will be seen in the case studies, </w:t>
      </w:r>
      <w:r w:rsidRPr="00383BE3">
        <w:rPr>
          <w:rStyle w:val="StyleUnderline"/>
        </w:rPr>
        <w:t>legislators tend to delegate more authority to agents in areas of little political concern. In contrast, they delegate less authority and constrain agents more when they are concerned about specific policy areas and re-election</w:t>
      </w:r>
      <w:r>
        <w:t xml:space="preserve">. </w:t>
      </w:r>
    </w:p>
    <w:p w14:paraId="0332C3EE" w14:textId="77777777" w:rsidR="00007DF1" w:rsidRDefault="00007DF1" w:rsidP="00007DF1">
      <w:r>
        <w:t xml:space="preserve">A significant amount of the literature on principal-agent relationships has come from the fields of economics and political science. The political science literature generally focuses on the relationships between the three branches of government and sometimes on the hierarchical relationship between lower courts and higher courts. Despite this literature, </w:t>
      </w:r>
      <w:r w:rsidRPr="00383BE3">
        <w:rPr>
          <w:rStyle w:val="StyleUnderline"/>
        </w:rPr>
        <w:t>few scholars have explored the specific preferences of lower courts that may vary by region, court, or individual judge. Further, few have explored how lower courts respond to more than one principal, such as supreme courts and the legislature or supreme courts and intermediate courts.</w:t>
      </w:r>
      <w:r>
        <w:t xml:space="preserve"> Finally, most of the principal-agent literature has been based on the exceptional case of the American federal system, and little work has extended to judiciaries and lower courts in nations with political systems vastly different than the United States.</w:t>
      </w:r>
    </w:p>
    <w:p w14:paraId="4D932A39" w14:textId="77777777" w:rsidR="00007DF1" w:rsidRDefault="00007DF1" w:rsidP="00007DF1">
      <w:pPr>
        <w:pStyle w:val="Heading3"/>
      </w:pPr>
      <w:r>
        <w:lastRenderedPageBreak/>
        <w:t>No Solvency – Circumvention - Experts</w:t>
      </w:r>
    </w:p>
    <w:p w14:paraId="21C79F5C" w14:textId="77777777" w:rsidR="00007DF1" w:rsidRDefault="00007DF1" w:rsidP="00007DF1">
      <w:pPr>
        <w:pStyle w:val="Heading4"/>
      </w:pPr>
      <w:r>
        <w:t>Forensic science experts circumvent meaningful reform.</w:t>
      </w:r>
    </w:p>
    <w:p w14:paraId="02393DF4" w14:textId="77777777" w:rsidR="00007DF1" w:rsidRDefault="00007DF1" w:rsidP="00007DF1">
      <w:pPr>
        <w:rPr>
          <w:rStyle w:val="Style13ptBold"/>
        </w:rPr>
      </w:pPr>
      <w:r>
        <w:rPr>
          <w:rStyle w:val="Style13ptBold"/>
        </w:rPr>
        <w:t>Cooley, Innocence Project staff attorney 07</w:t>
      </w:r>
    </w:p>
    <w:p w14:paraId="690A6F96" w14:textId="77777777" w:rsidR="00007DF1" w:rsidRPr="009469AF" w:rsidRDefault="00007DF1" w:rsidP="00007DF1">
      <w:pPr>
        <w:rPr>
          <w:sz w:val="24"/>
          <w:szCs w:val="18"/>
        </w:rPr>
      </w:pPr>
      <w:r>
        <w:rPr>
          <w:rStyle w:val="Style13ptBold"/>
          <w:b w:val="0"/>
          <w:bCs w:val="0"/>
          <w:sz w:val="24"/>
          <w:szCs w:val="18"/>
        </w:rPr>
        <w:t>(Craig M.,</w:t>
      </w:r>
      <w:r w:rsidRPr="006A5584">
        <w:rPr>
          <w:rStyle w:val="Style13ptBold"/>
          <w:b w:val="0"/>
          <w:bCs w:val="0"/>
          <w:sz w:val="24"/>
          <w:szCs w:val="18"/>
        </w:rPr>
        <w:t xml:space="preserve"> </w:t>
      </w:r>
      <w:r>
        <w:rPr>
          <w:rStyle w:val="Style13ptBold"/>
          <w:b w:val="0"/>
          <w:bCs w:val="0"/>
          <w:sz w:val="24"/>
          <w:szCs w:val="18"/>
        </w:rPr>
        <w:t xml:space="preserve">Spring 2007 </w:t>
      </w:r>
      <w:r w:rsidRPr="00AC7419">
        <w:rPr>
          <w:rStyle w:val="ssit"/>
          <w:rFonts w:cs="Helvetica"/>
          <w:i/>
          <w:iCs/>
          <w:color w:val="373739"/>
          <w:sz w:val="24"/>
          <w:szCs w:val="24"/>
          <w:bdr w:val="none" w:sz="0" w:space="0" w:color="auto" w:frame="1"/>
          <w:shd w:val="clear" w:color="auto" w:fill="FFFFFF"/>
        </w:rPr>
        <w:t>George Mason University Civil Rights Law Journal, 17, </w:t>
      </w:r>
      <w:r w:rsidRPr="00AC7419">
        <w:rPr>
          <w:rFonts w:cs="Helvetica"/>
          <w:color w:val="373739"/>
          <w:sz w:val="24"/>
          <w:szCs w:val="24"/>
          <w:shd w:val="clear" w:color="auto" w:fill="FFFFFF"/>
        </w:rPr>
        <w:t>299</w:t>
      </w:r>
      <w:r>
        <w:rPr>
          <w:rFonts w:cs="Helvetica"/>
          <w:color w:val="373739"/>
          <w:sz w:val="21"/>
          <w:szCs w:val="21"/>
          <w:shd w:val="clear" w:color="auto" w:fill="FFFFFF"/>
        </w:rPr>
        <w:t>. </w:t>
      </w:r>
      <w:r>
        <w:rPr>
          <w:rStyle w:val="Style13ptBold"/>
          <w:b w:val="0"/>
          <w:bCs w:val="0"/>
          <w:sz w:val="24"/>
          <w:szCs w:val="18"/>
        </w:rPr>
        <w:t xml:space="preserve"> “FORENSIC SCIENCE AND CAPITAL PUNISHMENT REFORM: AN "INTELLECTUALLY HONEST" ASSESSMENT”, Retrieved from Nexis Uni, accessed 6/25/20, zC)</w:t>
      </w:r>
    </w:p>
    <w:p w14:paraId="5067C54E" w14:textId="77777777" w:rsidR="00007DF1" w:rsidRDefault="00007DF1" w:rsidP="00007DF1">
      <w:pPr>
        <w:rPr>
          <w:sz w:val="24"/>
          <w:szCs w:val="18"/>
        </w:rPr>
      </w:pPr>
      <w:r>
        <w:rPr>
          <w:sz w:val="24"/>
          <w:szCs w:val="18"/>
        </w:rPr>
        <w:t xml:space="preserve">5. An Absolute </w:t>
      </w:r>
      <w:proofErr w:type="gramStart"/>
      <w:r>
        <w:rPr>
          <w:sz w:val="24"/>
          <w:szCs w:val="18"/>
        </w:rPr>
        <w:t>Science?:</w:t>
      </w:r>
      <w:proofErr w:type="gramEnd"/>
      <w:r>
        <w:rPr>
          <w:sz w:val="24"/>
          <w:szCs w:val="18"/>
        </w:rPr>
        <w:t xml:space="preserve"> If There is Absolute Certainty, then it is Absolutely Certain it is Not a Science</w:t>
      </w:r>
    </w:p>
    <w:p w14:paraId="38091CD3" w14:textId="77777777" w:rsidR="00007DF1" w:rsidRDefault="00007DF1" w:rsidP="00007DF1">
      <w:pPr>
        <w:rPr>
          <w:sz w:val="24"/>
          <w:szCs w:val="18"/>
        </w:rPr>
      </w:pPr>
      <w:r w:rsidRPr="005B428C">
        <w:rPr>
          <w:rStyle w:val="StyleUnderline"/>
        </w:rPr>
        <w:t>Professions of absolute certainty by an expert witness … seem out of place in today's courtroom.</w:t>
      </w:r>
      <w:r>
        <w:rPr>
          <w:sz w:val="24"/>
          <w:szCs w:val="18"/>
        </w:rPr>
        <w:t xml:space="preserve"> Even a </w:t>
      </w:r>
      <w:r w:rsidRPr="005B428C">
        <w:rPr>
          <w:rStyle w:val="Emphasis"/>
        </w:rPr>
        <w:t>DNA match has a small chance of being in error.</w:t>
      </w:r>
      <w:r>
        <w:rPr>
          <w:sz w:val="24"/>
          <w:szCs w:val="18"/>
        </w:rPr>
        <w:t xml:space="preserve"> Indeed, there is some suggestion that the certainty requirement for fingerprint identification is a false comfort. 310</w:t>
      </w:r>
    </w:p>
    <w:p w14:paraId="50A39C2C" w14:textId="77777777" w:rsidR="00007DF1" w:rsidRDefault="00007DF1" w:rsidP="00007DF1">
      <w:pPr>
        <w:rPr>
          <w:sz w:val="24"/>
          <w:szCs w:val="18"/>
        </w:rPr>
      </w:pPr>
      <w:r w:rsidRPr="005B428C">
        <w:rPr>
          <w:rStyle w:val="StyleUnderline"/>
        </w:rPr>
        <w:t>Science is based on skepticism</w:t>
      </w:r>
      <w:r>
        <w:rPr>
          <w:sz w:val="24"/>
          <w:szCs w:val="18"/>
        </w:rPr>
        <w:t>, tentative truths, and line drawing. 311 Skepticism encourages further inquiry and research. More research generates new data. New data can be incorporated into prior research findings to possibly solve an unresolved scientific riddle.  [*362</w:t>
      </w:r>
      <w:proofErr w:type="gramStart"/>
      <w:r>
        <w:rPr>
          <w:sz w:val="24"/>
          <w:szCs w:val="18"/>
        </w:rPr>
        <w:t xml:space="preserve">]  </w:t>
      </w:r>
      <w:r w:rsidRPr="005B428C">
        <w:rPr>
          <w:rStyle w:val="StyleUnderline"/>
        </w:rPr>
        <w:t>Without</w:t>
      </w:r>
      <w:proofErr w:type="gramEnd"/>
      <w:r w:rsidRPr="005B428C">
        <w:rPr>
          <w:rStyle w:val="StyleUnderline"/>
        </w:rPr>
        <w:t xml:space="preserve"> skepticism there can be no science, because uncertainty promotes growth. An absolute enterprise, free of doubt, cannot be considered scientific because there can be no growth. A non-expanding science is, for all practical purposes, the quintessential oxymoron</w:t>
      </w:r>
      <w:r>
        <w:rPr>
          <w:sz w:val="24"/>
          <w:szCs w:val="18"/>
        </w:rPr>
        <w:t xml:space="preserve">. 312 </w:t>
      </w:r>
      <w:r w:rsidRPr="005B428C">
        <w:rPr>
          <w:rStyle w:val="Emphasis"/>
        </w:rPr>
        <w:t>The forensic science community refused to embrace science's uncertainty because it is a close relative of reasonable doubt.</w:t>
      </w:r>
      <w:r>
        <w:rPr>
          <w:sz w:val="24"/>
          <w:szCs w:val="18"/>
        </w:rPr>
        <w:t xml:space="preserve"> 313 </w:t>
      </w:r>
      <w:r w:rsidRPr="005B428C">
        <w:rPr>
          <w:rStyle w:val="StyleUnderline"/>
        </w:rPr>
        <w:t xml:space="preserve">Consequently, over the past century, many forensic examiners made the untenable claim their identifications are absolutely certain "scientific facts." </w:t>
      </w:r>
      <w:r>
        <w:rPr>
          <w:sz w:val="24"/>
          <w:szCs w:val="18"/>
        </w:rPr>
        <w:t xml:space="preserve">314 </w:t>
      </w:r>
      <w:r w:rsidRPr="005B428C">
        <w:rPr>
          <w:rStyle w:val="StyleUnderline"/>
        </w:rPr>
        <w:t xml:space="preserve">More specifically, to divert attention away from the fact forensic identifications are probabilistic determinations and highly subjective, the forensic science community and prosecutors claimed forensic examiners were not interpreters, but more like news reporters, who merely reported the facts of nature. </w:t>
      </w:r>
      <w:r>
        <w:rPr>
          <w:sz w:val="24"/>
          <w:szCs w:val="18"/>
        </w:rPr>
        <w:t>315</w:t>
      </w:r>
    </w:p>
    <w:p w14:paraId="2FAB35CD" w14:textId="77777777" w:rsidR="00007DF1" w:rsidRDefault="00007DF1" w:rsidP="00007DF1">
      <w:pPr>
        <w:rPr>
          <w:sz w:val="24"/>
          <w:szCs w:val="18"/>
        </w:rPr>
      </w:pPr>
      <w:r>
        <w:rPr>
          <w:sz w:val="24"/>
          <w:szCs w:val="18"/>
        </w:rPr>
        <w:t xml:space="preserve"> [*363</w:t>
      </w:r>
      <w:proofErr w:type="gramStart"/>
      <w:r>
        <w:rPr>
          <w:sz w:val="24"/>
          <w:szCs w:val="18"/>
        </w:rPr>
        <w:t>]  While</w:t>
      </w:r>
      <w:proofErr w:type="gramEnd"/>
      <w:r>
        <w:rPr>
          <w:sz w:val="24"/>
          <w:szCs w:val="18"/>
        </w:rPr>
        <w:t xml:space="preserve"> many present-day </w:t>
      </w:r>
      <w:r w:rsidRPr="005B428C">
        <w:rPr>
          <w:rStyle w:val="Emphasis"/>
        </w:rPr>
        <w:t>forensic examiners still adhere to the "absolutely certain" rationale, there are a few who have grasped the error of this mindset.</w:t>
      </w:r>
      <w:r>
        <w:rPr>
          <w:sz w:val="24"/>
          <w:szCs w:val="18"/>
        </w:rPr>
        <w:t xml:space="preserve"> 316 </w:t>
      </w:r>
      <w:r w:rsidRPr="005B428C">
        <w:rPr>
          <w:rStyle w:val="StyleUnderline"/>
        </w:rPr>
        <w:t>Accordingly, to honestly embrace science, "the first remedy is for [forensic examiners] to abandon the idea of absolute certainty, so that a fully objective approach to the problem can be made</w:t>
      </w:r>
      <w:r>
        <w:rPr>
          <w:sz w:val="24"/>
          <w:szCs w:val="18"/>
        </w:rPr>
        <w:t xml:space="preserve"> … if it can be accepted that nothing is absolutely certain, then it becomes logical to determine the degree of confidence that may be assigned to a particular belief." 317 In the end, as Professor Starrs aptly stated, "What we say in forensic science is </w:t>
      </w:r>
      <w:r w:rsidRPr="005B428C">
        <w:rPr>
          <w:rStyle w:val="Emphasis"/>
        </w:rPr>
        <w:t>the more certain the scientist is, the less reliable the scientist is.</w:t>
      </w:r>
      <w:r>
        <w:rPr>
          <w:sz w:val="24"/>
          <w:szCs w:val="18"/>
        </w:rPr>
        <w:t>" 318</w:t>
      </w:r>
    </w:p>
    <w:p w14:paraId="563BCFF0" w14:textId="77777777" w:rsidR="00007DF1" w:rsidRDefault="00007DF1" w:rsidP="00007DF1">
      <w:pPr>
        <w:rPr>
          <w:sz w:val="24"/>
          <w:szCs w:val="18"/>
        </w:rPr>
      </w:pPr>
      <w:r>
        <w:rPr>
          <w:sz w:val="24"/>
          <w:szCs w:val="18"/>
        </w:rPr>
        <w:t>6. Infallible Science: A Classic Oxymoron</w:t>
      </w:r>
    </w:p>
    <w:p w14:paraId="4FA51B8E" w14:textId="77777777" w:rsidR="00007DF1" w:rsidRDefault="00007DF1" w:rsidP="00007DF1">
      <w:pPr>
        <w:rPr>
          <w:sz w:val="24"/>
          <w:szCs w:val="18"/>
        </w:rPr>
      </w:pPr>
      <w:r>
        <w:rPr>
          <w:sz w:val="24"/>
          <w:szCs w:val="18"/>
        </w:rPr>
        <w:t xml:space="preserve">Unfortunately, our </w:t>
      </w:r>
      <w:r w:rsidRPr="005B428C">
        <w:rPr>
          <w:rStyle w:val="StyleUnderline"/>
        </w:rPr>
        <w:t>societal acceptance of the infallibility of examiners' opinions appears to be misplaced</w:t>
      </w:r>
      <w:r>
        <w:rPr>
          <w:sz w:val="24"/>
          <w:szCs w:val="18"/>
        </w:rPr>
        <w:t>. 319</w:t>
      </w:r>
    </w:p>
    <w:p w14:paraId="0C1EE99C" w14:textId="77777777" w:rsidR="00007DF1" w:rsidRDefault="00007DF1" w:rsidP="00007DF1">
      <w:pPr>
        <w:rPr>
          <w:sz w:val="24"/>
          <w:szCs w:val="18"/>
        </w:rPr>
      </w:pPr>
      <w:r w:rsidRPr="005B428C">
        <w:rPr>
          <w:rStyle w:val="StyleUnderline"/>
        </w:rPr>
        <w:t>No matter how unadulterated science may be in the abstract, its purely theoretical applications must be incorporated into the real world by imperfect humans employing potentially defective instruments and methodologies. Put simply, forensic scientists are bound to make errors.</w:t>
      </w:r>
      <w:r>
        <w:rPr>
          <w:sz w:val="24"/>
          <w:szCs w:val="18"/>
        </w:rPr>
        <w:t xml:space="preserve"> 320 Consequently, regardless of their cause, errors must be accounted for and minimized, and proficiency testing </w:t>
      </w:r>
      <w:r>
        <w:rPr>
          <w:sz w:val="24"/>
          <w:szCs w:val="18"/>
        </w:rPr>
        <w:lastRenderedPageBreak/>
        <w:t xml:space="preserve">must </w:t>
      </w:r>
      <w:proofErr w:type="gramStart"/>
      <w:r>
        <w:rPr>
          <w:sz w:val="24"/>
          <w:szCs w:val="18"/>
        </w:rPr>
        <w:t>be  [</w:t>
      </w:r>
      <w:proofErr w:type="gramEnd"/>
      <w:r>
        <w:rPr>
          <w:sz w:val="24"/>
          <w:szCs w:val="18"/>
        </w:rPr>
        <w:t xml:space="preserve">*364]  embraced by the forensic community. 321 Furthermore, science is premised on detecting errors and reconfiguring hypotheses, observational techniques, and experiments </w:t>
      </w:r>
      <w:proofErr w:type="gramStart"/>
      <w:r>
        <w:rPr>
          <w:sz w:val="24"/>
          <w:szCs w:val="18"/>
        </w:rPr>
        <w:t>in order to</w:t>
      </w:r>
      <w:proofErr w:type="gramEnd"/>
      <w:r>
        <w:rPr>
          <w:sz w:val="24"/>
          <w:szCs w:val="18"/>
        </w:rPr>
        <w:t xml:space="preserve"> further expand a field's knowledge base. If a purported scientific field, such as </w:t>
      </w:r>
      <w:r w:rsidRPr="005B428C">
        <w:rPr>
          <w:rStyle w:val="StyleUnderline"/>
        </w:rPr>
        <w:t>forensic science, claims its techniques</w:t>
      </w:r>
      <w:r>
        <w:rPr>
          <w:sz w:val="24"/>
          <w:szCs w:val="18"/>
        </w:rPr>
        <w:t xml:space="preserve"> (i.e., fingerprinting, DNA analysis) or professionals (i.e., fingerprint examiners, DNA analysts) </w:t>
      </w:r>
      <w:r w:rsidRPr="005B428C">
        <w:rPr>
          <w:rStyle w:val="StyleUnderline"/>
        </w:rPr>
        <w:t>are</w:t>
      </w:r>
      <w:r>
        <w:rPr>
          <w:sz w:val="24"/>
          <w:szCs w:val="18"/>
        </w:rPr>
        <w:t xml:space="preserve"> </w:t>
      </w:r>
      <w:r w:rsidRPr="005B428C">
        <w:rPr>
          <w:rStyle w:val="StyleUnderline"/>
        </w:rPr>
        <w:t>infallible</w:t>
      </w:r>
      <w:r>
        <w:rPr>
          <w:sz w:val="24"/>
          <w:szCs w:val="18"/>
        </w:rPr>
        <w:t xml:space="preserve">, then </w:t>
      </w:r>
      <w:r w:rsidRPr="005B428C">
        <w:rPr>
          <w:rStyle w:val="Emphasis"/>
        </w:rPr>
        <w:t>this field is not comprised of scientists and it is not practicing science.</w:t>
      </w:r>
      <w:r>
        <w:rPr>
          <w:sz w:val="24"/>
          <w:szCs w:val="18"/>
        </w:rPr>
        <w:t xml:space="preserve"> If no errors are being committed or detected, </w:t>
      </w:r>
      <w:r w:rsidRPr="005B428C">
        <w:rPr>
          <w:rStyle w:val="Emphasis"/>
        </w:rPr>
        <w:t>there is no growth, and thus no science</w:t>
      </w:r>
      <w:r>
        <w:rPr>
          <w:sz w:val="24"/>
          <w:szCs w:val="18"/>
        </w:rPr>
        <w:t>. 322</w:t>
      </w:r>
    </w:p>
    <w:p w14:paraId="18F4C30A" w14:textId="77777777" w:rsidR="00007DF1" w:rsidRPr="005B428C" w:rsidRDefault="00007DF1" w:rsidP="00007DF1">
      <w:pPr>
        <w:rPr>
          <w:rStyle w:val="StyleUnderline"/>
        </w:rPr>
      </w:pPr>
      <w:r w:rsidRPr="005B428C">
        <w:rPr>
          <w:rStyle w:val="StyleUnderline"/>
        </w:rPr>
        <w:t>The forensic community's aversion to detecting errors is a major reason why it has collected very little error rate data</w:t>
      </w:r>
      <w:r>
        <w:rPr>
          <w:sz w:val="24"/>
          <w:szCs w:val="18"/>
        </w:rPr>
        <w:t xml:space="preserve">. 323 </w:t>
      </w:r>
      <w:r w:rsidRPr="005B428C">
        <w:rPr>
          <w:rStyle w:val="Emphasis"/>
        </w:rPr>
        <w:t>Ascertaining an examiner or methodology's error rate is frowned upon</w:t>
      </w:r>
      <w:r>
        <w:rPr>
          <w:sz w:val="24"/>
          <w:szCs w:val="18"/>
        </w:rPr>
        <w:t xml:space="preserve"> for at least three reasons. First, </w:t>
      </w:r>
      <w:r w:rsidRPr="005B428C">
        <w:rPr>
          <w:rStyle w:val="StyleUnderline"/>
        </w:rPr>
        <w:t>uncovering examiner error rates "is a concept that causes a good deal of consternation in the minds of forensic scientists" because "of a widespread belief" that even a single error "will be used to discredit them in court" or worse yet "compromise their</w:t>
      </w:r>
      <w:r>
        <w:rPr>
          <w:sz w:val="24"/>
          <w:szCs w:val="18"/>
        </w:rPr>
        <w:t xml:space="preserve">  [*365]  </w:t>
      </w:r>
      <w:r w:rsidRPr="005B428C">
        <w:rPr>
          <w:rStyle w:val="StyleUnderline"/>
        </w:rPr>
        <w:t xml:space="preserve">entire career." </w:t>
      </w:r>
      <w:r>
        <w:rPr>
          <w:sz w:val="24"/>
          <w:szCs w:val="18"/>
        </w:rPr>
        <w:t xml:space="preserve">324 Second, </w:t>
      </w:r>
      <w:r w:rsidRPr="005B428C">
        <w:rPr>
          <w:rStyle w:val="StyleUnderline"/>
        </w:rPr>
        <w:t xml:space="preserve">developing error rates is antithetical to prosecutorial criminal law. </w:t>
      </w:r>
      <w:r>
        <w:rPr>
          <w:sz w:val="24"/>
          <w:szCs w:val="18"/>
        </w:rPr>
        <w:t xml:space="preserve">Introducing an examiner or technique's error rate, regardless of how inconsequential, can only hinder the prosecutor's attempt at securing a conviction because the concept of error almost always raises a certain degree of uncertainty (i.e., doubt). Third, </w:t>
      </w:r>
      <w:r w:rsidRPr="005B428C">
        <w:rPr>
          <w:rStyle w:val="StyleUnderline"/>
        </w:rPr>
        <w:t>error rate research would severely undercut, if not entirely eradicate, the carefully fostered public perception that forensic examiners and techniques are impervious to error. If this perception were tarnished in the least bit, it would have drastic implications for prosecutorial criminal law, especially in circumstantial cases where the only evidence linking the defendant to the offense is forensic evidence.</w:t>
      </w:r>
    </w:p>
    <w:p w14:paraId="00EB2769" w14:textId="77777777" w:rsidR="00007DF1" w:rsidRDefault="00007DF1" w:rsidP="00007DF1">
      <w:pPr>
        <w:rPr>
          <w:sz w:val="24"/>
          <w:szCs w:val="18"/>
        </w:rPr>
      </w:pPr>
      <w:r>
        <w:rPr>
          <w:sz w:val="24"/>
          <w:szCs w:val="18"/>
        </w:rPr>
        <w:t xml:space="preserve">Early 20th century forensic advocates eliminated the first two concerns by claiming that it was impossible to render </w:t>
      </w:r>
      <w:proofErr w:type="gramStart"/>
      <w:r>
        <w:rPr>
          <w:sz w:val="24"/>
          <w:szCs w:val="18"/>
        </w:rPr>
        <w:t>misidentifications  [</w:t>
      </w:r>
      <w:proofErr w:type="gramEnd"/>
      <w:r>
        <w:rPr>
          <w:sz w:val="24"/>
          <w:szCs w:val="18"/>
        </w:rPr>
        <w:t xml:space="preserve">*366]  because forensic examiners merely acted as conduits for the physical evidence. 325 The physical evidence simply spoke through the forensic examiner and the evidence never lied. 326 In short, </w:t>
      </w:r>
      <w:r w:rsidRPr="005B428C">
        <w:rPr>
          <w:rStyle w:val="StyleUnderline"/>
        </w:rPr>
        <w:t>early forensic advocates ingeniously crafted a seemingly commonsensical, yet entirely unjustifiable, argument that forensic examiners and techniques were infallible</w:t>
      </w:r>
      <w:r>
        <w:rPr>
          <w:sz w:val="24"/>
          <w:szCs w:val="18"/>
        </w:rPr>
        <w:t xml:space="preserve">. 327 Many </w:t>
      </w:r>
      <w:r w:rsidRPr="005B428C">
        <w:rPr>
          <w:rStyle w:val="StyleUnderline"/>
        </w:rPr>
        <w:t>present-day forensic practitioners still make the infallibility claim</w:t>
      </w:r>
      <w:r>
        <w:rPr>
          <w:sz w:val="24"/>
          <w:szCs w:val="18"/>
        </w:rPr>
        <w:t xml:space="preserve">, 328 </w:t>
      </w:r>
      <w:r w:rsidRPr="005B428C">
        <w:rPr>
          <w:rStyle w:val="StyleUnderline"/>
        </w:rPr>
        <w:t>despite the results of limited proficiency tests which suggest otherwise, and the wrongful or overturned convictions which can be linked to faulty forensic science</w:t>
      </w:r>
      <w:r>
        <w:rPr>
          <w:sz w:val="24"/>
          <w:szCs w:val="18"/>
        </w:rPr>
        <w:t xml:space="preserve">. 329 Glancing out over forensic science's landscape reveals that the natives are slowly letting down their guard when it comes to proficiency testing. While a small, yet increasing, number of forensic examiners is finally </w:t>
      </w:r>
      <w:proofErr w:type="gramStart"/>
      <w:r>
        <w:rPr>
          <w:sz w:val="24"/>
          <w:szCs w:val="18"/>
        </w:rPr>
        <w:t>embracing  [</w:t>
      </w:r>
      <w:proofErr w:type="gramEnd"/>
      <w:r>
        <w:rPr>
          <w:sz w:val="24"/>
          <w:szCs w:val="18"/>
        </w:rPr>
        <w:t>*367]  proficiency testing, 330 more diversified and difficult testing is needed. 331 For instance, blind testing needs to be emphasized more. 332 The critical concern for the criminal justice system is not how accurate crime labs or forensic examiners can be, but instead how accurate crime labs and forensic examiners are in actual practice.</w:t>
      </w:r>
    </w:p>
    <w:p w14:paraId="58539347" w14:textId="77777777" w:rsidR="00007DF1" w:rsidRDefault="00007DF1" w:rsidP="00007DF1">
      <w:pPr>
        <w:pStyle w:val="Heading3"/>
      </w:pPr>
      <w:r>
        <w:lastRenderedPageBreak/>
        <w:t>No Solvency – Circumvention – Local Politics</w:t>
      </w:r>
    </w:p>
    <w:p w14:paraId="1945E41D" w14:textId="77777777" w:rsidR="00007DF1" w:rsidRPr="00451DC4" w:rsidRDefault="00007DF1" w:rsidP="00007DF1">
      <w:pPr>
        <w:pStyle w:val="Heading4"/>
        <w:rPr>
          <w:rStyle w:val="Style13ptBold"/>
          <w:b/>
          <w:sz w:val="22"/>
        </w:rPr>
      </w:pPr>
      <w:r>
        <w:rPr>
          <w:rStyle w:val="Style13ptBold"/>
          <w:b/>
        </w:rPr>
        <w:t>Politicians</w:t>
      </w:r>
      <w:r w:rsidRPr="00451DC4">
        <w:rPr>
          <w:rStyle w:val="Style13ptBold"/>
          <w:b/>
        </w:rPr>
        <w:t xml:space="preserve"> will circumvent any attempt to fix Forensic Science </w:t>
      </w:r>
      <w:r>
        <w:rPr>
          <w:rStyle w:val="Style13ptBold"/>
          <w:b/>
        </w:rPr>
        <w:t xml:space="preserve">in the name of “funding” which means that the AFF </w:t>
      </w:r>
      <w:proofErr w:type="gramStart"/>
      <w:r>
        <w:rPr>
          <w:rStyle w:val="Style13ptBold"/>
          <w:b/>
        </w:rPr>
        <w:t>can’t</w:t>
      </w:r>
      <w:proofErr w:type="gramEnd"/>
      <w:r>
        <w:rPr>
          <w:rStyle w:val="Style13ptBold"/>
          <w:b/>
        </w:rPr>
        <w:t xml:space="preserve"> solve. </w:t>
      </w:r>
    </w:p>
    <w:p w14:paraId="294CD8E5" w14:textId="77777777" w:rsidR="00007DF1" w:rsidRDefault="00007DF1" w:rsidP="00007DF1">
      <w:pPr>
        <w:rPr>
          <w:rStyle w:val="Style13ptBold"/>
          <w:b w:val="0"/>
          <w:bCs w:val="0"/>
        </w:rPr>
      </w:pPr>
      <w:r w:rsidRPr="00727702">
        <w:rPr>
          <w:rStyle w:val="Style13ptBold"/>
        </w:rPr>
        <w:t>Balko</w:t>
      </w:r>
      <w:r>
        <w:rPr>
          <w:rStyle w:val="Style13ptBold"/>
        </w:rPr>
        <w:t>, Washington Post opinion columnist</w:t>
      </w:r>
      <w:r w:rsidRPr="00727702">
        <w:rPr>
          <w:rStyle w:val="Style13ptBold"/>
        </w:rPr>
        <w:t>, 19</w:t>
      </w:r>
    </w:p>
    <w:p w14:paraId="0429910D" w14:textId="77777777" w:rsidR="00007DF1" w:rsidRPr="00DB610F" w:rsidRDefault="00007DF1" w:rsidP="00007DF1">
      <w:pPr>
        <w:rPr>
          <w:rStyle w:val="Style13ptBold"/>
          <w:b w:val="0"/>
          <w:bCs w:val="0"/>
          <w:sz w:val="22"/>
        </w:rPr>
      </w:pPr>
      <w:r>
        <w:rPr>
          <w:rStyle w:val="Style13ptBold"/>
          <w:b w:val="0"/>
          <w:bCs w:val="0"/>
        </w:rPr>
        <w:t>[</w:t>
      </w:r>
      <w:r w:rsidRPr="00304C4C">
        <w:t>Radley</w:t>
      </w:r>
      <w:r>
        <w:t xml:space="preserve">, 2-19-19, Washington Post, </w:t>
      </w:r>
      <w:r>
        <w:rPr>
          <w:rStyle w:val="Style13ptBold"/>
          <w:b w:val="0"/>
          <w:bCs w:val="0"/>
        </w:rPr>
        <w:t>“</w:t>
      </w:r>
      <w:r>
        <w:t>Virginia legislators claimed a bill to allow appeals from people convicted by junk science was too expensive</w:t>
      </w:r>
      <w:r w:rsidRPr="00727702">
        <w:t>”</w:t>
      </w:r>
      <w:r>
        <w:t xml:space="preserve"> </w:t>
      </w:r>
      <w:r w:rsidRPr="00727702">
        <w:t>https://www.washingtonpost.com/opinions/2019/02/19/virginia-legislators-claimed-bill-allow-appeals-people-convicted-by-junk-science-was-too-expensive/?utm_term=.dde6fbadbdbd&amp;itid=lk_inline_manual_13</w:t>
      </w:r>
      <w:r>
        <w:t xml:space="preserve"> /Accessed 6-23-2020/</w:t>
      </w:r>
      <w:proofErr w:type="gramStart"/>
      <w:r>
        <w:t>WY )</w:t>
      </w:r>
      <w:proofErr w:type="gramEnd"/>
    </w:p>
    <w:p w14:paraId="49AE5A9E" w14:textId="77777777" w:rsidR="00007DF1" w:rsidRDefault="00007DF1" w:rsidP="00007DF1">
      <w:r w:rsidRPr="00451DC4">
        <w:rPr>
          <w:rStyle w:val="StyleUnderline"/>
        </w:rPr>
        <w:t>A bill aimed at helping innocent people wrongfully convicted by flawed forensic science was killed by a unanimous vote in the House Appropriations Public Safety subcommittee because of concerns about its cost. The legislation would have allowed people who claim innocence to petition the Virginia Court of Appeals, arguing that developments in forensic science now clear them, or that they were convicted largely by a forensic science technique or testimony that has since been discredited. . . . The bill was opposed both years by the Virginia Association of Commonwealth’s Attorneys</w:t>
      </w:r>
      <w:r>
        <w:t xml:space="preserve">. </w:t>
      </w:r>
    </w:p>
    <w:p w14:paraId="40D73065" w14:textId="77777777" w:rsidR="00007DF1" w:rsidRDefault="00007DF1" w:rsidP="00007DF1">
      <w:pPr>
        <w:rPr>
          <w:rStyle w:val="StyleUnderline"/>
        </w:rPr>
      </w:pPr>
      <w:r>
        <w:t xml:space="preserve">This year, the department of Planning and Budget reported that if the bill became law, the Virginia attorney general’s office would require additional staff at a cost of $439,078 as well as funding to hire independent experts to respond to forensic science challenges in court. As we have previously discussed here, </w:t>
      </w:r>
      <w:r w:rsidRPr="00451DC4">
        <w:rPr>
          <w:rStyle w:val="StyleUnderline"/>
        </w:rPr>
        <w:t xml:space="preserve">it can be extraordinarily difficult for people convicted because of bad forensics to appeal their convictions. </w:t>
      </w:r>
    </w:p>
    <w:p w14:paraId="1A687A18" w14:textId="77777777" w:rsidR="00007DF1" w:rsidRDefault="00007DF1" w:rsidP="00007DF1">
      <w:r w:rsidRPr="00451DC4">
        <w:rPr>
          <w:rStyle w:val="StyleUnderline"/>
        </w:rPr>
        <w:t xml:space="preserve">First, the courts are loath to admit their mistakes, so </w:t>
      </w:r>
      <w:proofErr w:type="gramStart"/>
      <w:r w:rsidRPr="00451DC4">
        <w:rPr>
          <w:rStyle w:val="StyleUnderline"/>
        </w:rPr>
        <w:t>it’s</w:t>
      </w:r>
      <w:proofErr w:type="gramEnd"/>
      <w:r w:rsidRPr="00451DC4">
        <w:rPr>
          <w:rStyle w:val="StyleUnderline"/>
        </w:rPr>
        <w:t xml:space="preserve"> hard to even get an appeals court to concede that a field of forensics or a specific practitioner that it has already approved has since been discredited. Second, both state and federal courts have imposed deadlines on people who find new, potentially exculpatory evidence. Generally, you must file your petition within a year of the time the evidence could have reasonably been discovered. Since the discrediting of forensics fields or specific actors tends to be a gradual process, those convicted are often trapped: If you file before the court agrees that a consensus has been reached that you were convicted with junk science, you’ll not only lose; you’ll also be prevented from making the same claim later once a clear consensus has been reached</w:t>
      </w:r>
      <w:r>
        <w:t xml:space="preserve">. </w:t>
      </w:r>
    </w:p>
    <w:p w14:paraId="3520B7AC" w14:textId="77777777" w:rsidR="00007DF1" w:rsidRDefault="00007DF1" w:rsidP="00007DF1">
      <w:r w:rsidRPr="00451DC4">
        <w:rPr>
          <w:rStyle w:val="StyleUnderline"/>
        </w:rPr>
        <w:t xml:space="preserve">But if you wait too long, you risk missing your one-year window to file. </w:t>
      </w:r>
      <w:proofErr w:type="gramStart"/>
      <w:r w:rsidRPr="00451DC4">
        <w:rPr>
          <w:rStyle w:val="StyleUnderline"/>
        </w:rPr>
        <w:t>That’s</w:t>
      </w:r>
      <w:proofErr w:type="gramEnd"/>
      <w:r w:rsidRPr="00451DC4">
        <w:rPr>
          <w:rStyle w:val="StyleUnderline"/>
        </w:rPr>
        <w:t xml:space="preserve"> where bills like the proposed law in Virginia can provide some relief. They give defendants a new path to a new trail via a “junk science writ.” Texas was the first state to pass a law like this, after the execution of Cameron Todd Willingham — who was likely innocent — made national headlines. The idea is to give the convicted the opportunity to shortcut the procedural barriers if they can show they were convicted with faulty forensic evidence.</w:t>
      </w:r>
      <w:r>
        <w:t xml:space="preserve"> </w:t>
      </w:r>
    </w:p>
    <w:p w14:paraId="433309DE" w14:textId="77777777" w:rsidR="00007DF1" w:rsidRDefault="00007DF1" w:rsidP="00007DF1">
      <w:r>
        <w:t>The Innocence Project estimates that faulty forensic science plays a role in about a quarter of wrongful convictions. The National Registry of Exonerations lists 51 Virginians who have been exonerated since 1989. Ten were convicted at least in part because of faulty or fraudulent forensic evidence</w:t>
      </w:r>
      <w:r w:rsidRPr="00451DC4">
        <w:rPr>
          <w:rStyle w:val="StyleUnderline"/>
        </w:rPr>
        <w:t xml:space="preserve">. A half-million dollars seems like a </w:t>
      </w:r>
      <w:proofErr w:type="gramStart"/>
      <w:r w:rsidRPr="00451DC4">
        <w:rPr>
          <w:rStyle w:val="StyleUnderline"/>
        </w:rPr>
        <w:t>pretty paltry</w:t>
      </w:r>
      <w:proofErr w:type="gramEnd"/>
      <w:r w:rsidRPr="00451DC4">
        <w:rPr>
          <w:rStyle w:val="StyleUnderline"/>
        </w:rPr>
        <w:t xml:space="preserve"> amount to make sure there aren’t more. But </w:t>
      </w:r>
      <w:proofErr w:type="gramStart"/>
      <w:r w:rsidRPr="00451DC4">
        <w:rPr>
          <w:rStyle w:val="StyleUnderline"/>
        </w:rPr>
        <w:t>let’s</w:t>
      </w:r>
      <w:proofErr w:type="gramEnd"/>
      <w:r w:rsidRPr="00451DC4">
        <w:rPr>
          <w:rStyle w:val="StyleUnderline"/>
        </w:rPr>
        <w:t xml:space="preserve"> take a closer look at that half-million dollars. First, note that this estimate </w:t>
      </w:r>
      <w:proofErr w:type="gramStart"/>
      <w:r w:rsidRPr="00451DC4">
        <w:rPr>
          <w:rStyle w:val="StyleUnderline"/>
        </w:rPr>
        <w:t>isn’t</w:t>
      </w:r>
      <w:proofErr w:type="gramEnd"/>
      <w:r w:rsidRPr="00451DC4">
        <w:rPr>
          <w:rStyle w:val="StyleUnderline"/>
        </w:rPr>
        <w:t xml:space="preserve"> the estimated cost of enforcing the law. </w:t>
      </w:r>
      <w:proofErr w:type="gramStart"/>
      <w:r w:rsidRPr="00451DC4">
        <w:rPr>
          <w:rStyle w:val="StyleUnderline"/>
        </w:rPr>
        <w:t>It’s</w:t>
      </w:r>
      <w:proofErr w:type="gramEnd"/>
      <w:r w:rsidRPr="00451DC4">
        <w:rPr>
          <w:rStyle w:val="StyleUnderline"/>
        </w:rPr>
        <w:t xml:space="preserve"> an estimate of what it would cost to fight incarcerated people the new law would allow to file </w:t>
      </w:r>
      <w:r w:rsidRPr="00451DC4">
        <w:rPr>
          <w:rStyle w:val="StyleUnderline"/>
        </w:rPr>
        <w:lastRenderedPageBreak/>
        <w:t xml:space="preserve">claims. </w:t>
      </w:r>
      <w:proofErr w:type="gramStart"/>
      <w:r w:rsidRPr="00451DC4">
        <w:rPr>
          <w:rStyle w:val="StyleUnderline"/>
        </w:rPr>
        <w:t>Certainly</w:t>
      </w:r>
      <w:proofErr w:type="gramEnd"/>
      <w:r w:rsidRPr="00451DC4">
        <w:rPr>
          <w:rStyle w:val="StyleUnderline"/>
        </w:rPr>
        <w:t xml:space="preserve"> some people would make fraudulent claims. But some would be legitimate, and </w:t>
      </w:r>
      <w:proofErr w:type="gramStart"/>
      <w:r w:rsidRPr="00451DC4">
        <w:rPr>
          <w:rStyle w:val="StyleUnderline"/>
        </w:rPr>
        <w:t>there’s</w:t>
      </w:r>
      <w:proofErr w:type="gramEnd"/>
      <w:r w:rsidRPr="00451DC4">
        <w:rPr>
          <w:rStyle w:val="StyleUnderline"/>
        </w:rPr>
        <w:t xml:space="preserve"> no requirement that the state fight every claim. In some cases</w:t>
      </w:r>
      <w:r>
        <w:t xml:space="preserve">, it may well be in the interest of justice to concede that someone was convicted with junk science, and either allow them to be released or agree that they deserve a new trial. </w:t>
      </w:r>
    </w:p>
    <w:p w14:paraId="180E4EF6" w14:textId="77777777" w:rsidR="00007DF1" w:rsidRDefault="00007DF1" w:rsidP="00007DF1">
      <w:r>
        <w:t xml:space="preserve">But even taking the estimate at face value, </w:t>
      </w:r>
      <w:proofErr w:type="gramStart"/>
      <w:r>
        <w:t>let’s</w:t>
      </w:r>
      <w:proofErr w:type="gramEnd"/>
      <w:r>
        <w:t xml:space="preserve"> get some perspective on just how much money we’re talking about. Virginia’s 2018 state budget was $51.8 billion. If we round up the Virginia AG’s estimate to $500,000, </w:t>
      </w:r>
      <w:proofErr w:type="gramStart"/>
      <w:r>
        <w:t>we’re</w:t>
      </w:r>
      <w:proofErr w:type="gramEnd"/>
      <w:r>
        <w:t xml:space="preserve"> looking at just .00097 percent of the state’s annual budget. In fact, last year Virginia saw a $2.2 billion surplus. The $500,000 would represent just .0227 percent of the surplus. It would amount to .05 percent of the $1 billion the state spends on prisons and 2 percent of what it spends on jails.</w:t>
      </w:r>
    </w:p>
    <w:p w14:paraId="77F7E784" w14:textId="77777777" w:rsidR="00007DF1" w:rsidRDefault="00007DF1" w:rsidP="00007DF1">
      <w:r w:rsidRPr="00451DC4">
        <w:rPr>
          <w:rStyle w:val="StyleUnderline"/>
        </w:rPr>
        <w:t xml:space="preserve">It would be just 3.2 percent of the state’s rainy-day fund. Relatively speaking, then, the bill itself </w:t>
      </w:r>
      <w:proofErr w:type="gramStart"/>
      <w:r w:rsidRPr="00451DC4">
        <w:rPr>
          <w:rStyle w:val="StyleUnderline"/>
        </w:rPr>
        <w:t>isn’t</w:t>
      </w:r>
      <w:proofErr w:type="gramEnd"/>
      <w:r w:rsidRPr="00451DC4">
        <w:rPr>
          <w:rStyle w:val="StyleUnderline"/>
        </w:rPr>
        <w:t xml:space="preserve"> expensive at all. But it could get much more expensive than $500,000 per year. Yet ironically, if this law did end up costing Virginia a lot of money, it would be because over the years, the state’s legislators have refused to spend the money to ensure that people accused of crimes get an adequate crack at justice. For example, when Virginia hires outside lawyers to advocate on behalf of the state</w:t>
      </w:r>
      <w:r>
        <w:t xml:space="preserve">, it pays them $400, $500, sometimes as much as $700 per hour. But when it hires attorneys to represent indigent defendants, it pays $90 per hour, with a cap of $1,235 per felony. </w:t>
      </w:r>
    </w:p>
    <w:p w14:paraId="7C799CF9" w14:textId="77777777" w:rsidR="00007DF1" w:rsidRDefault="00007DF1" w:rsidP="00007DF1">
      <w:proofErr w:type="gramStart"/>
      <w:r w:rsidRPr="00451DC4">
        <w:rPr>
          <w:rStyle w:val="StyleUnderline"/>
        </w:rPr>
        <w:t>That’s</w:t>
      </w:r>
      <w:proofErr w:type="gramEnd"/>
      <w:r w:rsidRPr="00451DC4">
        <w:rPr>
          <w:rStyle w:val="StyleUnderline"/>
        </w:rPr>
        <w:t xml:space="preserve"> one of the lowest caps in the country. A 2004 American Bar Association report concluded that the public-defender system was “deeply flawed and fails to provide indigent defendants the guarantees of effective assistance of counsel required by federal and state law.” Likewise, a 2003 Public Defender Commission report found the state’s system lacking on all 10 criteria evaluated. Virginia has also had some of the most aggressive prosecutors in the country</w:t>
      </w:r>
      <w:r>
        <w:t xml:space="preserve">. </w:t>
      </w:r>
    </w:p>
    <w:p w14:paraId="6087FD8F" w14:textId="77777777" w:rsidR="00007DF1" w:rsidRDefault="00007DF1" w:rsidP="00007DF1">
      <w:pPr>
        <w:rPr>
          <w:rStyle w:val="StyleUnderline"/>
        </w:rPr>
      </w:pPr>
      <w:r>
        <w:t xml:space="preserve">It trails only Texas in number of executions since 1976, and Prince William County </w:t>
      </w:r>
      <w:proofErr w:type="gramStart"/>
      <w:r>
        <w:t>in particular is</w:t>
      </w:r>
      <w:proofErr w:type="gramEnd"/>
      <w:r>
        <w:t xml:space="preserve"> among the killingest counties in the country. In 2012, an Urban Institute study looked at a sample of cases in Virginia from 1973 through 1987 for which biological evidence had been preserved. Incredibly, </w:t>
      </w:r>
      <w:r w:rsidRPr="00451DC4">
        <w:rPr>
          <w:rStyle w:val="StyleUnderline"/>
        </w:rPr>
        <w:t xml:space="preserve">the study found that in 5 percent of the murder and sexual assault cases examined, DNA testing showed that the state had convicted the wrong person. The state also has a less-than-stellar law for compensating people once </w:t>
      </w:r>
      <w:proofErr w:type="gramStart"/>
      <w:r w:rsidRPr="00451DC4">
        <w:rPr>
          <w:rStyle w:val="StyleUnderline"/>
        </w:rPr>
        <w:t>they’ve</w:t>
      </w:r>
      <w:proofErr w:type="gramEnd"/>
      <w:r w:rsidRPr="00451DC4">
        <w:rPr>
          <w:rStyle w:val="StyleUnderline"/>
        </w:rPr>
        <w:t xml:space="preserve"> been exonerated. Virginia gives exonorees 90 percent of the state’s per capita income for each year they were incarcerated. That comes to about $40,000 per year. But the law requires the legislature to appropriate funds for each exonoree, and it tends to do so only if the wrongly convicted person agrees not to sue. </w:t>
      </w:r>
    </w:p>
    <w:p w14:paraId="5C172F97" w14:textId="77777777" w:rsidR="00007DF1" w:rsidRDefault="00007DF1" w:rsidP="00007DF1">
      <w:r w:rsidRPr="00451DC4">
        <w:rPr>
          <w:rStyle w:val="StyleUnderline"/>
        </w:rPr>
        <w:t xml:space="preserve">Compensation can also get tied up for years due to circumstances unrelated to a </w:t>
      </w:r>
      <w:proofErr w:type="gramStart"/>
      <w:r w:rsidRPr="00451DC4">
        <w:rPr>
          <w:rStyle w:val="StyleUnderline"/>
        </w:rPr>
        <w:t>particular exonoree’s</w:t>
      </w:r>
      <w:proofErr w:type="gramEnd"/>
      <w:r w:rsidRPr="00451DC4">
        <w:rPr>
          <w:rStyle w:val="StyleUnderline"/>
        </w:rPr>
        <w:t xml:space="preserve"> case, such as a budget impasse. The payout is also capped at 25 years, and exonorees </w:t>
      </w:r>
      <w:proofErr w:type="gramStart"/>
      <w:r w:rsidRPr="00451DC4">
        <w:rPr>
          <w:rStyle w:val="StyleUnderline"/>
        </w:rPr>
        <w:t>can’t</w:t>
      </w:r>
      <w:proofErr w:type="gramEnd"/>
      <w:r w:rsidRPr="00451DC4">
        <w:rPr>
          <w:rStyle w:val="StyleUnderline"/>
        </w:rPr>
        <w:t xml:space="preserve"> use it to secure a mortgage or other loan. Consequently, some exonorees have passed on seeking compensation and sought a settlement through litigation, or by threatening it. In one of the more notorious cases to ever come out of Virginia, for example, the state and the city of Norfolk recently agreed to a combined $8.4 million payout to four Navy sailors wrongly convicted of a rape and murder in 1997. A half-million dollars is a drop in the bucket.</w:t>
      </w:r>
      <w:r>
        <w:t xml:space="preserve"> </w:t>
      </w:r>
    </w:p>
    <w:p w14:paraId="00898921" w14:textId="77777777" w:rsidR="00007DF1" w:rsidRDefault="00007DF1" w:rsidP="00007DF1">
      <w:pPr>
        <w:rPr>
          <w:rStyle w:val="StyleUnderline"/>
        </w:rPr>
      </w:pPr>
      <w:r>
        <w:t xml:space="preserve">But if you start piling up the multimillion-dollar settlements, you start to put a bigger dent in the commonwealth’s coffers. I suspect this is what the delegates on that subcommittee were really worried about. The Old Dominion has a reputation for punitiveness. It has long underfunded its public-defender </w:t>
      </w:r>
      <w:r>
        <w:lastRenderedPageBreak/>
        <w:t xml:space="preserve">system. And there’s good reason to believe that a </w:t>
      </w:r>
      <w:proofErr w:type="gramStart"/>
      <w:r>
        <w:t>lot</w:t>
      </w:r>
      <w:proofErr w:type="gramEnd"/>
      <w:r>
        <w:t xml:space="preserve"> more innocent people are wasting away in Virginia’s prisons. If a new law gives a significant percentage of those people a path to exoneration, the commonwealth could be looking at tens, perhaps hundreds of millions of dollars in payouts. </w:t>
      </w:r>
      <w:proofErr w:type="gramStart"/>
      <w:r>
        <w:t>That’s</w:t>
      </w:r>
      <w:proofErr w:type="gramEnd"/>
      <w:r>
        <w:t xml:space="preserve"> obviously a morally reprehensible reason to vote against this law. </w:t>
      </w:r>
      <w:r w:rsidRPr="00451DC4">
        <w:rPr>
          <w:rStyle w:val="StyleUnderline"/>
        </w:rPr>
        <w:t xml:space="preserve">No self-respecting politician would openly declare that we should keep innocent people in prison to avoid paying them compensation. But voting down this law almost certainly means that innocent people who might otherwise have been freed will now remain behind bars. An honest politician willing to admit that much is at least stating that the state </w:t>
      </w:r>
      <w:proofErr w:type="gramStart"/>
      <w:r w:rsidRPr="00451DC4">
        <w:rPr>
          <w:rStyle w:val="StyleUnderline"/>
        </w:rPr>
        <w:t>can’t</w:t>
      </w:r>
      <w:proofErr w:type="gramEnd"/>
      <w:r w:rsidRPr="00451DC4">
        <w:rPr>
          <w:rStyle w:val="StyleUnderline"/>
        </w:rPr>
        <w:t xml:space="preserve"> afford the tens or hundreds of millions-dollar price tag that would come with awareness of those false convictions. For the delegates who voted against this bill, the price of a conscience was quite a bit cheaper. They were willing to remain in the dark for $439,078.</w:t>
      </w:r>
    </w:p>
    <w:p w14:paraId="375E5F3A" w14:textId="77777777" w:rsidR="00007DF1" w:rsidRDefault="00007DF1" w:rsidP="00007DF1">
      <w:pPr>
        <w:pStyle w:val="Heading3"/>
      </w:pPr>
      <w:r>
        <w:lastRenderedPageBreak/>
        <w:t>No Solvency – Circumvention – Stakeholders</w:t>
      </w:r>
    </w:p>
    <w:p w14:paraId="3A77FC4E" w14:textId="77777777" w:rsidR="00007DF1" w:rsidRPr="006E2923" w:rsidRDefault="00007DF1" w:rsidP="00007DF1">
      <w:pPr>
        <w:pStyle w:val="Heading4"/>
        <w:rPr>
          <w:rFonts w:cs="Times New Roman"/>
        </w:rPr>
      </w:pPr>
      <w:r>
        <w:rPr>
          <w:rFonts w:cs="Times New Roman"/>
        </w:rPr>
        <w:t>Reforms fail – internal resistance to changing the sqo</w:t>
      </w:r>
    </w:p>
    <w:p w14:paraId="2816FF2C" w14:textId="77777777" w:rsidR="00007DF1" w:rsidRPr="009D67D8" w:rsidRDefault="00007DF1" w:rsidP="00007DF1">
      <w:pPr>
        <w:rPr>
          <w:b/>
        </w:rPr>
      </w:pPr>
      <w:r w:rsidRPr="009D67D8">
        <w:rPr>
          <w:b/>
        </w:rPr>
        <w:t xml:space="preserve">Gabel, </w:t>
      </w:r>
      <w:r>
        <w:rPr>
          <w:b/>
        </w:rPr>
        <w:t>Georgia State College of Law Professor 14</w:t>
      </w:r>
    </w:p>
    <w:p w14:paraId="154815BA" w14:textId="77777777" w:rsidR="00007DF1" w:rsidRPr="00B64309" w:rsidRDefault="00007DF1" w:rsidP="00007DF1">
      <w:r w:rsidRPr="009D67D8">
        <w:t xml:space="preserve">Jessica, 7/13/14, The Journal of Criminal Law &amp; Criminology, “Realizing Forensic Science from the Ground Up”, </w:t>
      </w:r>
      <w:r>
        <w:t>https://scholarlycommons.law.northwestern.edu/cgi/viewcontent.cgi?article=7477&amp;context=jclc</w:t>
      </w:r>
      <w:r w:rsidRPr="009D67D8">
        <w:t xml:space="preserve"> Vol. 104, No. 2</w:t>
      </w:r>
      <w:r w:rsidRPr="006E2923">
        <w:t>, p.3</w:t>
      </w:r>
      <w:r>
        <w:t>22</w:t>
      </w:r>
      <w:r w:rsidRPr="006E2923">
        <w:t>-3</w:t>
      </w:r>
      <w:r>
        <w:t>33</w:t>
      </w:r>
      <w:r w:rsidRPr="006E2923">
        <w:t>, accessed 7/3/20, MZK]</w:t>
      </w:r>
    </w:p>
    <w:p w14:paraId="097632C7" w14:textId="77777777" w:rsidR="00007DF1" w:rsidRPr="00B64309" w:rsidRDefault="00007DF1" w:rsidP="00007DF1">
      <w:r w:rsidRPr="00B64309">
        <w:t xml:space="preserve">Assuming that a more tempered, fiscally palatable, and constitutional approach to a federal forensic agency is possible, the problem of "buy-in" still has not been overcome. </w:t>
      </w:r>
      <w:r w:rsidRPr="0009343F">
        <w:rPr>
          <w:u w:val="single"/>
        </w:rPr>
        <w:t>Stakeholders across all levels of the forensic process would need to commit to reform.</w:t>
      </w:r>
      <w:r w:rsidRPr="00B64309">
        <w:t xml:space="preserve"> Given that the forensic process</w:t>
      </w:r>
      <w:r>
        <w:t xml:space="preserve"> </w:t>
      </w:r>
      <w:r w:rsidRPr="00B64309">
        <w:t xml:space="preserve">from crime to conviction-requires coordination and communication across the complexity of the criminal justice system, it functions much like a nervous system. And just as a nervous system is vulnerable to malfunction in multiple ways, so too is the forensic process. Consequently, </w:t>
      </w:r>
      <w:r w:rsidRPr="00D340C1">
        <w:rPr>
          <w:u w:val="single"/>
        </w:rPr>
        <w:t>absent choreographed interplay of all the individuals in the forensic nervous system, forensic reform (let alone establishing a federal agency) would lack the necessary support</w:t>
      </w:r>
      <w:r w:rsidRPr="00B64309">
        <w:t>. The system requires integrity and the cooperation of all parties. It is about more than just ironing out kinks in the circuit.</w:t>
      </w:r>
    </w:p>
    <w:p w14:paraId="1686A43C" w14:textId="77777777" w:rsidR="00007DF1" w:rsidRPr="007D3868" w:rsidRDefault="00007DF1" w:rsidP="00007DF1">
      <w:pPr>
        <w:rPr>
          <w:u w:val="single"/>
        </w:rPr>
      </w:pPr>
      <w:r w:rsidRPr="0032294B">
        <w:rPr>
          <w:u w:val="single"/>
        </w:rPr>
        <w:t xml:space="preserve">Immediately </w:t>
      </w:r>
      <w:r w:rsidRPr="00D96109">
        <w:rPr>
          <w:u w:val="single"/>
        </w:rPr>
        <w:t>after the NAS Report's release, several specialty forensic organizations promulgated rapid-fire statements condemning the report, the representative groups of the NAS committee, and the methodology that led to their long list of recommendations</w:t>
      </w:r>
      <w:r w:rsidRPr="00B64309">
        <w:t xml:space="preserve">. Rather than responding with reason and authority, the organizations resorted to defensive rhetoric. </w:t>
      </w:r>
      <w:r w:rsidRPr="00863485">
        <w:rPr>
          <w:u w:val="single"/>
        </w:rPr>
        <w:t>In an obvious attempt at damage control, the organizations demonstrated that any attempt to overhaul forensic science would be met with swift and strong resistance.</w:t>
      </w:r>
      <w:r w:rsidRPr="00B64309">
        <w:t xml:space="preserve"> 2 " Indeed, </w:t>
      </w:r>
      <w:r w:rsidRPr="007D3868">
        <w:rPr>
          <w:u w:val="single"/>
        </w:rPr>
        <w:t>if these groups possessed the lobbying prowess of, for example, the National Rifle Association, they probably would have been able to get legislation moving in the opposite direction and perhaps would have sought to declare forensic reform unconstitutional.</w:t>
      </w:r>
    </w:p>
    <w:p w14:paraId="46573E28" w14:textId="77777777" w:rsidR="00007DF1" w:rsidRPr="00B64309" w:rsidRDefault="00007DF1" w:rsidP="00007DF1">
      <w:r w:rsidRPr="00B64309">
        <w:t xml:space="preserve">As already noted, the NAS Report singled out fingerprinting and firearms analysis, among a host of others. </w:t>
      </w:r>
      <w:proofErr w:type="gramStart"/>
      <w:r w:rsidRPr="00B64309">
        <w:t>With regard to</w:t>
      </w:r>
      <w:proofErr w:type="gramEnd"/>
      <w:r w:rsidRPr="00B64309">
        <w:t xml:space="preserve"> fingerprinting's ACE-V method, the Report concluded that the framework lacked specificity, failed to prevent bias, and could not produce repeatable and reliable results. In sum, the Report found that the process "does not guarantee that two analysts following it will obtain the same results. 258 In response, the International Association of Identification (IAI) issued a statement, noting that "[t]here is no research to suggest that properly trained and professionally guided examiners cannot reliably identify whole or partial fingerprint impressions to the person from whom they originated." '259</w:t>
      </w:r>
    </w:p>
    <w:p w14:paraId="1BF84C64" w14:textId="77777777" w:rsidR="00007DF1" w:rsidRPr="00B64309" w:rsidRDefault="00007DF1" w:rsidP="00007DF1">
      <w:r w:rsidRPr="007D2CC7">
        <w:rPr>
          <w:u w:val="single"/>
        </w:rPr>
        <w:t>To a lesser degree, this sentiment was echoed by the Association of Firearm and Toolmark Examiners (AFTE)</w:t>
      </w:r>
      <w:r w:rsidRPr="00B64309">
        <w:t xml:space="preserve">. </w:t>
      </w:r>
      <w:r w:rsidRPr="007D2CC7">
        <w:rPr>
          <w:u w:val="single"/>
        </w:rPr>
        <w:t>The AFTE agreed that deficiencies exist in the discipline, but maintained that the "NAS painted an incomplete and inaccurate portrait of the field of firearm and toolmark identification using a very broad brush, and in doing did not consider the appropriate scientific principles on which our discipline is founded.</w:t>
      </w:r>
      <w:r w:rsidRPr="00B64309">
        <w:t xml:space="preserve">"26 0 </w:t>
      </w:r>
      <w:r w:rsidRPr="007D2CC7">
        <w:rPr>
          <w:u w:val="single"/>
        </w:rPr>
        <w:t>These examples are but two in a larger pool of responses focused on maintaining the status quo, 26' and they reveal reluctance, resistance, or even resentment towards forensic reform. If those attitudes continue, forensic reform-whether federally mandated or not-will fail.</w:t>
      </w:r>
    </w:p>
    <w:p w14:paraId="1F975339" w14:textId="77777777" w:rsidR="00007DF1" w:rsidRPr="00D56C82" w:rsidRDefault="00007DF1" w:rsidP="00007DF1"/>
    <w:p w14:paraId="0B6082B5" w14:textId="77777777" w:rsidR="00007DF1" w:rsidRDefault="00007DF1" w:rsidP="00007DF1">
      <w:pPr>
        <w:pStyle w:val="Heading3"/>
      </w:pPr>
      <w:r>
        <w:lastRenderedPageBreak/>
        <w:t>No Solvency – Funding &amp; Staffing</w:t>
      </w:r>
    </w:p>
    <w:p w14:paraId="10831ACB" w14:textId="77777777" w:rsidR="00007DF1" w:rsidRDefault="00007DF1" w:rsidP="00007DF1">
      <w:pPr>
        <w:pStyle w:val="Heading4"/>
      </w:pPr>
      <w:r>
        <w:t>Underfunding and lack of resources is hindering forensics science progression now – leading to a multitude of problems in the justice system</w:t>
      </w:r>
    </w:p>
    <w:p w14:paraId="10A7AAB3" w14:textId="77777777" w:rsidR="00007DF1" w:rsidRDefault="00007DF1" w:rsidP="00007DF1">
      <w:pPr>
        <w:rPr>
          <w:ins w:id="10" w:author="Adrienne Brovero" w:date="2020-07-06T17:51:00Z"/>
        </w:rPr>
      </w:pPr>
      <w:r w:rsidRPr="00A91084">
        <w:rPr>
          <w:rStyle w:val="Style13ptBold"/>
        </w:rPr>
        <w:t>Edwards</w:t>
      </w:r>
      <w:r>
        <w:rPr>
          <w:rStyle w:val="Style13ptBold"/>
        </w:rPr>
        <w:t>, United States Court of Appeals for the D.C. Circuit Senior Circuit Judge,</w:t>
      </w:r>
      <w:r w:rsidRPr="00A91084">
        <w:rPr>
          <w:rStyle w:val="Style13ptBold"/>
        </w:rPr>
        <w:t xml:space="preserve"> 9</w:t>
      </w:r>
      <w:r>
        <w:t xml:space="preserve"> </w:t>
      </w:r>
    </w:p>
    <w:p w14:paraId="0B4C5D69" w14:textId="77777777" w:rsidR="00007DF1" w:rsidRDefault="00007DF1" w:rsidP="00007DF1">
      <w:r>
        <w:t xml:space="preserve">(Harry T. Edwards 3-18-09, Harry T. Edwards is a </w:t>
      </w:r>
      <w:r w:rsidRPr="00A91084">
        <w:t>Senior Circuit Judge and Chief Judge Emeritus</w:t>
      </w:r>
      <w:r>
        <w:t>.</w:t>
      </w:r>
      <w:r w:rsidRPr="00A91084">
        <w:t xml:space="preserve"> </w:t>
      </w:r>
      <w:r>
        <w:t xml:space="preserve">“STRENGTHENING FORENSIC SCIENCE IN THE UNITED STATES: A PATH FORWARD,” Latent Prints, </w:t>
      </w:r>
      <w:hyperlink r:id="rId85" w:history="1">
        <w:r w:rsidRPr="00985F70">
          <w:rPr>
            <w:rStyle w:val="Hyperlink"/>
          </w:rPr>
          <w:t>http://latent-prints.com/images/NAS%20Congressional%20Testimony%20Mar09.pdf</w:t>
        </w:r>
      </w:hyperlink>
      <w:r>
        <w:t xml:space="preserve"> pp. 5-7 ACCESSED 6/23/2020 BN)</w:t>
      </w:r>
    </w:p>
    <w:p w14:paraId="0BA84A75" w14:textId="77777777" w:rsidR="00007DF1" w:rsidRDefault="00007DF1" w:rsidP="00007DF1">
      <w:pPr>
        <w:rPr>
          <w:ins w:id="11" w:author="Bao Nguyen" w:date="2020-07-06T15:31:00Z"/>
        </w:rPr>
      </w:pPr>
      <w:r w:rsidRPr="00CE44CC">
        <w:rPr>
          <w:rStyle w:val="StyleUnderline"/>
        </w:rPr>
        <w:t>Problems such as these highlight some glaring weaknesses in the forensic science community. Existing data suggest that forensic laboratories and medical examiner offices are under-resourced and understaffed, which contributes to case backlogs and likely makes it difficult for laboratories to do as much as they could to (1) inform investigations, (2) provide strong evidence for prosecutions, and (3) avoid errors that could lead to imperfect justice. Being under-resourced also means that the tools of forensic science – and the knowledge base that underpins the analysis and interpretation of evidence – are not as strong as they could be</w:t>
      </w:r>
      <w:r>
        <w:t xml:space="preserve">, thus hindering the ability of the forensic science disciplines to excel at informing investigations, providing strong evidence, and minimizing errors. </w:t>
      </w:r>
    </w:p>
    <w:p w14:paraId="523D1EA7" w14:textId="77777777" w:rsidR="00007DF1" w:rsidRDefault="00007DF1" w:rsidP="00007DF1">
      <w:pPr>
        <w:rPr>
          <w:ins w:id="12" w:author="Bao Nguyen" w:date="2020-07-06T15:31:00Z"/>
        </w:rPr>
      </w:pPr>
      <w:r w:rsidRPr="00CE44CC">
        <w:rPr>
          <w:rStyle w:val="StyleUnderline"/>
        </w:rPr>
        <w:t>The work of the forensic science community is critically important in our system of criminal justice</w:t>
      </w:r>
      <w:r>
        <w:t xml:space="preserve">. Indeed, as one scholar has noted, “forensic science is but the handmaiden of the legal system.” </w:t>
      </w:r>
      <w:r w:rsidRPr="00CE44CC">
        <w:rPr>
          <w:rStyle w:val="StyleUnderline"/>
        </w:rPr>
        <w:t>The goal of law enforcement actions is to identify those who have committed crimes and to prevent the criminal justice system from erroneously convicting the innocent.</w:t>
      </w:r>
      <w:r>
        <w:t xml:space="preserve"> Forensic science 6 experts and evidence are routinely used in the service of the criminal justice system. </w:t>
      </w:r>
      <w:proofErr w:type="gramStart"/>
      <w:r w:rsidRPr="00CE44CC">
        <w:rPr>
          <w:rStyle w:val="StyleUnderline"/>
        </w:rPr>
        <w:t>So</w:t>
      </w:r>
      <w:proofErr w:type="gramEnd"/>
      <w:r w:rsidRPr="00CE44CC">
        <w:rPr>
          <w:rStyle w:val="StyleUnderline"/>
        </w:rPr>
        <w:t xml:space="preserve"> it matters a great deal whether an expert is qualified to testify about forensic evidence and whether the evidence is sufficiently reliable to merit a fact finder’s reliance on the truth that it purports to support</w:t>
      </w:r>
      <w:r>
        <w:t xml:space="preserve">. As one commentator has aptly noted: </w:t>
      </w:r>
    </w:p>
    <w:p w14:paraId="0DCDD6B2" w14:textId="77777777" w:rsidR="00007DF1" w:rsidRDefault="00007DF1" w:rsidP="00007DF1">
      <w:pPr>
        <w:rPr>
          <w:ins w:id="13" w:author="Bao Nguyen" w:date="2020-07-06T15:32:00Z"/>
        </w:rPr>
      </w:pPr>
      <w:r>
        <w:t xml:space="preserve">Forensic evidence, especially DNA evidence, is heavily relied upon </w:t>
      </w:r>
      <w:proofErr w:type="gramStart"/>
      <w:r>
        <w:t>as a means to</w:t>
      </w:r>
      <w:proofErr w:type="gramEnd"/>
      <w:r>
        <w:t xml:space="preserve"> not only convict the guilty but also protect the innocent. </w:t>
      </w:r>
      <w:r w:rsidRPr="00CE44CC">
        <w:rPr>
          <w:rStyle w:val="StyleUnderline"/>
        </w:rPr>
        <w:t>When flawed or false forensic evidence makes its way into the courtroom, the integrity of the entire criminal justice system is called into question</w:t>
      </w:r>
      <w:r>
        <w:t xml:space="preserve">. Individuals are at risk of being wrongfully convicted and the public’s trust in our system of justice is eroded. </w:t>
      </w:r>
    </w:p>
    <w:p w14:paraId="2CB21EF7" w14:textId="77777777" w:rsidR="00007DF1" w:rsidRDefault="00007DF1" w:rsidP="00007DF1">
      <w:pPr>
        <w:rPr>
          <w:ins w:id="14" w:author="Bao Nguyen" w:date="2020-07-06T15:32:00Z"/>
        </w:rPr>
      </w:pPr>
      <w:r w:rsidRPr="00CE44CC">
        <w:rPr>
          <w:rStyle w:val="StyleUnderline"/>
        </w:rPr>
        <w:t>Unfortunately, the adversarial approach to the submission of evidence in court is not well suited to the task of finding “scientific truth.”</w:t>
      </w:r>
      <w:r>
        <w:t xml:space="preserve"> The judicial system is encumbered by, among other things, judges and lawyers who generally lack the scientific expertise necessary to comprehend and evaluate forensic evidence in an informed manner, defense attorneys who often do not have the resources to challenge prosecutors’ forensic experts, trial judges (sitting alone) who must decide evidentiary issues without the benefit of judicial colleagues and often with little time for extensive research and reflection, and very limited appellate review of trial court rulings admitting disputed forensic evidence. Furthermore, the judicial system embodies a case-by-case adjudicatory approach that is not well suited to address the systematic problems in many of the various forensic science disciplines. </w:t>
      </w:r>
      <w:r w:rsidRPr="00CE44CC">
        <w:rPr>
          <w:rStyle w:val="StyleUnderline"/>
        </w:rPr>
        <w:t>Given these realities, there is a tremendous need for the forensic science community to improve</w:t>
      </w:r>
      <w:r>
        <w:t xml:space="preserve">. Judicial review, by itself, will not cure the infirmities of the forensic science community. </w:t>
      </w:r>
    </w:p>
    <w:p w14:paraId="485ABB54" w14:textId="77777777" w:rsidR="00007DF1" w:rsidRDefault="00007DF1" w:rsidP="00007DF1">
      <w:pPr>
        <w:rPr>
          <w:ins w:id="15" w:author="Bao Nguyen" w:date="2020-07-06T15:32:00Z"/>
          <w:rStyle w:val="StyleUnderline"/>
        </w:rPr>
      </w:pPr>
      <w:r w:rsidRPr="00CE44CC">
        <w:rPr>
          <w:rStyle w:val="StyleUnderline"/>
        </w:rPr>
        <w:t xml:space="preserve">Simply increasing the number of staff within existing crime laboratories and medical examiners’ offices will not solve the problems of the forensic science community. What is needed is an upgrading of </w:t>
      </w:r>
      <w:r w:rsidRPr="00CE44CC">
        <w:rPr>
          <w:rStyle w:val="StyleUnderline"/>
        </w:rPr>
        <w:lastRenderedPageBreak/>
        <w:t xml:space="preserve">systems and organizational structures, better training, the widespread adoption of uniform and enforceable best practices, and mandatory certification and accreditation programs. The forensic science community and the medical examiner/coroner system must be upgraded if forensic practitioners are to be expected to serve the goals of justice. </w:t>
      </w:r>
    </w:p>
    <w:p w14:paraId="5BD157EF" w14:textId="77777777" w:rsidR="00007DF1" w:rsidRDefault="00007DF1" w:rsidP="00007DF1">
      <w:pPr>
        <w:rPr>
          <w:ins w:id="16" w:author="Bao Nguyen" w:date="2020-07-06T15:32:00Z"/>
        </w:rPr>
      </w:pPr>
      <w:r>
        <w:t xml:space="preserve">Apart from improving forensic practices, the committee was also very concerned about the paucity of solid interdisciplinary scientific research to support forensic disciplines. </w:t>
      </w:r>
      <w:r w:rsidRPr="00CE44CC">
        <w:rPr>
          <w:rStyle w:val="StyleUnderline"/>
        </w:rPr>
        <w:t>Adding more dollars and people to the enterprise might reduce case backlogs, but it will not address fundamental limitations in the capabilities of forensic practices to pursue scientific research to confirm the validity and reliability of existing disciplines and to achieve technological advancements.</w:t>
      </w:r>
      <w:r>
        <w:t xml:space="preserve"> </w:t>
      </w:r>
    </w:p>
    <w:p w14:paraId="0927648A" w14:textId="77777777" w:rsidR="00007DF1" w:rsidRPr="00CE44CC" w:rsidRDefault="00007DF1" w:rsidP="00007DF1">
      <w:r>
        <w:t xml:space="preserve">In the course of its deliberations and review of the forensic science enterprise, it became obvious to the committee that, although congressional action will not remedy all of the deficiencies in forensic science methods and practices, truly meaningful advances will not come without significant concomitant leadership from the federal government. </w:t>
      </w:r>
      <w:r w:rsidRPr="00CE44CC">
        <w:rPr>
          <w:rStyle w:val="StyleUnderline"/>
        </w:rPr>
        <w:t>The forensic science enterprise lacks the necessary governance structure to improve upon its current weaknesses</w:t>
      </w:r>
      <w:r>
        <w:t>. In other words, the committee found that, not only does the forensic science community lack adequate resources, talent, and mandatory standards; it also lacks the necessary governance structure to address its 7 current weaknesses. The forensic science community needs strong governance to adopt and promote an aggressive, long-term agenda.</w:t>
      </w:r>
    </w:p>
    <w:p w14:paraId="4748A726" w14:textId="77777777" w:rsidR="00007DF1" w:rsidRDefault="00007DF1" w:rsidP="00007DF1">
      <w:pPr>
        <w:pStyle w:val="Heading4"/>
      </w:pPr>
      <w:r>
        <w:t xml:space="preserve">Funding for independent forensics labs would be too expensive and the outcome </w:t>
      </w:r>
      <w:proofErr w:type="gramStart"/>
      <w:r>
        <w:t>doesn’t</w:t>
      </w:r>
      <w:proofErr w:type="gramEnd"/>
      <w:r>
        <w:t xml:space="preserve"> solve the root problem of backlogs </w:t>
      </w:r>
    </w:p>
    <w:p w14:paraId="49412C4E" w14:textId="77777777" w:rsidR="00007DF1" w:rsidRDefault="00007DF1" w:rsidP="00007DF1">
      <w:pPr>
        <w:rPr>
          <w:b/>
          <w:bCs/>
        </w:rPr>
      </w:pPr>
      <w:r w:rsidRPr="00015104">
        <w:rPr>
          <w:rStyle w:val="Style13ptBold"/>
        </w:rPr>
        <w:t>Heinecke, Law Enforcement Technology Magazine, 7</w:t>
      </w:r>
    </w:p>
    <w:p w14:paraId="644D7B75" w14:textId="77777777" w:rsidR="00007DF1" w:rsidRPr="009F76BF" w:rsidRDefault="00007DF1" w:rsidP="00007DF1">
      <w:r>
        <w:t>(Jeannine Heinecke, March 2007, Author, “Making the case for "Genetic Justice"”, Law Enforcement Technology, Vol. 34, No. 3, Pg. 82, Lexis, EM)</w:t>
      </w:r>
    </w:p>
    <w:p w14:paraId="0B863084" w14:textId="77777777" w:rsidR="00007DF1" w:rsidRDefault="00007DF1" w:rsidP="00007DF1">
      <w:r>
        <w:t xml:space="preserve">Although private labs offer several tempting benefits, they do not come free. </w:t>
      </w:r>
      <w:r w:rsidRPr="009F76BF">
        <w:rPr>
          <w:rStyle w:val="StyleUnderline"/>
        </w:rPr>
        <w:t>The greatest objection to contracting independent labs is the cost. Grant funding is available to subsidize outsourcing, but in general only public laboratories have access to these funds</w:t>
      </w:r>
      <w:r>
        <w:t xml:space="preserve">. (See "Millions for the asking" on Page 87.) </w:t>
      </w:r>
      <w:r w:rsidRPr="009F76BF">
        <w:rPr>
          <w:rStyle w:val="StyleUnderline"/>
        </w:rPr>
        <w:t>If an individual police department should choose to bypass its local or state crime lab and hire an independent lab to process DNA, the cost would come out of pocket.</w:t>
      </w:r>
    </w:p>
    <w:p w14:paraId="35FFF8D8" w14:textId="77777777" w:rsidR="00007DF1" w:rsidRPr="009F76BF" w:rsidRDefault="00007DF1" w:rsidP="00007DF1">
      <w:r>
        <w:t>In addition, Marbaker cautions public laboratories not to dedicate all their funding to outsourcing. "</w:t>
      </w:r>
      <w:r w:rsidRPr="009F76BF">
        <w:rPr>
          <w:rStyle w:val="StyleUnderline"/>
        </w:rPr>
        <w:t>Outsourcing doesn't do anything to enhance the infrastructure. It doesn't solve the problem</w:t>
      </w:r>
      <w:r>
        <w:t>," he says. "</w:t>
      </w:r>
      <w:r w:rsidRPr="009F76BF">
        <w:rPr>
          <w:rStyle w:val="StyleUnderline"/>
        </w:rPr>
        <w:t>It makes some of the symptoms go away for a while, but it doesn't get at the root problem which is you don't have enough resources to do your job</w:t>
      </w:r>
      <w:r>
        <w:t>.”</w:t>
      </w:r>
    </w:p>
    <w:p w14:paraId="37FA357C" w14:textId="77777777" w:rsidR="00007DF1" w:rsidRPr="00B55AD5" w:rsidRDefault="00007DF1" w:rsidP="00007DF1"/>
    <w:p w14:paraId="14E2A6AC" w14:textId="77777777" w:rsidR="00007DF1" w:rsidRPr="00E668A4" w:rsidRDefault="00007DF1" w:rsidP="00007DF1"/>
    <w:p w14:paraId="5620D90B" w14:textId="13882590" w:rsidR="00007DF1" w:rsidRPr="00893CBA" w:rsidRDefault="00007DF1" w:rsidP="00007DF1">
      <w:pPr>
        <w:pStyle w:val="Heading3"/>
        <w:rPr>
          <w:rStyle w:val="StyleUnderline"/>
          <w:sz w:val="36"/>
        </w:rPr>
      </w:pPr>
      <w:r w:rsidRPr="00893CBA">
        <w:rPr>
          <w:rStyle w:val="StyleUnderline"/>
          <w:sz w:val="36"/>
        </w:rPr>
        <w:lastRenderedPageBreak/>
        <w:t>No Solvency</w:t>
      </w:r>
      <w:r w:rsidR="0017676C">
        <w:rPr>
          <w:rStyle w:val="StyleUnderline"/>
          <w:sz w:val="36"/>
        </w:rPr>
        <w:t xml:space="preserve"> - Backlog</w:t>
      </w:r>
    </w:p>
    <w:p w14:paraId="45335C8E" w14:textId="77777777" w:rsidR="00007DF1" w:rsidRDefault="00007DF1" w:rsidP="00007DF1">
      <w:pPr>
        <w:pStyle w:val="Heading4"/>
      </w:pPr>
      <w:r>
        <w:t>The CSI Effect, increasing caseloads, and understaffing are all independent reasons for the backlog of cases.</w:t>
      </w:r>
    </w:p>
    <w:p w14:paraId="5E727A18" w14:textId="77777777" w:rsidR="00007DF1" w:rsidRDefault="00007DF1" w:rsidP="00007DF1">
      <w:pPr>
        <w:rPr>
          <w:rStyle w:val="Style13ptBold"/>
        </w:rPr>
      </w:pPr>
      <w:r>
        <w:rPr>
          <w:rStyle w:val="Style13ptBold"/>
        </w:rPr>
        <w:t>Cooley, Innocence Project staff attorney 07</w:t>
      </w:r>
    </w:p>
    <w:p w14:paraId="68C2C1A2" w14:textId="77777777" w:rsidR="00007DF1" w:rsidRPr="00AC7419" w:rsidRDefault="00007DF1" w:rsidP="00007DF1">
      <w:pPr>
        <w:rPr>
          <w:sz w:val="24"/>
          <w:szCs w:val="18"/>
        </w:rPr>
      </w:pPr>
      <w:r>
        <w:rPr>
          <w:rStyle w:val="Style13ptBold"/>
          <w:b w:val="0"/>
          <w:bCs w:val="0"/>
          <w:sz w:val="24"/>
          <w:szCs w:val="18"/>
        </w:rPr>
        <w:t xml:space="preserve">(Craig M., Spring 2007 </w:t>
      </w:r>
      <w:r w:rsidRPr="00AC7419">
        <w:rPr>
          <w:rStyle w:val="ssit"/>
          <w:rFonts w:cs="Helvetica"/>
          <w:i/>
          <w:iCs/>
          <w:color w:val="373739"/>
          <w:sz w:val="24"/>
          <w:szCs w:val="24"/>
          <w:bdr w:val="none" w:sz="0" w:space="0" w:color="auto" w:frame="1"/>
          <w:shd w:val="clear" w:color="auto" w:fill="FFFFFF"/>
        </w:rPr>
        <w:t>George Mason University Civil Rights Law Journal, 17, </w:t>
      </w:r>
      <w:r w:rsidRPr="00AC7419">
        <w:rPr>
          <w:rFonts w:cs="Helvetica"/>
          <w:color w:val="373739"/>
          <w:sz w:val="24"/>
          <w:szCs w:val="24"/>
          <w:shd w:val="clear" w:color="auto" w:fill="FFFFFF"/>
        </w:rPr>
        <w:t>299</w:t>
      </w:r>
      <w:r>
        <w:rPr>
          <w:rFonts w:cs="Helvetica"/>
          <w:color w:val="373739"/>
          <w:sz w:val="21"/>
          <w:szCs w:val="21"/>
          <w:shd w:val="clear" w:color="auto" w:fill="FFFFFF"/>
        </w:rPr>
        <w:t>. </w:t>
      </w:r>
      <w:r>
        <w:rPr>
          <w:rStyle w:val="Style13ptBold"/>
          <w:b w:val="0"/>
          <w:bCs w:val="0"/>
          <w:sz w:val="24"/>
          <w:szCs w:val="18"/>
        </w:rPr>
        <w:t xml:space="preserve"> “FORENSIC SCIENCE AND CAPITAL PUNISHMENT REFORM: AN "INTELLECTUALLY HONEST" ASSESSMENT”</w:t>
      </w:r>
      <w:proofErr w:type="gramStart"/>
      <w:r>
        <w:rPr>
          <w:rStyle w:val="Style13ptBold"/>
          <w:b w:val="0"/>
          <w:bCs w:val="0"/>
          <w:sz w:val="24"/>
          <w:szCs w:val="18"/>
        </w:rPr>
        <w:t>, ,</w:t>
      </w:r>
      <w:proofErr w:type="gramEnd"/>
      <w:r>
        <w:rPr>
          <w:rStyle w:val="Style13ptBold"/>
          <w:b w:val="0"/>
          <w:bCs w:val="0"/>
          <w:sz w:val="24"/>
          <w:szCs w:val="18"/>
        </w:rPr>
        <w:t xml:space="preserve"> Retrieved from Nexis Uni, accessed 6/25/20, zC)</w:t>
      </w:r>
    </w:p>
    <w:p w14:paraId="128B58AB" w14:textId="77777777" w:rsidR="00007DF1" w:rsidRPr="007F58B7" w:rsidRDefault="00007DF1" w:rsidP="00007DF1">
      <w:pPr>
        <w:rPr>
          <w:rStyle w:val="StyleUnderline"/>
        </w:rPr>
      </w:pPr>
      <w:r>
        <w:t xml:space="preserve">I. Assumption #1 - Methodical Investigations: </w:t>
      </w:r>
      <w:r w:rsidRPr="007F58B7">
        <w:rPr>
          <w:rStyle w:val="StyleUnderline"/>
        </w:rPr>
        <w:t xml:space="preserve">Science Requires Time, Meticulousness, and Funding - Three Ingredients Conspicuously Absent </w:t>
      </w:r>
      <w:proofErr w:type="gramStart"/>
      <w:r w:rsidRPr="007F58B7">
        <w:rPr>
          <w:rStyle w:val="StyleUnderline"/>
        </w:rPr>
        <w:t>In</w:t>
      </w:r>
      <w:proofErr w:type="gramEnd"/>
      <w:r w:rsidRPr="007F58B7">
        <w:rPr>
          <w:rStyle w:val="StyleUnderline"/>
        </w:rPr>
        <w:t xml:space="preserve"> Forensic Science</w:t>
      </w:r>
    </w:p>
    <w:p w14:paraId="06D5526B" w14:textId="77777777" w:rsidR="00007DF1" w:rsidRDefault="00007DF1" w:rsidP="00007DF1">
      <w:r w:rsidRPr="007F58B7">
        <w:rPr>
          <w:rStyle w:val="StyleUnderline"/>
        </w:rPr>
        <w:t xml:space="preserve">Most … crime labs lack </w:t>
      </w:r>
      <w:proofErr w:type="gramStart"/>
      <w:r w:rsidRPr="007F58B7">
        <w:rPr>
          <w:rStyle w:val="StyleUnderline"/>
        </w:rPr>
        <w:t>sufficient numbers of</w:t>
      </w:r>
      <w:proofErr w:type="gramEnd"/>
      <w:r w:rsidRPr="007F58B7">
        <w:rPr>
          <w:rStyle w:val="StyleUnderline"/>
        </w:rPr>
        <w:t xml:space="preserve"> trained forensic scientists</w:t>
      </w:r>
      <w:r>
        <w:t xml:space="preserve"> … State and local </w:t>
      </w:r>
      <w:r w:rsidRPr="007F58B7">
        <w:rPr>
          <w:rStyle w:val="StyleUnderline"/>
        </w:rPr>
        <w:t xml:space="preserve">governments with shrinking budgets lack adequate resources to hire trained scientists. Even when funds are available, </w:t>
      </w:r>
      <w:r w:rsidRPr="007F58B7">
        <w:rPr>
          <w:rStyle w:val="StyleUnderline"/>
          <w:bCs/>
        </w:rPr>
        <w:t>there is an insufficient pool of qualified forensic scientists to hire</w:t>
      </w:r>
      <w:r w:rsidRPr="007F58B7">
        <w:rPr>
          <w:rStyle w:val="StyleUnderline"/>
        </w:rPr>
        <w:t>.</w:t>
      </w:r>
      <w:r>
        <w:t xml:space="preserve"> This is due in part to the fact that some colleges that offer degrees in forensic do not have curriculums that include basic science courses necessary for this occupation. 25</w:t>
      </w:r>
    </w:p>
    <w:p w14:paraId="40C7927C" w14:textId="77777777" w:rsidR="00007DF1" w:rsidRDefault="00007DF1" w:rsidP="00007DF1">
      <w:r>
        <w:t xml:space="preserve">Law and science have fundamentally different beliefs and objectives. 26 Law places great emphasis on prompt decisions, finality, </w:t>
      </w:r>
      <w:proofErr w:type="gramStart"/>
      <w:r>
        <w:t>and  [</w:t>
      </w:r>
      <w:proofErr w:type="gramEnd"/>
      <w:r>
        <w:t xml:space="preserve">*307]  accuracy. 27 Science, on the other hand, focuses on the lone aspect of accuracy. 28 Similarly, while the law emphasizes process, science stresses progress. 29 Given these opposing philosophies and purposes, it is understandable why lawyers and scientists work under different timelines when confronted with disputes. </w:t>
      </w:r>
      <w:r w:rsidRPr="007F58B7">
        <w:rPr>
          <w:rStyle w:val="StyleUnderline"/>
        </w:rPr>
        <w:t>Given the law's desire for speedy resolutions, the time allotted to lawyers to resolve disputes is brief. Accordingly, legal inquiry generally lacks the tolerance for prolonged research.</w:t>
      </w:r>
      <w:r>
        <w:t xml:space="preserve"> 30 Science's singular focus on accuracy, however, necessarily expands the timeframe in which scientists can resolve controversies. Thus, because time is not of the essence, scientists can research a theory or problem for years, decades, or even centuries. 31</w:t>
      </w:r>
    </w:p>
    <w:p w14:paraId="434B810E" w14:textId="77777777" w:rsidR="00007DF1" w:rsidRDefault="00007DF1" w:rsidP="00007DF1">
      <w:r w:rsidRPr="007F58B7">
        <w:rPr>
          <w:rStyle w:val="StyleUnderline"/>
        </w:rPr>
        <w:t>Forensic science, alternatively, represents a unique dilemma because it is "the application of scientific principles and technological principles to the purposes of justice in the study and resolution of criminal, civil, and regulatory issues."</w:t>
      </w:r>
      <w:r>
        <w:t xml:space="preserve"> 32 In essence, </w:t>
      </w:r>
      <w:r w:rsidRPr="007F58B7">
        <w:rPr>
          <w:rStyle w:val="StyleUnderline"/>
        </w:rPr>
        <w:t xml:space="preserve">because the forensic sciences are applied in a legal setting, they are forced to comply with the law's affinity for rapidity and finality. </w:t>
      </w:r>
      <w:proofErr w:type="gramStart"/>
      <w:r w:rsidRPr="007F58B7">
        <w:rPr>
          <w:rStyle w:val="StyleUnderline"/>
        </w:rPr>
        <w:t>Similar to</w:t>
      </w:r>
      <w:proofErr w:type="gramEnd"/>
      <w:r w:rsidRPr="007F58B7">
        <w:rPr>
          <w:rStyle w:val="StyleUnderline"/>
        </w:rPr>
        <w:t xml:space="preserve"> the fixed number of days an attorney has before his or her brief is due, the forensic scientist must turn over his or her report(s) to the prosecution or defense by a certain date. Consequently, forensic scientists cannot take advantage of the relatively open-ended time frame that traditional scientists enjoy.</w:t>
      </w:r>
      <w:r>
        <w:t xml:space="preserve"> 33 Furthermore, </w:t>
      </w:r>
      <w:r w:rsidRPr="007F58B7">
        <w:rPr>
          <w:rStyle w:val="StyleUnderline"/>
        </w:rPr>
        <w:t xml:space="preserve">forensic examiners must </w:t>
      </w:r>
      <w:proofErr w:type="gramStart"/>
      <w:r w:rsidRPr="007F58B7">
        <w:rPr>
          <w:rStyle w:val="StyleUnderline"/>
        </w:rPr>
        <w:t>also  [</w:t>
      </w:r>
      <w:proofErr w:type="gramEnd"/>
      <w:r w:rsidRPr="007F58B7">
        <w:rPr>
          <w:rStyle w:val="StyleUnderline"/>
        </w:rPr>
        <w:t>*308]  contend with their ever increasing caseloads.</w:t>
      </w:r>
      <w:r>
        <w:t xml:space="preserve"> 34 </w:t>
      </w:r>
      <w:r w:rsidRPr="007F58B7">
        <w:rPr>
          <w:rStyle w:val="StyleUnderline"/>
        </w:rPr>
        <w:t xml:space="preserve">Crime lab caseloads have dramatically increased since the new millennium for at least three reasons: 1) the CSI effect; 2) the criminal justice system's increased reliance on forensic evidence; and 3) lack of funding. </w:t>
      </w:r>
      <w:r>
        <w:t>The following subsections consider each of these three reasons for increasing caseloads.</w:t>
      </w:r>
    </w:p>
    <w:p w14:paraId="42A2C00A" w14:textId="77777777" w:rsidR="00007DF1" w:rsidRDefault="00007DF1" w:rsidP="00007DF1">
      <w:r>
        <w:t>A. The CSI Effect: Romanticizing Forensic Science</w:t>
      </w:r>
    </w:p>
    <w:p w14:paraId="78AE242F" w14:textId="77777777" w:rsidR="00007DF1" w:rsidRDefault="00007DF1" w:rsidP="00007DF1">
      <w:r>
        <w:t xml:space="preserve">At a time </w:t>
      </w:r>
      <w:r w:rsidRPr="007F58B7">
        <w:rPr>
          <w:rStyle w:val="StyleUnderline"/>
        </w:rPr>
        <w:t xml:space="preserve">when the public is demanding CSI-style investigations of even common crimes, many of the nation's crime labs - underfunded, undercertified, and under attack - simply </w:t>
      </w:r>
      <w:proofErr w:type="gramStart"/>
      <w:r w:rsidRPr="007F58B7">
        <w:rPr>
          <w:rStyle w:val="StyleUnderline"/>
        </w:rPr>
        <w:t>can't</w:t>
      </w:r>
      <w:proofErr w:type="gramEnd"/>
      <w:r w:rsidRPr="007F58B7">
        <w:rPr>
          <w:rStyle w:val="StyleUnderline"/>
        </w:rPr>
        <w:t xml:space="preserve"> produce.</w:t>
      </w:r>
      <w:r>
        <w:t xml:space="preserve"> 35</w:t>
      </w:r>
    </w:p>
    <w:p w14:paraId="4BAF1623" w14:textId="77777777" w:rsidR="00007DF1" w:rsidRDefault="00007DF1" w:rsidP="00007DF1">
      <w:r w:rsidRPr="007F58B7">
        <w:rPr>
          <w:rStyle w:val="StyleUnderline"/>
        </w:rPr>
        <w:lastRenderedPageBreak/>
        <w:t>The "CSI effect" is the "phenomenon in which actual investigations are driven by the expectations of the millions of people who watch fake whodunits on TV. It has contributed to jurors' desire to see more forensic testimony from the stand."</w:t>
      </w:r>
      <w:r>
        <w:t xml:space="preserve"> 36 Shows such as CSI, CSI: Miami, and CSI: New York have significantly contributed to this phenomenon. 37 </w:t>
      </w:r>
      <w:r w:rsidRPr="007F58B7">
        <w:rPr>
          <w:rStyle w:val="StyleUnderline"/>
        </w:rPr>
        <w:t xml:space="preserve">These shows not only glamorize and distort forensic science's capabilities, they also generate increased awareness of forensic science, which forces prosecutors and defense attorneys to </w:t>
      </w:r>
      <w:proofErr w:type="gramStart"/>
      <w:r w:rsidRPr="007F58B7">
        <w:rPr>
          <w:rStyle w:val="StyleUnderline"/>
        </w:rPr>
        <w:t>make  [</w:t>
      </w:r>
      <w:proofErr w:type="gramEnd"/>
      <w:r w:rsidRPr="007F58B7">
        <w:rPr>
          <w:rStyle w:val="StyleUnderline"/>
        </w:rPr>
        <w:t>*309]  testing requests that they may not have previously made.</w:t>
      </w:r>
      <w:r>
        <w:t xml:space="preserve"> 38 </w:t>
      </w:r>
      <w:r w:rsidRPr="007F58B7">
        <w:rPr>
          <w:rStyle w:val="Emphasis"/>
        </w:rPr>
        <w:t>More testing requests produce larger caseloads.</w:t>
      </w:r>
      <w:r>
        <w:t xml:space="preserve"> Mounting caseloads are doubly frustrating because the number of subpoenas grows along with caseloads. </w:t>
      </w:r>
      <w:r w:rsidRPr="007F58B7">
        <w:rPr>
          <w:rStyle w:val="StyleUnderline"/>
        </w:rPr>
        <w:t>If examiners and analysts are testifying in more cases, they have less time</w:t>
      </w:r>
      <w:r>
        <w:t xml:space="preserve"> to devote to their ever-increasing caseloads. 39</w:t>
      </w:r>
    </w:p>
    <w:p w14:paraId="16F10852" w14:textId="77777777" w:rsidR="00007DF1" w:rsidRDefault="00007DF1" w:rsidP="00007DF1">
      <w:r>
        <w:t>B. Forensic Dependency: The Criminal Justice System's Addiction to Forensic Evidence</w:t>
      </w:r>
    </w:p>
    <w:p w14:paraId="37D8EFD5" w14:textId="77777777" w:rsidR="00007DF1" w:rsidRDefault="00007DF1" w:rsidP="00007DF1">
      <w:proofErr w:type="gramStart"/>
      <w:r w:rsidRPr="007F58B7">
        <w:rPr>
          <w:rStyle w:val="StyleUnderline"/>
        </w:rPr>
        <w:t>They're</w:t>
      </w:r>
      <w:proofErr w:type="gramEnd"/>
      <w:r w:rsidRPr="007F58B7">
        <w:rPr>
          <w:rStyle w:val="StyleUnderline"/>
        </w:rPr>
        <w:t xml:space="preserve"> under a hell of a lot of pressure to get it out as fast as possible and do it perfectly</w:t>
      </w:r>
      <w:r>
        <w:t>. 40</w:t>
      </w:r>
    </w:p>
    <w:p w14:paraId="18758125" w14:textId="77777777" w:rsidR="00007DF1" w:rsidRDefault="00007DF1" w:rsidP="00007DF1">
      <w:r>
        <w:t xml:space="preserve">The second reason for the increasing caseloads is intertwined with the CSI issue, and concerns the criminal justice system's mounting dependency on forensic evidence, particularly DNA evidence. </w:t>
      </w:r>
      <w:r w:rsidRPr="007F58B7">
        <w:rPr>
          <w:rStyle w:val="StyleUnderline"/>
        </w:rPr>
        <w:t>Even without the CSI effect, prosecutors and defense attorneys would still presumably inundate today's crime labs with numerous requests for forensic testing because of technological advancements and the increased understanding of forensic evidence by attorneys</w:t>
      </w:r>
      <w:r>
        <w:t>. 41</w:t>
      </w:r>
    </w:p>
    <w:p w14:paraId="6EE815D8" w14:textId="77777777" w:rsidR="00007DF1" w:rsidRDefault="00007DF1" w:rsidP="00007DF1">
      <w:r>
        <w:t xml:space="preserve">Contrary to the media's portrayal of forensic science, </w:t>
      </w:r>
      <w:r w:rsidRPr="007F58B7">
        <w:rPr>
          <w:rStyle w:val="StyleUnderline"/>
        </w:rPr>
        <w:t xml:space="preserve">the proliferation in forensic testing is not strictly limited to DNA analysis. Rather, all areas of forensic testing have experienced increases in </w:t>
      </w:r>
      <w:proofErr w:type="gramStart"/>
      <w:r w:rsidRPr="007F58B7">
        <w:rPr>
          <w:rStyle w:val="StyleUnderline"/>
        </w:rPr>
        <w:t>testing  [</w:t>
      </w:r>
      <w:proofErr w:type="gramEnd"/>
      <w:r w:rsidRPr="007F58B7">
        <w:rPr>
          <w:rStyle w:val="StyleUnderline"/>
        </w:rPr>
        <w:t>*310]  requests</w:t>
      </w:r>
      <w:r>
        <w:t xml:space="preserve">. 42 The most recent data supports this claim: </w:t>
      </w:r>
      <w:r w:rsidRPr="007F58B7">
        <w:rPr>
          <w:rStyle w:val="StyleUnderline"/>
        </w:rPr>
        <w:t>publicly funded crime labs received approximately 2,700,000 new cases in 2002. 43 Although nearly half (48%) of the new case requests were for controlled substances, only 2% were for DNA analysis</w:t>
      </w:r>
      <w:r>
        <w:t xml:space="preserve">. 44 </w:t>
      </w:r>
      <w:r w:rsidRPr="007F58B7">
        <w:rPr>
          <w:rStyle w:val="StyleUnderline"/>
        </w:rPr>
        <w:t>The increase in requests resulted in massive backlogs across the country. 45 Funding in other forensic areas</w:t>
      </w:r>
      <w:r>
        <w:t xml:space="preserve"> (i.e., fingerprinting, firearms, crime scene investigation), however, </w:t>
      </w:r>
      <w:r w:rsidRPr="007F58B7">
        <w:rPr>
          <w:rStyle w:val="StyleUnderline"/>
        </w:rPr>
        <w:t>has been minimal compared to the money available for DNA technology and testing</w:t>
      </w:r>
      <w:r>
        <w:t>. 46</w:t>
      </w:r>
    </w:p>
    <w:p w14:paraId="589B0284" w14:textId="77777777" w:rsidR="00007DF1" w:rsidRDefault="00007DF1" w:rsidP="00007DF1">
      <w:r>
        <w:t xml:space="preserve">Although DNA testing requests constituted only 2% of all requests in 2002, 47 the DNA backlog has dramatically escalated </w:t>
      </w:r>
      <w:proofErr w:type="gramStart"/>
      <w:r>
        <w:t>since  [</w:t>
      </w:r>
      <w:proofErr w:type="gramEnd"/>
      <w:r>
        <w:t xml:space="preserve">*311]  the new millennium. 48 The backlog is presumably much larger when three additional facts are considered. First, a growing number of law enforcement agencies have developed cold case squads to reassess old, unsolved cases. 49 Second, more states have enacted post-conviction DNA statutes, which give convicted defendants the opportunity to test or re-test </w:t>
      </w:r>
      <w:proofErr w:type="gramStart"/>
      <w:r>
        <w:t>previously-examined</w:t>
      </w:r>
      <w:proofErr w:type="gramEnd"/>
      <w:r>
        <w:t xml:space="preserve"> or newly-discovered evidence. 50 Third, the creation of DNA databanks and laws requiring certain arrestees or defendants to submit DNA samples have further strained forensic examiners and crime labs. 51</w:t>
      </w:r>
    </w:p>
    <w:p w14:paraId="4DBC7651" w14:textId="77777777" w:rsidR="00007DF1" w:rsidRDefault="00007DF1" w:rsidP="00007DF1">
      <w:r>
        <w:t>C. Lack of Funding: Garbage In, Garbage Out</w:t>
      </w:r>
    </w:p>
    <w:p w14:paraId="5213DEA3" w14:textId="77777777" w:rsidR="00007DF1" w:rsidRDefault="00007DF1" w:rsidP="00007DF1">
      <w:r w:rsidRPr="007F58B7">
        <w:rPr>
          <w:rStyle w:val="StyleUnderline"/>
        </w:rPr>
        <w:t>Our Nation's crime labs do not have the capacity to take full advantage of DNA forensic technology because of an insufficient number of trained personnel, inadequate equipment, cramped laboratory space, outdated information systems, and growing casework demands.</w:t>
      </w:r>
      <w:r>
        <w:t xml:space="preserve"> 52</w:t>
      </w:r>
    </w:p>
    <w:p w14:paraId="5F50EB8E" w14:textId="77777777" w:rsidR="00007DF1" w:rsidRDefault="00007DF1" w:rsidP="00007DF1">
      <w:r>
        <w:t xml:space="preserve">To properly handle the mounting testing requests, the forensic science community must do at least two things: 1) hire a greater number of qualified examiners; and 2) modernize our nation's crime laboratories. Regrettably, the forensic science community is (and has been) unable to accomplish these two goals because it has long </w:t>
      </w:r>
      <w:proofErr w:type="gramStart"/>
      <w:r>
        <w:t>been  [</w:t>
      </w:r>
      <w:proofErr w:type="gramEnd"/>
      <w:r>
        <w:t xml:space="preserve">*312]  stymied by inadequate funding. 53 As one crime lab director </w:t>
      </w:r>
      <w:r>
        <w:lastRenderedPageBreak/>
        <w:t>explained, while "</w:t>
      </w:r>
      <w:r w:rsidRPr="007F58B7">
        <w:rPr>
          <w:rStyle w:val="StyleUnderline"/>
        </w:rPr>
        <w:t>the use of forensic science by the criminal justice system has increased dramatically over the past several years, [while forensic science] funding has not</w:t>
      </w:r>
      <w:r>
        <w:t xml:space="preserve">." 54 Consequently, </w:t>
      </w:r>
      <w:r w:rsidRPr="007F58B7">
        <w:rPr>
          <w:rStyle w:val="StyleUnderline"/>
        </w:rPr>
        <w:t>a "budget crisis exists in many forensic services programs."</w:t>
      </w:r>
      <w:r>
        <w:t xml:space="preserve"> 55 Lack of funding does not allow for methodical scientific investigations for two primary reasons: high turnover and inadequate modernization.</w:t>
      </w:r>
    </w:p>
    <w:p w14:paraId="3E698658" w14:textId="77777777" w:rsidR="00007DF1" w:rsidRPr="007F58B7" w:rsidRDefault="00007DF1" w:rsidP="00007DF1">
      <w:pPr>
        <w:rPr>
          <w:rStyle w:val="StyleUnderline"/>
        </w:rPr>
      </w:pPr>
      <w:r>
        <w:t xml:space="preserve">1. Poor Funding I: </w:t>
      </w:r>
      <w:r w:rsidRPr="007F58B7">
        <w:rPr>
          <w:rStyle w:val="StyleUnderline"/>
        </w:rPr>
        <w:t xml:space="preserve">Poor Salaries Lead </w:t>
      </w:r>
      <w:proofErr w:type="gramStart"/>
      <w:r w:rsidRPr="007F58B7">
        <w:rPr>
          <w:rStyle w:val="StyleUnderline"/>
        </w:rPr>
        <w:t>To</w:t>
      </w:r>
      <w:proofErr w:type="gramEnd"/>
      <w:r w:rsidRPr="007F58B7">
        <w:rPr>
          <w:rStyle w:val="StyleUnderline"/>
        </w:rPr>
        <w:t xml:space="preserve"> High Turnover Which Leads To Understaffing</w:t>
      </w:r>
    </w:p>
    <w:p w14:paraId="7153BD0D" w14:textId="77777777" w:rsidR="00007DF1" w:rsidRDefault="00007DF1" w:rsidP="00007DF1">
      <w:r w:rsidRPr="007F58B7">
        <w:rPr>
          <w:rStyle w:val="StyleUnderline"/>
        </w:rPr>
        <w:t>Staffing challenges in forensic laboratories exist</w:t>
      </w:r>
      <w:r>
        <w:t xml:space="preserve"> nationwide. Staff turnover in Indiana laboratories has created a one-year backlog despite a $ 1 million federal grant. Understaffing in the Massachusetts' state laboratory system has been blamed for weakening its law enforcement capability. 56</w:t>
      </w:r>
    </w:p>
    <w:p w14:paraId="348888D2" w14:textId="77777777" w:rsidR="00007DF1" w:rsidRDefault="00007DF1" w:rsidP="00007DF1">
      <w:r w:rsidRPr="007F58B7">
        <w:rPr>
          <w:rStyle w:val="StyleUnderline"/>
        </w:rPr>
        <w:t>Poor funding results in inadequate salaries, especially when compared to private sector salaries.</w:t>
      </w:r>
      <w:r>
        <w:t xml:space="preserve"> 57 Relatively </w:t>
      </w:r>
      <w:r w:rsidRPr="007F58B7">
        <w:rPr>
          <w:rStyle w:val="StyleUnderline"/>
        </w:rPr>
        <w:t xml:space="preserve">low salaries not only lead to smaller applicant pools, they also create higher turnover rates and understaffing because many forensic scientists leave public crime </w:t>
      </w:r>
      <w:proofErr w:type="gramStart"/>
      <w:r w:rsidRPr="007F58B7">
        <w:rPr>
          <w:rStyle w:val="StyleUnderline"/>
        </w:rPr>
        <w:t>labs</w:t>
      </w:r>
      <w:r>
        <w:t xml:space="preserve">  [</w:t>
      </w:r>
      <w:proofErr w:type="gramEnd"/>
      <w:r>
        <w:t xml:space="preserve">*313]  for private labs. 58 </w:t>
      </w:r>
      <w:r w:rsidRPr="007F58B7">
        <w:rPr>
          <w:rStyle w:val="StyleUnderline"/>
        </w:rPr>
        <w:t>Understaffing naturally leads to backlogs</w:t>
      </w:r>
      <w:r>
        <w:t xml:space="preserve">. 59 </w:t>
      </w:r>
      <w:r w:rsidRPr="007F58B7">
        <w:rPr>
          <w:rStyle w:val="StyleUnderline"/>
        </w:rPr>
        <w:t>Backlogs lead to higher caseloads</w:t>
      </w:r>
      <w:r>
        <w:t>. Under these circumstances, "</w:t>
      </w:r>
      <w:r w:rsidRPr="007F58B7">
        <w:rPr>
          <w:rStyle w:val="StyleUnderline"/>
        </w:rPr>
        <w:t>the pressure to finish cases too quickly increases markedly, as does pressure to 'extend opinions beyond the scientific method'</w:t>
      </w:r>
      <w:r>
        <w:t xml:space="preserve"> and to get a particular result." 60 </w:t>
      </w:r>
      <w:r w:rsidRPr="007F58B7">
        <w:rPr>
          <w:rStyle w:val="StyleUnderline"/>
        </w:rPr>
        <w:t>These circumstances also amplify the likelihood physical evidence will be accidentally discarded or purposefully destroyed</w:t>
      </w:r>
      <w:r>
        <w:t xml:space="preserve">. 61 </w:t>
      </w:r>
      <w:r w:rsidRPr="007F58B7">
        <w:rPr>
          <w:rStyle w:val="StyleUnderline"/>
        </w:rPr>
        <w:t xml:space="preserve">Likewise, with too few examiners to combat the growing caseloads, forensic examiners may not have time to adequately </w:t>
      </w:r>
      <w:proofErr w:type="gramStart"/>
      <w:r w:rsidRPr="007F58B7">
        <w:rPr>
          <w:rStyle w:val="StyleUnderline"/>
        </w:rPr>
        <w:t>communicate  [</w:t>
      </w:r>
      <w:proofErr w:type="gramEnd"/>
      <w:r w:rsidRPr="007F58B7">
        <w:rPr>
          <w:rStyle w:val="StyleUnderline"/>
        </w:rPr>
        <w:t>*314]  with law enforcement agencies regarding how to properly preserve, or even whether to preserve, physical evidence.</w:t>
      </w:r>
      <w:r>
        <w:t xml:space="preserve"> 62</w:t>
      </w:r>
    </w:p>
    <w:p w14:paraId="74F5A5BF" w14:textId="77777777" w:rsidR="00007DF1" w:rsidRDefault="00007DF1" w:rsidP="00007DF1">
      <w:r>
        <w:t>The low salaries for forensic examiners are disturbing when one considers that "</w:t>
      </w:r>
      <w:r w:rsidRPr="007F58B7">
        <w:rPr>
          <w:rStyle w:val="StyleUnderline"/>
        </w:rPr>
        <w:t>an additional 10,000 new forensic scientists are needed nationwide over the next decade to address the expanding case backlog."</w:t>
      </w:r>
      <w:r>
        <w:t xml:space="preserve"> 63 Some have even suggested that agencies should estimate staffing needs based on a ratio of one forensic scientist for every 30,000 people. 64 Moreover</w:t>
      </w:r>
      <w:r w:rsidRPr="007F58B7">
        <w:rPr>
          <w:rStyle w:val="StyleUnderline"/>
        </w:rPr>
        <w:t>, despite the fact forensic funding is slowly increasing, chronic understaffing will likely continue to be a problem because public agencies often fail to anticipate the workforce needed to meet organizational objectives.</w:t>
      </w:r>
      <w:r>
        <w:t xml:space="preserve"> 65 </w:t>
      </w:r>
      <w:r w:rsidRPr="007F58B7">
        <w:rPr>
          <w:rStyle w:val="StyleUnderline"/>
        </w:rPr>
        <w:t>Identifying accurate staffing needs in public crime labs is particularly complicated because crime lab directors cannot estimate future caseloads because reliable measures of productivity have not been developed.</w:t>
      </w:r>
      <w:r>
        <w:t xml:space="preserve"> 66 Finally, notwithstanding the steady increase in funding, understaffing and technological inadequacies will continue to be a problem because the law enforcement administrators who typically control city, county, and state crime labs generally fail to appreciate the complexities involved with running a state-of-the-art crime lab. 67 In short, methodical scientific investigations cannot be performed if there are too few forensic examiners and the examiners who are working have unmanageable and overwhelming caseloads.</w:t>
      </w:r>
    </w:p>
    <w:p w14:paraId="0EE478D7" w14:textId="77777777" w:rsidR="00007DF1" w:rsidRPr="001D49CF" w:rsidRDefault="00007DF1" w:rsidP="00007DF1"/>
    <w:p w14:paraId="6DFC8BAC" w14:textId="638567EA" w:rsidR="00007DF1" w:rsidRPr="00FF597F" w:rsidRDefault="0017676C" w:rsidP="00007DF1">
      <w:pPr>
        <w:pStyle w:val="Heading3"/>
        <w:rPr>
          <w:rFonts w:cs="Times New Roman"/>
        </w:rPr>
      </w:pPr>
      <w:r>
        <w:rPr>
          <w:rFonts w:cs="Times New Roman"/>
        </w:rPr>
        <w:lastRenderedPageBreak/>
        <w:t xml:space="preserve">No Solvency - </w:t>
      </w:r>
      <w:r w:rsidR="00007DF1" w:rsidRPr="00FF597F">
        <w:rPr>
          <w:rFonts w:cs="Times New Roman"/>
        </w:rPr>
        <w:t xml:space="preserve">Experts – Funding </w:t>
      </w:r>
      <w:proofErr w:type="gramStart"/>
      <w:r w:rsidR="00007DF1" w:rsidRPr="00FF597F">
        <w:rPr>
          <w:rFonts w:cs="Times New Roman"/>
        </w:rPr>
        <w:t>Doesn’t</w:t>
      </w:r>
      <w:proofErr w:type="gramEnd"/>
      <w:r w:rsidR="00007DF1" w:rsidRPr="00FF597F">
        <w:rPr>
          <w:rFonts w:cs="Times New Roman"/>
        </w:rPr>
        <w:t xml:space="preserve"> Solve</w:t>
      </w:r>
    </w:p>
    <w:p w14:paraId="0C872ED6" w14:textId="77777777" w:rsidR="00007DF1" w:rsidRPr="00FF597F" w:rsidRDefault="00007DF1" w:rsidP="00007DF1"/>
    <w:p w14:paraId="391C8A34" w14:textId="77777777" w:rsidR="00007DF1" w:rsidRPr="00FF597F" w:rsidRDefault="00007DF1" w:rsidP="00007DF1">
      <w:pPr>
        <w:pStyle w:val="Heading4"/>
        <w:rPr>
          <w:rFonts w:cs="Times New Roman"/>
        </w:rPr>
      </w:pPr>
      <w:r w:rsidRPr="00FF597F">
        <w:rPr>
          <w:rFonts w:cs="Times New Roman"/>
        </w:rPr>
        <w:t xml:space="preserve">No solvency – funding </w:t>
      </w:r>
      <w:proofErr w:type="gramStart"/>
      <w:r w:rsidRPr="00FF597F">
        <w:rPr>
          <w:rFonts w:cs="Times New Roman"/>
        </w:rPr>
        <w:t>won’t</w:t>
      </w:r>
      <w:proofErr w:type="gramEnd"/>
      <w:r w:rsidRPr="00FF597F">
        <w:rPr>
          <w:rFonts w:cs="Times New Roman"/>
        </w:rPr>
        <w:t xml:space="preserve"> resolve lack of experts and inadequate evidence info from the labs</w:t>
      </w:r>
    </w:p>
    <w:p w14:paraId="16EECB27" w14:textId="77777777" w:rsidR="00007DF1" w:rsidRPr="00FF597F" w:rsidRDefault="00007DF1" w:rsidP="00007DF1">
      <w:pPr>
        <w:rPr>
          <w:rStyle w:val="Style13ptBold"/>
        </w:rPr>
      </w:pPr>
      <w:r w:rsidRPr="00FF597F">
        <w:rPr>
          <w:rStyle w:val="Style13ptBold"/>
        </w:rPr>
        <w:t>Balko, Washington Post opinion columnist, written interview with Guerra Thompson, University of Houston Law Center Houston Forensic Science Center board of directors’ vice chair, 19</w:t>
      </w:r>
    </w:p>
    <w:p w14:paraId="61F45DF9" w14:textId="77777777" w:rsidR="00007DF1" w:rsidRPr="00FF597F" w:rsidRDefault="00007DF1" w:rsidP="00007DF1">
      <w:r w:rsidRPr="00FF597F">
        <w:t xml:space="preserve">[Radley &amp; Sandra, 6-20-19, Washington Post, “We need to fix forensics. But how?”, </w:t>
      </w:r>
      <w:hyperlink r:id="rId86" w:history="1">
        <w:r w:rsidRPr="00FF597F">
          <w:rPr>
            <w:rStyle w:val="Hyperlink"/>
          </w:rPr>
          <w:t>https://www.washingtonpost.com/opinions/2019/06/20/we-need-fix-forensics-how/</w:t>
        </w:r>
      </w:hyperlink>
      <w:r w:rsidRPr="00FF597F">
        <w:t>, accessed 6-21-20, AFB]</w:t>
      </w:r>
    </w:p>
    <w:p w14:paraId="76C60C3F" w14:textId="77777777" w:rsidR="00007DF1" w:rsidRPr="00FF597F" w:rsidRDefault="00007DF1" w:rsidP="00007DF1">
      <w:pPr>
        <w:rPr>
          <w:i/>
          <w:iCs/>
          <w:u w:val="single"/>
        </w:rPr>
      </w:pPr>
      <w:r w:rsidRPr="00FF597F">
        <w:rPr>
          <w:i/>
          <w:iCs/>
          <w:highlight w:val="yellow"/>
          <w:u w:val="single"/>
        </w:rPr>
        <w:t>[DEBATE NOTE: THE FIRST PORTION OF THE TEXT IS THE QUESTION THAT APPEARED BEFORE THE SERIES OF ANSWERS FROM EXPERTS]</w:t>
      </w:r>
    </w:p>
    <w:p w14:paraId="26D0B138" w14:textId="77777777" w:rsidR="00007DF1" w:rsidRPr="00FF597F" w:rsidRDefault="00007DF1" w:rsidP="00007DF1">
      <w:pPr>
        <w:rPr>
          <w:rStyle w:val="StyleUnderline"/>
        </w:rPr>
      </w:pPr>
    </w:p>
    <w:p w14:paraId="2F2B6D36" w14:textId="77777777" w:rsidR="00007DF1" w:rsidRPr="00FF597F" w:rsidRDefault="00007DF1" w:rsidP="00007DF1">
      <w:r w:rsidRPr="00FF597F">
        <w:t xml:space="preserve">I asked the panelists six questions. </w:t>
      </w:r>
      <w:proofErr w:type="gramStart"/>
      <w:r w:rsidRPr="00FF597F">
        <w:t>We’ll</w:t>
      </w:r>
      <w:proofErr w:type="gramEnd"/>
      <w:r w:rsidRPr="00FF597F">
        <w:t xml:space="preserve"> post their answers to the first question today, and to the other questions in future posts.</w:t>
      </w:r>
    </w:p>
    <w:p w14:paraId="30098F7A" w14:textId="77777777" w:rsidR="00007DF1" w:rsidRPr="00FF597F" w:rsidRDefault="00007DF1" w:rsidP="00007DF1">
      <w:r w:rsidRPr="00FF597F">
        <w:t>Question 1</w:t>
      </w:r>
    </w:p>
    <w:p w14:paraId="79D21382" w14:textId="77777777" w:rsidR="00007DF1" w:rsidRPr="00FF597F" w:rsidRDefault="00007DF1" w:rsidP="00007DF1">
      <w:r w:rsidRPr="00FF597F">
        <w:rPr>
          <w:rStyle w:val="StyleUnderline"/>
        </w:rPr>
        <w:t xml:space="preserve">Under current law, judges have been designated as the “gatekeepers” of science in the courtroom. If one side wants to challenge the scientific validity of expert testimony, the lawyers for that side can request a hearing. If the hearing is granted, the judge </w:t>
      </w:r>
      <w:r w:rsidRPr="00FF597F">
        <w:t xml:space="preserve">may then hear evidence for and against the expert testimony, and </w:t>
      </w:r>
      <w:r w:rsidRPr="00FF597F">
        <w:rPr>
          <w:rStyle w:val="StyleUnderline"/>
        </w:rPr>
        <w:t>then decide whether the testimony is</w:t>
      </w:r>
      <w:r w:rsidRPr="00FF597F">
        <w:t xml:space="preserve"> reliable and, therefore, </w:t>
      </w:r>
      <w:r w:rsidRPr="00FF597F">
        <w:rPr>
          <w:rStyle w:val="StyleUnderline"/>
        </w:rPr>
        <w:t>admissible.</w:t>
      </w:r>
    </w:p>
    <w:p w14:paraId="0B435A6A" w14:textId="77777777" w:rsidR="00007DF1" w:rsidRPr="00FF597F" w:rsidRDefault="00007DF1" w:rsidP="00007DF1">
      <w:r w:rsidRPr="00FF597F">
        <w:rPr>
          <w:rStyle w:val="StyleUnderline"/>
        </w:rPr>
        <w:t>Critics say judges perform poorly at this task, and there is some persuasive evidence to back up that criticism.</w:t>
      </w:r>
      <w:r w:rsidRPr="00FF597F">
        <w:t xml:space="preserve"> This makes some sense, given that most judges are trained in law, not scientific analysis. When making these determinations, judges tend to look to at what other courts have done, instead of the current state of the science.</w:t>
      </w:r>
    </w:p>
    <w:p w14:paraId="31F05579" w14:textId="77777777" w:rsidR="00007DF1" w:rsidRPr="00FF597F" w:rsidRDefault="00007DF1" w:rsidP="00007DF1">
      <w:r w:rsidRPr="00FF597F">
        <w:t xml:space="preserve">But in a system like ours, the question becomes: </w:t>
      </w:r>
      <w:r w:rsidRPr="00FF597F">
        <w:rPr>
          <w:rStyle w:val="StyleUnderline"/>
        </w:rPr>
        <w:t>If not judges, then who? Who should determine what expertise a jury will and won’t be allowed to hear at trial? Moreover, forensics has been plagued not only by scientifically dubious areas of specialization, even within the legitimate specialties, but individual witnesses have offered testimony that is unsupported by science. Some have suggested that a national committee of scientists assess the validity of an entire field like bite-mark analysis, or a common diagnosis such as Shaken Baby Syndrome.</w:t>
      </w:r>
      <w:r w:rsidRPr="00FF597F">
        <w:t xml:space="preserve"> But it </w:t>
      </w:r>
      <w:proofErr w:type="gramStart"/>
      <w:r w:rsidRPr="00FF597F">
        <w:t>wouldn’t</w:t>
      </w:r>
      <w:proofErr w:type="gramEnd"/>
      <w:r w:rsidRPr="00FF597F">
        <w:t xml:space="preserve"> be practical for such a committee to assess every challenge to an expert during criminal trials across the country.</w:t>
      </w:r>
    </w:p>
    <w:p w14:paraId="6C0BC8F0" w14:textId="77777777" w:rsidR="00007DF1" w:rsidRPr="00FF597F" w:rsidRDefault="00007DF1" w:rsidP="00007DF1">
      <w:pPr>
        <w:rPr>
          <w:b/>
          <w:u w:val="single"/>
        </w:rPr>
      </w:pPr>
      <w:proofErr w:type="gramStart"/>
      <w:r w:rsidRPr="00FF597F">
        <w:t>Obviously</w:t>
      </w:r>
      <w:proofErr w:type="gramEnd"/>
      <w:r w:rsidRPr="00FF597F">
        <w:t xml:space="preserve"> we need some way of assessing the reliability of scientific and expert testimony. </w:t>
      </w:r>
      <w:r w:rsidRPr="00FF597F">
        <w:rPr>
          <w:rStyle w:val="StyleUnderline"/>
        </w:rPr>
        <w:t>What would the ideal system look like?</w:t>
      </w:r>
    </w:p>
    <w:p w14:paraId="1B28920E" w14:textId="77777777" w:rsidR="00007DF1" w:rsidRPr="00FF597F" w:rsidRDefault="00007DF1" w:rsidP="00007DF1">
      <w:pPr>
        <w:rPr>
          <w:i/>
          <w:iCs/>
          <w:u w:val="single"/>
        </w:rPr>
      </w:pPr>
      <w:r w:rsidRPr="00FF597F">
        <w:rPr>
          <w:i/>
          <w:iCs/>
          <w:highlight w:val="yellow"/>
          <w:u w:val="single"/>
        </w:rPr>
        <w:t>[DEBATE NOTE: THE FIRST PORTION OF THE TEXT (ABOVE) IS THE QUESTION THAT APPEARED BEFORE THE SERIES OF ANSWERS FROM EXPERTS]</w:t>
      </w:r>
    </w:p>
    <w:p w14:paraId="7E77E817" w14:textId="77777777" w:rsidR="00007DF1" w:rsidRPr="00FF597F" w:rsidRDefault="00007DF1" w:rsidP="00007DF1">
      <w:r w:rsidRPr="00FF597F">
        <w:t xml:space="preserve">Sandra </w:t>
      </w:r>
      <w:r w:rsidRPr="00FF597F">
        <w:rPr>
          <w:rStyle w:val="StyleUnderline"/>
        </w:rPr>
        <w:t>Guerra Thompson,</w:t>
      </w:r>
      <w:r w:rsidRPr="00FF597F">
        <w:t xml:space="preserve"> University of Houston Law Center, </w:t>
      </w:r>
      <w:r w:rsidRPr="00FF597F">
        <w:rPr>
          <w:rStyle w:val="StyleUnderline"/>
        </w:rPr>
        <w:t>Houston Forensic Science Center</w:t>
      </w:r>
    </w:p>
    <w:p w14:paraId="590FC5B9" w14:textId="77777777" w:rsidR="00007DF1" w:rsidRPr="00FF597F" w:rsidRDefault="00007DF1" w:rsidP="00007DF1">
      <w:pPr>
        <w:rPr>
          <w:rStyle w:val="StyleUnderline"/>
        </w:rPr>
      </w:pPr>
      <w:r w:rsidRPr="00FF597F">
        <w:rPr>
          <w:rStyle w:val="StyleUnderline"/>
        </w:rPr>
        <w:lastRenderedPageBreak/>
        <w:t>Judges are not entirely to blame for the admission of faulty forensic evidence. Prosecutors and defense attorneys also share the blame</w:t>
      </w:r>
      <w:r w:rsidRPr="00FF597F">
        <w:t xml:space="preserve">. </w:t>
      </w:r>
      <w:r w:rsidRPr="00FF597F">
        <w:rPr>
          <w:rStyle w:val="StyleUnderline"/>
        </w:rPr>
        <w:t>Historically, both judges and advocates were not aware of the problems in many police crime labs, and the weaknesses of various types of forensic evidence. Today there is far greater awareness that issues exist, but judges and lawyers still struggle to comprehend the intricacies of what is a multi-faceted problem.</w:t>
      </w:r>
    </w:p>
    <w:p w14:paraId="4D211E5A" w14:textId="77777777" w:rsidR="00007DF1" w:rsidRPr="00FF597F" w:rsidRDefault="00007DF1" w:rsidP="00007DF1">
      <w:pPr>
        <w:rPr>
          <w:rStyle w:val="StyleUnderline"/>
        </w:rPr>
      </w:pPr>
      <w:r w:rsidRPr="00FF597F">
        <w:rPr>
          <w:rStyle w:val="StyleUnderline"/>
        </w:rPr>
        <w:t>Judges cannot decide on their own to exclude unreliable evidence. It is up to defense counsel to object</w:t>
      </w:r>
      <w:r w:rsidRPr="00FF597F">
        <w:t xml:space="preserve"> to evidence and request a hearing where counsel can proffer testimony explaining the problems with the evidence, </w:t>
      </w:r>
      <w:r w:rsidRPr="00FF597F">
        <w:rPr>
          <w:rStyle w:val="StyleUnderline"/>
        </w:rPr>
        <w:t>and to persuade the judge of the unreliability of a forensic test result.</w:t>
      </w:r>
    </w:p>
    <w:p w14:paraId="0A963BDD" w14:textId="77777777" w:rsidR="00007DF1" w:rsidRPr="00FF597F" w:rsidRDefault="00007DF1" w:rsidP="00007DF1">
      <w:pPr>
        <w:rPr>
          <w:rStyle w:val="StyleUnderline"/>
        </w:rPr>
      </w:pPr>
      <w:r w:rsidRPr="00FF597F">
        <w:rPr>
          <w:rStyle w:val="StyleUnderline"/>
        </w:rPr>
        <w:t xml:space="preserve">For several reasons, defense counsel </w:t>
      </w:r>
      <w:proofErr w:type="gramStart"/>
      <w:r w:rsidRPr="00FF597F">
        <w:rPr>
          <w:rStyle w:val="StyleUnderline"/>
        </w:rPr>
        <w:t>have</w:t>
      </w:r>
      <w:proofErr w:type="gramEnd"/>
      <w:r w:rsidRPr="00FF597F">
        <w:rPr>
          <w:rStyle w:val="StyleUnderline"/>
        </w:rPr>
        <w:t xml:space="preserve"> not adequately challenged forensic evidence</w:t>
      </w:r>
      <w:r w:rsidRPr="00FF597F">
        <w:t xml:space="preserve">. </w:t>
      </w:r>
      <w:r w:rsidRPr="00FF597F">
        <w:rPr>
          <w:rStyle w:val="StyleUnderline"/>
        </w:rPr>
        <w:t>Too often, attorneys may not have the scientific competence to recognize the weakness in the evidence. The endemic underfunding of indigent defense exacerbates this problem. Appointed counsel may lack investigative resources, especially funding for forensic experts to guide them, review the lab reports, conduct independent testing, and testify in court.</w:t>
      </w:r>
    </w:p>
    <w:p w14:paraId="4083469B" w14:textId="77777777" w:rsidR="00007DF1" w:rsidRDefault="00007DF1" w:rsidP="00007DF1">
      <w:pPr>
        <w:rPr>
          <w:rStyle w:val="StyleUnderline"/>
        </w:rPr>
      </w:pPr>
      <w:r w:rsidRPr="00FF597F">
        <w:rPr>
          <w:rStyle w:val="StyleUnderline"/>
        </w:rPr>
        <w:t>Even if the courts provide the resources for defense experts, finding qualified experts to assist the defense is another enormous challenge. Another problem is that too many laboratories provide barebones information and non-standardized terminology in lab reports, making it nearly impossible for defense experts to evaluate the testing process.</w:t>
      </w:r>
    </w:p>
    <w:p w14:paraId="0738806E" w14:textId="77777777" w:rsidR="00007DF1" w:rsidRPr="00FF597F" w:rsidRDefault="00007DF1" w:rsidP="00007DF1">
      <w:pPr>
        <w:pStyle w:val="Heading3"/>
        <w:rPr>
          <w:rFonts w:cs="Times New Roman"/>
        </w:rPr>
      </w:pPr>
      <w:r>
        <w:rPr>
          <w:rFonts w:cs="Times New Roman"/>
        </w:rPr>
        <w:lastRenderedPageBreak/>
        <w:t>AT – Judges Key Solvency – Juries Key</w:t>
      </w:r>
    </w:p>
    <w:p w14:paraId="1DA3A074" w14:textId="77777777" w:rsidR="00007DF1" w:rsidRPr="00FF597F" w:rsidRDefault="00007DF1" w:rsidP="00007DF1"/>
    <w:p w14:paraId="294F473A" w14:textId="77777777" w:rsidR="00007DF1" w:rsidRPr="00FF597F" w:rsidRDefault="00007DF1" w:rsidP="00007DF1">
      <w:pPr>
        <w:pStyle w:val="Heading4"/>
        <w:rPr>
          <w:rFonts w:cs="Times New Roman"/>
        </w:rPr>
      </w:pPr>
      <w:r w:rsidRPr="00FF597F">
        <w:rPr>
          <w:rFonts w:cs="Times New Roman"/>
        </w:rPr>
        <w:t>Judges not key—Jurors key in evaluating forensic science</w:t>
      </w:r>
    </w:p>
    <w:p w14:paraId="616C41AD" w14:textId="77777777" w:rsidR="00007DF1" w:rsidRPr="00FF597F" w:rsidRDefault="00007DF1" w:rsidP="00007DF1">
      <w:r w:rsidRPr="00FF597F">
        <w:rPr>
          <w:rStyle w:val="Style13ptBold"/>
        </w:rPr>
        <w:t>Wilcox, Husson University School of Legal Studies professor, and NicDaeid, University of Dundee Leverhulme Research Center for Forensic Science director, 18</w:t>
      </w:r>
    </w:p>
    <w:p w14:paraId="1120803D" w14:textId="77777777" w:rsidR="00007DF1" w:rsidRPr="00FF597F" w:rsidRDefault="00007DF1" w:rsidP="00007DF1">
      <w:r w:rsidRPr="00FF597F">
        <w:t xml:space="preserve">(A. McCarthy Wilcox and N. Nicdaeid, 10-18-18, Forensic Science International, vol. 291, “Jurors’ perceptions of forensic science expert witnesses”, </w:t>
      </w:r>
      <w:hyperlink r:id="rId87" w:history="1">
        <w:r w:rsidRPr="00FF597F">
          <w:rPr>
            <w:rStyle w:val="Hyperlink"/>
            <w:rFonts w:eastAsiaTheme="majorEastAsia"/>
          </w:rPr>
          <w:t>https://www.sciencedirect.com/science/article/pii/S0379073818304602</w:t>
        </w:r>
      </w:hyperlink>
      <w:r w:rsidRPr="00FF597F">
        <w:t>, accessed:06/22/20, SS)</w:t>
      </w:r>
    </w:p>
    <w:p w14:paraId="26E45757" w14:textId="77777777" w:rsidR="00007DF1" w:rsidRPr="00FF597F" w:rsidRDefault="00007DF1" w:rsidP="00007DF1"/>
    <w:p w14:paraId="20F75A68" w14:textId="77777777" w:rsidR="00007DF1" w:rsidRPr="00FF597F" w:rsidRDefault="00007DF1" w:rsidP="00007DF1">
      <w:r w:rsidRPr="00FF597F">
        <w:rPr>
          <w:rStyle w:val="StyleUnderline"/>
        </w:rPr>
        <w:t xml:space="preserve">The judicial system calls upon expert witnesses to testify in court when complex or specialized knowledge, beyond that of the lay person, is needed to interpret the evidence. Previous research has indicated that </w:t>
      </w:r>
      <w:proofErr w:type="gramStart"/>
      <w:r w:rsidRPr="00FF597F">
        <w:rPr>
          <w:rStyle w:val="StyleUnderline"/>
        </w:rPr>
        <w:t>particular traits</w:t>
      </w:r>
      <w:proofErr w:type="gramEnd"/>
      <w:r w:rsidRPr="00FF597F">
        <w:rPr>
          <w:rStyle w:val="StyleUnderline"/>
        </w:rPr>
        <w:t xml:space="preserve"> of the expert witness can affect their credibility in the eyes of the jury, however most of this research has been undertaken using mock jurors</w:t>
      </w:r>
      <w:r w:rsidRPr="00FF597F">
        <w:t xml:space="preserve">. In contrast, this study investigated the perceptions of real jurors. In particular, the research focused on the juror’s perception of the forensic scientists’ expertise and credibility during testimony in homicide cases. </w:t>
      </w:r>
      <w:r w:rsidRPr="00FF597F">
        <w:rPr>
          <w:rStyle w:val="StyleUnderline"/>
        </w:rPr>
        <w:t>Data was gathered from jurors after nine homicide trials using both questionnaire</w:t>
      </w:r>
      <w:r w:rsidRPr="00FF597F">
        <w:t xml:space="preserve"> (n = 29) </w:t>
      </w:r>
      <w:r w:rsidRPr="00FF597F">
        <w:rPr>
          <w:rStyle w:val="StyleUnderline"/>
        </w:rPr>
        <w:t xml:space="preserve">and direct one to one </w:t>
      </w:r>
      <w:proofErr w:type="gramStart"/>
      <w:r w:rsidRPr="00FF597F">
        <w:rPr>
          <w:rStyle w:val="StyleUnderline"/>
        </w:rPr>
        <w:t>interviews</w:t>
      </w:r>
      <w:proofErr w:type="gramEnd"/>
      <w:r w:rsidRPr="00FF597F">
        <w:t xml:space="preserve"> (n = 22). </w:t>
      </w:r>
      <w:r w:rsidRPr="00FF597F">
        <w:rPr>
          <w:rStyle w:val="StyleUnderline"/>
        </w:rPr>
        <w:t>The jurors defined what they thought an expert witness was and what attributes were important in a forensic scientist. Jurors suggested that the expert witness’s education and years of experience were more important than certification or laboratory accreditation</w:t>
      </w:r>
      <w:r w:rsidRPr="00FF597F">
        <w:t xml:space="preserve">. The jurors’ perceptions of the credibility of the expert was based upon the academic qualifications of the expert, the confidence they portrayed in answering the questions ask of them, their </w:t>
      </w:r>
      <w:proofErr w:type="gramStart"/>
      <w:r w:rsidRPr="00FF597F">
        <w:t>demeanor</w:t>
      </w:r>
      <w:proofErr w:type="gramEnd"/>
      <w:r w:rsidRPr="00FF597F">
        <w:t xml:space="preserve"> and their status of being government employee.</w:t>
      </w:r>
    </w:p>
    <w:p w14:paraId="4C540B4B" w14:textId="77777777" w:rsidR="00007DF1" w:rsidRPr="00FF597F" w:rsidRDefault="00007DF1" w:rsidP="00007DF1">
      <w:pPr>
        <w:rPr>
          <w:rStyle w:val="StyleUnderline"/>
        </w:rPr>
      </w:pPr>
      <w:r w:rsidRPr="00FF597F">
        <w:rPr>
          <w:rStyle w:val="StyleUnderline"/>
        </w:rPr>
        <w:t xml:space="preserve">The use of narrative language and demonstrative aids by the forensic science expert witness to explain the evidence was explored. Jurors described a deeper understanding as a result of narrative </w:t>
      </w:r>
      <w:proofErr w:type="gramStart"/>
      <w:r w:rsidRPr="00FF597F">
        <w:rPr>
          <w:rStyle w:val="StyleUnderline"/>
        </w:rPr>
        <w:t>testimony</w:t>
      </w:r>
      <w:proofErr w:type="gramEnd"/>
      <w:r w:rsidRPr="00FF597F">
        <w:rPr>
          <w:rStyle w:val="StyleUnderline"/>
        </w:rPr>
        <w:t xml:space="preserve"> and this was reported to be a key factor in the juror’s acceptance that the witness was credible.</w:t>
      </w:r>
    </w:p>
    <w:p w14:paraId="6B0F7FAF" w14:textId="77777777" w:rsidR="00007DF1" w:rsidRDefault="00007DF1" w:rsidP="00007DF1">
      <w:pPr>
        <w:rPr>
          <w:rStyle w:val="StyleUnderline"/>
        </w:rPr>
      </w:pPr>
    </w:p>
    <w:p w14:paraId="23B951D1" w14:textId="77777777" w:rsidR="00007DF1" w:rsidRDefault="00007DF1" w:rsidP="00007DF1">
      <w:pPr>
        <w:pStyle w:val="Heading2"/>
      </w:pPr>
      <w:r>
        <w:lastRenderedPageBreak/>
        <w:t>Topicality</w:t>
      </w:r>
    </w:p>
    <w:p w14:paraId="17848C2E" w14:textId="77777777" w:rsidR="00007DF1" w:rsidRDefault="00007DF1" w:rsidP="00007DF1">
      <w:pPr>
        <w:pStyle w:val="Heading3"/>
      </w:pPr>
      <w:r>
        <w:lastRenderedPageBreak/>
        <w:t>T – Substantial</w:t>
      </w:r>
    </w:p>
    <w:p w14:paraId="53027E9A" w14:textId="77777777" w:rsidR="00007DF1" w:rsidRPr="00EE2EE2" w:rsidRDefault="00007DF1" w:rsidP="00EE2EE2">
      <w:pPr>
        <w:pStyle w:val="Heading4"/>
      </w:pPr>
      <w:r w:rsidRPr="00EE2EE2">
        <w:t xml:space="preserve">Physical Forensic Evidence </w:t>
      </w:r>
      <w:proofErr w:type="gramStart"/>
      <w:r w:rsidRPr="00EE2EE2">
        <w:t>isn’t</w:t>
      </w:r>
      <w:proofErr w:type="gramEnd"/>
      <w:r w:rsidRPr="00EE2EE2">
        <w:t xml:space="preserve"> collected in a majority of crimes – that means the plan only impacts a small amount of cases</w:t>
      </w:r>
    </w:p>
    <w:p w14:paraId="21BFB523" w14:textId="77777777" w:rsidR="00007DF1" w:rsidRPr="00EE2EE2" w:rsidRDefault="00007DF1" w:rsidP="00EE2EE2">
      <w:pPr>
        <w:rPr>
          <w:rStyle w:val="Style13ptBold"/>
        </w:rPr>
      </w:pPr>
      <w:r w:rsidRPr="00EE2EE2">
        <w:rPr>
          <w:rStyle w:val="Style13ptBold"/>
        </w:rPr>
        <w:t>Peterson, American Psychologist, et. al., 10</w:t>
      </w:r>
    </w:p>
    <w:p w14:paraId="5294B55D"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[Joseph, Ira Sommers, Associate Professor of Criminal Justice at California State University, Deborah Baskin, Chairperson of the Department of Criminal Justice at California State University, 6/10/10, National Institute of Justice, “THE ROLE AND IMPACT OF FORENSIC EVIDENCE IN THE CRIMINAL JUSTICE PROCESS”, https://www.ncjrs.gov/pdffiles1/nij/grants/231977.pdf, p. 122-123, accessed 7/6/20, MZK]</w:t>
      </w:r>
    </w:p>
    <w:p w14:paraId="2DFE8CB9" w14:textId="77777777" w:rsidR="00007DF1" w:rsidRPr="009E2FC9" w:rsidRDefault="00007DF1" w:rsidP="00007DF1">
      <w:pPr>
        <w:rPr>
          <w:rFonts w:ascii="Times New Roman" w:hAnsi="Times New Roman" w:cs="Times New Roman"/>
          <w:u w:val="single"/>
        </w:rPr>
      </w:pPr>
      <w:r w:rsidRPr="009E2FC9">
        <w:rPr>
          <w:rFonts w:ascii="Times New Roman" w:hAnsi="Times New Roman" w:cs="Times New Roman"/>
          <w:u w:val="single"/>
        </w:rPr>
        <w:t>Several studies in the 1970s and 1980s looked at the effects of physical evidence on the outcomes of police investigations and prosecutions.</w:t>
      </w:r>
      <w:r w:rsidRPr="009E2FC9">
        <w:rPr>
          <w:rFonts w:ascii="Times New Roman" w:hAnsi="Times New Roman" w:cs="Times New Roman"/>
        </w:rPr>
        <w:t xml:space="preserve"> The Rand Corporation study (Greenwood et al, 1975) was highly critical of detective activities, finding that information supplied by victims to the first officers at the scene was most determinative in predicting if a crime would be solved. Classical investigation techniques and physical evidence </w:t>
      </w:r>
      <w:proofErr w:type="gramStart"/>
      <w:r w:rsidRPr="009E2FC9">
        <w:rPr>
          <w:rFonts w:ascii="Times New Roman" w:hAnsi="Times New Roman" w:cs="Times New Roman"/>
        </w:rPr>
        <w:t>in particular played</w:t>
      </w:r>
      <w:proofErr w:type="gramEnd"/>
      <w:r w:rsidRPr="009E2FC9">
        <w:rPr>
          <w:rFonts w:ascii="Times New Roman" w:hAnsi="Times New Roman" w:cs="Times New Roman"/>
        </w:rPr>
        <w:t xml:space="preserve"> little role in solving crimes. </w:t>
      </w:r>
      <w:r w:rsidRPr="009E2FC9">
        <w:rPr>
          <w:rFonts w:ascii="Times New Roman" w:hAnsi="Times New Roman" w:cs="Times New Roman"/>
          <w:u w:val="single"/>
        </w:rPr>
        <w:t xml:space="preserve">The study also found </w:t>
      </w:r>
      <w:r w:rsidRPr="009E2FC9">
        <w:rPr>
          <w:rFonts w:ascii="Times New Roman" w:hAnsi="Times New Roman" w:cs="Times New Roman"/>
        </w:rPr>
        <w:t xml:space="preserve">physical evidence available in most cases and latent fingerprints in over half, but </w:t>
      </w:r>
      <w:r w:rsidRPr="009E2FC9">
        <w:rPr>
          <w:rFonts w:ascii="Times New Roman" w:hAnsi="Times New Roman" w:cs="Times New Roman"/>
          <w:u w:val="single"/>
        </w:rPr>
        <w:t xml:space="preserve">that fingerprints led to the identification of the offender in only 1% of cases. </w:t>
      </w:r>
    </w:p>
    <w:p w14:paraId="19696A2E"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 xml:space="preserve">Forst et al., (1977) examined the outcome of cases after arrest. </w:t>
      </w:r>
      <w:r w:rsidRPr="009E2FC9">
        <w:rPr>
          <w:rFonts w:ascii="Times New Roman" w:hAnsi="Times New Roman" w:cs="Times New Roman"/>
          <w:u w:val="single"/>
        </w:rPr>
        <w:t>They found that more than 70% of arrests did not lead to conviction, but that three factors were critical to arrests that did: the location of two or more witnesses, the minimization of time from crime incidence to arrest, and the presence of “tangible evidence.”</w:t>
      </w:r>
      <w:r w:rsidRPr="009E2FC9">
        <w:rPr>
          <w:rFonts w:ascii="Times New Roman" w:hAnsi="Times New Roman" w:cs="Times New Roman"/>
        </w:rPr>
        <w:t xml:space="preserve"> Unfortunately, the study did not define tangible evidence, nor was it known if this evidence was </w:t>
      </w:r>
      <w:proofErr w:type="gramStart"/>
      <w:r w:rsidRPr="009E2FC9">
        <w:rPr>
          <w:rFonts w:ascii="Times New Roman" w:hAnsi="Times New Roman" w:cs="Times New Roman"/>
        </w:rPr>
        <w:t>actually examined</w:t>
      </w:r>
      <w:proofErr w:type="gramEnd"/>
      <w:r w:rsidRPr="009E2FC9">
        <w:rPr>
          <w:rFonts w:ascii="Times New Roman" w:hAnsi="Times New Roman" w:cs="Times New Roman"/>
        </w:rPr>
        <w:t xml:space="preserve"> in a crime laboratory. Another study showed that on average only about half of police arrests resulted in formal charging by a prosecutor. </w:t>
      </w:r>
      <w:r w:rsidRPr="009E2FC9">
        <w:rPr>
          <w:rFonts w:ascii="Times New Roman" w:hAnsi="Times New Roman" w:cs="Times New Roman"/>
          <w:u w:val="single"/>
        </w:rPr>
        <w:t xml:space="preserve">Of the cases charged, about 70-80% resulted in conviction; however, the vast majority (90%) was resolved through a plea and only 10% had </w:t>
      </w:r>
      <w:proofErr w:type="gramStart"/>
      <w:r w:rsidRPr="009E2FC9">
        <w:rPr>
          <w:rFonts w:ascii="Times New Roman" w:hAnsi="Times New Roman" w:cs="Times New Roman"/>
          <w:u w:val="single"/>
        </w:rPr>
        <w:t>actually gone</w:t>
      </w:r>
      <w:proofErr w:type="gramEnd"/>
      <w:r w:rsidRPr="009E2FC9">
        <w:rPr>
          <w:rFonts w:ascii="Times New Roman" w:hAnsi="Times New Roman" w:cs="Times New Roman"/>
          <w:u w:val="single"/>
        </w:rPr>
        <w:t xml:space="preserve"> to trial</w:t>
      </w:r>
      <w:r w:rsidRPr="009E2FC9">
        <w:rPr>
          <w:rFonts w:ascii="Times New Roman" w:hAnsi="Times New Roman" w:cs="Times New Roman"/>
        </w:rPr>
        <w:t xml:space="preserve"> (Boland et al., 1989). Studies of burglaries by Stanford Research Institute (Greenberg et al., 1973) and the Police Executive Research Forum (Eck, 1979) successfully identified key variables (including usable fingerprints) that predicted case outcome in 85% of cases. A British study (Ramsay, 1987) found that forensic laboratories provided “helpful information” to the police in about three-quarters of cases where suspects had been identified (suspects were absolved in about 7% of evidence submissions), but in less that 40% of cases without suspects. This line of research did not continue into the 1990s and beyond. </w:t>
      </w:r>
    </w:p>
    <w:p w14:paraId="7C1B196F"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 xml:space="preserve">At the court level, </w:t>
      </w:r>
      <w:proofErr w:type="gramStart"/>
      <w:r w:rsidRPr="009E2FC9">
        <w:rPr>
          <w:rFonts w:ascii="Times New Roman" w:hAnsi="Times New Roman" w:cs="Times New Roman"/>
        </w:rPr>
        <w:t>Eisenstein</w:t>
      </w:r>
      <w:proofErr w:type="gramEnd"/>
      <w:r w:rsidRPr="009E2FC9">
        <w:rPr>
          <w:rFonts w:ascii="Times New Roman" w:hAnsi="Times New Roman" w:cs="Times New Roman"/>
        </w:rPr>
        <w:t xml:space="preserve"> and Jacob (1977) attempted to assess the impact of evidence on actual case outcomes and found that strength of evidence was associated with likelihood of conviction and sentence imposed. However, their measures were crude – aggregating various types of evidence – which precluded assessment of the impact of scientific or any other type of evidence. Feeney et al.’s 1983 study of robbery and burglary arrests found evidence (a witness’s identification of the defendant) as the most important factor in predicting conviction. </w:t>
      </w:r>
    </w:p>
    <w:p w14:paraId="36ABB667"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 xml:space="preserve">The role of evidence in plea bargains is debatable given the inconsistent, varying character of plea discussions. Some (Heumann, 1978; Rosett and Cressey, 1976) downplayed the importance of evidence in case disposition, with attorneys finding it easier to agree on disposition than on disputed facts (evidence). Neubauer (1974) described plea-bargaining as a “mini-trial” where the attorneys analyze the evidence much as jurors would. McDonald (1979) similarly found </w:t>
      </w:r>
      <w:r w:rsidRPr="009E2FC9">
        <w:rPr>
          <w:rFonts w:ascii="Times New Roman" w:hAnsi="Times New Roman" w:cs="Times New Roman"/>
          <w:u w:val="single"/>
        </w:rPr>
        <w:t xml:space="preserve">“strength of the case” and available evidence and witnesses most critical in decisions to plea bargain or to take a case to trial. </w:t>
      </w:r>
      <w:r w:rsidRPr="009E2FC9">
        <w:rPr>
          <w:rFonts w:ascii="Times New Roman" w:hAnsi="Times New Roman" w:cs="Times New Roman"/>
        </w:rPr>
        <w:t xml:space="preserve">In sum, </w:t>
      </w:r>
      <w:r w:rsidRPr="009E2FC9">
        <w:rPr>
          <w:rFonts w:ascii="Times New Roman" w:hAnsi="Times New Roman" w:cs="Times New Roman"/>
          <w:u w:val="single"/>
        </w:rPr>
        <w:t xml:space="preserve">there is </w:t>
      </w:r>
      <w:r w:rsidRPr="009E2FC9">
        <w:rPr>
          <w:rFonts w:ascii="Times New Roman" w:hAnsi="Times New Roman" w:cs="Times New Roman"/>
          <w:u w:val="single"/>
        </w:rPr>
        <w:lastRenderedPageBreak/>
        <w:t>little agreement about the importance of evidence and little knowledge about the importance that various kinds of evidence play in decisions to charge or to seek or accept a plea.</w:t>
      </w:r>
      <w:r w:rsidRPr="009E2FC9">
        <w:rPr>
          <w:rFonts w:ascii="Times New Roman" w:hAnsi="Times New Roman" w:cs="Times New Roman"/>
        </w:rPr>
        <w:t xml:space="preserve"> </w:t>
      </w:r>
    </w:p>
    <w:p w14:paraId="748169A7"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 xml:space="preserve">Research into the role evidence plays at trial is somewhat better documented but not current. Kalven and Zeisel’s 1966 landmark study of jury behavior found that most juries followed the evidence presented and reached verdicts identical to those of judges. They also documented the infrequent use of scientific expert witnesses at trial. </w:t>
      </w:r>
      <w:r w:rsidRPr="009E2FC9">
        <w:rPr>
          <w:rFonts w:ascii="Times New Roman" w:hAnsi="Times New Roman" w:cs="Times New Roman"/>
          <w:u w:val="single"/>
        </w:rPr>
        <w:t>A study of court files by Lassers in 1967 found a heavy reliance on confessions and witness testimony to secure convictions in contrast to the infrequent</w:t>
      </w:r>
      <w:r w:rsidRPr="009E2FC9">
        <w:rPr>
          <w:rFonts w:ascii="Times New Roman" w:hAnsi="Times New Roman" w:cs="Times New Roman"/>
        </w:rPr>
        <w:t xml:space="preserve"> (~25%) </w:t>
      </w:r>
      <w:r w:rsidRPr="009E2FC9">
        <w:rPr>
          <w:rFonts w:ascii="Times New Roman" w:hAnsi="Times New Roman" w:cs="Times New Roman"/>
          <w:u w:val="single"/>
        </w:rPr>
        <w:t>use by prosecutors of scientific evidence in capital cases</w:t>
      </w:r>
      <w:r w:rsidRPr="009E2FC9">
        <w:rPr>
          <w:rFonts w:ascii="Times New Roman" w:hAnsi="Times New Roman" w:cs="Times New Roman"/>
        </w:rPr>
        <w:t xml:space="preserve"> reviewed by the Illinois Supreme Court. </w:t>
      </w:r>
    </w:p>
    <w:p w14:paraId="23BF1C83"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 xml:space="preserve">The most detailed studies of the use of scientific evidence in the investigation and adjudication of cases were funded by NIJ in the 1980s. The first, Forensic Evidence and the Police (Peterson, et al., 1984), examined close to 2,700 randomly selected cases drawn from four jurisdictions nationwide – ~1,600 cases with analyzed physical evidence and ~1,100 otherwise similar cases where no physical evidence was collected. Case files were stratified by offense type (homicide, rape, robbery, aggravated </w:t>
      </w:r>
      <w:proofErr w:type="gramStart"/>
      <w:r w:rsidRPr="009E2FC9">
        <w:rPr>
          <w:rFonts w:ascii="Times New Roman" w:hAnsi="Times New Roman" w:cs="Times New Roman"/>
        </w:rPr>
        <w:t>assault</w:t>
      </w:r>
      <w:proofErr w:type="gramEnd"/>
      <w:r w:rsidRPr="009E2FC9">
        <w:rPr>
          <w:rFonts w:ascii="Times New Roman" w:hAnsi="Times New Roman" w:cs="Times New Roman"/>
        </w:rPr>
        <w:t xml:space="preserve"> and burglary) and were drawn from police agency, crime laboratory, prosecutor and court files. </w:t>
      </w:r>
    </w:p>
    <w:p w14:paraId="75B59658" w14:textId="77777777" w:rsidR="00007DF1" w:rsidRPr="009E2FC9" w:rsidRDefault="00007DF1" w:rsidP="00007DF1">
      <w:pPr>
        <w:rPr>
          <w:rFonts w:ascii="Times New Roman" w:hAnsi="Times New Roman" w:cs="Times New Roman"/>
        </w:rPr>
      </w:pPr>
      <w:r w:rsidRPr="009E2FC9">
        <w:rPr>
          <w:rFonts w:ascii="Times New Roman" w:hAnsi="Times New Roman" w:cs="Times New Roman"/>
        </w:rPr>
        <w:t xml:space="preserve">This study showed that </w:t>
      </w:r>
      <w:r w:rsidRPr="009E2FC9">
        <w:rPr>
          <w:rFonts w:ascii="Times New Roman" w:hAnsi="Times New Roman" w:cs="Times New Roman"/>
          <w:b/>
          <w:u w:val="single"/>
        </w:rPr>
        <w:t>physical evidence was collected and analyzed in only 20-30% of all serious crimes.</w:t>
      </w:r>
      <w:r w:rsidRPr="009E2FC9">
        <w:rPr>
          <w:rFonts w:ascii="Times New Roman" w:hAnsi="Times New Roman" w:cs="Times New Roman"/>
        </w:rPr>
        <w:t xml:space="preserve"> Further, this rate varied greatly by crime type. For example, </w:t>
      </w:r>
      <w:r w:rsidRPr="009E2FC9">
        <w:rPr>
          <w:rFonts w:ascii="Times New Roman" w:hAnsi="Times New Roman" w:cs="Times New Roman"/>
          <w:u w:val="single"/>
        </w:rPr>
        <w:t>the police collected physical evidence in virtually 100% of murder and drug cases and 75% of rape cases, but in only 10-20% of attempted murders, 33% of burglaries, and 20% of robberies.</w:t>
      </w:r>
      <w:r w:rsidRPr="009E2FC9">
        <w:rPr>
          <w:rFonts w:ascii="Times New Roman" w:hAnsi="Times New Roman" w:cs="Times New Roman"/>
        </w:rPr>
        <w:t xml:space="preserve"> Excluding controlled substances, which make up 70% or more of laboratory caseloads, blood, hair, </w:t>
      </w:r>
      <w:proofErr w:type="gramStart"/>
      <w:r w:rsidRPr="009E2FC9">
        <w:rPr>
          <w:rFonts w:ascii="Times New Roman" w:hAnsi="Times New Roman" w:cs="Times New Roman"/>
        </w:rPr>
        <w:t>firearms</w:t>
      </w:r>
      <w:proofErr w:type="gramEnd"/>
      <w:r w:rsidRPr="009E2FC9">
        <w:rPr>
          <w:rFonts w:ascii="Times New Roman" w:hAnsi="Times New Roman" w:cs="Times New Roman"/>
        </w:rPr>
        <w:t xml:space="preserve"> and fingerprints were the principal forms of physical evidence most frequently collected and examined in the laboratory. </w:t>
      </w:r>
    </w:p>
    <w:p w14:paraId="5255961E" w14:textId="77777777" w:rsidR="00007DF1" w:rsidRPr="001627A0" w:rsidRDefault="00007DF1" w:rsidP="00007DF1"/>
    <w:p w14:paraId="386CE952" w14:textId="77777777" w:rsidR="00007DF1" w:rsidRPr="00FF597F" w:rsidRDefault="00007DF1" w:rsidP="00007DF1">
      <w:pPr>
        <w:pStyle w:val="Heading2"/>
        <w:rPr>
          <w:rFonts w:cs="Times New Roman"/>
        </w:rPr>
      </w:pPr>
      <w:r w:rsidRPr="00FF597F">
        <w:rPr>
          <w:rFonts w:cs="Times New Roman"/>
        </w:rPr>
        <w:lastRenderedPageBreak/>
        <w:t>Counterplans</w:t>
      </w:r>
    </w:p>
    <w:p w14:paraId="453FC242" w14:textId="77777777" w:rsidR="00007DF1" w:rsidRPr="007D31F8" w:rsidRDefault="00007DF1" w:rsidP="00007DF1">
      <w:pPr>
        <w:pStyle w:val="Heading3"/>
      </w:pPr>
      <w:r>
        <w:lastRenderedPageBreak/>
        <w:t>1NC State Commissions CP</w:t>
      </w:r>
    </w:p>
    <w:p w14:paraId="3A0C4527" w14:textId="77777777" w:rsidR="00007DF1" w:rsidRDefault="00007DF1" w:rsidP="00007DF1">
      <w:pPr>
        <w:pStyle w:val="Heading4"/>
      </w:pPr>
      <w:r>
        <w:t>The 50 States should create independent oversight boards comprised of diverse stakeholders that would:</w:t>
      </w:r>
    </w:p>
    <w:p w14:paraId="03C5C795" w14:textId="77777777" w:rsidR="00007DF1" w:rsidRPr="007D31F8" w:rsidRDefault="00007DF1" w:rsidP="00007DF1">
      <w:pPr>
        <w:rPr>
          <w:rStyle w:val="Style13ptBold"/>
        </w:rPr>
      </w:pPr>
      <w:r w:rsidRPr="007D31F8">
        <w:rPr>
          <w:rStyle w:val="Style13ptBold"/>
        </w:rPr>
        <w:t>-</w:t>
      </w:r>
      <w:r w:rsidRPr="007D31F8">
        <w:rPr>
          <w:rStyle w:val="Style13ptBold"/>
        </w:rPr>
        <w:tab/>
        <w:t>Enact reforms that regulate at both laboratory and individual levels</w:t>
      </w:r>
    </w:p>
    <w:p w14:paraId="55864D82" w14:textId="77777777" w:rsidR="00007DF1" w:rsidRPr="007D31F8" w:rsidRDefault="00007DF1" w:rsidP="00007DF1">
      <w:pPr>
        <w:rPr>
          <w:rStyle w:val="Style13ptBold"/>
        </w:rPr>
      </w:pPr>
      <w:r w:rsidRPr="007D31F8">
        <w:rPr>
          <w:rStyle w:val="Style13ptBold"/>
        </w:rPr>
        <w:t>-</w:t>
      </w:r>
      <w:r w:rsidRPr="007D31F8">
        <w:rPr>
          <w:rStyle w:val="Style13ptBold"/>
        </w:rPr>
        <w:tab/>
        <w:t>Monitor the implementation of reforms</w:t>
      </w:r>
    </w:p>
    <w:p w14:paraId="1C585EC7" w14:textId="77777777" w:rsidR="00007DF1" w:rsidRPr="007D31F8" w:rsidRDefault="00007DF1" w:rsidP="00007DF1">
      <w:pPr>
        <w:rPr>
          <w:rStyle w:val="Style13ptBold"/>
        </w:rPr>
      </w:pPr>
      <w:r w:rsidRPr="007D31F8">
        <w:rPr>
          <w:rStyle w:val="Style13ptBold"/>
        </w:rPr>
        <w:t>-</w:t>
      </w:r>
      <w:r w:rsidRPr="007D31F8">
        <w:rPr>
          <w:rStyle w:val="Style13ptBold"/>
        </w:rPr>
        <w:tab/>
        <w:t>Remove law enforcement oversight of forensic science</w:t>
      </w:r>
    </w:p>
    <w:p w14:paraId="0538B703" w14:textId="77777777" w:rsidR="00007DF1" w:rsidRPr="007D31F8" w:rsidRDefault="00007DF1" w:rsidP="00007DF1">
      <w:pPr>
        <w:rPr>
          <w:rStyle w:val="Style13ptBold"/>
        </w:rPr>
      </w:pPr>
      <w:r w:rsidRPr="007D31F8">
        <w:rPr>
          <w:rStyle w:val="Style13ptBold"/>
        </w:rPr>
        <w:t>-</w:t>
      </w:r>
      <w:r w:rsidRPr="007D31F8">
        <w:rPr>
          <w:rStyle w:val="Style13ptBold"/>
        </w:rPr>
        <w:tab/>
        <w:t>Define relevant terms</w:t>
      </w:r>
    </w:p>
    <w:p w14:paraId="6BD1A2D6" w14:textId="77777777" w:rsidR="00007DF1" w:rsidRPr="007D31F8" w:rsidRDefault="00007DF1" w:rsidP="00007DF1">
      <w:pPr>
        <w:rPr>
          <w:rStyle w:val="Style13ptBold"/>
        </w:rPr>
      </w:pPr>
      <w:r w:rsidRPr="007D31F8">
        <w:rPr>
          <w:rStyle w:val="Style13ptBold"/>
        </w:rPr>
        <w:t>-</w:t>
      </w:r>
      <w:r w:rsidRPr="007D31F8">
        <w:rPr>
          <w:rStyle w:val="Style13ptBold"/>
        </w:rPr>
        <w:tab/>
        <w:t>Require the accreditation of all laboratories</w:t>
      </w:r>
    </w:p>
    <w:p w14:paraId="6460E726" w14:textId="77777777" w:rsidR="00007DF1" w:rsidRPr="007D31F8" w:rsidRDefault="00007DF1" w:rsidP="00007DF1">
      <w:pPr>
        <w:rPr>
          <w:rStyle w:val="Style13ptBold"/>
        </w:rPr>
      </w:pPr>
      <w:r w:rsidRPr="007D31F8">
        <w:rPr>
          <w:rStyle w:val="Style13ptBold"/>
        </w:rPr>
        <w:t>-</w:t>
      </w:r>
      <w:r w:rsidRPr="007D31F8">
        <w:rPr>
          <w:rStyle w:val="Style13ptBold"/>
        </w:rPr>
        <w:tab/>
        <w:t>Periodically review state laboratories</w:t>
      </w:r>
    </w:p>
    <w:p w14:paraId="74907CEF" w14:textId="77777777" w:rsidR="00007DF1" w:rsidRPr="007D31F8" w:rsidRDefault="00007DF1" w:rsidP="00007DF1">
      <w:pPr>
        <w:rPr>
          <w:rStyle w:val="Style13ptBold"/>
        </w:rPr>
      </w:pPr>
      <w:r w:rsidRPr="007D31F8">
        <w:rPr>
          <w:rStyle w:val="Style13ptBold"/>
        </w:rPr>
        <w:t>-</w:t>
      </w:r>
      <w:r w:rsidRPr="007D31F8">
        <w:rPr>
          <w:rStyle w:val="Style13ptBold"/>
        </w:rPr>
        <w:tab/>
        <w:t>Educate prosecutors, defense attorneys, and judges on capabilities of forensic science</w:t>
      </w:r>
    </w:p>
    <w:p w14:paraId="6615DEBF" w14:textId="77777777" w:rsidR="00007DF1" w:rsidRPr="007D31F8" w:rsidRDefault="00007DF1" w:rsidP="00007DF1">
      <w:pPr>
        <w:rPr>
          <w:rStyle w:val="Style13ptBold"/>
        </w:rPr>
      </w:pPr>
      <w:r w:rsidRPr="007D31F8">
        <w:rPr>
          <w:rStyle w:val="Style13ptBold"/>
        </w:rPr>
        <w:t>-</w:t>
      </w:r>
      <w:r w:rsidRPr="007D31F8">
        <w:rPr>
          <w:rStyle w:val="Style13ptBold"/>
        </w:rPr>
        <w:tab/>
        <w:t>Appoint an independent inspector general to hold the board accountable</w:t>
      </w:r>
    </w:p>
    <w:p w14:paraId="700F4463" w14:textId="77777777" w:rsidR="00007DF1" w:rsidRPr="007D31F8" w:rsidRDefault="00007DF1" w:rsidP="00007DF1">
      <w:pPr>
        <w:rPr>
          <w:b/>
          <w:bCs/>
          <w:sz w:val="30"/>
        </w:rPr>
      </w:pPr>
      <w:r w:rsidRPr="007D31F8">
        <w:rPr>
          <w:rStyle w:val="Style13ptBold"/>
        </w:rPr>
        <w:t>-</w:t>
      </w:r>
      <w:r w:rsidRPr="007D31F8">
        <w:rPr>
          <w:rStyle w:val="Style13ptBold"/>
        </w:rPr>
        <w:tab/>
        <w:t>Establish a forensic science investigative panel in investigate claims of misconduct</w:t>
      </w:r>
    </w:p>
    <w:p w14:paraId="14BF8599" w14:textId="77777777" w:rsidR="00007DF1" w:rsidRPr="007D31F8" w:rsidRDefault="00007DF1" w:rsidP="00007DF1">
      <w:pPr>
        <w:pStyle w:val="Heading4"/>
      </w:pPr>
      <w:r>
        <w:t>That solves.</w:t>
      </w:r>
    </w:p>
    <w:p w14:paraId="12750D56" w14:textId="77777777" w:rsidR="00007DF1" w:rsidRPr="007B1BFD" w:rsidRDefault="00007DF1" w:rsidP="00007DF1">
      <w:pPr>
        <w:rPr>
          <w:rStyle w:val="Style13ptBold"/>
        </w:rPr>
      </w:pPr>
      <w:r w:rsidRPr="007B1BFD">
        <w:rPr>
          <w:rStyle w:val="Style13ptBold"/>
        </w:rPr>
        <w:t xml:space="preserve">Goldstein </w:t>
      </w:r>
      <w:r>
        <w:rPr>
          <w:rStyle w:val="Style13ptBold"/>
        </w:rPr>
        <w:t>Texas Law JD Candidate</w:t>
      </w:r>
      <w:r w:rsidRPr="007B1BFD">
        <w:rPr>
          <w:rStyle w:val="Style13ptBold"/>
        </w:rPr>
        <w:t>, 11</w:t>
      </w:r>
    </w:p>
    <w:p w14:paraId="2F8D4C0C" w14:textId="77777777" w:rsidR="00007DF1" w:rsidRPr="007B1BFD" w:rsidRDefault="00007DF1" w:rsidP="00007DF1">
      <w:r>
        <w:t>(Ryan M.,</w:t>
      </w:r>
      <w:r w:rsidRPr="00DC6C1E">
        <w:t xml:space="preserve"> </w:t>
      </w:r>
      <w:r>
        <w:t xml:space="preserve">11/1/11 Lawyer focusing on complex commercial litigation, professional malpractice, and complex financial transactions. </w:t>
      </w:r>
      <w:r w:rsidRPr="007B1BFD">
        <w:rPr>
          <w:i/>
          <w:iCs/>
        </w:rPr>
        <w:t>90</w:t>
      </w:r>
      <w:r>
        <w:t xml:space="preserve"> </w:t>
      </w:r>
      <w:r w:rsidRPr="007B1BFD">
        <w:rPr>
          <w:i/>
          <w:iCs/>
        </w:rPr>
        <w:t>Texas Law Review</w:t>
      </w:r>
      <w:r>
        <w:rPr>
          <w:i/>
          <w:iCs/>
        </w:rPr>
        <w:t xml:space="preserve"> 225</w:t>
      </w:r>
      <w:r>
        <w:t xml:space="preserve">, “Note: Improving Forensic Science Through State Oversight*”, </w:t>
      </w:r>
      <w:r w:rsidRPr="007B1BFD">
        <w:rPr>
          <w:i/>
          <w:iCs/>
        </w:rPr>
        <w:t>Nexis Uni</w:t>
      </w:r>
      <w:r>
        <w:t>, accessed 6/25/20, zC)</w:t>
      </w:r>
    </w:p>
    <w:p w14:paraId="5AAB3DDA" w14:textId="77777777" w:rsidR="00007DF1" w:rsidRDefault="00007DF1" w:rsidP="00007DF1">
      <w:r w:rsidRPr="0079486E">
        <w:rPr>
          <w:rStyle w:val="StyleUnderline"/>
        </w:rPr>
        <w:t>States should enact reforms that regulate at both the laboratory and individual-analyst levels.</w:t>
      </w:r>
      <w:r>
        <w:t xml:space="preserve"> Oversight should be independent, transparent, and active. </w:t>
      </w:r>
      <w:r w:rsidRPr="0079486E">
        <w:rPr>
          <w:rStyle w:val="StyleUnderline"/>
        </w:rPr>
        <w:t>The entities charged with oversight should continually recommend reforms</w:t>
      </w:r>
      <w:r>
        <w:t xml:space="preserve"> - rather than act as ad hoc task forces or infrequent investigators - </w:t>
      </w:r>
      <w:r w:rsidRPr="0079486E">
        <w:rPr>
          <w:rStyle w:val="StyleUnderline"/>
        </w:rPr>
        <w:t>and should monitor the implementation of reforms.</w:t>
      </w:r>
      <w:r>
        <w:t xml:space="preserve"> No state currently employs such a strong system of oversight.</w:t>
      </w:r>
    </w:p>
    <w:p w14:paraId="7670B7B2" w14:textId="77777777" w:rsidR="00007DF1" w:rsidRDefault="00007DF1" w:rsidP="00007DF1">
      <w:r>
        <w:t xml:space="preserve">While the NAS Report's call for the removal of laboratories from law enforcement is infeasible and unlikely to receive political support, 203 </w:t>
      </w:r>
      <w:r w:rsidRPr="0079486E">
        <w:rPr>
          <w:rStyle w:val="StyleUnderline"/>
        </w:rPr>
        <w:t>partial removal of law enforcement oversight could achieve many of the proposed benefits of complete removal, such as freeing forensic science from police management, separating funding streams, increasing the focus on scientific investigation, and fostering a scientific culture.</w:t>
      </w:r>
      <w:r>
        <w:t xml:space="preserve"> 204 At the same time, continuing to locate physical laboratories within police departments addresses the concerns of law enforcement and prosecutors 205 and maintains the tradition of the "police laboratory." Where the laboratory technician arrives to perform her job likely plays less of a role in reliability than who determines how she conducts her analyses and who investigates allegations of misconduct or error.</w:t>
      </w:r>
    </w:p>
    <w:p w14:paraId="5D443042" w14:textId="77777777" w:rsidR="00007DF1" w:rsidRPr="0079486E" w:rsidRDefault="00007DF1" w:rsidP="00007DF1">
      <w:pPr>
        <w:rPr>
          <w:rStyle w:val="StyleUnderline"/>
        </w:rPr>
      </w:pPr>
      <w:r w:rsidRPr="0079486E">
        <w:rPr>
          <w:rStyle w:val="StyleUnderline"/>
        </w:rPr>
        <w:t>A board comprised of diverse stakeholders</w:t>
      </w:r>
      <w:r>
        <w:t xml:space="preserve"> - forensic scientists, laboratory directors, law enforcement personnel, prosecutors, defense attorneys, and judges - </w:t>
      </w:r>
      <w:r w:rsidRPr="0079486E">
        <w:rPr>
          <w:rStyle w:val="StyleUnderline"/>
        </w:rPr>
        <w:t xml:space="preserve">should monitor laboratory practices and </w:t>
      </w:r>
      <w:r w:rsidRPr="0079486E">
        <w:rPr>
          <w:rStyle w:val="StyleUnderline"/>
        </w:rPr>
        <w:lastRenderedPageBreak/>
        <w:t>implement strong policies to combat reliability issues.</w:t>
      </w:r>
      <w:r>
        <w:t xml:space="preserve"> 206 </w:t>
      </w:r>
      <w:r w:rsidRPr="0079486E">
        <w:rPr>
          <w:rStyle w:val="StyleUnderline"/>
        </w:rPr>
        <w:t>The majority of members should come from the scientific, rather than the legal, community.</w:t>
      </w:r>
      <w:r>
        <w:t xml:space="preserve"> But </w:t>
      </w:r>
      <w:r w:rsidRPr="0079486E">
        <w:rPr>
          <w:rStyle w:val="StyleUnderline"/>
        </w:rPr>
        <w:t>this is not self-regulation; actors from outside of the laboratories and law enforcement organizations should also be involved.</w:t>
      </w:r>
      <w:r>
        <w:t xml:space="preserve"> 207 Unlike the majority of current state boards, </w:t>
      </w:r>
      <w:r w:rsidRPr="0079486E">
        <w:rPr>
          <w:rStyle w:val="StyleUnderline"/>
        </w:rPr>
        <w:t xml:space="preserve">the board must not be located within a law </w:t>
      </w:r>
      <w:proofErr w:type="gramStart"/>
      <w:r w:rsidRPr="0079486E">
        <w:rPr>
          <w:rStyle w:val="StyleUnderline"/>
        </w:rPr>
        <w:t>enforcement  [</w:t>
      </w:r>
      <w:proofErr w:type="gramEnd"/>
      <w:r w:rsidRPr="0079486E">
        <w:rPr>
          <w:rStyle w:val="StyleUnderline"/>
        </w:rPr>
        <w:t xml:space="preserve">*251]  agency. 208 It may </w:t>
      </w:r>
      <w:proofErr w:type="gramStart"/>
      <w:r w:rsidRPr="0079486E">
        <w:rPr>
          <w:rStyle w:val="StyleUnderline"/>
        </w:rPr>
        <w:t>be located in</w:t>
      </w:r>
      <w:proofErr w:type="gramEnd"/>
      <w:r w:rsidRPr="0079486E">
        <w:rPr>
          <w:rStyle w:val="StyleUnderline"/>
        </w:rPr>
        <w:t xml:space="preserve"> its own independent department or within an existing entity such as the Department of Health.</w:t>
      </w:r>
    </w:p>
    <w:p w14:paraId="1BFC32EA" w14:textId="77777777" w:rsidR="00007DF1" w:rsidRPr="0079486E" w:rsidRDefault="00007DF1" w:rsidP="00007DF1">
      <w:pPr>
        <w:rPr>
          <w:rStyle w:val="StyleUnderline"/>
        </w:rPr>
      </w:pPr>
      <w:r>
        <w:t xml:space="preserve">The statute establishing </w:t>
      </w:r>
      <w:r w:rsidRPr="0079486E">
        <w:rPr>
          <w:rStyle w:val="StyleUnderline"/>
        </w:rPr>
        <w:t xml:space="preserve">the board should define terms such as forensic science, forensic analysis, and forensic science provider broadly </w:t>
      </w:r>
      <w:proofErr w:type="gramStart"/>
      <w:r w:rsidRPr="0079486E">
        <w:rPr>
          <w:rStyle w:val="StyleUnderline"/>
        </w:rPr>
        <w:t>in order to</w:t>
      </w:r>
      <w:proofErr w:type="gramEnd"/>
      <w:r w:rsidRPr="0079486E">
        <w:rPr>
          <w:rStyle w:val="StyleUnderline"/>
        </w:rPr>
        <w:t xml:space="preserve"> avoid gaps in oversight.</w:t>
      </w:r>
      <w:r>
        <w:t xml:space="preserve"> For example, </w:t>
      </w:r>
      <w:r w:rsidRPr="0079486E">
        <w:rPr>
          <w:rStyle w:val="StyleUnderline"/>
        </w:rPr>
        <w:t>forensic analysis should mean any biological, medical, chemical, toxicologic, ballistic, or other expert examination or test performed on physical evidence, including DNA evidence, for the purposes of determining the connection of the evidence to a criminal action.</w:t>
      </w:r>
      <w:r>
        <w:t xml:space="preserve"> 209 A limited definition of forensic science currently constrains oversight in many jurisdictions, including for institutions such as the New York State Commission on Forensic Science 210 and for institutions in states requiring accreditation. 211 </w:t>
      </w:r>
      <w:r w:rsidRPr="0079486E">
        <w:rPr>
          <w:rStyle w:val="StyleUnderline"/>
        </w:rPr>
        <w:t xml:space="preserve">State statutes also typically exclude private laboratories from oversight. 212 Extending oversight to these laboratories and to forensic science in all contexts - including in disciplines performed outside of the traditional laboratory or by crime scene investigators - may be controversial 213 but is necessary </w:t>
      </w:r>
      <w:proofErr w:type="gramStart"/>
      <w:r w:rsidRPr="0079486E">
        <w:rPr>
          <w:rStyle w:val="StyleUnderline"/>
        </w:rPr>
        <w:t>in order to</w:t>
      </w:r>
      <w:proofErr w:type="gramEnd"/>
      <w:r w:rsidRPr="0079486E">
        <w:rPr>
          <w:rStyle w:val="StyleUnderline"/>
        </w:rPr>
        <w:t xml:space="preserve"> provide effective oversight.</w:t>
      </w:r>
    </w:p>
    <w:p w14:paraId="3539F3CE" w14:textId="77777777" w:rsidR="00007DF1" w:rsidRDefault="00007DF1" w:rsidP="00007DF1">
      <w:r w:rsidRPr="0079486E">
        <w:rPr>
          <w:rStyle w:val="StyleUnderline"/>
        </w:rPr>
        <w:t xml:space="preserve">The board should at least perform the following duties. It should familiarize itself with the literature on reliability and bias and mandate the most stringent quality-assurance and quality-control procedures possible, such as blind testing of evidence, 214 evidence lineups, 215 blind proficiency  [*252]  testing, 216 certification of technicians, 217 and a code of ethics. 218 To ensure compliance with this requirement, the enabling statute should require that at least one member of the board has expertise in laboratory standards and quality assurance. </w:t>
      </w:r>
      <w:r>
        <w:t xml:space="preserve">219 </w:t>
      </w:r>
      <w:r w:rsidRPr="0079486E">
        <w:rPr>
          <w:rStyle w:val="StyleUnderline"/>
        </w:rPr>
        <w:t>The board should require accreditation for all laboratories</w:t>
      </w:r>
      <w:r>
        <w:t xml:space="preserve"> (including county and municipal laboratories) 220 </w:t>
      </w:r>
      <w:r w:rsidRPr="0079486E">
        <w:rPr>
          <w:rStyle w:val="StyleUnderline"/>
        </w:rPr>
        <w:t xml:space="preserve">and periodically review whether the state's laboratories meet the most stringent accreditation standards available. </w:t>
      </w:r>
      <w:r>
        <w:t xml:space="preserve">The board should facilitate communication between stakeholders. </w:t>
      </w:r>
      <w:r w:rsidRPr="0079486E">
        <w:rPr>
          <w:rStyle w:val="StyleUnderline"/>
        </w:rPr>
        <w:t>It should also educate forensic science professionals, prosecutors, defense attorneys, and judges on the current capabilities and limitations of forensic science, as well as on future changes in technology, policies, or practices</w:t>
      </w:r>
      <w:r>
        <w:t xml:space="preserve">. 221 A </w:t>
      </w:r>
      <w:r w:rsidRPr="0079486E">
        <w:rPr>
          <w:rStyle w:val="StyleUnderline"/>
        </w:rPr>
        <w:t>lack of information should no longer play a role in a criminal trial or admissibility hearing.</w:t>
      </w:r>
      <w:r>
        <w:t xml:space="preserve"> When possible, the board should limit the effects of fragmentation on forensic science by holding each discipline to the same standards and rules. Finally, the board should manage laboratory budgets and should communicate the needs of forensic science laboratories to the state legislature. For example, if the consolidation of smaller municipal and county laboratories would decrease transaction costs and the risk of error, the board and the legislature should pursue this option. 222</w:t>
      </w:r>
    </w:p>
    <w:p w14:paraId="0B4AF38A" w14:textId="77777777" w:rsidR="00007DF1" w:rsidRDefault="00007DF1" w:rsidP="00007DF1">
      <w:r>
        <w:t>Although its operations are independent from law enforcement, the board may be too tangled or familiar with the state's forensic science laboratories to conduct an independent, large-scale investigation. Thus</w:t>
      </w:r>
      <w:r w:rsidRPr="0079486E">
        <w:rPr>
          <w:rStyle w:val="StyleUnderline"/>
        </w:rPr>
        <w:t xml:space="preserve">, a separate entity, such as an inspector general, should conduct </w:t>
      </w:r>
      <w:proofErr w:type="gramStart"/>
      <w:r w:rsidRPr="0079486E">
        <w:rPr>
          <w:rStyle w:val="StyleUnderline"/>
        </w:rPr>
        <w:t>investigations</w:t>
      </w:r>
      <w:r>
        <w:t xml:space="preserve">  [</w:t>
      </w:r>
      <w:proofErr w:type="gramEnd"/>
      <w:r>
        <w:t xml:space="preserve">*253]  </w:t>
      </w:r>
      <w:r w:rsidRPr="0079486E">
        <w:rPr>
          <w:rStyle w:val="StyleUnderline"/>
        </w:rPr>
        <w:t>into any broad allegations of negligence or misconduct.</w:t>
      </w:r>
      <w:r>
        <w:t xml:space="preserve"> </w:t>
      </w:r>
      <w:r w:rsidRPr="0079486E">
        <w:rPr>
          <w:rStyle w:val="StyleUnderline"/>
        </w:rPr>
        <w:t xml:space="preserve">While designating an independent investigator is required for recipients of Coverdell grants, 223 not all laboratories receive funding on a consistent basis. 224 Thus, a </w:t>
      </w:r>
      <w:r w:rsidRPr="0079486E">
        <w:rPr>
          <w:rStyle w:val="Emphasis"/>
        </w:rPr>
        <w:t>state-level requirement is necessary</w:t>
      </w:r>
      <w:r w:rsidRPr="0079486E">
        <w:rPr>
          <w:rStyle w:val="StyleUnderline"/>
        </w:rPr>
        <w:t>. The</w:t>
      </w:r>
      <w:r>
        <w:t xml:space="preserve"> investigation entity should remember that issues may arise due to the actions of individual analysts or may be more systemic, such as when a laboratory policy allows for biases to infiltrate results. 225 Of course, what begins as an investigation into a single analyst or single laboratory unit may grow into a larger investigation.</w:t>
      </w:r>
    </w:p>
    <w:p w14:paraId="556DB678" w14:textId="77777777" w:rsidR="00007DF1" w:rsidRDefault="00007DF1" w:rsidP="00007DF1">
      <w:r>
        <w:lastRenderedPageBreak/>
        <w:t>The board may request an investigation at any time, but the investigation entity should also be authorized to investigate sua sponte. This will further ensure that investigations are independent and proactive. Similarly, the district attorney's office or the attorney general's office should have authority to request an independent investigation if it discovers an allegation of error or misconduct within its jurisdiction, but it should not conduct the investigation internally, 226 even if independent from the laboratory in question. The risk of bias is simply too high.</w:t>
      </w:r>
    </w:p>
    <w:p w14:paraId="6CFE026A" w14:textId="77777777" w:rsidR="00007DF1" w:rsidRPr="0079486E" w:rsidRDefault="00007DF1" w:rsidP="00007DF1">
      <w:pPr>
        <w:rPr>
          <w:rStyle w:val="Emphasis"/>
        </w:rPr>
      </w:pPr>
      <w:r>
        <w:t xml:space="preserve">Finally, </w:t>
      </w:r>
      <w:r w:rsidRPr="0079486E">
        <w:rPr>
          <w:rStyle w:val="StyleUnderline"/>
        </w:rPr>
        <w:t xml:space="preserve">states should establish mechanisms to investigate specific claims of misconduct or error raised by the public, whether through an IC or a forensic science investigative panel </w:t>
      </w:r>
      <w:proofErr w:type="gramStart"/>
      <w:r w:rsidRPr="0079486E">
        <w:rPr>
          <w:rStyle w:val="StyleUnderline"/>
        </w:rPr>
        <w:t>similar to</w:t>
      </w:r>
      <w:proofErr w:type="gramEnd"/>
      <w:r w:rsidRPr="0079486E">
        <w:rPr>
          <w:rStyle w:val="StyleUnderline"/>
        </w:rPr>
        <w:t xml:space="preserve"> the TFSC. </w:t>
      </w:r>
      <w:r>
        <w:t xml:space="preserve">Since these investigations will require the same external perspective necessary for large-scale investigations, the investigation unit should not be housed within the oversight board. Each state must determine whether the unit should exist as a separate office (such as the TFSC and NCIIC) or as a department under the supervision of an inspector general. States must also determine whether the unit should provide a judicial remedy, as the NCIIC does. 227 </w:t>
      </w:r>
      <w:r w:rsidRPr="0079486E">
        <w:rPr>
          <w:rStyle w:val="Emphasis"/>
        </w:rPr>
        <w:t xml:space="preserve">In this broad model, states could </w:t>
      </w:r>
      <w:proofErr w:type="gramStart"/>
      <w:r w:rsidRPr="0079486E">
        <w:rPr>
          <w:rStyle w:val="Emphasis"/>
        </w:rPr>
        <w:t>actually remedy</w:t>
      </w:r>
      <w:proofErr w:type="gramEnd"/>
      <w:r w:rsidRPr="0079486E">
        <w:rPr>
          <w:rStyle w:val="Emphasis"/>
        </w:rPr>
        <w:t xml:space="preserve"> injustices caused by faulty forensic science</w:t>
      </w:r>
      <w:r>
        <w:t xml:space="preserve">, but the focus on forensic science would be lost. 228 </w:t>
      </w:r>
      <w:r w:rsidRPr="0079486E">
        <w:rPr>
          <w:rStyle w:val="StyleUnderline"/>
        </w:rPr>
        <w:t>In the narrower model, exemplified by the TFSC, the unit would remain a forensic science authority and would still hold laboratories accountable for mistakes, but would not engage directly with courts.</w:t>
      </w:r>
      <w:r>
        <w:t xml:space="preserve"> 229 These units would also provide a way to measure the success of oversight by examining the number of challenges and their success rates. </w:t>
      </w:r>
      <w:r w:rsidRPr="0079486E">
        <w:rPr>
          <w:rStyle w:val="StyleUnderline"/>
        </w:rPr>
        <w:t xml:space="preserve">If boards engage appropriately and on a consistent basis, challenges to evidence collected from the present </w:t>
      </w:r>
      <w:proofErr w:type="gramStart"/>
      <w:r w:rsidRPr="0079486E">
        <w:rPr>
          <w:rStyle w:val="StyleUnderline"/>
        </w:rPr>
        <w:t>onward  [</w:t>
      </w:r>
      <w:proofErr w:type="gramEnd"/>
      <w:r w:rsidRPr="0079486E">
        <w:rPr>
          <w:rStyle w:val="StyleUnderline"/>
        </w:rPr>
        <w:t>*254]  should decrease.</w:t>
      </w:r>
      <w:r>
        <w:t xml:space="preserve"> By receiving public complaints, these units would be accessible to the public in a more visible way than boards or investigatory bodies. 230 As discussed previously, </w:t>
      </w:r>
      <w:r w:rsidRPr="0079486E">
        <w:rPr>
          <w:rStyle w:val="Emphasis"/>
        </w:rPr>
        <w:t>these units would also have the potential to unearth systemic issues and catalyze reform.</w:t>
      </w:r>
    </w:p>
    <w:p w14:paraId="67AFA121" w14:textId="77777777" w:rsidR="00007DF1" w:rsidRPr="00FF597F" w:rsidRDefault="00007DF1" w:rsidP="00007DF1"/>
    <w:p w14:paraId="57C55C4F" w14:textId="77777777" w:rsidR="00007DF1" w:rsidRPr="00FF597F" w:rsidRDefault="00007DF1" w:rsidP="00007DF1">
      <w:pPr>
        <w:pStyle w:val="Heading3"/>
        <w:rPr>
          <w:rFonts w:cs="Times New Roman"/>
        </w:rPr>
      </w:pPr>
      <w:r w:rsidRPr="00FF597F">
        <w:rPr>
          <w:rFonts w:cs="Times New Roman"/>
        </w:rPr>
        <w:lastRenderedPageBreak/>
        <w:t xml:space="preserve">State </w:t>
      </w:r>
      <w:r>
        <w:rPr>
          <w:rFonts w:cs="Times New Roman"/>
        </w:rPr>
        <w:t>Commission CP - Solvency</w:t>
      </w:r>
    </w:p>
    <w:p w14:paraId="49731D10" w14:textId="77777777" w:rsidR="00007DF1" w:rsidRPr="00FF597F" w:rsidRDefault="00007DF1" w:rsidP="00007DF1"/>
    <w:p w14:paraId="602ECAE6" w14:textId="77777777" w:rsidR="00007DF1" w:rsidRPr="00FF597F" w:rsidRDefault="00007DF1" w:rsidP="00007DF1">
      <w:pPr>
        <w:pStyle w:val="Heading4"/>
        <w:rPr>
          <w:rFonts w:cs="Times New Roman"/>
        </w:rPr>
      </w:pPr>
      <w:r w:rsidRPr="00FF597F">
        <w:rPr>
          <w:rFonts w:cs="Times New Roman"/>
        </w:rPr>
        <w:t>Texas model – states should create a Criminal Justice Integrity Unit, a Forensic Science Commission, check all forensic evidence with DNA, implement eyewitness ID procedures, and record interrogations/confessions.</w:t>
      </w:r>
    </w:p>
    <w:p w14:paraId="7E2ABC75" w14:textId="77777777" w:rsidR="00007DF1" w:rsidRPr="00FF597F" w:rsidRDefault="00007DF1" w:rsidP="00007DF1">
      <w:r w:rsidRPr="00FF597F">
        <w:rPr>
          <w:rStyle w:val="Style13ptBold"/>
        </w:rPr>
        <w:t>Thomas, University of Houston Law Center JD candidate, 15</w:t>
      </w:r>
    </w:p>
    <w:p w14:paraId="488CCBB7" w14:textId="77777777" w:rsidR="00007DF1" w:rsidRPr="00FF597F" w:rsidRDefault="00007DF1" w:rsidP="00007DF1">
      <w:r w:rsidRPr="00FF597F">
        <w:t xml:space="preserve">[Sabra, 2-9-15, Houston Law Review, v 52, Issue 3, “Addressing Wrongful Convictions: An Examination of Texas's New Junk Science Writ and Other Measures for Protecting the Innocent”, </w:t>
      </w:r>
      <w:hyperlink r:id="rId88" w:history="1">
        <w:r w:rsidRPr="00FF597F">
          <w:rPr>
            <w:rStyle w:val="Hyperlink"/>
          </w:rPr>
          <w:t>https://houstonlawreview.org/article/3984-addressing-wrongful-convictions-an-examination-of-texas-s-new-junk-science-writ-and-other-measures-for-protecting-the-innocent</w:t>
        </w:r>
      </w:hyperlink>
      <w:r w:rsidRPr="00FF597F">
        <w:t>, p. 1064-5, accessed 6-22-20]</w:t>
      </w:r>
    </w:p>
    <w:p w14:paraId="5C700505" w14:textId="77777777" w:rsidR="00007DF1" w:rsidRPr="00FF597F" w:rsidRDefault="00007DF1" w:rsidP="00007DF1">
      <w:r w:rsidRPr="00FF597F">
        <w:t>Preventing Future Wrongful Convictions.</w:t>
      </w:r>
    </w:p>
    <w:p w14:paraId="507D6CFA" w14:textId="77777777" w:rsidR="00007DF1" w:rsidRPr="00FF597F" w:rsidRDefault="00007DF1" w:rsidP="00007DF1">
      <w:r w:rsidRPr="00FF597F">
        <w:rPr>
          <w:rStyle w:val="StyleUnderline"/>
        </w:rPr>
        <w:t>In addition to addressing and resolving past injustices, a significant goal for all states should be preventing wrongful convictions before they ever occur.</w:t>
      </w:r>
      <w:r w:rsidRPr="00FF597F">
        <w:t xml:space="preserve"> Innocent lives are upended by wrongful convictions, and this will remain a problem unless initiative is taken to prevent those convictions in the first place. Some measures have already been implemented in Texas and elsewhere.</w:t>
      </w:r>
    </w:p>
    <w:p w14:paraId="76CA9CB1" w14:textId="77777777" w:rsidR="00007DF1" w:rsidRPr="00FF597F" w:rsidRDefault="00007DF1" w:rsidP="00007DF1">
      <w:r w:rsidRPr="005F1C06">
        <w:rPr>
          <w:rStyle w:val="StyleUnderline"/>
        </w:rPr>
        <w:t>In 2008, the CCA established the</w:t>
      </w:r>
      <w:r w:rsidRPr="00FF597F">
        <w:rPr>
          <w:rStyle w:val="StyleUnderline"/>
        </w:rPr>
        <w:t xml:space="preserve"> Texas Criminal Justice Integrity Unit (the Unit) to investigate concerns over a growing number of wrongful convictions uncovered throughout the state.211 CCA Judge Barbara Parker Hervey notes that, "[s]ince its establishment, the Unit has made significant improvements toward eliminating the causes of wrongful convictions.</w:t>
      </w:r>
      <w:r w:rsidRPr="00FF597F">
        <w:t>'212 These improvements include training law enforcement officers on basic eyewitness identification procedures and establishing better procedures for properly preserving biological evidence.213</w:t>
      </w:r>
    </w:p>
    <w:p w14:paraId="55EA2564" w14:textId="77777777" w:rsidR="00007DF1" w:rsidRPr="00FF597F" w:rsidRDefault="00007DF1" w:rsidP="00007DF1">
      <w:r w:rsidRPr="005F1C06">
        <w:t>Additionally</w:t>
      </w:r>
      <w:r w:rsidRPr="00FF597F">
        <w:t xml:space="preserve">, </w:t>
      </w:r>
      <w:r w:rsidRPr="00FF597F">
        <w:rPr>
          <w:rStyle w:val="StyleUnderline"/>
        </w:rPr>
        <w:t>the Texas legislature has established a Forensic Science Commission (the Commission) to improve the state of forensic science and reduce the number of wrongful convictions that occur.214 The Commission investigates complaints of professional negligence or misconduct by a laboratory, facility, or other accredited entity that would "substantially affect the integrity of the results of a forensic analysis</w:t>
      </w:r>
      <w:r w:rsidRPr="00FF597F">
        <w:t>.'215</w:t>
      </w:r>
    </w:p>
    <w:p w14:paraId="12A9472C" w14:textId="77777777" w:rsidR="00007DF1" w:rsidRPr="00FF597F" w:rsidRDefault="00007DF1" w:rsidP="00007DF1">
      <w:r w:rsidRPr="00FF597F">
        <w:t xml:space="preserve">One final measure specific to preventing wrongful convictions in Texas is Senate Bill 1292, also enacted in 2013.216 </w:t>
      </w:r>
      <w:r w:rsidRPr="00FF597F">
        <w:rPr>
          <w:rStyle w:val="StyleUnderline"/>
        </w:rPr>
        <w:t>Senate Bill 1292 mandates DNA testing on biological evidence collected in any case in which the state is seeking the death penalty</w:t>
      </w:r>
      <w:r w:rsidRPr="00FF597F">
        <w:t>.217 This pretrial testing requirement is distinct from the post-conviction DNA testing laws discussed in Part IV.A.218 Notably, only one out of the fifty-two post-conviction DNA exonerations in Texas was in a capital case.219 However, keeping even one innocent defendant off of death row may be considered a success, and other states should be encouraged to adopt similar bills if they have not done so already.</w:t>
      </w:r>
    </w:p>
    <w:p w14:paraId="031C0E4C" w14:textId="77777777" w:rsidR="00007DF1" w:rsidRPr="00FF597F" w:rsidRDefault="00007DF1" w:rsidP="00007DF1">
      <w:pPr>
        <w:rPr>
          <w:rStyle w:val="StyleUnderline"/>
        </w:rPr>
      </w:pPr>
      <w:r w:rsidRPr="00FF597F">
        <w:t xml:space="preserve">On a wider scale, </w:t>
      </w:r>
      <w:r w:rsidRPr="00FF597F">
        <w:rPr>
          <w:rStyle w:val="StyleUnderline"/>
        </w:rPr>
        <w:t xml:space="preserve">the Innocence Project has suggested </w:t>
      </w:r>
      <w:proofErr w:type="gramStart"/>
      <w:r w:rsidRPr="00FF597F">
        <w:rPr>
          <w:rStyle w:val="StyleUnderline"/>
        </w:rPr>
        <w:t>a number of</w:t>
      </w:r>
      <w:proofErr w:type="gramEnd"/>
      <w:r w:rsidRPr="00FF597F">
        <w:rPr>
          <w:rStyle w:val="StyleUnderline"/>
        </w:rPr>
        <w:t xml:space="preserve"> reforms that all states can implement</w:t>
      </w:r>
      <w:r w:rsidRPr="00FF597F">
        <w:t xml:space="preserve"> to cut down on the number of wrongful convictions that occur. One such reform involves </w:t>
      </w:r>
      <w:r w:rsidRPr="00FF597F">
        <w:rPr>
          <w:rStyle w:val="StyleUnderline"/>
        </w:rPr>
        <w:t>eyewitness identification procedures</w:t>
      </w:r>
      <w:r w:rsidRPr="00FF597F">
        <w:t>.220 Eyewitness misidentification is another significant contributor to wrongful convictions.221 Outdated procedures should be updated to improve the quality of identifications</w:t>
      </w:r>
      <w:r w:rsidRPr="00FF597F">
        <w:rPr>
          <w:rStyle w:val="StyleUnderline"/>
        </w:rPr>
        <w:t>. Policies such as blind administration, confidence statements, and recording identifications can all help decrease the number of misidentifications</w:t>
      </w:r>
      <w:r w:rsidRPr="00FF597F">
        <w:t xml:space="preserve">.222 However, acceptance of these </w:t>
      </w:r>
      <w:r w:rsidRPr="00FF597F">
        <w:lastRenderedPageBreak/>
        <w:t xml:space="preserve">policies has been slow amongst most states.223 Other reforms advocated by the Innocence Project are better forensic oversight,224 </w:t>
      </w:r>
      <w:r w:rsidRPr="00FF597F">
        <w:rPr>
          <w:rStyle w:val="StyleUnderline"/>
        </w:rPr>
        <w:t>proper evidence preservation,225 and the recording of police interrogations to prevent false confessions.226</w:t>
      </w:r>
    </w:p>
    <w:p w14:paraId="665D2CA2" w14:textId="77777777" w:rsidR="00007DF1" w:rsidRDefault="00007DF1" w:rsidP="00007DF1"/>
    <w:p w14:paraId="1F863772" w14:textId="77777777" w:rsidR="00007DF1" w:rsidRPr="00FF597F" w:rsidRDefault="00007DF1" w:rsidP="00007DF1"/>
    <w:p w14:paraId="7B09CCCE" w14:textId="77777777" w:rsidR="00007DF1" w:rsidRDefault="00007DF1" w:rsidP="00007DF1">
      <w:pPr>
        <w:pStyle w:val="Heading3"/>
      </w:pPr>
      <w:r>
        <w:lastRenderedPageBreak/>
        <w:t>State Commission CP – Solves Credibility Adv</w:t>
      </w:r>
    </w:p>
    <w:p w14:paraId="4202E41C" w14:textId="77777777" w:rsidR="00007DF1" w:rsidRDefault="00007DF1" w:rsidP="00007DF1">
      <w:pPr>
        <w:pStyle w:val="Heading4"/>
      </w:pPr>
      <w:r w:rsidRPr="00E74B26">
        <w:t xml:space="preserve">State Commissions </w:t>
      </w:r>
      <w:r>
        <w:t>following Texas model improve forensic science credibility</w:t>
      </w:r>
    </w:p>
    <w:p w14:paraId="03F5E7F5" w14:textId="77777777" w:rsidR="00007DF1" w:rsidRPr="00DF6791" w:rsidRDefault="00007DF1" w:rsidP="00007DF1">
      <w:pPr>
        <w:rPr>
          <w:rStyle w:val="Style13ptBold"/>
        </w:rPr>
      </w:pPr>
      <w:r w:rsidRPr="00DF6791">
        <w:rPr>
          <w:rStyle w:val="Style13ptBold"/>
        </w:rPr>
        <w:t xml:space="preserve">Melbourn, Master Candidate Forensic Science Program, Cedar Crest College, et al 19 </w:t>
      </w:r>
    </w:p>
    <w:p w14:paraId="0BD0570F" w14:textId="77777777" w:rsidR="00007DF1" w:rsidRPr="00E74B26" w:rsidRDefault="00007DF1" w:rsidP="00007DF1">
      <w:r w:rsidRPr="00E74B26">
        <w:t xml:space="preserve"> [Haley, Gabriella Smith, Master of Science in Forensic Science Program, Bachelor’s Degree in Forensic Science, Bachelor’s Degree in Chemistry, MS in Forensic Science, Minor in Biology, Jessica McFarland, Master of Science in Forensic Science Program, MS in Forensic Science, BS in Forensic Science, </w:t>
      </w:r>
      <w:r>
        <w:t xml:space="preserve">Forensic Science International: Synergy, Volume 1, 2019, </w:t>
      </w:r>
      <w:r w:rsidRPr="00E74B26">
        <w:t xml:space="preserve">“Mandatory certification of forensic science practitioners in the United States: A supportive perspective”, </w:t>
      </w:r>
      <w:hyperlink r:id="rId89" w:history="1">
        <w:r w:rsidRPr="00E45738">
          <w:rPr>
            <w:rStyle w:val="Hyperlink"/>
          </w:rPr>
          <w:t>https://reader.elsevier.com/reader/sd/pii/S2589871X19301408?token=27AE58327E927C29F7FB7168E1DF2AAA469F0795317E15D153746A31E3DB1CA1E9A63C2071053740E8179B063CA1B66D</w:t>
        </w:r>
      </w:hyperlink>
      <w:r w:rsidRPr="00E74B26">
        <w:t>, p.168, accessed 7/1/20, MZK]</w:t>
      </w:r>
    </w:p>
    <w:p w14:paraId="52A87EA4" w14:textId="77777777" w:rsidR="00007DF1" w:rsidRPr="00E74B26" w:rsidRDefault="00007DF1" w:rsidP="00007DF1">
      <w:r w:rsidRPr="00E74B26">
        <w:rPr>
          <w:u w:val="single"/>
        </w:rPr>
        <w:t>With the dissolution of the National Commission on Forensic Science in 2017, it seems unlikely that universal certification of forensic science practitioners will ever happen through a federal entity</w:t>
      </w:r>
      <w:r w:rsidRPr="00E74B26">
        <w:t xml:space="preserve">. However, </w:t>
      </w:r>
      <w:r w:rsidRPr="00E74B26">
        <w:rPr>
          <w:u w:val="single"/>
        </w:rPr>
        <w:t xml:space="preserve">there are mechanisms in place to achieve this goal on a national </w:t>
      </w:r>
      <w:proofErr w:type="gramStart"/>
      <w:r w:rsidRPr="00E74B26">
        <w:rPr>
          <w:u w:val="single"/>
        </w:rPr>
        <w:t>level, but</w:t>
      </w:r>
      <w:proofErr w:type="gramEnd"/>
      <w:r w:rsidRPr="00E74B26">
        <w:t xml:space="preserve"> given that </w:t>
      </w:r>
      <w:r w:rsidRPr="00E74B26">
        <w:rPr>
          <w:u w:val="single"/>
        </w:rPr>
        <w:t>a consensus supporting universal certification among the forensic science community does not exist</w:t>
      </w:r>
      <w:r w:rsidRPr="00E74B26">
        <w:t xml:space="preserve">, this is unlikely as well. Ideally, the easiest path forward would before ANSI National Accreditation Board (ANAB) to require certifica-tion of all forensic science practitioners through a body accredited under ISO 17024. Given that the new accreditation standards incorporated by the Forensic Specialties Accreditation Board (FSAB)requires conformity assessment bodies (CABs) to adopt ISO 17024standards [43], most practitioners particularly in forensic science laboratories are in disciplines with a certifying body available to them that falls in this category. The two major certifying bodies governing forensic practitioners in crime laboratories which currently are not accredited by the FSAB are the International As-sociation for Identification and the Association of Firearm and Toolmark Examiners. As </w:t>
      </w:r>
      <w:proofErr w:type="gramStart"/>
      <w:r w:rsidRPr="00E74B26">
        <w:t>mentioned</w:t>
      </w:r>
      <w:proofErr w:type="gramEnd"/>
      <w:r w:rsidRPr="00E74B26">
        <w:t xml:space="preserve"> the IAI abandoned its mem-bership in the FSAB in 2016 but has stated publicly their goal of obtaining ISO 17024 accreditation [54]. As mentioned, the AFTE is also planning on applying for ISO 17024 accreditation in the coming years.</w:t>
      </w:r>
    </w:p>
    <w:p w14:paraId="250F2927" w14:textId="77777777" w:rsidR="00007DF1" w:rsidRPr="00E74B26" w:rsidRDefault="00007DF1" w:rsidP="00007DF1">
      <w:r w:rsidRPr="00E74B26">
        <w:rPr>
          <w:u w:val="single"/>
        </w:rPr>
        <w:t>Having certification operate under a common set of standards,</w:t>
      </w:r>
      <w:r w:rsidRPr="00E74B26">
        <w:t xml:space="preserve"> whether it is FSAB or ISO 17024, </w:t>
      </w:r>
      <w:r w:rsidRPr="00E74B26">
        <w:rPr>
          <w:u w:val="single"/>
        </w:rPr>
        <w:t>reduces variability among certifying bodies</w:t>
      </w:r>
      <w:r w:rsidRPr="00E74B26">
        <w:t xml:space="preserve">. </w:t>
      </w:r>
      <w:r w:rsidRPr="00E74B26">
        <w:rPr>
          <w:u w:val="single"/>
        </w:rPr>
        <w:t>An oversight body can ensure that certification pro-cesses are fair and impartial, reliable, reduce conflicts of interest, and are subject to due process</w:t>
      </w:r>
      <w:r w:rsidRPr="00E74B26">
        <w:t xml:space="preserve">. </w:t>
      </w:r>
      <w:r w:rsidRPr="00E74B26">
        <w:rPr>
          <w:u w:val="single"/>
        </w:rPr>
        <w:t>It will also guarantee that certifi-cation is transferable not only from state to state but in the case of ISO 17024 globally as well</w:t>
      </w:r>
      <w:r w:rsidRPr="00E74B26">
        <w:t>. A criticism of the Texas licensing re-quirements is that it is not transferable to other states (if licensing existed in other states). Having a universal standard for certification would make transfer of certification from jurisdiction to jurisdic-tion at the very least easy.</w:t>
      </w:r>
    </w:p>
    <w:p w14:paraId="51AA9343" w14:textId="77777777" w:rsidR="00007DF1" w:rsidRPr="00E74B26" w:rsidRDefault="00007DF1" w:rsidP="00007DF1">
      <w:r w:rsidRPr="00E74B26">
        <w:rPr>
          <w:u w:val="single"/>
        </w:rPr>
        <w:t xml:space="preserve">Mandated certification may be best achieved at the state level </w:t>
      </w:r>
      <w:proofErr w:type="gramStart"/>
      <w:r w:rsidRPr="00E74B26">
        <w:rPr>
          <w:u w:val="single"/>
        </w:rPr>
        <w:t>similar</w:t>
      </w:r>
      <w:r w:rsidRPr="00E74B26">
        <w:t xml:space="preserve"> to</w:t>
      </w:r>
      <w:proofErr w:type="gramEnd"/>
      <w:r w:rsidRPr="00E74B26">
        <w:t xml:space="preserve"> the process used by other professions described in the foregoing. </w:t>
      </w:r>
      <w:r w:rsidRPr="00E74B26">
        <w:rPr>
          <w:u w:val="single"/>
        </w:rPr>
        <w:t>As of 2016, 17 states (Arkansas, Arizona, California, Delaware, Illinois, Indiana, Maryland, Minnesota, Montana, New York, North Carolina, Oklahoma, Rhode Island, Texas, Virginia, and Washington) and the District of Columbia have state boards dedi-cated to the oversight of forensic science practice in their state</w:t>
      </w:r>
      <w:r w:rsidRPr="00E74B26">
        <w:t xml:space="preserve">, the majority of which were statutorily created [55]. </w:t>
      </w:r>
      <w:r w:rsidRPr="00E74B26">
        <w:rPr>
          <w:u w:val="single"/>
        </w:rPr>
        <w:t xml:space="preserve">State commissions could adopt certification and/or licensing in a manner </w:t>
      </w:r>
      <w:proofErr w:type="gramStart"/>
      <w:r w:rsidRPr="00E74B26">
        <w:rPr>
          <w:u w:val="single"/>
        </w:rPr>
        <w:t>similar to</w:t>
      </w:r>
      <w:proofErr w:type="gramEnd"/>
      <w:r w:rsidRPr="00E74B26">
        <w:rPr>
          <w:u w:val="single"/>
        </w:rPr>
        <w:t xml:space="preserve"> the State of Texas except to require certification through a certifying body accredited through FSAB or ISO</w:t>
      </w:r>
      <w:r w:rsidRPr="00E74B26">
        <w:t xml:space="preserve"> 17024. </w:t>
      </w:r>
      <w:r w:rsidRPr="00E74B26">
        <w:rPr>
          <w:u w:val="single"/>
        </w:rPr>
        <w:t>If a few more states could mimic the efforts in Texas, it may develop a momentum that other states will follow.</w:t>
      </w:r>
    </w:p>
    <w:p w14:paraId="17E03FDE" w14:textId="77777777" w:rsidR="00007DF1" w:rsidRDefault="00007DF1" w:rsidP="00007DF1">
      <w:r w:rsidRPr="00E74B26">
        <w:rPr>
          <w:u w:val="single"/>
        </w:rPr>
        <w:lastRenderedPageBreak/>
        <w:t>Despite numerous improvements in the practice of forensic science in the United States, particularly in the near-universal accreditation of forensic science laboratories, it is still often viewed with skepticism from other scientists, legal professionals, the media, and the general public</w:t>
      </w:r>
      <w:r w:rsidRPr="00E74B26">
        <w:t xml:space="preserve">. Reaching a goal of universal certification through a common set of processes and standards will help improve the view of forensic science in its detractors. </w:t>
      </w:r>
      <w:r w:rsidRPr="00E74B26">
        <w:rPr>
          <w:u w:val="single"/>
        </w:rPr>
        <w:t>Forensic science will best fulfill its societal mandate if the users of the profession believe that practitioners are competent, ethical, and credible. Universal certification will be a huge step forward to meeting this mandate</w:t>
      </w:r>
      <w:r w:rsidRPr="00E74B26">
        <w:t>.</w:t>
      </w:r>
    </w:p>
    <w:p w14:paraId="10FEE8EA" w14:textId="77777777" w:rsidR="00007DF1" w:rsidRPr="00655AE4" w:rsidRDefault="00007DF1" w:rsidP="00007DF1">
      <w:pPr>
        <w:pStyle w:val="Heading4"/>
      </w:pPr>
      <w:r w:rsidRPr="00655AE4">
        <w:t>Accrediting forensic labs through the state commission creates accountability and public confidence in Forensics</w:t>
      </w:r>
    </w:p>
    <w:p w14:paraId="1E3A1481" w14:textId="77777777" w:rsidR="00007DF1" w:rsidRPr="00ED30EC" w:rsidRDefault="00007DF1" w:rsidP="00007DF1">
      <w:pPr>
        <w:rPr>
          <w:rStyle w:val="Style13ptBold"/>
        </w:rPr>
      </w:pPr>
      <w:r w:rsidRPr="00ED30EC">
        <w:rPr>
          <w:rStyle w:val="Style13ptBold"/>
        </w:rPr>
        <w:t>Miller, Senior Research Forensic Scientist RTI International’s Center for Forensic Sciences and LaPorte, previous Director Office of Investigative and Forensic Sciences National Institute of Justice, 16</w:t>
      </w:r>
    </w:p>
    <w:p w14:paraId="353154E2" w14:textId="77777777" w:rsidR="00007DF1" w:rsidRPr="00655AE4" w:rsidRDefault="00007DF1" w:rsidP="00007DF1">
      <w:r w:rsidRPr="002D74AB">
        <w:t>[Jeri,</w:t>
      </w:r>
      <w:r>
        <w:t xml:space="preserve"> serving on the Board of Directors for the Forensic Sciences Foundation of the American Academy of Forensic Sciences and the ABFT, Executive Secretary for the Scientific Area Committee of Chemistry/ Instrumental Analysis, Board-certified Forensic Toxicologist on the American Board of Forensic Toxicology, previous Deputy Chief Toxicologist at the State of North Carolina Office of the Chief Medical Examiner, </w:t>
      </w:r>
      <w:r w:rsidRPr="002D74AB">
        <w:t xml:space="preserve">Gerald, </w:t>
      </w:r>
      <w:r>
        <w:t xml:space="preserve">previous Chief Research Forensic Chemist for the United States Secret Service, previous co-chair for the Standards Practices and Protocols Interagency Working Group within the Subcommittee on Forensic Science, member on the National Commission on Forensic Science, holds a Master of Science in Forensic Science, holds a Bachelor of Science and Business Administration, </w:t>
      </w:r>
      <w:r w:rsidRPr="002D74AB">
        <w:t xml:space="preserve">6/16, Forensic Technology Center of Excellence, “State Forensic Science Commissions Final Report”, </w:t>
      </w:r>
      <w:hyperlink r:id="rId90" w:history="1">
        <w:r w:rsidRPr="002D74AB">
          <w:rPr>
            <w:rStyle w:val="Hyperlink"/>
            <w:rFonts w:eastAsiaTheme="majorEastAsia"/>
          </w:rPr>
          <w:t>https://www.txcourts.gov/media/1440436/forensic-technology-center-of-excellence-report-on-state-forensic-science-commissions.pdf</w:t>
        </w:r>
      </w:hyperlink>
      <w:r w:rsidRPr="00655AE4">
        <w:t>, p. 3-4, accessed 7/1/20, MZK]</w:t>
      </w:r>
    </w:p>
    <w:p w14:paraId="40922889" w14:textId="77777777" w:rsidR="00007DF1" w:rsidRPr="00655AE4" w:rsidRDefault="00007DF1" w:rsidP="00007DF1">
      <w:r w:rsidRPr="00655AE4">
        <w:rPr>
          <w:u w:val="single"/>
        </w:rPr>
        <w:t>Several states require the accreditation of crime laboratories</w:t>
      </w:r>
      <w:r w:rsidRPr="00655AE4">
        <w:t>. This requirement may be part of the duties and responsibilities of a commission by statute, or it may result from legislation that makes accreditation a necessary requirement for the introduction of reports or testimony in a criminal trial.49 Some states that require accreditation (i.e., New York, Texas, Missouri and Maryland) allow this requirement to be satisfied primarily through an independent accreditation body.50</w:t>
      </w:r>
    </w:p>
    <w:p w14:paraId="4229DFB8" w14:textId="77777777" w:rsidR="00007DF1" w:rsidRPr="00655AE4" w:rsidRDefault="00007DF1" w:rsidP="00007DF1">
      <w:pPr>
        <w:rPr>
          <w:u w:val="single"/>
        </w:rPr>
      </w:pPr>
      <w:r w:rsidRPr="00655AE4">
        <w:rPr>
          <w:u w:val="single"/>
        </w:rPr>
        <w:t xml:space="preserve">The state may require that laboratories submit all correspondence with the accrediting agency to the commission. This would alert the commission to the need for corrective action or allegations of misconduct or professional negligence. The commission may examine if systemic issues exist, investigate specific </w:t>
      </w:r>
      <w:proofErr w:type="gramStart"/>
      <w:r w:rsidRPr="00655AE4">
        <w:rPr>
          <w:u w:val="single"/>
        </w:rPr>
        <w:t>incidents</w:t>
      </w:r>
      <w:proofErr w:type="gramEnd"/>
      <w:r w:rsidRPr="00655AE4">
        <w:rPr>
          <w:u w:val="single"/>
        </w:rPr>
        <w:t xml:space="preserve"> or take any other appropriate action</w:t>
      </w:r>
      <w:r>
        <w:t xml:space="preserve">. </w:t>
      </w:r>
      <w:r w:rsidRPr="00655AE4">
        <w:rPr>
          <w:u w:val="single"/>
        </w:rPr>
        <w:t>The knowledge that a review body exists that will ask questions when necessary increases the community’s confidence in the system.</w:t>
      </w:r>
    </w:p>
    <w:p w14:paraId="5B78686A" w14:textId="77777777" w:rsidR="00007DF1" w:rsidRDefault="00007DF1" w:rsidP="00007DF1">
      <w:r>
        <w:t xml:space="preserve">Today, most state crime laboratories (approximately 85 percent) are accredited. Nevertheless, whether accreditation should be part of a commission’s responsibilities is worthy of discussion.51, 52 </w:t>
      </w:r>
      <w:r w:rsidRPr="00655AE4">
        <w:rPr>
          <w:u w:val="single"/>
        </w:rPr>
        <w:t>If a state is to require its own accreditation process, then its standards should be sufficiently different to warrant a separate audit and must not merely duplicate the accreditation entity’s audit.</w:t>
      </w:r>
      <w:r>
        <w:t xml:space="preserve"> Commissioners must recognize that accreditation by external accreditation bodies is expensive and that the personnel resources required for such audits constitute additional costs to the laboratories.</w:t>
      </w:r>
    </w:p>
    <w:p w14:paraId="354A8ACB" w14:textId="77777777" w:rsidR="00007DF1" w:rsidRDefault="00007DF1" w:rsidP="00007DF1">
      <w:r w:rsidRPr="00655AE4">
        <w:rPr>
          <w:u w:val="single"/>
        </w:rPr>
        <w:lastRenderedPageBreak/>
        <w:t>Although most state and large crime laboratories are currently accredited, many forensic science units — e.g., latent print analysis, digital evidence units, firearms operability, breath alcohol and crime scene investigators— are contained within police departments and are, in general, not accredited</w:t>
      </w:r>
      <w:r>
        <w:t>. Many smaller law enforcement agencies may lack a crime laboratory but maintain a latent print and CSI unit. These units are often not accredited because compliance with ISO 17025 standards (the general requirements for the competence of testing and calibration laboratories) may not be possible. 53 Instead, some agencies have such units accredited under ISO 17020 (the general criteria for the operation of various types of bodies performing inspection). Another strategy to handle these smaller forensic units is to have all analysts certified, which can provide a certain level of confidence in the reliability of the work conducted.</w:t>
      </w:r>
    </w:p>
    <w:p w14:paraId="07BB50E3" w14:textId="77777777" w:rsidR="00007DF1" w:rsidRDefault="00007DF1" w:rsidP="00007DF1">
      <w:r>
        <w:t>Maryland has a unique program that requires all laboratories and latent units (state law does not yet cover CSI units) to be licensed. This state licensure is one of several requirements for a laboratory’s accreditation. This strategy permits more frequent audits than required by the accreditation body. Any disclosures by the laboratory required by the accreditation body are maintained and then reviewed by the state annually. The four non-accredited latent print units in the state can still gain state licensure through an assessment and audit process, and on-site visits are conducted every three years. This program is operated by the Maryland DHMH, Office of Health Care Quality, which assesses all medical laboratories in Maryland. Although this may seem an unusual fit, the personnel have experience in medical laboratories and quality assurance. Additionally, they work with the Forensic Licensing Advisory Board (FLAB) in the development and implementation of standards for state licensure.54</w:t>
      </w:r>
    </w:p>
    <w:p w14:paraId="381ABE5A" w14:textId="77777777" w:rsidR="00007DF1" w:rsidRDefault="00007DF1" w:rsidP="00007DF1">
      <w:r w:rsidRPr="00655AE4">
        <w:rPr>
          <w:u w:val="single"/>
        </w:rPr>
        <w:t>State-level accreditation may require more frequent oversight than would typically exist with an independent accreditation entity.</w:t>
      </w:r>
      <w:r>
        <w:t xml:space="preserve"> Whereas </w:t>
      </w:r>
      <w:r w:rsidRPr="00655AE4">
        <w:rPr>
          <w:u w:val="single"/>
        </w:rPr>
        <w:t xml:space="preserve">independent accreditation audit teams typically visit every five years, a state’s own accreditation process can result in a more frequent and visible relationship. This may increase transparency, </w:t>
      </w:r>
      <w:proofErr w:type="gramStart"/>
      <w:r w:rsidRPr="00655AE4">
        <w:rPr>
          <w:u w:val="single"/>
        </w:rPr>
        <w:t>accountability</w:t>
      </w:r>
      <w:proofErr w:type="gramEnd"/>
      <w:r w:rsidRPr="00655AE4">
        <w:rPr>
          <w:u w:val="single"/>
        </w:rPr>
        <w:t xml:space="preserve"> and public confidence.</w:t>
      </w:r>
      <w:r>
        <w:t xml:space="preserve"> Furthermore, the commission can consider any additional accreditation requirements it feels are necessary and appropriate.</w:t>
      </w:r>
    </w:p>
    <w:p w14:paraId="75054AC6" w14:textId="77777777" w:rsidR="00007DF1" w:rsidRPr="002D74AB" w:rsidRDefault="00007DF1" w:rsidP="00007DF1">
      <w:pPr>
        <w:pStyle w:val="Heading4"/>
      </w:pPr>
      <w:r w:rsidRPr="002D74AB">
        <w:t>State Commissions credibility spills over to the Criminal Justice System</w:t>
      </w:r>
    </w:p>
    <w:p w14:paraId="67128417" w14:textId="77777777" w:rsidR="00007DF1" w:rsidRPr="004D4239" w:rsidRDefault="00007DF1" w:rsidP="00007DF1">
      <w:pPr>
        <w:rPr>
          <w:rStyle w:val="Style13ptBold"/>
        </w:rPr>
      </w:pPr>
      <w:r w:rsidRPr="004D4239">
        <w:rPr>
          <w:rStyle w:val="Style13ptBold"/>
        </w:rPr>
        <w:t>Miller, Senior Research Forensic Scientist RTI International’s Center for Forensic Sciences and LaPorte, previous Director Office of Investigative and Forensic Sciences National Institute of Justice, 16</w:t>
      </w:r>
    </w:p>
    <w:p w14:paraId="4C62516D" w14:textId="77777777" w:rsidR="00007DF1" w:rsidRPr="002D74AB" w:rsidRDefault="00007DF1" w:rsidP="00007DF1">
      <w:r w:rsidRPr="002D74AB">
        <w:t>[Jeri,</w:t>
      </w:r>
      <w:r>
        <w:t xml:space="preserve"> serving on the Board of Directors for the Forensic Sciences Foundation of the American Academy of Forensic Sciences and the ABFT, Executive Secretary for the Scientific Area Committee of Chemistry/ Instrumental Analysis, Board-certified Forensic Toxicologist on the American Board of Forensic Toxicology, previous Deputy Chief Toxicologist at the State of North Carolina Office of the Chief Medical Examiner, </w:t>
      </w:r>
      <w:r w:rsidRPr="002D74AB">
        <w:t xml:space="preserve">Gerald, </w:t>
      </w:r>
      <w:r>
        <w:t xml:space="preserve">previous Chief Research Forensic Chemist for the United States Secret Service, previous co-chair for the Standards Practices and Protocols Interagency Working Group within the Subcommittee on Forensic Science, member on the National Commission on Forensic Science, holds a Master of Science in Forensic Science, holds a Bachelor of Science and Business Administration, </w:t>
      </w:r>
      <w:r w:rsidRPr="002D74AB">
        <w:t xml:space="preserve">6/16, Forensic Technology Center of Excellence, “State Forensic Science Commissions Final Report”, </w:t>
      </w:r>
      <w:hyperlink r:id="rId91" w:history="1">
        <w:r w:rsidRPr="002D74AB">
          <w:rPr>
            <w:rStyle w:val="Hyperlink"/>
            <w:rFonts w:eastAsiaTheme="majorEastAsia"/>
          </w:rPr>
          <w:t>https://www.txcourts.gov/media/1440436/forensic-technology-center-of-excellence-report-on-state-forensic-science-commissions.pdf</w:t>
        </w:r>
      </w:hyperlink>
      <w:r w:rsidRPr="002D74AB">
        <w:t>, p. 3-4, accessed 7/1/20, MZK]</w:t>
      </w:r>
    </w:p>
    <w:p w14:paraId="72DAB217" w14:textId="77777777" w:rsidR="00007DF1" w:rsidRPr="009926B0" w:rsidRDefault="00007DF1" w:rsidP="00007DF1">
      <w:pPr>
        <w:rPr>
          <w:u w:val="single"/>
        </w:rPr>
      </w:pPr>
      <w:r w:rsidRPr="002D74AB">
        <w:lastRenderedPageBreak/>
        <w:t xml:space="preserve">Although national-level efforts can contribute to forensic improvement, </w:t>
      </w:r>
      <w:r w:rsidRPr="002D74AB">
        <w:rPr>
          <w:u w:val="single"/>
        </w:rPr>
        <w:t>state and local engagement is required because over 93% of forensic laboratory services are requested and provided by state and local laboratories</w:t>
      </w:r>
      <w:r w:rsidRPr="002D74AB">
        <w:t>. 11 Several states have chosen</w:t>
      </w:r>
      <w:r w:rsidRPr="009926B0">
        <w:t xml:space="preserve"> to address the challenges faced by the forensic science community through the creation of a state forensic science commission. </w:t>
      </w:r>
      <w:r w:rsidRPr="009926B0">
        <w:rPr>
          <w:u w:val="single"/>
        </w:rPr>
        <w:t>As of 2016, 10 states have legislatively created forensic science commissions that are currently active.</w:t>
      </w:r>
      <w:r w:rsidRPr="009926B0">
        <w:t xml:space="preserve"> Functioning on a smaller scale</w:t>
      </w:r>
      <w:r w:rsidRPr="009926B0">
        <w:rPr>
          <w:u w:val="single"/>
        </w:rPr>
        <w:t>, state commissions can quickly identify and respond directly to issues.</w:t>
      </w:r>
      <w:r w:rsidRPr="009926B0">
        <w:t xml:space="preserve"> Further</w:t>
      </w:r>
      <w:r w:rsidRPr="009926B0">
        <w:rPr>
          <w:u w:val="single"/>
        </w:rPr>
        <w:t xml:space="preserve">, the working relationships among stakeholders fostered by state commissions allow them to be proactive in addressing problems. </w:t>
      </w:r>
    </w:p>
    <w:p w14:paraId="4AEF00FC" w14:textId="77777777" w:rsidR="00007DF1" w:rsidRPr="009926B0" w:rsidRDefault="00007DF1" w:rsidP="00007DF1">
      <w:r w:rsidRPr="009926B0">
        <w:t xml:space="preserve">Although most state forensic laboratories are now accredited and have solid quality assurance programs in place, those are not always an absolute protection against problems and crises. </w:t>
      </w:r>
      <w:r w:rsidRPr="009926B0">
        <w:rPr>
          <w:u w:val="single"/>
        </w:rPr>
        <w:t>Through customer engagement with the laboratory or by acting as a direct oversight body, commissions have served to augment the accreditation of laboratories in a way that they feel best suits the cultures and resources of their states</w:t>
      </w:r>
      <w:r w:rsidRPr="009926B0">
        <w:t>.12 Many commissions permit citizens to register complaints about potential forensic misconduct or other issues within the crime laboratory system</w:t>
      </w:r>
      <w:r w:rsidRPr="009926B0">
        <w:rPr>
          <w:u w:val="single"/>
        </w:rPr>
        <w:t>. These commissions, working with other government entities and stakeholders, can conduct thorough, independent reviews to identify the sources of problems and make comprehensive recommendations that address laboratory management or policy shortfalls. Such reviews have played a positive role in building public confidence in forensic science and the criminal justice community.</w:t>
      </w:r>
      <w:r w:rsidRPr="009926B0">
        <w:t xml:space="preserve"> Appendix 1 summarizes the responsibilities of each state commission as developed.</w:t>
      </w:r>
    </w:p>
    <w:p w14:paraId="4E059B4A" w14:textId="77777777" w:rsidR="00007DF1" w:rsidRPr="00655AE4" w:rsidRDefault="00007DF1" w:rsidP="00007DF1">
      <w:pPr>
        <w:rPr>
          <w:u w:val="single"/>
        </w:rPr>
      </w:pPr>
      <w:r w:rsidRPr="009926B0">
        <w:t xml:space="preserve">The value of a state forensic science commission is closely related to the importance of sound forensic practice to police, prosecutors, </w:t>
      </w:r>
      <w:proofErr w:type="gramStart"/>
      <w:r w:rsidRPr="009926B0">
        <w:t>policy-makers</w:t>
      </w:r>
      <w:proofErr w:type="gramEnd"/>
      <w:r w:rsidRPr="009926B0">
        <w:t xml:space="preserve">, and other stakeholders. </w:t>
      </w:r>
      <w:r w:rsidRPr="009926B0">
        <w:rPr>
          <w:u w:val="single"/>
        </w:rPr>
        <w:t>Many state commissions were created in response to forensic errors that arose from laboratory negligence or misconduct</w:t>
      </w:r>
      <w:r w:rsidRPr="009926B0">
        <w:t xml:space="preserve">. 13 In these cases, </w:t>
      </w:r>
      <w:proofErr w:type="gramStart"/>
      <w:r w:rsidRPr="009926B0">
        <w:rPr>
          <w:u w:val="single"/>
        </w:rPr>
        <w:t>policy-makers</w:t>
      </w:r>
      <w:proofErr w:type="gramEnd"/>
      <w:r w:rsidRPr="009926B0">
        <w:rPr>
          <w:u w:val="single"/>
        </w:rPr>
        <w:t xml:space="preserve"> have seen the formation of a state forensic science commission to mitigate potential future problems, including costs associated with settlements and damages from civil suits, which can be substantial.</w:t>
      </w:r>
      <w:r w:rsidRPr="009926B0">
        <w:t xml:space="preserve"> 14 </w:t>
      </w:r>
      <w:r w:rsidRPr="009926B0">
        <w:rPr>
          <w:u w:val="single"/>
        </w:rPr>
        <w:t>States have also used commissions to conduct retroactive case reviews, such as in the case of hair microscopy</w:t>
      </w:r>
    </w:p>
    <w:p w14:paraId="48233442" w14:textId="77777777" w:rsidR="00007DF1" w:rsidRDefault="00007DF1" w:rsidP="00007DF1">
      <w:pPr>
        <w:pStyle w:val="Heading3"/>
      </w:pPr>
      <w:r>
        <w:lastRenderedPageBreak/>
        <w:t>State Commission CP – Solves Science Literacy</w:t>
      </w:r>
    </w:p>
    <w:p w14:paraId="0998A1AB" w14:textId="77777777" w:rsidR="00007DF1" w:rsidRPr="004D4239" w:rsidRDefault="00007DF1" w:rsidP="00007DF1">
      <w:pPr>
        <w:pStyle w:val="Heading4"/>
      </w:pPr>
      <w:r>
        <w:t>State commissions improving forensic science spills over to broader public education</w:t>
      </w:r>
    </w:p>
    <w:p w14:paraId="3F7EE0DB" w14:textId="77777777" w:rsidR="00007DF1" w:rsidRPr="00ED30EC" w:rsidRDefault="00007DF1" w:rsidP="00007DF1">
      <w:pPr>
        <w:rPr>
          <w:rStyle w:val="Style13ptBold"/>
        </w:rPr>
      </w:pPr>
      <w:r w:rsidRPr="00ED30EC">
        <w:rPr>
          <w:rStyle w:val="Style13ptBold"/>
        </w:rPr>
        <w:t>Miller, Senior Research Forensic Scientist RTI International’s Center for Forensic Sciences and LaPorte, previous Director Office of Investigative and Forensic Sciences National Institute of Justice, 16</w:t>
      </w:r>
    </w:p>
    <w:p w14:paraId="01851332" w14:textId="77777777" w:rsidR="00007DF1" w:rsidRDefault="00007DF1" w:rsidP="00007DF1">
      <w:r w:rsidRPr="002D74AB">
        <w:t>[Jeri,</w:t>
      </w:r>
      <w:r>
        <w:t xml:space="preserve"> serving on the Board of Directors for the Forensic Sciences Foundation of the American Academy of Forensic Sciences and the ABFT, Executive Secretary for the Scientific Area Committee of Chemistry/ Instrumental Analysis, Board-certified Forensic Toxicologist on the American Board of Forensic Toxicology, previous Deputy Chief Toxicologist at the State of North Carolina Office of the Chief Medical Examiner, </w:t>
      </w:r>
      <w:r w:rsidRPr="002D74AB">
        <w:t xml:space="preserve">Gerald, </w:t>
      </w:r>
      <w:r>
        <w:t xml:space="preserve">previous Chief Research Forensic Chemist for the United States Secret Service, previous co-chair for the Standards Practices and Protocols Interagency Working Group within the Subcommittee on Forensic Science, member on the National Commission on Forensic Science, holds a Master of Science in Forensic Science, holds a Bachelor of Science and Business Administration, </w:t>
      </w:r>
      <w:r w:rsidRPr="002D74AB">
        <w:t xml:space="preserve">6/16, Forensic Technology Center of Excellence, “State Forensic Science Commissions Final Report”, </w:t>
      </w:r>
      <w:hyperlink r:id="rId92" w:history="1">
        <w:r w:rsidRPr="002D74AB">
          <w:rPr>
            <w:rStyle w:val="Hyperlink"/>
            <w:rFonts w:eastAsiaTheme="majorEastAsia"/>
          </w:rPr>
          <w:t>https://www.txcourts.gov/media/1440436/forensic-technology-center-of-excellence-report-on-state-forensic-science-commissions.pdf</w:t>
        </w:r>
      </w:hyperlink>
      <w:r w:rsidRPr="002D74AB">
        <w:t>, p. 3-4, accessed 7/1/20, MZK]</w:t>
      </w:r>
    </w:p>
    <w:p w14:paraId="693E0C46" w14:textId="77777777" w:rsidR="00007DF1" w:rsidRPr="009834D6" w:rsidRDefault="00007DF1" w:rsidP="00007DF1">
      <w:pPr>
        <w:rPr>
          <w:u w:val="single"/>
        </w:rPr>
      </w:pPr>
      <w:r w:rsidRPr="009834D6">
        <w:rPr>
          <w:u w:val="single"/>
        </w:rPr>
        <w:t>State commissions may promote cooperation and coordination across multiple forensic providers with varying jurisdiction</w:t>
      </w:r>
      <w:r w:rsidRPr="009834D6">
        <w:t xml:space="preserve">. These activities may encompass the promotion of training, certification, and accreditation to establish a foundation for a consistent level of forensic work. </w:t>
      </w:r>
      <w:r w:rsidRPr="009834D6">
        <w:rPr>
          <w:u w:val="single"/>
        </w:rPr>
        <w:t>A commission may be used to coordinate resource allocation and eliminate duplication of services or provide a mechanism to allocate resources within a discipline that requires expensive equipment or specialized experts. These efforts may incorporate broader resource considerations, such as cooperation to address backlogs or incorporate new methods.</w:t>
      </w:r>
    </w:p>
    <w:p w14:paraId="0C69D298" w14:textId="77777777" w:rsidR="00007DF1" w:rsidRPr="009834D6" w:rsidRDefault="00007DF1" w:rsidP="00007DF1">
      <w:r w:rsidRPr="009834D6">
        <w:t>This role may extend to allocation of grant funding and conformance with federal grant requirements. For example, Coverdell requires an entity in each state to provide independent investigations of laboratory problems. State commissions are familiar with and knowledgeable about crime laboratory management and practice and can take on an investigative role using this previously established body of knowledge. 20</w:t>
      </w:r>
    </w:p>
    <w:p w14:paraId="52C0C525" w14:textId="77777777" w:rsidR="00007DF1" w:rsidRPr="009834D6" w:rsidRDefault="00007DF1" w:rsidP="00007DF1">
      <w:r w:rsidRPr="009834D6">
        <w:t xml:space="preserve">The development of closer working relationships among interested parties is valuable to members of commissions, laboratory directors and other professionals who routinely work with them. Particularly noteworthy is the ability of the defense bar to have a comfortable relationship with crime laboratory managers. </w:t>
      </w:r>
      <w:r w:rsidRPr="009834D6">
        <w:rPr>
          <w:u w:val="single"/>
        </w:rPr>
        <w:t>If professionals who usually engage in relatively adversarial relationships work together to develop standards and protocols, some issues that might have been litigated can be resolved through commission discussions.</w:t>
      </w:r>
      <w:r w:rsidRPr="009834D6">
        <w:t>21</w:t>
      </w:r>
    </w:p>
    <w:p w14:paraId="4857F18F" w14:textId="77777777" w:rsidR="00007DF1" w:rsidRPr="00ED30EC" w:rsidRDefault="00007DF1" w:rsidP="00007DF1">
      <w:pPr>
        <w:rPr>
          <w:rStyle w:val="StyleUnderline"/>
        </w:rPr>
      </w:pPr>
      <w:r w:rsidRPr="009834D6">
        <w:rPr>
          <w:u w:val="single"/>
        </w:rPr>
        <w:t>Having a forensic science commission can elevate the visibility and understanding of crime laboratory work within the criminal justice community.</w:t>
      </w:r>
      <w:r w:rsidRPr="009834D6">
        <w:t xml:space="preserve"> Additionally, </w:t>
      </w:r>
      <w:r w:rsidRPr="009834D6">
        <w:rPr>
          <w:u w:val="single"/>
        </w:rPr>
        <w:t>if a commission functions at a high level of transparency, the public and other associated organizations working with the criminal justice system will also gain a better understanding.</w:t>
      </w:r>
      <w:r w:rsidRPr="009834D6">
        <w:t xml:space="preserve"> In most cases, </w:t>
      </w:r>
      <w:r w:rsidRPr="009834D6">
        <w:rPr>
          <w:u w:val="single"/>
        </w:rPr>
        <w:t xml:space="preserve">these efforts extend to engagement with </w:t>
      </w:r>
      <w:proofErr w:type="gramStart"/>
      <w:r w:rsidRPr="009834D6">
        <w:rPr>
          <w:u w:val="single"/>
        </w:rPr>
        <w:t>policy-makers</w:t>
      </w:r>
      <w:proofErr w:type="gramEnd"/>
      <w:r w:rsidRPr="009834D6">
        <w:rPr>
          <w:u w:val="single"/>
        </w:rPr>
        <w:t xml:space="preserve"> and other decision-makers who have an interest in forensic science practice in their state.</w:t>
      </w:r>
      <w:r w:rsidRPr="009834D6">
        <w:t xml:space="preserve"> </w:t>
      </w:r>
      <w:r w:rsidRPr="00ED30EC">
        <w:rPr>
          <w:rStyle w:val="StyleUnderline"/>
        </w:rPr>
        <w:t xml:space="preserve">Through </w:t>
      </w:r>
      <w:r w:rsidRPr="00ED30EC">
        <w:rPr>
          <w:rStyle w:val="StyleUnderline"/>
        </w:rPr>
        <w:lastRenderedPageBreak/>
        <w:t>educational activities, the state commission can play a positive role to improve the understanding of key issues.</w:t>
      </w:r>
    </w:p>
    <w:p w14:paraId="70DAE1F9" w14:textId="77777777" w:rsidR="00007DF1" w:rsidRPr="009834D6" w:rsidRDefault="00007DF1" w:rsidP="00007DF1">
      <w:r w:rsidRPr="009834D6">
        <w:t>North Carolina has an annual Forensic Science Week during which it conducts events to increase the community’s understanding of forensic work. These activities are intended to produce a realistic view of forensic work among colleagues and the public, in contrast to media portrayals.22</w:t>
      </w:r>
    </w:p>
    <w:p w14:paraId="181C044C" w14:textId="77777777" w:rsidR="00007DF1" w:rsidRPr="003B55E3" w:rsidRDefault="00007DF1" w:rsidP="00007DF1">
      <w:pPr>
        <w:pStyle w:val="Heading3"/>
      </w:pPr>
      <w:r w:rsidRPr="003B55E3">
        <w:lastRenderedPageBreak/>
        <w:t xml:space="preserve">States CP - Michigan Forensic Science Reform </w:t>
      </w:r>
    </w:p>
    <w:p w14:paraId="05DD8E63" w14:textId="77777777" w:rsidR="00007DF1" w:rsidRDefault="00007DF1" w:rsidP="00007DF1">
      <w:pPr>
        <w:pStyle w:val="Heading4"/>
      </w:pPr>
      <w:r>
        <w:t xml:space="preserve">Forensic Science Reform in Michigan spills over to overall credibility and criminal justice reform in the state of Michigan – proves states can do it and spill over to broader reforms </w:t>
      </w:r>
    </w:p>
    <w:p w14:paraId="1FAC16FA" w14:textId="77777777" w:rsidR="00007DF1" w:rsidRDefault="00007DF1" w:rsidP="00007DF1">
      <w:r w:rsidRPr="003B55E3">
        <w:rPr>
          <w:rStyle w:val="Style13ptBold"/>
        </w:rPr>
        <w:t>Moran</w:t>
      </w:r>
      <w:r>
        <w:rPr>
          <w:rStyle w:val="Style13ptBold"/>
        </w:rPr>
        <w:t xml:space="preserve">, </w:t>
      </w:r>
      <w:r w:rsidRPr="003B55E3">
        <w:rPr>
          <w:rStyle w:val="Style13ptBold"/>
        </w:rPr>
        <w:t>Michigan Innocence Clinic</w:t>
      </w:r>
      <w:r>
        <w:rPr>
          <w:rStyle w:val="Style13ptBold"/>
        </w:rPr>
        <w:t xml:space="preserve"> director</w:t>
      </w:r>
      <w:r w:rsidRPr="003B55E3">
        <w:rPr>
          <w:rStyle w:val="Style13ptBold"/>
        </w:rPr>
        <w:t>, Syed</w:t>
      </w:r>
      <w:r>
        <w:rPr>
          <w:rStyle w:val="Style13ptBold"/>
        </w:rPr>
        <w:t>,</w:t>
      </w:r>
      <w:r w:rsidRPr="003B55E3">
        <w:rPr>
          <w:rStyle w:val="Style13ptBold"/>
        </w:rPr>
        <w:t xml:space="preserve"> Michigan Innocence Clinic </w:t>
      </w:r>
      <w:r>
        <w:rPr>
          <w:rStyle w:val="Style13ptBold"/>
        </w:rPr>
        <w:t xml:space="preserve">assistant director &amp; </w:t>
      </w:r>
      <w:r w:rsidRPr="003B55E3">
        <w:rPr>
          <w:rStyle w:val="Style13ptBold"/>
        </w:rPr>
        <w:t>Richardson</w:t>
      </w:r>
      <w:r>
        <w:rPr>
          <w:rStyle w:val="Style13ptBold"/>
        </w:rPr>
        <w:t xml:space="preserve">, </w:t>
      </w:r>
      <w:r w:rsidRPr="003B55E3">
        <w:rPr>
          <w:rStyle w:val="Style13ptBold"/>
        </w:rPr>
        <w:t>Michigan Innocence Clinic</w:t>
      </w:r>
      <w:r>
        <w:rPr>
          <w:rStyle w:val="Style13ptBold"/>
        </w:rPr>
        <w:t xml:space="preserve"> fellow</w:t>
      </w:r>
      <w:r w:rsidRPr="003B55E3">
        <w:rPr>
          <w:rStyle w:val="Style13ptBold"/>
        </w:rPr>
        <w:t>, 20</w:t>
      </w:r>
      <w:r w:rsidRPr="00BD0950">
        <w:t xml:space="preserve">, </w:t>
      </w:r>
    </w:p>
    <w:p w14:paraId="27FA3257" w14:textId="77777777" w:rsidR="00007DF1" w:rsidRDefault="00007DF1" w:rsidP="00007DF1">
      <w:pPr>
        <w:rPr>
          <w:rFonts w:asciiTheme="minorHAnsi" w:hAnsiTheme="minorHAnsi"/>
        </w:rPr>
      </w:pPr>
      <w:r w:rsidRPr="00BD0950">
        <w:t xml:space="preserve">(David, Imran &amp; Megan Detroit News 2-13-2020 "Opinion: Fix forensic science to aid criminal justice reform," </w:t>
      </w:r>
      <w:hyperlink r:id="rId93" w:history="1">
        <w:r w:rsidRPr="00BD0950">
          <w:rPr>
            <w:rStyle w:val="Hyperlink"/>
          </w:rPr>
          <w:t>https://www.detroitnews.com/story/opinion/2020/02/14/opinion-fix-forensic-science-aid-criminal-justice-reform/4737264002/</w:t>
        </w:r>
      </w:hyperlink>
      <w:r w:rsidRPr="00BD0950">
        <w:t xml:space="preserve"> Accessed 6/24/2020/WY)</w:t>
      </w:r>
    </w:p>
    <w:p w14:paraId="4469EBF4" w14:textId="77777777" w:rsidR="00007DF1" w:rsidRPr="00744169" w:rsidRDefault="00007DF1" w:rsidP="00007DF1">
      <w:pPr>
        <w:rPr>
          <w:rFonts w:asciiTheme="minorHAnsi" w:hAnsiTheme="minorHAnsi"/>
        </w:rPr>
      </w:pPr>
      <w:r w:rsidRPr="003B55E3">
        <w:rPr>
          <w:rFonts w:asciiTheme="minorHAnsi" w:hAnsiTheme="minorHAnsi"/>
          <w:u w:val="single"/>
        </w:rPr>
        <w:t xml:space="preserve">Late last year, Michigan’s criminal justice system reached a sad milestone: According to the National Registry of Exonerations, more than 100 men and women have been exonerated in the state since 1989 after serving time in prison for crimes they did not commit. </w:t>
      </w:r>
      <w:r w:rsidRPr="00744169">
        <w:rPr>
          <w:rFonts w:asciiTheme="minorHAnsi" w:hAnsiTheme="minorHAnsi"/>
        </w:rPr>
        <w:t>Michigan is the 10th most populous state, but it ranks fifth for the most exonerations.</w:t>
      </w:r>
    </w:p>
    <w:p w14:paraId="2E8DB9E5" w14:textId="77777777" w:rsidR="00007DF1" w:rsidRPr="003B55E3" w:rsidRDefault="00007DF1" w:rsidP="00007DF1">
      <w:pPr>
        <w:rPr>
          <w:rFonts w:asciiTheme="minorHAnsi" w:hAnsiTheme="minorHAnsi"/>
          <w:u w:val="single"/>
        </w:rPr>
      </w:pPr>
      <w:r w:rsidRPr="003B55E3">
        <w:rPr>
          <w:rFonts w:asciiTheme="minorHAnsi" w:hAnsiTheme="minorHAnsi"/>
          <w:u w:val="single"/>
        </w:rPr>
        <w:t>One of the leading causes of wrongful convictions is flawed forensic science. Of Michigan’s 102 proven wrongful convictions, at least 21 resulted from seemingly reliable forensic evidence that was found, years later, to be somewhere between misleading and outright fraudulent. It is time Michigan joins other states by creating a forensic science commission to help ensure that only reliable science is used to put people behind bars.</w:t>
      </w:r>
    </w:p>
    <w:p w14:paraId="0E216042" w14:textId="77777777" w:rsidR="00007DF1" w:rsidRPr="00744169" w:rsidRDefault="00007DF1" w:rsidP="00007DF1">
      <w:pPr>
        <w:rPr>
          <w:rFonts w:asciiTheme="minorHAnsi" w:hAnsiTheme="minorHAnsi"/>
        </w:rPr>
      </w:pPr>
      <w:r w:rsidRPr="003B55E3">
        <w:rPr>
          <w:rFonts w:asciiTheme="minorHAnsi" w:hAnsiTheme="minorHAnsi"/>
          <w:u w:val="single"/>
        </w:rPr>
        <w:t>David Gavitt’s case is a good example of why Michigan needs forensic science reform. Gavitt was convicted in 1986 of arson and three counts of felony murder after his wife and two young daughters died in a fire at their home in Ionia. Michigan State Police fire investigators testified that certain physical markers — like burn patterns on the floor and walls</w:t>
      </w:r>
      <w:r w:rsidRPr="00744169">
        <w:rPr>
          <w:rFonts w:asciiTheme="minorHAnsi" w:hAnsiTheme="minorHAnsi"/>
        </w:rPr>
        <w:t>, the heat and intensity of the fire, and the presence of “alligatoring” and “crazed glass” — meant that the fire involved an accelerant like gasoline. Moreover, an MSP chemist testified that chemical testing indicated the presence of gasoline in the fire debris.</w:t>
      </w:r>
    </w:p>
    <w:p w14:paraId="31768431" w14:textId="77777777" w:rsidR="00007DF1" w:rsidRPr="00744169" w:rsidRDefault="00007DF1" w:rsidP="00007DF1">
      <w:pPr>
        <w:rPr>
          <w:rFonts w:asciiTheme="minorHAnsi" w:hAnsiTheme="minorHAnsi"/>
        </w:rPr>
      </w:pPr>
      <w:r w:rsidRPr="00744169">
        <w:rPr>
          <w:rFonts w:asciiTheme="minorHAnsi" w:hAnsiTheme="minorHAnsi"/>
        </w:rPr>
        <w:t>David Gavitt, 61, of Ionia, spent 26 years in prison, from 1986 to 2012, before a county prosecutor agreed that the arson evidence behind his conviction no longer was credible.</w:t>
      </w:r>
    </w:p>
    <w:p w14:paraId="2ABA18D4" w14:textId="77777777" w:rsidR="00007DF1" w:rsidRPr="003B55E3" w:rsidRDefault="00007DF1" w:rsidP="00007DF1">
      <w:pPr>
        <w:rPr>
          <w:rFonts w:asciiTheme="minorHAnsi" w:hAnsiTheme="minorHAnsi"/>
          <w:u w:val="single"/>
        </w:rPr>
      </w:pPr>
      <w:r w:rsidRPr="003B55E3">
        <w:rPr>
          <w:rFonts w:asciiTheme="minorHAnsi" w:hAnsiTheme="minorHAnsi"/>
          <w:u w:val="single"/>
        </w:rPr>
        <w:t>Based on those two lines of expert testimony, the prosecution argued the fire was arson, and Gavitt the only possible arsonist. A jury convicted Gavitt, who was sentenced to life in prison. Unfortunately, the MSP experts were relying on junk science, and their conclusions were flat-out wrong.</w:t>
      </w:r>
    </w:p>
    <w:p w14:paraId="40574C5D" w14:textId="77777777" w:rsidR="00007DF1" w:rsidRPr="003B55E3" w:rsidRDefault="00007DF1" w:rsidP="00007DF1">
      <w:pPr>
        <w:rPr>
          <w:rFonts w:asciiTheme="minorHAnsi" w:hAnsiTheme="minorHAnsi"/>
          <w:u w:val="single"/>
        </w:rPr>
      </w:pPr>
      <w:r w:rsidRPr="003B55E3">
        <w:rPr>
          <w:rFonts w:asciiTheme="minorHAnsi" w:hAnsiTheme="minorHAnsi"/>
          <w:u w:val="single"/>
        </w:rPr>
        <w:t xml:space="preserve">Starting in 1992, national standards for fire investigation began to recognize that the physical markers that the MSP experts had relied on in the Gavitt case were </w:t>
      </w:r>
      <w:proofErr w:type="gramStart"/>
      <w:r w:rsidRPr="003B55E3">
        <w:rPr>
          <w:rFonts w:asciiTheme="minorHAnsi" w:hAnsiTheme="minorHAnsi"/>
          <w:u w:val="single"/>
        </w:rPr>
        <w:t>actually just</w:t>
      </w:r>
      <w:proofErr w:type="gramEnd"/>
      <w:r w:rsidRPr="003B55E3">
        <w:rPr>
          <w:rFonts w:asciiTheme="minorHAnsi" w:hAnsiTheme="minorHAnsi"/>
          <w:u w:val="single"/>
        </w:rPr>
        <w:t xml:space="preserve"> myths, which were easily disproven in controlled scientific testing</w:t>
      </w:r>
      <w:r w:rsidRPr="00744169">
        <w:rPr>
          <w:rFonts w:asciiTheme="minorHAnsi" w:hAnsiTheme="minorHAnsi"/>
        </w:rPr>
        <w:t xml:space="preserve">. In 2010, the Michigan Innocence Clinic at the University of Michigan Law School began looking into Gavitt’s case. </w:t>
      </w:r>
      <w:r w:rsidRPr="003B55E3">
        <w:rPr>
          <w:rFonts w:asciiTheme="minorHAnsi" w:hAnsiTheme="minorHAnsi"/>
          <w:u w:val="single"/>
        </w:rPr>
        <w:t>Upon consulting leading fire experts, the clinic learned that there was absolutely no evidence that the Gavitt fire was arson at all.</w:t>
      </w:r>
    </w:p>
    <w:p w14:paraId="70197355" w14:textId="77777777" w:rsidR="00007DF1" w:rsidRPr="00744169" w:rsidRDefault="00007DF1" w:rsidP="00007DF1">
      <w:pPr>
        <w:rPr>
          <w:rFonts w:asciiTheme="minorHAnsi" w:hAnsiTheme="minorHAnsi"/>
        </w:rPr>
      </w:pPr>
      <w:proofErr w:type="gramStart"/>
      <w:r w:rsidRPr="003B55E3">
        <w:rPr>
          <w:rFonts w:asciiTheme="minorHAnsi" w:hAnsiTheme="minorHAnsi"/>
          <w:u w:val="single"/>
        </w:rPr>
        <w:t>In all likelihood</w:t>
      </w:r>
      <w:proofErr w:type="gramEnd"/>
      <w:r w:rsidRPr="003B55E3">
        <w:rPr>
          <w:rFonts w:asciiTheme="minorHAnsi" w:hAnsiTheme="minorHAnsi"/>
          <w:u w:val="single"/>
        </w:rPr>
        <w:t xml:space="preserve">, the fire was a tragic accident, made all the more tragic by the wrongful conviction of a grieving father. Twenty-six years later, to his credit, the Ionia County prosecutor agreed to review the </w:t>
      </w:r>
      <w:r w:rsidRPr="003B55E3">
        <w:rPr>
          <w:rFonts w:asciiTheme="minorHAnsi" w:hAnsiTheme="minorHAnsi"/>
          <w:u w:val="single"/>
        </w:rPr>
        <w:lastRenderedPageBreak/>
        <w:t>case and eventually agreed to Gavitt’s release</w:t>
      </w:r>
      <w:r w:rsidRPr="00744169">
        <w:rPr>
          <w:rFonts w:asciiTheme="minorHAnsi" w:hAnsiTheme="minorHAnsi"/>
        </w:rPr>
        <w:t xml:space="preserve">: He had served 26 years in prison for a crime that never happened. </w:t>
      </w:r>
    </w:p>
    <w:p w14:paraId="1B6A8522" w14:textId="77777777" w:rsidR="00007DF1" w:rsidRPr="003B55E3" w:rsidRDefault="00007DF1" w:rsidP="00007DF1">
      <w:pPr>
        <w:rPr>
          <w:rFonts w:asciiTheme="minorHAnsi" w:hAnsiTheme="minorHAnsi"/>
          <w:u w:val="single"/>
        </w:rPr>
      </w:pPr>
      <w:r w:rsidRPr="003B55E3">
        <w:rPr>
          <w:rFonts w:asciiTheme="minorHAnsi" w:hAnsiTheme="minorHAnsi"/>
          <w:u w:val="single"/>
        </w:rPr>
        <w:t>Michigan should have its own forensic science commission, an independent body of experts to investigate potential problems and recommend reforms. Such a commission would go a long way in restoring confidence in forensic science and law enforcement statewide.</w:t>
      </w:r>
    </w:p>
    <w:p w14:paraId="60822990" w14:textId="77777777" w:rsidR="00007DF1" w:rsidRPr="003B55E3" w:rsidRDefault="00007DF1" w:rsidP="00007DF1">
      <w:pPr>
        <w:rPr>
          <w:rFonts w:asciiTheme="minorHAnsi" w:hAnsiTheme="minorHAnsi"/>
          <w:u w:val="single"/>
        </w:rPr>
      </w:pPr>
      <w:r w:rsidRPr="003B55E3">
        <w:rPr>
          <w:rFonts w:asciiTheme="minorHAnsi" w:hAnsiTheme="minorHAnsi"/>
          <w:u w:val="single"/>
        </w:rPr>
        <w:t xml:space="preserve">Sens. Tom Barrett and Stephanie Chang have introduced legislation that would create such a commission and require forensic science laboratories and providers to meet national accreditation standards </w:t>
      </w:r>
      <w:proofErr w:type="gramStart"/>
      <w:r w:rsidRPr="003B55E3">
        <w:rPr>
          <w:rFonts w:asciiTheme="minorHAnsi" w:hAnsiTheme="minorHAnsi"/>
          <w:u w:val="single"/>
        </w:rPr>
        <w:t>in order to</w:t>
      </w:r>
      <w:proofErr w:type="gramEnd"/>
      <w:r w:rsidRPr="003B55E3">
        <w:rPr>
          <w:rFonts w:asciiTheme="minorHAnsi" w:hAnsiTheme="minorHAnsi"/>
          <w:u w:val="single"/>
        </w:rPr>
        <w:t xml:space="preserve"> practice in Michigan.</w:t>
      </w:r>
    </w:p>
    <w:p w14:paraId="7C816CB3" w14:textId="77777777" w:rsidR="00007DF1" w:rsidRPr="003B55E3" w:rsidRDefault="00007DF1" w:rsidP="00007DF1">
      <w:pPr>
        <w:rPr>
          <w:rFonts w:asciiTheme="minorHAnsi" w:hAnsiTheme="minorHAnsi"/>
          <w:u w:val="single"/>
        </w:rPr>
      </w:pPr>
      <w:proofErr w:type="gramStart"/>
      <w:r w:rsidRPr="003B55E3">
        <w:rPr>
          <w:rFonts w:asciiTheme="minorHAnsi" w:hAnsiTheme="minorHAnsi"/>
          <w:u w:val="single"/>
        </w:rPr>
        <w:t>Let’s</w:t>
      </w:r>
      <w:proofErr w:type="gramEnd"/>
      <w:r w:rsidRPr="003B55E3">
        <w:rPr>
          <w:rFonts w:asciiTheme="minorHAnsi" w:hAnsiTheme="minorHAnsi"/>
          <w:u w:val="single"/>
        </w:rPr>
        <w:t xml:space="preserve"> not wait another decade — or for more people to suffer the injustices that Gavitt did — before taking the steps necessary to improve forensic science and criminal justice in our state. </w:t>
      </w:r>
    </w:p>
    <w:p w14:paraId="0C3404BE" w14:textId="77777777" w:rsidR="00007DF1" w:rsidRPr="00FF597F" w:rsidRDefault="00007DF1" w:rsidP="00007DF1">
      <w:pPr>
        <w:pStyle w:val="Heading3"/>
        <w:rPr>
          <w:rFonts w:cs="Times New Roman"/>
        </w:rPr>
      </w:pPr>
      <w:r w:rsidRPr="00FF597F">
        <w:rPr>
          <w:rFonts w:cs="Times New Roman"/>
        </w:rPr>
        <w:lastRenderedPageBreak/>
        <w:t>States Post Conviction Relief CP – 1NC</w:t>
      </w:r>
    </w:p>
    <w:p w14:paraId="42A6AE49" w14:textId="77777777" w:rsidR="00007DF1" w:rsidRPr="00FF597F" w:rsidRDefault="00007DF1" w:rsidP="00007DF1"/>
    <w:p w14:paraId="0F790861" w14:textId="77777777" w:rsidR="00007DF1" w:rsidRPr="00FF597F" w:rsidRDefault="00007DF1" w:rsidP="00007DF1">
      <w:pPr>
        <w:pStyle w:val="Heading4"/>
        <w:rPr>
          <w:rFonts w:cs="Times New Roman"/>
        </w:rPr>
      </w:pPr>
      <w:r w:rsidRPr="00FF597F">
        <w:rPr>
          <w:rFonts w:cs="Times New Roman"/>
        </w:rPr>
        <w:t>Counterplan Text: All fifty states in the United States should adopt Junk Science Writ Appeal option.</w:t>
      </w:r>
    </w:p>
    <w:p w14:paraId="31432D42" w14:textId="77777777" w:rsidR="00007DF1" w:rsidRPr="00FF597F" w:rsidRDefault="00007DF1" w:rsidP="00007DF1"/>
    <w:p w14:paraId="792C0368" w14:textId="77777777" w:rsidR="00007DF1" w:rsidRPr="00FF597F" w:rsidRDefault="00007DF1" w:rsidP="00007DF1">
      <w:pPr>
        <w:pStyle w:val="Heading4"/>
        <w:rPr>
          <w:rFonts w:cs="Times New Roman"/>
        </w:rPr>
      </w:pPr>
      <w:r w:rsidRPr="00FF597F">
        <w:rPr>
          <w:rFonts w:cs="Times New Roman"/>
        </w:rPr>
        <w:t>States formulating their own standards for Junk Science Wirt prevents backlash but promotes same resolution to releasing wrongfully convicted persons</w:t>
      </w:r>
    </w:p>
    <w:p w14:paraId="288BA318" w14:textId="77777777" w:rsidR="00007DF1" w:rsidRPr="00FF597F" w:rsidRDefault="00007DF1" w:rsidP="00007DF1">
      <w:r w:rsidRPr="00FF597F">
        <w:rPr>
          <w:rStyle w:val="Style13ptBold"/>
        </w:rPr>
        <w:t xml:space="preserve">Thomas, JD Candidate Houston Law, 2015 </w:t>
      </w:r>
      <w:r w:rsidRPr="00FF597F">
        <w:t>[Sabra, Winter 2015, Houston Law Review Vol. 52, Issue 3, pp.1037, “Addressing Wrongful Convictions: An Examination of Texas’s New Junk Science With and Other Measures for Protecting the Innocent”, Accessed 23 June 2020, MS]</w:t>
      </w:r>
    </w:p>
    <w:p w14:paraId="0FFCA25E" w14:textId="77777777" w:rsidR="00007DF1" w:rsidRPr="00FF597F" w:rsidRDefault="00007DF1" w:rsidP="00007DF1">
      <w:r w:rsidRPr="00FF597F">
        <w:t>A. All Fifty States Should Adopt Their Own Junk Science Writ</w:t>
      </w:r>
    </w:p>
    <w:p w14:paraId="69EDB109" w14:textId="77777777" w:rsidR="00007DF1" w:rsidRPr="00FF597F" w:rsidRDefault="00007DF1" w:rsidP="00007DF1">
      <w:r w:rsidRPr="00FF597F">
        <w:rPr>
          <w:rStyle w:val="Emphasis"/>
        </w:rPr>
        <w:t>Convictions under junk science are not just a Texas problem. "This is happening all over the country. Texas just happens to be a leader in its willingness to reconsider convictions based on [new scientific] evidence</w:t>
      </w:r>
      <w:r w:rsidRPr="00FF597F">
        <w:t xml:space="preserve">."' 77 In the remaining forty-nine states, "freeing an innocent person wrongfully convicted by [junk science] remains an obstacle."'178 This Comment encourages other states to pass bills similar to the Junk Science Writ in Texas. </w:t>
      </w:r>
      <w:r w:rsidRPr="00FF597F">
        <w:rPr>
          <w:rStyle w:val="Emphasis"/>
        </w:rPr>
        <w:t>A survey of the law in various states illustrates the need for change. In Mississippi, despite "multiple people being wrongfully convicted" as a result of junk science, "there has been no uniform, formal inquiry into</w:t>
      </w:r>
      <w:proofErr w:type="gramStart"/>
      <w:r w:rsidRPr="00FF597F">
        <w:rPr>
          <w:rStyle w:val="Emphasis"/>
        </w:rPr>
        <w:t xml:space="preserve"> ..</w:t>
      </w:r>
      <w:proofErr w:type="gramEnd"/>
      <w:r w:rsidRPr="00FF597F">
        <w:rPr>
          <w:rStyle w:val="Emphasis"/>
        </w:rPr>
        <w:t xml:space="preserve"> .what went wrong."</w:t>
      </w:r>
      <w:r w:rsidRPr="00FF597F">
        <w:t>179 One article in the Mississippi Law Journal, published the same year as the enactment of the Junk Science Writ, details a series of cases in which questionable scientific testimony was used by the prosecution to secure a conviction.</w:t>
      </w:r>
      <w:r w:rsidRPr="00FF597F">
        <w:rPr>
          <w:rStyle w:val="Emphasis"/>
        </w:rPr>
        <w:t xml:space="preserve">180 The similarity between all of the cases is that they all included "stunning, variegated acts of forensic malfeasance.'' </w:t>
      </w:r>
      <w:r w:rsidRPr="00FF597F">
        <w:t xml:space="preserve">For example, a murder suspect in one case had apparent scratch marks on his arms, neck, and face. 182 The expert retained by the prosecution went to the funeral home and removed the fingernails from the victim. 83 The expert then mounted the fingernails onto sticks, went to the jail, and, "in a procedure that remains unparalleled in the annals of forensic science," concluded that the victim's fingernails had without a doubt caused the marks on the suspect's body. 8 4 The suspect was subsequently charged with capital murder. 85 After all, "[t]he logical consequence of a system that encourages forensic fraud is forensic fraud; and the logical consequence of forensic fraud is wrongful convictions.1' 86 The authors of the Mississippi Law Journal article call for a reform in the standards for admitting forensic evidence and for handling cases in which a defendant was wrongfully convicted using faulty evidence.18 7 Like Mississippi, Ohio is also in need of its own Junk Science Writ. In State v. Wheat, Derrick Wheat was convicted of murder with firearm specifications. 88 Wheat subsequently filed three motions for a new trial; the third motion was based on newly discovered forensic testing.189 In his third motion, Wheat challenged the scientific accuracy of the gunshot residue testing performed by the coroner on behalf of the state. 90 The court acknowledged that, since the time of Wheat's trial, the coroner had abandoned the type of testing used at trial in favor of a more scientifically advanced method.' 91 However, the court found this abandonment to be insufficient grounds for granting Wheat a new trial.192 While "[t]he drive to retroactively challenge forensic evidence is still in its infancy nationally ... some legal experts believe it could eventually lead to the reversal of many convictions, as has happened with the use of DNA evidence to challenge past prosecutions.' ' 9 </w:t>
      </w:r>
      <w:r w:rsidRPr="00FF597F">
        <w:rPr>
          <w:rStyle w:val="Emphasis"/>
        </w:rPr>
        <w:t xml:space="preserve">Although the Junk Science Writ is the first of its kind in the nation, a comparison to the history of DNA testing laws hints </w:t>
      </w:r>
      <w:r w:rsidRPr="00FF597F">
        <w:rPr>
          <w:rStyle w:val="Emphasis"/>
        </w:rPr>
        <w:lastRenderedPageBreak/>
        <w:t>at a promising future. Texas enacted its own law streamlining the process for new testing of DNA in 2001.194 By 2002, twenty-six states had enacted statutes to allow convicted prisoners access to DNA testing.195 By 2009, forty-three states had enacted such statutes. 196 Today, all fifty states have some form of law allowing prisoners access to DNA testing. 197 While this achievement did not happen overnight, it instills hope in those who support the Junk Science Writ and who urge other states to adopt similar bills.</w:t>
      </w:r>
      <w:r w:rsidRPr="00FF597F">
        <w:rPr>
          <w:rStyle w:val="Emphasis"/>
        </w:rPr>
        <w:cr/>
      </w:r>
    </w:p>
    <w:p w14:paraId="5EAD8BA5" w14:textId="77777777" w:rsidR="00007DF1" w:rsidRPr="00FF597F" w:rsidRDefault="00007DF1" w:rsidP="00007DF1"/>
    <w:p w14:paraId="42D32FED" w14:textId="77777777" w:rsidR="00007DF1" w:rsidRPr="00FF597F" w:rsidRDefault="00007DF1" w:rsidP="00007DF1">
      <w:pPr>
        <w:pStyle w:val="Heading3"/>
        <w:rPr>
          <w:rFonts w:cs="Times New Roman"/>
        </w:rPr>
      </w:pPr>
      <w:r w:rsidRPr="00FF597F">
        <w:rPr>
          <w:rFonts w:cs="Times New Roman"/>
        </w:rPr>
        <w:lastRenderedPageBreak/>
        <w:t>States Post Conviction Relief CP – Solvency</w:t>
      </w:r>
      <w:r>
        <w:rPr>
          <w:rFonts w:cs="Times New Roman"/>
        </w:rPr>
        <w:t xml:space="preserve"> </w:t>
      </w:r>
    </w:p>
    <w:p w14:paraId="3AE28205" w14:textId="77777777" w:rsidR="00007DF1" w:rsidRPr="00FF597F" w:rsidRDefault="00007DF1" w:rsidP="00007DF1">
      <w:pPr>
        <w:pStyle w:val="Heading4"/>
        <w:rPr>
          <w:rFonts w:cs="Times New Roman"/>
        </w:rPr>
      </w:pPr>
      <w:r w:rsidRPr="00FF597F">
        <w:rPr>
          <w:rFonts w:cs="Times New Roman"/>
        </w:rPr>
        <w:t xml:space="preserve">Texas passage of Junk Science Writ Law enables post-conviction habeas corpus proceedings upon the discovery of new scientific knowledge or evidence to free those </w:t>
      </w:r>
      <w:proofErr w:type="gramStart"/>
      <w:r w:rsidRPr="00FF597F">
        <w:rPr>
          <w:rFonts w:cs="Times New Roman"/>
        </w:rPr>
        <w:t>who’ve</w:t>
      </w:r>
      <w:proofErr w:type="gramEnd"/>
      <w:r w:rsidRPr="00FF597F">
        <w:rPr>
          <w:rFonts w:cs="Times New Roman"/>
        </w:rPr>
        <w:t xml:space="preserve"> been falsely convicted due to lack of past scientific knowledge or now disproven content</w:t>
      </w:r>
    </w:p>
    <w:p w14:paraId="1EA2DB60" w14:textId="77777777" w:rsidR="00007DF1" w:rsidRPr="00FF597F" w:rsidRDefault="00007DF1" w:rsidP="00007DF1">
      <w:pPr>
        <w:pStyle w:val="ListParagraph"/>
        <w:numPr>
          <w:ilvl w:val="0"/>
          <w:numId w:val="14"/>
        </w:numPr>
      </w:pPr>
      <w:r w:rsidRPr="00FF597F">
        <w:t>Alternate Tag: Texas proves, Junk Science Writ is key tool to combat false convictions and manage the CSI Effect Phenomena</w:t>
      </w:r>
    </w:p>
    <w:p w14:paraId="68C6B861" w14:textId="77777777" w:rsidR="00007DF1" w:rsidRPr="00FF597F" w:rsidRDefault="00007DF1" w:rsidP="00007DF1">
      <w:pPr>
        <w:rPr>
          <w:rStyle w:val="Style13ptBold"/>
          <w:b w:val="0"/>
          <w:bCs w:val="0"/>
          <w:sz w:val="24"/>
          <w:szCs w:val="20"/>
        </w:rPr>
      </w:pPr>
      <w:r w:rsidRPr="00FF597F">
        <w:rPr>
          <w:rStyle w:val="Style13ptBold"/>
        </w:rPr>
        <w:t>Cooper, Chief Staff Attorney for 8</w:t>
      </w:r>
      <w:r w:rsidRPr="00FF597F">
        <w:rPr>
          <w:rStyle w:val="Style13ptBold"/>
          <w:vertAlign w:val="superscript"/>
        </w:rPr>
        <w:t>Th</w:t>
      </w:r>
      <w:r w:rsidRPr="00FF597F">
        <w:rPr>
          <w:rStyle w:val="Style13ptBold"/>
        </w:rPr>
        <w:t xml:space="preserve"> Court of Appeal, 19 </w:t>
      </w:r>
      <w:r w:rsidRPr="00FF597F">
        <w:rPr>
          <w:rStyle w:val="Style13ptBold"/>
          <w:b w:val="0"/>
          <w:bCs w:val="0"/>
          <w:sz w:val="24"/>
          <w:szCs w:val="20"/>
        </w:rPr>
        <w:t>[ Kirk Cooper, Past President of El Paso Young Lawyers Association , 2019 November , “The Texas Junk Science Writ: A Look Six Years In”, Texas Bar Journal, Vol. 82, Issue 10, pp. 798-799, Accessed 22 June 2020 ]</w:t>
      </w:r>
    </w:p>
    <w:p w14:paraId="2A9C5E85" w14:textId="77777777" w:rsidR="00007DF1" w:rsidRPr="00FF597F" w:rsidRDefault="00007DF1" w:rsidP="00007DF1">
      <w:pPr>
        <w:rPr>
          <w:rStyle w:val="Style13ptBold"/>
          <w:b w:val="0"/>
          <w:bCs w:val="0"/>
          <w:sz w:val="22"/>
          <w:szCs w:val="18"/>
        </w:rPr>
      </w:pPr>
      <w:r w:rsidRPr="00FF597F">
        <w:rPr>
          <w:rStyle w:val="Style13ptBold"/>
          <w:b w:val="0"/>
          <w:bCs w:val="0"/>
          <w:sz w:val="22"/>
          <w:szCs w:val="18"/>
        </w:rPr>
        <w:t>How the Junk Science Writ Works</w:t>
      </w:r>
    </w:p>
    <w:p w14:paraId="4BE2E2C4" w14:textId="77777777" w:rsidR="00007DF1" w:rsidRPr="00FF597F" w:rsidRDefault="00007DF1" w:rsidP="00007DF1">
      <w:pPr>
        <w:rPr>
          <w:rStyle w:val="Style13ptBold"/>
          <w:b w:val="0"/>
          <w:bCs w:val="0"/>
          <w:sz w:val="22"/>
          <w:szCs w:val="18"/>
        </w:rPr>
      </w:pPr>
      <w:r w:rsidRPr="00FF597F">
        <w:rPr>
          <w:rStyle w:val="Emphasis"/>
        </w:rPr>
        <w:t>The Legislature’s passage of Article 11.073 served two purposes. First, the statute clarified that judges could consider changes in the scientific value of already-available evidence as a basis for granting post-conviction habeas relief once all direct appeals are exhausted. Generally, habeas corpus proceedings allow a convicted person to present new evidence that did not make its way into trial record; challenges related to the probative value of evidence admitted at trial are matters dealt with on direct appeal that cannot be raised in a habeas challenge.</w:t>
      </w:r>
      <w:r w:rsidRPr="00FF597F">
        <w:rPr>
          <w:rStyle w:val="Style13ptBold"/>
          <w:b w:val="0"/>
          <w:bCs w:val="0"/>
          <w:sz w:val="22"/>
          <w:szCs w:val="18"/>
        </w:rPr>
        <w:t xml:space="preserve">2 </w:t>
      </w:r>
      <w:r w:rsidRPr="00FF597F">
        <w:rPr>
          <w:rStyle w:val="Emphasis"/>
        </w:rPr>
        <w:t>Second, Article 11.073 has also allowed some convicted persons to bypass a common procedural barrier in the postconviction review process: the subsequent application bar,3 which bars a convicted person from filing more than one habeas corpus application unless a subsequent application contains sufficient specific facts establishing that the current claims and issues have not been and could not have been presented previously in an original application or in a previously considered application because the factual or legal basis for the claim was unavailable on the date the applicant filed the previous application.</w:t>
      </w:r>
      <w:r w:rsidRPr="00FF597F">
        <w:rPr>
          <w:rStyle w:val="Style13ptBold"/>
          <w:b w:val="0"/>
          <w:bCs w:val="0"/>
          <w:sz w:val="22"/>
          <w:szCs w:val="18"/>
        </w:rPr>
        <w:t xml:space="preserve">4 Article 11.073 solved both the new-versus-old evidence questions and the subsequent application questions that can arise in habeas proceedings involving changes to the weight and value of trial evidence years or decades later by allowing judges to evaluate “old” evidence with fresh eyes, through the lens of greater scientific knowledge and understanding.5 Now, convicted persons have the opportunity to file a specific habeas application showing, by a preponderance of the evidence, that they would not have been convicted at trial based on the existence of currently available, relevant scientific evidence that was “not ascertainable through the exercise of reasonable diligence by the convicted person before the date or during” the original trial.6 </w:t>
      </w:r>
      <w:r w:rsidRPr="00FF597F">
        <w:rPr>
          <w:rStyle w:val="Emphasis"/>
        </w:rPr>
        <w:t>The applicant must show that the new scientific evidence would have made a difference at the guilt/innocence phase of trial and not simply during punishment.7</w:t>
      </w:r>
    </w:p>
    <w:p w14:paraId="5A2259DC" w14:textId="77777777" w:rsidR="00007DF1" w:rsidRPr="00FF597F" w:rsidRDefault="00007DF1" w:rsidP="00007DF1">
      <w:pPr>
        <w:rPr>
          <w:rStyle w:val="Style13ptBold"/>
          <w:b w:val="0"/>
          <w:bCs w:val="0"/>
          <w:sz w:val="22"/>
          <w:szCs w:val="18"/>
        </w:rPr>
      </w:pPr>
      <w:r w:rsidRPr="00FF597F">
        <w:rPr>
          <w:rStyle w:val="Style13ptBold"/>
          <w:b w:val="0"/>
          <w:bCs w:val="0"/>
          <w:sz w:val="22"/>
          <w:szCs w:val="18"/>
        </w:rPr>
        <w:t>When Is the Junk Science Writ Available?</w:t>
      </w:r>
    </w:p>
    <w:p w14:paraId="72DE32E6" w14:textId="77777777" w:rsidR="00007DF1" w:rsidRPr="00FF597F" w:rsidRDefault="00007DF1" w:rsidP="00007DF1">
      <w:pPr>
        <w:rPr>
          <w:rStyle w:val="Emphasis"/>
        </w:rPr>
      </w:pPr>
      <w:r w:rsidRPr="00FF597F">
        <w:rPr>
          <w:rStyle w:val="Style13ptBold"/>
          <w:b w:val="0"/>
          <w:bCs w:val="0"/>
          <w:sz w:val="22"/>
          <w:szCs w:val="18"/>
        </w:rPr>
        <w:t xml:space="preserve">In assessing whether a defendant used “reasonable diligence” in ascertaining scientific evidence, courts take into account whether “the field of scientific knowledge, a testifying expert’s scientific knowledge, or a scientific method on which the relevant scientific evidence is based has changed since [the applicant’s trial.]” A Westlaw search shows that while Article 11.073 new-science grounds have been invoked in appellate courts in at least 63 writ cases, particularly those filed by pro se litigants, caselaw interpreting the contours of the statute remains relatively sparse, even when relief is granted.8 </w:t>
      </w:r>
      <w:r w:rsidRPr="00FF597F">
        <w:rPr>
          <w:rStyle w:val="Emphasis"/>
        </w:rPr>
        <w:t>However, Texas Court of Criminal Appeals has specifically held that this writ is available:</w:t>
      </w:r>
    </w:p>
    <w:p w14:paraId="5153838F" w14:textId="77777777" w:rsidR="00007DF1" w:rsidRPr="00FF597F" w:rsidRDefault="00007DF1" w:rsidP="00007DF1">
      <w:pPr>
        <w:rPr>
          <w:rStyle w:val="Emphasis"/>
        </w:rPr>
      </w:pPr>
      <w:r w:rsidRPr="00FF597F">
        <w:rPr>
          <w:rStyle w:val="Emphasis"/>
        </w:rPr>
        <w:lastRenderedPageBreak/>
        <w:t xml:space="preserve">• When a scientific field has evolved or been discredited in the years since the </w:t>
      </w:r>
      <w:proofErr w:type="gramStart"/>
      <w:r w:rsidRPr="00FF597F">
        <w:rPr>
          <w:rStyle w:val="Emphasis"/>
        </w:rPr>
        <w:t>conviction;</w:t>
      </w:r>
      <w:proofErr w:type="gramEnd"/>
      <w:r w:rsidRPr="00FF597F">
        <w:rPr>
          <w:rStyle w:val="Emphasis"/>
        </w:rPr>
        <w:t>9</w:t>
      </w:r>
    </w:p>
    <w:p w14:paraId="0BEAF545" w14:textId="77777777" w:rsidR="00007DF1" w:rsidRPr="00FF597F" w:rsidRDefault="00007DF1" w:rsidP="00007DF1">
      <w:pPr>
        <w:rPr>
          <w:rStyle w:val="Emphasis"/>
        </w:rPr>
      </w:pPr>
      <w:r w:rsidRPr="00FF597F">
        <w:rPr>
          <w:rStyle w:val="Emphasis"/>
        </w:rPr>
        <w:t>• When individual experts who, based on further study and changes in the understanding of scientific knowledge at large, would have given a different opinion at trial under today’s scientific standards; and10</w:t>
      </w:r>
    </w:p>
    <w:p w14:paraId="4FD01642" w14:textId="77777777" w:rsidR="00007DF1" w:rsidRPr="00FF597F" w:rsidRDefault="00007DF1" w:rsidP="00007DF1">
      <w:pPr>
        <w:rPr>
          <w:rStyle w:val="Emphasis"/>
        </w:rPr>
      </w:pPr>
      <w:r w:rsidRPr="00FF597F">
        <w:rPr>
          <w:rStyle w:val="Emphasis"/>
        </w:rPr>
        <w:t>• When new forensic testing techniques emerge that were not available at the time of trial.</w:t>
      </w:r>
    </w:p>
    <w:p w14:paraId="7CF2B2AC" w14:textId="77777777" w:rsidR="00007DF1" w:rsidRPr="00FF597F" w:rsidRDefault="00007DF1" w:rsidP="00007DF1"/>
    <w:p w14:paraId="05BD6261" w14:textId="77777777" w:rsidR="00007DF1" w:rsidRPr="00FF597F" w:rsidRDefault="00007DF1" w:rsidP="00007DF1">
      <w:pPr>
        <w:pStyle w:val="Heading3"/>
        <w:rPr>
          <w:rFonts w:cs="Times New Roman"/>
        </w:rPr>
      </w:pPr>
      <w:r w:rsidRPr="00FF597F">
        <w:rPr>
          <w:rFonts w:cs="Times New Roman"/>
        </w:rPr>
        <w:lastRenderedPageBreak/>
        <w:t>Post-Conviction Relief CP – Solves Wrongful Conviction</w:t>
      </w:r>
    </w:p>
    <w:p w14:paraId="4D73DA4F" w14:textId="77777777" w:rsidR="00007DF1" w:rsidRPr="00FF597F" w:rsidRDefault="00007DF1" w:rsidP="00007DF1">
      <w:pPr>
        <w:pStyle w:val="Heading4"/>
        <w:rPr>
          <w:rFonts w:cs="Times New Roman"/>
        </w:rPr>
      </w:pPr>
      <w:r w:rsidRPr="00FF597F">
        <w:rPr>
          <w:rFonts w:cs="Times New Roman"/>
        </w:rPr>
        <w:t>According to a 2015 study, 60% of 325 exonerations of previously guilty convictions were exonerated due to evolving science disproving their guilt, the junk science writ appeal is vital to releasing those who were wrongfully incarcerated</w:t>
      </w:r>
    </w:p>
    <w:p w14:paraId="708AF5F1" w14:textId="77777777" w:rsidR="00007DF1" w:rsidRPr="00FF597F" w:rsidRDefault="00007DF1" w:rsidP="00007DF1">
      <w:pPr>
        <w:rPr>
          <w:rStyle w:val="Style13ptBold"/>
          <w:b w:val="0"/>
          <w:bCs w:val="0"/>
          <w:sz w:val="22"/>
        </w:rPr>
      </w:pPr>
      <w:bookmarkStart w:id="17" w:name="_Hlk43977110"/>
      <w:r w:rsidRPr="00FF597F">
        <w:rPr>
          <w:rStyle w:val="Style13ptBold"/>
        </w:rPr>
        <w:t xml:space="preserve">Thomas, JD Candidate Houston Law, 2015 </w:t>
      </w:r>
      <w:r w:rsidRPr="00FF597F">
        <w:t>[Sabra, Winter 2015, Houston Law Review Vol. 52, Issue 3, pp.1037, “Addressing Wrongful Convictions: An Examination of Texas’s New Junk Science With and Other Measures for Protecting the Innocent”, Accessed 24 June 2020, MS]</w:t>
      </w:r>
    </w:p>
    <w:bookmarkEnd w:id="17"/>
    <w:p w14:paraId="1E0A1850" w14:textId="77777777" w:rsidR="00007DF1" w:rsidRPr="00FF597F" w:rsidRDefault="00007DF1" w:rsidP="00007DF1">
      <w:pPr>
        <w:ind w:left="360" w:firstLine="360"/>
      </w:pPr>
      <w:r w:rsidRPr="00FF597F">
        <w:t>Forensic science often involves numbers. For instance, a laboratory analyst may report that the DNA type of the defendant can be expected to occur in 1 out of 694,000 people among a certain population.' In another instance, an expert may testify to a 1-in 10,000 chance that a hair found at a crime scene could have come from someone other than the defendant. 2</w:t>
      </w:r>
    </w:p>
    <w:p w14:paraId="04536EFC" w14:textId="77777777" w:rsidR="00007DF1" w:rsidRPr="00FF597F" w:rsidRDefault="00007DF1" w:rsidP="00007DF1">
      <w:pPr>
        <w:ind w:left="360" w:firstLine="360"/>
      </w:pPr>
      <w:r w:rsidRPr="00FF597F">
        <w:t>A different set of numbers, however, reveals another story</w:t>
      </w:r>
      <w:r w:rsidRPr="00FF597F">
        <w:rPr>
          <w:rStyle w:val="Emphasis"/>
        </w:rPr>
        <w:t>. As of January 2015, there have been 325 post-conviction DNA exonerations in U.S. history. 3 In a 2009 study on the first 232 exonerees, 156 men and women were identified as having trials in which forensic evidence was presented. 4 An examination of the trial transcripts from 137 of those cases revealed that 60% of the cases involved inaccurate forensic science testimony. 5 Indeed, the authors of the study noted that such inaccurate testimony was "not just common but prevalent."6</w:t>
      </w:r>
    </w:p>
    <w:p w14:paraId="0FD57CB0" w14:textId="77777777" w:rsidR="00007DF1" w:rsidRPr="00FF597F" w:rsidRDefault="00007DF1" w:rsidP="00007DF1">
      <w:pPr>
        <w:ind w:left="360" w:firstLine="360"/>
      </w:pPr>
      <w:r w:rsidRPr="00FF597F">
        <w:rPr>
          <w:rStyle w:val="Emphasis"/>
        </w:rPr>
        <w:t>The scope of this problem presents additional alarming numbers: the set of trials in the study included inaccurate testimony by seventy-two prosecution experts employed by fiftytwo laboratories, practices, or hospitals from twenty-five states</w:t>
      </w:r>
      <w:r w:rsidRPr="00FF597F">
        <w:t>. 7 To say the least, these study findings present a cause for concern.</w:t>
      </w:r>
    </w:p>
    <w:p w14:paraId="0C1D15D3" w14:textId="77777777" w:rsidR="00007DF1" w:rsidRPr="00FF597F" w:rsidRDefault="00007DF1" w:rsidP="00007DF1">
      <w:pPr>
        <w:ind w:left="360" w:firstLine="360"/>
        <w:rPr>
          <w:rStyle w:val="Emphasis"/>
        </w:rPr>
      </w:pPr>
      <w:r w:rsidRPr="00FF597F">
        <w:rPr>
          <w:rStyle w:val="Emphasis"/>
        </w:rPr>
        <w:t xml:space="preserve">While 325 DNA exonerations is a significant accomplishment, one obvious fact should not be forgotten: That number excludes cases in which DNA testing is not an option. </w:t>
      </w:r>
      <w:r w:rsidRPr="00FF597F">
        <w:t xml:space="preserve">The Innocence Project, a national organization dedicated to exonerating the wrongfully convicted, estimates that DNA testing is not an option in 90% to 95% of criminal cases due to a lack of biological evidence that can be subjected to testing.8 </w:t>
      </w:r>
      <w:r w:rsidRPr="00FF597F">
        <w:rPr>
          <w:rStyle w:val="Emphasis"/>
        </w:rPr>
        <w:t>Thus, in the vast majority of cases, the criminal justice system relies on other kinds of evidence to secure convictions, including forensic disciplines that were developed "solely to solve crime."9</w:t>
      </w:r>
    </w:p>
    <w:p w14:paraId="52DB07BC" w14:textId="77777777" w:rsidR="00007DF1" w:rsidRPr="00FF597F" w:rsidRDefault="00007DF1" w:rsidP="00007DF1">
      <w:pPr>
        <w:ind w:left="360" w:firstLine="360"/>
      </w:pPr>
      <w:r w:rsidRPr="00FF597F">
        <w:rPr>
          <w:rStyle w:val="Emphasis"/>
        </w:rPr>
        <w:t>Such disciplines, which are "cloaked in science but lack even the most basic scientific standards,"'10 are often known as "junk science</w:t>
      </w:r>
      <w:r w:rsidRPr="00FF597F">
        <w:t xml:space="preserve">."11 The term emerged in the late 1980s and early 1990s and was popularized by Peter Huber in Galileo's Revenge: Junk Science in the Courtroom.12 Huber describes junk science as "the mirror image of real science, with much of the same form but none of the same substance."13 </w:t>
      </w:r>
      <w:r w:rsidRPr="00FF597F">
        <w:rPr>
          <w:rStyle w:val="Emphasis"/>
        </w:rPr>
        <w:t>Due in part to the "CSI Effect," 14 the use of junk science in the courtroom is a significant contributor to wrongful convictions</w:t>
      </w:r>
      <w:r w:rsidRPr="00FF597F">
        <w:t>. 15 Science is constantly evolving, and the current number of DNA exonerations illustrates the doubt that modern science casts upon the soundness of convictions that are based on previously "valid" scientific testimony.</w:t>
      </w:r>
    </w:p>
    <w:p w14:paraId="37C48719" w14:textId="77777777" w:rsidR="00007DF1" w:rsidRPr="00FF597F" w:rsidRDefault="00007DF1" w:rsidP="00007DF1">
      <w:pPr>
        <w:ind w:left="360" w:firstLine="360"/>
        <w:rPr>
          <w:b/>
          <w:iCs/>
          <w:u w:val="single"/>
        </w:rPr>
      </w:pPr>
      <w:r w:rsidRPr="00FF597F">
        <w:rPr>
          <w:rStyle w:val="Emphasis"/>
        </w:rPr>
        <w:t>Judge Cathleen Cochran summarized the issue in a recent Texas Court of Criminal Appeals case: "The potential problem of relying on today's science in a criminal trial.., is that tomorrow's science sometimes changes and, based upon that changed science, the former verdict may look inaccurate, if not downright ludicrous. But the convicted person is still imprisoned.</w:t>
      </w:r>
    </w:p>
    <w:p w14:paraId="097F8EB8" w14:textId="77777777" w:rsidR="00007DF1" w:rsidRPr="00FF597F" w:rsidRDefault="00007DF1" w:rsidP="00007DF1"/>
    <w:p w14:paraId="7D92EB01" w14:textId="77777777" w:rsidR="00007DF1" w:rsidRPr="00FF597F" w:rsidRDefault="00007DF1" w:rsidP="00007DF1">
      <w:pPr>
        <w:pStyle w:val="Heading4"/>
        <w:rPr>
          <w:rFonts w:cs="Times New Roman"/>
        </w:rPr>
      </w:pPr>
      <w:r w:rsidRPr="00FF597F">
        <w:rPr>
          <w:rFonts w:cs="Times New Roman"/>
        </w:rPr>
        <w:t>DNA evidence can be used to exonerate those wrongfully accused</w:t>
      </w:r>
    </w:p>
    <w:p w14:paraId="084E6E1E" w14:textId="77777777" w:rsidR="00007DF1" w:rsidRPr="00FF597F" w:rsidRDefault="00007DF1" w:rsidP="00007DF1">
      <w:r w:rsidRPr="00FF597F">
        <w:rPr>
          <w:rStyle w:val="Style13ptBold"/>
        </w:rPr>
        <w:t>Anderson, writer for Criminal Legal News, 18</w:t>
      </w:r>
    </w:p>
    <w:p w14:paraId="43E325FA" w14:textId="77777777" w:rsidR="00007DF1" w:rsidRPr="00FF597F" w:rsidRDefault="00007DF1" w:rsidP="00007DF1">
      <w:r w:rsidRPr="00FF597F">
        <w:t>[Rick, 12-14-18, Criminal Legal News, “The Fallibility of Forensic Science: Crime-Solving Tool Can Lead to Wrongful Convictions—and Belated Exonerations,” https://www.criminallegalnews.org/news/2018/dec/14/fallibility-forensic-science-crime-solving-tool-can-lead-wrongful-convictionsand-belated-exonerations/, accessed 6-25-2020, JL]</w:t>
      </w:r>
    </w:p>
    <w:p w14:paraId="7C34C0AF" w14:textId="77777777" w:rsidR="00007DF1" w:rsidRPr="00FF597F" w:rsidRDefault="00007DF1" w:rsidP="00007DF1">
      <w:r w:rsidRPr="00FF597F">
        <w:t>Misapplied Science</w:t>
      </w:r>
    </w:p>
    <w:p w14:paraId="0ED0E3C0" w14:textId="77777777" w:rsidR="00007DF1" w:rsidRPr="00FF597F" w:rsidRDefault="00007DF1" w:rsidP="00007DF1">
      <w:r w:rsidRPr="00FF597F">
        <w:t xml:space="preserve">The “misapplication” of forensic science is the second most common contributing factor to wrongful convictions, according to a study by the </w:t>
      </w:r>
      <w:hyperlink r:id="rId94" w:history="1">
        <w:r w:rsidRPr="00FF597F">
          <w:rPr>
            <w:rStyle w:val="Hyperlink"/>
          </w:rPr>
          <w:t>Innocence Project</w:t>
        </w:r>
      </w:hyperlink>
      <w:r w:rsidRPr="00FF597F">
        <w:t>, which has helped free 362 unjustly imprisoned men and women since 1989. The study found that faulty crime science was behind almost half — 45 percent — of the convictions that relied on the police and prosecutor’s DNA evidence.</w:t>
      </w:r>
    </w:p>
    <w:p w14:paraId="7EBDFF0F" w14:textId="77777777" w:rsidR="00007DF1" w:rsidRPr="00FF597F" w:rsidRDefault="00007DF1" w:rsidP="00007DF1">
      <w:pPr>
        <w:rPr>
          <w:u w:val="single"/>
        </w:rPr>
      </w:pPr>
      <w:r w:rsidRPr="00FF597F">
        <w:rPr>
          <w:u w:val="single"/>
        </w:rPr>
        <w:t xml:space="preserve">Cathy Woods, now of Gig Harbor, Washington, sees some wicked irony in those statistics. DNA testing </w:t>
      </w:r>
      <w:proofErr w:type="gramStart"/>
      <w:r w:rsidRPr="00FF597F">
        <w:rPr>
          <w:u w:val="single"/>
        </w:rPr>
        <w:t>wasn’t</w:t>
      </w:r>
      <w:proofErr w:type="gramEnd"/>
      <w:r w:rsidRPr="00FF597F">
        <w:rPr>
          <w:u w:val="single"/>
        </w:rPr>
        <w:t xml:space="preserve"> much of an investigative tool back in 1980 when she was convicted of murder in Reno. A 23-year-old bartender at the time, Woods was accused of slitting the throat of 19-year-old University of Nevada nursing student Michelle Mitchell after she supposedly rebuffed Woods’ sexual overtures. Police asserted Woods was lesbian and that she later confessed — while they grilled her at a mental hospital.</w:t>
      </w:r>
    </w:p>
    <w:p w14:paraId="59EED922" w14:textId="77777777" w:rsidR="00007DF1" w:rsidRPr="00FF597F" w:rsidRDefault="00007DF1" w:rsidP="00007DF1">
      <w:pPr>
        <w:rPr>
          <w:u w:val="single"/>
        </w:rPr>
      </w:pPr>
      <w:r w:rsidRPr="00FF597F">
        <w:rPr>
          <w:u w:val="single"/>
        </w:rPr>
        <w:t xml:space="preserve">She was sentenced to life without </w:t>
      </w:r>
      <w:proofErr w:type="gramStart"/>
      <w:r w:rsidRPr="00FF597F">
        <w:rPr>
          <w:u w:val="single"/>
        </w:rPr>
        <w:t>parole, but</w:t>
      </w:r>
      <w:proofErr w:type="gramEnd"/>
      <w:r w:rsidRPr="00FF597F">
        <w:rPr>
          <w:u w:val="single"/>
        </w:rPr>
        <w:t xml:space="preserve"> ended up serving 35 years in prisons and locked in mental wards before she was released in 2016. She had aged poorly, enduring electroshock therapy and losing </w:t>
      </w:r>
      <w:proofErr w:type="gramStart"/>
      <w:r w:rsidRPr="00FF597F">
        <w:rPr>
          <w:u w:val="single"/>
        </w:rPr>
        <w:t>a number of</w:t>
      </w:r>
      <w:proofErr w:type="gramEnd"/>
      <w:r w:rsidRPr="00FF597F">
        <w:rPr>
          <w:u w:val="single"/>
        </w:rPr>
        <w:t xml:space="preserve"> teeth along with decades of freedom. She still suffered from the schizophrenia that plagued her since she was 12. But she had achieved a status no one else had (or wants): Woods had become America’s longest-serving wrongly convicted female inmate</w:t>
      </w:r>
      <w:r w:rsidRPr="00FF597F">
        <w:t xml:space="preserve">, according to the National Registry of Exonerations. </w:t>
      </w:r>
      <w:r w:rsidRPr="00FF597F">
        <w:rPr>
          <w:u w:val="single"/>
        </w:rPr>
        <w:t>She had killed no one.</w:t>
      </w:r>
    </w:p>
    <w:p w14:paraId="3B0CE2C4" w14:textId="77777777" w:rsidR="00007DF1" w:rsidRPr="00FF597F" w:rsidRDefault="00007DF1" w:rsidP="00007DF1">
      <w:pPr>
        <w:rPr>
          <w:u w:val="single"/>
        </w:rPr>
      </w:pPr>
      <w:r w:rsidRPr="00FF597F">
        <w:rPr>
          <w:u w:val="single"/>
        </w:rPr>
        <w:t xml:space="preserve">DNA testing </w:t>
      </w:r>
      <w:proofErr w:type="gramStart"/>
      <w:r w:rsidRPr="00FF597F">
        <w:rPr>
          <w:u w:val="single"/>
        </w:rPr>
        <w:t>wasn’t</w:t>
      </w:r>
      <w:proofErr w:type="gramEnd"/>
      <w:r w:rsidRPr="00FF597F">
        <w:rPr>
          <w:u w:val="single"/>
        </w:rPr>
        <w:t xml:space="preserve"> around to possibly prevent her conviction four decades earlier. But it was there to, by chance, reverse it. Woods was exonerated by a routine DNA test given to another prisoner thousands of miles away. Rodney Halbower, 69, a suspected serial killer and convicted rapist, had spent decades in prison. In 2016, he was being moved to another facility from an Oregon lockup and was given a required DNA test in the process. He had been given DNA tests in the past, without consequence. But this time, bingo. Government computers matched his DNA with samples taken from the Reno crime scene that were later loaded into a federal database. Cathy Woods was free to go.</w:t>
      </w:r>
    </w:p>
    <w:p w14:paraId="786444E1" w14:textId="77777777" w:rsidR="00007DF1" w:rsidRPr="00FF597F" w:rsidRDefault="00007DF1" w:rsidP="00007DF1">
      <w:pPr>
        <w:rPr>
          <w:u w:val="single"/>
        </w:rPr>
      </w:pPr>
      <w:r w:rsidRPr="00FF597F">
        <w:t xml:space="preserve">Now 67, </w:t>
      </w:r>
      <w:r w:rsidRPr="00FF597F">
        <w:rPr>
          <w:u w:val="single"/>
        </w:rPr>
        <w:t>Woods lives near her caregiver and is pursuing a lawsuit against Reno and Nevada officials,</w:t>
      </w:r>
      <w:r w:rsidRPr="00FF597F">
        <w:t xml:space="preserve"> claiming she was railroaded into prison and then forgotten. Nevada has offered an apology but is one of 24 states that </w:t>
      </w:r>
      <w:proofErr w:type="gramStart"/>
      <w:r w:rsidRPr="00FF597F">
        <w:t>doesn’t</w:t>
      </w:r>
      <w:proofErr w:type="gramEnd"/>
      <w:r w:rsidRPr="00FF597F">
        <w:t xml:space="preserve"> automatically compensate the wrongfully convicted. Woods’ attorney, </w:t>
      </w:r>
      <w:r w:rsidRPr="00FF597F">
        <w:rPr>
          <w:u w:val="single"/>
        </w:rPr>
        <w:t xml:space="preserve">Elizabeth Wang, says her client is thankful for the DNA test that unexpectedly revealed the real killer, but – the evidence sat there more than 35 years? </w:t>
      </w:r>
      <w:r w:rsidRPr="00FF597F">
        <w:t>How did that happen?</w:t>
      </w:r>
    </w:p>
    <w:p w14:paraId="39B3571C" w14:textId="04EB17C9" w:rsidR="00007DF1" w:rsidRDefault="00007DF1" w:rsidP="00007DF1">
      <w:r w:rsidRPr="00FF597F">
        <w:t>“</w:t>
      </w:r>
      <w:r w:rsidRPr="00FF597F">
        <w:rPr>
          <w:u w:val="single"/>
        </w:rPr>
        <w:t>Prison is difficult enough to handle on its own</w:t>
      </w:r>
      <w:r w:rsidRPr="00FF597F">
        <w:t>,” Wang told me. “</w:t>
      </w:r>
      <w:r w:rsidRPr="00FF597F">
        <w:rPr>
          <w:u w:val="single"/>
        </w:rPr>
        <w:t>What must it be like to also be mentally ill — and innocent</w:t>
      </w:r>
      <w:r w:rsidRPr="00FF597F">
        <w:t xml:space="preserve">?” </w:t>
      </w:r>
      <w:r w:rsidRPr="00FF597F">
        <w:rPr>
          <w:u w:val="single"/>
        </w:rPr>
        <w:t>And not know there had always been forensics evidence to free her. “The police didn’t care if she was guilty or not</w:t>
      </w:r>
      <w:r w:rsidRPr="00FF597F">
        <w:t>,” Wang says. “They just wanted to close a case.”</w:t>
      </w:r>
    </w:p>
    <w:p w14:paraId="49FC2B9F" w14:textId="6A22560A" w:rsidR="0094519E" w:rsidRDefault="0094519E" w:rsidP="00007DF1"/>
    <w:p w14:paraId="424BB153" w14:textId="77777777" w:rsidR="0094519E" w:rsidRPr="00FF597F" w:rsidRDefault="0094519E" w:rsidP="00007DF1"/>
    <w:p w14:paraId="3021B240" w14:textId="77777777" w:rsidR="00007DF1" w:rsidRPr="00FF597F" w:rsidRDefault="00007DF1" w:rsidP="00007DF1">
      <w:pPr>
        <w:pStyle w:val="Heading3"/>
        <w:rPr>
          <w:rFonts w:cs="Times New Roman"/>
        </w:rPr>
      </w:pPr>
      <w:r w:rsidRPr="00FF597F">
        <w:rPr>
          <w:rFonts w:cs="Times New Roman"/>
        </w:rPr>
        <w:lastRenderedPageBreak/>
        <w:t>Post-Conviction Relief – Solves Better</w:t>
      </w:r>
    </w:p>
    <w:p w14:paraId="17C01C5E" w14:textId="77777777" w:rsidR="00007DF1" w:rsidRPr="00FF597F" w:rsidRDefault="00007DF1" w:rsidP="00007DF1">
      <w:pPr>
        <w:pStyle w:val="Heading4"/>
        <w:rPr>
          <w:rFonts w:cs="Times New Roman"/>
        </w:rPr>
      </w:pPr>
      <w:r w:rsidRPr="00FF597F">
        <w:rPr>
          <w:rFonts w:cs="Times New Roman"/>
        </w:rPr>
        <w:t>Aff leaves already convicted incarcerated, only CP get people out of prison.</w:t>
      </w:r>
    </w:p>
    <w:p w14:paraId="400CF0D4" w14:textId="77777777" w:rsidR="00007DF1" w:rsidRPr="00FF597F" w:rsidRDefault="00007DF1" w:rsidP="00007DF1">
      <w:r w:rsidRPr="00FF597F">
        <w:rPr>
          <w:rStyle w:val="Style13ptBold"/>
        </w:rPr>
        <w:t xml:space="preserve">Thomas, JD Candidate Houston Law, 2015 </w:t>
      </w:r>
      <w:r w:rsidRPr="00FF597F">
        <w:t>[Sabra, Winter 2015, Houston Law Review Vol. 52, Issue 3, pp.1037, “Addressing Wrongful Convictions: An Examination of Texas’s New Junk Science With and Other Measures for Protecting the Innocent”, Accessed 24 June 2020, MS]</w:t>
      </w:r>
    </w:p>
    <w:p w14:paraId="4B7FD513" w14:textId="77777777" w:rsidR="00007DF1" w:rsidRPr="00FF597F" w:rsidRDefault="00007DF1" w:rsidP="00007DF1">
      <w:pPr>
        <w:spacing w:line="240" w:lineRule="auto"/>
        <w:ind w:firstLine="720"/>
        <w:rPr>
          <w:rStyle w:val="Emphasis"/>
        </w:rPr>
      </w:pPr>
      <w:r w:rsidRPr="00FF597F">
        <w:t xml:space="preserve">The standard for admissibility set forth in Daubert applies in all Texas cases. </w:t>
      </w:r>
      <w:r w:rsidRPr="00FF597F">
        <w:rPr>
          <w:rStyle w:val="Emphasis"/>
        </w:rPr>
        <w:t>One year before Daubert, the Texas Court of Criminal Appeals adopted an identical standard by holding that scientific evidence offered pursuant to Texas Rule of Evidence 702 must be reliable and relevant.45 In 1995, the Texas Supreme Court explicitly endorsed the standard set forth in Daubert.46</w:t>
      </w:r>
    </w:p>
    <w:p w14:paraId="021E0E80" w14:textId="77777777" w:rsidR="00007DF1" w:rsidRPr="00FF597F" w:rsidRDefault="00007DF1" w:rsidP="00007DF1">
      <w:pPr>
        <w:spacing w:line="240" w:lineRule="auto"/>
      </w:pPr>
      <w:r w:rsidRPr="00FF597F">
        <w:t>C. The Perseverance of Junk Science</w:t>
      </w:r>
    </w:p>
    <w:p w14:paraId="561EFABF" w14:textId="77777777" w:rsidR="00007DF1" w:rsidRPr="00FF597F" w:rsidRDefault="00007DF1" w:rsidP="00007DF1">
      <w:pPr>
        <w:spacing w:line="240" w:lineRule="auto"/>
        <w:ind w:firstLine="720"/>
      </w:pPr>
      <w:r w:rsidRPr="00FF597F">
        <w:rPr>
          <w:rStyle w:val="Emphasis"/>
        </w:rPr>
        <w:t>One policy reason advanced by the Texas Supreme Court in adopting the Daubert standard was the fact that "[e]xpert witnesses can have an extremely prejudicial impact on the jury, in part because of the way in which the jury perceives a witness labeled as an expert."</w:t>
      </w:r>
      <w:r w:rsidRPr="00FF597F">
        <w:t>47 This fact holds true for both civil and criminal cases.</w:t>
      </w:r>
    </w:p>
    <w:p w14:paraId="7D865EB5" w14:textId="77777777" w:rsidR="00007DF1" w:rsidRPr="00FF597F" w:rsidRDefault="00007DF1" w:rsidP="00007DF1">
      <w:pPr>
        <w:spacing w:line="240" w:lineRule="auto"/>
        <w:ind w:firstLine="720"/>
        <w:rPr>
          <w:rStyle w:val="Emphasis"/>
        </w:rPr>
      </w:pPr>
      <w:r w:rsidRPr="00FF597F">
        <w:rPr>
          <w:rStyle w:val="Emphasis"/>
        </w:rPr>
        <w:t>A related phenomenon has been dubbed the "CSI Effect."48 On the TV series Crime Scene Investigation (CSI), forensic evidence is consistently used to solve crimes</w:t>
      </w:r>
      <w:r w:rsidRPr="00FF597F">
        <w:t xml:space="preserve">.49 The CSI Effect refers to the expectation of jury members that science is always right.5 0 Jurors who have grown accustomed to seeing fictional cases built successfully on forensic evidence may expect actual cases to be similarly structured.51 </w:t>
      </w:r>
      <w:r w:rsidRPr="00FF597F">
        <w:rPr>
          <w:rStyle w:val="Emphasis"/>
        </w:rPr>
        <w:t>In other words, these jurors may be tainted with "unrealistic expectations" of conclusive scientific proof of guilt before they will convict. 52</w:t>
      </w:r>
    </w:p>
    <w:p w14:paraId="26EC371F" w14:textId="77777777" w:rsidR="00007DF1" w:rsidRPr="00FF597F" w:rsidRDefault="00007DF1" w:rsidP="00007DF1">
      <w:pPr>
        <w:spacing w:line="240" w:lineRule="auto"/>
        <w:ind w:firstLine="720"/>
      </w:pPr>
      <w:r w:rsidRPr="00FF597F">
        <w:rPr>
          <w:rStyle w:val="Emphasis"/>
        </w:rPr>
        <w:t>While the CSI Effect effectively increases the burden on the prosecution,53 one commentator argues that the "Reverse CSI Effect" actually benefits the prosecution and may ultimately be more damaging to the criminal justice system as a whole</w:t>
      </w:r>
      <w:r w:rsidRPr="00FF597F">
        <w:t>.5 4 The Reverse CSI Effect is described as follows: [W]hile jurors may have come to expect, as a result of CSI-type shows, high-tech forensic testimony in criminal cases, and may inappropriately acquit when such evidence is lacking, these same jurors, as a result of these same CSI-type shows, often place too much weight on forensic evidence in cases where forensic evidence IS in fact produced by the prosecution, resulting in convictions in cases where the defendant probably should have been acquitted. 55</w:t>
      </w:r>
    </w:p>
    <w:p w14:paraId="4F0B735B" w14:textId="77777777" w:rsidR="00007DF1" w:rsidRPr="00FF597F" w:rsidRDefault="00007DF1" w:rsidP="00007DF1">
      <w:pPr>
        <w:spacing w:line="240" w:lineRule="auto"/>
        <w:ind w:firstLine="720"/>
      </w:pPr>
      <w:r w:rsidRPr="00FF597F">
        <w:rPr>
          <w:rStyle w:val="Emphasis"/>
        </w:rPr>
        <w:t>In short, scientific evidence impresses juries. 56 Thus, despite the adoption of a tougher standard for admissibility of scientific evidence by both the federal and Texas court systems, the use of junk science-- which may be indistinguishable from "real" science to the average jury member-perseveres</w:t>
      </w:r>
      <w:r w:rsidRPr="00FF597F">
        <w:t>. In fact, nearly a decade after Daubert, one of the country's top scientific journals published an editorial titled 'Forensic Science: Oxymoron?3 7 The article, and others like it, illustrate the continuing concern of the scientific community about how science is being used in criminal cases.58</w:t>
      </w:r>
    </w:p>
    <w:p w14:paraId="055554C3" w14:textId="77777777" w:rsidR="00007DF1" w:rsidRPr="00FF597F" w:rsidRDefault="00007DF1" w:rsidP="00007DF1">
      <w:pPr>
        <w:spacing w:line="240" w:lineRule="auto"/>
        <w:ind w:firstLine="720"/>
      </w:pPr>
      <w:r w:rsidRPr="00FF597F">
        <w:t xml:space="preserve">Some argue that there has been a decline in the use of junk science since Daubert.59 While this may be true, such a decline has a disparate impact on civil and criminal cases. The effect is initially the same: A departure from junk science has no retroactive impact on prior losers in the courtroom. The crucial difference lies in the fact that while prior civil losers cannot recoup their financial losses, prior criminal losers cannot recoup their personal freedom. </w:t>
      </w:r>
      <w:r w:rsidRPr="00FF597F">
        <w:rPr>
          <w:rStyle w:val="Emphasis"/>
        </w:rPr>
        <w:t>Those convicted under outdated science remain in prison even if modem science renders the former verdict "inaccurate, if not downright ludicrous."60</w:t>
      </w:r>
      <w:r w:rsidRPr="00FF597F">
        <w:rPr>
          <w:rStyle w:val="Emphasis"/>
        </w:rPr>
        <w:cr/>
      </w:r>
    </w:p>
    <w:p w14:paraId="0DA3C62A" w14:textId="77777777" w:rsidR="0094519E" w:rsidRPr="001D2485" w:rsidRDefault="0094519E" w:rsidP="0094519E">
      <w:pPr>
        <w:pStyle w:val="Heading4"/>
        <w:rPr>
          <w:bCs/>
        </w:rPr>
      </w:pPr>
      <w:r>
        <w:rPr>
          <w:rStyle w:val="Style13ptBold"/>
          <w:b/>
        </w:rPr>
        <w:lastRenderedPageBreak/>
        <w:t>All judicial systems should recognize a defendant’s substantive right to post-conviction relief because eye-witness testimony has failed psychology</w:t>
      </w:r>
    </w:p>
    <w:p w14:paraId="5EF5FFFD" w14:textId="77777777" w:rsidR="0094519E" w:rsidRDefault="0094519E" w:rsidP="0094519E">
      <w:r w:rsidRPr="00873C9C">
        <w:rPr>
          <w:rStyle w:val="Style13ptBold"/>
        </w:rPr>
        <w:t>Balko</w:t>
      </w:r>
      <w:r>
        <w:rPr>
          <w:rStyle w:val="Style13ptBold"/>
        </w:rPr>
        <w:t>, Washington Post criminal justice blogger,</w:t>
      </w:r>
      <w:r w:rsidRPr="00873C9C">
        <w:rPr>
          <w:rStyle w:val="Style13ptBold"/>
        </w:rPr>
        <w:t xml:space="preserve"> </w:t>
      </w:r>
      <w:r>
        <w:rPr>
          <w:rStyle w:val="Style13ptBold"/>
        </w:rPr>
        <w:t xml:space="preserve">and Kennedy, a New Mexico Court of Appeals retired judge, </w:t>
      </w:r>
      <w:r w:rsidRPr="00873C9C">
        <w:rPr>
          <w:rStyle w:val="Style13ptBold"/>
        </w:rPr>
        <w:t>19</w:t>
      </w:r>
      <w:r>
        <w:t xml:space="preserve"> </w:t>
      </w:r>
    </w:p>
    <w:p w14:paraId="1E6A78BC" w14:textId="77777777" w:rsidR="0094519E" w:rsidRDefault="0094519E" w:rsidP="0094519E">
      <w:r>
        <w:t>(Radley &amp; Roderick</w:t>
      </w:r>
      <w:r w:rsidRPr="00AE23C6">
        <w:t>, 7-16-19</w:t>
      </w:r>
      <w:r>
        <w:t xml:space="preserve">, Washington Post, “How much should juries rely on expert testimony?”, </w:t>
      </w:r>
      <w:r w:rsidRPr="00AE23C6">
        <w:t xml:space="preserve"> </w:t>
      </w:r>
      <w:hyperlink r:id="rId95" w:history="1">
        <w:r w:rsidRPr="00C76979">
          <w:rPr>
            <w:rStyle w:val="Hyperlink"/>
          </w:rPr>
          <w:t>https://www.washingtonpost.com/opinions/2019/07/16/how-much-should-juries-rely-expert-testimony/</w:t>
        </w:r>
      </w:hyperlink>
      <w:r>
        <w:t xml:space="preserve"> ACCESSED 6/25/2020 BN)</w:t>
      </w:r>
    </w:p>
    <w:p w14:paraId="75A68661" w14:textId="77777777" w:rsidR="0094519E" w:rsidRPr="004355C4" w:rsidRDefault="0094519E" w:rsidP="0094519E">
      <w:pPr>
        <w:rPr>
          <w:b/>
          <w:i/>
          <w:iCs/>
        </w:rPr>
      </w:pPr>
      <w:r w:rsidRPr="004355C4">
        <w:rPr>
          <w:b/>
          <w:i/>
          <w:iCs/>
        </w:rPr>
        <w:t xml:space="preserve">The article is based </w:t>
      </w:r>
      <w:proofErr w:type="gramStart"/>
      <w:r w:rsidRPr="004355C4">
        <w:rPr>
          <w:b/>
          <w:i/>
          <w:iCs/>
        </w:rPr>
        <w:t>off of</w:t>
      </w:r>
      <w:proofErr w:type="gramEnd"/>
      <w:r w:rsidRPr="004355C4">
        <w:rPr>
          <w:b/>
          <w:i/>
          <w:iCs/>
        </w:rPr>
        <w:t xml:space="preserve"> a question Balko asked and this is Kennedy’s response, this is the question:</w:t>
      </w:r>
    </w:p>
    <w:p w14:paraId="107E3F63" w14:textId="77777777" w:rsidR="0094519E" w:rsidRPr="004355C4" w:rsidRDefault="0094519E" w:rsidP="0094519E">
      <w:pPr>
        <w:rPr>
          <w:rStyle w:val="StyleUnderline"/>
          <w:i/>
          <w:iCs/>
        </w:rPr>
      </w:pPr>
      <w:r w:rsidRPr="004355C4">
        <w:rPr>
          <w:rStyle w:val="StyleUnderline"/>
          <w:i/>
          <w:iCs/>
        </w:rPr>
        <w:t>Question 2</w:t>
      </w:r>
    </w:p>
    <w:p w14:paraId="56526E17" w14:textId="77777777" w:rsidR="0094519E" w:rsidRPr="004355C4" w:rsidRDefault="0094519E" w:rsidP="0094519E">
      <w:pPr>
        <w:rPr>
          <w:rStyle w:val="StyleUnderline"/>
          <w:i/>
          <w:iCs/>
        </w:rPr>
      </w:pPr>
      <w:r w:rsidRPr="004355C4">
        <w:rPr>
          <w:rStyle w:val="StyleUnderline"/>
          <w:i/>
          <w:iCs/>
        </w:rPr>
        <w:t xml:space="preserve">Many different fields of forensics have come under attack in recent years, including blood-spatter analysis, hair-fiber analysis, ballistics </w:t>
      </w:r>
      <w:proofErr w:type="gramStart"/>
      <w:r w:rsidRPr="004355C4">
        <w:rPr>
          <w:rStyle w:val="StyleUnderline"/>
          <w:i/>
          <w:iCs/>
        </w:rPr>
        <w:t>testing</w:t>
      </w:r>
      <w:proofErr w:type="gramEnd"/>
      <w:r w:rsidRPr="004355C4">
        <w:rPr>
          <w:rStyle w:val="StyleUnderline"/>
          <w:i/>
          <w:iCs/>
        </w:rPr>
        <w:t xml:space="preserve"> and fingerprint analysis. Even outside of forensics, there has long been research showing that eyewitness testimony is far less reliable than most people think, and that juries give it far too much consideration.</w:t>
      </w:r>
      <w:r w:rsidRPr="004355C4">
        <w:rPr>
          <w:i/>
          <w:iCs/>
        </w:rPr>
        <w:t xml:space="preserve"> A skeptic might wonder: </w:t>
      </w:r>
      <w:r w:rsidRPr="004355C4">
        <w:rPr>
          <w:rStyle w:val="StyleUnderline"/>
          <w:i/>
          <w:iCs/>
        </w:rPr>
        <w:t xml:space="preserve">What, other than single-source DNA testing, can be used in a criminal trial? Are critics of modern forensics saying that none of these fields has any value in front of a jury? In the case of fingerprints, for example, current research suggests that, while full prints are useful for identification, we </w:t>
      </w:r>
      <w:proofErr w:type="gramStart"/>
      <w:r w:rsidRPr="004355C4">
        <w:rPr>
          <w:rStyle w:val="StyleUnderline"/>
          <w:i/>
          <w:iCs/>
        </w:rPr>
        <w:t>can’t</w:t>
      </w:r>
      <w:proofErr w:type="gramEnd"/>
      <w:r w:rsidRPr="004355C4">
        <w:rPr>
          <w:rStyle w:val="StyleUnderline"/>
          <w:i/>
          <w:iCs/>
        </w:rPr>
        <w:t xml:space="preserve"> be sure just how unique they are.</w:t>
      </w:r>
      <w:r w:rsidRPr="004355C4">
        <w:rPr>
          <w:i/>
          <w:iCs/>
        </w:rPr>
        <w:t xml:space="preserve"> </w:t>
      </w:r>
      <w:r w:rsidRPr="004355C4">
        <w:rPr>
          <w:rStyle w:val="StyleUnderline"/>
          <w:i/>
          <w:iCs/>
        </w:rPr>
        <w:t>How do we convey a concept like that to a jury, and how do we ensure that juries are accurately accounting for the shortcomings in these fields? Is it merely a matter of choosing the right words — like “reasonable certainty” or “exclude” versus “include?” Do juries understand the difference?</w:t>
      </w:r>
    </w:p>
    <w:p w14:paraId="335639E1" w14:textId="77777777" w:rsidR="0094519E" w:rsidRPr="004355C4" w:rsidRDefault="0094519E" w:rsidP="0094519E">
      <w:pPr>
        <w:rPr>
          <w:b/>
          <w:i/>
          <w:iCs/>
        </w:rPr>
      </w:pPr>
      <w:r w:rsidRPr="004355C4">
        <w:rPr>
          <w:b/>
          <w:i/>
          <w:iCs/>
        </w:rPr>
        <w:t>Kennedy’s Response:</w:t>
      </w:r>
    </w:p>
    <w:p w14:paraId="0DF73832" w14:textId="77777777" w:rsidR="0094519E" w:rsidRPr="001D2485" w:rsidRDefault="0094519E" w:rsidP="0094519E">
      <w:pPr>
        <w:rPr>
          <w:rStyle w:val="StyleUnderline"/>
        </w:rPr>
      </w:pPr>
      <w:proofErr w:type="gramStart"/>
      <w:r>
        <w:t>I’d</w:t>
      </w:r>
      <w:proofErr w:type="gramEnd"/>
      <w:r>
        <w:t xml:space="preserve"> encourage readers to look at the American Bar Association’s Resolution 108B from the mid-year meeting in February 2018, together with its committee commentary. I was on a working group that came up with final language. </w:t>
      </w:r>
      <w:r w:rsidRPr="001D2485">
        <w:rPr>
          <w:rStyle w:val="StyleUnderline"/>
        </w:rPr>
        <w:t>It urges all judicial systems in the U.S. to recognize a defendant’s substantive right to post-conviction relief on a credible showing that the science used to convict them has changed to the point the point that its validity or effect has been seriously questioned.</w:t>
      </w:r>
    </w:p>
    <w:p w14:paraId="60338644" w14:textId="77777777" w:rsidR="0094519E" w:rsidRDefault="0094519E" w:rsidP="0094519E">
      <w:r>
        <w:t>Look, I no longer think that fingerprints require proof of the theory of uniqueness to be proper evidence. First, that proof of uniqueness can never happen. But second and more importantly, fingerprint databases are large enough and work on the question of what constitutes valid process for matching and verification. They provide maybe the best example of current progress in forensic science. Enough points of similarity and perhaps the probity of the evidence can be established to a point that it can fairly support inferences of origin.</w:t>
      </w:r>
    </w:p>
    <w:p w14:paraId="33B2D012" w14:textId="77777777" w:rsidR="0094519E" w:rsidRDefault="0094519E" w:rsidP="0094519E">
      <w:r w:rsidRPr="001D2485">
        <w:rPr>
          <w:rStyle w:val="StyleUnderline"/>
        </w:rPr>
        <w:t>Eyewitness testimony hit a legal rule that still stymies a lot of judges — a witness cannot testify that another witness is a liar. That idea has successfully provoked a lot of judicial resistance. The true explanation that is often looked over is that the eyewitness is telling the 100 percent truth as it is known to them. The problem isn’t that the eyewitness is lying, it’s all of the psychology that goes into perception, imprinting, storing, revisiting, analyzing, being asked about, and then recalling — not to mention intrusion of suggestion, partisan identification, cross-racial identification and other variables.</w:t>
      </w:r>
      <w:r>
        <w:t xml:space="preserve"> </w:t>
      </w:r>
      <w:proofErr w:type="gramStart"/>
      <w:r>
        <w:t>All of</w:t>
      </w:r>
      <w:proofErr w:type="gramEnd"/>
      <w:r>
        <w:t xml:space="preserve"> this factors into the eyewitness’s ability to accurately remember what they actually saw. </w:t>
      </w:r>
      <w:r w:rsidRPr="001D2485">
        <w:rPr>
          <w:rStyle w:val="StyleUnderline"/>
        </w:rPr>
        <w:t xml:space="preserve">The focus </w:t>
      </w:r>
      <w:proofErr w:type="gramStart"/>
      <w:r w:rsidRPr="001D2485">
        <w:rPr>
          <w:rStyle w:val="StyleUnderline"/>
        </w:rPr>
        <w:t>has to</w:t>
      </w:r>
      <w:proofErr w:type="gramEnd"/>
      <w:r w:rsidRPr="001D2485">
        <w:rPr>
          <w:rStyle w:val="StyleUnderline"/>
        </w:rPr>
        <w:t xml:space="preserve"> switch to permit the introduction of all the research showing this multitude of factors that can </w:t>
      </w:r>
      <w:r w:rsidRPr="001D2485">
        <w:rPr>
          <w:rStyle w:val="StyleUnderline"/>
        </w:rPr>
        <w:lastRenderedPageBreak/>
        <w:t>influence an eyewitness.</w:t>
      </w:r>
      <w:r>
        <w:t xml:space="preserve"> The point here is not to “impeach,” a fraught concept that implies untruth. The point is </w:t>
      </w:r>
      <w:proofErr w:type="gramStart"/>
      <w:r>
        <w:t>get</w:t>
      </w:r>
      <w:proofErr w:type="gramEnd"/>
      <w:r>
        <w:t xml:space="preserve"> the jury to understand that there’s a solid scientific basis for fairly questioning witness’s perception, memory and recall. Such questions should be a right, and the frequency with which eyewitnesses have contributed to wrongful convictions should prove its necessity.</w:t>
      </w:r>
    </w:p>
    <w:p w14:paraId="35A16321" w14:textId="77777777" w:rsidR="00007DF1" w:rsidRPr="00FF597F" w:rsidRDefault="00007DF1" w:rsidP="00007DF1"/>
    <w:p w14:paraId="0B64BBDD" w14:textId="77777777" w:rsidR="00007DF1" w:rsidRPr="00FF597F" w:rsidRDefault="00007DF1" w:rsidP="00007DF1">
      <w:pPr>
        <w:pStyle w:val="Heading4"/>
        <w:rPr>
          <w:rFonts w:cs="Times New Roman"/>
        </w:rPr>
      </w:pPr>
      <w:r w:rsidRPr="00FF597F">
        <w:rPr>
          <w:rFonts w:cs="Times New Roman"/>
        </w:rPr>
        <w:t>Need post-conviction relief for the wrongfully convicted, can never address all alternate causes through forensic science reform</w:t>
      </w:r>
    </w:p>
    <w:p w14:paraId="3287BCB7" w14:textId="77777777" w:rsidR="00007DF1" w:rsidRPr="00FF597F" w:rsidRDefault="00007DF1" w:rsidP="00007DF1">
      <w:r w:rsidRPr="00FF597F">
        <w:rPr>
          <w:rStyle w:val="Style13ptBold"/>
        </w:rPr>
        <w:t>The Innocence Project, No Date</w:t>
      </w:r>
    </w:p>
    <w:p w14:paraId="1C5F917F" w14:textId="77777777" w:rsidR="00007DF1" w:rsidRPr="00FF597F" w:rsidRDefault="00007DF1" w:rsidP="00007DF1">
      <w:r w:rsidRPr="00FF597F">
        <w:t xml:space="preserve">[Innocence Project No Date. "Overturning Wrongful Convictions Involving Misapplied Forensics," Innocence Project, </w:t>
      </w:r>
      <w:hyperlink r:id="rId96" w:history="1">
        <w:r w:rsidRPr="00FF597F">
          <w:rPr>
            <w:rStyle w:val="Hyperlink"/>
          </w:rPr>
          <w:t>https://www.innocenceproject.org/overturning-wrongful-convictions-involving-flawed-forensics/</w:t>
        </w:r>
      </w:hyperlink>
      <w:r w:rsidRPr="00FF597F">
        <w:t xml:space="preserve"> ACCESSED 7/2/2020 BN]</w:t>
      </w:r>
    </w:p>
    <w:p w14:paraId="195D86E3" w14:textId="77777777" w:rsidR="00007DF1" w:rsidRPr="00FF597F" w:rsidRDefault="00007DF1" w:rsidP="00007DF1">
      <w:r w:rsidRPr="00FF597F">
        <w:t>The Problem:</w:t>
      </w:r>
    </w:p>
    <w:p w14:paraId="340C6C76" w14:textId="77777777" w:rsidR="00007DF1" w:rsidRPr="00FF597F" w:rsidRDefault="00007DF1" w:rsidP="00007DF1">
      <w:pPr>
        <w:rPr>
          <w:rStyle w:val="StyleUnderline"/>
        </w:rPr>
      </w:pPr>
      <w:r w:rsidRPr="00FF597F">
        <w:rPr>
          <w:rStyle w:val="StyleUnderline"/>
        </w:rPr>
        <w:t>The misapplication of forensic science contributed to 45% of wrongful convictions in the United States proven through DNA evidence. False or misleading forensic evidence was a contributing factor in 24% of all wrongful convictions nationally, according to the National Registry of Exonerations, which tracks both DNA and non-DNA based exonerations.1</w:t>
      </w:r>
    </w:p>
    <w:p w14:paraId="5BA9B4F8" w14:textId="77777777" w:rsidR="00007DF1" w:rsidRPr="00FF597F" w:rsidRDefault="00007DF1" w:rsidP="00007DF1">
      <w:pPr>
        <w:rPr>
          <w:rStyle w:val="StyleUnderline"/>
        </w:rPr>
      </w:pPr>
      <w:r w:rsidRPr="00FF597F">
        <w:rPr>
          <w:rStyle w:val="StyleUnderline"/>
        </w:rPr>
        <w:t>This includes convictions based on forensic evidence that is unreliable or invalid and expert testimony that is misleading. It also includes mistakes made by practitioners and in some cases misconduct by forensic analysts. In some cases, scientific testimony that was generally accepted at the time of a conviction has since been undermined by new scientific advancements in disciplines including:</w:t>
      </w:r>
    </w:p>
    <w:p w14:paraId="18908096" w14:textId="77777777" w:rsidR="00007DF1" w:rsidRPr="00FF597F" w:rsidRDefault="00007DF1" w:rsidP="00007DF1">
      <w:pPr>
        <w:rPr>
          <w:rStyle w:val="StyleUnderline"/>
        </w:rPr>
      </w:pPr>
      <w:r w:rsidRPr="00FF597F">
        <w:t xml:space="preserve">Hair comparisons: Microscopic hair analysis involves comparing hair found at a crime scene with the hair of the defendant. A 2009 National Academy of Sciences report stated that microscopic hair comparisons could not be used to match hair with a specific individual.2 </w:t>
      </w:r>
      <w:r w:rsidRPr="00FF597F">
        <w:rPr>
          <w:rStyle w:val="StyleUnderline"/>
        </w:rPr>
        <w:t>In 2015 the FBI announced that its hair microscopy experts overstated the probability of a match between hair evidence and the defendant’s hair in 95 percent of the 268 cases it had reviewed.3</w:t>
      </w:r>
    </w:p>
    <w:p w14:paraId="7AA1C2F2" w14:textId="77777777" w:rsidR="00007DF1" w:rsidRPr="00FF597F" w:rsidRDefault="00007DF1" w:rsidP="00007DF1">
      <w:r w:rsidRPr="00FF597F">
        <w:t xml:space="preserve">Arson: Two decades of fire research has debunked evidence that was used to convict people of arson. </w:t>
      </w:r>
      <w:r w:rsidRPr="00FF597F">
        <w:rPr>
          <w:rStyle w:val="StyleUnderline"/>
        </w:rPr>
        <w:t>The 1992 publication of National Fire Protection Association (NFPA) 921 noted that many of the physical artifacts previously thought to occur only in intentional fires—such as “alligatoring” of wood, crazed glass, and sagged furniture springs—could actually occur in accidental fires</w:t>
      </w:r>
      <w:r w:rsidRPr="00FF597F">
        <w:t>.4 NFPA 921 only became generally accepted by the relevant scientific community in the early 2000’s.</w:t>
      </w:r>
    </w:p>
    <w:p w14:paraId="2AC0B08E" w14:textId="77777777" w:rsidR="00007DF1" w:rsidRPr="00FF597F" w:rsidRDefault="00007DF1" w:rsidP="00007DF1">
      <w:r w:rsidRPr="00FF597F">
        <w:t xml:space="preserve">Comparative Bullet Lead Analysis: </w:t>
      </w:r>
      <w:r w:rsidRPr="00FF597F">
        <w:rPr>
          <w:rStyle w:val="StyleUnderline"/>
        </w:rPr>
        <w:t>Comparative Bullet Lead Analysis (“CBLA”) was believed to be able to link bullets found at a crime scene to bullets possessed by a suspect based on the assumption that the lead composition in a bullet was unique and limited to the batch that it came from</w:t>
      </w:r>
      <w:r w:rsidRPr="00FF597F">
        <w:t>. Since the early 1980’s the FBI conducted bullet lead examined in over 2,500 cases. The FBI stopped using CLBA after a 2002 National Academy of Sciences (NAS) report found problems with interpretations of the results of these analyses.5</w:t>
      </w:r>
    </w:p>
    <w:p w14:paraId="3D420E21" w14:textId="77777777" w:rsidR="00007DF1" w:rsidRPr="00FF597F" w:rsidRDefault="00007DF1" w:rsidP="00007DF1">
      <w:r w:rsidRPr="00FF597F">
        <w:t>Challenges in Getting Back into Court When Science Changes</w:t>
      </w:r>
    </w:p>
    <w:p w14:paraId="2A24D9F6" w14:textId="77777777" w:rsidR="00007DF1" w:rsidRPr="00FF597F" w:rsidRDefault="00007DF1" w:rsidP="00007DF1">
      <w:r w:rsidRPr="00FF597F">
        <w:rPr>
          <w:rStyle w:val="StyleUnderline"/>
        </w:rPr>
        <w:lastRenderedPageBreak/>
        <w:t>Because shifts in scientific understanding often take decades to emerge, individuals whose wrongful convictions were based on misapplied science might face difficulties in proving their innocence due to time limitations and high evidentiary standards</w:t>
      </w:r>
      <w:r w:rsidRPr="00FF597F">
        <w:t>. In addition, some state courts do not recognize discredited scientific evidence as new evidence of a wrongful conviction.</w:t>
      </w:r>
    </w:p>
    <w:p w14:paraId="62CA8144" w14:textId="77777777" w:rsidR="00007DF1" w:rsidRPr="00FF597F" w:rsidRDefault="00007DF1" w:rsidP="00007DF1">
      <w:pPr>
        <w:rPr>
          <w:rStyle w:val="StyleUnderline"/>
        </w:rPr>
      </w:pPr>
      <w:r w:rsidRPr="00FF597F">
        <w:rPr>
          <w:rStyle w:val="StyleUnderline"/>
        </w:rPr>
        <w:t>It is critical that there be a mechanism for the wrongfully convicted to get back into court to prove their innocence if the forensic evidence used to convict them is undermined by new scientific advancements, guidelines, or repudiation of expert testimony.</w:t>
      </w:r>
    </w:p>
    <w:p w14:paraId="0DCDF1D0" w14:textId="77777777" w:rsidR="00007DF1" w:rsidRPr="00FF597F" w:rsidRDefault="00007DF1" w:rsidP="00007DF1">
      <w:r w:rsidRPr="00FF597F">
        <w:t>Reforming Laws to Ensure Access to Relief Based on Changes in Science</w:t>
      </w:r>
    </w:p>
    <w:p w14:paraId="30C25F74" w14:textId="77777777" w:rsidR="00007DF1" w:rsidRPr="00FF597F" w:rsidRDefault="00007DF1" w:rsidP="00007DF1">
      <w:pPr>
        <w:rPr>
          <w:rStyle w:val="StyleUnderline"/>
        </w:rPr>
      </w:pPr>
      <w:r w:rsidRPr="00FF597F">
        <w:rPr>
          <w:rStyle w:val="StyleUnderline"/>
        </w:rPr>
        <w:t>Currently, five states have enacted laws to clarify that wrongfully convicted people can get back into court based on discredited forensic evidence:</w:t>
      </w:r>
    </w:p>
    <w:p w14:paraId="2BD4A308" w14:textId="77777777" w:rsidR="00007DF1" w:rsidRPr="00FF597F" w:rsidRDefault="00007DF1" w:rsidP="00007DF1">
      <w:r w:rsidRPr="00FF597F">
        <w:rPr>
          <w:rStyle w:val="StyleUnderline"/>
        </w:rPr>
        <w:t>California</w:t>
      </w:r>
      <w:r w:rsidRPr="00FF597F">
        <w:t>: In 2014, California enacted a law that allows convicted people to seek relief based on flawed forensic evidence used in their convictions.</w:t>
      </w:r>
    </w:p>
    <w:p w14:paraId="177F4519" w14:textId="77777777" w:rsidR="00007DF1" w:rsidRPr="00FF597F" w:rsidRDefault="00007DF1" w:rsidP="00007DF1">
      <w:r w:rsidRPr="00FF597F">
        <w:rPr>
          <w:rStyle w:val="StyleUnderline"/>
        </w:rPr>
        <w:t>Connecticut:</w:t>
      </w:r>
      <w:r w:rsidRPr="00FF597F">
        <w:t xml:space="preserve"> In 2018, Connecticut enacted a law removing the 3-year time limit in the motions for new trial law to permit the introduction of new, non-DNA evidence after conviction. The new law includes a provision to clarify that new evidence may include new scientific research, guidelines, or expert recantation.</w:t>
      </w:r>
    </w:p>
    <w:p w14:paraId="088A85BC" w14:textId="77777777" w:rsidR="00007DF1" w:rsidRPr="00FF597F" w:rsidRDefault="00007DF1" w:rsidP="00007DF1">
      <w:r w:rsidRPr="00FF597F">
        <w:rPr>
          <w:rStyle w:val="StyleUnderline"/>
        </w:rPr>
        <w:t>Michigan</w:t>
      </w:r>
      <w:r w:rsidRPr="00FF597F">
        <w:t>: In 2018, Michigan amended its court rule that dictates post-appeal relief. The changes now allow a person to file a post-conviction motion for relief based on new scientific evidence, including but not limited to: shifts in a field of scientific knowledge, changes in expert knowledge or opinion, and shifts in a scientific field used in a conviction.</w:t>
      </w:r>
    </w:p>
    <w:p w14:paraId="453932DF" w14:textId="77777777" w:rsidR="00007DF1" w:rsidRPr="00FF597F" w:rsidRDefault="00007DF1" w:rsidP="00007DF1">
      <w:r w:rsidRPr="00FF597F">
        <w:rPr>
          <w:rStyle w:val="StyleUnderline"/>
        </w:rPr>
        <w:t>Nevada</w:t>
      </w:r>
      <w:r w:rsidRPr="00FF597F">
        <w:t>: In 2019, Nevada passed a law creating an avenue for people to present new, non-DNA evidence of factual innocence beyond two years after a conviction. The law clarifies that new evidence may include relevant forensic evidence that was not available at trial or that materially undermines forensic evidence presented at trial.</w:t>
      </w:r>
    </w:p>
    <w:p w14:paraId="3E6169FB" w14:textId="77777777" w:rsidR="00007DF1" w:rsidRPr="00FF597F" w:rsidRDefault="00007DF1" w:rsidP="00007DF1">
      <w:r w:rsidRPr="00FF597F">
        <w:rPr>
          <w:rStyle w:val="StyleUnderline"/>
        </w:rPr>
        <w:t>Texas:</w:t>
      </w:r>
      <w:r w:rsidRPr="00FF597F">
        <w:t xml:space="preserve"> In 2013, Texas passed the first law in the nation allowing people to challenge their convictions based on new or discredited scientific evidence.</w:t>
      </w:r>
    </w:p>
    <w:p w14:paraId="3A2B9B46" w14:textId="77777777" w:rsidR="00007DF1" w:rsidRPr="00FF597F" w:rsidRDefault="00007DF1" w:rsidP="00007DF1">
      <w:r w:rsidRPr="00FF597F">
        <w:rPr>
          <w:rStyle w:val="StyleUnderline"/>
        </w:rPr>
        <w:t>Wyoming:</w:t>
      </w:r>
      <w:r w:rsidRPr="00FF597F">
        <w:t xml:space="preserve"> In 2018, Wyoming enacted a ‘factual innocence’ law to remove the state’s two-year time limit for introducing new, non-DNA evidence. The law includes a provision which clarifies that new evidence may include new scientific research, guidelines or expert recantations that undermine forensic evidence used for convictions.</w:t>
      </w:r>
    </w:p>
    <w:p w14:paraId="35F0A525" w14:textId="77777777" w:rsidR="00007DF1" w:rsidRPr="00FF597F" w:rsidRDefault="00007DF1" w:rsidP="00007DF1"/>
    <w:p w14:paraId="32A400DD" w14:textId="77777777" w:rsidR="00007DF1" w:rsidRPr="00FF597F" w:rsidRDefault="00007DF1" w:rsidP="00007DF1">
      <w:pPr>
        <w:pStyle w:val="Heading3"/>
        <w:rPr>
          <w:rFonts w:cs="Times New Roman"/>
        </w:rPr>
      </w:pPr>
      <w:r w:rsidRPr="00FF597F">
        <w:rPr>
          <w:rFonts w:cs="Times New Roman"/>
        </w:rPr>
        <w:lastRenderedPageBreak/>
        <w:t>AT – Post Conviction Relief Costs</w:t>
      </w:r>
    </w:p>
    <w:p w14:paraId="58C1E1B8" w14:textId="77777777" w:rsidR="00007DF1" w:rsidRPr="00FF597F" w:rsidRDefault="00007DF1" w:rsidP="00007DF1"/>
    <w:p w14:paraId="20FD3BF8" w14:textId="77777777" w:rsidR="00007DF1" w:rsidRPr="00FF597F" w:rsidRDefault="00007DF1" w:rsidP="00007DF1">
      <w:pPr>
        <w:pStyle w:val="Heading4"/>
        <w:rPr>
          <w:rFonts w:cs="Times New Roman"/>
        </w:rPr>
      </w:pPr>
      <w:r w:rsidRPr="00FF597F">
        <w:rPr>
          <w:rFonts w:cs="Times New Roman"/>
        </w:rPr>
        <w:t>Claims that junk-science writ is too expensive are unfounded; only 3.2% of the state’s rainy-day fund, despite rejection over cost concerns</w:t>
      </w:r>
    </w:p>
    <w:p w14:paraId="2DF250B1" w14:textId="77777777" w:rsidR="00007DF1" w:rsidRPr="00FF597F" w:rsidRDefault="0066622B" w:rsidP="00007DF1">
      <w:pPr>
        <w:rPr>
          <w:rStyle w:val="Style13ptBold"/>
        </w:rPr>
      </w:pPr>
      <w:sdt>
        <w:sdtPr>
          <w:rPr>
            <w:b/>
            <w:bCs/>
            <w:sz w:val="26"/>
          </w:rPr>
          <w:tag w:val="goog_rdk_2"/>
          <w:id w:val="1085346115"/>
        </w:sdtPr>
        <w:sdtEndPr>
          <w:rPr>
            <w:b w:val="0"/>
            <w:bCs w:val="0"/>
            <w:sz w:val="22"/>
          </w:rPr>
        </w:sdtEndPr>
        <w:sdtContent/>
      </w:sdt>
      <w:sdt>
        <w:sdtPr>
          <w:rPr>
            <w:b/>
            <w:bCs/>
            <w:sz w:val="26"/>
          </w:rPr>
          <w:tag w:val="goog_rdk_4"/>
          <w:id w:val="2098977066"/>
        </w:sdtPr>
        <w:sdtEndPr>
          <w:rPr>
            <w:b w:val="0"/>
            <w:bCs w:val="0"/>
            <w:sz w:val="22"/>
          </w:rPr>
        </w:sdtEndPr>
        <w:sdtContent/>
      </w:sdt>
      <w:sdt>
        <w:sdtPr>
          <w:rPr>
            <w:b/>
            <w:bCs/>
            <w:sz w:val="26"/>
          </w:rPr>
          <w:tag w:val="goog_rdk_8"/>
          <w:id w:val="-1782026032"/>
        </w:sdtPr>
        <w:sdtEndPr>
          <w:rPr>
            <w:b w:val="0"/>
            <w:bCs w:val="0"/>
            <w:sz w:val="22"/>
          </w:rPr>
        </w:sdtEndPr>
        <w:sdtContent/>
      </w:sdt>
      <w:sdt>
        <w:sdtPr>
          <w:rPr>
            <w:b/>
            <w:bCs/>
            <w:sz w:val="26"/>
          </w:rPr>
          <w:tag w:val="goog_rdk_12"/>
          <w:id w:val="766038762"/>
        </w:sdtPr>
        <w:sdtEndPr>
          <w:rPr>
            <w:b w:val="0"/>
            <w:bCs w:val="0"/>
            <w:sz w:val="22"/>
          </w:rPr>
        </w:sdtEndPr>
        <w:sdtContent/>
      </w:sdt>
      <w:sdt>
        <w:sdtPr>
          <w:rPr>
            <w:b/>
            <w:bCs/>
            <w:sz w:val="26"/>
          </w:rPr>
          <w:tag w:val="goog_rdk_18"/>
          <w:id w:val="-1237314655"/>
        </w:sdtPr>
        <w:sdtEndPr>
          <w:rPr>
            <w:b w:val="0"/>
            <w:bCs w:val="0"/>
            <w:sz w:val="22"/>
          </w:rPr>
        </w:sdtEndPr>
        <w:sdtContent/>
      </w:sdt>
      <w:sdt>
        <w:sdtPr>
          <w:rPr>
            <w:b/>
            <w:bCs/>
            <w:sz w:val="26"/>
          </w:rPr>
          <w:tag w:val="goog_rdk_25"/>
          <w:id w:val="1290856416"/>
        </w:sdtPr>
        <w:sdtEndPr>
          <w:rPr>
            <w:b w:val="0"/>
            <w:bCs w:val="0"/>
            <w:sz w:val="22"/>
          </w:rPr>
        </w:sdtEndPr>
        <w:sdtContent/>
      </w:sdt>
      <w:r w:rsidR="00007DF1" w:rsidRPr="00FF597F">
        <w:rPr>
          <w:rStyle w:val="Style13ptBold"/>
        </w:rPr>
        <w:t>Balko, Washington Post opinion columnist, 19</w:t>
      </w:r>
    </w:p>
    <w:p w14:paraId="440E6799" w14:textId="77777777" w:rsidR="00007DF1" w:rsidRPr="00FF597F" w:rsidRDefault="00007DF1" w:rsidP="00007DF1">
      <w:r w:rsidRPr="00FF597F">
        <w:t xml:space="preserve">[Radley, 2/19/2019, Washington Post, "Virginia Legislators Claimed A Bill To Allow Appeals From People Convicted By Junk Science Was Too Expensive," </w:t>
      </w:r>
      <w:hyperlink r:id="rId97" w:history="1">
        <w:r w:rsidRPr="00FF597F">
          <w:rPr>
            <w:rStyle w:val="Hyperlink"/>
          </w:rPr>
          <w:t>https://www.washingtonpost.com/opinions/2019/02/19/virginia-legislators-claimed-bill-allow-appeals-people-convicted-by-junk-science-was-too-expensive/?amp;itid=lk_inline_manual_13</w:t>
        </w:r>
      </w:hyperlink>
      <w:r w:rsidRPr="00FF597F">
        <w:t>, accessed on 06/22/20, BS</w:t>
      </w:r>
    </w:p>
    <w:p w14:paraId="77A9357D" w14:textId="77777777" w:rsidR="00007DF1" w:rsidRPr="00FF597F" w:rsidRDefault="00007DF1" w:rsidP="00007DF1">
      <w:pPr>
        <w:rPr>
          <w:rStyle w:val="StyleUnderline"/>
          <w:u w:val="none"/>
        </w:rPr>
      </w:pPr>
      <w:r w:rsidRPr="00FF597F">
        <w:rPr>
          <w:rStyle w:val="StyleUnderline"/>
        </w:rPr>
        <w:t>Note: this section is referring to the decision by Virginia legislators to not pass junk science writ over concerns of its cost, which was estimated to be $439,078 per year</w:t>
      </w:r>
    </w:p>
    <w:p w14:paraId="3176059B" w14:textId="77777777" w:rsidR="00007DF1" w:rsidRDefault="00007DF1" w:rsidP="00007DF1">
      <w:pPr>
        <w:rPr>
          <w:rStyle w:val="StyleUnderline"/>
        </w:rPr>
      </w:pPr>
      <w:r w:rsidRPr="00FF597F">
        <w:t xml:space="preserve">But even taking the estimate at face value, </w:t>
      </w:r>
      <w:proofErr w:type="gramStart"/>
      <w:r w:rsidRPr="00FF597F">
        <w:t>let’s</w:t>
      </w:r>
      <w:proofErr w:type="gramEnd"/>
      <w:r w:rsidRPr="00FF597F">
        <w:t xml:space="preserve"> get some perspective on just how much money we’re talking about. </w:t>
      </w:r>
      <w:r w:rsidRPr="00FF597F">
        <w:rPr>
          <w:rStyle w:val="StyleUnderline"/>
        </w:rPr>
        <w:t xml:space="preserve">Virginia’s 2018 state budget was $51.8 billion. If we round up the Virginia AG’s estimate to $500,000, </w:t>
      </w:r>
      <w:proofErr w:type="gramStart"/>
      <w:r w:rsidRPr="00FF597F">
        <w:rPr>
          <w:rStyle w:val="StyleUnderline"/>
        </w:rPr>
        <w:t>we’re</w:t>
      </w:r>
      <w:proofErr w:type="gramEnd"/>
      <w:r w:rsidRPr="00FF597F">
        <w:rPr>
          <w:rStyle w:val="StyleUnderline"/>
        </w:rPr>
        <w:t xml:space="preserve"> looking at just .00097 percent of the state’s annual budget</w:t>
      </w:r>
      <w:r w:rsidRPr="00FF597F">
        <w:t xml:space="preserve">. In fact, last year </w:t>
      </w:r>
      <w:r w:rsidRPr="00FF597F">
        <w:rPr>
          <w:rStyle w:val="StyleUnderline"/>
        </w:rPr>
        <w:t>Virginia saw a $2.2 billion surplus. The $500,000 would represent just .0227 percent of the surplus</w:t>
      </w:r>
      <w:r w:rsidRPr="00FF597F">
        <w:t xml:space="preserve">. </w:t>
      </w:r>
      <w:r w:rsidRPr="00FF597F">
        <w:rPr>
          <w:rStyle w:val="StyleUnderline"/>
        </w:rPr>
        <w:t xml:space="preserve">It would amount to .05 percent of the $1 billion the state spends on prisons and 2 percent of what it spends on jails. It </w:t>
      </w:r>
      <w:r w:rsidRPr="00FF597F">
        <w:rPr>
          <w:rStyle w:val="Emphasis"/>
        </w:rPr>
        <w:t>would be just 3.2 percent of the state’s rainy-day fund</w:t>
      </w:r>
      <w:r w:rsidRPr="00FF597F">
        <w:rPr>
          <w:rStyle w:val="StyleUnderline"/>
        </w:rPr>
        <w:t>.</w:t>
      </w:r>
    </w:p>
    <w:p w14:paraId="17C1D544" w14:textId="77777777" w:rsidR="00007DF1" w:rsidRDefault="00007DF1" w:rsidP="00007DF1">
      <w:pPr>
        <w:pStyle w:val="Heading3"/>
      </w:pPr>
      <w:r>
        <w:lastRenderedPageBreak/>
        <w:t xml:space="preserve">Executive Agency CP - </w:t>
      </w:r>
    </w:p>
    <w:p w14:paraId="021F4FE6" w14:textId="77777777" w:rsidR="00007DF1" w:rsidRDefault="00007DF1" w:rsidP="00007DF1">
      <w:pPr>
        <w:pStyle w:val="Heading4"/>
        <w:rPr>
          <w:rStyle w:val="Style13ptBold"/>
        </w:rPr>
      </w:pPr>
      <w:r>
        <w:t>---Office of Science and Technology Policy should take input from Departments of Justice and Defense to improve forensic procedures</w:t>
      </w:r>
    </w:p>
    <w:p w14:paraId="0648D4E5" w14:textId="77777777" w:rsidR="00007DF1" w:rsidRPr="00C26B6F" w:rsidRDefault="00007DF1" w:rsidP="00007DF1">
      <w:pPr>
        <w:rPr>
          <w:rStyle w:val="Style13ptBold"/>
          <w:b w:val="0"/>
          <w:bCs w:val="0"/>
        </w:rPr>
      </w:pPr>
      <w:r>
        <w:rPr>
          <w:rStyle w:val="Style13ptBold"/>
        </w:rPr>
        <w:t xml:space="preserve">Holdren, former science presidential assistant, Lander, MIT biology professor, 16, </w:t>
      </w:r>
      <w:r w:rsidRPr="008529D0">
        <w:t>[</w:t>
      </w:r>
      <w:r>
        <w:t xml:space="preserve">John P., Eric S., September 2016, Obama White House Archives, “Forensic Science in Criminal Courts: Ensuring Scientific Validity of Feature-Comparison Methods,” Obama White House Archives, </w:t>
      </w:r>
      <w:hyperlink r:id="rId98" w:history="1">
        <w:r w:rsidRPr="00E557AF">
          <w:rPr>
            <w:rStyle w:val="Hyperlink"/>
          </w:rPr>
          <w:t>https://obamawhitehouse.archives.gov/sites/default/files/microsites/ostp/PCAST/pcast_forensic_science_report_final.pdf</w:t>
        </w:r>
      </w:hyperlink>
      <w:r>
        <w:t>, pp. 31, accessed on 06/22/20, BS]</w:t>
      </w:r>
    </w:p>
    <w:p w14:paraId="331BFA5C" w14:textId="77777777" w:rsidR="00007DF1" w:rsidRDefault="00007DF1" w:rsidP="00007DF1">
      <w:r>
        <w:t>(A</w:t>
      </w:r>
      <w:r w:rsidRPr="00E70EEA">
        <w:rPr>
          <w:rStyle w:val="StyleUnderline"/>
        </w:rPr>
        <w:t>) The Office of Science and Technology Policy (OSTP) should coordinate the creation of a national forensic science research and development strategy.</w:t>
      </w:r>
      <w:r>
        <w:t xml:space="preserve"> The strategy should address plans and funding needs for:</w:t>
      </w:r>
    </w:p>
    <w:p w14:paraId="5360697D" w14:textId="77777777" w:rsidR="00007DF1" w:rsidRDefault="00007DF1" w:rsidP="00007DF1">
      <w:r>
        <w:t xml:space="preserve">(i) </w:t>
      </w:r>
      <w:r w:rsidRPr="00E70EEA">
        <w:rPr>
          <w:rStyle w:val="StyleUnderline"/>
        </w:rPr>
        <w:t>major expansion and strengthening of the academic research community working on forensic sciences</w:t>
      </w:r>
      <w:r>
        <w:t xml:space="preserve">, including substantially increased funding for both research and </w:t>
      </w:r>
      <w:proofErr w:type="gramStart"/>
      <w:r>
        <w:t>training;</w:t>
      </w:r>
      <w:proofErr w:type="gramEnd"/>
    </w:p>
    <w:p w14:paraId="34BBB558" w14:textId="77777777" w:rsidR="00007DF1" w:rsidRPr="00E70EEA" w:rsidRDefault="00007DF1" w:rsidP="00007DF1">
      <w:pPr>
        <w:rPr>
          <w:rStyle w:val="StyleUnderline"/>
        </w:rPr>
      </w:pPr>
      <w:r>
        <w:t xml:space="preserve">(ii) </w:t>
      </w:r>
      <w:r w:rsidRPr="00E70EEA">
        <w:rPr>
          <w:rStyle w:val="StyleUnderline"/>
        </w:rPr>
        <w:t xml:space="preserve">studies of foundational validity of forensic feature-comparison </w:t>
      </w:r>
      <w:proofErr w:type="gramStart"/>
      <w:r w:rsidRPr="00E70EEA">
        <w:rPr>
          <w:rStyle w:val="StyleUnderline"/>
        </w:rPr>
        <w:t>methods;</w:t>
      </w:r>
      <w:proofErr w:type="gramEnd"/>
    </w:p>
    <w:p w14:paraId="2028B35C" w14:textId="77777777" w:rsidR="00007DF1" w:rsidRPr="00E70EEA" w:rsidRDefault="00007DF1" w:rsidP="00007DF1">
      <w:pPr>
        <w:rPr>
          <w:rStyle w:val="StyleUnderline"/>
        </w:rPr>
      </w:pPr>
      <w:r w:rsidRPr="00E70EEA">
        <w:rPr>
          <w:rStyle w:val="StyleUnderline"/>
        </w:rPr>
        <w:t xml:space="preserve">(iii) improvement of current forensic methods, including converting subjective methods into objective methods, and development of new forensic </w:t>
      </w:r>
      <w:proofErr w:type="gramStart"/>
      <w:r w:rsidRPr="00E70EEA">
        <w:rPr>
          <w:rStyle w:val="StyleUnderline"/>
        </w:rPr>
        <w:t>methods;</w:t>
      </w:r>
      <w:proofErr w:type="gramEnd"/>
    </w:p>
    <w:p w14:paraId="54758159" w14:textId="77777777" w:rsidR="00007DF1" w:rsidRPr="00E70EEA" w:rsidRDefault="00007DF1" w:rsidP="00007DF1">
      <w:pPr>
        <w:rPr>
          <w:rStyle w:val="StyleUnderline"/>
        </w:rPr>
      </w:pPr>
      <w:r>
        <w:t xml:space="preserve">(iv) </w:t>
      </w:r>
      <w:r w:rsidRPr="00E70EEA">
        <w:rPr>
          <w:rStyle w:val="StyleUnderline"/>
        </w:rPr>
        <w:t xml:space="preserve">development of forensic feature databases, with adequate privacy protections, that can be used in </w:t>
      </w:r>
      <w:proofErr w:type="gramStart"/>
      <w:r w:rsidRPr="00E70EEA">
        <w:rPr>
          <w:rStyle w:val="StyleUnderline"/>
        </w:rPr>
        <w:t>research;</w:t>
      </w:r>
      <w:proofErr w:type="gramEnd"/>
    </w:p>
    <w:p w14:paraId="3AF024A0" w14:textId="77777777" w:rsidR="00007DF1" w:rsidRPr="00E70EEA" w:rsidRDefault="00007DF1" w:rsidP="00007DF1">
      <w:pPr>
        <w:rPr>
          <w:rStyle w:val="StyleUnderline"/>
        </w:rPr>
      </w:pPr>
      <w:r w:rsidRPr="00E70EEA">
        <w:rPr>
          <w:rStyle w:val="StyleUnderline"/>
        </w:rPr>
        <w:t>(v) bridging the gap between research scientists and forensic practitioners; and</w:t>
      </w:r>
    </w:p>
    <w:p w14:paraId="29B9DA2E" w14:textId="77777777" w:rsidR="00007DF1" w:rsidRPr="00E70EEA" w:rsidRDefault="00007DF1" w:rsidP="00007DF1">
      <w:pPr>
        <w:rPr>
          <w:rStyle w:val="StyleUnderline"/>
        </w:rPr>
      </w:pPr>
      <w:r w:rsidRPr="00E70EEA">
        <w:rPr>
          <w:rStyle w:val="StyleUnderline"/>
        </w:rPr>
        <w:t>(vi) oversight and regular review of forensic science research.</w:t>
      </w:r>
    </w:p>
    <w:p w14:paraId="59F3D832" w14:textId="77777777" w:rsidR="00007DF1" w:rsidRDefault="00007DF1" w:rsidP="00007DF1">
      <w:r>
        <w:t>(B</w:t>
      </w:r>
      <w:r w:rsidRPr="00E70EEA">
        <w:rPr>
          <w:rStyle w:val="StyleUnderline"/>
        </w:rPr>
        <w:t>) In preparing the strategy, OSTP should seek input from appropriate Federal agencies, including especially the Department of Justice, Department of Defense, National Science Foundation, and National Institute of Standards and Technology; Federal and State forensic science practitioners; forensic science and non-forensic science researchers; and other stakeholders</w:t>
      </w:r>
      <w:r>
        <w:t>.</w:t>
      </w:r>
    </w:p>
    <w:p w14:paraId="7AB9ECEC" w14:textId="77777777" w:rsidR="00007DF1" w:rsidRDefault="00007DF1" w:rsidP="00007DF1">
      <w:pPr>
        <w:pStyle w:val="Heading4"/>
        <w:rPr>
          <w:rStyle w:val="Style13ptBold"/>
        </w:rPr>
      </w:pPr>
      <w:r>
        <w:t>---National Institute of Standards and Technology should dedicate funding to fix fingerprint, firearm, and DNA analysis</w:t>
      </w:r>
    </w:p>
    <w:p w14:paraId="49C3161D" w14:textId="77777777" w:rsidR="00007DF1" w:rsidRPr="00C26B6F" w:rsidRDefault="00007DF1" w:rsidP="00007DF1">
      <w:pPr>
        <w:rPr>
          <w:rStyle w:val="Style13ptBold"/>
          <w:b w:val="0"/>
          <w:bCs w:val="0"/>
        </w:rPr>
      </w:pPr>
      <w:r>
        <w:rPr>
          <w:rStyle w:val="Style13ptBold"/>
        </w:rPr>
        <w:t xml:space="preserve">Holdren, former science presidential assistant, Lander, MIT biology professor, 16, </w:t>
      </w:r>
      <w:r w:rsidRPr="008529D0">
        <w:t>[</w:t>
      </w:r>
      <w:r>
        <w:t xml:space="preserve">John P., Eric S., September 2016, Obama White House Archives, “Forensic Science in Criminal Courts: Ensuring Scientific Validity of Feature-Comparison Methods,” Obama White House Archives, </w:t>
      </w:r>
      <w:hyperlink r:id="rId99" w:history="1">
        <w:r w:rsidRPr="00E557AF">
          <w:rPr>
            <w:rStyle w:val="Hyperlink"/>
          </w:rPr>
          <w:t>https://obamawhitehouse.archives.gov/sites/default/files/microsites/ostp/PCAST/pcast_forensic_science_report_final.pdf</w:t>
        </w:r>
      </w:hyperlink>
      <w:r>
        <w:t>, pp. 31, accessed on 06/22/20, BS]</w:t>
      </w:r>
    </w:p>
    <w:p w14:paraId="5C344474" w14:textId="77777777" w:rsidR="00007DF1" w:rsidRPr="00924B76" w:rsidRDefault="00007DF1" w:rsidP="00007DF1">
      <w:pPr>
        <w:rPr>
          <w:rStyle w:val="StyleUnderline"/>
        </w:rPr>
      </w:pPr>
      <w:r w:rsidRPr="00924B76">
        <w:rPr>
          <w:rStyle w:val="StyleUnderline"/>
        </w:rPr>
        <w:t>The National Institute of Standards and Technology (NIST) should take a leadership role in transforming three important feature-comparison methods that are currently subjective—latent fingerprint analysis, firearms analysis, and, under some circumstances, DNA analysis of complex mixtures—into objective methods.</w:t>
      </w:r>
    </w:p>
    <w:p w14:paraId="5C3301E3" w14:textId="77777777" w:rsidR="00007DF1" w:rsidRDefault="00007DF1" w:rsidP="00007DF1">
      <w:r>
        <w:t>(A</w:t>
      </w:r>
      <w:r w:rsidRPr="00924B76">
        <w:rPr>
          <w:rStyle w:val="StyleUnderline"/>
        </w:rPr>
        <w:t>) NIST should coordinate these efforts with the Federal Bureau of Investigation Laboratory, the Defense Forensic Science Center, the National Institute of Justice</w:t>
      </w:r>
      <w:r>
        <w:t>, and other relevant agencies.</w:t>
      </w:r>
    </w:p>
    <w:p w14:paraId="2BDC42F3" w14:textId="77777777" w:rsidR="00007DF1" w:rsidRPr="00924B76" w:rsidRDefault="00007DF1" w:rsidP="00007DF1">
      <w:pPr>
        <w:rPr>
          <w:rStyle w:val="StyleUnderline"/>
        </w:rPr>
      </w:pPr>
      <w:r>
        <w:lastRenderedPageBreak/>
        <w:t xml:space="preserve">(B) </w:t>
      </w:r>
      <w:r w:rsidRPr="00924B76">
        <w:rPr>
          <w:rStyle w:val="StyleUnderline"/>
        </w:rPr>
        <w:t>These efforts should include (i) the creation and dissemination of large datasets and test materials (such as complex DNA mixtures) to support the development and testing of methods by both companies and academic researchers, (ii) grant and contract support, and (iii) sponsoring processes</w:t>
      </w:r>
      <w:r>
        <w:t xml:space="preserve">, such as prize competitions, </w:t>
      </w:r>
      <w:r w:rsidRPr="00924B76">
        <w:rPr>
          <w:rStyle w:val="StyleUnderline"/>
        </w:rPr>
        <w:t>to evaluate methods.</w:t>
      </w:r>
    </w:p>
    <w:p w14:paraId="3C0123D1" w14:textId="77777777" w:rsidR="00007DF1" w:rsidRDefault="00007DF1" w:rsidP="00007DF1">
      <w:pPr>
        <w:pStyle w:val="Heading4"/>
        <w:rPr>
          <w:rStyle w:val="Style13ptBold"/>
        </w:rPr>
      </w:pPr>
      <w:r>
        <w:t>---The National Institute of Standards and Technology should create a forensic advisory committee and release publicly the validity of forensic methods</w:t>
      </w:r>
    </w:p>
    <w:p w14:paraId="12C7E3F7" w14:textId="77777777" w:rsidR="00007DF1" w:rsidRPr="00C26B6F" w:rsidRDefault="00007DF1" w:rsidP="00007DF1">
      <w:pPr>
        <w:rPr>
          <w:rStyle w:val="Style13ptBold"/>
          <w:b w:val="0"/>
          <w:bCs w:val="0"/>
        </w:rPr>
      </w:pPr>
      <w:r>
        <w:rPr>
          <w:rStyle w:val="Style13ptBold"/>
        </w:rPr>
        <w:t xml:space="preserve">Holdren, former science presidential assistant, Lander, MIT biology professor, 16, </w:t>
      </w:r>
      <w:r w:rsidRPr="008529D0">
        <w:t>[</w:t>
      </w:r>
      <w:r>
        <w:t xml:space="preserve">John P., Eric S., September 2016, Obama White House Archives, “Forensic Science in Criminal Courts: Ensuring Scientific Validity of Feature-Comparison Methods,” Obama White House Archives, </w:t>
      </w:r>
      <w:hyperlink r:id="rId100" w:history="1">
        <w:r w:rsidRPr="00E557AF">
          <w:rPr>
            <w:rStyle w:val="Hyperlink"/>
          </w:rPr>
          <w:t>https://obamawhitehouse.archives.gov/sites/default/files/microsites/ostp/PCAST/pcast_forensic_science_report_final.pdf</w:t>
        </w:r>
      </w:hyperlink>
      <w:r>
        <w:t>, pp. 31, accessed on 06/22/20, BS]</w:t>
      </w:r>
    </w:p>
    <w:p w14:paraId="198148CF" w14:textId="77777777" w:rsidR="00007DF1" w:rsidRPr="00C035B9" w:rsidRDefault="00007DF1" w:rsidP="00007DF1">
      <w:pPr>
        <w:rPr>
          <w:rStyle w:val="StyleUnderline"/>
        </w:rPr>
      </w:pPr>
      <w:r>
        <w:t xml:space="preserve">It is important that </w:t>
      </w:r>
      <w:r w:rsidRPr="00C035B9">
        <w:rPr>
          <w:rStyle w:val="StyleUnderline"/>
        </w:rPr>
        <w:t>scientific evaluations of the foundational validity be conducted, on an ongoing basis, to assess the foundational validity of current and newly developed forensic feature-comparison technologies</w:t>
      </w:r>
      <w:r>
        <w:t xml:space="preserve">. To ensure the scientific judgments are unbiased and independent, </w:t>
      </w:r>
      <w:r w:rsidRPr="00C035B9">
        <w:rPr>
          <w:rStyle w:val="StyleUnderline"/>
        </w:rPr>
        <w:t>such evaluations must be conducted by a science agency which has no stake in the outcome.</w:t>
      </w:r>
    </w:p>
    <w:p w14:paraId="0FD2EB05" w14:textId="77777777" w:rsidR="00007DF1" w:rsidRPr="00C035B9" w:rsidRDefault="00007DF1" w:rsidP="00007DF1">
      <w:pPr>
        <w:rPr>
          <w:rStyle w:val="StyleUnderline"/>
        </w:rPr>
      </w:pPr>
      <w:r>
        <w:t xml:space="preserve">(A) </w:t>
      </w:r>
      <w:r w:rsidRPr="00C035B9">
        <w:rPr>
          <w:rStyle w:val="StyleUnderline"/>
        </w:rPr>
        <w:t>The National Institute of Standards and Technology (NIST) should perform such evaluations and should issue an annual public report evaluating the foundational validity of key forensic featurecomparison methods. (i) The evaluations should (a) assess whether each method reviewed has been adequately defined and whether its foundational validity has been adequately established and its level of accuracy estimated based on empirical evidence</w:t>
      </w:r>
      <w:r>
        <w:t xml:space="preserve">; (b) </w:t>
      </w:r>
      <w:r w:rsidRPr="00C035B9">
        <w:rPr>
          <w:rStyle w:val="StyleUnderline"/>
        </w:rPr>
        <w:t>be based on studies published in the scientific literature by the laboratories and agencies</w:t>
      </w:r>
      <w:r>
        <w:t xml:space="preserve"> in the U.S. and in other countries, as well as any work conducted by NIST’s own staff and grantees; (c) </w:t>
      </w:r>
      <w:r w:rsidRPr="00C035B9">
        <w:rPr>
          <w:rStyle w:val="StyleUnderline"/>
        </w:rPr>
        <w:t>as a minimum, produce assessments along the lines of those in this report, updated as appropriate; and (d) be conducted under the auspices of NIST, with additional expertise as deemed necessary from experts outside forensic science.</w:t>
      </w:r>
    </w:p>
    <w:p w14:paraId="298ECCAD" w14:textId="77777777" w:rsidR="00007DF1" w:rsidRDefault="00007DF1" w:rsidP="00007DF1">
      <w:r>
        <w:t>(ii</w:t>
      </w:r>
      <w:r w:rsidRPr="00C035B9">
        <w:rPr>
          <w:rStyle w:val="StyleUnderline"/>
        </w:rPr>
        <w:t>) NIST should establish an advisory committee of experimental and statistical scientists from outside the forensic science community to provide advice concerning the evaluations and to ensure that they are rigorous and independent</w:t>
      </w:r>
      <w:r>
        <w:t>. The members of the advisory committee should be selected jointly by NIST and the Office of Science and Technology Policy.</w:t>
      </w:r>
    </w:p>
    <w:p w14:paraId="664EC29E" w14:textId="77777777" w:rsidR="00007DF1" w:rsidRDefault="00007DF1" w:rsidP="00007DF1">
      <w:r>
        <w:t>(iii</w:t>
      </w:r>
      <w:r w:rsidRPr="00C035B9">
        <w:rPr>
          <w:rStyle w:val="StyleUnderline"/>
        </w:rPr>
        <w:t>) NIST should prioritize forensic feature-comparison methods that are most in need of evaluation, including those currently in use and in late-stage development</w:t>
      </w:r>
      <w:r>
        <w:t>, based on input from the Department of Justice and the scientific community.</w:t>
      </w:r>
    </w:p>
    <w:p w14:paraId="768D02F5" w14:textId="77777777" w:rsidR="00007DF1" w:rsidRPr="00C035B9" w:rsidRDefault="00007DF1" w:rsidP="00007DF1">
      <w:pPr>
        <w:rPr>
          <w:rStyle w:val="StyleUnderline"/>
        </w:rPr>
      </w:pPr>
      <w:r>
        <w:t xml:space="preserve">(iv) </w:t>
      </w:r>
      <w:r w:rsidRPr="00C035B9">
        <w:rPr>
          <w:rStyle w:val="StyleUnderline"/>
        </w:rPr>
        <w:t>Where NIST assesses that a method has been established as foundationally valid, it should (a) indicate appropriate estimates of error rates based on foundational studies</w:t>
      </w:r>
      <w:r>
        <w:t xml:space="preserve"> and (b) </w:t>
      </w:r>
      <w:r w:rsidRPr="00C035B9">
        <w:rPr>
          <w:rStyle w:val="StyleUnderline"/>
        </w:rPr>
        <w:t>identify any issues relevant to validity as applied.</w:t>
      </w:r>
    </w:p>
    <w:p w14:paraId="1AB76FDC" w14:textId="77777777" w:rsidR="00007DF1" w:rsidRDefault="00007DF1" w:rsidP="00007DF1">
      <w:r>
        <w:t>(v) Where NIST assesses that a method has not been established as foundationally valid, it should suggest what steps, if any, could be taken to establish the method’s validity.</w:t>
      </w:r>
    </w:p>
    <w:p w14:paraId="0A4B1255" w14:textId="77777777" w:rsidR="00007DF1" w:rsidRPr="004C5AC8" w:rsidRDefault="00007DF1" w:rsidP="00007DF1">
      <w:pPr>
        <w:rPr>
          <w:rStyle w:val="StyleUnderline"/>
        </w:rPr>
      </w:pPr>
      <w:r>
        <w:t xml:space="preserve">(vi) </w:t>
      </w:r>
      <w:r w:rsidRPr="004C5AC8">
        <w:rPr>
          <w:rStyle w:val="StyleUnderline"/>
        </w:rPr>
        <w:t>NIST should not have regulatory responsibilities with respect to forensic science.</w:t>
      </w:r>
    </w:p>
    <w:p w14:paraId="7D0AFE53" w14:textId="77777777" w:rsidR="00007DF1" w:rsidRPr="004C5AC8" w:rsidRDefault="00007DF1" w:rsidP="00007DF1">
      <w:pPr>
        <w:rPr>
          <w:rStyle w:val="StyleUnderline"/>
        </w:rPr>
      </w:pPr>
      <w:r>
        <w:lastRenderedPageBreak/>
        <w:t>(vii</w:t>
      </w:r>
      <w:r w:rsidRPr="004C5AC8">
        <w:rPr>
          <w:rStyle w:val="StyleUnderline"/>
        </w:rPr>
        <w:t>) NIST should encourage one or more leading scientific journals outside the forensic community to develop mechanisms to promote the rigorous peer review and publication of papers addressing the foundational validity of forensic feature-comparison methods.</w:t>
      </w:r>
    </w:p>
    <w:p w14:paraId="29CB9FE1" w14:textId="77777777" w:rsidR="00007DF1" w:rsidRDefault="00007DF1" w:rsidP="00007DF1">
      <w:pPr>
        <w:pStyle w:val="Heading4"/>
        <w:rPr>
          <w:rStyle w:val="Style13ptBold"/>
        </w:rPr>
      </w:pPr>
      <w:r>
        <w:t>---Expert testimony needs to be scientifically valid and checked by an initial review by the DOJ and NIST</w:t>
      </w:r>
    </w:p>
    <w:p w14:paraId="03C1399B" w14:textId="77777777" w:rsidR="00007DF1" w:rsidRPr="00C26B6F" w:rsidRDefault="00007DF1" w:rsidP="00007DF1">
      <w:pPr>
        <w:rPr>
          <w:rStyle w:val="Style13ptBold"/>
          <w:b w:val="0"/>
          <w:bCs w:val="0"/>
        </w:rPr>
      </w:pPr>
      <w:r>
        <w:rPr>
          <w:rStyle w:val="Style13ptBold"/>
        </w:rPr>
        <w:t xml:space="preserve">Holdren, former science presidential assistant, Lander, MIT biology professor, 16, </w:t>
      </w:r>
      <w:r w:rsidRPr="008529D0">
        <w:t>[</w:t>
      </w:r>
      <w:r>
        <w:t xml:space="preserve">John P., Eric S., September 2016, Obama White House Archives, “Forensic Science in Criminal Courts: Ensuring Scientific Validity of Feature-Comparison Methods,” Obama White House Archives, </w:t>
      </w:r>
      <w:hyperlink r:id="rId101" w:history="1">
        <w:r w:rsidRPr="00E557AF">
          <w:rPr>
            <w:rStyle w:val="Hyperlink"/>
          </w:rPr>
          <w:t>https://obamawhitehouse.archives.gov/sites/default/files/microsites/ostp/PCAST/pcast_forensic_science_report_final.pdf</w:t>
        </w:r>
      </w:hyperlink>
      <w:r>
        <w:t>, pp. 31, accessed on 06/22/20, BS]</w:t>
      </w:r>
    </w:p>
    <w:p w14:paraId="26CBB1FF" w14:textId="77777777" w:rsidR="00007DF1" w:rsidRPr="006C0A58" w:rsidRDefault="00007DF1" w:rsidP="00007DF1">
      <w:pPr>
        <w:rPr>
          <w:rStyle w:val="StyleUnderline"/>
        </w:rPr>
      </w:pPr>
      <w:r>
        <w:t>(A) The Attorney General should direct attorneys appearing on behalf of the Department of Justice (DOJ) to ensure expert testimony in court about forensic feature-comparison methods meets the scientific standards for scientific validity. While pretrial investigations may draw on a wider range of methods</w:t>
      </w:r>
      <w:r w:rsidRPr="006C0A58">
        <w:rPr>
          <w:rStyle w:val="StyleUnderline"/>
        </w:rPr>
        <w:t xml:space="preserve">, expert testimony in court about forensic feature-comparison methods in criminal cases—which can be highly influential and has led to many wrongful convictions—must meet a higher standard. </w:t>
      </w:r>
      <w:proofErr w:type="gramStart"/>
      <w:r w:rsidRPr="006C0A58">
        <w:rPr>
          <w:rStyle w:val="StyleUnderline"/>
        </w:rPr>
        <w:t>In particular, attorneys</w:t>
      </w:r>
      <w:proofErr w:type="gramEnd"/>
      <w:r w:rsidRPr="006C0A58">
        <w:rPr>
          <w:rStyle w:val="StyleUnderline"/>
        </w:rPr>
        <w:t xml:space="preserve"> appearing on behalf of the DOJ should ensure that:</w:t>
      </w:r>
    </w:p>
    <w:p w14:paraId="6F785070" w14:textId="77777777" w:rsidR="00007DF1" w:rsidRPr="006C0A58" w:rsidRDefault="00007DF1" w:rsidP="00007DF1">
      <w:pPr>
        <w:rPr>
          <w:rStyle w:val="StyleUnderline"/>
        </w:rPr>
      </w:pPr>
      <w:r w:rsidRPr="006C0A58">
        <w:rPr>
          <w:rStyle w:val="StyleUnderline"/>
        </w:rPr>
        <w:t>(i) the forensic feature-comparison methods upon which testimony is based have been established to be foundationally valid, as shown by appropriate empirical studies and consistency with evaluations by the National Institute of Standards and Technology (NIST), where available; and</w:t>
      </w:r>
    </w:p>
    <w:p w14:paraId="75B2B97E" w14:textId="77777777" w:rsidR="00007DF1" w:rsidRPr="006C0A58" w:rsidRDefault="00007DF1" w:rsidP="00007DF1">
      <w:pPr>
        <w:rPr>
          <w:rStyle w:val="StyleUnderline"/>
        </w:rPr>
      </w:pPr>
      <w:r w:rsidRPr="006C0A58">
        <w:rPr>
          <w:rStyle w:val="StyleUnderline"/>
        </w:rPr>
        <w:t>(ii) the testimony is scientifically valid, with the expert’s statements concerning the accuracy of methods and the probative value of proposed identifications being constrained by the empirically supported evidence and not implying a higher degree of certainty.</w:t>
      </w:r>
    </w:p>
    <w:p w14:paraId="64830AB0" w14:textId="77777777" w:rsidR="00007DF1" w:rsidRPr="006C0A58" w:rsidRDefault="00007DF1" w:rsidP="00007DF1">
      <w:pPr>
        <w:rPr>
          <w:rStyle w:val="StyleUnderline"/>
        </w:rPr>
      </w:pPr>
      <w:r>
        <w:t>(B</w:t>
      </w:r>
      <w:r w:rsidRPr="006C0A58">
        <w:rPr>
          <w:rStyle w:val="StyleUnderline"/>
        </w:rPr>
        <w:t>) DOJ should undertake an initial review, with assistance from NIST, of subjective feature-comparison methods used by DOJ to identify which methods (beyond those reviewed in this report) lack appropriate black-box studies necessary to assess foundational validity.</w:t>
      </w:r>
      <w:r>
        <w:t xml:space="preserve"> Because such subjective methods are presumptively not established to be foundationally valid, </w:t>
      </w:r>
      <w:r w:rsidRPr="006C0A58">
        <w:rPr>
          <w:rStyle w:val="StyleUnderline"/>
        </w:rPr>
        <w:t>DOJ should evaluate whether it is appropriate to present in court conclusions based on such methods.</w:t>
      </w:r>
    </w:p>
    <w:p w14:paraId="123DDBC8" w14:textId="77777777" w:rsidR="00007DF1" w:rsidRDefault="00007DF1" w:rsidP="00007DF1">
      <w:r>
        <w:t xml:space="preserve">(C) </w:t>
      </w:r>
      <w:r w:rsidRPr="006C0A58">
        <w:rPr>
          <w:rStyle w:val="StyleUnderline"/>
        </w:rPr>
        <w:t xml:space="preserve">Where relevant methods have not yet been established to be foundationally valid, DOJ should encourage and provide support for appropriate black-box studies to assess foundational validity and measure reliability. The design and execution of these studies should be conducted by or in conjunction with independent third parties </w:t>
      </w:r>
      <w:r>
        <w:t>with no stake in the outcome.</w:t>
      </w:r>
    </w:p>
    <w:p w14:paraId="6A2532F6" w14:textId="77777777" w:rsidR="00007DF1" w:rsidRDefault="00007DF1" w:rsidP="00007DF1">
      <w:pPr>
        <w:pStyle w:val="Heading4"/>
        <w:rPr>
          <w:rStyle w:val="Style13ptBold"/>
        </w:rPr>
      </w:pPr>
      <w:r>
        <w:t xml:space="preserve">---FBI should increase funding to the FBI laboratory </w:t>
      </w:r>
      <w:proofErr w:type="gramStart"/>
      <w:r>
        <w:t>in order to</w:t>
      </w:r>
      <w:proofErr w:type="gramEnd"/>
      <w:r>
        <w:t xml:space="preserve"> create forensic science solutions</w:t>
      </w:r>
    </w:p>
    <w:p w14:paraId="3021071F" w14:textId="77777777" w:rsidR="00007DF1" w:rsidRPr="00C97438" w:rsidRDefault="00007DF1" w:rsidP="00007DF1">
      <w:pPr>
        <w:rPr>
          <w:rStyle w:val="Style13ptBold"/>
          <w:b w:val="0"/>
          <w:bCs w:val="0"/>
        </w:rPr>
      </w:pPr>
      <w:r>
        <w:rPr>
          <w:rStyle w:val="Style13ptBold"/>
        </w:rPr>
        <w:t xml:space="preserve">Holdren, former science presidential assistant, Lander, MIT biology professor, 16, </w:t>
      </w:r>
      <w:r w:rsidRPr="008529D0">
        <w:t>[</w:t>
      </w:r>
      <w:r>
        <w:t xml:space="preserve">John P., Eric S., September 2016, Obama White House Archives, “Forensic Science in Criminal Courts: Ensuring Scientific Validity of Feature-Comparison Methods,” Obama White House Archives, </w:t>
      </w:r>
      <w:hyperlink r:id="rId102" w:history="1">
        <w:r w:rsidRPr="00E557AF">
          <w:rPr>
            <w:rStyle w:val="Hyperlink"/>
          </w:rPr>
          <w:t>https://obamawhitehouse.archives.gov/sites/default/files/microsites/ostp/PCAST/pcast_forensic_science_report_final.pdf</w:t>
        </w:r>
      </w:hyperlink>
      <w:r>
        <w:t>, pp. 31, accessed on 06/22/20, BS]</w:t>
      </w:r>
    </w:p>
    <w:p w14:paraId="7E1AFE7C" w14:textId="77777777" w:rsidR="00007DF1" w:rsidRPr="005746A9" w:rsidRDefault="00007DF1" w:rsidP="00007DF1">
      <w:pPr>
        <w:rPr>
          <w:rStyle w:val="StyleUnderline"/>
        </w:rPr>
      </w:pPr>
      <w:r>
        <w:lastRenderedPageBreak/>
        <w:t xml:space="preserve">(A) </w:t>
      </w:r>
      <w:r w:rsidRPr="005746A9">
        <w:rPr>
          <w:rStyle w:val="StyleUnderline"/>
        </w:rPr>
        <w:t>Research programs. The Federal Bureau of Investigation (FBI) Laboratory should undertake a vigorous research program to improve forensic science, building on its recent important work on latent fingerprint analysis. The program should include:</w:t>
      </w:r>
    </w:p>
    <w:p w14:paraId="6CA1CD29" w14:textId="77777777" w:rsidR="00007DF1" w:rsidRPr="005746A9" w:rsidRDefault="00007DF1" w:rsidP="00007DF1">
      <w:pPr>
        <w:rPr>
          <w:rStyle w:val="StyleUnderline"/>
        </w:rPr>
      </w:pPr>
      <w:r w:rsidRPr="005746A9">
        <w:rPr>
          <w:rStyle w:val="StyleUnderline"/>
        </w:rPr>
        <w:t xml:space="preserve">(i) conducting studies on the reliability of feature-comparison methods, in conjunction with independent third parties without a stake in the </w:t>
      </w:r>
      <w:proofErr w:type="gramStart"/>
      <w:r w:rsidRPr="005746A9">
        <w:rPr>
          <w:rStyle w:val="StyleUnderline"/>
        </w:rPr>
        <w:t>outcome;</w:t>
      </w:r>
      <w:proofErr w:type="gramEnd"/>
    </w:p>
    <w:p w14:paraId="16489050" w14:textId="77777777" w:rsidR="00007DF1" w:rsidRPr="005746A9" w:rsidRDefault="00007DF1" w:rsidP="00007DF1">
      <w:pPr>
        <w:rPr>
          <w:rStyle w:val="StyleUnderline"/>
        </w:rPr>
      </w:pPr>
      <w:r w:rsidRPr="005746A9">
        <w:rPr>
          <w:rStyle w:val="StyleUnderline"/>
        </w:rPr>
        <w:t xml:space="preserve">(ii) developing new approaches to improve reliability of feature-comparison </w:t>
      </w:r>
      <w:proofErr w:type="gramStart"/>
      <w:r w:rsidRPr="005746A9">
        <w:rPr>
          <w:rStyle w:val="StyleUnderline"/>
        </w:rPr>
        <w:t>methods;</w:t>
      </w:r>
      <w:proofErr w:type="gramEnd"/>
    </w:p>
    <w:p w14:paraId="78D50E9F" w14:textId="77777777" w:rsidR="00007DF1" w:rsidRPr="005746A9" w:rsidRDefault="00007DF1" w:rsidP="00007DF1">
      <w:pPr>
        <w:rPr>
          <w:rStyle w:val="StyleUnderline"/>
        </w:rPr>
      </w:pPr>
      <w:r w:rsidRPr="005746A9">
        <w:rPr>
          <w:rStyle w:val="StyleUnderline"/>
        </w:rPr>
        <w:t>(iii) expanding collaborative programs with external scientists; and</w:t>
      </w:r>
    </w:p>
    <w:p w14:paraId="209EE77E" w14:textId="77777777" w:rsidR="00007DF1" w:rsidRPr="005746A9" w:rsidRDefault="00007DF1" w:rsidP="00007DF1">
      <w:pPr>
        <w:rPr>
          <w:rStyle w:val="StyleUnderline"/>
        </w:rPr>
      </w:pPr>
      <w:r w:rsidRPr="005746A9">
        <w:rPr>
          <w:rStyle w:val="StyleUnderline"/>
        </w:rPr>
        <w:t>(iv) ensuring that external scientists have appropriate access to datasets and sample collections, so that they can carry out independent studies.</w:t>
      </w:r>
    </w:p>
    <w:p w14:paraId="0B239ED3" w14:textId="77777777" w:rsidR="00007DF1" w:rsidRPr="000235D3" w:rsidRDefault="00007DF1" w:rsidP="00007DF1">
      <w:pPr>
        <w:rPr>
          <w:rStyle w:val="StyleUnderline"/>
        </w:rPr>
      </w:pPr>
      <w:r>
        <w:t xml:space="preserve">(B) </w:t>
      </w:r>
      <w:r w:rsidRPr="000235D3">
        <w:rPr>
          <w:rStyle w:val="StyleUnderline"/>
        </w:rPr>
        <w:t>Black-box studies. Drawing on its expertise in forensic science research, the FBI Laboratory should assist in the design and execution of additional black-box studies for subjective methods, including for latent fingerprint analysis and firearms analysis. These studies should be conducted by or in conjunction with independent third parties with no stake in the outcome.</w:t>
      </w:r>
    </w:p>
    <w:p w14:paraId="7090B427" w14:textId="77777777" w:rsidR="00007DF1" w:rsidRDefault="00007DF1" w:rsidP="00007DF1">
      <w:r>
        <w:t xml:space="preserve">(C) </w:t>
      </w:r>
      <w:r w:rsidRPr="000235D3">
        <w:rPr>
          <w:rStyle w:val="StyleUnderline"/>
        </w:rPr>
        <w:t>Development of objective methods. The FBI Laboratory should work with the National Institute of Standards and Technology to transform three important feature-comparison methods that are currently subjective</w:t>
      </w:r>
      <w:r>
        <w:t xml:space="preserve">—latent fingerprint analysis, firearm analysis, and, under some circumstances, DNA analysis of complex mixtures—into objective methods. </w:t>
      </w:r>
      <w:r w:rsidRPr="000235D3">
        <w:rPr>
          <w:rStyle w:val="StyleUnderline"/>
        </w:rPr>
        <w:t>These efforts should include (i) the creation and dissemination of large datasets to support the development and testing of methods by both companies and academic researchers, (ii) grant and contract support, and (iii) sponsoring prize competitions to evaluate methods</w:t>
      </w:r>
      <w:r>
        <w:t>.</w:t>
      </w:r>
    </w:p>
    <w:p w14:paraId="7A5C4283" w14:textId="77777777" w:rsidR="00007DF1" w:rsidRPr="000235D3" w:rsidRDefault="00007DF1" w:rsidP="00007DF1">
      <w:pPr>
        <w:rPr>
          <w:rStyle w:val="StyleUnderline"/>
        </w:rPr>
      </w:pPr>
      <w:r>
        <w:t>(D</w:t>
      </w:r>
      <w:r w:rsidRPr="000235D3">
        <w:rPr>
          <w:rStyle w:val="StyleUnderline"/>
        </w:rPr>
        <w:t>) Proficiency testing. The FBI Laboratory, should promote increased rigor in proficiency testing by</w:t>
      </w:r>
    </w:p>
    <w:p w14:paraId="40708FA7" w14:textId="77777777" w:rsidR="00007DF1" w:rsidRPr="000235D3" w:rsidRDefault="00007DF1" w:rsidP="00007DF1">
      <w:pPr>
        <w:rPr>
          <w:rStyle w:val="StyleUnderline"/>
        </w:rPr>
      </w:pPr>
      <w:r w:rsidRPr="000235D3">
        <w:rPr>
          <w:rStyle w:val="StyleUnderline"/>
        </w:rPr>
        <w:t>(i) within the next four years, instituting routine blind proficiency testing within the flow of casework in its own laboratory, (ii) assisting other Federal, State, and local laboratories in doing so as well, and (iii) encouraging routine access to and evaluation of the tests used in commercial proficiency testing.</w:t>
      </w:r>
    </w:p>
    <w:p w14:paraId="3943E172" w14:textId="77777777" w:rsidR="00007DF1" w:rsidRPr="000235D3" w:rsidRDefault="00007DF1" w:rsidP="00007DF1">
      <w:pPr>
        <w:rPr>
          <w:rStyle w:val="StyleUnderline"/>
        </w:rPr>
      </w:pPr>
      <w:r>
        <w:t xml:space="preserve">(E) </w:t>
      </w:r>
      <w:r w:rsidRPr="000235D3">
        <w:rPr>
          <w:rStyle w:val="StyleUnderline"/>
        </w:rPr>
        <w:t>Latent fingerprint analysis. The FBI Laboratory should vigorously promote the adoption, by all laboratories that perform latent fingerprint analysis, of rules requiring a “linear Analysis, Comparison, Evaluation” process</w:t>
      </w:r>
      <w:r>
        <w:t xml:space="preserve">—whereby </w:t>
      </w:r>
      <w:r w:rsidRPr="000235D3">
        <w:rPr>
          <w:rStyle w:val="StyleUnderline"/>
        </w:rPr>
        <w:t>examiners must complete and document their analysis of a latent fingerprint before looking at any known fingerprint and should separately document any additional data used during comparison and evaluation.</w:t>
      </w:r>
    </w:p>
    <w:p w14:paraId="7C2C9BD7" w14:textId="77777777" w:rsidR="00007DF1" w:rsidRDefault="00007DF1" w:rsidP="00007DF1">
      <w:r>
        <w:t xml:space="preserve">(F) </w:t>
      </w:r>
      <w:r w:rsidRPr="000235D3">
        <w:rPr>
          <w:rStyle w:val="StyleUnderline"/>
        </w:rPr>
        <w:t>Transparency concerning quality issues in casework. The FBI Laboratory, as well as other Federal forensic laboratories, should regularly and publicly report quality issues in casework (in a manner similar to the practices employed by the Netherlands Forensic Institute</w:t>
      </w:r>
      <w:r>
        <w:t>, described in Chapter 5), as a means to improve quality and promote transparency.</w:t>
      </w:r>
    </w:p>
    <w:p w14:paraId="5663879B" w14:textId="77777777" w:rsidR="00007DF1" w:rsidRDefault="00007DF1" w:rsidP="00007DF1">
      <w:r>
        <w:t xml:space="preserve">(G) </w:t>
      </w:r>
      <w:r w:rsidRPr="000235D3">
        <w:rPr>
          <w:rStyle w:val="StyleUnderline"/>
        </w:rPr>
        <w:t>Budget. The President should request and Congress should provide increased appropriations to the FBI to restore the FBI Laboratory’s budget for forensic science research activities from its current level to $30 million and should evaluate the need for increased funding for other forensicscience research activities</w:t>
      </w:r>
      <w:r>
        <w:t xml:space="preserve"> in the Department of Justice.</w:t>
      </w:r>
    </w:p>
    <w:p w14:paraId="435632EE" w14:textId="77777777" w:rsidR="00007DF1" w:rsidRPr="00FF597F" w:rsidRDefault="00007DF1" w:rsidP="00007DF1">
      <w:pPr>
        <w:rPr>
          <w:rStyle w:val="StyleUnderline"/>
        </w:rPr>
      </w:pPr>
    </w:p>
    <w:p w14:paraId="5CECA455" w14:textId="77777777" w:rsidR="00007DF1" w:rsidRPr="00FF597F" w:rsidRDefault="00007DF1" w:rsidP="00007DF1">
      <w:pPr>
        <w:pStyle w:val="Heading3"/>
        <w:rPr>
          <w:rFonts w:cs="Times New Roman"/>
        </w:rPr>
      </w:pPr>
      <w:r w:rsidRPr="00FF597F">
        <w:rPr>
          <w:rFonts w:cs="Times New Roman"/>
        </w:rPr>
        <w:lastRenderedPageBreak/>
        <w:t>Lab Resources CP</w:t>
      </w:r>
    </w:p>
    <w:p w14:paraId="7D6942D7" w14:textId="77777777" w:rsidR="00007DF1" w:rsidRPr="00FF597F" w:rsidRDefault="00007DF1" w:rsidP="00007DF1"/>
    <w:p w14:paraId="4A363CDF" w14:textId="77777777" w:rsidR="00007DF1" w:rsidRPr="00FF597F" w:rsidRDefault="00007DF1" w:rsidP="00007DF1">
      <w:pPr>
        <w:pStyle w:val="Heading4"/>
        <w:rPr>
          <w:rFonts w:cs="Times New Roman"/>
        </w:rPr>
      </w:pPr>
      <w:r w:rsidRPr="00FF597F">
        <w:rPr>
          <w:rFonts w:cs="Times New Roman"/>
        </w:rPr>
        <w:t>Experts say that forensic science needs more funding to solve the structural issues – per capita solves resources and draws talent</w:t>
      </w:r>
    </w:p>
    <w:p w14:paraId="1DCA2023" w14:textId="77777777" w:rsidR="00007DF1" w:rsidRPr="00FF597F" w:rsidRDefault="00007DF1" w:rsidP="00007DF1">
      <w:r w:rsidRPr="00FF597F">
        <w:rPr>
          <w:rStyle w:val="Style13ptBold"/>
        </w:rPr>
        <w:t>Balko, Washington Post opinion columnist, and Melinek, forensic pathologist, 19</w:t>
      </w:r>
      <w:r w:rsidRPr="00FF597F">
        <w:t xml:space="preserve"> </w:t>
      </w:r>
    </w:p>
    <w:p w14:paraId="6E3FB27B" w14:textId="77777777" w:rsidR="00007DF1" w:rsidRPr="00FF597F" w:rsidRDefault="00007DF1" w:rsidP="00007DF1">
      <w:r w:rsidRPr="00FF597F">
        <w:t xml:space="preserve">(Radley Balko and Judy Melinek, August 26, 2019,Washington Post, “How do we improve forensics?”, </w:t>
      </w:r>
      <w:hyperlink r:id="rId103" w:history="1">
        <w:r w:rsidRPr="00FF597F">
          <w:rPr>
            <w:rStyle w:val="Hyperlink"/>
          </w:rPr>
          <w:t>https://www.washingtonpost.com/opinions/2019/08/26/how-do-we-improve-forensics/</w:t>
        </w:r>
      </w:hyperlink>
      <w:r w:rsidRPr="00FF597F">
        <w:t>, accessed:06/22/20, SS)</w:t>
      </w:r>
    </w:p>
    <w:p w14:paraId="1CAF1BBC" w14:textId="77777777" w:rsidR="00007DF1" w:rsidRPr="00FF597F" w:rsidRDefault="00007DF1" w:rsidP="00007DF1"/>
    <w:p w14:paraId="04C7C94D" w14:textId="77777777" w:rsidR="00007DF1" w:rsidRPr="00FF597F" w:rsidRDefault="00007DF1" w:rsidP="00007DF1">
      <w:pPr>
        <w:rPr>
          <w:rStyle w:val="StyleUnderline"/>
          <w:sz w:val="24"/>
        </w:rPr>
      </w:pPr>
      <w:r w:rsidRPr="00FF597F">
        <w:rPr>
          <w:rStyle w:val="StyleUnderline"/>
          <w:sz w:val="24"/>
        </w:rPr>
        <w:t xml:space="preserve">Require a minimum per capita expenditure on all death investigation systems nationwide. Right </w:t>
      </w:r>
      <w:proofErr w:type="gramStart"/>
      <w:r w:rsidRPr="00FF597F">
        <w:rPr>
          <w:rStyle w:val="StyleUnderline"/>
          <w:sz w:val="24"/>
        </w:rPr>
        <w:t>now</w:t>
      </w:r>
      <w:proofErr w:type="gramEnd"/>
      <w:r w:rsidRPr="00FF597F">
        <w:rPr>
          <w:rStyle w:val="StyleUnderline"/>
          <w:sz w:val="24"/>
        </w:rPr>
        <w:t xml:space="preserve"> we have a national crisis in forensic pathology staffing. </w:t>
      </w:r>
      <w:r w:rsidRPr="00FF597F">
        <w:t xml:space="preserve">A hospital pathologist can finish residency and earn, on average, $50,000 to $100,000 a year more for the rest of their career than one who does additional subspecialty training in forensic pathology and goes into that field. </w:t>
      </w:r>
      <w:r w:rsidRPr="00FF597F">
        <w:rPr>
          <w:rStyle w:val="StyleUnderline"/>
          <w:sz w:val="24"/>
        </w:rPr>
        <w:t>It’s hard to attract the country’s best and brightest doctors into my profession if it means they can’t pay back their medical school loans, or that they end up working for an underfunded and understaffed government office where they are doomed to burn out after a few years.</w:t>
      </w:r>
    </w:p>
    <w:p w14:paraId="7F8245D1" w14:textId="77777777" w:rsidR="00007DF1" w:rsidRPr="00FF597F" w:rsidRDefault="00007DF1" w:rsidP="00007DF1">
      <w:pPr>
        <w:rPr>
          <w:rStyle w:val="StyleUnderline"/>
          <w:sz w:val="24"/>
        </w:rPr>
      </w:pPr>
    </w:p>
    <w:p w14:paraId="43BD61A1" w14:textId="77777777" w:rsidR="00007DF1" w:rsidRPr="00FF597F" w:rsidRDefault="00007DF1" w:rsidP="00007DF1">
      <w:pPr>
        <w:pStyle w:val="Heading4"/>
        <w:rPr>
          <w:rFonts w:cs="Times New Roman"/>
        </w:rPr>
      </w:pPr>
      <w:r w:rsidRPr="00FF597F">
        <w:rPr>
          <w:rFonts w:cs="Times New Roman"/>
        </w:rPr>
        <w:t>Lab funding key – A lack of funding causes those guilty of major crimes go free and commit the crime again</w:t>
      </w:r>
    </w:p>
    <w:p w14:paraId="53573D52" w14:textId="77777777" w:rsidR="00007DF1" w:rsidRPr="00FF597F" w:rsidRDefault="00007DF1" w:rsidP="00007DF1">
      <w:r w:rsidRPr="00FF597F">
        <w:rPr>
          <w:rStyle w:val="Style13ptBold"/>
        </w:rPr>
        <w:t>Giannelli, Law Professor Case Western Reserve University, 06</w:t>
      </w:r>
    </w:p>
    <w:p w14:paraId="54D858D7" w14:textId="77777777" w:rsidR="00007DF1" w:rsidRPr="00FF597F" w:rsidRDefault="00007DF1" w:rsidP="00007DF1">
      <w:r w:rsidRPr="00FF597F">
        <w:t>(Paul, 6/16/2006, The Journal of Law, Medicine &amp; Ethics, “Forensic Science,” Volume 32, Issue 2, Page 313, MM)</w:t>
      </w:r>
    </w:p>
    <w:p w14:paraId="0AD51915" w14:textId="77777777" w:rsidR="00007DF1" w:rsidRPr="00FF597F" w:rsidRDefault="00007DF1" w:rsidP="00007DF1">
      <w:pPr>
        <w:rPr>
          <w:rStyle w:val="StyleUnderline"/>
        </w:rPr>
      </w:pPr>
      <w:r w:rsidRPr="00FF597F">
        <w:rPr>
          <w:rStyle w:val="StyleUnderline"/>
        </w:rPr>
        <w:t>The underfunding of crime labs in this country is chronic</w:t>
      </w:r>
      <w:r w:rsidRPr="00FF597F">
        <w:t>. In 1967, President Johnson’s Crime Commission noted that “</w:t>
      </w:r>
      <w:r w:rsidRPr="00FF597F">
        <w:rPr>
          <w:rStyle w:val="StyleUnderline"/>
        </w:rPr>
        <w:t>the great majority of police department laboratories have only minimal equipment and lack highly skilled personnel able to use the modern equipment now being developed</w:t>
      </w:r>
      <w:r w:rsidRPr="00FF597F">
        <w:t>.”52 In 1974, President Nixon’s Crime Commission commented: “</w:t>
      </w:r>
      <w:r w:rsidRPr="00FF597F">
        <w:rPr>
          <w:rStyle w:val="StyleUnderline"/>
        </w:rPr>
        <w:t>Too many police crime laboratories have been set up on budgets that preclude the recruitment of qualified, professional personnel.</w:t>
      </w:r>
      <w:r w:rsidRPr="00FF597F">
        <w:t xml:space="preserve">”53 Twenty years later, a report on Washington state crime labs revealed that </w:t>
      </w:r>
      <w:r w:rsidRPr="00FF597F">
        <w:rPr>
          <w:rStyle w:val="StyleUnderline"/>
        </w:rPr>
        <w:t>a “staggering backlog of cases hinders investigations of murder, rape, arson, and other major crimes.”</w:t>
      </w:r>
      <w:r w:rsidRPr="00FF597F">
        <w:t>54 At any time, “</w:t>
      </w:r>
      <w:r w:rsidRPr="00FF597F">
        <w:rPr>
          <w:rStyle w:val="StyleUnderline"/>
        </w:rPr>
        <w:t>thousands of pieces of evidence collected from crime scenes sit unanalyzed and ignored on shelves in laboratories and police stations across the state.</w:t>
      </w:r>
      <w:r w:rsidRPr="00FF597F">
        <w:t>”55 A USA Today survey reached the same conclusion: “</w:t>
      </w:r>
      <w:r w:rsidRPr="00FF597F">
        <w:rPr>
          <w:rStyle w:val="StyleUnderline"/>
        </w:rPr>
        <w:t>Evidence that could imprison the guilty or free the innocent is languishing on shelves and piling up in refrigerators of the nation’s overwhelmed and underfunded crime labs</w:t>
      </w:r>
      <w:r w:rsidRPr="00FF597F">
        <w:t xml:space="preserve">.”56 In one case, </w:t>
      </w:r>
      <w:r w:rsidRPr="00FF597F">
        <w:rPr>
          <w:rStyle w:val="Emphasis"/>
        </w:rPr>
        <w:t>a suspected serial rapist was released “because it was going to take months to get the DNA results needed to prove the case.</w:t>
      </w:r>
      <w:r w:rsidRPr="00FF597F">
        <w:rPr>
          <w:rStyle w:val="StyleUnderline"/>
        </w:rPr>
        <w:t xml:space="preserve"> </w:t>
      </w:r>
      <w:r w:rsidRPr="00FF597F">
        <w:rPr>
          <w:rStyle w:val="Emphasis"/>
        </w:rPr>
        <w:t>Weeks later, [the suspect] raped victim No. 4</w:t>
      </w:r>
      <w:r w:rsidRPr="00FF597F">
        <w:rPr>
          <w:rStyle w:val="StyleUnderline"/>
        </w:rPr>
        <w:t xml:space="preserve"> as she slept in her home. When the DNA tests finally came back – 18 months after samples first went to the lab – a jury convicted [the suspect] of all four rapes</w:t>
      </w:r>
      <w:r w:rsidRPr="00FF597F">
        <w:t xml:space="preserve">.”57 </w:t>
      </w:r>
      <w:r w:rsidRPr="00FF597F">
        <w:rPr>
          <w:rStyle w:val="StyleUnderline"/>
        </w:rPr>
        <w:t xml:space="preserve">Congress recognized the need for federal funding </w:t>
      </w:r>
      <w:r w:rsidRPr="00FF597F">
        <w:t xml:space="preserve">for public crime laboratories and medical examiner offices by enacting the Paul Coverdell National Forensic Science Improvement Act58 </w:t>
      </w:r>
      <w:r w:rsidRPr="00FF597F">
        <w:lastRenderedPageBreak/>
        <w:t xml:space="preserve">in 2000. </w:t>
      </w:r>
      <w:r w:rsidRPr="00FF597F">
        <w:rPr>
          <w:rStyle w:val="StyleUnderline"/>
        </w:rPr>
        <w:t>However, appropriations for non-DNA techniques have been well below authorized limits. The validity of forensic evidence depends on adequate funding for facilities, equipment, and personnel, as well as for accreditation and standardization.</w:t>
      </w:r>
    </w:p>
    <w:p w14:paraId="2C300077" w14:textId="77777777" w:rsidR="00007DF1" w:rsidRDefault="00007DF1" w:rsidP="00007DF1"/>
    <w:p w14:paraId="488E93CC" w14:textId="77777777" w:rsidR="00007DF1" w:rsidRDefault="00007DF1" w:rsidP="00007DF1">
      <w:pPr>
        <w:pStyle w:val="Heading3"/>
      </w:pPr>
      <w:r>
        <w:lastRenderedPageBreak/>
        <w:t>Police Procedures CP</w:t>
      </w:r>
    </w:p>
    <w:p w14:paraId="20C8C64A" w14:textId="77777777" w:rsidR="00007DF1" w:rsidRDefault="00007DF1" w:rsidP="00007DF1"/>
    <w:p w14:paraId="516BBBCE" w14:textId="77777777" w:rsidR="00007DF1" w:rsidRPr="0061330D" w:rsidRDefault="00007DF1" w:rsidP="00007DF1">
      <w:pPr>
        <w:pStyle w:val="Heading4"/>
        <w:rPr>
          <w:rStyle w:val="Style13ptBold"/>
          <w:b/>
        </w:rPr>
      </w:pPr>
      <w:r>
        <w:rPr>
          <w:rStyle w:val="Style13ptBold"/>
          <w:b/>
        </w:rPr>
        <w:t>Proper police identification procedures will reduce the need for faulty forensics science and uneducated juries</w:t>
      </w:r>
    </w:p>
    <w:p w14:paraId="2D10AD25" w14:textId="77777777" w:rsidR="00007DF1" w:rsidRDefault="00007DF1" w:rsidP="00007DF1">
      <w:r w:rsidRPr="00873C9C">
        <w:rPr>
          <w:rStyle w:val="Style13ptBold"/>
        </w:rPr>
        <w:t>Balko</w:t>
      </w:r>
      <w:r>
        <w:rPr>
          <w:rStyle w:val="Style13ptBold"/>
        </w:rPr>
        <w:t>, Washington Post opinion columnist,</w:t>
      </w:r>
      <w:r w:rsidRPr="00873C9C">
        <w:rPr>
          <w:rStyle w:val="Style13ptBold"/>
        </w:rPr>
        <w:t xml:space="preserve"> </w:t>
      </w:r>
      <w:r>
        <w:rPr>
          <w:rStyle w:val="Style13ptBold"/>
        </w:rPr>
        <w:t xml:space="preserve">&amp; Fabricant, Innocence Project Strategic Litigation director, </w:t>
      </w:r>
      <w:r w:rsidRPr="00873C9C">
        <w:rPr>
          <w:rStyle w:val="Style13ptBold"/>
        </w:rPr>
        <w:t>19</w:t>
      </w:r>
      <w:r>
        <w:t xml:space="preserve"> </w:t>
      </w:r>
    </w:p>
    <w:p w14:paraId="73CF4013" w14:textId="77777777" w:rsidR="00007DF1" w:rsidRPr="0061330D" w:rsidRDefault="00007DF1" w:rsidP="00007DF1">
      <w:pPr>
        <w:rPr>
          <w:b/>
          <w:bCs/>
          <w:sz w:val="26"/>
        </w:rPr>
      </w:pPr>
      <w:r>
        <w:t>(Radley Balko and Chris Fabricant</w:t>
      </w:r>
      <w:r w:rsidRPr="00AE23C6">
        <w:t>, 7-16-2019, "</w:t>
      </w:r>
      <w:r>
        <w:t>How much should juries rely on expert testimony?</w:t>
      </w:r>
      <w:r w:rsidRPr="00AE23C6">
        <w:t xml:space="preserve">" Washington Post, </w:t>
      </w:r>
      <w:hyperlink r:id="rId104" w:history="1">
        <w:r w:rsidRPr="00C76979">
          <w:rPr>
            <w:rStyle w:val="Hyperlink"/>
          </w:rPr>
          <w:t>https://www.washingtonpost.com/opinions/2019/07/16/how-much-should-juries-rely-expert-testimony/</w:t>
        </w:r>
      </w:hyperlink>
      <w:r>
        <w:t xml:space="preserve"> ACCESSED 6/25/2020 BN)</w:t>
      </w:r>
    </w:p>
    <w:p w14:paraId="70DA1EB9" w14:textId="77777777" w:rsidR="00007DF1" w:rsidRDefault="00007DF1" w:rsidP="00007DF1">
      <w:pPr>
        <w:rPr>
          <w:b/>
        </w:rPr>
      </w:pPr>
      <w:r>
        <w:rPr>
          <w:b/>
        </w:rPr>
        <w:t xml:space="preserve">The article is based </w:t>
      </w:r>
      <w:proofErr w:type="gramStart"/>
      <w:r>
        <w:rPr>
          <w:b/>
        </w:rPr>
        <w:t>off of</w:t>
      </w:r>
      <w:proofErr w:type="gramEnd"/>
      <w:r>
        <w:rPr>
          <w:b/>
        </w:rPr>
        <w:t xml:space="preserve"> a question Balko asked and this is Fabricant’s response, this is the question:</w:t>
      </w:r>
    </w:p>
    <w:p w14:paraId="7AD988ED" w14:textId="77777777" w:rsidR="00007DF1" w:rsidRPr="00873C9C" w:rsidRDefault="00007DF1" w:rsidP="00007DF1">
      <w:pPr>
        <w:rPr>
          <w:rStyle w:val="StyleUnderline"/>
        </w:rPr>
      </w:pPr>
      <w:r w:rsidRPr="00873C9C">
        <w:rPr>
          <w:rStyle w:val="StyleUnderline"/>
        </w:rPr>
        <w:t>Question 2</w:t>
      </w:r>
    </w:p>
    <w:p w14:paraId="0666F7B1" w14:textId="77777777" w:rsidR="00007DF1" w:rsidRPr="00873C9C" w:rsidRDefault="00007DF1" w:rsidP="00007DF1">
      <w:pPr>
        <w:rPr>
          <w:rStyle w:val="StyleUnderline"/>
        </w:rPr>
      </w:pPr>
      <w:r w:rsidRPr="00873C9C">
        <w:rPr>
          <w:rStyle w:val="StyleUnderline"/>
        </w:rPr>
        <w:t xml:space="preserve">Many different fields of forensics have come under attack in recent years, including blood-spatter analysis, hair-fiber analysis, ballistics </w:t>
      </w:r>
      <w:proofErr w:type="gramStart"/>
      <w:r w:rsidRPr="00873C9C">
        <w:rPr>
          <w:rStyle w:val="StyleUnderline"/>
        </w:rPr>
        <w:t>testing</w:t>
      </w:r>
      <w:proofErr w:type="gramEnd"/>
      <w:r w:rsidRPr="00873C9C">
        <w:rPr>
          <w:rStyle w:val="StyleUnderline"/>
        </w:rPr>
        <w:t xml:space="preserve"> and fingerprint analysis. Even outside of forensics, there has long been research showing that eyewitness testimony is far less reliable than most people think, and that juries give it far too much consideration.</w:t>
      </w:r>
      <w:r>
        <w:t xml:space="preserve"> A skeptic might wonder: </w:t>
      </w:r>
      <w:r w:rsidRPr="00873C9C">
        <w:rPr>
          <w:rStyle w:val="StyleUnderline"/>
        </w:rPr>
        <w:t xml:space="preserve">What, other than single-source DNA testing, can be used in a criminal trial? Are critics of modern forensics saying that none of these fields has any value in front of a jury? In the case of fingerprints, for example, current research suggests that, while full prints are useful for identification, we </w:t>
      </w:r>
      <w:proofErr w:type="gramStart"/>
      <w:r w:rsidRPr="00873C9C">
        <w:rPr>
          <w:rStyle w:val="StyleUnderline"/>
        </w:rPr>
        <w:t>can’t</w:t>
      </w:r>
      <w:proofErr w:type="gramEnd"/>
      <w:r w:rsidRPr="00873C9C">
        <w:rPr>
          <w:rStyle w:val="StyleUnderline"/>
        </w:rPr>
        <w:t xml:space="preserve"> be sure just how unique they are.</w:t>
      </w:r>
      <w:r>
        <w:t xml:space="preserve"> </w:t>
      </w:r>
      <w:r w:rsidRPr="00873C9C">
        <w:rPr>
          <w:rStyle w:val="StyleUnderline"/>
        </w:rPr>
        <w:t>How do we convey a concept like that to a jury, and how do we ensure that juries are accurately accounting for the shortcomings in these fields? Is it merely a matter of choosing the right words — like “reasonable certainty” or “exclude” versus “include?” Do juries understand the difference?</w:t>
      </w:r>
    </w:p>
    <w:p w14:paraId="37390410" w14:textId="77777777" w:rsidR="00007DF1" w:rsidRPr="006746AB" w:rsidRDefault="00007DF1" w:rsidP="00007DF1">
      <w:pPr>
        <w:rPr>
          <w:b/>
        </w:rPr>
      </w:pPr>
      <w:r>
        <w:rPr>
          <w:b/>
        </w:rPr>
        <w:t>Fabricant’s Reponse:</w:t>
      </w:r>
    </w:p>
    <w:p w14:paraId="215DAD96" w14:textId="77777777" w:rsidR="00007DF1" w:rsidRDefault="00007DF1" w:rsidP="00007DF1">
      <w:r w:rsidRPr="0061330D">
        <w:rPr>
          <w:rStyle w:val="StyleUnderline"/>
        </w:rPr>
        <w:t xml:space="preserve">No witness, expert or otherwise, is permitted to proffer false or misleading testimony. Period. Jurors need to be given the appropriate tools to weigh the probative value of any evidence. </w:t>
      </w:r>
      <w:r>
        <w:t>With subjective techniques with relatively firm scientific underpinnings, such as fingerprints, the jurors must be provided with accurate error rate information — both the field’s and the individual expert’s — and the experts must not be permitted to “individualize,” [claim that a print could only have come from a given person] since there is no statistical basis for those claims.</w:t>
      </w:r>
    </w:p>
    <w:p w14:paraId="21D909D1" w14:textId="77777777" w:rsidR="00007DF1" w:rsidRDefault="00007DF1" w:rsidP="00007DF1">
      <w:r w:rsidRPr="0061330D">
        <w:rPr>
          <w:rStyle w:val="StyleUnderline"/>
        </w:rPr>
        <w:t>We must also ensure that the justice system uses methods for generating eyewitness evidence that are accurate tests of witnesses’ memory, rather than mere confirmation of the identity of the police suspect. Police should be required to implement appropriate identification procedures — no “show-ups” [when, instead of a lineup, police merely show their suspect to the eyewitness and ask if he is the perpetrator], no blind administration of lineups, no biasing feedback following an identification procedure</w:t>
      </w:r>
      <w:r>
        <w:t>. Once those precautions are in place, jurors must be given scientifically valid jury instructions on the weakness of eyewitness identification evidence, and the defense must be allowed to call experts on memory and perception to help jurors understand and appropriately evaluate eyewitness identification evidence.</w:t>
      </w:r>
    </w:p>
    <w:p w14:paraId="1E5A64DB" w14:textId="77777777" w:rsidR="00007DF1" w:rsidRDefault="00007DF1" w:rsidP="00007DF1"/>
    <w:p w14:paraId="0CDBD571" w14:textId="77777777" w:rsidR="00007DF1" w:rsidRDefault="00007DF1" w:rsidP="00007DF1">
      <w:pPr>
        <w:pStyle w:val="Heading3"/>
      </w:pPr>
      <w:r>
        <w:lastRenderedPageBreak/>
        <w:t>Juror Science Literacy Test CP</w:t>
      </w:r>
    </w:p>
    <w:p w14:paraId="68980626" w14:textId="77777777" w:rsidR="00007DF1" w:rsidRPr="007A096F" w:rsidRDefault="00007DF1" w:rsidP="00007DF1"/>
    <w:p w14:paraId="2B30BF31" w14:textId="77777777" w:rsidR="00007DF1" w:rsidRPr="001D2485" w:rsidRDefault="00007DF1" w:rsidP="00007DF1">
      <w:pPr>
        <w:pStyle w:val="Heading4"/>
        <w:rPr>
          <w:rStyle w:val="Style13ptBold"/>
          <w:b/>
        </w:rPr>
      </w:pPr>
      <w:r>
        <w:rPr>
          <w:rStyle w:val="Style13ptBold"/>
          <w:b/>
        </w:rPr>
        <w:t>Forcing jurors to pass a science literacy test before being appointed in forensics science cases would solve</w:t>
      </w:r>
    </w:p>
    <w:p w14:paraId="0823770C" w14:textId="77777777" w:rsidR="00007DF1" w:rsidRDefault="00007DF1" w:rsidP="00007DF1">
      <w:r w:rsidRPr="00873C9C">
        <w:rPr>
          <w:rStyle w:val="Style13ptBold"/>
        </w:rPr>
        <w:t>Balko</w:t>
      </w:r>
      <w:r>
        <w:rPr>
          <w:rStyle w:val="Style13ptBold"/>
        </w:rPr>
        <w:t xml:space="preserve">, Washington Post opinion columnist &amp; Melinek, a forensic science pathologist, </w:t>
      </w:r>
      <w:r w:rsidRPr="00873C9C">
        <w:rPr>
          <w:rStyle w:val="Style13ptBold"/>
        </w:rPr>
        <w:t>19</w:t>
      </w:r>
      <w:r>
        <w:t xml:space="preserve"> </w:t>
      </w:r>
    </w:p>
    <w:p w14:paraId="539ABC55" w14:textId="77777777" w:rsidR="00007DF1" w:rsidRDefault="00007DF1" w:rsidP="00007DF1">
      <w:r>
        <w:t>(Radley &amp; Judy A.</w:t>
      </w:r>
      <w:r w:rsidRPr="00AE23C6">
        <w:t xml:space="preserve">, 7-16-2019, </w:t>
      </w:r>
      <w:r>
        <w:t xml:space="preserve">Washington Post, “How much should juries rely on expert testimony”, </w:t>
      </w:r>
      <w:hyperlink r:id="rId105" w:history="1">
        <w:r w:rsidRPr="000D7CA1">
          <w:rPr>
            <w:rStyle w:val="Hyperlink"/>
          </w:rPr>
          <w:t>https://www.washingtonpost.com/opinions/2019/07/16/how-much-should-juries-rely-expert-testimony/</w:t>
        </w:r>
      </w:hyperlink>
      <w:r>
        <w:t xml:space="preserve"> ACCESSED 6/25/2020 BN)</w:t>
      </w:r>
    </w:p>
    <w:p w14:paraId="7237F2D3" w14:textId="77777777" w:rsidR="00007DF1" w:rsidRPr="004355C4" w:rsidRDefault="00007DF1" w:rsidP="00007DF1">
      <w:pPr>
        <w:rPr>
          <w:b/>
          <w:i/>
          <w:iCs/>
        </w:rPr>
      </w:pPr>
      <w:r w:rsidRPr="004355C4">
        <w:rPr>
          <w:b/>
          <w:i/>
          <w:iCs/>
        </w:rPr>
        <w:t xml:space="preserve">The article is based </w:t>
      </w:r>
      <w:proofErr w:type="gramStart"/>
      <w:r w:rsidRPr="004355C4">
        <w:rPr>
          <w:b/>
          <w:i/>
          <w:iCs/>
        </w:rPr>
        <w:t>off of</w:t>
      </w:r>
      <w:proofErr w:type="gramEnd"/>
      <w:r w:rsidRPr="004355C4">
        <w:rPr>
          <w:b/>
          <w:i/>
          <w:iCs/>
        </w:rPr>
        <w:t xml:space="preserve"> a question Balko asked and this is Melinek’s response, this is the question:</w:t>
      </w:r>
    </w:p>
    <w:p w14:paraId="676B82B5" w14:textId="77777777" w:rsidR="00007DF1" w:rsidRPr="004355C4" w:rsidRDefault="00007DF1" w:rsidP="00007DF1">
      <w:pPr>
        <w:rPr>
          <w:rStyle w:val="StyleUnderline"/>
          <w:i/>
          <w:iCs/>
        </w:rPr>
      </w:pPr>
      <w:r w:rsidRPr="004355C4">
        <w:rPr>
          <w:rStyle w:val="StyleUnderline"/>
          <w:i/>
          <w:iCs/>
        </w:rPr>
        <w:t>Question 2</w:t>
      </w:r>
    </w:p>
    <w:p w14:paraId="228255EA" w14:textId="77777777" w:rsidR="00007DF1" w:rsidRPr="004355C4" w:rsidRDefault="00007DF1" w:rsidP="00007DF1">
      <w:pPr>
        <w:rPr>
          <w:rStyle w:val="StyleUnderline"/>
          <w:i/>
          <w:iCs/>
        </w:rPr>
      </w:pPr>
      <w:r w:rsidRPr="004355C4">
        <w:rPr>
          <w:rStyle w:val="StyleUnderline"/>
          <w:i/>
          <w:iCs/>
        </w:rPr>
        <w:t xml:space="preserve">Many different fields of forensics have come under attack in recent years, including blood-spatter analysis, hair-fiber analysis, ballistics </w:t>
      </w:r>
      <w:proofErr w:type="gramStart"/>
      <w:r w:rsidRPr="004355C4">
        <w:rPr>
          <w:rStyle w:val="StyleUnderline"/>
          <w:i/>
          <w:iCs/>
        </w:rPr>
        <w:t>testing</w:t>
      </w:r>
      <w:proofErr w:type="gramEnd"/>
      <w:r w:rsidRPr="004355C4">
        <w:rPr>
          <w:rStyle w:val="StyleUnderline"/>
          <w:i/>
          <w:iCs/>
        </w:rPr>
        <w:t xml:space="preserve"> and fingerprint analysis. Even outside of forensics, there has long been research showing that eyewitness testimony is far less reliable than most people think, and that juries give it far too much consideration.</w:t>
      </w:r>
      <w:r w:rsidRPr="004355C4">
        <w:rPr>
          <w:i/>
          <w:iCs/>
        </w:rPr>
        <w:t xml:space="preserve"> A skeptic might wonder: </w:t>
      </w:r>
      <w:r w:rsidRPr="004355C4">
        <w:rPr>
          <w:rStyle w:val="StyleUnderline"/>
          <w:i/>
          <w:iCs/>
        </w:rPr>
        <w:t xml:space="preserve">What, other than single-source DNA testing, can be used in a criminal trial? Are critics of modern forensics saying that none of these fields has any value in front of a jury? In the case of fingerprints, for example, current research suggests that, while full prints are useful for identification, we </w:t>
      </w:r>
      <w:proofErr w:type="gramStart"/>
      <w:r w:rsidRPr="004355C4">
        <w:rPr>
          <w:rStyle w:val="StyleUnderline"/>
          <w:i/>
          <w:iCs/>
        </w:rPr>
        <w:t>can’t</w:t>
      </w:r>
      <w:proofErr w:type="gramEnd"/>
      <w:r w:rsidRPr="004355C4">
        <w:rPr>
          <w:rStyle w:val="StyleUnderline"/>
          <w:i/>
          <w:iCs/>
        </w:rPr>
        <w:t xml:space="preserve"> be sure just how unique they are.</w:t>
      </w:r>
      <w:r w:rsidRPr="004355C4">
        <w:rPr>
          <w:i/>
          <w:iCs/>
        </w:rPr>
        <w:t xml:space="preserve"> </w:t>
      </w:r>
      <w:r w:rsidRPr="004355C4">
        <w:rPr>
          <w:rStyle w:val="StyleUnderline"/>
          <w:i/>
          <w:iCs/>
        </w:rPr>
        <w:t>How do we convey a concept like that to a jury, and how do we ensure that juries are accurately accounting for the shortcomings in these fields? Is it merely a matter of choosing the right words — like “reasonable certainty” or “exclude” versus “include?” Do juries understand the difference?</w:t>
      </w:r>
    </w:p>
    <w:p w14:paraId="7D26A4A8" w14:textId="77777777" w:rsidR="00007DF1" w:rsidRPr="004355C4" w:rsidRDefault="00007DF1" w:rsidP="00007DF1">
      <w:pPr>
        <w:rPr>
          <w:b/>
          <w:i/>
          <w:iCs/>
        </w:rPr>
      </w:pPr>
      <w:r w:rsidRPr="004355C4">
        <w:rPr>
          <w:b/>
          <w:i/>
          <w:iCs/>
        </w:rPr>
        <w:t>Melinek’s Response:</w:t>
      </w:r>
    </w:p>
    <w:p w14:paraId="4E87B924" w14:textId="77777777" w:rsidR="00007DF1" w:rsidRPr="001D2485" w:rsidRDefault="00007DF1" w:rsidP="00007DF1">
      <w:pPr>
        <w:rPr>
          <w:rStyle w:val="StyleUnderline"/>
        </w:rPr>
      </w:pPr>
      <w:r>
        <w:t xml:space="preserve">The problem is one of both jury-pool education and courtroom semantics. </w:t>
      </w:r>
      <w:r w:rsidRPr="001D2485">
        <w:rPr>
          <w:rStyle w:val="StyleUnderline"/>
        </w:rPr>
        <w:t xml:space="preserve">When I testify as an expert witness, I always ask the attorney about the educational level of the jurors. I try to speak to the lowest educational level, but I sometimes find it difficult to explain complex scientific concepts to a lay jury who may have no scientific training. I know that it’s the job of the lawyers to weed out jurors who don’t have the educational basis to assess the evidence, but the rules that limit jury selection make this impossible given the shallowness of the jury pool. </w:t>
      </w:r>
      <w:proofErr w:type="gramStart"/>
      <w:r w:rsidRPr="001D2485">
        <w:rPr>
          <w:rStyle w:val="StyleUnderline"/>
        </w:rPr>
        <w:t>It’s</w:t>
      </w:r>
      <w:proofErr w:type="gramEnd"/>
      <w:r w:rsidRPr="001D2485">
        <w:rPr>
          <w:rStyle w:val="StyleUnderline"/>
        </w:rPr>
        <w:t xml:space="preserve"> a failure overall of the scientific education system in this country.</w:t>
      </w:r>
    </w:p>
    <w:p w14:paraId="47D67A83" w14:textId="77777777" w:rsidR="00007DF1" w:rsidRDefault="00007DF1" w:rsidP="00007DF1">
      <w:r w:rsidRPr="001D2485">
        <w:rPr>
          <w:rStyle w:val="StyleUnderline"/>
        </w:rPr>
        <w:t>It may be worthwhile to consider requiring jurors to pass a test of basic scientific literacy before sitting on a panel that involves scientific testimony.</w:t>
      </w:r>
      <w:r>
        <w:t xml:space="preserve"> Additionally, basic definitions of science terms and elemental statistics and probability should be included prior to any testimony that includes scientific terminology.</w:t>
      </w:r>
    </w:p>
    <w:p w14:paraId="0A26C4AA" w14:textId="77777777" w:rsidR="00007DF1" w:rsidRDefault="00007DF1" w:rsidP="00007DF1">
      <w:pPr>
        <w:pStyle w:val="Heading3"/>
      </w:pPr>
      <w:r>
        <w:lastRenderedPageBreak/>
        <w:t>Jury Information CPs</w:t>
      </w:r>
    </w:p>
    <w:p w14:paraId="0C5375C4" w14:textId="77777777" w:rsidR="00007DF1" w:rsidRPr="00221393" w:rsidRDefault="00007DF1" w:rsidP="00007DF1">
      <w:pPr>
        <w:pStyle w:val="Heading4"/>
        <w:rPr>
          <w:rStyle w:val="Style13ptBold"/>
          <w:b/>
        </w:rPr>
      </w:pPr>
      <w:r>
        <w:rPr>
          <w:rStyle w:val="Style13ptBold"/>
          <w:b/>
        </w:rPr>
        <w:t>The jury should be informed of the weaknesses and limitation of evidence presented in court to ensure complete evidence transparency</w:t>
      </w:r>
    </w:p>
    <w:p w14:paraId="78D9A908" w14:textId="77777777" w:rsidR="00007DF1" w:rsidRDefault="00007DF1" w:rsidP="00007DF1">
      <w:r w:rsidRPr="00873C9C">
        <w:rPr>
          <w:rStyle w:val="Style13ptBold"/>
        </w:rPr>
        <w:t>Balko</w:t>
      </w:r>
      <w:r>
        <w:rPr>
          <w:rStyle w:val="Style13ptBold"/>
        </w:rPr>
        <w:t>, a Washington Post criminal justice blogger,</w:t>
      </w:r>
      <w:r w:rsidRPr="00873C9C">
        <w:rPr>
          <w:rStyle w:val="Style13ptBold"/>
        </w:rPr>
        <w:t xml:space="preserve"> </w:t>
      </w:r>
      <w:r>
        <w:rPr>
          <w:rStyle w:val="Style13ptBold"/>
        </w:rPr>
        <w:t xml:space="preserve">and Dror, University College London senior cognitive neuroscience researcher &amp; Cognitive Consultants International principal consultant, </w:t>
      </w:r>
      <w:r w:rsidRPr="00873C9C">
        <w:rPr>
          <w:rStyle w:val="Style13ptBold"/>
        </w:rPr>
        <w:t>19</w:t>
      </w:r>
      <w:r>
        <w:t xml:space="preserve"> </w:t>
      </w:r>
    </w:p>
    <w:p w14:paraId="51368706" w14:textId="77777777" w:rsidR="00007DF1" w:rsidRDefault="00007DF1" w:rsidP="00007DF1">
      <w:r>
        <w:t>(Radley &amp; Itiel</w:t>
      </w:r>
      <w:r w:rsidRPr="00AE23C6">
        <w:t xml:space="preserve">, </w:t>
      </w:r>
      <w:r>
        <w:t xml:space="preserve">Washington Post, </w:t>
      </w:r>
      <w:r w:rsidRPr="00AE23C6">
        <w:t>7-16-20,</w:t>
      </w:r>
      <w:r>
        <w:rPr>
          <w:rFonts w:asciiTheme="minorHAnsi" w:eastAsia="Times New Roman" w:hAnsiTheme="minorHAnsi" w:cstheme="minorHAnsi"/>
        </w:rPr>
        <w:t xml:space="preserve"> </w:t>
      </w:r>
      <w:r w:rsidRPr="00AE23C6">
        <w:t>"</w:t>
      </w:r>
      <w:r>
        <w:t>How much should juries rely on expert testimony?</w:t>
      </w:r>
      <w:r w:rsidRPr="00AE23C6">
        <w:t xml:space="preserve">" </w:t>
      </w:r>
      <w:hyperlink r:id="rId106" w:history="1">
        <w:r w:rsidRPr="00C76979">
          <w:rPr>
            <w:rStyle w:val="Hyperlink"/>
          </w:rPr>
          <w:t>https://www.washingtonpost.com/opinions/2019/07/16/how-much-should-juries-rely-expert-testimony/</w:t>
        </w:r>
      </w:hyperlink>
      <w:r>
        <w:t xml:space="preserve"> ACCESSED 6/25/2020 BN)</w:t>
      </w:r>
    </w:p>
    <w:p w14:paraId="33E6D968" w14:textId="77777777" w:rsidR="00007DF1" w:rsidRDefault="00007DF1" w:rsidP="00007DF1">
      <w:pPr>
        <w:rPr>
          <w:b/>
        </w:rPr>
      </w:pPr>
      <w:r>
        <w:rPr>
          <w:b/>
        </w:rPr>
        <w:t xml:space="preserve">The article is based </w:t>
      </w:r>
      <w:proofErr w:type="gramStart"/>
      <w:r>
        <w:rPr>
          <w:b/>
        </w:rPr>
        <w:t>off of</w:t>
      </w:r>
      <w:proofErr w:type="gramEnd"/>
      <w:r>
        <w:rPr>
          <w:b/>
        </w:rPr>
        <w:t xml:space="preserve"> a question Balko asked and this is Dror’s response, this is the question:</w:t>
      </w:r>
    </w:p>
    <w:p w14:paraId="3A2F37A9" w14:textId="77777777" w:rsidR="00007DF1" w:rsidRPr="004355C4" w:rsidRDefault="00007DF1" w:rsidP="00007DF1">
      <w:pPr>
        <w:rPr>
          <w:rStyle w:val="StyleUnderline"/>
          <w:i/>
          <w:iCs/>
        </w:rPr>
      </w:pPr>
      <w:r w:rsidRPr="004355C4">
        <w:rPr>
          <w:rStyle w:val="StyleUnderline"/>
          <w:i/>
          <w:iCs/>
        </w:rPr>
        <w:t>Question 2</w:t>
      </w:r>
    </w:p>
    <w:p w14:paraId="40770FCF" w14:textId="77777777" w:rsidR="00007DF1" w:rsidRPr="004355C4" w:rsidRDefault="00007DF1" w:rsidP="00007DF1">
      <w:pPr>
        <w:rPr>
          <w:rStyle w:val="StyleUnderline"/>
          <w:i/>
          <w:iCs/>
        </w:rPr>
      </w:pPr>
      <w:r w:rsidRPr="004355C4">
        <w:rPr>
          <w:rStyle w:val="StyleUnderline"/>
          <w:i/>
          <w:iCs/>
        </w:rPr>
        <w:t xml:space="preserve">Many different fields of forensics have come under attack in recent years, including blood-spatter analysis, hair-fiber analysis, ballistics </w:t>
      </w:r>
      <w:proofErr w:type="gramStart"/>
      <w:r w:rsidRPr="004355C4">
        <w:rPr>
          <w:rStyle w:val="StyleUnderline"/>
          <w:i/>
          <w:iCs/>
        </w:rPr>
        <w:t>testing</w:t>
      </w:r>
      <w:proofErr w:type="gramEnd"/>
      <w:r w:rsidRPr="004355C4">
        <w:rPr>
          <w:rStyle w:val="StyleUnderline"/>
          <w:i/>
          <w:iCs/>
        </w:rPr>
        <w:t xml:space="preserve"> and fingerprint analysis. Even outside of forensics, there has long been research showing that eyewitness testimony is far less reliable than most people think, and that juries give it far too much consideration.</w:t>
      </w:r>
      <w:r w:rsidRPr="004355C4">
        <w:rPr>
          <w:i/>
          <w:iCs/>
        </w:rPr>
        <w:t xml:space="preserve"> A skeptic might wonder: </w:t>
      </w:r>
      <w:r w:rsidRPr="004355C4">
        <w:rPr>
          <w:rStyle w:val="StyleUnderline"/>
          <w:i/>
          <w:iCs/>
        </w:rPr>
        <w:t xml:space="preserve">What, other than single-source DNA testing, can be used in a criminal trial? Are critics of modern forensics saying that none of these fields has any value in front of a jury? In the case of fingerprints, for example, current research suggests that, while full prints are useful for identification, we </w:t>
      </w:r>
      <w:proofErr w:type="gramStart"/>
      <w:r w:rsidRPr="004355C4">
        <w:rPr>
          <w:rStyle w:val="StyleUnderline"/>
          <w:i/>
          <w:iCs/>
        </w:rPr>
        <w:t>can’t</w:t>
      </w:r>
      <w:proofErr w:type="gramEnd"/>
      <w:r w:rsidRPr="004355C4">
        <w:rPr>
          <w:rStyle w:val="StyleUnderline"/>
          <w:i/>
          <w:iCs/>
        </w:rPr>
        <w:t xml:space="preserve"> be sure just how unique they are.</w:t>
      </w:r>
      <w:r w:rsidRPr="004355C4">
        <w:rPr>
          <w:i/>
          <w:iCs/>
        </w:rPr>
        <w:t xml:space="preserve"> </w:t>
      </w:r>
      <w:r w:rsidRPr="004355C4">
        <w:rPr>
          <w:rStyle w:val="StyleUnderline"/>
          <w:i/>
          <w:iCs/>
        </w:rPr>
        <w:t>How do we convey a concept like that to a jury, and how do we ensure that juries are accurately accounting for the shortcomings in these fields? Is it merely a matter of choosing the right words — like “reasonable certainty” or “exclude” versus “include?” Do juries understand the difference?</w:t>
      </w:r>
    </w:p>
    <w:p w14:paraId="32A641A1" w14:textId="77777777" w:rsidR="00007DF1" w:rsidRPr="004355C4" w:rsidRDefault="00007DF1" w:rsidP="00007DF1">
      <w:pPr>
        <w:rPr>
          <w:b/>
          <w:i/>
          <w:iCs/>
        </w:rPr>
      </w:pPr>
      <w:r w:rsidRPr="004355C4">
        <w:rPr>
          <w:b/>
          <w:i/>
          <w:iCs/>
        </w:rPr>
        <w:t>Dror’s Response:</w:t>
      </w:r>
    </w:p>
    <w:p w14:paraId="2F3097A1" w14:textId="77777777" w:rsidR="00007DF1" w:rsidRDefault="00007DF1" w:rsidP="00007DF1">
      <w:pPr>
        <w:rPr>
          <w:rStyle w:val="StyleUnderline"/>
        </w:rPr>
      </w:pPr>
      <w:r w:rsidRPr="00221393">
        <w:rPr>
          <w:rStyle w:val="StyleUnderline"/>
        </w:rPr>
        <w:t xml:space="preserve">First, even DNA mixture interpretation is subjective and susceptible to bias! Second, I do not think that evidence should be allowed only if it is ‘foolproof,’ ‘objective,’ etc. All evidence, even scientific evidence, has weaknesses and limitations. That does not mean it is not useful and </w:t>
      </w:r>
      <w:proofErr w:type="gramStart"/>
      <w:r w:rsidRPr="00221393">
        <w:rPr>
          <w:rStyle w:val="StyleUnderline"/>
        </w:rPr>
        <w:t>important, and</w:t>
      </w:r>
      <w:proofErr w:type="gramEnd"/>
      <w:r w:rsidRPr="00221393">
        <w:rPr>
          <w:rStyle w:val="StyleUnderline"/>
        </w:rPr>
        <w:t xml:space="preserve"> should not be presented in court. What must happen is that these limitations need to be transparent and presented in court, and jurors must be aware of the weaknesses of each domain — see my answer to the previous question as to how this can be achieved.</w:t>
      </w:r>
    </w:p>
    <w:p w14:paraId="7635C2AB" w14:textId="77777777" w:rsidR="00007DF1" w:rsidRPr="00221393" w:rsidRDefault="00007DF1" w:rsidP="00007DF1">
      <w:pPr>
        <w:rPr>
          <w:rStyle w:val="StyleUnderline"/>
        </w:rPr>
      </w:pPr>
    </w:p>
    <w:p w14:paraId="077A0965" w14:textId="77777777" w:rsidR="00007DF1" w:rsidRPr="00221393" w:rsidRDefault="00007DF1" w:rsidP="00007DF1">
      <w:pPr>
        <w:pStyle w:val="Heading4"/>
        <w:rPr>
          <w:rStyle w:val="Style13ptBold"/>
          <w:b/>
        </w:rPr>
      </w:pPr>
      <w:r>
        <w:rPr>
          <w:rStyle w:val="Style13ptBold"/>
          <w:b/>
        </w:rPr>
        <w:t>Jurors should be informed that not all evidence is useful</w:t>
      </w:r>
    </w:p>
    <w:p w14:paraId="6FC71120" w14:textId="77777777" w:rsidR="00007DF1" w:rsidRDefault="00007DF1" w:rsidP="00007DF1">
      <w:r w:rsidRPr="00873C9C">
        <w:rPr>
          <w:rStyle w:val="Style13ptBold"/>
        </w:rPr>
        <w:t>Balko</w:t>
      </w:r>
      <w:r>
        <w:rPr>
          <w:rStyle w:val="Style13ptBold"/>
        </w:rPr>
        <w:t>, a Washington Post opinion columnsit,</w:t>
      </w:r>
      <w:r w:rsidRPr="00873C9C">
        <w:rPr>
          <w:rStyle w:val="Style13ptBold"/>
        </w:rPr>
        <w:t xml:space="preserve"> </w:t>
      </w:r>
      <w:r>
        <w:rPr>
          <w:rStyle w:val="Style13ptBold"/>
        </w:rPr>
        <w:t xml:space="preserve">and Epstein, a Temple Law professor, </w:t>
      </w:r>
      <w:r w:rsidRPr="00873C9C">
        <w:rPr>
          <w:rStyle w:val="Style13ptBold"/>
        </w:rPr>
        <w:t>19</w:t>
      </w:r>
      <w:r>
        <w:t xml:space="preserve"> </w:t>
      </w:r>
    </w:p>
    <w:p w14:paraId="42E8E39F" w14:textId="77777777" w:rsidR="00007DF1" w:rsidRDefault="00007DF1" w:rsidP="00007DF1">
      <w:r>
        <w:t xml:space="preserve">(Radley &amp; Jules, 7-16-19, Washington Post, “How much should juries rely on expert testimony?”, </w:t>
      </w:r>
      <w:hyperlink r:id="rId107" w:history="1">
        <w:r w:rsidRPr="000D7CA1">
          <w:rPr>
            <w:rStyle w:val="Hyperlink"/>
          </w:rPr>
          <w:t>https://www.washingtonpost.com/opinions/2019/07/16/how-much-should-juries-rely-expert-testimony/</w:t>
        </w:r>
      </w:hyperlink>
      <w:r>
        <w:t xml:space="preserve"> ACCESSED 6/25/2020 BN)</w:t>
      </w:r>
    </w:p>
    <w:p w14:paraId="7B713349" w14:textId="77777777" w:rsidR="00007DF1" w:rsidRPr="004355C4" w:rsidRDefault="00007DF1" w:rsidP="00007DF1">
      <w:pPr>
        <w:rPr>
          <w:b/>
          <w:i/>
          <w:iCs/>
        </w:rPr>
      </w:pPr>
      <w:r w:rsidRPr="004355C4">
        <w:rPr>
          <w:b/>
          <w:i/>
          <w:iCs/>
        </w:rPr>
        <w:t xml:space="preserve">The article is based </w:t>
      </w:r>
      <w:proofErr w:type="gramStart"/>
      <w:r w:rsidRPr="004355C4">
        <w:rPr>
          <w:b/>
          <w:i/>
          <w:iCs/>
        </w:rPr>
        <w:t>off of</w:t>
      </w:r>
      <w:proofErr w:type="gramEnd"/>
      <w:r w:rsidRPr="004355C4">
        <w:rPr>
          <w:b/>
          <w:i/>
          <w:iCs/>
        </w:rPr>
        <w:t xml:space="preserve"> a question Balko asked and this is Epstein’s response, this is the question:</w:t>
      </w:r>
    </w:p>
    <w:p w14:paraId="40C96045" w14:textId="77777777" w:rsidR="00007DF1" w:rsidRPr="004355C4" w:rsidRDefault="00007DF1" w:rsidP="00007DF1">
      <w:pPr>
        <w:rPr>
          <w:rStyle w:val="StyleUnderline"/>
          <w:i/>
          <w:iCs/>
        </w:rPr>
      </w:pPr>
      <w:r w:rsidRPr="004355C4">
        <w:rPr>
          <w:rStyle w:val="StyleUnderline"/>
          <w:i/>
          <w:iCs/>
        </w:rPr>
        <w:t>Question 2</w:t>
      </w:r>
    </w:p>
    <w:p w14:paraId="087F0E83" w14:textId="77777777" w:rsidR="00007DF1" w:rsidRPr="004355C4" w:rsidRDefault="00007DF1" w:rsidP="00007DF1">
      <w:pPr>
        <w:rPr>
          <w:rStyle w:val="StyleUnderline"/>
          <w:i/>
          <w:iCs/>
        </w:rPr>
      </w:pPr>
      <w:r w:rsidRPr="004355C4">
        <w:rPr>
          <w:rStyle w:val="StyleUnderline"/>
          <w:i/>
          <w:iCs/>
        </w:rPr>
        <w:lastRenderedPageBreak/>
        <w:t xml:space="preserve">Many different fields of forensics have come under attack in recent years, including blood-spatter analysis, hair-fiber analysis, ballistics </w:t>
      </w:r>
      <w:proofErr w:type="gramStart"/>
      <w:r w:rsidRPr="004355C4">
        <w:rPr>
          <w:rStyle w:val="StyleUnderline"/>
          <w:i/>
          <w:iCs/>
        </w:rPr>
        <w:t>testing</w:t>
      </w:r>
      <w:proofErr w:type="gramEnd"/>
      <w:r w:rsidRPr="004355C4">
        <w:rPr>
          <w:rStyle w:val="StyleUnderline"/>
          <w:i/>
          <w:iCs/>
        </w:rPr>
        <w:t xml:space="preserve"> and fingerprint analysis. Even outside of forensics, there has long been research showing that eyewitness testimony is far less reliable than most people think, and that juries give it far too much consideration.</w:t>
      </w:r>
      <w:r w:rsidRPr="004355C4">
        <w:rPr>
          <w:i/>
          <w:iCs/>
        </w:rPr>
        <w:t xml:space="preserve"> A skeptic might wonder: </w:t>
      </w:r>
      <w:r w:rsidRPr="004355C4">
        <w:rPr>
          <w:rStyle w:val="StyleUnderline"/>
          <w:i/>
          <w:iCs/>
        </w:rPr>
        <w:t xml:space="preserve">What, other than single-source DNA testing, can be used in a criminal trial? Are critics of modern forensics saying that none of these fields has any value in front of a jury? In the case of fingerprints, for example, current research suggests that, while full prints are useful for identification, we </w:t>
      </w:r>
      <w:proofErr w:type="gramStart"/>
      <w:r w:rsidRPr="004355C4">
        <w:rPr>
          <w:rStyle w:val="StyleUnderline"/>
          <w:i/>
          <w:iCs/>
        </w:rPr>
        <w:t>can’t</w:t>
      </w:r>
      <w:proofErr w:type="gramEnd"/>
      <w:r w:rsidRPr="004355C4">
        <w:rPr>
          <w:rStyle w:val="StyleUnderline"/>
          <w:i/>
          <w:iCs/>
        </w:rPr>
        <w:t xml:space="preserve"> be sure just how unique they are.</w:t>
      </w:r>
      <w:r w:rsidRPr="004355C4">
        <w:rPr>
          <w:i/>
          <w:iCs/>
        </w:rPr>
        <w:t xml:space="preserve"> </w:t>
      </w:r>
      <w:r w:rsidRPr="004355C4">
        <w:rPr>
          <w:rStyle w:val="StyleUnderline"/>
          <w:i/>
          <w:iCs/>
        </w:rPr>
        <w:t>How do we convey a concept like that to a jury, and how do we ensure that juries are accurately accounting for the shortcomings in these fields? Is it merely a matter of choosing the right words — like “reasonable certainty” or “exclude” versus “include?” Do juries understand the difference?</w:t>
      </w:r>
    </w:p>
    <w:p w14:paraId="0D5C6A18" w14:textId="77777777" w:rsidR="00007DF1" w:rsidRPr="004355C4" w:rsidRDefault="00007DF1" w:rsidP="00007DF1">
      <w:pPr>
        <w:rPr>
          <w:b/>
          <w:i/>
          <w:iCs/>
        </w:rPr>
      </w:pPr>
      <w:r w:rsidRPr="004355C4">
        <w:rPr>
          <w:b/>
          <w:i/>
          <w:iCs/>
        </w:rPr>
        <w:t>Epstein’s Re</w:t>
      </w:r>
      <w:r>
        <w:rPr>
          <w:b/>
          <w:i/>
          <w:iCs/>
        </w:rPr>
        <w:t>s</w:t>
      </w:r>
      <w:r w:rsidRPr="004355C4">
        <w:rPr>
          <w:b/>
          <w:i/>
          <w:iCs/>
        </w:rPr>
        <w:t>ponse:</w:t>
      </w:r>
    </w:p>
    <w:p w14:paraId="2D5EDE88" w14:textId="77777777" w:rsidR="00007DF1" w:rsidRPr="00221393" w:rsidRDefault="00007DF1" w:rsidP="00007DF1">
      <w:pPr>
        <w:rPr>
          <w:rStyle w:val="StyleUnderline"/>
        </w:rPr>
      </w:pPr>
      <w:r>
        <w:t xml:space="preserve">This is unbelievably complex. </w:t>
      </w:r>
      <w:proofErr w:type="gramStart"/>
      <w:r>
        <w:t>Let’s</w:t>
      </w:r>
      <w:proofErr w:type="gramEnd"/>
      <w:r>
        <w:t xml:space="preserve"> assume a latent print that has many features that correspond to the suspect’s finger — the less common the features are, the more probative the proof. That is separate from a conclusion — e.g., it could only have come from this person. </w:t>
      </w:r>
      <w:proofErr w:type="gramStart"/>
      <w:r w:rsidRPr="00221393">
        <w:rPr>
          <w:rStyle w:val="StyleUnderline"/>
        </w:rPr>
        <w:t>So</w:t>
      </w:r>
      <w:proofErr w:type="gramEnd"/>
      <w:r w:rsidRPr="00221393">
        <w:rPr>
          <w:rStyle w:val="StyleUnderline"/>
        </w:rPr>
        <w:t xml:space="preserve"> where there is probative feature correspondence that can be accurately determined, a fact finder should not be deprived of that information.</w:t>
      </w:r>
    </w:p>
    <w:p w14:paraId="2B8BC9A5" w14:textId="77777777" w:rsidR="00007DF1" w:rsidRPr="00221393" w:rsidRDefault="00007DF1" w:rsidP="00007DF1">
      <w:pPr>
        <w:rPr>
          <w:rStyle w:val="StyleUnderline"/>
        </w:rPr>
      </w:pPr>
      <w:r>
        <w:t xml:space="preserve">But we are still stuck with the issue of the jury over-valuing the proof: since no one can say how rare certain features are, </w:t>
      </w:r>
      <w:r w:rsidRPr="00221393">
        <w:rPr>
          <w:rStyle w:val="StyleUnderline"/>
        </w:rPr>
        <w:t>the jury might put to much weight on feature correspondence. But it is still relevant and may be useful.</w:t>
      </w:r>
    </w:p>
    <w:p w14:paraId="2CC3884C" w14:textId="77777777" w:rsidR="00007DF1" w:rsidRDefault="00007DF1" w:rsidP="00007DF1">
      <w:r w:rsidRPr="00221393">
        <w:rPr>
          <w:rStyle w:val="StyleUnderline"/>
        </w:rPr>
        <w:t>A second issue is whether there is an open or closed universe of suspects.</w:t>
      </w:r>
      <w:r>
        <w:t xml:space="preserve"> If there are three people in a car, the fingerprint evidence on the steering wheel may be more easily and properly associated with one of the three than if there is a larger or wide-open universe of potential contributors/sources.</w:t>
      </w:r>
    </w:p>
    <w:p w14:paraId="64509EC7" w14:textId="77777777" w:rsidR="00007DF1" w:rsidRPr="001D2485" w:rsidRDefault="00007DF1" w:rsidP="00007DF1">
      <w:pPr>
        <w:pStyle w:val="Heading4"/>
        <w:rPr>
          <w:rStyle w:val="Style13ptBold"/>
          <w:b/>
        </w:rPr>
      </w:pPr>
      <w:r>
        <w:rPr>
          <w:rStyle w:val="Style13ptBold"/>
          <w:b/>
        </w:rPr>
        <w:t>Informing judges on the limitations of forensics evidence would solve</w:t>
      </w:r>
    </w:p>
    <w:p w14:paraId="03E829F7" w14:textId="77777777" w:rsidR="00007DF1" w:rsidRDefault="00007DF1" w:rsidP="00007DF1">
      <w:r w:rsidRPr="00873C9C">
        <w:rPr>
          <w:rStyle w:val="Style13ptBold"/>
        </w:rPr>
        <w:t>Balko</w:t>
      </w:r>
      <w:r>
        <w:rPr>
          <w:rStyle w:val="Style13ptBold"/>
        </w:rPr>
        <w:t>, a Washington Post criminal justice blogger,</w:t>
      </w:r>
      <w:r w:rsidRPr="00873C9C">
        <w:rPr>
          <w:rStyle w:val="Style13ptBold"/>
        </w:rPr>
        <w:t xml:space="preserve"> </w:t>
      </w:r>
      <w:r>
        <w:rPr>
          <w:rStyle w:val="Style13ptBold"/>
        </w:rPr>
        <w:t xml:space="preserve">and Risinger, a Seton Hall School of Law professor, </w:t>
      </w:r>
      <w:r w:rsidRPr="00873C9C">
        <w:rPr>
          <w:rStyle w:val="Style13ptBold"/>
        </w:rPr>
        <w:t>19</w:t>
      </w:r>
      <w:r>
        <w:t xml:space="preserve"> (Radley Balko and Michael Risinger</w:t>
      </w:r>
      <w:r w:rsidRPr="00AE23C6">
        <w:t>, 7-16-2019, "</w:t>
      </w:r>
      <w:r>
        <w:t>How much should juries rely on expert testimony?</w:t>
      </w:r>
      <w:r w:rsidRPr="00AE23C6">
        <w:t xml:space="preserve">" Washington Post, </w:t>
      </w:r>
      <w:hyperlink r:id="rId108" w:history="1">
        <w:r w:rsidRPr="00C76979">
          <w:rPr>
            <w:rStyle w:val="Hyperlink"/>
          </w:rPr>
          <w:t>https://www.washingtonpost.com/opinions/2019/07/16/how-much-should-juries-rely-expert-testimony/</w:t>
        </w:r>
      </w:hyperlink>
      <w:r>
        <w:t xml:space="preserve"> ACCESSED 6/25/2020 BN)</w:t>
      </w:r>
    </w:p>
    <w:p w14:paraId="7C9E8AE5" w14:textId="77777777" w:rsidR="00007DF1" w:rsidRDefault="00007DF1" w:rsidP="00007DF1">
      <w:pPr>
        <w:rPr>
          <w:b/>
        </w:rPr>
      </w:pPr>
      <w:r>
        <w:rPr>
          <w:b/>
        </w:rPr>
        <w:t xml:space="preserve">The article is based </w:t>
      </w:r>
      <w:proofErr w:type="gramStart"/>
      <w:r>
        <w:rPr>
          <w:b/>
        </w:rPr>
        <w:t>off of</w:t>
      </w:r>
      <w:proofErr w:type="gramEnd"/>
      <w:r>
        <w:rPr>
          <w:b/>
        </w:rPr>
        <w:t xml:space="preserve"> a question Balko asked and this is Risinger’s response, this is the question:</w:t>
      </w:r>
    </w:p>
    <w:p w14:paraId="69436CCC" w14:textId="77777777" w:rsidR="00007DF1" w:rsidRPr="00873C9C" w:rsidRDefault="00007DF1" w:rsidP="00007DF1">
      <w:pPr>
        <w:rPr>
          <w:rStyle w:val="StyleUnderline"/>
        </w:rPr>
      </w:pPr>
      <w:r w:rsidRPr="00873C9C">
        <w:rPr>
          <w:rStyle w:val="StyleUnderline"/>
        </w:rPr>
        <w:t>Question 2</w:t>
      </w:r>
    </w:p>
    <w:p w14:paraId="5AB1C6D1" w14:textId="77777777" w:rsidR="00007DF1" w:rsidRPr="00873C9C" w:rsidRDefault="00007DF1" w:rsidP="00007DF1">
      <w:pPr>
        <w:rPr>
          <w:rStyle w:val="StyleUnderline"/>
        </w:rPr>
      </w:pPr>
      <w:r w:rsidRPr="00873C9C">
        <w:rPr>
          <w:rStyle w:val="StyleUnderline"/>
        </w:rPr>
        <w:t xml:space="preserve">Many different fields of forensics have come under attack in recent years, including blood-spatter analysis, hair-fiber analysis, ballistics </w:t>
      </w:r>
      <w:proofErr w:type="gramStart"/>
      <w:r w:rsidRPr="00873C9C">
        <w:rPr>
          <w:rStyle w:val="StyleUnderline"/>
        </w:rPr>
        <w:t>testing</w:t>
      </w:r>
      <w:proofErr w:type="gramEnd"/>
      <w:r w:rsidRPr="00873C9C">
        <w:rPr>
          <w:rStyle w:val="StyleUnderline"/>
        </w:rPr>
        <w:t xml:space="preserve"> and fingerprint analysis. Even outside of forensics, there has long been research showing that eyewitness testimony is far less reliable than most people think, and that juries give it far too much consideration.</w:t>
      </w:r>
      <w:r>
        <w:t xml:space="preserve"> A skeptic might wonder: </w:t>
      </w:r>
      <w:r w:rsidRPr="00873C9C">
        <w:rPr>
          <w:rStyle w:val="StyleUnderline"/>
        </w:rPr>
        <w:t xml:space="preserve">What, other than single-source DNA testing, can be used in a criminal trial? Are critics of modern forensics saying that none of these fields has any value in front of a jury? In the case of fingerprints, for example, current research suggests that, while full prints are useful for identification, we </w:t>
      </w:r>
      <w:proofErr w:type="gramStart"/>
      <w:r w:rsidRPr="00873C9C">
        <w:rPr>
          <w:rStyle w:val="StyleUnderline"/>
        </w:rPr>
        <w:t>can’t</w:t>
      </w:r>
      <w:proofErr w:type="gramEnd"/>
      <w:r w:rsidRPr="00873C9C">
        <w:rPr>
          <w:rStyle w:val="StyleUnderline"/>
        </w:rPr>
        <w:t xml:space="preserve"> be sure just how unique they are.</w:t>
      </w:r>
      <w:r>
        <w:t xml:space="preserve"> </w:t>
      </w:r>
      <w:r w:rsidRPr="00873C9C">
        <w:rPr>
          <w:rStyle w:val="StyleUnderline"/>
        </w:rPr>
        <w:t>How do we convey a concept like that to a jury, and how do we ensure that juries are accurately accounting for the shortcomings in these fields? Is it merely a matter of choosing the right words — like “reasonable certainty” or “exclude” versus “include?” Do juries understand the difference?</w:t>
      </w:r>
    </w:p>
    <w:p w14:paraId="712531AA" w14:textId="77777777" w:rsidR="00007DF1" w:rsidRPr="006746AB" w:rsidRDefault="00007DF1" w:rsidP="00007DF1">
      <w:pPr>
        <w:rPr>
          <w:b/>
        </w:rPr>
      </w:pPr>
      <w:r>
        <w:rPr>
          <w:b/>
        </w:rPr>
        <w:lastRenderedPageBreak/>
        <w:t>Risinger’s Reponse:</w:t>
      </w:r>
    </w:p>
    <w:p w14:paraId="3AEF3C9F" w14:textId="77777777" w:rsidR="00007DF1" w:rsidRDefault="00007DF1" w:rsidP="00007DF1">
      <w:r w:rsidRPr="001D2485">
        <w:rPr>
          <w:rStyle w:val="StyleUnderline"/>
        </w:rPr>
        <w:t>We should acknowledge that there is little controversy about the fundamental validity of many forensic science fields and techniques, such as forensic chemistry, which tend to utilize scientific knowledge developed in academic settings for non-forensic purposes</w:t>
      </w:r>
      <w:r>
        <w:t>. While unwarranted courtroom testimony can occur even in those fields, the scandals usually result from failure to perform the process properly (or failure to perform it at all, as in the “dry labbing” cases), or in exaggerating the meaning of results, rather than disputes about fundamental validity issues.</w:t>
      </w:r>
    </w:p>
    <w:p w14:paraId="06F56EF7" w14:textId="77777777" w:rsidR="00007DF1" w:rsidRPr="001D2485" w:rsidRDefault="00007DF1" w:rsidP="00007DF1">
      <w:pPr>
        <w:rPr>
          <w:rStyle w:val="StyleUnderline"/>
        </w:rPr>
      </w:pPr>
      <w:r w:rsidRPr="001D2485">
        <w:rPr>
          <w:rStyle w:val="StyleUnderline"/>
        </w:rPr>
        <w:t>Most (but not all) of the problem disciplines are the so-called “pattern matching” disciplines, which typically draw conclusions about a common source for a known-source exemplar and something found at a crime scene or in some other relevant location.</w:t>
      </w:r>
      <w:r>
        <w:t xml:space="preserve"> The foundational assumptions of these disciplines were developed mostly in the late 19th century by a process which would not today be easily classified as “science.” </w:t>
      </w:r>
      <w:r w:rsidRPr="001D2485">
        <w:rPr>
          <w:rStyle w:val="StyleUnderline"/>
        </w:rPr>
        <w:t>Nevertheless, they may have some reliable applications warranted by critical common sense, where there appears to be a lot of correspondence of features that there is good reason to believe are randomly distributed.</w:t>
      </w:r>
    </w:p>
    <w:p w14:paraId="10AEACFC" w14:textId="77777777" w:rsidR="00007DF1" w:rsidRPr="001D2485" w:rsidRDefault="00007DF1" w:rsidP="00007DF1">
      <w:pPr>
        <w:rPr>
          <w:rStyle w:val="StyleUnderline"/>
        </w:rPr>
      </w:pPr>
      <w:r w:rsidRPr="001D2485">
        <w:rPr>
          <w:rStyle w:val="StyleUnderline"/>
        </w:rPr>
        <w:t>However, knowing how many such correspondences are enough for a reliable inference of common source is the central issue of many such disciplines, and the difficulty of that issue varies from discipline to discipline.</w:t>
      </w:r>
      <w:r>
        <w:t xml:space="preserve"> Suffice it to say that under some circumstances, the correspondences may be so striking as to be almost self-validating (as with the perfect puzzle-fit of two pieces of broken glass, indicating that they were once part of the same mass). </w:t>
      </w:r>
      <w:r w:rsidRPr="001D2485">
        <w:rPr>
          <w:rStyle w:val="StyleUnderline"/>
        </w:rPr>
        <w:t>But most such assertions in pattern matching areas are not so obvious, and these should require validation studies, which are often lacking.</w:t>
      </w:r>
    </w:p>
    <w:p w14:paraId="182EFC51" w14:textId="77777777" w:rsidR="00007DF1" w:rsidRPr="001D2485" w:rsidRDefault="00007DF1" w:rsidP="00007DF1">
      <w:pPr>
        <w:rPr>
          <w:rStyle w:val="StyleUnderline"/>
        </w:rPr>
      </w:pPr>
      <w:r>
        <w:t xml:space="preserve">Even if validation studies were done to show the average level of diagnosticity of the subjective judgment of examiners in such areas, when applied to a case-specific task, how this should be communicated to the jury remains a problem. </w:t>
      </w:r>
      <w:r w:rsidRPr="001D2485">
        <w:rPr>
          <w:rStyle w:val="StyleUnderline"/>
        </w:rPr>
        <w:t>The expression should neither over-value nor under-value the reliability of the conclusion, but no good system of expression agreed upon by practitioners and critics alike has been worked out.</w:t>
      </w:r>
    </w:p>
    <w:p w14:paraId="5D926ED0" w14:textId="77777777" w:rsidR="00007DF1" w:rsidRDefault="00007DF1" w:rsidP="00007DF1">
      <w:r>
        <w:t>I prefer expressions based on levels of potential surprise — for example: “If the known print and the crime scene print were not from the same source, I would be very surprised.” I think it is easier for jurors to understand the subjective nature and limits of this form of testimony.</w:t>
      </w:r>
    </w:p>
    <w:p w14:paraId="55B21507" w14:textId="77777777" w:rsidR="00007DF1" w:rsidRPr="00206400" w:rsidRDefault="00007DF1" w:rsidP="00007DF1"/>
    <w:p w14:paraId="2BDD83DD" w14:textId="77777777" w:rsidR="00007DF1" w:rsidRDefault="00007DF1" w:rsidP="00007DF1">
      <w:pPr>
        <w:pStyle w:val="Heading2"/>
        <w:rPr>
          <w:rFonts w:cs="Times New Roman"/>
        </w:rPr>
      </w:pPr>
      <w:r w:rsidRPr="00FF597F">
        <w:rPr>
          <w:rFonts w:cs="Times New Roman"/>
        </w:rPr>
        <w:lastRenderedPageBreak/>
        <w:t>Disadvantages</w:t>
      </w:r>
    </w:p>
    <w:p w14:paraId="6C187259" w14:textId="77777777" w:rsidR="00007DF1" w:rsidRDefault="00007DF1" w:rsidP="00007DF1">
      <w:pPr>
        <w:pStyle w:val="Heading3"/>
      </w:pPr>
      <w:r>
        <w:lastRenderedPageBreak/>
        <w:t>Federalism Link</w:t>
      </w:r>
    </w:p>
    <w:p w14:paraId="00E7C1F6" w14:textId="77777777" w:rsidR="00007DF1" w:rsidRDefault="00007DF1" w:rsidP="00007DF1">
      <w:pPr>
        <w:pStyle w:val="Heading4"/>
      </w:pPr>
      <w:r>
        <w:t>Forensic science oversight is state role reserved under police and welfare powers – plan’s upsets balance of direct state control</w:t>
      </w:r>
    </w:p>
    <w:p w14:paraId="5608B722" w14:textId="77777777" w:rsidR="00007DF1" w:rsidRPr="007B1BFD" w:rsidRDefault="00007DF1" w:rsidP="00007DF1">
      <w:pPr>
        <w:rPr>
          <w:rStyle w:val="Style13ptBold"/>
        </w:rPr>
      </w:pPr>
      <w:r w:rsidRPr="007B1BFD">
        <w:rPr>
          <w:rStyle w:val="Style13ptBold"/>
        </w:rPr>
        <w:t>Goldstein</w:t>
      </w:r>
      <w:r>
        <w:rPr>
          <w:rStyle w:val="Style13ptBold"/>
        </w:rPr>
        <w:t>, Texas Law JD Candidate</w:t>
      </w:r>
      <w:r w:rsidRPr="007B1BFD">
        <w:rPr>
          <w:rStyle w:val="Style13ptBold"/>
        </w:rPr>
        <w:t>, 11</w:t>
      </w:r>
    </w:p>
    <w:p w14:paraId="2766791B" w14:textId="77777777" w:rsidR="00007DF1" w:rsidRPr="007B1BFD" w:rsidRDefault="00007DF1" w:rsidP="00007DF1">
      <w:bookmarkStart w:id="18" w:name="_Hlk44636508"/>
      <w:r>
        <w:t>(Ryan M.,</w:t>
      </w:r>
      <w:r w:rsidRPr="00DC6C1E">
        <w:t xml:space="preserve"> </w:t>
      </w:r>
      <w:r>
        <w:t xml:space="preserve">11/1/11 Lawyer focusing on complex commercial litigation, professional malpractice, and complex financial transactions. </w:t>
      </w:r>
      <w:r w:rsidRPr="007B1BFD">
        <w:rPr>
          <w:i/>
          <w:iCs/>
        </w:rPr>
        <w:t>90</w:t>
      </w:r>
      <w:r>
        <w:t xml:space="preserve"> </w:t>
      </w:r>
      <w:r w:rsidRPr="007B1BFD">
        <w:rPr>
          <w:i/>
          <w:iCs/>
        </w:rPr>
        <w:t>Texas Law Review</w:t>
      </w:r>
      <w:r>
        <w:rPr>
          <w:i/>
          <w:iCs/>
        </w:rPr>
        <w:t xml:space="preserve"> 225</w:t>
      </w:r>
      <w:r>
        <w:t xml:space="preserve">, “Note: Improving Forensic Science Through State Oversight*”, </w:t>
      </w:r>
      <w:r w:rsidRPr="007B1BFD">
        <w:rPr>
          <w:i/>
          <w:iCs/>
        </w:rPr>
        <w:t>Nexis Uni</w:t>
      </w:r>
      <w:r>
        <w:t>, accessed 6/25/20, zC)</w:t>
      </w:r>
    </w:p>
    <w:bookmarkEnd w:id="18"/>
    <w:p w14:paraId="2140D960" w14:textId="77777777" w:rsidR="00007DF1" w:rsidRDefault="00007DF1" w:rsidP="00007DF1">
      <w:r>
        <w:t xml:space="preserve">With attention concentrated on the NAS Report and possible federal legislation, </w:t>
      </w:r>
      <w:r w:rsidRPr="007B1BFD">
        <w:rPr>
          <w:rStyle w:val="StyleUnderline"/>
        </w:rPr>
        <w:t>commentators have ignored the role of state forensic science oversight</w:t>
      </w:r>
      <w:r>
        <w:t xml:space="preserve">. 66 This lack of focus on state oversight is striking. </w:t>
      </w:r>
      <w:r w:rsidRPr="007B1BFD">
        <w:rPr>
          <w:rStyle w:val="Emphasis"/>
        </w:rPr>
        <w:t>In the American system of federalism, criminal law is traditionally reserved to the states under the police or welfare power.</w:t>
      </w:r>
      <w:r>
        <w:t xml:space="preserve"> 67 </w:t>
      </w:r>
      <w:r w:rsidRPr="007B1BFD">
        <w:rPr>
          <w:rStyle w:val="StyleUnderline"/>
        </w:rPr>
        <w:t xml:space="preserve">Since any unresolved problems affect state criminal justice systems at their core, </w:t>
      </w:r>
      <w:r w:rsidRPr="007B1BFD">
        <w:rPr>
          <w:rStyle w:val="Emphasis"/>
        </w:rPr>
        <w:t>state oversight should play a critical role in forensic science oversight</w:t>
      </w:r>
      <w:r w:rsidRPr="007B1BFD">
        <w:rPr>
          <w:rStyle w:val="StyleUnderline"/>
        </w:rPr>
        <w:t>. A postconviction exoneration or the [*233] discovery of a negligent technician puts the credibility of the state criminal justice system in question.</w:t>
      </w:r>
      <w:r>
        <w:t xml:space="preserve"> </w:t>
      </w:r>
      <w:r w:rsidRPr="007B1BFD">
        <w:rPr>
          <w:rStyle w:val="StyleUnderline"/>
        </w:rPr>
        <w:t>The decisions of state legislatures and state executives - and not those of the United States Congress - determine a state's forensic science policies, the structure of its laboratories, and changes to its regulatory scheme</w:t>
      </w:r>
      <w:r>
        <w:t>. 68</w:t>
      </w:r>
    </w:p>
    <w:p w14:paraId="4FE0062D" w14:textId="77777777" w:rsidR="00007DF1" w:rsidRDefault="00007DF1" w:rsidP="00007DF1">
      <w:r>
        <w:t xml:space="preserve">Although </w:t>
      </w:r>
      <w:r w:rsidRPr="007B1BFD">
        <w:rPr>
          <w:rStyle w:val="StyleUnderline"/>
        </w:rPr>
        <w:t>the body of federal criminal laws has ballooned in recent decades</w:t>
      </w:r>
      <w:r>
        <w:t xml:space="preserve">, 69 </w:t>
      </w:r>
      <w:r w:rsidRPr="007B1BFD">
        <w:rPr>
          <w:rStyle w:val="StyleUnderline"/>
        </w:rPr>
        <w:t>state and local law enforcement and prosecutors still "process the lion's share of U.S. criminal offenders.</w:t>
      </w:r>
      <w:r>
        <w:t xml:space="preserve">" 70 While the federal government provides grants for laboratory operations, 71 helps fund research, 72 and influences state laboratories through its own laboratories and procedures, 73 the operation of state and local laboratories remains under the control of the state in which they are located. At the same time, </w:t>
      </w:r>
      <w:r w:rsidRPr="007B1BFD">
        <w:rPr>
          <w:rStyle w:val="StyleUnderline"/>
        </w:rPr>
        <w:t>formal federal regulation of non-DNA forensic science has lacked</w:t>
      </w:r>
      <w:r>
        <w:t>. 74 The spending power triggers the only current federal regulations. 75 The National Science Foundation and the National Institute of Standards and Technology have little experience with forensic science. 76 And only in response to the NAS Report did the White House form an advisory committee on forensic science. 77</w:t>
      </w:r>
    </w:p>
    <w:p w14:paraId="6059BF11" w14:textId="77777777" w:rsidR="00007DF1" w:rsidRDefault="00007DF1" w:rsidP="00007DF1">
      <w:r>
        <w:t xml:space="preserve">[*234] </w:t>
      </w:r>
      <w:r w:rsidRPr="007B1BFD">
        <w:rPr>
          <w:rStyle w:val="StyleUnderline"/>
        </w:rPr>
        <w:t xml:space="preserve">The NAS Report charged </w:t>
      </w:r>
      <w:r w:rsidRPr="007B1BFD">
        <w:rPr>
          <w:rStyle w:val="StyleUnderline"/>
          <w:bCs/>
        </w:rPr>
        <w:t>the federal government with implementing its recommendations</w:t>
      </w:r>
      <w:r>
        <w:t xml:space="preserve">. 78 But, as mentioned above, </w:t>
      </w:r>
      <w:r w:rsidRPr="007B1BFD">
        <w:rPr>
          <w:rStyle w:val="StyleUnderline"/>
        </w:rPr>
        <w:t xml:space="preserve">this </w:t>
      </w:r>
      <w:r w:rsidRPr="007B1BFD">
        <w:rPr>
          <w:rStyle w:val="StyleUnderline"/>
          <w:bCs/>
        </w:rPr>
        <w:t>ignores the direct control that states have</w:t>
      </w:r>
      <w:r w:rsidRPr="007B1BFD">
        <w:rPr>
          <w:rStyle w:val="StyleUnderline"/>
        </w:rPr>
        <w:t xml:space="preserve"> over their laboratories and criminal justice systems.</w:t>
      </w:r>
      <w:r>
        <w:t xml:space="preserve"> Furthermore, </w:t>
      </w:r>
      <w:r w:rsidRPr="007B1BFD">
        <w:rPr>
          <w:rStyle w:val="StyleUnderline"/>
        </w:rPr>
        <w:t>federal reform requires uniformity and ignores the benefits of state experimentation</w:t>
      </w:r>
      <w:r>
        <w:t xml:space="preserve">. 79 </w:t>
      </w:r>
      <w:r w:rsidRPr="007B1BFD">
        <w:rPr>
          <w:rStyle w:val="StyleUnderline"/>
        </w:rPr>
        <w:t>It ignores geographic differences in values and the differences in the ways that states administer their systems of criminal justice and criminal investigation.</w:t>
      </w:r>
      <w:r>
        <w:t xml:space="preserve"> 80 Finally, </w:t>
      </w:r>
      <w:r w:rsidRPr="007B1BFD">
        <w:rPr>
          <w:rStyle w:val="StyleUnderline"/>
        </w:rPr>
        <w:t>with the current political climate in Washington, federal reform may be difficult to pass. And even if it were to pass, it may reflect a compromise between differing interests rather than the most robust oversight possible</w:t>
      </w:r>
      <w:r>
        <w:t>. 81</w:t>
      </w:r>
    </w:p>
    <w:p w14:paraId="6E03DD65" w14:textId="77777777" w:rsidR="00007DF1" w:rsidRDefault="00007DF1" w:rsidP="00007DF1">
      <w:r w:rsidRPr="007B1BFD">
        <w:rPr>
          <w:rStyle w:val="StyleUnderline"/>
        </w:rPr>
        <w:t>States</w:t>
      </w:r>
      <w:r>
        <w:t xml:space="preserve">, on the other hand, </w:t>
      </w:r>
      <w:r w:rsidRPr="007B1BFD">
        <w:rPr>
          <w:rStyle w:val="StyleUnderline"/>
        </w:rPr>
        <w:t>are well positioned to implement reforms, especially reforms that target reliability</w:t>
      </w:r>
      <w:r>
        <w:t xml:space="preserve">. </w:t>
      </w:r>
      <w:r w:rsidRPr="007B1BFD">
        <w:rPr>
          <w:rStyle w:val="StyleUnderline"/>
        </w:rPr>
        <w:t>States understand the structure of their own criminal justice systems and can experiment with new or nontraditional forms of oversight.</w:t>
      </w:r>
      <w:r>
        <w:t xml:space="preserve"> 82 </w:t>
      </w:r>
      <w:r w:rsidRPr="007B1BFD">
        <w:rPr>
          <w:rStyle w:val="StyleUnderline"/>
        </w:rPr>
        <w:t>They operate on a smaller scale and are more likely to act quickly, especially those states that have experienced embarrassing scandals.</w:t>
      </w:r>
      <w:r>
        <w:t xml:space="preserve"> 83 When reforms are implemented, a local presence allows for better enforcement and ground-level monitoring. When reforms prove unsuccessful or require tweaking, states can make the necessary changes without undue delay.</w:t>
      </w:r>
    </w:p>
    <w:p w14:paraId="25514CF3" w14:textId="77777777" w:rsidR="00007DF1" w:rsidRDefault="00007DF1" w:rsidP="00007DF1">
      <w:r>
        <w:lastRenderedPageBreak/>
        <w:t xml:space="preserve">Most importantly, </w:t>
      </w:r>
      <w:r w:rsidRPr="007B1BFD">
        <w:rPr>
          <w:rStyle w:val="StyleUnderline"/>
        </w:rPr>
        <w:t>state officials bear responsibility for the failures of the state's forensic science laboratories. State officials are accessible to those directly affected by reform, such as forensic scientists and state police, and to state citizens who support the criminal justice system by paying taxes and serving on juries.</w:t>
      </w:r>
      <w:r>
        <w:t xml:space="preserve"> </w:t>
      </w:r>
      <w:r w:rsidRPr="007B1BFD">
        <w:rPr>
          <w:rStyle w:val="StyleUnderline"/>
        </w:rPr>
        <w:t>Local forensic scientists are likely to view reforms implemented from the state capital as more credible than those implemented by anonymous regulators in Washington, since the forensic science community within a state is more familiar with that state's government.</w:t>
      </w:r>
      <w:r>
        <w:t xml:space="preserve"> Finally, </w:t>
      </w:r>
      <w:r w:rsidRPr="007B1BFD">
        <w:rPr>
          <w:rStyle w:val="StyleUnderline"/>
        </w:rPr>
        <w:t>professional regulation has been successful at the state level in other [*235] contexts.</w:t>
      </w:r>
      <w:r>
        <w:t xml:space="preserve"> 84 Here, as in other areas of professional regulation, each state could determine its own qualification standards and disciplinary rules.</w:t>
      </w:r>
    </w:p>
    <w:p w14:paraId="3B01D76D" w14:textId="77777777" w:rsidR="00007DF1" w:rsidRPr="00791AAA" w:rsidRDefault="00007DF1" w:rsidP="00007DF1">
      <w:pPr>
        <w:pStyle w:val="Heading4"/>
        <w:rPr>
          <w:rStyle w:val="StyleUnderline"/>
          <w:sz w:val="30"/>
          <w:u w:val="none"/>
        </w:rPr>
      </w:pPr>
      <w:r w:rsidRPr="00791AAA">
        <w:rPr>
          <w:rStyle w:val="StyleUnderline"/>
          <w:sz w:val="30"/>
          <w:u w:val="none"/>
        </w:rPr>
        <w:t xml:space="preserve">Federal intervention </w:t>
      </w:r>
      <w:r>
        <w:rPr>
          <w:rStyle w:val="StyleUnderline"/>
          <w:sz w:val="30"/>
          <w:u w:val="none"/>
        </w:rPr>
        <w:t>in forensic science</w:t>
      </w:r>
      <w:r w:rsidRPr="00791AAA">
        <w:rPr>
          <w:rStyle w:val="StyleUnderline"/>
          <w:sz w:val="30"/>
          <w:u w:val="none"/>
        </w:rPr>
        <w:t xml:space="preserve"> </w:t>
      </w:r>
      <w:r>
        <w:rPr>
          <w:rStyle w:val="StyleUnderline"/>
          <w:sz w:val="30"/>
          <w:u w:val="none"/>
        </w:rPr>
        <w:t>is a significant issue for federalism.</w:t>
      </w:r>
    </w:p>
    <w:p w14:paraId="50B23F92" w14:textId="77777777" w:rsidR="00007DF1" w:rsidRDefault="00007DF1" w:rsidP="00007DF1">
      <w:pPr>
        <w:rPr>
          <w:rStyle w:val="Style13ptBold"/>
        </w:rPr>
      </w:pPr>
      <w:r>
        <w:rPr>
          <w:rStyle w:val="Style13ptBold"/>
        </w:rPr>
        <w:t>Maloney Colorado State Atmospheric Science Professor 13</w:t>
      </w:r>
    </w:p>
    <w:p w14:paraId="613DAF1C" w14:textId="77777777" w:rsidR="00007DF1" w:rsidRPr="005F280B" w:rsidRDefault="00007DF1" w:rsidP="00007DF1">
      <w:pPr>
        <w:rPr>
          <w:rStyle w:val="Style13ptBold"/>
          <w:b w:val="0"/>
          <w:bCs w:val="0"/>
          <w:sz w:val="24"/>
          <w:szCs w:val="18"/>
        </w:rPr>
      </w:pPr>
      <w:r>
        <w:rPr>
          <w:rStyle w:val="Style13ptBold"/>
          <w:b w:val="0"/>
          <w:bCs w:val="0"/>
          <w:sz w:val="24"/>
          <w:szCs w:val="18"/>
        </w:rPr>
        <w:t xml:space="preserve">(Eric, 7/12/13, Minnesota Journal of Law, Science &amp; Technology, “Two More Problems and Too Little Money: Can Congress Truly Reform Forensic Science?”, Vol. 14 No. 2, </w:t>
      </w:r>
      <w:hyperlink r:id="rId109" w:history="1">
        <w:r w:rsidRPr="00E41B1B">
          <w:rPr>
            <w:rStyle w:val="Hyperlink"/>
            <w:sz w:val="24"/>
            <w:szCs w:val="18"/>
          </w:rPr>
          <w:t>https://scholarship.law.umn.edu/cgi/viewcontent.cgi?article=1047&amp;context=mjlst</w:t>
        </w:r>
      </w:hyperlink>
      <w:r>
        <w:rPr>
          <w:rStyle w:val="Style13ptBold"/>
          <w:b w:val="0"/>
          <w:bCs w:val="0"/>
          <w:sz w:val="24"/>
          <w:szCs w:val="18"/>
        </w:rPr>
        <w:t>, p. 929-930, accessed 7/6/20, zC)</w:t>
      </w:r>
    </w:p>
    <w:p w14:paraId="1673B4AB" w14:textId="77777777" w:rsidR="00007DF1" w:rsidRDefault="00007DF1" w:rsidP="00007DF1">
      <w:r w:rsidRPr="00791AAA">
        <w:rPr>
          <w:rStyle w:val="StyleUnderline"/>
        </w:rPr>
        <w:t>Federal regulation of general forensic disciplines beyond DNA-specific legislation currently consists of requirements attached to grant provisions, such as those contained in the Paul Coverdell National Forensic Sciences Improvement Act in 2000</w:t>
      </w:r>
      <w:r>
        <w:t xml:space="preserve">.40 The aim of this bill was to reduce significant backlogs in processing forensic evidence through block grants to states to fund new equipment, training, and personnel for laboratories.41 These </w:t>
      </w:r>
      <w:r w:rsidRPr="00791AAA">
        <w:rPr>
          <w:rStyle w:val="StyleUnderline"/>
        </w:rPr>
        <w:t>grants were to be given only if labs were accredited by the ASCLD or would use the funds to seek this certification</w:t>
      </w:r>
      <w:r>
        <w:t xml:space="preserve">.42 In 2004, the Justice for All Act further required that labs receiving funding also be governed by an entity capable of investigating allegations of misconduct or serious negligence in order to be eligible for grants.43 </w:t>
      </w:r>
    </w:p>
    <w:p w14:paraId="6FE6C262" w14:textId="77777777" w:rsidR="00007DF1" w:rsidRDefault="00007DF1" w:rsidP="00007DF1">
      <w:r>
        <w:t xml:space="preserve">These </w:t>
      </w:r>
      <w:r w:rsidRPr="00791AAA">
        <w:rPr>
          <w:rStyle w:val="StyleUnderline"/>
        </w:rPr>
        <w:t>attempts at regulating state and local forensic laboratories are essential because the “lion’s share” of criminal prosecutions44 and evidence processing45 occurs in state criminal justice system</w:t>
      </w:r>
      <w:r>
        <w:t xml:space="preserve">s. However, </w:t>
      </w:r>
      <w:r w:rsidRPr="00791AAA">
        <w:rPr>
          <w:rStyle w:val="StyleUnderline"/>
        </w:rPr>
        <w:t>the efficacy of this federal scheme to affect change for this fragmented variety of forensic science providers has been questioned</w:t>
      </w:r>
      <w:r>
        <w:t xml:space="preserve">.46 </w:t>
      </w:r>
      <w:r w:rsidRPr="00791AAA">
        <w:rPr>
          <w:rStyle w:val="StyleUnderline"/>
        </w:rPr>
        <w:t xml:space="preserve">As a general matter, predicating the operations of state and local entities on federal funding, while upheld in </w:t>
      </w:r>
      <w:r w:rsidRPr="005F280B">
        <w:rPr>
          <w:rStyle w:val="StyleUnderline"/>
          <w:b/>
          <w:bCs/>
        </w:rPr>
        <w:t>South Dakota v. Dole,47 raises significant issues of federalism and calls into question whether Congress’s spending power is a constitutionally proper mechanism to influence state behavior</w:t>
      </w:r>
      <w:r w:rsidRPr="00791AAA">
        <w:rPr>
          <w:rStyle w:val="StyleUnderline"/>
        </w:rPr>
        <w:t>.</w:t>
      </w:r>
      <w:r>
        <w:t xml:space="preserve">48 Ryan </w:t>
      </w:r>
      <w:r w:rsidRPr="00791AAA">
        <w:rPr>
          <w:rStyle w:val="StyleUnderline"/>
        </w:rPr>
        <w:t>Goldstein, in a student note written for the University of Texas Law Review, found that the Coverdell Program federal grants constituted a very small percentage of state and local laboratory operating budgets based on 2005 figures</w:t>
      </w:r>
      <w:r>
        <w:t xml:space="preserve">;49 </w:t>
      </w:r>
      <w:r w:rsidRPr="00791AAA">
        <w:rPr>
          <w:rStyle w:val="StyleUnderline"/>
        </w:rPr>
        <w:t>this disparity between federal funding and local spending has since increased, according to more recent reports from the Bureau of Justice Statistics</w:t>
      </w:r>
      <w:r>
        <w:t xml:space="preserve">.50 Furthermore, </w:t>
      </w:r>
      <w:r w:rsidRPr="00791AAA">
        <w:rPr>
          <w:rStyle w:val="Emphasis"/>
        </w:rPr>
        <w:t>the requirement that labs be subject to external auditing has reportedly not been enforced by the DOJ</w:t>
      </w:r>
      <w:r>
        <w:t>.51</w:t>
      </w:r>
    </w:p>
    <w:p w14:paraId="02BC27A3" w14:textId="77777777" w:rsidR="00007DF1" w:rsidRPr="007B1BFD" w:rsidRDefault="00007DF1" w:rsidP="00007DF1"/>
    <w:p w14:paraId="07493969" w14:textId="77777777" w:rsidR="00007DF1" w:rsidRDefault="00007DF1" w:rsidP="00007DF1">
      <w:pPr>
        <w:pStyle w:val="Heading3"/>
      </w:pPr>
      <w:r>
        <w:lastRenderedPageBreak/>
        <w:t>Federalism – AT: Federal Funding Solves Link</w:t>
      </w:r>
    </w:p>
    <w:p w14:paraId="1F2C3688" w14:textId="77777777" w:rsidR="00007DF1" w:rsidRPr="00CA12AC" w:rsidRDefault="00007DF1" w:rsidP="00007DF1">
      <w:pPr>
        <w:pStyle w:val="Heading4"/>
      </w:pPr>
      <w:r>
        <w:t xml:space="preserve">Federal funding </w:t>
      </w:r>
      <w:proofErr w:type="gramStart"/>
      <w:r>
        <w:t>won’t</w:t>
      </w:r>
      <w:proofErr w:type="gramEnd"/>
      <w:r>
        <w:t xml:space="preserve"> cover all costs, seems unfair to states who don’t benefit and doesn’t resolve fundamental question of balance of power</w:t>
      </w:r>
    </w:p>
    <w:p w14:paraId="7E34D184" w14:textId="77777777" w:rsidR="00007DF1" w:rsidRPr="00CA12AC" w:rsidRDefault="00007DF1" w:rsidP="00007DF1">
      <w:pPr>
        <w:rPr>
          <w:rStyle w:val="Style13ptBold"/>
        </w:rPr>
      </w:pPr>
      <w:r w:rsidRPr="00CA12AC">
        <w:rPr>
          <w:rStyle w:val="Style13ptBold"/>
        </w:rPr>
        <w:t>Gabel, Georgia State College of Law Professor 14</w:t>
      </w:r>
    </w:p>
    <w:p w14:paraId="4B56A8E7" w14:textId="77777777" w:rsidR="00007DF1" w:rsidRDefault="00007DF1" w:rsidP="00007DF1">
      <w:r w:rsidRPr="009D67D8">
        <w:t xml:space="preserve">Jessica, 7/13/14, The Journal of Criminal Law &amp; Criminology, “Realizing Forensic Science from the Ground Up”, </w:t>
      </w:r>
      <w:r>
        <w:t>https://scholarlycommons.law.northwestern.edu/cgi/viewcontent.cgi?article=7477&amp;context=jclc</w:t>
      </w:r>
      <w:r w:rsidRPr="009D67D8">
        <w:t xml:space="preserve"> Vol. 104, No. 2</w:t>
      </w:r>
      <w:r w:rsidRPr="006E2923">
        <w:t>, p.3</w:t>
      </w:r>
      <w:r>
        <w:t>20</w:t>
      </w:r>
      <w:r w:rsidRPr="006E2923">
        <w:t>-3</w:t>
      </w:r>
      <w:r>
        <w:t>21</w:t>
      </w:r>
      <w:r w:rsidRPr="006E2923">
        <w:t>, accessed 7/3/20, MZK]</w:t>
      </w:r>
    </w:p>
    <w:p w14:paraId="569A9662" w14:textId="77777777" w:rsidR="00007DF1" w:rsidRPr="006E2923" w:rsidRDefault="00007DF1" w:rsidP="00007DF1">
      <w:r w:rsidRPr="006E2923">
        <w:rPr>
          <w:u w:val="single"/>
        </w:rPr>
        <w:t>The strength of a national forensic standards program would come from it being truly national, which would</w:t>
      </w:r>
      <w:r w:rsidRPr="006E2923">
        <w:t xml:space="preserve"> (eventually) </w:t>
      </w:r>
      <w:r w:rsidRPr="006E2923">
        <w:rPr>
          <w:u w:val="single"/>
        </w:rPr>
        <w:t xml:space="preserve">require every state to adopt the standards. </w:t>
      </w:r>
      <w:r w:rsidRPr="006E2923">
        <w:t xml:space="preserve">To this end, federal funding can be a powerful motivator. For example, after the National Minimum Drinking Age Act tied only 5% of a state's federal highway funds to the drinking age requirement, all fifty states complied with the condition."' Perhaps this quick compliance based on such a relatively small percentage of funding is simply evidence that states can only be enticed to make decisions they were not far from making in the first place. </w:t>
      </w:r>
      <w:proofErr w:type="gramStart"/>
      <w:r w:rsidRPr="006E2923">
        <w:t>Even granting this assumption, there</w:t>
      </w:r>
      <w:proofErr w:type="gramEnd"/>
      <w:r w:rsidRPr="006E2923">
        <w:t xml:space="preserve"> is little evidence of strong moral resistance among the states to the idea of national forensic standards</w:t>
      </w:r>
    </w:p>
    <w:p w14:paraId="03882019" w14:textId="77777777" w:rsidR="00007DF1" w:rsidRPr="006E2923" w:rsidRDefault="00007DF1" w:rsidP="00007DF1">
      <w:pPr>
        <w:rPr>
          <w:u w:val="single"/>
        </w:rPr>
      </w:pPr>
      <w:r w:rsidRPr="006E2923">
        <w:rPr>
          <w:u w:val="single"/>
        </w:rPr>
        <w:t>Greater resistance to a federal funding program might come from states that will not benefit from it. It is unlikely that federal funding could cover every state's forensic science expenditures, especially when the initial costs to raise a state's forensic standards to a proposed federal level are great</w:t>
      </w:r>
      <w:r w:rsidRPr="006E2923">
        <w:t xml:space="preserve">. Thus, </w:t>
      </w:r>
      <w:r w:rsidRPr="006E2923">
        <w:rPr>
          <w:u w:val="single"/>
        </w:rPr>
        <w:t>some states will lack resources to effectively implement national forensic requirements, even with federal funding.</w:t>
      </w:r>
    </w:p>
    <w:p w14:paraId="1844012D" w14:textId="77777777" w:rsidR="00007DF1" w:rsidRDefault="00007DF1" w:rsidP="00007DF1">
      <w:pPr>
        <w:rPr>
          <w:u w:val="single"/>
        </w:rPr>
      </w:pPr>
      <w:r w:rsidRPr="006E2923">
        <w:rPr>
          <w:u w:val="single"/>
        </w:rPr>
        <w:t>To close the gap between current state forensic science</w:t>
      </w:r>
      <w:r w:rsidRPr="00E85DE8">
        <w:rPr>
          <w:u w:val="single"/>
        </w:rPr>
        <w:t xml:space="preserve"> standards and the standards a national program would require, multiple methods of fund distributions are necessary.</w:t>
      </w:r>
      <w:r w:rsidRPr="00E85DE8">
        <w:t xml:space="preserve"> Initially, </w:t>
      </w:r>
      <w:r w:rsidRPr="00E85DE8">
        <w:rPr>
          <w:u w:val="single"/>
        </w:rPr>
        <w:t>federal funding directed at elevating current state forensic standards could be offered, followed by a separate source of funding to maintain that standard.</w:t>
      </w:r>
      <w:r w:rsidRPr="00E85DE8">
        <w:t xml:space="preserve"> This would help states overcome the burden of eliminating the disparities between their current standards and those that would be required under a federal system. </w:t>
      </w:r>
      <w:r w:rsidRPr="00E85DE8">
        <w:rPr>
          <w:u w:val="single"/>
        </w:rPr>
        <w:t>Assuming adoption could be achieved through funding, discovering a means to pay for that funding could still present a problem.</w:t>
      </w:r>
    </w:p>
    <w:p w14:paraId="03EDE7A1" w14:textId="77777777" w:rsidR="00007DF1" w:rsidRDefault="00007DF1" w:rsidP="00007DF1">
      <w:pPr>
        <w:pStyle w:val="Heading3"/>
      </w:pPr>
      <w:r>
        <w:lastRenderedPageBreak/>
        <w:t>Costs Link</w:t>
      </w:r>
    </w:p>
    <w:p w14:paraId="58DBBB84" w14:textId="77777777" w:rsidR="00007DF1" w:rsidRPr="00CA4DEE" w:rsidRDefault="00007DF1" w:rsidP="00007DF1">
      <w:pPr>
        <w:pStyle w:val="Heading4"/>
      </w:pPr>
      <w:r>
        <w:t xml:space="preserve">Solvency would require federal funding – empirics prove </w:t>
      </w:r>
      <w:proofErr w:type="gramStart"/>
      <w:r>
        <w:t>it’s</w:t>
      </w:r>
      <w:proofErr w:type="gramEnd"/>
      <w:r>
        <w:t xml:space="preserve"> either underfunded or massive monetary sinkhole</w:t>
      </w:r>
    </w:p>
    <w:p w14:paraId="00B5A15B" w14:textId="77777777" w:rsidR="00007DF1" w:rsidRPr="00CA4DEE" w:rsidRDefault="00007DF1" w:rsidP="00007DF1">
      <w:pPr>
        <w:rPr>
          <w:rStyle w:val="Style13ptBold"/>
        </w:rPr>
      </w:pPr>
      <w:r w:rsidRPr="00CA4DEE">
        <w:rPr>
          <w:rStyle w:val="Style13ptBold"/>
        </w:rPr>
        <w:t>Gabel, Georgia State College of Law Professor 14</w:t>
      </w:r>
    </w:p>
    <w:p w14:paraId="52FBD0D6" w14:textId="77777777" w:rsidR="00007DF1" w:rsidRDefault="00007DF1" w:rsidP="00007DF1">
      <w:r w:rsidRPr="009D67D8">
        <w:t xml:space="preserve">Jessica, 7/13/14, The Journal of Criminal Law &amp; Criminology, “Realizing Forensic Science from the Ground Up”, </w:t>
      </w:r>
      <w:r>
        <w:t>https://scholarlycommons.law.northwestern.edu/cgi/viewcontent.cgi?article=7477&amp;context=jclc</w:t>
      </w:r>
      <w:r w:rsidRPr="009D67D8">
        <w:t xml:space="preserve"> Vol. 104, No. 2</w:t>
      </w:r>
      <w:r w:rsidRPr="006E2923">
        <w:t>, p.3</w:t>
      </w:r>
      <w:r>
        <w:t>21-322</w:t>
      </w:r>
      <w:r w:rsidRPr="006E2923">
        <w:t>, accessed 7/3/20, MZK]</w:t>
      </w:r>
    </w:p>
    <w:p w14:paraId="2187851A" w14:textId="77777777" w:rsidR="00007DF1" w:rsidRPr="00FE46F5" w:rsidRDefault="00007DF1" w:rsidP="00007DF1">
      <w:r w:rsidRPr="00FE46F5">
        <w:t xml:space="preserve">In addition to considering the potential funding and adoption problems, </w:t>
      </w:r>
      <w:r w:rsidRPr="00FE46F5">
        <w:rPr>
          <w:u w:val="single"/>
        </w:rPr>
        <w:t>a survey of previous attempts to develop a national set of forensic standards can provide guidance for a new endeavor.</w:t>
      </w:r>
      <w:r w:rsidRPr="00FE46F5">
        <w:t xml:space="preserve"> As previously mentioned, </w:t>
      </w:r>
      <w:r w:rsidRPr="00FE46F5">
        <w:rPr>
          <w:u w:val="single"/>
        </w:rPr>
        <w:t>Congress has already tied federal funds to some forensic science initiatives. From 2000 to 2004, Congress created and expanded the aforementioned Paul Coverdell National Forensic Sciences Act</w:t>
      </w:r>
      <w:r w:rsidRPr="00FE46F5">
        <w:t xml:space="preserve">.253 The Coverdell Act "awards grants to states and units of local government to help improve the quality and timeliness of forensic science and medical examiner services. 254 </w:t>
      </w:r>
      <w:r w:rsidRPr="00FE46F5">
        <w:rPr>
          <w:u w:val="single"/>
        </w:rPr>
        <w:t>In 2009 and 2010, roughly $23 million and $33 million were given out in Coverdell grants, respectively, but that amount fell to less than $11 million in 2012.</w:t>
      </w:r>
      <w:r w:rsidRPr="00FE46F5">
        <w:t>255</w:t>
      </w:r>
    </w:p>
    <w:p w14:paraId="6709EFD7" w14:textId="77777777" w:rsidR="00007DF1" w:rsidRPr="00FE46F5" w:rsidRDefault="00007DF1" w:rsidP="00007DF1">
      <w:r w:rsidRPr="005A7E11">
        <w:rPr>
          <w:u w:val="single"/>
        </w:rPr>
        <w:t>The Coverdell grant program has faced two problems that any national forensics standards program would need to overcome. The first is its total funding level, which would need to be significantly higher than</w:t>
      </w:r>
      <w:r w:rsidRPr="00FE46F5">
        <w:t xml:space="preserve"> the Coverdell program's </w:t>
      </w:r>
      <w:r w:rsidRPr="005A7E11">
        <w:rPr>
          <w:u w:val="single"/>
        </w:rPr>
        <w:t>$33 million high point to initiate and ultimately maintain a national forensic standards program.</w:t>
      </w:r>
      <w:r w:rsidRPr="00FE46F5">
        <w:t xml:space="preserve"> The second problem is the Coverdell system's administration. </w:t>
      </w:r>
      <w:r w:rsidRPr="00364E7F">
        <w:rPr>
          <w:u w:val="single"/>
        </w:rPr>
        <w:t>An Innocence Project report found enough significant problems with the program's administration to call into question whether it even ensured that the law's most basic requirements were being followed.</w:t>
      </w:r>
      <w:r w:rsidRPr="00FE46F5">
        <w:t xml:space="preserve"> 256 Again, </w:t>
      </w:r>
      <w:r w:rsidRPr="00CA4DEE">
        <w:rPr>
          <w:rStyle w:val="StyleUnderline"/>
        </w:rPr>
        <w:t>history does not bode well for establishing a federal forensic agency that has authority over nonfederal forensic stakeholders</w:t>
      </w:r>
      <w:r w:rsidRPr="00FE46F5">
        <w:t>.</w:t>
      </w:r>
    </w:p>
    <w:p w14:paraId="0342EA32" w14:textId="77777777" w:rsidR="00007DF1" w:rsidRPr="00CA4DEE" w:rsidRDefault="00007DF1" w:rsidP="00007DF1"/>
    <w:p w14:paraId="391F2089" w14:textId="77777777" w:rsidR="00007DF1" w:rsidRDefault="00007DF1" w:rsidP="00007DF1">
      <w:pPr>
        <w:pStyle w:val="Heading2"/>
        <w:rPr>
          <w:rFonts w:cs="Times New Roman"/>
        </w:rPr>
      </w:pPr>
      <w:r w:rsidRPr="00FF597F">
        <w:rPr>
          <w:rFonts w:cs="Times New Roman"/>
        </w:rPr>
        <w:lastRenderedPageBreak/>
        <w:t>Critiques</w:t>
      </w:r>
    </w:p>
    <w:p w14:paraId="7A2FED3A" w14:textId="77777777" w:rsidR="00007DF1" w:rsidRDefault="00007DF1" w:rsidP="00007DF1">
      <w:pPr>
        <w:pStyle w:val="Heading3"/>
      </w:pPr>
      <w:r>
        <w:lastRenderedPageBreak/>
        <w:t>Biopolitics K - Link</w:t>
      </w:r>
    </w:p>
    <w:p w14:paraId="1BACC987" w14:textId="77777777" w:rsidR="00007DF1" w:rsidRDefault="00007DF1" w:rsidP="00007DF1">
      <w:pPr>
        <w:pStyle w:val="Heading4"/>
      </w:pPr>
      <w:r>
        <w:t>Forensic Science renders bodies ‘public’ objects subordinate to biopolitical control over the general population</w:t>
      </w:r>
    </w:p>
    <w:p w14:paraId="4EBBF278" w14:textId="77777777" w:rsidR="00007DF1" w:rsidRPr="00E7005E" w:rsidRDefault="00007DF1" w:rsidP="00007DF1">
      <w:pPr>
        <w:rPr>
          <w:rStyle w:val="Style13ptBold"/>
        </w:rPr>
      </w:pPr>
      <w:r w:rsidRPr="00E7005E">
        <w:rPr>
          <w:rStyle w:val="Style13ptBold"/>
        </w:rPr>
        <w:t>Toom, Netherlands Health Council Scientific Staff Member, 12</w:t>
      </w:r>
    </w:p>
    <w:p w14:paraId="1B51C8CD" w14:textId="77777777" w:rsidR="00007DF1" w:rsidRPr="00E7005E" w:rsidRDefault="00007DF1" w:rsidP="00007DF1">
      <w:r>
        <w:t xml:space="preserve">(Victor, Journal Of Law And Society, “Bodies of Science and Law: Forensic DNA Profiling, Biological Bodies, and Biopower”, Vol. 39 No. 1, p. 151-155, </w:t>
      </w:r>
      <w:proofErr w:type="gramStart"/>
      <w:r>
        <w:t>http://nrl.northumbria.ac.uk/id/eprint/5339/1/Victor_Toom__2012__Bodies_of_science_and_law.pdf,  accessed</w:t>
      </w:r>
      <w:proofErr w:type="gramEnd"/>
      <w:r>
        <w:t xml:space="preserve"> 7/7/20, zC)</w:t>
      </w:r>
    </w:p>
    <w:p w14:paraId="2B9126D5" w14:textId="77777777" w:rsidR="00007DF1" w:rsidRPr="00FD4970" w:rsidRDefault="00007DF1" w:rsidP="00007DF1">
      <w:pPr>
        <w:rPr>
          <w:rStyle w:val="StyleUnderline"/>
        </w:rPr>
      </w:pPr>
      <w:r w:rsidRPr="00FD4970">
        <w:rPr>
          <w:rStyle w:val="StyleUnderline"/>
        </w:rPr>
        <w:t xml:space="preserve">Most people would intuitively accept the slogan that ‘I own my body’. Such statement underscores the individual mastery over a </w:t>
      </w:r>
      <w:proofErr w:type="gramStart"/>
      <w:r w:rsidRPr="00FD4970">
        <w:rPr>
          <w:rStyle w:val="StyleUnderline"/>
        </w:rPr>
        <w:t>particular body</w:t>
      </w:r>
      <w:proofErr w:type="gramEnd"/>
      <w:r w:rsidRPr="00FD4970">
        <w:rPr>
          <w:rStyle w:val="StyleUnderline"/>
        </w:rPr>
        <w:t xml:space="preserve"> and delineates the private from the public. </w:t>
      </w:r>
      <w:r>
        <w:t>Yet</w:t>
      </w:r>
      <w:r w:rsidRPr="00FD4970">
        <w:rPr>
          <w:rStyle w:val="StyleUnderline"/>
        </w:rPr>
        <w:t>, if you are under suspicion or convicted for a crime or when you are diagnosed with a specific disease or mental condition, the slogan may not apply anymore; you can be arrested, searched, taken into custody, hospitalized or you may be forced to take medications</w:t>
      </w:r>
      <w:r>
        <w:t xml:space="preserve">. </w:t>
      </w:r>
      <w:r w:rsidRPr="00FD4970">
        <w:rPr>
          <w:rStyle w:val="StyleUnderline"/>
        </w:rPr>
        <w:t xml:space="preserve">The body that once was yours becomes an object of incrimination, incarceration, </w:t>
      </w:r>
      <w:proofErr w:type="gramStart"/>
      <w:r w:rsidRPr="00FD4970">
        <w:rPr>
          <w:rStyle w:val="StyleUnderline"/>
        </w:rPr>
        <w:t>care</w:t>
      </w:r>
      <w:proofErr w:type="gramEnd"/>
      <w:r w:rsidRPr="00FD4970">
        <w:rPr>
          <w:rStyle w:val="StyleUnderline"/>
        </w:rPr>
        <w:t xml:space="preserve"> or treatment. When jurisdiction over a body is transferred from an individual to agents of power like police and medics, those bodies transform from ‘private bodies’ into ‘public </w:t>
      </w:r>
      <w:proofErr w:type="gramStart"/>
      <w:r w:rsidRPr="00FD4970">
        <w:rPr>
          <w:rStyle w:val="StyleUnderline"/>
        </w:rPr>
        <w:t>bodies’</w:t>
      </w:r>
      <w:proofErr w:type="gramEnd"/>
      <w:r w:rsidRPr="00FD4970">
        <w:rPr>
          <w:rStyle w:val="StyleUnderline"/>
        </w:rPr>
        <w:t xml:space="preserve">. </w:t>
      </w:r>
    </w:p>
    <w:p w14:paraId="7A8B825B" w14:textId="77777777" w:rsidR="00007DF1" w:rsidRPr="00FD4970" w:rsidRDefault="00007DF1" w:rsidP="00007DF1">
      <w:pPr>
        <w:rPr>
          <w:rStyle w:val="StyleUnderline"/>
        </w:rPr>
      </w:pPr>
      <w:r>
        <w:t xml:space="preserve">An analysis regarding the transformation of private into public bodies is provided by American social geographer David Delaney.5 He describes a case where an inmate is diagnosed with a mental disorder. </w:t>
      </w:r>
      <w:r w:rsidRPr="00FD4970">
        <w:rPr>
          <w:rStyle w:val="StyleUnderline"/>
        </w:rPr>
        <w:t xml:space="preserve">The patient/prisoner receives pharmaceutical </w:t>
      </w:r>
      <w:proofErr w:type="gramStart"/>
      <w:r w:rsidRPr="00FD4970">
        <w:rPr>
          <w:rStyle w:val="StyleUnderline"/>
        </w:rPr>
        <w:t>treatment, yet</w:t>
      </w:r>
      <w:proofErr w:type="gramEnd"/>
      <w:r w:rsidRPr="00FD4970">
        <w:rPr>
          <w:rStyle w:val="StyleUnderline"/>
        </w:rPr>
        <w:t xml:space="preserve"> withdraws consent for treatment after he experiences deleterious effects caused by the medication. Bypassing his will, the state legally continues to administer the drugs to the inmate and hence he becomes the ‘unwilling recipient of a sort of “synthetic sanity”’.</w:t>
      </w:r>
      <w:r>
        <w:t xml:space="preserve">6 In other words, </w:t>
      </w:r>
      <w:r w:rsidRPr="00FD4970">
        <w:rPr>
          <w:rStyle w:val="StyleUnderline"/>
        </w:rPr>
        <w:t>his body is put under restraint, ‘his skin and muscles are penetrated by the state apparatus of the syringe, his circulatory and nervous systems are colonized by the authorities aided by pharmaceutical corporations.’</w:t>
      </w:r>
      <w:r>
        <w:t>7 In this act of putting his body under restraint – that is: w</w:t>
      </w:r>
      <w:r w:rsidRPr="00FD4970">
        <w:rPr>
          <w:rStyle w:val="StyleUnderline"/>
        </w:rPr>
        <w:t>hen a private body is transformed into a public body –, several normative and legal issues arise: individual consent and autonomy are bypassed and his right to an inviolable body is breached. His body is not his’ anymore. Or, as Delaney puts it, the inmates’ body becomes ‘a material slab, a zone between his self and the outer institutional environment.’8</w:t>
      </w:r>
    </w:p>
    <w:p w14:paraId="5514DA1D" w14:textId="77777777" w:rsidR="00007DF1" w:rsidRPr="00FD4970" w:rsidRDefault="00007DF1" w:rsidP="00007DF1">
      <w:pPr>
        <w:rPr>
          <w:rStyle w:val="StyleUnderline"/>
        </w:rPr>
      </w:pPr>
      <w:r w:rsidRPr="00FD4970">
        <w:rPr>
          <w:rStyle w:val="StyleUnderline"/>
        </w:rPr>
        <w:t>Before any individual can be made a ward of court, evidence that he is not able to take care of himself should be provided</w:t>
      </w:r>
      <w:r>
        <w:t xml:space="preserve">. In the example provided by Delaney, it can be assumed that the inmate was tested both mentally and physically, using the Diagnostic and Statistical Manual of Mental Disorders (DSM), observations of and interviews with the person, and evaluation of the collected data. These </w:t>
      </w:r>
      <w:r w:rsidRPr="00FD4970">
        <w:rPr>
          <w:rStyle w:val="StyleUnderline"/>
        </w:rPr>
        <w:t>results are compared with other scientific data, like fMRI scans or neurochemically tested samples</w:t>
      </w:r>
      <w:r>
        <w:t xml:space="preserve">. Individuals can only be placed under courts’ ward if the results point at the same mental condition. Hence, </w:t>
      </w:r>
      <w:r w:rsidRPr="00FD4970">
        <w:rPr>
          <w:rStyle w:val="StyleUnderline"/>
        </w:rPr>
        <w:t>scientific evidence warrants the legal decision of transferring jurisdiction over a body from the individual to an authority – such body becomes constituted as a ‘body of science and law’.</w:t>
      </w:r>
    </w:p>
    <w:p w14:paraId="1C006A85" w14:textId="77777777" w:rsidR="00007DF1" w:rsidRDefault="00007DF1" w:rsidP="00007DF1">
      <w:r w:rsidRPr="00FD4970">
        <w:rPr>
          <w:rStyle w:val="Emphasis"/>
        </w:rPr>
        <w:t>The criminal justice system is a domain where private bodies are rendered into public bodies routinely.</w:t>
      </w:r>
      <w:r>
        <w:t xml:space="preserve"> </w:t>
      </w:r>
      <w:r w:rsidRPr="00FD4970">
        <w:rPr>
          <w:rStyle w:val="Emphasis"/>
        </w:rPr>
        <w:t>Several mechanisms are in place to achieve this, the most straightforward being the arrest or imprisonment of individuals.</w:t>
      </w:r>
      <w:r>
        <w:t xml:space="preserve"> Such </w:t>
      </w:r>
      <w:r w:rsidRPr="00FD4970">
        <w:rPr>
          <w:rStyle w:val="StyleUnderline"/>
        </w:rPr>
        <w:t xml:space="preserve">public bodies can be regarded as ‘bodies of law’ as legal mechanisms are in place to warrant arrests etc. Bodies of science and law have been around for as long </w:t>
      </w:r>
      <w:r w:rsidRPr="00FD4970">
        <w:rPr>
          <w:rStyle w:val="StyleUnderline"/>
        </w:rPr>
        <w:lastRenderedPageBreak/>
        <w:t>as the 19th century, when scientific methods, like dactyloscopy (fingerprinting) and anthropometry (biometrics) already were applied to make representations of individuals and their bodies.9</w:t>
      </w:r>
    </w:p>
    <w:p w14:paraId="57033DF1" w14:textId="77777777" w:rsidR="00007DF1" w:rsidRDefault="00007DF1" w:rsidP="00007DF1">
      <w:r w:rsidRPr="00FD4970">
        <w:rPr>
          <w:rStyle w:val="StyleUnderline"/>
        </w:rPr>
        <w:t>Since the introduction of forensic DNA profiling in criminal justice systems, the bodies of science and law changed considerably</w:t>
      </w:r>
      <w:r>
        <w:t>, not least because the latter technology analyzes bodily samples. The example below will introduce forensic DNA profiling and its intimate relationship with bodies and bodily samples.</w:t>
      </w:r>
    </w:p>
    <w:p w14:paraId="326C2749" w14:textId="77777777" w:rsidR="00007DF1" w:rsidRDefault="00007DF1" w:rsidP="00007DF1">
      <w:pPr>
        <w:ind w:left="720"/>
      </w:pPr>
      <w:r>
        <w:t xml:space="preserve">A break-in was reported by a witness who saw a man smashing-in a window. After the police had arrived, a crime scene examiner collected a piece of glass and secured a stain of blood probably originating the burglar. </w:t>
      </w:r>
      <w:r w:rsidRPr="00FD4970">
        <w:rPr>
          <w:rStyle w:val="StyleUnderline"/>
        </w:rPr>
        <w:t>The blood trace was submitted to a forensic laboratory</w:t>
      </w:r>
      <w:r>
        <w:t xml:space="preserve"> where a DNA profile was obtained and subsequently uploaded to the national DNA database. In the </w:t>
      </w:r>
      <w:proofErr w:type="gramStart"/>
      <w:r>
        <w:t>mean time</w:t>
      </w:r>
      <w:proofErr w:type="gramEnd"/>
      <w:r>
        <w:t xml:space="preserve">, </w:t>
      </w:r>
      <w:r w:rsidRPr="00FD4970">
        <w:rPr>
          <w:rStyle w:val="StyleUnderline"/>
        </w:rPr>
        <w:t>the police arrested an individual on suspicion of having committed the burglary. He was asked to provide a biological reference sample, which he refused to do. He was then physically forced by two police officers, on which occasion his mouth was opened to take a buccal swap.</w:t>
      </w:r>
      <w:r>
        <w:t xml:space="preserve"> The sample was processed at the forensic laboratory and it matched the DNA crime scene sample. Such match usually is expressed as a statistical number (the random match probability), stating the chance that someone in the population at large would have the same DNA profile is less than one in a billion.10</w:t>
      </w:r>
    </w:p>
    <w:p w14:paraId="7A2BE219" w14:textId="77777777" w:rsidR="00007DF1" w:rsidRDefault="00007DF1" w:rsidP="00007DF1">
      <w:pPr>
        <w:rPr>
          <w:rStyle w:val="StyleUnderline"/>
        </w:rPr>
      </w:pPr>
      <w:r w:rsidRPr="00FD4970">
        <w:rPr>
          <w:rStyle w:val="StyleUnderline"/>
        </w:rPr>
        <w:t>Agents of power like the police and public prosecutor are, since the introduction of forensic DNA profiling in criminal justice systems, advancing further into personal spheres, thereby rendering the personal into public objects</w:t>
      </w:r>
      <w:r>
        <w:t xml:space="preserve">.11 </w:t>
      </w:r>
      <w:r w:rsidRPr="00FD4970">
        <w:rPr>
          <w:rStyle w:val="StyleUnderline"/>
        </w:rPr>
        <w:t>The radical shift that has occurred is that crime investigation and criminal litigation have become intimately connected with body samples and the production of genetic knowledge about those samples, and hence its originators</w:t>
      </w:r>
      <w:r>
        <w:t xml:space="preserve">. It is in this capacity that the mechanism that enables forensic </w:t>
      </w:r>
      <w:r w:rsidRPr="00FD4970">
        <w:rPr>
          <w:rStyle w:val="Emphasis"/>
        </w:rPr>
        <w:t>DNA profiling resembles key aspects of Michel Foucault’s analysis of ‘biopower’.</w:t>
      </w:r>
      <w:r w:rsidRPr="00FD4970">
        <w:rPr>
          <w:rStyle w:val="StyleUnderline"/>
        </w:rPr>
        <w:t xml:space="preserve"> </w:t>
      </w:r>
      <w:r w:rsidRPr="00FD4970">
        <w:rPr>
          <w:rStyle w:val="StyleUnderline"/>
          <w:b/>
          <w:bCs/>
        </w:rPr>
        <w:t>First</w:t>
      </w:r>
      <w:r w:rsidRPr="00FD4970">
        <w:rPr>
          <w:rStyle w:val="StyleUnderline"/>
        </w:rPr>
        <w:t xml:space="preserve">, </w:t>
      </w:r>
      <w:proofErr w:type="gramStart"/>
      <w:r w:rsidRPr="00FD4970">
        <w:rPr>
          <w:rStyle w:val="StyleUnderline"/>
        </w:rPr>
        <w:t>genetic</w:t>
      </w:r>
      <w:proofErr w:type="gramEnd"/>
      <w:r w:rsidRPr="00FD4970">
        <w:rPr>
          <w:rStyle w:val="StyleUnderline"/>
        </w:rPr>
        <w:t xml:space="preserve"> and subsequent digital representations of bodies are produced, enabling the comparability of bodily samples originating from a subject and bodily traces collected at crime scenes. Such representations contain knowledge of the originator’s body that goes beyond ‘the science of its functioning’.</w:t>
      </w:r>
      <w:r>
        <w:t xml:space="preserve">12 </w:t>
      </w:r>
      <w:r w:rsidRPr="00FD4970">
        <w:rPr>
          <w:rStyle w:val="StyleUnderline"/>
          <w:b/>
          <w:bCs/>
        </w:rPr>
        <w:t>Second</w:t>
      </w:r>
      <w:r w:rsidRPr="00FD4970">
        <w:rPr>
          <w:rStyle w:val="StyleUnderline"/>
        </w:rPr>
        <w:t>, authorities involved in criminal investigation gained procedural powers to collect biological samples from subjects, process the samples into DNA profiles, and store samples and profiles in biobanks and databases for many years.</w:t>
      </w:r>
      <w:r>
        <w:t xml:space="preserve"> So </w:t>
      </w:r>
      <w:r w:rsidRPr="00FD4970">
        <w:rPr>
          <w:rStyle w:val="StyleUnderline"/>
        </w:rPr>
        <w:t>authorities gained a mastery over those bodies and body parts for a specific amount of time which ’is more than the ability to conquer them’.</w:t>
      </w:r>
      <w:r>
        <w:t xml:space="preserve">13 </w:t>
      </w:r>
      <w:r w:rsidRPr="00E7005E">
        <w:rPr>
          <w:rStyle w:val="StyleUnderline"/>
        </w:rPr>
        <w:t>Mastery over bodies and the ability to produce knowledge about them are central to Foucault’s analyses regarding the workings of power and its relationships with bodies.14</w:t>
      </w:r>
    </w:p>
    <w:p w14:paraId="008DDD56" w14:textId="77777777" w:rsidR="00007DF1" w:rsidRPr="007B6F64" w:rsidRDefault="00007DF1" w:rsidP="00007DF1"/>
    <w:p w14:paraId="5D70D048" w14:textId="77777777" w:rsidR="00007DF1" w:rsidRPr="001627A0" w:rsidRDefault="00007DF1" w:rsidP="00007DF1"/>
    <w:p w14:paraId="4BF34228" w14:textId="77777777" w:rsidR="00007DF1" w:rsidRPr="00FF597F" w:rsidRDefault="00007DF1" w:rsidP="00007DF1">
      <w:pPr>
        <w:pStyle w:val="Heading3"/>
        <w:rPr>
          <w:rFonts w:cs="Times New Roman"/>
        </w:rPr>
      </w:pPr>
      <w:r w:rsidRPr="00FF597F">
        <w:rPr>
          <w:rFonts w:cs="Times New Roman"/>
        </w:rPr>
        <w:lastRenderedPageBreak/>
        <w:t>Capitalism K – 1NC</w:t>
      </w:r>
    </w:p>
    <w:p w14:paraId="4E3DE254" w14:textId="77777777" w:rsidR="00007DF1" w:rsidRPr="00FF597F" w:rsidRDefault="00007DF1" w:rsidP="00007DF1">
      <w:pPr>
        <w:pStyle w:val="Heading4"/>
        <w:rPr>
          <w:rFonts w:cs="Times New Roman"/>
        </w:rPr>
      </w:pPr>
      <w:r w:rsidRPr="00FF597F">
        <w:rPr>
          <w:rFonts w:cs="Times New Roman"/>
        </w:rPr>
        <w:t>The post-truth society has proliferated. Fake news is everywhere. We think the problem is ignorance and attempt to combat this with “facts” and “logic”, reading cards under the assumption that these are meaningful arguments that will somehow affect how people view the world. This strategy fails to posit itself in the modern post-truth age, dooming it to fail from the start.</w:t>
      </w:r>
    </w:p>
    <w:p w14:paraId="37209CA3" w14:textId="77777777" w:rsidR="00007DF1" w:rsidRPr="00FF597F" w:rsidRDefault="00007DF1" w:rsidP="00007DF1">
      <w:pPr>
        <w:rPr>
          <w:rStyle w:val="Style13ptBold"/>
        </w:rPr>
      </w:pPr>
      <w:r w:rsidRPr="00FF597F">
        <w:rPr>
          <w:rStyle w:val="Style13ptBold"/>
        </w:rPr>
        <w:t xml:space="preserve">Islar Jaques, and Lord, Lund University Sustainable Studies Senior </w:t>
      </w:r>
      <w:proofErr w:type="gramStart"/>
      <w:r w:rsidRPr="00FF597F">
        <w:rPr>
          <w:rStyle w:val="Style13ptBold"/>
        </w:rPr>
        <w:t>Lecturer</w:t>
      </w:r>
      <w:proofErr w:type="gramEnd"/>
      <w:r w:rsidRPr="00FF597F">
        <w:rPr>
          <w:rStyle w:val="Style13ptBold"/>
        </w:rPr>
        <w:t xml:space="preserve"> and majors, 19</w:t>
      </w:r>
    </w:p>
    <w:p w14:paraId="7925F72C" w14:textId="77777777" w:rsidR="00007DF1" w:rsidRPr="00FF597F" w:rsidRDefault="00007DF1" w:rsidP="00007DF1">
      <w:pPr>
        <w:rPr>
          <w:rStyle w:val="Style13ptBold"/>
          <w:b w:val="0"/>
          <w:bCs w:val="0"/>
          <w:sz w:val="24"/>
          <w:szCs w:val="18"/>
        </w:rPr>
      </w:pPr>
      <w:bookmarkStart w:id="19" w:name="_Hlk44852010"/>
      <w:r w:rsidRPr="00FF597F">
        <w:rPr>
          <w:rStyle w:val="Style13ptBold"/>
          <w:b w:val="0"/>
          <w:bCs w:val="0"/>
          <w:sz w:val="24"/>
          <w:szCs w:val="18"/>
        </w:rPr>
        <w:t>(Mine, Cecelia, and Gavin</w:t>
      </w:r>
      <w:proofErr w:type="gramStart"/>
      <w:r w:rsidRPr="00FF597F">
        <w:rPr>
          <w:rStyle w:val="Style13ptBold"/>
          <w:b w:val="0"/>
          <w:bCs w:val="0"/>
          <w:sz w:val="24"/>
          <w:szCs w:val="18"/>
        </w:rPr>
        <w:t>, ,</w:t>
      </w:r>
      <w:proofErr w:type="gramEnd"/>
      <w:r w:rsidRPr="00FF597F">
        <w:rPr>
          <w:rStyle w:val="Style13ptBold"/>
          <w:b w:val="0"/>
          <w:bCs w:val="0"/>
          <w:sz w:val="24"/>
          <w:szCs w:val="18"/>
        </w:rPr>
        <w:t xml:space="preserve"> </w:t>
      </w:r>
      <w:r w:rsidRPr="00FF597F">
        <w:rPr>
          <w:rStyle w:val="Style13ptBold"/>
          <w:b w:val="0"/>
          <w:bCs w:val="0"/>
          <w:i/>
          <w:iCs/>
          <w:sz w:val="24"/>
          <w:szCs w:val="18"/>
        </w:rPr>
        <w:t xml:space="preserve">Sustainability 2019, 11(7), </w:t>
      </w:r>
      <w:r w:rsidRPr="00FF597F">
        <w:rPr>
          <w:rStyle w:val="Style13ptBold"/>
          <w:b w:val="0"/>
          <w:bCs w:val="0"/>
          <w:sz w:val="24"/>
          <w:szCs w:val="18"/>
        </w:rPr>
        <w:t>“Post-Truth: Hegemony on Social Media and Implications for Sustainability Communication”, p. 1-3, accessed 7/1/20, zC)</w:t>
      </w:r>
    </w:p>
    <w:bookmarkEnd w:id="19"/>
    <w:p w14:paraId="40884AA5" w14:textId="77777777" w:rsidR="00007DF1" w:rsidRPr="00FF597F" w:rsidRDefault="00007DF1" w:rsidP="00007DF1">
      <w:pPr>
        <w:rPr>
          <w:rStyle w:val="StyleUnderline"/>
        </w:rPr>
      </w:pPr>
      <w:r w:rsidRPr="00FF597F">
        <w:t xml:space="preserve">The communication of scientific information faces new challenges. </w:t>
      </w:r>
      <w:r w:rsidRPr="00FF597F">
        <w:rPr>
          <w:rStyle w:val="Emphasis"/>
        </w:rPr>
        <w:t>The notion that science is an appropriate means for informing policy may no longer hold the weight it once did</w:t>
      </w:r>
      <w:r w:rsidRPr="00FF597F">
        <w:t xml:space="preserve">; this trend has been commented upon in news media, as well as within academia [1], with some labeling these conditions as a post-truth age [2]. In 2016, the Oxford English Dictionary dubbed post-truth the word of the year, defining it as “relating to or denoting circumstances in which objective facts are less influential in shaping public opinion than appeals to emotion or personal belief” [3]. </w:t>
      </w:r>
      <w:r w:rsidRPr="00FF597F">
        <w:rPr>
          <w:rStyle w:val="StyleUnderline"/>
        </w:rPr>
        <w:t>These circumstances correspond a widespread rejection of the establishment in the forms of the mainstream media, experts, elites, officials, and scientists, while embracing arguments couched in the logic of commonsense [4,5], and pose a significant challenge for any efforts to foster a collective and just transition toward sustainability, especially when communicating facts about climate change to the public.</w:t>
      </w:r>
    </w:p>
    <w:p w14:paraId="47A478ED" w14:textId="77777777" w:rsidR="00007DF1" w:rsidRPr="00FF597F" w:rsidRDefault="00007DF1" w:rsidP="00007DF1">
      <w:r w:rsidRPr="00FF597F">
        <w:rPr>
          <w:rStyle w:val="StyleUnderline"/>
        </w:rPr>
        <w:t>Although disingenuous politicians and the propagation of conspiracy theories are hardly novel</w:t>
      </w:r>
      <w:r w:rsidRPr="00FF597F">
        <w:t xml:space="preserve"> [6,7], </w:t>
      </w:r>
      <w:r w:rsidRPr="00FF597F">
        <w:rPr>
          <w:rStyle w:val="StyleUnderline"/>
        </w:rPr>
        <w:t>there is nevertheless merit to claims about the advent of new conditions.</w:t>
      </w:r>
      <w:r w:rsidRPr="00FF597F">
        <w:t xml:space="preserve"> Specifically, this study understands the conditions of post-truth in regard to the rise in </w:t>
      </w:r>
      <w:r w:rsidRPr="00FF597F">
        <w:rPr>
          <w:rStyle w:val="StyleUnderline"/>
        </w:rPr>
        <w:t>social media platforms that now serve as a dominant medium of communication, a development that has had profound implications for science communication due to the shift in how individuals access and interact with information</w:t>
      </w:r>
      <w:r w:rsidRPr="00FF597F">
        <w:t xml:space="preserve"> [1]. This is in stark contrast to early internet optimism, which saw democratic and emancipatory potential </w:t>
      </w:r>
      <w:proofErr w:type="gramStart"/>
      <w:r w:rsidRPr="00FF597F">
        <w:t>in</w:t>
      </w:r>
      <w:proofErr w:type="gramEnd"/>
      <w:r w:rsidRPr="00FF597F">
        <w:t xml:space="preserve"> the internet and even related internet-mediated discourse to the Habermasian “ideal speech situation” [8–10].</w:t>
      </w:r>
    </w:p>
    <w:p w14:paraId="0BC005E6" w14:textId="77777777" w:rsidR="00007DF1" w:rsidRPr="00FF597F" w:rsidRDefault="00007DF1" w:rsidP="00007DF1">
      <w:r w:rsidRPr="00FF597F">
        <w:t xml:space="preserve">New research suggests that these conditions may be a dominant characteristic of social media. </w:t>
      </w:r>
      <w:r w:rsidRPr="00FF597F">
        <w:rPr>
          <w:rStyle w:val="StyleUnderline"/>
        </w:rPr>
        <w:t>Emotional content has been shown to travel faster and wider on social media platforms</w:t>
      </w:r>
      <w:r w:rsidRPr="00FF597F">
        <w:t xml:space="preserve"> [11,12], while the largest study of its kind found that </w:t>
      </w:r>
      <w:r w:rsidRPr="00FF597F">
        <w:rPr>
          <w:rStyle w:val="Emphasis"/>
        </w:rPr>
        <w:t>false news stories travel faster, wider, and deeper in online networks than truthful ones</w:t>
      </w:r>
      <w:r w:rsidRPr="00FF597F">
        <w:t xml:space="preserve">, </w:t>
      </w:r>
      <w:r w:rsidRPr="00FF597F">
        <w:rPr>
          <w:rStyle w:val="StyleUnderline"/>
        </w:rPr>
        <w:t>with the degree of novelty and emotional reactions of viewers cited as likely causes of the heightened diffusion of false information</w:t>
      </w:r>
      <w:r w:rsidRPr="00FF597F">
        <w:t xml:space="preserve"> [13]. </w:t>
      </w:r>
      <w:r w:rsidRPr="00FF597F">
        <w:rPr>
          <w:rStyle w:val="Emphasis"/>
        </w:rPr>
        <w:t>Because online spaces are inundated with false information, the line between what is real and fabricated is often difficult to distinguish</w:t>
      </w:r>
      <w:r w:rsidRPr="00FF597F">
        <w:t xml:space="preserve"> [14,15]. </w:t>
      </w:r>
      <w:r w:rsidRPr="00FF597F">
        <w:rPr>
          <w:rStyle w:val="StyleUnderline"/>
        </w:rPr>
        <w:t>The result is a proliferation of conspiracy theories and falsities that at one time would have been considered fringe</w:t>
      </w:r>
      <w:r w:rsidRPr="00FF597F">
        <w:t xml:space="preserve"> [16] but are now corroborated by networks of individuals and independent media outlets [15,17].</w:t>
      </w:r>
    </w:p>
    <w:p w14:paraId="60AF0E50" w14:textId="77777777" w:rsidR="00007DF1" w:rsidRPr="00FF597F" w:rsidRDefault="00007DF1" w:rsidP="00007DF1">
      <w:r w:rsidRPr="00FF597F">
        <w:rPr>
          <w:rStyle w:val="StyleUnderline"/>
        </w:rPr>
        <w:t xml:space="preserve">Along with this development, a series of coordinated efforts on behalf of political and commercial interests seek to shape public perception for political and financial gain. Opaque misinformation </w:t>
      </w:r>
      <w:r w:rsidRPr="00FF597F">
        <w:rPr>
          <w:rStyle w:val="StyleUnderline"/>
        </w:rPr>
        <w:lastRenderedPageBreak/>
        <w:t>campaigns take place within these spaces, and social media are now an instrumental tool in coercive efforts to sway electoral politics</w:t>
      </w:r>
      <w:r w:rsidRPr="00FF597F">
        <w:t xml:space="preserve"> [4]. Automated bots masquerading as humans routinely insert inflammatory remarks into public discussion [4,12] in much the same vein as an agent provocateur. There are also concerns over surveillance stemming from a lack of control and transparency over access to the personal data of the billions of social media users [18]. ‘</w:t>
      </w:r>
      <w:r w:rsidRPr="00FF597F">
        <w:rPr>
          <w:rStyle w:val="Emphasis"/>
        </w:rPr>
        <w:t>Fake news’ has become a commonplace signifier for delegitimizing online content published by laypeople, established media outlets, and political organizations alike</w:t>
      </w:r>
      <w:r w:rsidRPr="00FF597F">
        <w:t xml:space="preserve"> [19,20]. Meanwhile, trolls stoke the flames of division, doubt, and conspiracy at a distance [15,17].</w:t>
      </w:r>
    </w:p>
    <w:p w14:paraId="36C4F106" w14:textId="77777777" w:rsidR="00007DF1" w:rsidRPr="00FF597F" w:rsidRDefault="00007DF1" w:rsidP="00007DF1">
      <w:r w:rsidRPr="00FF597F">
        <w:t xml:space="preserve">The previous </w:t>
      </w:r>
      <w:r w:rsidRPr="00FF597F">
        <w:rPr>
          <w:rStyle w:val="StyleUnderline"/>
        </w:rPr>
        <w:t>literature concerning post-truth is limited insofar as it fails to consider post-truth as a structural phenomenon.</w:t>
      </w:r>
      <w:r w:rsidRPr="00FF597F">
        <w:t xml:space="preserve"> Indeed, </w:t>
      </w:r>
      <w:r w:rsidRPr="00FF597F">
        <w:rPr>
          <w:rStyle w:val="StyleUnderline"/>
        </w:rPr>
        <w:t>characterizations of post-truth have largely been situated within the discipline of psychology. Some have narrowed in on how subtle underlying psychological tendencies influence online behavior, focusing on phenomena such the backfire effect [21] or echo chambers [22].</w:t>
      </w:r>
      <w:r w:rsidRPr="00FF597F">
        <w:t xml:space="preserve"> Another popular position is to emphasize the role of dispositions and argue the widespread rejection of the facts is the result of a deep-seated racism, sexism, or xenophobia [23]. Such explanations have been leveraged to explain how post-truth resulted in the election of a president who was often overtly misogynistic, racist, or xenophobic [23]. </w:t>
      </w:r>
      <w:r w:rsidRPr="00FF597F">
        <w:rPr>
          <w:rStyle w:val="StyleUnderline"/>
        </w:rPr>
        <w:t xml:space="preserve">However, while psychological explanations can surely help to explain why people behave the way they do online, they are insufficient as they tend to ignore the larger structural conditions in which post-truth is situated. </w:t>
      </w:r>
      <w:r w:rsidRPr="00FF597F">
        <w:t xml:space="preserve">A risk of this line of reasoning is that by focusing only on psychological tendencies, </w:t>
      </w:r>
      <w:r w:rsidRPr="00FF597F">
        <w:rPr>
          <w:rStyle w:val="StyleUnderline"/>
        </w:rPr>
        <w:t>it may be easy to simply dismiss those who make choices not in their best interest as racist, sexist, or deplorable</w:t>
      </w:r>
      <w:r w:rsidRPr="00FF597F">
        <w:t xml:space="preserve"> (e.g., see Reference [24]); a tactic which offers no clear pathway forward for addressing post-truth as a social, rather than individual, phenomenon.</w:t>
      </w:r>
    </w:p>
    <w:p w14:paraId="3C5F447A" w14:textId="77777777" w:rsidR="00007DF1" w:rsidRPr="00FF597F" w:rsidRDefault="00007DF1" w:rsidP="00007DF1">
      <w:pPr>
        <w:rPr>
          <w:rStyle w:val="Emphasis"/>
        </w:rPr>
      </w:pPr>
      <w:r w:rsidRPr="00FF597F">
        <w:t xml:space="preserve">Another danger is that </w:t>
      </w:r>
      <w:r w:rsidRPr="00FF597F">
        <w:rPr>
          <w:rStyle w:val="StyleUnderline"/>
        </w:rPr>
        <w:t>without a larger structural understanding, solutions based on psychology may take an instrumental stance on how to best sway public opinion.</w:t>
      </w:r>
      <w:r w:rsidRPr="00FF597F">
        <w:t xml:space="preserve"> The logic here is that if appeals to personal belief and emotions are most effective, then those are the avenues which should be explored for communicating with the public [25]. </w:t>
      </w:r>
      <w:r w:rsidRPr="00FF597F">
        <w:rPr>
          <w:rStyle w:val="StyleUnderline"/>
        </w:rPr>
        <w:t>This tactic has been advocated for from within academia in direct relation to communicating climate change</w:t>
      </w:r>
      <w:r w:rsidRPr="00FF597F">
        <w:t xml:space="preserve"> (CC) [25], </w:t>
      </w:r>
      <w:r w:rsidRPr="00FF597F">
        <w:rPr>
          <w:rStyle w:val="StyleUnderline"/>
        </w:rPr>
        <w:t>as well as more broadly in the traditional media</w:t>
      </w:r>
      <w:r w:rsidRPr="00FF597F">
        <w:t xml:space="preserve"> (e.g., [26]) </w:t>
      </w:r>
      <w:r w:rsidRPr="00FF597F">
        <w:rPr>
          <w:rStyle w:val="StyleUnderline"/>
        </w:rPr>
        <w:t>However, strategies that take an instrumental stance on the role of emotions and employ psychological techniques to yield a wanted response are fundamentally coercive.</w:t>
      </w:r>
      <w:r w:rsidRPr="00FF597F">
        <w:t xml:space="preserve"> Regardless of whether the desired outcome is, for example, to convince individuals to accept the reality of CC (e.g., [25]), </w:t>
      </w:r>
      <w:r w:rsidRPr="00FF597F">
        <w:rPr>
          <w:rStyle w:val="Emphasis"/>
        </w:rPr>
        <w:t>this strategy does nothing to reorient public discourse toward rational discussion and at worst reinforces the conditions of a post-truth age; as such, it is self-defeating.</w:t>
      </w:r>
    </w:p>
    <w:p w14:paraId="2DD2D93C" w14:textId="77777777" w:rsidR="00007DF1" w:rsidRPr="00FF597F" w:rsidRDefault="00007DF1" w:rsidP="00007DF1">
      <w:pPr>
        <w:rPr>
          <w:rStyle w:val="StyleUnderline"/>
        </w:rPr>
      </w:pPr>
      <w:r w:rsidRPr="00FF597F">
        <w:t xml:space="preserve">So far, </w:t>
      </w:r>
      <w:r w:rsidRPr="00FF597F">
        <w:rPr>
          <w:rStyle w:val="StyleUnderline"/>
        </w:rPr>
        <w:t>the dominant response from the academic community has been a heightened emphasis on the value of scientific knowledge.</w:t>
      </w:r>
      <w:r w:rsidRPr="00FF597F">
        <w:t xml:space="preserve"> This is evident in the sudden proliferation of fact-checking organizations [2,19] and flood of academic op-eds on popular news outlets asserting that the facts still matter (e.g., [27,28]). Currently, </w:t>
      </w:r>
      <w:r w:rsidRPr="00FF597F">
        <w:rPr>
          <w:rStyle w:val="StyleUnderline"/>
        </w:rPr>
        <w:t>the dominant strategy of scientific communication within online spaces resembles an information deficit model, through which ‘fake news’ is countered with ‘real facts’</w:t>
      </w:r>
      <w:r w:rsidRPr="00FF597F">
        <w:t xml:space="preserve"> [2,29] </w:t>
      </w:r>
      <w:r w:rsidRPr="00FF597F">
        <w:rPr>
          <w:rStyle w:val="Emphasis"/>
        </w:rPr>
        <w:t>it is assumed that the problem is ignorance and the solution is education.</w:t>
      </w:r>
      <w:r w:rsidRPr="00FF597F">
        <w:t xml:space="preserve"> However, </w:t>
      </w:r>
      <w:r w:rsidRPr="00FF597F">
        <w:rPr>
          <w:rStyle w:val="Emphasis"/>
        </w:rPr>
        <w:t>our position is that this strategy fails to capture the extent of the problem under the conditions of post-truth.</w:t>
      </w:r>
      <w:r w:rsidRPr="00FF597F">
        <w:t xml:space="preserve"> In other words, </w:t>
      </w:r>
      <w:r w:rsidRPr="00FF597F">
        <w:rPr>
          <w:rStyle w:val="StyleUnderline"/>
        </w:rPr>
        <w:t>the information deficit model that underpins much of science communication is ineffective and inadequate.</w:t>
      </w:r>
    </w:p>
    <w:p w14:paraId="0CE48F44" w14:textId="77777777" w:rsidR="00007DF1" w:rsidRPr="00FF597F" w:rsidRDefault="00007DF1" w:rsidP="00007DF1">
      <w:proofErr w:type="gramStart"/>
      <w:r w:rsidRPr="00FF597F">
        <w:t>In light of</w:t>
      </w:r>
      <w:proofErr w:type="gramEnd"/>
      <w:r w:rsidRPr="00FF597F">
        <w:t xml:space="preserve"> these shortcomings in the literature, </w:t>
      </w:r>
      <w:r w:rsidRPr="00FF597F">
        <w:rPr>
          <w:rStyle w:val="StyleUnderline"/>
        </w:rPr>
        <w:t>our research investigates whether the conditions of post-truth can be explained as a new iteration of ideological struggle under capitalist hegemony.</w:t>
      </w:r>
      <w:r w:rsidRPr="00FF597F">
        <w:t xml:space="preserve"> Our aim is to </w:t>
      </w:r>
      <w:r w:rsidRPr="00FF597F">
        <w:lastRenderedPageBreak/>
        <w:t xml:space="preserve">offer a robust and actionable sociological explanation as a basis for communicating science </w:t>
      </w:r>
      <w:proofErr w:type="gramStart"/>
      <w:r w:rsidRPr="00FF597F">
        <w:t>in regard to</w:t>
      </w:r>
      <w:proofErr w:type="gramEnd"/>
      <w:r w:rsidRPr="00FF597F">
        <w:t xml:space="preserve"> the pressing sustainability challenges that require urgent action.</w:t>
      </w:r>
    </w:p>
    <w:p w14:paraId="3758ED95" w14:textId="77777777" w:rsidR="00007DF1" w:rsidRPr="00FF597F" w:rsidRDefault="00007DF1" w:rsidP="00007DF1">
      <w:r w:rsidRPr="00FF597F">
        <w:t xml:space="preserve">Therefore, </w:t>
      </w:r>
      <w:r w:rsidRPr="00FF597F">
        <w:rPr>
          <w:rStyle w:val="StyleUnderline"/>
        </w:rPr>
        <w:t xml:space="preserve">we reframe the discursive aspects of post-truth not as a psychological phenomenon but as a struggle over signifiers and their meaning. We adopt a critical position on the nature of ideology, which we take to be a set of discourses that conceal or legitimize injustices and that must be considered in terms of their social and material contexts. </w:t>
      </w:r>
      <w:r w:rsidRPr="00FF597F">
        <w:t xml:space="preserve">We substantiate this claim through a mixed methods investigation that synthesizes corpus-assisted lexical analysis and critical discourse analysis to evaluate 900 user-generated comments taken from three articles on socioenvironmental topics published on Facebook by news organizations in the United States. The motivation for selecting the US is twofold. First, the US has the highest social media penetration in the English-speaking world and is expected to exceed over 200 million users by 2020 [30], meaning that social media are a prevailing medium of communication. Second, society is characterized by deep class inequalities, with market capitalism as the dominant organizing principle of social life [31]. </w:t>
      </w:r>
      <w:r w:rsidRPr="00FF597F">
        <w:rPr>
          <w:rStyle w:val="StyleUnderline"/>
        </w:rPr>
        <w:t>Within the US, views on climate change are diverse; only one in three Americans believes that climate change has a direct effect on the US</w:t>
      </w:r>
      <w:r w:rsidRPr="00FF597F">
        <w:t xml:space="preserve"> [32], </w:t>
      </w:r>
      <w:r w:rsidRPr="00FF597F">
        <w:rPr>
          <w:rStyle w:val="StyleUnderline"/>
        </w:rPr>
        <w:t>and there are partisan divisions over presenting information about climate change</w:t>
      </w:r>
      <w:r w:rsidRPr="00FF597F">
        <w:t xml:space="preserve"> [33]. By analyzing the discussion of socioenvironmental issues on Facebook, we substantiate the claim that post-truth can be explained as an ideological struggle under hegemony, thereby demonstrating the explanatory power of neo-Gramscian theory in a novel context. Finally, we offer suggestions for how sustainability studies might respond to post-truth given these findings and conclude that the current practice of communicating in online spaces can no longer stand unchallenged.</w:t>
      </w:r>
    </w:p>
    <w:p w14:paraId="699F4AB6" w14:textId="77777777" w:rsidR="00007DF1" w:rsidRPr="00FF597F" w:rsidRDefault="00007DF1" w:rsidP="00007DF1">
      <w:pPr>
        <w:pStyle w:val="Heading4"/>
        <w:rPr>
          <w:rFonts w:cs="Times New Roman"/>
        </w:rPr>
      </w:pPr>
      <w:r w:rsidRPr="00FF597F">
        <w:rPr>
          <w:rFonts w:cs="Times New Roman"/>
        </w:rPr>
        <w:t>Post-truth is a new facet of the ideological struggle under capitalist hegemony. The manipulation of collective belief systems with “real facts” only serves to reify social inequalities and doom the subject to self-imposed hegemonic domination</w:t>
      </w:r>
    </w:p>
    <w:p w14:paraId="1F02234D" w14:textId="77777777" w:rsidR="00007DF1" w:rsidRPr="00FF597F" w:rsidRDefault="00007DF1" w:rsidP="00007DF1">
      <w:pPr>
        <w:rPr>
          <w:b/>
          <w:bCs/>
          <w:sz w:val="30"/>
        </w:rPr>
      </w:pPr>
      <w:r w:rsidRPr="00FF597F">
        <w:rPr>
          <w:rStyle w:val="Style13ptBold"/>
        </w:rPr>
        <w:t xml:space="preserve">Islar Jaques, and Lord, Lund University Sustainable Studies Senior </w:t>
      </w:r>
      <w:proofErr w:type="gramStart"/>
      <w:r w:rsidRPr="00FF597F">
        <w:rPr>
          <w:rStyle w:val="Style13ptBold"/>
        </w:rPr>
        <w:t>Lecturer</w:t>
      </w:r>
      <w:proofErr w:type="gramEnd"/>
      <w:r w:rsidRPr="00FF597F">
        <w:rPr>
          <w:rStyle w:val="Style13ptBold"/>
        </w:rPr>
        <w:t xml:space="preserve"> and majors, 19</w:t>
      </w:r>
    </w:p>
    <w:p w14:paraId="30110C21" w14:textId="77777777" w:rsidR="00007DF1" w:rsidRPr="00FF597F" w:rsidRDefault="00007DF1" w:rsidP="00007DF1">
      <w:pPr>
        <w:rPr>
          <w:rStyle w:val="Style13ptBold"/>
          <w:b w:val="0"/>
          <w:bCs w:val="0"/>
          <w:sz w:val="24"/>
          <w:szCs w:val="18"/>
        </w:rPr>
      </w:pPr>
      <w:r w:rsidRPr="00FF597F">
        <w:rPr>
          <w:rStyle w:val="Style13ptBold"/>
          <w:b w:val="0"/>
          <w:bCs w:val="0"/>
          <w:sz w:val="24"/>
          <w:szCs w:val="18"/>
        </w:rPr>
        <w:t>(Mine, Cecelia, and Gavin</w:t>
      </w:r>
      <w:proofErr w:type="gramStart"/>
      <w:r w:rsidRPr="00FF597F">
        <w:rPr>
          <w:rStyle w:val="Style13ptBold"/>
          <w:b w:val="0"/>
          <w:bCs w:val="0"/>
          <w:sz w:val="24"/>
          <w:szCs w:val="18"/>
        </w:rPr>
        <w:t>, ,</w:t>
      </w:r>
      <w:proofErr w:type="gramEnd"/>
      <w:r w:rsidRPr="00FF597F">
        <w:rPr>
          <w:rStyle w:val="Style13ptBold"/>
          <w:b w:val="0"/>
          <w:bCs w:val="0"/>
          <w:sz w:val="24"/>
          <w:szCs w:val="18"/>
        </w:rPr>
        <w:t xml:space="preserve"> </w:t>
      </w:r>
      <w:r w:rsidRPr="00FF597F">
        <w:rPr>
          <w:rStyle w:val="Style13ptBold"/>
          <w:b w:val="0"/>
          <w:bCs w:val="0"/>
          <w:i/>
          <w:iCs/>
          <w:sz w:val="24"/>
          <w:szCs w:val="18"/>
        </w:rPr>
        <w:t xml:space="preserve">Sustainability 2019, 11(7), </w:t>
      </w:r>
      <w:r w:rsidRPr="00FF597F">
        <w:rPr>
          <w:rStyle w:val="Style13ptBold"/>
          <w:b w:val="0"/>
          <w:bCs w:val="0"/>
          <w:sz w:val="24"/>
          <w:szCs w:val="18"/>
        </w:rPr>
        <w:t>“Post-Truth: Hegemony on Social Media and Implications for Sustainability Communication”, p. 3-4, accessed 7/1/20, zC)</w:t>
      </w:r>
    </w:p>
    <w:p w14:paraId="190B0896" w14:textId="77777777" w:rsidR="00007DF1" w:rsidRPr="00FF597F" w:rsidRDefault="00007DF1" w:rsidP="00007DF1">
      <w:r w:rsidRPr="00FF597F">
        <w:t xml:space="preserve">We argue that </w:t>
      </w:r>
      <w:r w:rsidRPr="00FF597F">
        <w:rPr>
          <w:rStyle w:val="StyleUnderline"/>
        </w:rPr>
        <w:t>post-truth is best explained as a new facet of ideological struggle under capitalist hegemony</w:t>
      </w:r>
      <w:r w:rsidRPr="00FF597F">
        <w:t>, which is sustained through a process of structural mystification. This explanation draws from Neo-Marxian theory, specifically the work of Antonio Gramsci, who proposed the theory of hegemony as an organizing force within unequal societies, as well as recent work by Fairclough, who outlines a critical perspective on the nature of ideology.</w:t>
      </w:r>
    </w:p>
    <w:p w14:paraId="5755179E" w14:textId="77777777" w:rsidR="00007DF1" w:rsidRPr="00FF597F" w:rsidRDefault="00007DF1" w:rsidP="00007DF1">
      <w:r w:rsidRPr="00FF597F">
        <w:t xml:space="preserve">A critical perspective implies that </w:t>
      </w:r>
      <w:r w:rsidRPr="00FF597F">
        <w:rPr>
          <w:rStyle w:val="StyleUnderline"/>
        </w:rPr>
        <w:t xml:space="preserve">ideologies are modalities of power that are involved in the formation and maintenance of unequal social relations </w:t>
      </w:r>
      <w:r w:rsidRPr="00FF597F">
        <w:t xml:space="preserve">[34]. </w:t>
      </w:r>
      <w:r w:rsidRPr="00FF597F">
        <w:rPr>
          <w:rStyle w:val="StyleUnderline"/>
        </w:rPr>
        <w:t>Ideological framings work by taking the lived experiences of subjects and reframing those experiences in a way that is intuitively appealing but in fact serves to maintain existing power relations. Following this reasoning, ideological struggle is characterized by the fight to diffuse one’s own worldview, rather than as a clash between two polarized paradigms, as different class formations seek to appropriate and reappropriate discursive elements</w:t>
      </w:r>
      <w:r w:rsidRPr="00FF597F">
        <w:t xml:space="preserve"> [34]. </w:t>
      </w:r>
      <w:r w:rsidRPr="00FF597F">
        <w:rPr>
          <w:rStyle w:val="StyleUnderline"/>
        </w:rPr>
        <w:t xml:space="preserve">Therefore, when analyzed in relation to their larger social context, discursive struggles represent a </w:t>
      </w:r>
      <w:r w:rsidRPr="00FF597F">
        <w:rPr>
          <w:rStyle w:val="StyleUnderline"/>
        </w:rPr>
        <w:lastRenderedPageBreak/>
        <w:t xml:space="preserve">concrete point of entry for locating the mechanisms that formulate and sustain the unequal power relations of </w:t>
      </w:r>
      <w:proofErr w:type="gramStart"/>
      <w:r w:rsidRPr="00FF597F">
        <w:rPr>
          <w:rStyle w:val="StyleUnderline"/>
        </w:rPr>
        <w:t>late-capitalism</w:t>
      </w:r>
      <w:proofErr w:type="gramEnd"/>
      <w:r w:rsidRPr="00FF597F">
        <w:t xml:space="preserve"> [35].</w:t>
      </w:r>
    </w:p>
    <w:p w14:paraId="7677D9EB" w14:textId="77777777" w:rsidR="00007DF1" w:rsidRPr="00FF597F" w:rsidRDefault="00007DF1" w:rsidP="00007DF1">
      <w:r w:rsidRPr="00FF597F">
        <w:rPr>
          <w:rStyle w:val="StyleUnderline"/>
        </w:rPr>
        <w:t xml:space="preserve">Though the precise connections between ideology and emotion are debated, there is general recognition that experiences mediated by ideology are connected to and make use of emotions </w:t>
      </w:r>
      <w:r w:rsidRPr="00FF597F">
        <w:t xml:space="preserve">[34,36–38]. In practice, ideological premises provide reassurance over the whole breadth of human emotion, which work to elevate the perceived validity of a position [34]. Thus, </w:t>
      </w:r>
      <w:r w:rsidRPr="00FF597F">
        <w:rPr>
          <w:rStyle w:val="StyleUnderline"/>
        </w:rPr>
        <w:t>the relationship between ideology and emotion is described as a “nexus” that aids the organization and construction of ideological framings</w:t>
      </w:r>
      <w:r w:rsidRPr="00FF597F">
        <w:t xml:space="preserve"> [37] (p. 22).</w:t>
      </w:r>
    </w:p>
    <w:p w14:paraId="6EEFFE2F" w14:textId="77777777" w:rsidR="00007DF1" w:rsidRPr="00FF597F" w:rsidRDefault="00007DF1" w:rsidP="00007DF1">
      <w:r w:rsidRPr="00FF597F">
        <w:rPr>
          <w:rStyle w:val="StyleUnderline"/>
        </w:rPr>
        <w:t xml:space="preserve">Hegemony refers to the way in which a dominant class maintains power through a combination of coercion and consent through both material and discursive pathways </w:t>
      </w:r>
      <w:r w:rsidRPr="00FF597F">
        <w:t xml:space="preserve">[39]. </w:t>
      </w:r>
      <w:r w:rsidRPr="00FF597F">
        <w:rPr>
          <w:rStyle w:val="StyleUnderline"/>
        </w:rPr>
        <w:t>The balance between these two forces is such that the dominant class does not exclusively rely on exercising violence or establishing legal and or structural controls but tends to favor more subtle means aimed at pervading the realm of ideas and values.</w:t>
      </w:r>
      <w:r w:rsidRPr="00FF597F">
        <w:t xml:space="preserve"> Thus, </w:t>
      </w:r>
      <w:r w:rsidRPr="00FF597F">
        <w:rPr>
          <w:rStyle w:val="StyleUnderline"/>
        </w:rPr>
        <w:t>hegemony refers explicitly to the way in which unequal power relations are established and maintained within the social order of capitalism.</w:t>
      </w:r>
      <w:r w:rsidRPr="00FF597F">
        <w:t xml:space="preserve"> Importantly, </w:t>
      </w:r>
      <w:r w:rsidRPr="00FF597F">
        <w:rPr>
          <w:rStyle w:val="StyleUnderline"/>
        </w:rPr>
        <w:t>hegemony deepens the notion of ideology by situating it alongside the political, economic, and cultural spheres in acquiring the consent of the public to their own domination</w:t>
      </w:r>
      <w:r w:rsidRPr="00FF597F">
        <w:t xml:space="preserve"> [40]. According to Gramsci, the entire range of institutions (schools, hospitals, advertising agencies, etc.) as well as those members of the public involved in shaping the values and attitudes of a society (doctors, lawyers, religious figures, teachers. etc.) all contribute to the hegemonic project [40]. Thus, hegemony includes ideology but cannot be reduced to it, as it stresses both the discursive and nondiscursive pathways employed by the elite to secure power [34].</w:t>
      </w:r>
    </w:p>
    <w:p w14:paraId="07F74DFC" w14:textId="77777777" w:rsidR="00007DF1" w:rsidRPr="00FF597F" w:rsidRDefault="00007DF1" w:rsidP="00007DF1">
      <w:r w:rsidRPr="00FF597F">
        <w:rPr>
          <w:rStyle w:val="Emphasis"/>
        </w:rPr>
        <w:t>Hegemony is established discursively through the manipulation of collective belief-systems to instill a common-sense worldview</w:t>
      </w:r>
      <w:r w:rsidRPr="00FF597F">
        <w:t xml:space="preserve"> [39]. </w:t>
      </w:r>
      <w:r w:rsidRPr="00FF597F">
        <w:rPr>
          <w:rStyle w:val="StyleUnderline"/>
        </w:rPr>
        <w:t>Within this context, subjects adopt ideological positions and make choices that they perceive to be in their best interest, even when these choices may be counter to their wellbeing</w:t>
      </w:r>
      <w:r w:rsidRPr="00FF597F">
        <w:t xml:space="preserve"> [39]. Ultimately, </w:t>
      </w:r>
      <w:r w:rsidRPr="00FF597F">
        <w:rPr>
          <w:rStyle w:val="StyleUnderline"/>
        </w:rPr>
        <w:t>social conditions that serve the elite class are maintained, despite being considered as beneficial to all</w:t>
      </w:r>
      <w:r w:rsidRPr="00FF597F">
        <w:t xml:space="preserve"> [39]. </w:t>
      </w:r>
      <w:r w:rsidRPr="00FF597F">
        <w:rPr>
          <w:rStyle w:val="StyleUnderline"/>
        </w:rPr>
        <w:t>Because ideological formations or common-sense worldviews are in a constant state of fluctuation, they must be habitually reconstructed and reinforced by the hegemonic apparatuses within civil society and the state. Therefore, to employ the concept of hegemony is to provide a tangible entry point for the analysis of the systemic features of societies with unequal power relations.</w:t>
      </w:r>
      <w:r w:rsidRPr="00FF597F">
        <w:t xml:space="preserve"> One of the strengths of Gramsci’s theory of hegemony is the emphasis on the human creators of culture, each with their own situated needs and interests [40]. Gramsci avoids reifying culture into an autonomous system, instead focusing on how hegemonic apparatuses struggle to define the boundaries of a common-sense reality through ideological means [34,40].</w:t>
      </w:r>
    </w:p>
    <w:p w14:paraId="3577683B" w14:textId="77777777" w:rsidR="00007DF1" w:rsidRPr="00FF597F" w:rsidRDefault="00007DF1" w:rsidP="00007DF1">
      <w:pPr>
        <w:rPr>
          <w:rStyle w:val="StyleUnderline"/>
        </w:rPr>
      </w:pPr>
      <w:r w:rsidRPr="00FF597F">
        <w:t xml:space="preserve">Within this study, </w:t>
      </w:r>
      <w:r w:rsidRPr="00FF597F">
        <w:rPr>
          <w:rStyle w:val="StyleUnderline"/>
        </w:rPr>
        <w:t>we understand ideology to have most, if not all, of the following characteristics: (1) Seeks to naturalize the status quo, especially existing power relationships; (2) demonstrably functions to maintain this status quo; (3) functions against the best interest of the individual who adopts it; and (4) appeals to ‘common-sense’ reasoning or rhetoric.</w:t>
      </w:r>
    </w:p>
    <w:p w14:paraId="40E6754D" w14:textId="77777777" w:rsidR="00007DF1" w:rsidRPr="00FF597F" w:rsidRDefault="00007DF1" w:rsidP="00007DF1">
      <w:r w:rsidRPr="00FF597F">
        <w:t xml:space="preserve">Notably, there are some limits to the explanatory power of hegemony. </w:t>
      </w:r>
      <w:r w:rsidRPr="00FF597F">
        <w:rPr>
          <w:rStyle w:val="StyleUnderline"/>
        </w:rPr>
        <w:t xml:space="preserve">Cultural hegemony emphasizes the rationalized consent to one’s own domination. </w:t>
      </w:r>
      <w:r w:rsidRPr="00FF597F">
        <w:t xml:space="preserve">Here, </w:t>
      </w:r>
      <w:r w:rsidRPr="00FF597F">
        <w:rPr>
          <w:rStyle w:val="StyleUnderline"/>
        </w:rPr>
        <w:t>when ideology is insufficient, rationalized justifications serve to ‘patch up’ the contradictions inherent in societies with unequal social relations.</w:t>
      </w:r>
      <w:r w:rsidRPr="00FF597F">
        <w:t xml:space="preserve"> The concept of structural mystification is therefore necessary for explaining a stable hegemony, as Gramsci alone is unable to explain the durability of capitalism.</w:t>
      </w:r>
    </w:p>
    <w:p w14:paraId="642EEAF4" w14:textId="77777777" w:rsidR="00007DF1" w:rsidRPr="00FF597F" w:rsidRDefault="00007DF1" w:rsidP="00007DF1">
      <w:pPr>
        <w:rPr>
          <w:rStyle w:val="StyleUnderline"/>
        </w:rPr>
      </w:pPr>
      <w:r w:rsidRPr="00FF597F">
        <w:lastRenderedPageBreak/>
        <w:t xml:space="preserve">Although we do not directly peruse the avenue of mystification within our data analysis, this force is relevant as it relates to “the double reversal of exploitation” in advanced capitalism, where the objective truth of exploitation is concealed from the subjective truth of the individual [41] (p. 191). </w:t>
      </w:r>
      <w:r w:rsidRPr="00FF597F">
        <w:rPr>
          <w:rStyle w:val="StyleUnderline"/>
        </w:rPr>
        <w:t>The relationship between mystification and hegemony is that the former renders exploitation opaque, while the latter organizes consent to domination.</w:t>
      </w:r>
    </w:p>
    <w:p w14:paraId="76F886A0" w14:textId="77777777" w:rsidR="00007DF1" w:rsidRPr="00FF597F" w:rsidRDefault="00007DF1" w:rsidP="00007DF1">
      <w:pPr>
        <w:pStyle w:val="Heading4"/>
        <w:rPr>
          <w:rFonts w:cs="Times New Roman"/>
        </w:rPr>
      </w:pPr>
      <w:r w:rsidRPr="00FF597F">
        <w:rPr>
          <w:rFonts w:cs="Times New Roman"/>
        </w:rPr>
        <w:t>Capitalism locks in neo-fascism and climate change – extinction.</w:t>
      </w:r>
    </w:p>
    <w:p w14:paraId="3751AF39" w14:textId="77777777" w:rsidR="00007DF1" w:rsidRPr="00FF597F" w:rsidRDefault="00007DF1" w:rsidP="00007DF1">
      <w:pPr>
        <w:rPr>
          <w:rStyle w:val="Style13ptBold"/>
        </w:rPr>
      </w:pPr>
      <w:r w:rsidRPr="00FF597F">
        <w:rPr>
          <w:rStyle w:val="Style13ptBold"/>
        </w:rPr>
        <w:t>Haque, contributor Harvard Business Review, 19</w:t>
      </w:r>
    </w:p>
    <w:p w14:paraId="53BBE45D" w14:textId="77777777" w:rsidR="00007DF1" w:rsidRPr="00FF597F" w:rsidRDefault="00007DF1" w:rsidP="00007DF1">
      <w:pPr>
        <w:rPr>
          <w:rStyle w:val="Style13ptBold"/>
          <w:b w:val="0"/>
          <w:bCs w:val="0"/>
          <w:sz w:val="24"/>
          <w:szCs w:val="24"/>
        </w:rPr>
      </w:pPr>
      <w:r w:rsidRPr="00FF597F">
        <w:rPr>
          <w:rStyle w:val="Style13ptBold"/>
          <w:b w:val="0"/>
          <w:bCs w:val="0"/>
          <w:sz w:val="24"/>
          <w:szCs w:val="24"/>
        </w:rPr>
        <w:t xml:space="preserve">(Umair, 9/21/19, </w:t>
      </w:r>
      <w:r w:rsidRPr="00FF597F">
        <w:rPr>
          <w:rStyle w:val="Style13ptBold"/>
          <w:b w:val="0"/>
          <w:bCs w:val="0"/>
          <w:i/>
          <w:iCs/>
          <w:sz w:val="24"/>
          <w:szCs w:val="24"/>
        </w:rPr>
        <w:t>Eudaimonia.,</w:t>
      </w:r>
      <w:r w:rsidRPr="00FF597F">
        <w:rPr>
          <w:rStyle w:val="Style13ptBold"/>
          <w:b w:val="0"/>
          <w:bCs w:val="0"/>
          <w:sz w:val="24"/>
          <w:szCs w:val="24"/>
        </w:rPr>
        <w:t xml:space="preserve"> “How Capitalism Torched the Planet by Imploding Into Fascism”, </w:t>
      </w:r>
      <w:hyperlink r:id="rId110" w:history="1">
        <w:r w:rsidRPr="00FF597F">
          <w:rPr>
            <w:rStyle w:val="Hyperlink"/>
            <w:sz w:val="24"/>
            <w:szCs w:val="24"/>
          </w:rPr>
          <w:t>https://eand.co/how-capitalism-torched-the-planet-by-imploding-into-fascism-6d49db3720d5</w:t>
        </w:r>
      </w:hyperlink>
      <w:r w:rsidRPr="00FF597F">
        <w:rPr>
          <w:rStyle w:val="Style13ptBold"/>
          <w:sz w:val="24"/>
          <w:szCs w:val="24"/>
        </w:rPr>
        <w:t>,</w:t>
      </w:r>
      <w:r w:rsidRPr="00FF597F">
        <w:rPr>
          <w:rStyle w:val="Style13ptBold"/>
          <w:b w:val="0"/>
          <w:bCs w:val="0"/>
          <w:sz w:val="24"/>
          <w:szCs w:val="24"/>
        </w:rPr>
        <w:t xml:space="preserve"> accessed 6/7/20, // zC &amp; jmk)</w:t>
      </w:r>
    </w:p>
    <w:p w14:paraId="6A34A8A3" w14:textId="77777777" w:rsidR="00007DF1" w:rsidRPr="00FF597F" w:rsidRDefault="00007DF1" w:rsidP="00007DF1">
      <w:r w:rsidRPr="00FF597F">
        <w:t xml:space="preserve">It strikes me that the planet’s fate is now probably sealed. </w:t>
      </w:r>
      <w:r w:rsidRPr="00FF597F">
        <w:rPr>
          <w:rStyle w:val="StyleUnderline"/>
        </w:rPr>
        <w:t xml:space="preserve">We have just a decade in which to control climate change — or goodbye, an unknown level of catastrophic, inescapable, runaway warming is inevitable. </w:t>
      </w:r>
      <w:r w:rsidRPr="00FF597F">
        <w:t xml:space="preserve">The reality is: </w:t>
      </w:r>
      <w:proofErr w:type="gramStart"/>
      <w:r w:rsidRPr="00FF597F">
        <w:t>we’re</w:t>
      </w:r>
      <w:proofErr w:type="gramEnd"/>
      <w:r w:rsidRPr="00FF597F">
        <w:t xml:space="preserve"> probably not going to make it. </w:t>
      </w:r>
      <w:proofErr w:type="gramStart"/>
      <w:r w:rsidRPr="00FF597F">
        <w:t>It’s</w:t>
      </w:r>
      <w:proofErr w:type="gramEnd"/>
      <w:r w:rsidRPr="00FF597F">
        <w:t xml:space="preserve"> highly dubious at this juncture that humanity is going to win the fight against climate change.</w:t>
      </w:r>
    </w:p>
    <w:p w14:paraId="013661CA" w14:textId="77777777" w:rsidR="00007DF1" w:rsidRPr="00FF597F" w:rsidRDefault="00007DF1" w:rsidP="00007DF1">
      <w:r w:rsidRPr="00FF597F">
        <w:rPr>
          <w:rStyle w:val="StyleUnderline"/>
        </w:rPr>
        <w:t>Yet that is for a very unexpected — yet perfectly predictable — reason: the sudden explosion in global fascism — which in turn is a consequence of capitalism having failed as a model of global order. Brazil has elected a neo-fascist. America’s newest Supreme Court justice struck down environmental laws in his first days in office, and will be on the bench for life — beside a President who hasn’t just decimated the EPA, but stacked it with the kind of delusional simpletons who think global warming is a hoax.</w:t>
      </w:r>
      <w:r w:rsidRPr="00FF597F">
        <w:t xml:space="preserve"> Again, the world is set by back by decades…it </w:t>
      </w:r>
      <w:proofErr w:type="gramStart"/>
      <w:r w:rsidRPr="00FF597F">
        <w:t>doesn’t</w:t>
      </w:r>
      <w:proofErr w:type="gramEnd"/>
      <w:r w:rsidRPr="00FF597F">
        <w:t xml:space="preserve"> have. Do you see my point yet? Let me make it razor sharp.</w:t>
      </w:r>
    </w:p>
    <w:p w14:paraId="1E523D6E" w14:textId="77777777" w:rsidR="00007DF1" w:rsidRPr="00FF597F" w:rsidRDefault="00007DF1" w:rsidP="00007DF1">
      <w:pPr>
        <w:rPr>
          <w:rStyle w:val="StyleUnderline"/>
        </w:rPr>
      </w:pPr>
      <w:r w:rsidRPr="00FF597F">
        <w:t xml:space="preserve">My friends, catastrophic </w:t>
      </w:r>
      <w:r w:rsidRPr="00FF597F">
        <w:rPr>
          <w:rStyle w:val="StyleUnderline"/>
        </w:rPr>
        <w:t>climate change is not a problem for fascists — it is a solution. History’s most perfect, lethal, and efficient one means of genocide, ever, period</w:t>
      </w:r>
      <w:r w:rsidRPr="00FF597F">
        <w:t xml:space="preserve">. Who needs to build a camp or a gas chamber when the flood and hurricane will do the dirty work for free? Please </w:t>
      </w:r>
      <w:proofErr w:type="gramStart"/>
      <w:r w:rsidRPr="00FF597F">
        <w:t>don’t</w:t>
      </w:r>
      <w:proofErr w:type="gramEnd"/>
      <w:r w:rsidRPr="00FF597F">
        <w:t xml:space="preserve"> mistake this for conspiracism: </w:t>
      </w:r>
      <w:r w:rsidRPr="00FF597F">
        <w:rPr>
          <w:rStyle w:val="StyleUnderline"/>
        </w:rPr>
        <w:t>climate change accords perfectly with the foundational fascist belief that only the strong should survive, and the weak — the dirty, the impure, the foul — should perish.</w:t>
      </w:r>
      <w:r w:rsidRPr="00FF597F">
        <w:t xml:space="preserve"> </w:t>
      </w:r>
      <w:r w:rsidRPr="00FF597F">
        <w:rPr>
          <w:rStyle w:val="StyleUnderline"/>
        </w:rPr>
        <w:t xml:space="preserve">That is why neo-fascists do not lift a finger to stop climate change — but do everything they can to in fact accelerate </w:t>
      </w:r>
      <w:proofErr w:type="gramStart"/>
      <w:r w:rsidRPr="00FF597F">
        <w:rPr>
          <w:rStyle w:val="StyleUnderline"/>
        </w:rPr>
        <w:t>it, and</w:t>
      </w:r>
      <w:proofErr w:type="gramEnd"/>
      <w:r w:rsidRPr="00FF597F">
        <w:rPr>
          <w:rStyle w:val="StyleUnderline"/>
        </w:rPr>
        <w:t xml:space="preserve"> prevent every effort to reverse or mitigate it.</w:t>
      </w:r>
    </w:p>
    <w:p w14:paraId="540B5D88" w14:textId="77777777" w:rsidR="00007DF1" w:rsidRPr="00FF597F" w:rsidRDefault="00007DF1" w:rsidP="00007DF1">
      <w:r w:rsidRPr="00FF597F">
        <w:t xml:space="preserve">But I want to tell you the sad, strange, terrible story of how we got here. Call it a lament for a </w:t>
      </w:r>
      <w:proofErr w:type="gramStart"/>
      <w:r w:rsidRPr="00FF597F">
        <w:t>planet, if</w:t>
      </w:r>
      <w:proofErr w:type="gramEnd"/>
      <w:r w:rsidRPr="00FF597F">
        <w:t xml:space="preserve"> you like. You see, not so long ago, we — the world — were optimistic that climate change could be managed, in at least some way. The worst impacts probably avoided, forestalled, escaped — if we worked together as a world. But now we are not so sure at all. Why is that? What happened? Fascism happened — at precisely the wrong moment. That shredded all our plans. But fascism happened because capitalism failed — failed for the </w:t>
      </w:r>
      <w:proofErr w:type="gramStart"/>
      <w:r w:rsidRPr="00FF597F">
        <w:t>world, but</w:t>
      </w:r>
      <w:proofErr w:type="gramEnd"/>
      <w:r w:rsidRPr="00FF597F">
        <w:t xml:space="preserve"> succeeded wildly for capitalists.</w:t>
      </w:r>
    </w:p>
    <w:p w14:paraId="53101511" w14:textId="77777777" w:rsidR="00007DF1" w:rsidRPr="00FF597F" w:rsidRDefault="00007DF1" w:rsidP="00007DF1">
      <w:r w:rsidRPr="00FF597F">
        <w:t xml:space="preserve">Now, this will be a subtle story, because I want to tell it to you the way it should be told. Let me begin with an </w:t>
      </w:r>
      <w:proofErr w:type="gramStart"/>
      <w:r w:rsidRPr="00FF597F">
        <w:t>example, and</w:t>
      </w:r>
      <w:proofErr w:type="gramEnd"/>
      <w:r w:rsidRPr="00FF597F">
        <w:t xml:space="preserve"> zoom out from there.</w:t>
      </w:r>
    </w:p>
    <w:p w14:paraId="2B05097D" w14:textId="77777777" w:rsidR="00007DF1" w:rsidRPr="00FF597F" w:rsidRDefault="00007DF1" w:rsidP="00007DF1">
      <w:r w:rsidRPr="00FF597F">
        <w:rPr>
          <w:rStyle w:val="StyleUnderline"/>
        </w:rPr>
        <w:t xml:space="preserve">The world is </w:t>
      </w:r>
      <w:proofErr w:type="gramStart"/>
      <w:r w:rsidRPr="00FF597F">
        <w:rPr>
          <w:rStyle w:val="StyleUnderline"/>
        </w:rPr>
        <w:t>in the midst of</w:t>
      </w:r>
      <w:proofErr w:type="gramEnd"/>
      <w:r w:rsidRPr="00FF597F">
        <w:rPr>
          <w:rStyle w:val="StyleUnderline"/>
        </w:rPr>
        <w:t xml:space="preserve"> a great mass extinction</w:t>
      </w:r>
      <w:r w:rsidRPr="00FF597F">
        <w:t xml:space="preserve"> — one of just a handful in history. Now, if we had been serious, at any point, really, about preventing climate catastrophe, we would have made an effort to “price in” this extinction — with a new set of global measures for GDP and profit and costs and tariffs </w:t>
      </w:r>
      <w:r w:rsidRPr="00FF597F">
        <w:lastRenderedPageBreak/>
        <w:t xml:space="preserve">and taxes and so on. But we </w:t>
      </w:r>
      <w:proofErr w:type="gramStart"/>
      <w:r w:rsidRPr="00FF597F">
        <w:t>didn’t</w:t>
      </w:r>
      <w:proofErr w:type="gramEnd"/>
      <w:r w:rsidRPr="00FF597F">
        <w:t xml:space="preserve">, so </w:t>
      </w:r>
      <w:r w:rsidRPr="00FF597F">
        <w:rPr>
          <w:rStyle w:val="StyleUnderline"/>
        </w:rPr>
        <w:t>all these dead beings, these animals and plants and microbes and so on — strange and wonderful things we will never know — are “unpriced” in the foolish, self-destructive economy we have made. Life is literally free to capitalism, and so capitalism therefore quite naturally abuses it and destroys it, in order to maximize its profits</w:t>
      </w:r>
      <w:r w:rsidRPr="00FF597F">
        <w:t>, and that is how you get a spectacular, eerie, grim mass extinction in half a century, of which there have only been five in all of previous history.</w:t>
      </w:r>
    </w:p>
    <w:p w14:paraId="7B49D1DB" w14:textId="77777777" w:rsidR="00007DF1" w:rsidRPr="00FF597F" w:rsidRDefault="00007DF1" w:rsidP="00007DF1">
      <w:r w:rsidRPr="00FF597F">
        <w:rPr>
          <w:rStyle w:val="StyleUnderline"/>
        </w:rPr>
        <w:t xml:space="preserve">But biological life was not the only unpaid cost — “negative externality” — of capitalism. It was just one. And these unpaid costs </w:t>
      </w:r>
      <w:proofErr w:type="gramStart"/>
      <w:r w:rsidRPr="00FF597F">
        <w:rPr>
          <w:rStyle w:val="StyleUnderline"/>
        </w:rPr>
        <w:t>weren’t</w:t>
      </w:r>
      <w:proofErr w:type="gramEnd"/>
      <w:r w:rsidRPr="00FF597F">
        <w:rPr>
          <w:rStyle w:val="StyleUnderline"/>
        </w:rPr>
        <w:t xml:space="preserve"> to be additive: they were to multiply, exponentiate, snarl upon themselves — in ways that we would come to find impossible to then untangle</w:t>
      </w:r>
      <w:r w:rsidRPr="00FF597F">
        <w:t>. (And all this was what economists and thinkers, especially American ones, seemed to whistle at and walk away, anytime someone suggested it.)</w:t>
      </w:r>
    </w:p>
    <w:p w14:paraId="5A04A968" w14:textId="77777777" w:rsidR="00007DF1" w:rsidRPr="00FF597F" w:rsidRDefault="00007DF1" w:rsidP="00007DF1">
      <w:pPr>
        <w:rPr>
          <w:rStyle w:val="StyleUnderline"/>
        </w:rPr>
      </w:pPr>
      <w:r w:rsidRPr="00FF597F">
        <w:t xml:space="preserve">You see, </w:t>
      </w:r>
      <w:r w:rsidRPr="00FF597F">
        <w:rPr>
          <w:rStyle w:val="StyleUnderline"/>
        </w:rPr>
        <w:t>capitalism promised people — the middle classes which had come to make up the modern world — better lives. But it had no intention of delivering</w:t>
      </w:r>
      <w:r w:rsidRPr="00FF597F">
        <w:t xml:space="preserve"> — its only goal was to maximize profits for the owners of capital, not to make anyone else one iota richer. So first it ate through people’s towns and cities and communities, then through social systems, then through their savings, and finally, through their democracies. </w:t>
      </w:r>
      <w:r w:rsidRPr="00FF597F">
        <w:rPr>
          <w:rStyle w:val="StyleUnderline"/>
        </w:rPr>
        <w:t xml:space="preserve">Even if people’s incomes “rose”, cleverly, the prices they paid for the very same things which capitalism sold back to them with the other hand, the very things they were busy producing, rose even more — and so middle classes began to stagnate, while inequality exploded. </w:t>
      </w:r>
      <w:proofErr w:type="gramStart"/>
      <w:r w:rsidRPr="00FF597F">
        <w:rPr>
          <w:rStyle w:val="StyleUnderline"/>
        </w:rPr>
        <w:t>Let’s</w:t>
      </w:r>
      <w:proofErr w:type="gramEnd"/>
      <w:r w:rsidRPr="00FF597F">
        <w:rPr>
          <w:rStyle w:val="StyleUnderline"/>
        </w:rPr>
        <w:t xml:space="preserve"> specify the unpaid costs in question: trust, connection, cohesion, belonging, meaning, purpose, truth itself.</w:t>
      </w:r>
    </w:p>
    <w:p w14:paraId="7FE3D584" w14:textId="77777777" w:rsidR="00007DF1" w:rsidRPr="00FF597F" w:rsidRDefault="00007DF1" w:rsidP="00007DF1">
      <w:r w:rsidRPr="00FF597F">
        <w:t xml:space="preserve">These were social costs — not environmental ones, like the mass extinction above. And I will make the link between the two </w:t>
      </w:r>
      <w:proofErr w:type="gramStart"/>
      <w:r w:rsidRPr="00FF597F">
        <w:t>clear</w:t>
      </w:r>
      <w:proofErr w:type="gramEnd"/>
      <w:r w:rsidRPr="00FF597F">
        <w:t xml:space="preserve"> in just a moment. </w:t>
      </w:r>
      <w:proofErr w:type="gramStart"/>
      <w:r w:rsidRPr="00FF597F">
        <w:t>First</w:t>
      </w:r>
      <w:proofErr w:type="gramEnd"/>
      <w:r w:rsidRPr="00FF597F">
        <w:t xml:space="preserve"> I want you to understand their effect.</w:t>
      </w:r>
    </w:p>
    <w:p w14:paraId="628327E1" w14:textId="77777777" w:rsidR="00007DF1" w:rsidRPr="00FF597F" w:rsidRDefault="00007DF1" w:rsidP="00007DF1">
      <w:pPr>
        <w:rPr>
          <w:rStyle w:val="StyleUnderline"/>
        </w:rPr>
      </w:pPr>
      <w:r w:rsidRPr="00FF597F">
        <w:rPr>
          <w:rStyle w:val="StyleUnderline"/>
        </w:rPr>
        <w:t>A sense of frustration, of resignation, of pessimism came to sweep the world. People lost trust in their great systems and institutions. They turned away from democracy, and towards authoritarianism, in a great, thunderous wave, which tilted the globe on its very axis.</w:t>
      </w:r>
      <w:r w:rsidRPr="00FF597F">
        <w:t xml:space="preserve"> The wave rippled outward from history’s greatest epicenter of human stupidity, America, like a supersonic tsunami, crossing Europe, reaching Asia’s shores, crashing south into Brazil, cresting far away in Australia. Nations fell like dominoes to a new wave of fascists, who proclaimed the same things as the old ones — reichs and camps and reigns of the pure. </w:t>
      </w:r>
      <w:r w:rsidRPr="00FF597F">
        <w:rPr>
          <w:rStyle w:val="StyleUnderline"/>
        </w:rPr>
        <w:t>People began to turn on those below them — the powerless one, the different one, the Mexican, the Jew, the Muslim — in the quest for just the sense of superiority and power, the fortune and glory, capitalism had promised them, but never delivered.</w:t>
      </w:r>
    </w:p>
    <w:p w14:paraId="5C9DD78D" w14:textId="77777777" w:rsidR="00007DF1" w:rsidRPr="00FF597F" w:rsidRDefault="00007DF1" w:rsidP="00007DF1">
      <w:pPr>
        <w:pStyle w:val="Heading4"/>
        <w:rPr>
          <w:rStyle w:val="StyleUnderline"/>
          <w:rFonts w:cs="Times New Roman"/>
          <w:sz w:val="30"/>
          <w:u w:val="none"/>
        </w:rPr>
      </w:pPr>
      <w:r w:rsidRPr="00FF597F">
        <w:rPr>
          <w:rStyle w:val="StyleUnderline"/>
          <w:rFonts w:cs="Times New Roman"/>
          <w:sz w:val="30"/>
          <w:u w:val="none"/>
        </w:rPr>
        <w:t xml:space="preserve">We should adopt the position of </w:t>
      </w:r>
      <w:r w:rsidRPr="00FF597F">
        <w:rPr>
          <w:rStyle w:val="StyleUnderline"/>
          <w:rFonts w:cs="Times New Roman"/>
          <w:sz w:val="30"/>
          <w:szCs w:val="30"/>
        </w:rPr>
        <w:t>organic intellectuals</w:t>
      </w:r>
      <w:r w:rsidRPr="00FF597F">
        <w:rPr>
          <w:rStyle w:val="StyleUnderline"/>
          <w:rFonts w:cs="Times New Roman"/>
          <w:sz w:val="30"/>
          <w:u w:val="none"/>
        </w:rPr>
        <w:t xml:space="preserve"> as </w:t>
      </w:r>
      <w:r w:rsidRPr="00FF597F">
        <w:rPr>
          <w:rStyle w:val="StyleUnderline"/>
          <w:rFonts w:cs="Times New Roman"/>
          <w:sz w:val="30"/>
        </w:rPr>
        <w:t>cognitive praxis</w:t>
      </w:r>
      <w:r w:rsidRPr="00FF597F">
        <w:rPr>
          <w:rStyle w:val="StyleUnderline"/>
          <w:rFonts w:cs="Times New Roman"/>
          <w:sz w:val="30"/>
          <w:u w:val="none"/>
        </w:rPr>
        <w:t>. That disrupts the cultural hegemony of capitalism by refusing to participate in the status quo’s model of knowledge production.</w:t>
      </w:r>
    </w:p>
    <w:p w14:paraId="2E631CE2" w14:textId="77777777" w:rsidR="00007DF1" w:rsidRPr="00FF597F" w:rsidRDefault="00007DF1" w:rsidP="00007DF1">
      <w:pPr>
        <w:pStyle w:val="ListParagraph"/>
        <w:numPr>
          <w:ilvl w:val="0"/>
          <w:numId w:val="12"/>
        </w:numPr>
      </w:pPr>
      <w:r w:rsidRPr="00FF597F">
        <w:t>TAPG = Transnational Alternative Policy Groups</w:t>
      </w:r>
    </w:p>
    <w:p w14:paraId="2B57C9B8" w14:textId="77777777" w:rsidR="00007DF1" w:rsidRPr="00FF597F" w:rsidRDefault="00007DF1" w:rsidP="00007DF1">
      <w:pPr>
        <w:pStyle w:val="ListParagraph"/>
        <w:numPr>
          <w:ilvl w:val="0"/>
          <w:numId w:val="12"/>
        </w:numPr>
      </w:pPr>
      <w:r w:rsidRPr="00FF597F">
        <w:t>Alt KPM – knowledge production and mobilization</w:t>
      </w:r>
    </w:p>
    <w:p w14:paraId="61E2537C" w14:textId="77777777" w:rsidR="00007DF1" w:rsidRPr="00FF597F" w:rsidRDefault="00007DF1" w:rsidP="00007DF1">
      <w:pPr>
        <w:rPr>
          <w:rStyle w:val="Style13ptBold"/>
        </w:rPr>
      </w:pPr>
      <w:r w:rsidRPr="00FF597F">
        <w:rPr>
          <w:rStyle w:val="Style13ptBold"/>
        </w:rPr>
        <w:t>Muhr, U Bristol Global Development Visiting Fellow, 20</w:t>
      </w:r>
    </w:p>
    <w:p w14:paraId="42A9AC5D" w14:textId="77777777" w:rsidR="00007DF1" w:rsidRPr="00FF597F" w:rsidRDefault="00007DF1" w:rsidP="00007DF1">
      <w:pPr>
        <w:rPr>
          <w:rStyle w:val="Style13ptBold"/>
          <w:b w:val="0"/>
          <w:bCs w:val="0"/>
          <w:sz w:val="24"/>
          <w:szCs w:val="18"/>
        </w:rPr>
      </w:pPr>
      <w:r w:rsidRPr="00FF597F">
        <w:rPr>
          <w:rStyle w:val="Style13ptBold"/>
          <w:b w:val="0"/>
          <w:bCs w:val="0"/>
          <w:sz w:val="24"/>
          <w:szCs w:val="18"/>
        </w:rPr>
        <w:t xml:space="preserve">(Thomas, 2/19/20, </w:t>
      </w:r>
      <w:r w:rsidRPr="00FF597F">
        <w:rPr>
          <w:rStyle w:val="Style13ptBold"/>
          <w:b w:val="0"/>
          <w:bCs w:val="0"/>
          <w:i/>
          <w:iCs/>
          <w:sz w:val="24"/>
          <w:szCs w:val="18"/>
        </w:rPr>
        <w:t xml:space="preserve">Journal of the Society for Socialist Studies, </w:t>
      </w:r>
      <w:r w:rsidRPr="00FF597F">
        <w:rPr>
          <w:rStyle w:val="Style13ptBold"/>
          <w:b w:val="0"/>
          <w:bCs w:val="0"/>
          <w:sz w:val="24"/>
          <w:szCs w:val="18"/>
        </w:rPr>
        <w:t>““How to get from here to there?” – Alternative knowledge production, mobilization, and counter-hegemonic globalization”, Vol. 14 No. 1, p. 2-4, zC)</w:t>
      </w:r>
    </w:p>
    <w:p w14:paraId="02465058" w14:textId="77777777" w:rsidR="00007DF1" w:rsidRPr="00FF597F" w:rsidRDefault="00007DF1" w:rsidP="00007DF1">
      <w:r w:rsidRPr="00FF597F">
        <w:rPr>
          <w:rStyle w:val="StyleUnderline"/>
        </w:rPr>
        <w:lastRenderedPageBreak/>
        <w:t>In accordance with critical theory’s concerns with contradictions in capitalism and “progressive” responses for socio-structural transformation, Carroll’s entry point is the “dual crisis” of the hegemonic neoliberal globalization project: a political-economic crisis of overaccumulation and aggravated uneven development condensed with a political ecological crisis of environmental unsustainability.</w:t>
      </w:r>
      <w:r w:rsidRPr="00FF597F">
        <w:t xml:space="preserve"> </w:t>
      </w:r>
      <w:r w:rsidRPr="00FF597F">
        <w:rPr>
          <w:rStyle w:val="StyleUnderline"/>
        </w:rPr>
        <w:t>These unresolvable structural contradictions cohere in “organic crisis” (18) in which “the different relations of society no longer fit together”</w:t>
      </w:r>
      <w:r w:rsidRPr="00FF597F">
        <w:t xml:space="preserve"> (110), </w:t>
      </w:r>
      <w:r w:rsidRPr="00FF597F">
        <w:rPr>
          <w:rStyle w:val="Emphasis"/>
        </w:rPr>
        <w:t>and it is climate change in particular that makes systemic change imperative</w:t>
      </w:r>
      <w:r w:rsidRPr="00FF597F">
        <w:t xml:space="preserve"> (102). </w:t>
      </w:r>
      <w:r w:rsidRPr="00FF597F">
        <w:rPr>
          <w:rStyle w:val="StyleUnderline"/>
        </w:rPr>
        <w:t>Crisis poses challenges for “elite management”</w:t>
      </w:r>
      <w:r w:rsidRPr="00FF597F">
        <w:t xml:space="preserve"> (112), </w:t>
      </w:r>
      <w:r w:rsidRPr="00FF597F">
        <w:rPr>
          <w:rStyle w:val="StyleUnderline"/>
        </w:rPr>
        <w:t xml:space="preserve">while equally </w:t>
      </w:r>
      <w:proofErr w:type="gramStart"/>
      <w:r w:rsidRPr="00FF597F">
        <w:rPr>
          <w:rStyle w:val="StyleUnderline"/>
        </w:rPr>
        <w:t>opening up</w:t>
      </w:r>
      <w:proofErr w:type="gramEnd"/>
      <w:r w:rsidRPr="00FF597F">
        <w:rPr>
          <w:rStyle w:val="StyleUnderline"/>
        </w:rPr>
        <w:t xml:space="preserve"> possibilities for a “renewed radical imaginary”,</w:t>
      </w:r>
      <w:r w:rsidRPr="00FF597F">
        <w:t xml:space="preserve"> and </w:t>
      </w:r>
      <w:r w:rsidRPr="00FF597F">
        <w:rPr>
          <w:rStyle w:val="StyleUnderline"/>
        </w:rPr>
        <w:t>TAPGs are “sites” for “collective imagining” in the construction of transnational counter-hegemony</w:t>
      </w:r>
      <w:r w:rsidRPr="00FF597F">
        <w:t xml:space="preserve"> (7). </w:t>
      </w:r>
      <w:r w:rsidRPr="00FF597F">
        <w:rPr>
          <w:rStyle w:val="StyleUnderline"/>
        </w:rPr>
        <w:t>Carroll synonyms such “counter-hegemonic globalization” to “justice globalism”</w:t>
      </w:r>
      <w:r w:rsidRPr="00FF597F">
        <w:t xml:space="preserve"> (30), </w:t>
      </w:r>
      <w:r w:rsidRPr="00FF597F">
        <w:rPr>
          <w:rStyle w:val="StyleUnderline"/>
        </w:rPr>
        <w:t>which implies “a commitment to develop democratic, socially just and ecologically sound alternatives to global capitalism that can in principle be generalized to all of humanity”</w:t>
      </w:r>
      <w:r w:rsidRPr="00FF597F">
        <w:t xml:space="preserve"> (207, italics in original). By drawing from Boaventura de Sousa Santos, Immanuel Wallerstein, and David Harvey, </w:t>
      </w:r>
      <w:r w:rsidRPr="00FF597F">
        <w:rPr>
          <w:rStyle w:val="StyleUnderline"/>
        </w:rPr>
        <w:t>Carroll concludes that such a “global vision” needs to be constructed through a dialectical approach to universals (e.g., human rights, social justice) and particulars (local indigenous knowledges, identities and visions) (209). That is, constructing reflexive, critical “world knowledge” that avoids a simple inversion of “the colonial epistemic hierarchy</w:t>
      </w:r>
      <w:r w:rsidRPr="00FF597F">
        <w:t xml:space="preserve"> – as in knee-jerk valorization of non-Western ways of knowing over post-Enlightenment thought” (210). </w:t>
      </w:r>
      <w:r w:rsidRPr="00FF597F">
        <w:rPr>
          <w:rStyle w:val="StyleUnderline"/>
        </w:rPr>
        <w:t>In this framing, “praxis” views social reality as “radically openended” in both its objective (systemic-structural) and subjective (reflexive collective self-change) dimensions</w:t>
      </w:r>
      <w:r w:rsidRPr="00FF597F">
        <w:t xml:space="preserve"> (94).</w:t>
      </w:r>
    </w:p>
    <w:p w14:paraId="5E84EA4D" w14:textId="77777777" w:rsidR="00007DF1" w:rsidRPr="00FF597F" w:rsidRDefault="00007DF1" w:rsidP="00007DF1">
      <w:r w:rsidRPr="00FF597F">
        <w:t>For readers less familiar with Antonio Gramsci’s theory and methodology, Chapter 1</w:t>
      </w:r>
      <w:proofErr w:type="gramStart"/>
      <w:r w:rsidRPr="00FF597F">
        <w:t>, in particular, lays</w:t>
      </w:r>
      <w:proofErr w:type="gramEnd"/>
      <w:r w:rsidRPr="00FF597F">
        <w:t xml:space="preserve"> out this conceptual framework. </w:t>
      </w:r>
      <w:r w:rsidRPr="00FF597F">
        <w:rPr>
          <w:rStyle w:val="StyleUnderline"/>
        </w:rPr>
        <w:t xml:space="preserve">As </w:t>
      </w:r>
      <w:r w:rsidRPr="00FF597F">
        <w:rPr>
          <w:rStyle w:val="Emphasis"/>
        </w:rPr>
        <w:t>Gramscian hegemony is a regime that relies on persuasion rather than coercion</w:t>
      </w:r>
      <w:r w:rsidRPr="00FF597F">
        <w:rPr>
          <w:rStyle w:val="StyleUnderline"/>
        </w:rPr>
        <w:t>, the production of the subalterns’ consent to this order relies on the sedimentation of ideas – hegemonic knowledge that appears as “common sense” – in an array of class-biased political, economic, cultural and moral institutions and relations in the statesociety complex, which Gramsci termed the “integral state”, as the “dialectical unity of civil society and political society”: the state apparatus as well as inter-governmental bodies, the mainstream media, educational, religious and corporate capitalist institutions, and the family (26, 143-145). The hegemonic order rests on a mystification of power relations, i.e. the “ruling class does not rule” (10) but articulates its class interests “in alliance with other social groups and institutions”</w:t>
      </w:r>
      <w:r w:rsidRPr="00FF597F">
        <w:t xml:space="preserve"> (10) through the formation of a historical bloc: “a historical congruence between material forces, institutions and ideologies, or broadly, an alliance of different class forces politically organized around a set of hegemonic ideas that give strategic direction and coherence to its constituent elements” (Gill 2008, 60). </w:t>
      </w:r>
      <w:r w:rsidRPr="00FF597F">
        <w:rPr>
          <w:rStyle w:val="StyleUnderline"/>
        </w:rPr>
        <w:t>In these processes, “organic intellectuals” are “organic” in two ways: as “‘organizers’ of an advanced capitalist way of life, and their intellectual work is functionally – organically – predicated on the dominance of capital in human affairs”</w:t>
      </w:r>
      <w:r w:rsidRPr="00FF597F">
        <w:t xml:space="preserve"> (10). What Susan George – who participated in Carroll’s study in her capacity of Chair of the Transnational Institute (TNI) – calls </w:t>
      </w:r>
      <w:r w:rsidRPr="00FF597F">
        <w:rPr>
          <w:rStyle w:val="StyleUnderline"/>
        </w:rPr>
        <w:t xml:space="preserve">the “Gramscian right” (90) relates to the fact that “conventional think tanks” form part of the transnational hegemonic structure </w:t>
      </w:r>
      <w:r w:rsidRPr="00FF597F">
        <w:t xml:space="preserve">(11-13). As George (1997) observed previously, </w:t>
      </w:r>
      <w:r w:rsidRPr="00FF597F">
        <w:rPr>
          <w:rStyle w:val="StyleUnderline"/>
        </w:rPr>
        <w:t xml:space="preserve">the transnational capitalist class (TCC), in contrast to the “progressive movement”, had long understood the “war of ideas” and systematically established “intellectual institutions” (think tanks) to achieve “ideological authority”, i.e. Gramscian “cultural hegemony”. </w:t>
      </w:r>
      <w:r w:rsidRPr="00FF597F">
        <w:t xml:space="preserve">Neoliberalism, thus understood, has evolved through passive revolution: an “elite-engineered ‘revolution from above’” </w:t>
      </w:r>
      <w:r w:rsidRPr="00FF597F">
        <w:rPr>
          <w:rStyle w:val="StyleUnderline"/>
        </w:rPr>
        <w:t>in times of weakened hegemony, where potential strands of subaltern leadership (e.g., liberal leftism) are absorbed into the hegemonic bloc and into such political-economic practices as “structural adjustment programs”, “green capitalism”, and “American-style consumerism”</w:t>
      </w:r>
      <w:r w:rsidRPr="00FF597F">
        <w:t xml:space="preserve"> (22-23).</w:t>
      </w:r>
    </w:p>
    <w:p w14:paraId="2C1D7DDE" w14:textId="77777777" w:rsidR="00007DF1" w:rsidRPr="00FF597F" w:rsidRDefault="00007DF1" w:rsidP="00007DF1">
      <w:r w:rsidRPr="00FF597F">
        <w:lastRenderedPageBreak/>
        <w:t xml:space="preserve">Accordingly, </w:t>
      </w:r>
      <w:r w:rsidRPr="00FF597F">
        <w:rPr>
          <w:rStyle w:val="Emphasis"/>
        </w:rPr>
        <w:t>“challenging hegemonic knowledge”, or “myth-busting”, to “disrupt the common sense of hegemony”, is a key mode of cognitive praxis</w:t>
      </w:r>
      <w:r w:rsidRPr="00FF597F">
        <w:t xml:space="preserve"> </w:t>
      </w:r>
      <w:r w:rsidRPr="00FF597F">
        <w:rPr>
          <w:rStyle w:val="StyleUnderline"/>
        </w:rPr>
        <w:t>common to all TAPGs</w:t>
      </w:r>
      <w:r w:rsidRPr="00FF597F">
        <w:t xml:space="preserve"> (143-144). While </w:t>
      </w:r>
      <w:r w:rsidRPr="00FF597F">
        <w:rPr>
          <w:rStyle w:val="StyleUnderline"/>
        </w:rPr>
        <w:t>TAPGs share with alternative media the element of critical investigative journalism for consciousness-raising, they transcend alternative media groups’ “grassroots reportage” (181) through the production and mobilization of critical reflexive knowledge</w:t>
      </w:r>
      <w:r w:rsidRPr="00FF597F">
        <w:t xml:space="preserve">: detailed, </w:t>
      </w:r>
      <w:r w:rsidRPr="00FF597F">
        <w:rPr>
          <w:rStyle w:val="StyleUnderline"/>
        </w:rPr>
        <w:t>in-depth research-based analyses that provide intellectual (cognitive) resources for prefiguring alternative futures.</w:t>
      </w:r>
      <w:r w:rsidRPr="00FF597F">
        <w:t xml:space="preserve"> Thus not merely restricting alternative knowledge production to critique of, and resistance to, existing practices, </w:t>
      </w:r>
      <w:r w:rsidRPr="00FF597F">
        <w:rPr>
          <w:rStyle w:val="StyleUnderline"/>
        </w:rPr>
        <w:t>TAPGs expose the “injustices or irrationalities” of dominant political-economic and political-ecological practices and arrangements, oppose these “with reasoned argument”, and propose alternative, counter-hegemonic visions, policies, practices and strategies</w:t>
      </w:r>
      <w:r w:rsidRPr="00FF597F">
        <w:t xml:space="preserve"> (31, 62, 143, 178-179). </w:t>
      </w:r>
      <w:r w:rsidRPr="00FF597F">
        <w:rPr>
          <w:rStyle w:val="StyleUnderline"/>
        </w:rPr>
        <w:t>Depending on available resources, these proposals are mobilized – i.e. applied in political practice – via seminars, lectures and convenings</w:t>
      </w:r>
      <w:r w:rsidRPr="00FF597F">
        <w:t xml:space="preserve">, online as well as print (publications, policy papers, mainstream press releases) and audio-visual media. This addresses three major publics: transnational counterpublics within critical movement cultures; the mainstream general public, to counter the dominance of corporate media in forming public opinion; and expert communities, i.e. practitioners “typically located in and around state and intergovernmental policy networks” (143). Strategically, TAPGs thus are identified as “relatively central articulation points” (181, italics in original) between alternative media, transnational NGOs, social movements organizations, political parties and progressive governments, from which they build “alliances through dialogue” (62). </w:t>
      </w:r>
      <w:r w:rsidRPr="00FF597F">
        <w:rPr>
          <w:rStyle w:val="StyleUnderline"/>
        </w:rPr>
        <w:t>Thus, on the one hand, TAPGs, as collective “organic intellectuals to globalization from below”</w:t>
      </w:r>
      <w:r w:rsidRPr="00FF597F">
        <w:t xml:space="preserve"> (141), </w:t>
      </w:r>
      <w:r w:rsidRPr="00FF597F">
        <w:rPr>
          <w:rStyle w:val="StyleUnderline"/>
        </w:rPr>
        <w:t>assume an integrative or mediating role within a networked global civil society in generating “a convergence of perspectives and affiliations”</w:t>
      </w:r>
      <w:r w:rsidRPr="00FF597F">
        <w:t xml:space="preserve"> (178) – </w:t>
      </w:r>
      <w:r w:rsidRPr="00FF597F">
        <w:rPr>
          <w:rStyle w:val="StyleUnderline"/>
        </w:rPr>
        <w:t>a “shared” rather than “common” vision</w:t>
      </w:r>
      <w:r w:rsidRPr="00FF597F">
        <w:t xml:space="preserve"> (193) – </w:t>
      </w:r>
      <w:r w:rsidRPr="00FF597F">
        <w:rPr>
          <w:rStyle w:val="StyleUnderline"/>
        </w:rPr>
        <w:t>in the formation of a counter-hegemonic historical bloc for justice globalism.</w:t>
      </w:r>
      <w:r w:rsidRPr="00FF597F">
        <w:t xml:space="preserve"> On the other hand, </w:t>
      </w:r>
      <w:r w:rsidRPr="00FF597F">
        <w:rPr>
          <w:rStyle w:val="StyleUnderline"/>
        </w:rPr>
        <w:t>while TAPGs generally do not get involved in direct-action politics, they provide “the enabling conditions for collective action”</w:t>
      </w:r>
      <w:r w:rsidRPr="00FF597F">
        <w:t xml:space="preserve"> (188) </w:t>
      </w:r>
      <w:r w:rsidRPr="00FF597F">
        <w:rPr>
          <w:rStyle w:val="StyleUnderline"/>
        </w:rPr>
        <w:t>through their intellectual leadership in a transnational counterhegemonic war of position</w:t>
      </w:r>
      <w:r w:rsidRPr="00FF597F">
        <w:t xml:space="preserve"> (strategic collective action when the power of the dominant group(s) is diffused in the state-society complex). </w:t>
      </w:r>
      <w:r w:rsidRPr="00FF597F">
        <w:rPr>
          <w:rStyle w:val="StyleUnderline"/>
        </w:rPr>
        <w:t>Thus, TAPGS engage in the dialectic between the ideational and material elements in (counter-)hegemony: regarding the first, they produce not merely “counter-discourses” (9) but coherent social visions for “intellectual and moral reformation”</w:t>
      </w:r>
      <w:r w:rsidRPr="00FF597F">
        <w:t xml:space="preserve"> (208-209). Regarding the second, they contribute to “constructing the sociopolitical relations and the subjective human capacities through which justice globalism can thrive as a material reality” (209). Within the general structure/agency dialectic, Carroll then speaks of a “double dialectic” (163) regarding the production of “transformative knowledge concomitantly with knowledge-based transformation” (142, italics in original): </w:t>
      </w:r>
      <w:r w:rsidRPr="00FF597F">
        <w:rPr>
          <w:rStyle w:val="StyleUnderline"/>
        </w:rPr>
        <w:t>the dialectic of theory and practice, through which critical spaces, systematizations of knowledge, and transformations are generated; and a Socratic sense of dialectic that involves not only the production of “sound knowledge” but the dialogical building of trust and “solidaristic relationships”</w:t>
      </w:r>
      <w:r w:rsidRPr="00FF597F">
        <w:t xml:space="preserve"> among TAPGs and other global left actors, upon which the construction of a counter-hegemonic historical bloc depends in normative, ethico-political as well as strategic terms (163, 210).</w:t>
      </w:r>
    </w:p>
    <w:p w14:paraId="02727BBA" w14:textId="77777777" w:rsidR="00007DF1" w:rsidRPr="00FF597F" w:rsidRDefault="00007DF1" w:rsidP="00007DF1"/>
    <w:p w14:paraId="7D014C62" w14:textId="77777777" w:rsidR="00007DF1" w:rsidRPr="00FF597F" w:rsidRDefault="00007DF1" w:rsidP="00007DF1">
      <w:pPr>
        <w:pStyle w:val="Heading3"/>
        <w:rPr>
          <w:rFonts w:cs="Times New Roman"/>
        </w:rPr>
      </w:pPr>
      <w:r w:rsidRPr="00FF597F">
        <w:rPr>
          <w:rFonts w:cs="Times New Roman"/>
        </w:rPr>
        <w:lastRenderedPageBreak/>
        <w:t>Capitalism K – AT: Framework</w:t>
      </w:r>
    </w:p>
    <w:p w14:paraId="35DC4630" w14:textId="77777777" w:rsidR="00007DF1" w:rsidRPr="00FF597F" w:rsidRDefault="00007DF1" w:rsidP="00007DF1">
      <w:pPr>
        <w:pStyle w:val="Heading4"/>
        <w:rPr>
          <w:rStyle w:val="StyleUnderline"/>
          <w:rFonts w:cs="Times New Roman"/>
          <w:sz w:val="30"/>
          <w:u w:val="none"/>
        </w:rPr>
      </w:pPr>
      <w:r w:rsidRPr="00FF597F">
        <w:rPr>
          <w:rStyle w:val="StyleUnderline"/>
          <w:rFonts w:cs="Times New Roman"/>
          <w:sz w:val="30"/>
          <w:u w:val="none"/>
        </w:rPr>
        <w:t xml:space="preserve">They </w:t>
      </w:r>
      <w:proofErr w:type="gramStart"/>
      <w:r w:rsidRPr="00FF597F">
        <w:rPr>
          <w:rStyle w:val="StyleUnderline"/>
          <w:rFonts w:cs="Times New Roman"/>
          <w:sz w:val="30"/>
          <w:u w:val="none"/>
        </w:rPr>
        <w:t>can’t</w:t>
      </w:r>
      <w:proofErr w:type="gramEnd"/>
      <w:r w:rsidRPr="00FF597F">
        <w:rPr>
          <w:rStyle w:val="StyleUnderline"/>
          <w:rFonts w:cs="Times New Roman"/>
          <w:sz w:val="30"/>
          <w:u w:val="none"/>
        </w:rPr>
        <w:t xml:space="preserve"> divorce themselves from the orientalist and hegemonic knowledge production of their evidence – all scholarship is political whether they know it or not.</w:t>
      </w:r>
    </w:p>
    <w:p w14:paraId="5E7D7049" w14:textId="77777777" w:rsidR="00007DF1" w:rsidRPr="00FF597F" w:rsidRDefault="00007DF1" w:rsidP="00007DF1">
      <w:pPr>
        <w:rPr>
          <w:rStyle w:val="Style13ptBold"/>
        </w:rPr>
      </w:pPr>
      <w:r w:rsidRPr="00FF597F">
        <w:rPr>
          <w:rStyle w:val="Style13ptBold"/>
        </w:rPr>
        <w:t>Preisig U Denver Master of Arts Degree, 19</w:t>
      </w:r>
    </w:p>
    <w:p w14:paraId="0D4979FD" w14:textId="77777777" w:rsidR="00007DF1" w:rsidRPr="00FF597F" w:rsidRDefault="00007DF1" w:rsidP="00007DF1">
      <w:pPr>
        <w:rPr>
          <w:sz w:val="24"/>
          <w:szCs w:val="18"/>
        </w:rPr>
      </w:pPr>
      <w:r w:rsidRPr="00FF597F">
        <w:rPr>
          <w:rStyle w:val="Style13ptBold"/>
          <w:b w:val="0"/>
          <w:bCs w:val="0"/>
          <w:sz w:val="24"/>
          <w:szCs w:val="18"/>
        </w:rPr>
        <w:t xml:space="preserve">(Stephen James, 1/1/19, </w:t>
      </w:r>
      <w:r w:rsidRPr="00FF597F">
        <w:rPr>
          <w:rStyle w:val="Style13ptBold"/>
          <w:b w:val="0"/>
          <w:bCs w:val="0"/>
          <w:i/>
          <w:iCs/>
          <w:sz w:val="24"/>
          <w:szCs w:val="18"/>
        </w:rPr>
        <w:t xml:space="preserve">University of Denver, </w:t>
      </w:r>
      <w:r w:rsidRPr="00FF597F">
        <w:rPr>
          <w:rStyle w:val="Style13ptBold"/>
          <w:b w:val="0"/>
          <w:bCs w:val="0"/>
          <w:sz w:val="24"/>
          <w:szCs w:val="18"/>
        </w:rPr>
        <w:t xml:space="preserve">“Oppositional Politics and Gramsci's Civil Society: Patron-Clientelism in Jordan and Value-Centered Scholarship”, </w:t>
      </w:r>
      <w:hyperlink r:id="rId111" w:history="1">
        <w:r w:rsidRPr="00FF597F">
          <w:rPr>
            <w:rStyle w:val="Hyperlink"/>
            <w:sz w:val="24"/>
            <w:szCs w:val="18"/>
          </w:rPr>
          <w:t>https://digitalcommons.du.edu/cgi/viewcontent.cgi?article=2682&amp;context=etd</w:t>
        </w:r>
      </w:hyperlink>
      <w:r w:rsidRPr="00FF597F">
        <w:rPr>
          <w:rStyle w:val="Style13ptBold"/>
          <w:b w:val="0"/>
          <w:bCs w:val="0"/>
          <w:sz w:val="24"/>
          <w:szCs w:val="18"/>
        </w:rPr>
        <w:t>, p.33-38, accessed 7/2/20, zC)</w:t>
      </w:r>
    </w:p>
    <w:p w14:paraId="56D98DBD" w14:textId="77777777" w:rsidR="00007DF1" w:rsidRPr="00FF597F" w:rsidRDefault="00007DF1" w:rsidP="00007DF1">
      <w:r w:rsidRPr="00FF597F">
        <w:t xml:space="preserve">Taking a step backwards, the presupposed argument here is that </w:t>
      </w:r>
      <w:r w:rsidRPr="00FF597F">
        <w:rPr>
          <w:rStyle w:val="Emphasis"/>
        </w:rPr>
        <w:t>literature about politics is inherently political.</w:t>
      </w:r>
      <w:r w:rsidRPr="00FF597F">
        <w:t xml:space="preserve"> This is a claim attributable to both Antonio Gramsci and Edward Said. For Said, </w:t>
      </w:r>
      <w:r w:rsidRPr="00FF597F">
        <w:rPr>
          <w:rStyle w:val="StyleUnderline"/>
        </w:rPr>
        <w:t>Western scholarship about the Orient demonstrates how political scholarship is incapable of presenting ‘pure,’ (apolitical) knowledge and reflects a power contest that exists on an uneven field of political domination.</w:t>
      </w:r>
      <w:r w:rsidRPr="00FF597F">
        <w:t xml:space="preserve"> Further elaboration is helpful.</w:t>
      </w:r>
    </w:p>
    <w:p w14:paraId="731F79A7" w14:textId="77777777" w:rsidR="00007DF1" w:rsidRPr="00FF597F" w:rsidRDefault="00007DF1" w:rsidP="00007DF1">
      <w:pPr>
        <w:rPr>
          <w:rStyle w:val="StyleUnderline"/>
        </w:rPr>
      </w:pPr>
      <w:r w:rsidRPr="00FF597F">
        <w:t xml:space="preserve">In the simplest terms, Said defines orientalism as “a way of coming to terms with the Orient based on the Orient’s special place in European Western Experience.”58 Although by ‘Orient’ Said refers primarily to Arabs and Islam (what can be referred to loosely as ‘Middle Eastern and Muslim cultures’), the concept is not limited to geospatial or religious typology. Encompassing both, it refers more importantly to the relationship between, on one hand, </w:t>
      </w:r>
      <w:proofErr w:type="gramStart"/>
      <w:r w:rsidRPr="00FF597F">
        <w:t>Arabs</w:t>
      </w:r>
      <w:proofErr w:type="gramEnd"/>
      <w:r w:rsidRPr="00FF597F">
        <w:t xml:space="preserve"> and Islam, and on the other, the West, represented by literature. In other words, Said’s orientalism is a relational means to understand the distinction between Orient and Occident, the distribution of geopolitical awareness into texts and interests related to control, manipulation and incorporation reflected by texts.59 </w:t>
      </w:r>
      <w:r w:rsidRPr="00FF597F">
        <w:rPr>
          <w:rStyle w:val="StyleUnderline"/>
        </w:rPr>
        <w:t>At a broader conceptual level, it is analysis of discourse that is produced and exists in an uneven exchange between various kinds of power.</w:t>
      </w:r>
    </w:p>
    <w:p w14:paraId="198AEE63" w14:textId="77777777" w:rsidR="00007DF1" w:rsidRPr="00FF597F" w:rsidRDefault="00007DF1" w:rsidP="00007DF1">
      <w:pPr>
        <w:rPr>
          <w:rStyle w:val="StyleUnderline"/>
        </w:rPr>
      </w:pPr>
      <w:r w:rsidRPr="00FF597F">
        <w:t xml:space="preserve">Said describes a dialectical relationship between Orientalists— that is, scholars writing about the Orient— and the orientalist body of work they contribute to. In parallel, a dialectic also exists between the ensemble of relationships that compose global political hegemonic power and literature or discourse that surrounds those arrangements of power. In other words, when an author produces literature about the Arab and Muslim world, he is either consciously or subconsciously affected by literature that came before his own and either consciously or subconsciously complicit in forwarding the objectives of what came before him. Said defines this as ‘strategic location:’ the way of describing an author’s position in a text with regard to the Oriental material he writes about.60 This leads to operation within self-perpetuating frameworks, in which </w:t>
      </w:r>
      <w:r w:rsidRPr="00FF597F">
        <w:rPr>
          <w:rStyle w:val="StyleUnderline"/>
        </w:rPr>
        <w:t>the relationships between groups of texts (Said’s ‘strategic formation’) acquire referential power and thereafter gain influence in culture at large.61</w:t>
      </w:r>
    </w:p>
    <w:p w14:paraId="01E8030B" w14:textId="77777777" w:rsidR="00007DF1" w:rsidRPr="00FF597F" w:rsidRDefault="00007DF1" w:rsidP="00007DF1">
      <w:r w:rsidRPr="00FF597F">
        <w:rPr>
          <w:rStyle w:val="StyleUnderline"/>
        </w:rPr>
        <w:t>The result of this series of relationships is the production of what Said calls ‘political knowledge.’</w:t>
      </w:r>
      <w:r w:rsidRPr="00FF597F">
        <w:t xml:space="preserve"> What he means by this is that the knowledge reflected in literature, in his case about the Orient, is both a representation and extension of real-world power. </w:t>
      </w:r>
      <w:r w:rsidRPr="00FF597F">
        <w:rPr>
          <w:rStyle w:val="StyleUnderline"/>
        </w:rPr>
        <w:t xml:space="preserve">This is not to suggest that political knowledge is inherently bad; Said admits that his own intellectual endeavors have political value. Rather, Said argues that intellectuals should stop trying to fool themselves by believing their work is ‘pure,’ uninfluenced by </w:t>
      </w:r>
      <w:r w:rsidRPr="00FF597F">
        <w:rPr>
          <w:rStyle w:val="StyleUnderline"/>
        </w:rPr>
        <w:lastRenderedPageBreak/>
        <w:t>arrangements of hegemonic power.</w:t>
      </w:r>
      <w:r w:rsidRPr="00FF597F">
        <w:t xml:space="preserve"> What is most important is the type of metaconsciousness and self-awareness referred to earlier. </w:t>
      </w:r>
      <w:r w:rsidRPr="00FF597F">
        <w:rPr>
          <w:rStyle w:val="Emphasis"/>
        </w:rPr>
        <w:t>All work is bound to have some implication for power and be influenced by power</w:t>
      </w:r>
      <w:r w:rsidRPr="00FF597F">
        <w:t xml:space="preserve">— </w:t>
      </w:r>
      <w:r w:rsidRPr="00FF597F">
        <w:rPr>
          <w:rStyle w:val="StyleUnderline"/>
        </w:rPr>
        <w:t>that is the dialectical relationship between author and literature/literature and real-world power.</w:t>
      </w:r>
      <w:r w:rsidRPr="00FF597F">
        <w:t xml:space="preserve"> </w:t>
      </w:r>
      <w:r w:rsidRPr="00FF597F">
        <w:rPr>
          <w:rStyle w:val="StyleUnderline"/>
        </w:rPr>
        <w:t>Only by acknowledging that component of academic life can academic endeavors be legitimized</w:t>
      </w:r>
      <w:r w:rsidRPr="00FF597F">
        <w:t>.</w:t>
      </w:r>
    </w:p>
    <w:p w14:paraId="3CC95D84" w14:textId="77777777" w:rsidR="00007DF1" w:rsidRPr="00FF597F" w:rsidRDefault="00007DF1" w:rsidP="00007DF1">
      <w:r w:rsidRPr="00FF597F">
        <w:rPr>
          <w:rStyle w:val="StyleUnderline"/>
        </w:rPr>
        <w:t xml:space="preserve">The absence of this academic self-awareness— what in platitudinal academic discourse is called positionality— is twofold. In the first case it leads to the production of exteriority representation. </w:t>
      </w:r>
      <w:r w:rsidRPr="00FF597F">
        <w:t>“</w:t>
      </w:r>
      <w:r w:rsidRPr="00FF597F">
        <w:rPr>
          <w:rStyle w:val="StyleUnderline"/>
        </w:rPr>
        <w:t>Orientalism is premised upon exteriority, that is, on the fact that the Orientalist, poet or scholar, makes the Orient speak, describes the Orient, renders its mysteries plain for and to the West</w:t>
      </w:r>
      <w:r w:rsidRPr="00FF597F">
        <w:t xml:space="preserve">.”62 What Said is describing is </w:t>
      </w:r>
      <w:r w:rsidRPr="00FF597F">
        <w:rPr>
          <w:rStyle w:val="StyleUnderline"/>
        </w:rPr>
        <w:t>the manufacturing of an image, by the West and for the West, of something different from the West so that it can be digestible in the West. It is the process of putting the Orient into terms accessible for a Western audience, a process which has the effect of producing something altogether different from the Orient itself.</w:t>
      </w:r>
      <w:r w:rsidRPr="00FF597F">
        <w:t xml:space="preserve"> In contrast to ‘natural depictions’ of the Orient, these representations respond more to agreed-upon codes of understanding for their effects and the culture that produced them than their putative object.63 This presents a tangible way to think about how and why orientalism is manifest. It is manifest in ways that reaffirm its audience’s sophistication and cultural hegemony. It manifests this way because it assumes of those ‘lesser Orientals’ that they are incapable of representing themselves, and therefore the task must be undertaken by those with greater sophistication, ie. the West. This offers an apt example of how scholarship is not only political in that it reinforces and aggrandizes its own cultural hegemony, but also of how value judgements are implicit within it.</w:t>
      </w:r>
    </w:p>
    <w:p w14:paraId="1415645B" w14:textId="77777777" w:rsidR="00007DF1" w:rsidRPr="00FF597F" w:rsidRDefault="00007DF1" w:rsidP="00007DF1">
      <w:r w:rsidRPr="00FF597F">
        <w:rPr>
          <w:rStyle w:val="StyleUnderline"/>
        </w:rPr>
        <w:t>The second result of scholarship without awareness, the logical next step of what was described in the preceding paragraph, is that it becomes increasingly detached from reality. Scholars operating under the assumption that what they produce is ‘pure’ or apolitical knowledge ignore the series of relationships described above and the ways in which those relationships shape scholarship.</w:t>
      </w:r>
      <w:r w:rsidRPr="00FF597F">
        <w:t xml:space="preserve"> “</w:t>
      </w:r>
      <w:r w:rsidRPr="00FF597F">
        <w:rPr>
          <w:rStyle w:val="StyleUnderline"/>
        </w:rPr>
        <w:t>The general liberal consensus that ‘true knowledge’ is fundamentally non-political (and conversely that overtly political knowledge is not true) obscures the highly organized political circumstances obtaining when knowledge is produced.”</w:t>
      </w:r>
      <w:r w:rsidRPr="00FF597F">
        <w:t xml:space="preserve">64 One could extrapolate from Said a warning about the risk faced by scholars oblivious to ways real-life power dynamics shape their work. </w:t>
      </w:r>
      <w:r w:rsidRPr="00FF597F">
        <w:rPr>
          <w:rStyle w:val="StyleUnderline"/>
        </w:rPr>
        <w:t>If a scholar is unaware of his position within a scholarly corpus, or of the ways in which that body affect his work, then he is unable to control for that influence.</w:t>
      </w:r>
      <w:r w:rsidRPr="00FF597F">
        <w:t xml:space="preserve"> Unwittingly, he continues contributing to the body— as that body continues influencing him— while the body and scholar together are unhampered in devolution toward greater absorption with representational frameworks suited for the needs of their audience. </w:t>
      </w:r>
      <w:r w:rsidRPr="00FF597F">
        <w:rPr>
          <w:rStyle w:val="StyleUnderline"/>
        </w:rPr>
        <w:t>This is a process of increasing detachment from reality because it is a process absent of actors standing in the way of detachment from reality.</w:t>
      </w:r>
      <w:r w:rsidRPr="00FF597F">
        <w:t xml:space="preserve"> At a point,</w:t>
      </w:r>
    </w:p>
    <w:p w14:paraId="13B7A18C" w14:textId="77777777" w:rsidR="00007DF1" w:rsidRPr="00FF597F" w:rsidRDefault="00007DF1" w:rsidP="00007DF1">
      <w:pPr>
        <w:ind w:left="720"/>
      </w:pPr>
      <w:r w:rsidRPr="00FF597F">
        <w:t>“Knowledge no longer requires application to reality: knowledge is what gets passed on silently, without comment, from one text to another… Ideas are propagated, disseminated anonymously, repeated without attribution; they have literally become idées recue… what matters is that they are there to be echoed and re-echoed uncritically.”65</w:t>
      </w:r>
    </w:p>
    <w:p w14:paraId="06BD2AF7" w14:textId="77777777" w:rsidR="00007DF1" w:rsidRPr="00FF597F" w:rsidRDefault="00007DF1" w:rsidP="00007DF1">
      <w:r w:rsidRPr="00FF597F">
        <w:t>This is perhaps the worst type of scholarship: that which is political but unaware; that which contributes to a particular end but does not realize; that which becomes so selfabsorbed and uncritical that its only bearing on reality is the unintentional reinforcement of existing structures of political domination.</w:t>
      </w:r>
    </w:p>
    <w:p w14:paraId="2225F490" w14:textId="77777777" w:rsidR="00007DF1" w:rsidRPr="00FF597F" w:rsidRDefault="00007DF1" w:rsidP="00007DF1">
      <w:r w:rsidRPr="00FF597F">
        <w:t xml:space="preserve">Related to the question at the outset about the inherent political quality of scholarship surrounding politics, Said is both insightful and instructive. His registry helps categorize the ways in which </w:t>
      </w:r>
      <w:r w:rsidRPr="00FF597F">
        <w:lastRenderedPageBreak/>
        <w:t xml:space="preserve">relationships that constitute real-world power shape discourse, how actions and ideas reflect one another. </w:t>
      </w:r>
      <w:r w:rsidRPr="00FF597F">
        <w:rPr>
          <w:rStyle w:val="StyleUnderline"/>
        </w:rPr>
        <w:t xml:space="preserve">He helps characterize what happens </w:t>
      </w:r>
      <w:r w:rsidRPr="00FF597F">
        <w:rPr>
          <w:rStyle w:val="Emphasis"/>
        </w:rPr>
        <w:t>when scholars are unaware of their situation within existing structures of cultural hegemony and become unwitting mechanisms of reinforcement</w:t>
      </w:r>
      <w:r w:rsidRPr="00FF597F">
        <w:rPr>
          <w:rStyle w:val="StyleUnderline"/>
        </w:rPr>
        <w:t>.</w:t>
      </w:r>
      <w:r w:rsidRPr="00FF597F">
        <w:t xml:space="preserve"> </w:t>
      </w:r>
      <w:proofErr w:type="gramStart"/>
      <w:r w:rsidRPr="00FF597F">
        <w:rPr>
          <w:rStyle w:val="StyleUnderline"/>
        </w:rPr>
        <w:t>And,</w:t>
      </w:r>
      <w:proofErr w:type="gramEnd"/>
      <w:r w:rsidRPr="00FF597F">
        <w:rPr>
          <w:rStyle w:val="StyleUnderline"/>
        </w:rPr>
        <w:t xml:space="preserve"> he explains how this process in total foments an uncritical approach to reality- eventuating detachment from reality. This is precisely what the project at hand seeks to avoid.</w:t>
      </w:r>
      <w:r w:rsidRPr="00FF597F">
        <w:t xml:space="preserve"> </w:t>
      </w:r>
      <w:proofErr w:type="gramStart"/>
      <w:r w:rsidRPr="00FF597F">
        <w:t>With regard to</w:t>
      </w:r>
      <w:proofErr w:type="gramEnd"/>
      <w:r w:rsidRPr="00FF597F">
        <w:t xml:space="preserve"> Elvira et al., </w:t>
      </w:r>
      <w:r w:rsidRPr="00FF597F">
        <w:rPr>
          <w:rStyle w:val="StyleUnderline"/>
        </w:rPr>
        <w:t>one could make the criticism that they present an uncritical view of reality, one that does not challenge existing manifestations of patron-clientelism.</w:t>
      </w:r>
      <w:r w:rsidRPr="00FF597F">
        <w:t xml:space="preserve"> Thus, their work provides a neutral register of ways in which patron-clientelism exists without emphasizing why those manifestations are harmful or reasons why they should be altered. </w:t>
      </w:r>
      <w:r w:rsidRPr="00FF597F">
        <w:rPr>
          <w:rStyle w:val="StyleUnderline"/>
        </w:rPr>
        <w:t>This project, in contrast, seeks to present its case in such a way mindful of the influences of Western hegemony and to step beyond the unexamined assumption that institutions in Jordan are as they will be.</w:t>
      </w:r>
      <w:r w:rsidRPr="00FF597F">
        <w:t xml:space="preserve"> By demonstrating how particular manifestations of patronclientelism are harmful it will show both why and how changes in the institutions and relationships that represent existing global political dominance are essential.</w:t>
      </w:r>
    </w:p>
    <w:p w14:paraId="2523FFF2" w14:textId="77777777" w:rsidR="00007DF1" w:rsidRPr="00FF597F" w:rsidRDefault="00007DF1" w:rsidP="00007DF1">
      <w:pPr>
        <w:pStyle w:val="Heading4"/>
        <w:rPr>
          <w:rStyle w:val="StyleUnderline"/>
          <w:rFonts w:cs="Times New Roman"/>
          <w:sz w:val="30"/>
          <w:u w:val="none"/>
        </w:rPr>
      </w:pPr>
      <w:r w:rsidRPr="00FF597F">
        <w:rPr>
          <w:rStyle w:val="StyleUnderline"/>
          <w:rFonts w:cs="Times New Roman"/>
          <w:sz w:val="30"/>
          <w:u w:val="none"/>
        </w:rPr>
        <w:t>This debate is about creating counter-hegemonic relations to capitalism to turn debate into a social justice building space.</w:t>
      </w:r>
    </w:p>
    <w:p w14:paraId="711EB343" w14:textId="77777777" w:rsidR="00007DF1" w:rsidRPr="00FF597F" w:rsidRDefault="00007DF1" w:rsidP="00007DF1">
      <w:pPr>
        <w:rPr>
          <w:rStyle w:val="Style13ptBold"/>
        </w:rPr>
      </w:pPr>
      <w:r w:rsidRPr="00FF597F">
        <w:rPr>
          <w:rStyle w:val="Style13ptBold"/>
        </w:rPr>
        <w:t>Manojan, Tata Institute of Social Sciences social policy analysis assistant professor, 19</w:t>
      </w:r>
    </w:p>
    <w:p w14:paraId="41D01510" w14:textId="77777777" w:rsidR="00007DF1" w:rsidRPr="00FF597F" w:rsidRDefault="00007DF1" w:rsidP="00007DF1">
      <w:pPr>
        <w:rPr>
          <w:rStyle w:val="Style13ptBold"/>
          <w:b w:val="0"/>
          <w:bCs w:val="0"/>
          <w:sz w:val="24"/>
          <w:szCs w:val="18"/>
        </w:rPr>
      </w:pPr>
      <w:r w:rsidRPr="00FF597F">
        <w:rPr>
          <w:rStyle w:val="Style13ptBold"/>
          <w:b w:val="0"/>
          <w:bCs w:val="0"/>
          <w:sz w:val="24"/>
          <w:szCs w:val="18"/>
        </w:rPr>
        <w:t xml:space="preserve">(K. P.,5/20/19, </w:t>
      </w:r>
      <w:r w:rsidRPr="00FF597F">
        <w:rPr>
          <w:rStyle w:val="Style13ptBold"/>
          <w:b w:val="0"/>
          <w:bCs w:val="0"/>
          <w:i/>
          <w:iCs/>
          <w:sz w:val="24"/>
          <w:szCs w:val="18"/>
        </w:rPr>
        <w:t xml:space="preserve">Review of Development and Change, </w:t>
      </w:r>
      <w:r w:rsidRPr="00FF597F">
        <w:rPr>
          <w:rStyle w:val="Style13ptBold"/>
          <w:b w:val="0"/>
          <w:bCs w:val="0"/>
          <w:sz w:val="24"/>
          <w:szCs w:val="18"/>
        </w:rPr>
        <w:t xml:space="preserve">“Capturing the Gramscian Project in Critical Pedagogy: Towards a Philosophy of Praxis in Education”, p. 130-131, </w:t>
      </w:r>
      <w:hyperlink r:id="rId112" w:history="1">
        <w:r w:rsidRPr="00FF597F">
          <w:rPr>
            <w:rStyle w:val="Hyperlink"/>
            <w:sz w:val="24"/>
            <w:szCs w:val="18"/>
          </w:rPr>
          <w:t>https://doi.org/10.1177/0972266119831133</w:t>
        </w:r>
      </w:hyperlink>
      <w:r w:rsidRPr="00FF597F">
        <w:rPr>
          <w:rStyle w:val="Style13ptBold"/>
          <w:b w:val="0"/>
          <w:bCs w:val="0"/>
          <w:sz w:val="24"/>
          <w:szCs w:val="18"/>
        </w:rPr>
        <w:t>, accessed 7/2/20, zC)</w:t>
      </w:r>
    </w:p>
    <w:p w14:paraId="66C4ED3D" w14:textId="77777777" w:rsidR="00007DF1" w:rsidRPr="00FF597F" w:rsidRDefault="00007DF1" w:rsidP="00007DF1">
      <w:r w:rsidRPr="00FF597F">
        <w:t xml:space="preserve">Positioning Gramsci: In between Marx, </w:t>
      </w:r>
      <w:proofErr w:type="gramStart"/>
      <w:r w:rsidRPr="00FF597F">
        <w:t>Freire</w:t>
      </w:r>
      <w:proofErr w:type="gramEnd"/>
      <w:r w:rsidRPr="00FF597F">
        <w:t xml:space="preserve"> and Critical Pedagogy</w:t>
      </w:r>
    </w:p>
    <w:p w14:paraId="2BCE229D" w14:textId="77777777" w:rsidR="00007DF1" w:rsidRPr="00FF597F" w:rsidRDefault="00007DF1" w:rsidP="00007DF1">
      <w:pPr>
        <w:rPr>
          <w:rStyle w:val="StyleUnderline"/>
        </w:rPr>
      </w:pPr>
      <w:r w:rsidRPr="00FF597F">
        <w:rPr>
          <w:rStyle w:val="StyleUnderline"/>
        </w:rPr>
        <w:t>It is from the theories of Gramsci that Marxist discourses on education delve into more critical avenues in the age of predatory capitalism and varied forms of oppression</w:t>
      </w:r>
      <w:r w:rsidRPr="00FF597F">
        <w:t xml:space="preserve"> (Anyon, 2011; Mayo, 2010). </w:t>
      </w:r>
      <w:r w:rsidRPr="00FF597F">
        <w:rPr>
          <w:rStyle w:val="StyleUnderline"/>
        </w:rPr>
        <w:t>Gramsci inspired many critical educators to develop their methodology of praxis in various domains.</w:t>
      </w:r>
      <w:r w:rsidRPr="00FF597F">
        <w:t xml:space="preserve"> In the traditional Marxist notions, culture was considered a phenomenon of reflections of economic relations in society within the base–superstructure continuum. For Gramsci, </w:t>
      </w:r>
      <w:r w:rsidRPr="00FF597F">
        <w:rPr>
          <w:rStyle w:val="StyleUnderline"/>
        </w:rPr>
        <w:t>culture was not something limited to the base–superstructure dialectic, but a mediation of continuous interaction of several forces within the economy and society</w:t>
      </w:r>
      <w:r w:rsidRPr="00FF597F">
        <w:t xml:space="preserve"> (Gramsci, 1971; Marx, 1859). </w:t>
      </w:r>
      <w:r w:rsidRPr="00FF597F">
        <w:rPr>
          <w:rStyle w:val="StyleUnderline"/>
        </w:rPr>
        <w:t xml:space="preserve">This view, in fact, offered a new insight that culture as a phenomenon was not to be studied in diversity but must </w:t>
      </w:r>
      <w:proofErr w:type="gramStart"/>
      <w:r w:rsidRPr="00FF597F">
        <w:rPr>
          <w:rStyle w:val="StyleUnderline"/>
        </w:rPr>
        <w:t>be located in</w:t>
      </w:r>
      <w:proofErr w:type="gramEnd"/>
      <w:r w:rsidRPr="00FF597F">
        <w:rPr>
          <w:rStyle w:val="StyleUnderline"/>
        </w:rPr>
        <w:t xml:space="preserve"> the patterns of diversity at different stages of social development in history.</w:t>
      </w:r>
      <w:r w:rsidRPr="00FF597F">
        <w:t xml:space="preserve"> Freire’s thoughts are deeply analogous to Gramsci’s Marxism and reflect his dialectical apprehension in engaging with subaltern consciousness through cultural action (Fischman &amp; McLaren, 2005). </w:t>
      </w:r>
      <w:r w:rsidRPr="00FF597F">
        <w:rPr>
          <w:rStyle w:val="StyleUnderline"/>
        </w:rPr>
        <w:t>The ideal spokesperson in critical pedagogy is synonymous with the Gramscian proposition of the transformative intellectual (Giroux, 1983) who holds the responsibility of mobilising the collective in counter-hegemonic action.</w:t>
      </w:r>
      <w:r w:rsidRPr="00FF597F">
        <w:t xml:space="preserve"> The most targeted endeavour in critical pedagogy is the cultivation of critical consciousness in an individual, which resembles Gramsci’s very conception of common sense (Gramsci, 1971). </w:t>
      </w:r>
      <w:r w:rsidRPr="00FF597F">
        <w:rPr>
          <w:rStyle w:val="StyleUnderline"/>
        </w:rPr>
        <w:t xml:space="preserve">We can see Gramscian influence in various frames of critical pedagogy. For instance, the very politics of critical pedagogy lies in constructing counterhegemonic positions of resistance and alternatives against the imperative position of the ruling class agenda of limiting the subaltern from </w:t>
      </w:r>
      <w:proofErr w:type="gramStart"/>
      <w:r w:rsidRPr="00FF597F">
        <w:rPr>
          <w:rStyle w:val="StyleUnderline"/>
        </w:rPr>
        <w:t>entering into</w:t>
      </w:r>
      <w:proofErr w:type="gramEnd"/>
      <w:r w:rsidRPr="00FF597F">
        <w:rPr>
          <w:rStyle w:val="StyleUnderline"/>
        </w:rPr>
        <w:t xml:space="preserve"> making of historical processes.</w:t>
      </w:r>
      <w:r w:rsidRPr="00FF597F">
        <w:t xml:space="preserve"> </w:t>
      </w:r>
      <w:r w:rsidRPr="00FF597F">
        <w:rPr>
          <w:rStyle w:val="StyleUnderline"/>
        </w:rPr>
        <w:t>Critical pedagogy aims at catalysing the potentialities within the subaltern within the contours of their own wisdom deriving from their practical knowledge and their everyday lives.</w:t>
      </w:r>
    </w:p>
    <w:p w14:paraId="1E12B8A1" w14:textId="77777777" w:rsidR="00007DF1" w:rsidRPr="00FF597F" w:rsidRDefault="00007DF1" w:rsidP="00007DF1">
      <w:r w:rsidRPr="00FF597F">
        <w:lastRenderedPageBreak/>
        <w:t xml:space="preserve">It is argued that </w:t>
      </w:r>
      <w:r w:rsidRPr="00FF597F">
        <w:rPr>
          <w:rStyle w:val="Emphasis"/>
        </w:rPr>
        <w:t>for exploring the nature and extent of domination in an educational setting, there is no other concept more appropriate than Gramsci’s hegemony</w:t>
      </w:r>
      <w:r w:rsidRPr="00FF597F">
        <w:t xml:space="preserve"> (Fontana, 2002). </w:t>
      </w:r>
      <w:r w:rsidRPr="00FF597F">
        <w:rPr>
          <w:rStyle w:val="Emphasis"/>
        </w:rPr>
        <w:t xml:space="preserve">Educational institutions tend to maintain certain structures of domination and hierarchy through norms, </w:t>
      </w:r>
      <w:proofErr w:type="gramStart"/>
      <w:r w:rsidRPr="00FF597F">
        <w:rPr>
          <w:rStyle w:val="Emphasis"/>
        </w:rPr>
        <w:t>restrictions</w:t>
      </w:r>
      <w:proofErr w:type="gramEnd"/>
      <w:r w:rsidRPr="00FF597F">
        <w:rPr>
          <w:rStyle w:val="Emphasis"/>
        </w:rPr>
        <w:t xml:space="preserve"> and projections of symbols of accepted notions of behaviour and attainment models.</w:t>
      </w:r>
      <w:r w:rsidRPr="00FF597F">
        <w:t xml:space="preserve"> </w:t>
      </w:r>
      <w:r w:rsidRPr="00FF597F">
        <w:rPr>
          <w:rStyle w:val="StyleUnderline"/>
        </w:rPr>
        <w:t xml:space="preserve">Gramsci calls for continuous counter-narratives to dismantle the hegemony of capitalism and views education as the regime where resistances can be inaugurated and established to critique the cultural domination and develop counter-hegemony </w:t>
      </w:r>
      <w:r w:rsidRPr="00FF597F">
        <w:t xml:space="preserve">(Gramsci, 1971). </w:t>
      </w:r>
      <w:r w:rsidRPr="00FF597F">
        <w:rPr>
          <w:rStyle w:val="StyleUnderline"/>
        </w:rPr>
        <w:t>Hegemonic education would cultivate a consensus among the subalterns on certain models of success and result in establishing a wider agreement among the masses against actual class interests or revolutionary consciousness.</w:t>
      </w:r>
      <w:r w:rsidRPr="00FF597F">
        <w:t xml:space="preserve"> In these circumstances, the task is to conscientise pupils to interpret relations in their political and economic surroundings which would enable them to apprehend systemic causes of subordination (Freire, 1970; Gramsci, 1971). </w:t>
      </w:r>
      <w:r w:rsidRPr="00FF597F">
        <w:rPr>
          <w:rStyle w:val="StyleUnderline"/>
        </w:rPr>
        <w:t>This is the principal ‘war of position’ in critical pedagogy classrooms and is the crux of the Gramscian counter-hegemony project.</w:t>
      </w:r>
      <w:r w:rsidRPr="00FF597F">
        <w:t xml:space="preserve"> Ultimately, </w:t>
      </w:r>
      <w:r w:rsidRPr="00FF597F">
        <w:rPr>
          <w:rStyle w:val="Emphasis"/>
        </w:rPr>
        <w:t>critical pedagogy becomes the vital process of making schools and classrooms social justice building spaces</w:t>
      </w:r>
      <w:r w:rsidRPr="00FF597F">
        <w:t xml:space="preserve"> (Darder et al., 2009). As explained earlier, </w:t>
      </w:r>
      <w:r w:rsidRPr="00FF597F">
        <w:rPr>
          <w:rStyle w:val="StyleUnderline"/>
        </w:rPr>
        <w:t>educational sites are constructed and maintained by asymmetrical structures of power and are bound to maintain those asymmetries by manipulating the truthful dissemination of social realities through curricular imperatives.</w:t>
      </w:r>
      <w:r w:rsidRPr="00FF597F">
        <w:t xml:space="preserve"> Here, </w:t>
      </w:r>
      <w:r w:rsidRPr="00FF597F">
        <w:rPr>
          <w:rStyle w:val="Emphasis"/>
        </w:rPr>
        <w:t>the task of a critical educator is to become the transformative intellectual and to shape learners as organic intellectuals for counter-hegemonic actions.</w:t>
      </w:r>
      <w:r w:rsidRPr="00FF597F">
        <w:t xml:space="preserve"> In this fashion, </w:t>
      </w:r>
      <w:r w:rsidRPr="00FF597F">
        <w:rPr>
          <w:rStyle w:val="StyleUnderline"/>
        </w:rPr>
        <w:t>the Gramscian legacy strengthens critical pedagogy to form a pedagogy of insubordination by enabling students as active human agents to question the ideologies that create the conditions of oppression</w:t>
      </w:r>
      <w:r w:rsidRPr="00FF597F">
        <w:t xml:space="preserve"> (Giroux, 1983, 2009; Steinberg, 2007).</w:t>
      </w:r>
    </w:p>
    <w:p w14:paraId="4F41B8ED" w14:textId="77777777" w:rsidR="00007DF1" w:rsidRPr="00FF597F" w:rsidRDefault="00007DF1" w:rsidP="00007DF1">
      <w:r w:rsidRPr="00FF597F">
        <w:t xml:space="preserve">Altogether, it is observable that </w:t>
      </w:r>
      <w:proofErr w:type="gramStart"/>
      <w:r w:rsidRPr="00FF597F">
        <w:t>being more or less</w:t>
      </w:r>
      <w:proofErr w:type="gramEnd"/>
      <w:r w:rsidRPr="00FF597F">
        <w:t xml:space="preserve"> a Marxist project, </w:t>
      </w:r>
      <w:r w:rsidRPr="00FF597F">
        <w:rPr>
          <w:rStyle w:val="StyleUnderline"/>
        </w:rPr>
        <w:t>critical pedagogy follows more in the path of a Gramscian model of a dual-line approach of understanding the conditions of social oppression and economic exploitation. This analysis touches upon two positions – from the larger framework of the ‘left’ political motive and simultaneously from the position of the subaltern. This approach can be observed in all analytical regimes of critical pedagogy such as knowledge, hegemony, ideology, intellectuals and so on, and within any other forms of praxis.</w:t>
      </w:r>
      <w:r w:rsidRPr="00FF597F">
        <w:t xml:space="preserve"> </w:t>
      </w:r>
      <w:r w:rsidRPr="00FF597F">
        <w:rPr>
          <w:rStyle w:val="Emphasis"/>
        </w:rPr>
        <w:t xml:space="preserve">The discussions carried out indisputably establish the presence of Gramscian critical pedagogy. </w:t>
      </w:r>
      <w:r w:rsidRPr="00FF597F">
        <w:t>To elaborate more on this, the next two sections on (a) critical pedagogy as a political praxis and (b) principles of critical pedagogy will help capture how Gramscian language is deep-rooted in the theoretical foundations of critical pedagogy.</w:t>
      </w:r>
    </w:p>
    <w:p w14:paraId="27603E08" w14:textId="77777777" w:rsidR="00007DF1" w:rsidRPr="00FF597F" w:rsidRDefault="00007DF1" w:rsidP="00007DF1">
      <w:pPr>
        <w:pStyle w:val="Heading4"/>
        <w:rPr>
          <w:rFonts w:cs="Times New Roman"/>
        </w:rPr>
      </w:pPr>
      <w:r w:rsidRPr="00FF597F">
        <w:rPr>
          <w:rFonts w:cs="Times New Roman"/>
        </w:rPr>
        <w:t>Hegemonic ideology silences the subaltern and dooms them to epistemic violence.</w:t>
      </w:r>
    </w:p>
    <w:p w14:paraId="32387BE5" w14:textId="77777777" w:rsidR="00007DF1" w:rsidRPr="00FF597F" w:rsidRDefault="00007DF1" w:rsidP="00007DF1">
      <w:pPr>
        <w:rPr>
          <w:rStyle w:val="Style13ptBold"/>
        </w:rPr>
      </w:pPr>
      <w:r w:rsidRPr="00FF597F">
        <w:rPr>
          <w:rStyle w:val="Style13ptBold"/>
        </w:rPr>
        <w:t>Neilson, U Waikato senior sociology lecturer, 20</w:t>
      </w:r>
    </w:p>
    <w:p w14:paraId="3BF5C281" w14:textId="77777777" w:rsidR="00007DF1" w:rsidRPr="00FF597F" w:rsidRDefault="00007DF1" w:rsidP="00007DF1">
      <w:pPr>
        <w:rPr>
          <w:rStyle w:val="Style13ptBold"/>
          <w:b w:val="0"/>
          <w:bCs w:val="0"/>
          <w:sz w:val="24"/>
          <w:szCs w:val="18"/>
        </w:rPr>
      </w:pPr>
      <w:r w:rsidRPr="00FF597F">
        <w:rPr>
          <w:rStyle w:val="Style13ptBold"/>
          <w:b w:val="0"/>
          <w:bCs w:val="0"/>
          <w:sz w:val="24"/>
          <w:szCs w:val="18"/>
        </w:rPr>
        <w:t xml:space="preserve">(David, 4/10/20, </w:t>
      </w:r>
      <w:r w:rsidRPr="00FF597F">
        <w:rPr>
          <w:rStyle w:val="Style13ptBold"/>
          <w:b w:val="0"/>
          <w:bCs w:val="0"/>
          <w:i/>
          <w:iCs/>
          <w:sz w:val="24"/>
          <w:szCs w:val="18"/>
        </w:rPr>
        <w:t>Taylor and Francis</w:t>
      </w:r>
      <w:r w:rsidRPr="00FF597F">
        <w:rPr>
          <w:rStyle w:val="Style13ptBold"/>
          <w:b w:val="0"/>
          <w:bCs w:val="0"/>
          <w:sz w:val="24"/>
          <w:szCs w:val="18"/>
        </w:rPr>
        <w:t>, “Epistemic violence in the time of coronavirus: From the legacy of the western limits of Spivak’s ‘can the subaltern speak’ to an alternative to the ‘neoliberal model of development’”, https://doi.org/10.1080/00131857.2020.1750092, accessed 7/2/20, zC)</w:t>
      </w:r>
    </w:p>
    <w:p w14:paraId="5E339F2F" w14:textId="77777777" w:rsidR="00007DF1" w:rsidRPr="00FF597F" w:rsidRDefault="00007DF1" w:rsidP="00007DF1">
      <w:r w:rsidRPr="00FF597F">
        <w:t xml:space="preserve">In her innovative text, Spivak creatively adapts, but also reproduces the limitations of, Gramsci’s (1971) original texts on “subaltern”. A key reason why interpretations of these writings can have this double nature is their unfinished conceptual specification. Gramsci’s profound analyses are, after all, coded notes penned in prison. </w:t>
      </w:r>
      <w:r w:rsidRPr="00FF597F">
        <w:rPr>
          <w:rStyle w:val="StyleUnderline"/>
        </w:rPr>
        <w:t xml:space="preserve">The “best sense” adaption of “subaltern” that Spivak deploys concerns Gramsci’s theory of workers’ “contradictory consciousness” that arises in the context of hegemonic </w:t>
      </w:r>
      <w:r w:rsidRPr="00FF597F">
        <w:rPr>
          <w:rStyle w:val="StyleUnderline"/>
        </w:rPr>
        <w:lastRenderedPageBreak/>
        <w:t>forms of class struggle in capitalist democracies.</w:t>
      </w:r>
      <w:r w:rsidRPr="00FF597F">
        <w:t xml:space="preserve"> For Gramsci, </w:t>
      </w:r>
      <w:r w:rsidRPr="00FF597F">
        <w:rPr>
          <w:rStyle w:val="StyleUnderline"/>
        </w:rPr>
        <w:t>the prevailing mid-range hegemony is one in which the hearts and minds of the majority of the members of the “subaltern classes” have been won over to a specific capitalist accumulation project that has interlocking material and ideological dimensions</w:t>
      </w:r>
      <w:r w:rsidRPr="00FF597F">
        <w:t xml:space="preserve">. Gramsci refers to </w:t>
      </w:r>
      <w:r w:rsidRPr="00FF597F">
        <w:rPr>
          <w:rStyle w:val="StyleUnderline"/>
        </w:rPr>
        <w:t xml:space="preserve">the stratum of intellectuals that construct and transmit the ideology of the hegemonic project that becomes established once embedded in the “common sense” of the subaltern classes. </w:t>
      </w:r>
      <w:r w:rsidRPr="00FF597F">
        <w:t>He also refers to the “war of [ideological] position” between the agents of hegemonic and counter hegemonic projects. Gramsci’s analysis thus brings intellectuals centre stage.</w:t>
      </w:r>
    </w:p>
    <w:p w14:paraId="7D6EC37C" w14:textId="77777777" w:rsidR="00007DF1" w:rsidRPr="00FF597F" w:rsidRDefault="00007DF1" w:rsidP="00007DF1">
      <w:r w:rsidRPr="00FF597F">
        <w:t xml:space="preserve">Spivak’s concept of </w:t>
      </w:r>
      <w:r w:rsidRPr="00FF597F">
        <w:rPr>
          <w:rStyle w:val="StyleUnderline"/>
        </w:rPr>
        <w:t xml:space="preserve">“epistemic violence” resonates specifically with Gramsci’s notes concerning the ways that the </w:t>
      </w:r>
      <w:r w:rsidRPr="00FF597F">
        <w:rPr>
          <w:rStyle w:val="Emphasis"/>
        </w:rPr>
        <w:t>hegemonic ideology blocks development of the authentic experiential knowledge generated by subaltern classes’ everyday life</w:t>
      </w:r>
      <w:r w:rsidRPr="00FF597F">
        <w:rPr>
          <w:rStyle w:val="StyleUnderline"/>
        </w:rPr>
        <w:t>.</w:t>
      </w:r>
      <w:r w:rsidRPr="00FF597F">
        <w:t xml:space="preserve"> Gramsci (1971) argues that </w:t>
      </w:r>
      <w:r w:rsidRPr="00FF597F">
        <w:rPr>
          <w:rStyle w:val="StyleUnderline"/>
        </w:rPr>
        <w:t>the workers’ direct experience and their ideologically inherited “common sense” comprises a “contradictory consciousness”. That is, their lived experience of exploitation is blocked from development by the hegemonic ideology that denies exploitation.</w:t>
      </w:r>
      <w:r w:rsidRPr="00FF597F">
        <w:t xml:space="preserve"> </w:t>
      </w:r>
      <w:r w:rsidRPr="00FF597F">
        <w:rPr>
          <w:rStyle w:val="StyleUnderline"/>
        </w:rPr>
        <w:t xml:space="preserve">This contradictory situation “influences moral conduct and the direction of will” in a way that “does not permit of any action, any decision or choice, and produces a condition of moral and political passivity” </w:t>
      </w:r>
      <w:r w:rsidRPr="00FF597F">
        <w:t xml:space="preserve">(Gramsci, 1971, p. 333). </w:t>
      </w:r>
      <w:r w:rsidRPr="00FF597F">
        <w:rPr>
          <w:rStyle w:val="StyleUnderline"/>
        </w:rPr>
        <w:t>It follows that the task of the theoretical and organic intellectuals of the subaltern classes in the war of position is to draw out the “best sense” of their “spontaneous philosophy” and make it “ideologically coherent”</w:t>
      </w:r>
      <w:r w:rsidRPr="00FF597F">
        <w:t xml:space="preserve"> (Gramsci, 1971, p. 421).</w:t>
      </w:r>
    </w:p>
    <w:p w14:paraId="1D4E5E17" w14:textId="77777777" w:rsidR="00007DF1" w:rsidRPr="00FF597F" w:rsidRDefault="00007DF1" w:rsidP="00007DF1">
      <w:pPr>
        <w:rPr>
          <w:rStyle w:val="StyleUnderline"/>
        </w:rPr>
      </w:pPr>
      <w:r w:rsidRPr="00FF597F">
        <w:rPr>
          <w:rStyle w:val="StyleUnderline"/>
        </w:rPr>
        <w:t>Spivak’s specific adaption of Gramsci’s “contradictory consciousness” argument as a mode of epistemic violence refers to the ways colonial reasoning undermines possibilities of an authentic discourse for Indian women. Their double cultural subordination to the ruling alliance of dominant local and colonizing institutions and discourses means the subaltern cannot speak or be heard.</w:t>
      </w:r>
      <w:r w:rsidRPr="00FF597F">
        <w:t xml:space="preserve"> </w:t>
      </w:r>
      <w:r w:rsidRPr="00FF597F">
        <w:rPr>
          <w:rStyle w:val="StyleUnderline"/>
        </w:rPr>
        <w:t>The development and expression of their authentic experiential knowledge is blocked and misrepresented in the discourses of intellectuals and researchers who are not only just secondhand observers but who are also themselves imbued with neo-colonial ways of thinking.</w:t>
      </w:r>
    </w:p>
    <w:p w14:paraId="627C5D83" w14:textId="77777777" w:rsidR="00007DF1" w:rsidRPr="00FF597F" w:rsidRDefault="00007DF1" w:rsidP="00007DF1"/>
    <w:p w14:paraId="581C5D87" w14:textId="77777777" w:rsidR="00007DF1" w:rsidRPr="00FF597F" w:rsidRDefault="00007DF1" w:rsidP="00007DF1">
      <w:pPr>
        <w:pStyle w:val="Heading3"/>
        <w:rPr>
          <w:rFonts w:cs="Times New Roman"/>
        </w:rPr>
      </w:pPr>
      <w:r w:rsidRPr="00FF597F">
        <w:rPr>
          <w:rFonts w:cs="Times New Roman"/>
        </w:rPr>
        <w:lastRenderedPageBreak/>
        <w:t>Capitalism K – AT: Permutation - Fails</w:t>
      </w:r>
    </w:p>
    <w:p w14:paraId="533CF64F" w14:textId="77777777" w:rsidR="00007DF1" w:rsidRPr="00FF597F" w:rsidRDefault="00007DF1" w:rsidP="00007DF1">
      <w:pPr>
        <w:pStyle w:val="Heading4"/>
        <w:rPr>
          <w:rFonts w:cs="Times New Roman"/>
        </w:rPr>
      </w:pPr>
      <w:r w:rsidRPr="00FF597F">
        <w:rPr>
          <w:rFonts w:cs="Times New Roman"/>
        </w:rPr>
        <w:t>Policy initiatives based in liberal reformism fails to break from the logic of bourgeois individualism – that splinters counter-hegemonic movements.</w:t>
      </w:r>
    </w:p>
    <w:p w14:paraId="64C20E9C" w14:textId="77777777" w:rsidR="00007DF1" w:rsidRPr="00FF597F" w:rsidRDefault="00007DF1" w:rsidP="00007DF1">
      <w:pPr>
        <w:rPr>
          <w:rStyle w:val="Style13ptBold"/>
        </w:rPr>
      </w:pPr>
      <w:r w:rsidRPr="00FF597F">
        <w:rPr>
          <w:rStyle w:val="Style13ptBold"/>
        </w:rPr>
        <w:t>Baildon Nanyang Tech humanities professor 03</w:t>
      </w:r>
    </w:p>
    <w:p w14:paraId="03B775AE" w14:textId="77777777" w:rsidR="00007DF1" w:rsidRPr="00FF597F" w:rsidRDefault="00007DF1" w:rsidP="00007DF1">
      <w:pPr>
        <w:rPr>
          <w:rStyle w:val="Style13ptBold"/>
          <w:b w:val="0"/>
          <w:bCs w:val="0"/>
          <w:sz w:val="24"/>
          <w:szCs w:val="18"/>
        </w:rPr>
      </w:pPr>
      <w:r w:rsidRPr="00FF597F">
        <w:rPr>
          <w:rStyle w:val="Style13ptBold"/>
          <w:b w:val="0"/>
          <w:bCs w:val="0"/>
          <w:sz w:val="24"/>
          <w:szCs w:val="18"/>
        </w:rPr>
        <w:t xml:space="preserve">(Mark C., July 2003, </w:t>
      </w:r>
      <w:r w:rsidRPr="00FF597F">
        <w:rPr>
          <w:rStyle w:val="Style13ptBold"/>
          <w:b w:val="0"/>
          <w:bCs w:val="0"/>
          <w:i/>
          <w:iCs/>
          <w:sz w:val="24"/>
          <w:szCs w:val="18"/>
        </w:rPr>
        <w:t xml:space="preserve">Workplace, </w:t>
      </w:r>
      <w:r w:rsidRPr="00FF597F">
        <w:rPr>
          <w:rStyle w:val="Style13ptBold"/>
          <w:b w:val="0"/>
          <w:bCs w:val="0"/>
          <w:sz w:val="24"/>
          <w:szCs w:val="18"/>
        </w:rPr>
        <w:t>“A Case for Engaged Intellectual Work”,</w:t>
      </w:r>
      <w:r w:rsidRPr="00FF597F">
        <w:rPr>
          <w:rStyle w:val="Style13ptBold"/>
          <w:b w:val="0"/>
          <w:bCs w:val="0"/>
          <w:i/>
          <w:iCs/>
          <w:sz w:val="24"/>
          <w:szCs w:val="18"/>
        </w:rPr>
        <w:t xml:space="preserve"> </w:t>
      </w:r>
      <w:r w:rsidRPr="00FF597F">
        <w:rPr>
          <w:rStyle w:val="Style13ptBold"/>
          <w:b w:val="0"/>
          <w:bCs w:val="0"/>
          <w:sz w:val="24"/>
          <w:szCs w:val="18"/>
        </w:rPr>
        <w:t xml:space="preserve">Vol. 5 No. 2, </w:t>
      </w:r>
      <w:hyperlink r:id="rId113" w:history="1">
        <w:r w:rsidRPr="00FF597F">
          <w:rPr>
            <w:rStyle w:val="Hyperlink"/>
            <w:sz w:val="24"/>
            <w:szCs w:val="18"/>
          </w:rPr>
          <w:t>https://louisville.edu/journal/workplace/issue5p2/baildon.html</w:t>
        </w:r>
      </w:hyperlink>
      <w:r w:rsidRPr="00FF597F">
        <w:rPr>
          <w:rStyle w:val="Style13ptBold"/>
          <w:b w:val="0"/>
          <w:bCs w:val="0"/>
          <w:sz w:val="24"/>
          <w:szCs w:val="18"/>
        </w:rPr>
        <w:t>, accessed 7/2/20, zC)</w:t>
      </w:r>
    </w:p>
    <w:p w14:paraId="302A431E" w14:textId="77777777" w:rsidR="00007DF1" w:rsidRPr="00FF597F" w:rsidRDefault="00007DF1" w:rsidP="00007DF1">
      <w:r w:rsidRPr="00FF597F">
        <w:t xml:space="preserve">1.2 </w:t>
      </w:r>
      <w:r w:rsidRPr="00FF597F">
        <w:rPr>
          <w:rStyle w:val="StyleUnderline"/>
        </w:rPr>
        <w:t>The recent myriad of interventions in education reflects, and is in response to, the increasing fragmentation and social incoherence accompanying socioeconomic developments and crises of contemporary capitalism</w:t>
      </w:r>
      <w:r w:rsidRPr="00FF597F">
        <w:t xml:space="preserve">. These </w:t>
      </w:r>
      <w:r w:rsidRPr="00FF597F">
        <w:rPr>
          <w:rStyle w:val="Emphasis"/>
        </w:rPr>
        <w:t>postmodern developments have served to splinter identities, render mass resistance inconceivable, and make widespread collective action for radical change increasingly difficult.</w:t>
      </w:r>
      <w:r w:rsidRPr="00FF597F">
        <w:t xml:space="preserve"> As Best and Kellner have noted, “</w:t>
      </w:r>
      <w:r w:rsidRPr="00FF597F">
        <w:rPr>
          <w:rStyle w:val="StyleUnderline"/>
        </w:rPr>
        <w:t>The response is often despair and pessimism, panic and hyperbolic discourse, and desperate searches for solutions to the apparent crisis.”</w:t>
      </w:r>
      <w:r w:rsidRPr="00FF597F">
        <w:t xml:space="preserve">4 </w:t>
      </w:r>
      <w:r w:rsidRPr="00FF597F">
        <w:rPr>
          <w:rStyle w:val="StyleUnderline"/>
        </w:rPr>
        <w:t xml:space="preserve">To most people working in educational settings, this despair, pessimism, panic, hyperbole, and desperation for solutions is all too familiar. </w:t>
      </w:r>
      <w:r w:rsidRPr="00FF597F">
        <w:rPr>
          <w:rStyle w:val="Emphasis"/>
        </w:rPr>
        <w:t>The landscape is littered with multiple reform agendas desiring educational improvements through assorted policy initiatives</w:t>
      </w:r>
      <w:r w:rsidRPr="00FF597F">
        <w:rPr>
          <w:rStyle w:val="StyleUnderline"/>
        </w:rPr>
        <w:t>, tougher standards and consequences for schools, teachers, and students, and the movement toward ideological hegemony by reconstituting traditional values and curricula.</w:t>
      </w:r>
      <w:r w:rsidRPr="00FF597F">
        <w:t xml:space="preserve"> Both radical and conservative critics have offered extensive commentary on the problems facing education, yet remain hopeful that schools can analyze problems faced by society and that “out of such analyses students will develop a sense of understanding and mutual respect that will in some way influence the wider society.”5 However, as Henry Giroux has noted, “schools do more than influence society; they are also shaped by it. That is, schools are inextricably linked to a larger set of political and cultural processes and not only reflect the antagonisms embodied in such processes but also embody and reproduce them.”6 Education is a highly contested site where various agendas and desires are promoted and through which power circulates to produce and legitimate certain kinds of knowledge, experience, and ways of knowing. To understand these broader processes and their specific implications, both micro- and macro-level theoretical frameworks for critique, resistance, and struggle are needed.</w:t>
      </w:r>
    </w:p>
    <w:p w14:paraId="605DA47F" w14:textId="77777777" w:rsidR="00007DF1" w:rsidRPr="00FF597F" w:rsidRDefault="00007DF1" w:rsidP="00007DF1">
      <w:r w:rsidRPr="00FF597F">
        <w:t xml:space="preserve">1.3 As in other areas of social theory, postmodernist theorizing has shaped contemporary educational discourse and generated new perspectives and understandings of schooling and academic work. However, these discourses and perspectives have failed to significantly challenge existing power relations or broader social processes, such as the interests of capital, which seem to increasingly require “a stupefied population, resigned to work that is trivial and shoddily performed, predisposed to seek its satisfaction in the time set aside for leisure.”7 Thus, </w:t>
      </w:r>
      <w:r w:rsidRPr="00FF597F">
        <w:rPr>
          <w:rStyle w:val="StyleUnderline"/>
        </w:rPr>
        <w:t>larger political and cultural processes produce and reproduce tendencies that seem to militate against educational work that significantly challenges these broader processes.</w:t>
      </w:r>
      <w:r w:rsidRPr="00FF597F">
        <w:t xml:space="preserve"> Henry Giroux addresses the ideological content of these processes when he notes that, “</w:t>
      </w:r>
      <w:r w:rsidRPr="00FF597F">
        <w:rPr>
          <w:rStyle w:val="StyleUnderline"/>
        </w:rPr>
        <w:t>Neoliberalism has become the most dangerous ideology of the current historical moment. Not only does it assault all things public, sabotage the basic contradiction between democratic values and market fundamentalism, it also weakens any viable notion of political agency by offering no language capable of connecting private considerations to public issues…As democratic values give way to commercial values, intellectual ambitions are often reduced to an instrument of the entrepreneurial self, and social visions are dismissed as hopelessly out of date.”</w:t>
      </w:r>
      <w:r w:rsidRPr="00FF597F">
        <w:t xml:space="preserve">8 Radical intellectuals working in </w:t>
      </w:r>
      <w:r w:rsidRPr="00FF597F">
        <w:lastRenderedPageBreak/>
        <w:t xml:space="preserve">education face seemingly overwhelming ideological, political, and cultural forces that make resistance and work for widespread change increasingly difficult. </w:t>
      </w:r>
      <w:r w:rsidRPr="00FF597F">
        <w:rPr>
          <w:rStyle w:val="StyleUnderline"/>
        </w:rPr>
        <w:t>While the multiplicity of perspectives serves to enhance understandings of our postmodernist plight, social struggles that might disrupt or disturb social and ideological hegemonies seem to lack any real possibilities for adequately challenging the logic of advanced capitalism and its tendencies.</w:t>
      </w:r>
      <w:r w:rsidRPr="00FF597F">
        <w:t xml:space="preserve"> This </w:t>
      </w:r>
      <w:r w:rsidRPr="00FF597F">
        <w:rPr>
          <w:rStyle w:val="Emphasis"/>
        </w:rPr>
        <w:t>proliferation of “language games” would seem to be “but a refurbished liberal reformism that fails to break with the logic of bourgeois individualism and subverts attempts to construct bold visions of a new reality to be shaped by a radical alliance politics.”</w:t>
      </w:r>
      <w:r w:rsidRPr="00FF597F">
        <w:t>9</w:t>
      </w:r>
    </w:p>
    <w:p w14:paraId="037C8ABC" w14:textId="77777777" w:rsidR="00007DF1" w:rsidRPr="00FF597F" w:rsidRDefault="00007DF1" w:rsidP="00007DF1">
      <w:r w:rsidRPr="00FF597F">
        <w:t xml:space="preserve">1.4 Nevertheless, </w:t>
      </w:r>
      <w:r w:rsidRPr="00FF597F">
        <w:rPr>
          <w:rStyle w:val="StyleUnderline"/>
        </w:rPr>
        <w:t>radical educational intellectuals seem to remain hopeful of the redemptive possibilities of education</w:t>
      </w:r>
      <w:r w:rsidRPr="00FF597F">
        <w:t xml:space="preserve">. While </w:t>
      </w:r>
      <w:r w:rsidRPr="00FF597F">
        <w:rPr>
          <w:rStyle w:val="Emphasis"/>
        </w:rPr>
        <w:t>educational sites are seen as offering possibilities for radical democratic projects</w:t>
      </w:r>
      <w:r w:rsidRPr="00FF597F">
        <w:t xml:space="preserve">, as a result of historical trends (briefly alluded to above) the development of common interests and struggles among education workers across schools, colleges, and universities has become increasingly difficult. </w:t>
      </w:r>
      <w:r w:rsidRPr="00FF597F">
        <w:rPr>
          <w:rStyle w:val="StyleUnderline"/>
        </w:rPr>
        <w:t>Work and institutional life is corporatized, commodified, and fragmented in ways that co-opt, diminish, and deflect resistance and collective action. The failure of the two party political system, educational and political reform, and neoliberalism to effectively address educational or social issues, bring about fundamental change, and significantly reform education or capitalism has resulted in a number of interventions that only serve to further splinter those working for change in educational settings.</w:t>
      </w:r>
      <w:r w:rsidRPr="00FF597F">
        <w:t xml:space="preserve"> Such </w:t>
      </w:r>
      <w:r w:rsidRPr="00FF597F">
        <w:rPr>
          <w:rStyle w:val="StyleUnderline"/>
        </w:rPr>
        <w:t>a project of educational and political praxis, one that unites education workers in multiple contexts, requires recognition of common interests, articulation of a collective political agenda, and forms of struggle that unite heterogeneous identities, agendas, and social movements.</w:t>
      </w:r>
      <w:r w:rsidRPr="00FF597F">
        <w:t xml:space="preserve"> Besides offering analytical frameworks that might aid in understanding these complex processes, I also hope to address the question of what might serve to mobilize seemingly disparate groups and identities across educational contexts to bring about collective agency and radical educational and social change. I do so by addressing the </w:t>
      </w:r>
      <w:proofErr w:type="gramStart"/>
      <w:r w:rsidRPr="00FF597F">
        <w:t>particular context</w:t>
      </w:r>
      <w:proofErr w:type="gramEnd"/>
      <w:r w:rsidRPr="00FF597F">
        <w:t xml:space="preserve"> of academic work in universities, a context in which I work.</w:t>
      </w:r>
    </w:p>
    <w:p w14:paraId="5BE305AB" w14:textId="77777777" w:rsidR="00007DF1" w:rsidRPr="00FF597F" w:rsidRDefault="00007DF1" w:rsidP="00007DF1">
      <w:pPr>
        <w:pStyle w:val="Heading4"/>
        <w:rPr>
          <w:rFonts w:cs="Times New Roman"/>
        </w:rPr>
      </w:pPr>
      <w:r w:rsidRPr="00FF597F">
        <w:rPr>
          <w:rFonts w:cs="Times New Roman"/>
        </w:rPr>
        <w:t>The permutation is non-sensical, momentum produced by intellectuals for or against cultural hegemony is zero-sum.</w:t>
      </w:r>
    </w:p>
    <w:p w14:paraId="2F5D53E1" w14:textId="77777777" w:rsidR="00007DF1" w:rsidRPr="00FF597F" w:rsidRDefault="00007DF1" w:rsidP="00007DF1">
      <w:pPr>
        <w:rPr>
          <w:rStyle w:val="Style13ptBold"/>
        </w:rPr>
      </w:pPr>
      <w:r w:rsidRPr="00FF597F">
        <w:rPr>
          <w:rStyle w:val="Style13ptBold"/>
        </w:rPr>
        <w:t>Preisig U Denver Master of Arts Degree, 19</w:t>
      </w:r>
    </w:p>
    <w:p w14:paraId="2A67A1A7" w14:textId="77777777" w:rsidR="00007DF1" w:rsidRPr="00FF597F" w:rsidRDefault="00007DF1" w:rsidP="00007DF1">
      <w:pPr>
        <w:rPr>
          <w:sz w:val="24"/>
          <w:szCs w:val="18"/>
        </w:rPr>
      </w:pPr>
      <w:r w:rsidRPr="00FF597F">
        <w:rPr>
          <w:rStyle w:val="Style13ptBold"/>
          <w:b w:val="0"/>
          <w:bCs w:val="0"/>
          <w:sz w:val="24"/>
          <w:szCs w:val="18"/>
        </w:rPr>
        <w:t xml:space="preserve">(Stephen James, 1/1/19, </w:t>
      </w:r>
      <w:r w:rsidRPr="00FF597F">
        <w:rPr>
          <w:rStyle w:val="Style13ptBold"/>
          <w:b w:val="0"/>
          <w:bCs w:val="0"/>
          <w:i/>
          <w:iCs/>
          <w:sz w:val="24"/>
          <w:szCs w:val="18"/>
        </w:rPr>
        <w:t xml:space="preserve">University of Denver, </w:t>
      </w:r>
      <w:r w:rsidRPr="00FF597F">
        <w:rPr>
          <w:rStyle w:val="Style13ptBold"/>
          <w:b w:val="0"/>
          <w:bCs w:val="0"/>
          <w:sz w:val="24"/>
          <w:szCs w:val="18"/>
        </w:rPr>
        <w:t xml:space="preserve">“Oppositional Politics and Gramsci's Civil Society: Patron-Clientelism in Jordan and Value-Centered Scholarship”, </w:t>
      </w:r>
      <w:hyperlink r:id="rId114" w:history="1">
        <w:r w:rsidRPr="00FF597F">
          <w:rPr>
            <w:rStyle w:val="Hyperlink"/>
            <w:sz w:val="24"/>
            <w:szCs w:val="18"/>
          </w:rPr>
          <w:t>https://digitalcommons.du.edu/cgi/viewcontent.cgi?article=2682&amp;context=etd</w:t>
        </w:r>
      </w:hyperlink>
      <w:r w:rsidRPr="00FF597F">
        <w:rPr>
          <w:rStyle w:val="Style13ptBold"/>
          <w:b w:val="0"/>
          <w:bCs w:val="0"/>
          <w:sz w:val="24"/>
          <w:szCs w:val="18"/>
        </w:rPr>
        <w:t>, p.38-43, accessed 7/2/20, zC)</w:t>
      </w:r>
    </w:p>
    <w:p w14:paraId="64B13F02" w14:textId="77777777" w:rsidR="00007DF1" w:rsidRPr="00FF597F" w:rsidRDefault="00007DF1" w:rsidP="00007DF1">
      <w:r w:rsidRPr="00FF597F">
        <w:t xml:space="preserve">Antonio Gramsci’s perspective related to the political nature of scholarship has a critical underlying theme equal to that of Said’s— in fact, Gramsci’s model provided impetus for Said’s work. </w:t>
      </w:r>
      <w:r w:rsidRPr="00FF597F">
        <w:rPr>
          <w:rStyle w:val="StyleUnderline"/>
        </w:rPr>
        <w:t>Although the literature he produced is sometimes understood only as a guide for socialist strategy, a closer read reflects something more nuanced.</w:t>
      </w:r>
      <w:r w:rsidRPr="00FF597F">
        <w:t xml:space="preserve"> His approach, one could argue, is a register of risks and opportunities related to </w:t>
      </w:r>
      <w:proofErr w:type="gramStart"/>
      <w:r w:rsidRPr="00FF597F">
        <w:t>particular historical</w:t>
      </w:r>
      <w:proofErr w:type="gramEnd"/>
      <w:r w:rsidRPr="00FF597F">
        <w:t xml:space="preserve"> circumstances. Risks were important for Gramsci to discuss because they helped explain why the communist party in Italy was unsuccessful in thwarting the rise of Mussolini fascism. Opportunities were valuable for discussion because they presented strategies for what the communist party in Italy could have done differently.</w:t>
      </w:r>
    </w:p>
    <w:p w14:paraId="7ECB2A88" w14:textId="77777777" w:rsidR="00007DF1" w:rsidRPr="00FF597F" w:rsidRDefault="00007DF1" w:rsidP="00007DF1">
      <w:r w:rsidRPr="00FF597F">
        <w:rPr>
          <w:rStyle w:val="StyleUnderline"/>
        </w:rPr>
        <w:lastRenderedPageBreak/>
        <w:t>Underlying these operational components of Gramsci’s theory, however, is a forceful critique of the liberal/capitalist state and its claims of universality, exposing mechanisms and modulations of power within it</w:t>
      </w:r>
      <w:r w:rsidRPr="00FF597F">
        <w:t xml:space="preserve">.66 In short, </w:t>
      </w:r>
      <w:r w:rsidRPr="00FF597F">
        <w:rPr>
          <w:rStyle w:val="StyleUnderline"/>
        </w:rPr>
        <w:t xml:space="preserve">Gramsci’s perspective is eternally critical; the risks and opportunities he describes with reference to particular historical circumstances are constantly interrelated with the object of challenging and changing the status quo. </w:t>
      </w:r>
      <w:r w:rsidRPr="00FF597F">
        <w:t xml:space="preserve">The reason for his critical approach to reality is worth unpacking and will help explain </w:t>
      </w:r>
      <w:r w:rsidRPr="00FF597F">
        <w:rPr>
          <w:rStyle w:val="StyleUnderline"/>
        </w:rPr>
        <w:t>why he saw scholarship— education, more fundamentally— as political, with essential import to the revolutionary reorganization of existing relationships and structures constitutive of hegemony.</w:t>
      </w:r>
    </w:p>
    <w:p w14:paraId="532B9872" w14:textId="77777777" w:rsidR="00007DF1" w:rsidRPr="00FF597F" w:rsidRDefault="00007DF1" w:rsidP="00007DF1">
      <w:r w:rsidRPr="00FF597F">
        <w:t>Two concepts Gramsci discusses at length, both which help readers understand processes whereby the plane of civil society can be exploited to wrest cultural dominance: intellectuals and education. Intellectuals, for Gramsci, constitute a demographic expanded beyond common conception; they are represented not only by what one thinks of as a ‘traditional’ academic— ie. professional intellectual— but also include the thinking and organizing members ‘organic’ to each class. In this sense, ‘all men are intellectuals,’ but not all men have the function of intellectuals in society.67</w:t>
      </w:r>
    </w:p>
    <w:p w14:paraId="4A841CC3" w14:textId="77777777" w:rsidR="00007DF1" w:rsidRPr="00FF597F" w:rsidRDefault="00007DF1" w:rsidP="00007DF1">
      <w:r w:rsidRPr="00FF597F">
        <w:t>The key distinction for Gramsci between intellectual and non-intellectual is a simple fact of the direction in which their specific professional activity is directed, toward intellectual elaboration or simple muscular-nervous effort.68 In simpler terms, Gramsci seems to distinguish between intellectuals and non-intellectuals on the basis of ideational intentionality attached to physical acts, pointing toward particular political end. One who functions as an intellectual in society contributes to the critical elaboration of intellectual activity, modifying its relationship with the muscular-nervous effort69 towards a new equilibrium, ensuring that the muscular-nervous effort itself, in so far as it is an element of a general practical activity, which is perpetually innovating the physical and social world, becomes the foundation of a new and integral conception of the world.70</w:t>
      </w:r>
    </w:p>
    <w:p w14:paraId="49504C64" w14:textId="77777777" w:rsidR="00007DF1" w:rsidRPr="00FF597F" w:rsidRDefault="00007DF1" w:rsidP="00007DF1">
      <w:pPr>
        <w:rPr>
          <w:rStyle w:val="Emphasis"/>
        </w:rPr>
      </w:pPr>
      <w:r w:rsidRPr="00FF597F">
        <w:t xml:space="preserve">In other words, and in close correspondence with the earlier discussion about Said, an intellectual serves the function of aligning actions with ideas framed upon a critical approach to the status quo. He is the driver of innovation, the ‘mover and shaker’ who directs whatever professional activity is his specialty toward the organization and cultivation of a </w:t>
      </w:r>
      <w:proofErr w:type="gramStart"/>
      <w:r w:rsidRPr="00FF597F">
        <w:t>particular hegemonic</w:t>
      </w:r>
      <w:proofErr w:type="gramEnd"/>
      <w:r w:rsidRPr="00FF597F">
        <w:t xml:space="preserve"> arrangement. </w:t>
      </w:r>
      <w:r w:rsidRPr="00FF597F">
        <w:rPr>
          <w:rStyle w:val="Emphasis"/>
        </w:rPr>
        <w:t xml:space="preserve">Solidarity or momentum gained by any </w:t>
      </w:r>
      <w:proofErr w:type="gramStart"/>
      <w:r w:rsidRPr="00FF597F">
        <w:rPr>
          <w:rStyle w:val="Emphasis"/>
        </w:rPr>
        <w:t>particular intellectual</w:t>
      </w:r>
      <w:proofErr w:type="gramEnd"/>
      <w:r w:rsidRPr="00FF597F">
        <w:rPr>
          <w:rStyle w:val="Emphasis"/>
        </w:rPr>
        <w:t xml:space="preserve"> current— which elaborates a particular critical worldview— reflects the zero-sum competition of civil society and the prospect of hegemonic reconfiguration.</w:t>
      </w:r>
    </w:p>
    <w:p w14:paraId="288F7338" w14:textId="77777777" w:rsidR="00007DF1" w:rsidRPr="00FF597F" w:rsidRDefault="00007DF1" w:rsidP="00007DF1">
      <w:r w:rsidRPr="00FF597F">
        <w:t xml:space="preserve">While </w:t>
      </w:r>
      <w:r w:rsidRPr="00FF597F">
        <w:rPr>
          <w:rStyle w:val="StyleUnderline"/>
        </w:rPr>
        <w:t xml:space="preserve">the traditional intellectual also serves the role of elaborating a worldview so that actions are brought into alignment with the ideas and interests of a </w:t>
      </w:r>
      <w:proofErr w:type="gramStart"/>
      <w:r w:rsidRPr="00FF597F">
        <w:rPr>
          <w:rStyle w:val="StyleUnderline"/>
        </w:rPr>
        <w:t>particular class</w:t>
      </w:r>
      <w:proofErr w:type="gramEnd"/>
      <w:r w:rsidRPr="00FF597F">
        <w:rPr>
          <w:rStyle w:val="StyleUnderline"/>
        </w:rPr>
        <w:t>, he is not organic to a particular class. “Traditional intellectuals experience through an ‘esprit de corps’ their uninterrupted historical continuity and their special qualification and thus put themselves forward as autonomous and independent of the dominant social group.”</w:t>
      </w:r>
      <w:r w:rsidRPr="00FF597F">
        <w:t xml:space="preserve">71 </w:t>
      </w:r>
      <w:r w:rsidRPr="00FF597F">
        <w:rPr>
          <w:rStyle w:val="StyleUnderline"/>
        </w:rPr>
        <w:t>Therefore, “one of the most important characteristics of any group that is developing towards dominance is its struggle to assimilate and to conquer ‘ideologically’ the traditional intellectuals</w:t>
      </w:r>
      <w:r w:rsidRPr="00FF597F">
        <w:t>.”72</w:t>
      </w:r>
    </w:p>
    <w:p w14:paraId="2243EB7C" w14:textId="77777777" w:rsidR="00007DF1" w:rsidRPr="00FF597F" w:rsidRDefault="00007DF1" w:rsidP="00007DF1">
      <w:r w:rsidRPr="00FF597F">
        <w:rPr>
          <w:rStyle w:val="StyleUnderline"/>
        </w:rPr>
        <w:t xml:space="preserve">The reasons for assimilating or co-opting traditional intellectuals might seem </w:t>
      </w:r>
      <w:proofErr w:type="gramStart"/>
      <w:r w:rsidRPr="00FF597F">
        <w:rPr>
          <w:rStyle w:val="StyleUnderline"/>
        </w:rPr>
        <w:t>obvious, but</w:t>
      </w:r>
      <w:proofErr w:type="gramEnd"/>
      <w:r w:rsidRPr="00FF597F">
        <w:rPr>
          <w:rStyle w:val="StyleUnderline"/>
        </w:rPr>
        <w:t xml:space="preserve"> are not exclusively related to the threat they would pose as a subversive element.</w:t>
      </w:r>
      <w:r w:rsidRPr="00FF597F">
        <w:t xml:space="preserve"> By drawing them into the camp, so to speak, intellectuals can be employed as the deputies of the dominant group— or whichever group hopes to be dominant. </w:t>
      </w:r>
      <w:r w:rsidRPr="00FF597F">
        <w:rPr>
          <w:rStyle w:val="StyleUnderline"/>
        </w:rPr>
        <w:t xml:space="preserve">As such, they exercise the functions of social hegemony and political government which comprise the spontaneous consent given by the masses of the population to a </w:t>
      </w:r>
      <w:r w:rsidRPr="00FF597F">
        <w:rPr>
          <w:rStyle w:val="StyleUnderline"/>
        </w:rPr>
        <w:lastRenderedPageBreak/>
        <w:t>general direction imposed on social life, and the apparatus of state coercive power which legally enforces discipline on groups who do not consent.</w:t>
      </w:r>
      <w:r w:rsidRPr="00FF597F">
        <w:t>73</w:t>
      </w:r>
    </w:p>
    <w:p w14:paraId="22ADBA1B" w14:textId="77777777" w:rsidR="00007DF1" w:rsidRPr="00FF597F" w:rsidRDefault="00007DF1" w:rsidP="00007DF1">
      <w:r w:rsidRPr="00FF597F">
        <w:t xml:space="preserve">The assimilation of traditional intellectuals is vital for dominant social groups and challenger groups on two planes: 1) </w:t>
      </w:r>
      <w:r w:rsidRPr="00FF597F">
        <w:rPr>
          <w:rStyle w:val="StyleUnderline"/>
        </w:rPr>
        <w:t>the process of elaborating a worldview that then is disseminated as an organizing element in civil society for the purpose of ‘manufacturing consent’ is one which can either support or contradict existing hegemonic ordering.</w:t>
      </w:r>
      <w:r w:rsidRPr="00FF597F">
        <w:t xml:space="preserve"> </w:t>
      </w:r>
      <w:r w:rsidRPr="00FF597F">
        <w:rPr>
          <w:rStyle w:val="Emphasis"/>
        </w:rPr>
        <w:t>It would be impossible for a challenger group to alter significantly the existing hegemonic order while ideologies and interests reflective of the dominant group were upheld and consented to by the masses</w:t>
      </w:r>
      <w:r w:rsidRPr="00FF597F">
        <w:t xml:space="preserve">. </w:t>
      </w:r>
      <w:r w:rsidRPr="00FF597F">
        <w:rPr>
          <w:rStyle w:val="StyleUnderline"/>
        </w:rPr>
        <w:t>2) In the case of a challenger group, a war of ideas could be won in civil society so that the consent of the masses reflects a new critical worldview subversive to the existing hegemonic order.</w:t>
      </w:r>
      <w:r w:rsidRPr="00FF597F">
        <w:t xml:space="preserve"> </w:t>
      </w:r>
      <w:proofErr w:type="gramStart"/>
      <w:r w:rsidRPr="00FF597F">
        <w:t>But,</w:t>
      </w:r>
      <w:proofErr w:type="gramEnd"/>
      <w:r w:rsidRPr="00FF597F">
        <w:t xml:space="preserve"> even if that is the case deputies are needed to serve the bureaucratic functions of the state when a transition in responsibility for governance— ie. control over political society— occurs. Rather than training a new cadre, it is better to co-opt the old.</w:t>
      </w:r>
    </w:p>
    <w:p w14:paraId="7DC97146" w14:textId="77777777" w:rsidR="00007DF1" w:rsidRPr="00FF597F" w:rsidRDefault="00007DF1" w:rsidP="00007DF1">
      <w:pPr>
        <w:rPr>
          <w:rStyle w:val="Emphasis"/>
        </w:rPr>
      </w:pPr>
      <w:r w:rsidRPr="00FF597F">
        <w:t xml:space="preserve">So, </w:t>
      </w:r>
      <w:r w:rsidRPr="00FF597F">
        <w:rPr>
          <w:rStyle w:val="StyleUnderline"/>
        </w:rPr>
        <w:t xml:space="preserve">the value of intellectuals, both organic and traditional, is practical. Their work serves to either solidify ideological support for the dominant fundamental group as well as to carry out bureaucratic functions in political society over which it presides, or to elaborate a critical worldview in the process of organizing opposition to the existing hegemonic order. </w:t>
      </w:r>
      <w:proofErr w:type="gramStart"/>
      <w:r w:rsidRPr="00FF597F">
        <w:t>With regard to</w:t>
      </w:r>
      <w:proofErr w:type="gramEnd"/>
      <w:r w:rsidRPr="00FF597F">
        <w:t xml:space="preserve"> both functions, </w:t>
      </w:r>
      <w:r w:rsidRPr="00FF597F">
        <w:rPr>
          <w:rStyle w:val="Emphasis"/>
        </w:rPr>
        <w:t>one could extrapolate that intellectuals’ agency—ie. their role in support or opposition to the existing hegemonic order— extends to and is reflected by the scholarship that they publish.</w:t>
      </w:r>
    </w:p>
    <w:p w14:paraId="340B97F8" w14:textId="77777777" w:rsidR="00007DF1" w:rsidRPr="00FF597F" w:rsidRDefault="00007DF1" w:rsidP="00007DF1">
      <w:pPr>
        <w:rPr>
          <w:rStyle w:val="StyleUnderline"/>
        </w:rPr>
      </w:pPr>
      <w:r w:rsidRPr="00FF597F">
        <w:rPr>
          <w:rStyle w:val="StyleUnderline"/>
        </w:rPr>
        <w:t xml:space="preserve">Gramsci believed that science </w:t>
      </w:r>
      <w:r w:rsidRPr="00FF597F">
        <w:t xml:space="preserve">(encompassing scientific literature produced by traditional intellectuals) </w:t>
      </w:r>
      <w:r w:rsidRPr="00FF597F">
        <w:rPr>
          <w:rStyle w:val="StyleUnderline"/>
        </w:rPr>
        <w:t>was an inherently political activity because it, “transforms men and makes them different from what they were before… it enlarges their concepts of life, raises to a higher level life itself.”</w:t>
      </w:r>
      <w:r w:rsidRPr="00FF597F">
        <w:t xml:space="preserve">74 This point is as true for assimilated intellectuals (by the fundamental dominant group) as oppositional intellectuals because </w:t>
      </w:r>
      <w:r w:rsidRPr="00FF597F">
        <w:rPr>
          <w:rStyle w:val="Emphasis"/>
        </w:rPr>
        <w:t>even a ruling class aims to “raise the great mass of the population to a particular cultural and moral level which corresponds to the needs of productive forces for development.”</w:t>
      </w:r>
      <w:r w:rsidRPr="00FF597F">
        <w:t xml:space="preserve">75 It would appear, therefore, in alignment with the earlier discussion about Said, </w:t>
      </w:r>
      <w:r w:rsidRPr="00FF597F">
        <w:rPr>
          <w:rStyle w:val="StyleUnderline"/>
        </w:rPr>
        <w:t>that the production of scholarship is necessarily a political activity pointed toward one of the two ends attributed here to intellectuals</w:t>
      </w:r>
      <w:r w:rsidRPr="00FF597F">
        <w:t xml:space="preserve">.76 </w:t>
      </w:r>
      <w:r w:rsidRPr="00FF597F">
        <w:rPr>
          <w:rStyle w:val="StyleUnderline"/>
        </w:rPr>
        <w:t>If Gramsci is correct, one cannot view scholarship as simply a benign representation of life. Rather, it implicitly or explicitly has something to say about life, either reinforcing and enhancing the existing structure of relationships and institutions that compose the hegemonic order or challenging them.</w:t>
      </w:r>
    </w:p>
    <w:p w14:paraId="3BD1E394" w14:textId="77777777" w:rsidR="00007DF1" w:rsidRPr="00FF597F" w:rsidRDefault="00007DF1" w:rsidP="00007DF1">
      <w:pPr>
        <w:pStyle w:val="Heading3"/>
        <w:rPr>
          <w:rFonts w:cs="Times New Roman"/>
        </w:rPr>
      </w:pPr>
      <w:r w:rsidRPr="00FF597F">
        <w:rPr>
          <w:rFonts w:cs="Times New Roman"/>
        </w:rPr>
        <w:lastRenderedPageBreak/>
        <w:t>Capitalism K - AT: Perm – Co-option</w:t>
      </w:r>
    </w:p>
    <w:p w14:paraId="7E148079" w14:textId="77777777" w:rsidR="00007DF1" w:rsidRPr="00FF597F" w:rsidRDefault="00007DF1" w:rsidP="00007DF1">
      <w:pPr>
        <w:pStyle w:val="Heading4"/>
        <w:rPr>
          <w:rFonts w:cs="Times New Roman"/>
        </w:rPr>
      </w:pPr>
      <w:r w:rsidRPr="00FF597F">
        <w:rPr>
          <w:rFonts w:cs="Times New Roman"/>
        </w:rPr>
        <w:t>The state co-opts the alternative and dooms the perm to recreate the problems we critique.</w:t>
      </w:r>
    </w:p>
    <w:p w14:paraId="7391AEBF" w14:textId="77777777" w:rsidR="00007DF1" w:rsidRPr="00FF597F" w:rsidRDefault="00007DF1" w:rsidP="00007DF1">
      <w:pPr>
        <w:rPr>
          <w:rStyle w:val="Style13ptBold"/>
        </w:rPr>
      </w:pPr>
      <w:r w:rsidRPr="00FF597F">
        <w:rPr>
          <w:rStyle w:val="Style13ptBold"/>
        </w:rPr>
        <w:t>Preisig U Denver Master of Arts Degree, 19</w:t>
      </w:r>
    </w:p>
    <w:p w14:paraId="36E9BAEA" w14:textId="77777777" w:rsidR="00007DF1" w:rsidRPr="00FF597F" w:rsidRDefault="00007DF1" w:rsidP="00007DF1">
      <w:pPr>
        <w:rPr>
          <w:rStyle w:val="Style13ptBold"/>
          <w:b w:val="0"/>
          <w:bCs w:val="0"/>
          <w:sz w:val="24"/>
          <w:szCs w:val="18"/>
        </w:rPr>
      </w:pPr>
      <w:r w:rsidRPr="00FF597F">
        <w:rPr>
          <w:rStyle w:val="Style13ptBold"/>
          <w:b w:val="0"/>
          <w:bCs w:val="0"/>
          <w:sz w:val="24"/>
          <w:szCs w:val="18"/>
        </w:rPr>
        <w:t xml:space="preserve">(Stephen James, 1/1/19, </w:t>
      </w:r>
      <w:r w:rsidRPr="00FF597F">
        <w:rPr>
          <w:rStyle w:val="Style13ptBold"/>
          <w:b w:val="0"/>
          <w:bCs w:val="0"/>
          <w:i/>
          <w:iCs/>
          <w:sz w:val="24"/>
          <w:szCs w:val="18"/>
        </w:rPr>
        <w:t xml:space="preserve">University of Denver, </w:t>
      </w:r>
      <w:r w:rsidRPr="00FF597F">
        <w:rPr>
          <w:rStyle w:val="Style13ptBold"/>
          <w:b w:val="0"/>
          <w:bCs w:val="0"/>
          <w:sz w:val="24"/>
          <w:szCs w:val="18"/>
        </w:rPr>
        <w:t xml:space="preserve">“Oppositional Politics and Gramsci's Civil Society: Patron-Clientelism in Jordan and Value-Centered Scholarship”, </w:t>
      </w:r>
      <w:hyperlink r:id="rId115" w:history="1">
        <w:r w:rsidRPr="00FF597F">
          <w:rPr>
            <w:rStyle w:val="Hyperlink"/>
            <w:sz w:val="24"/>
            <w:szCs w:val="18"/>
          </w:rPr>
          <w:t>https://digitalcommons.du.edu/cgi/viewcontent.cgi?article=2682&amp;context=etd</w:t>
        </w:r>
      </w:hyperlink>
      <w:r w:rsidRPr="00FF597F">
        <w:rPr>
          <w:rStyle w:val="Style13ptBold"/>
          <w:b w:val="0"/>
          <w:bCs w:val="0"/>
          <w:sz w:val="24"/>
          <w:szCs w:val="18"/>
        </w:rPr>
        <w:t>, p.28-29, accessed 7/2/20, zC)</w:t>
      </w:r>
    </w:p>
    <w:p w14:paraId="3FB481A5" w14:textId="77777777" w:rsidR="00007DF1" w:rsidRPr="00FF597F" w:rsidRDefault="00007DF1" w:rsidP="00007DF1">
      <w:r w:rsidRPr="00FF597F">
        <w:t xml:space="preserve">Similar to the categorizations introduced by Dr. Roy, </w:t>
      </w:r>
      <w:r w:rsidRPr="00FF597F">
        <w:rPr>
          <w:rStyle w:val="StyleUnderline"/>
        </w:rPr>
        <w:t>Doyle articulates a liberal conception of civil society by referencing Alexis de Tocqueville who argued that associations provided ordinary citizens with the power to prevent ‘either tyranny of parties or the whims of princes</w:t>
      </w:r>
      <w:r w:rsidRPr="00FF597F">
        <w:t>.’53 But instead of framing civil society from a Gramscian perspective in solely oppositional terms, Doyle’s is more nuanced. Here, Doyle references Joseph Buttigieg who suggests that,</w:t>
      </w:r>
    </w:p>
    <w:p w14:paraId="0ADE5A3B" w14:textId="77777777" w:rsidR="00007DF1" w:rsidRPr="00FF597F" w:rsidRDefault="00007DF1" w:rsidP="00007DF1">
      <w:pPr>
        <w:ind w:left="720"/>
      </w:pPr>
      <w:r w:rsidRPr="00FF597F">
        <w:t>“</w:t>
      </w:r>
      <w:r w:rsidRPr="00FF597F">
        <w:rPr>
          <w:rStyle w:val="StyleUnderline"/>
        </w:rPr>
        <w:t>Political society and the bureaucratic structures of the state can, and do intervene in civil society and, far from being necessarily opposed to the state</w:t>
      </w:r>
      <w:r w:rsidRPr="00FF597F">
        <w:t xml:space="preserve"> (as with the liberal-democratic understanding) </w:t>
      </w:r>
      <w:r w:rsidRPr="00FF597F">
        <w:rPr>
          <w:rStyle w:val="StyleUnderline"/>
        </w:rPr>
        <w:t>civil society is embodied with class relations and is thus very often its most resilient element; it is [the] arena wherein the ruling class extends and reinforces its power by nonviolent means.”</w:t>
      </w:r>
      <w:r w:rsidRPr="00FF597F">
        <w:t>54</w:t>
      </w:r>
    </w:p>
    <w:p w14:paraId="0F384142" w14:textId="77777777" w:rsidR="00007DF1" w:rsidRPr="00FF597F" w:rsidRDefault="00007DF1" w:rsidP="00007DF1">
      <w:pPr>
        <w:rPr>
          <w:rStyle w:val="StyleUnderline"/>
        </w:rPr>
      </w:pPr>
      <w:r w:rsidRPr="00FF597F">
        <w:rPr>
          <w:rStyle w:val="StyleUnderline"/>
        </w:rPr>
        <w:t>Doyle’s approach to Gramsci, in this sense, is important because it demonstrates how civil society can perpetuate authoritarian resiliency</w:t>
      </w:r>
      <w:r w:rsidRPr="00FF597F">
        <w:t xml:space="preserve">— </w:t>
      </w:r>
      <w:r w:rsidRPr="00FF597F">
        <w:rPr>
          <w:rStyle w:val="StyleUnderline"/>
        </w:rPr>
        <w:t>despite what Western policymakers with liberal conceptions of civil society might think. This perspective does not supersede optimistic notions of civil society as a playing field in which ideologies compete and hegemony can be challenged.</w:t>
      </w:r>
      <w:r w:rsidRPr="00FF597F">
        <w:t xml:space="preserve"> Rather, </w:t>
      </w:r>
      <w:r w:rsidRPr="00FF597F">
        <w:rPr>
          <w:rStyle w:val="StyleUnderline"/>
        </w:rPr>
        <w:t>it presents an important reminder to readers that Gramsci did not see civil society as only a weapon for the subaltern, he saw it as being accessible by a swath of competitors: including the subaltern but also the existing hegemon.</w:t>
      </w:r>
    </w:p>
    <w:p w14:paraId="7C2C40D0" w14:textId="77777777" w:rsidR="00007DF1" w:rsidRPr="00FF597F" w:rsidRDefault="00007DF1" w:rsidP="00007DF1">
      <w:r w:rsidRPr="00FF597F">
        <w:t xml:space="preserve">Joseph Buttigieg, responsible for the most recent translations of Gramsci’s Prison Notebooks— </w:t>
      </w:r>
      <w:proofErr w:type="gramStart"/>
      <w:r w:rsidRPr="00FF597F">
        <w:t>and also</w:t>
      </w:r>
      <w:proofErr w:type="gramEnd"/>
      <w:r w:rsidRPr="00FF597F">
        <w:t xml:space="preserve"> father to Presidential Candidate Pete Buttigieg— offers a theory oriented and incredibly thorough discussion of Gramsci’s civil society in his 1995 article. In it, Buttigieg provides important insight for how Gramsci’s civil society should be applied, understood, and interconnected with his other concepts. For example, the suggestion that </w:t>
      </w:r>
      <w:r w:rsidRPr="00FF597F">
        <w:rPr>
          <w:rStyle w:val="StyleUnderline"/>
        </w:rPr>
        <w:t>drawing excerpts from isolated and particular passages on civil society without contextualizing them in Gramsci’s other and extensive discussions on the topic is fraught with problems.</w:t>
      </w:r>
      <w:r w:rsidRPr="00FF597F">
        <w:t xml:space="preserve">55 He also contributes nuance to earlier mentioned discussions on the topic and argues that </w:t>
      </w:r>
      <w:r w:rsidRPr="00FF597F">
        <w:rPr>
          <w:rStyle w:val="StyleUnderline"/>
        </w:rPr>
        <w:t>Gramsci’s civil society is dynamic and not one directional. Perhaps most importantly</w:t>
      </w:r>
      <w:r w:rsidRPr="00FF597F">
        <w:t>, with reference to Gramsci’s Southern Question, Buttigieg emphasizes that,</w:t>
      </w:r>
    </w:p>
    <w:p w14:paraId="48BF6279" w14:textId="77777777" w:rsidR="00007DF1" w:rsidRPr="00FF597F" w:rsidRDefault="00007DF1" w:rsidP="00007DF1">
      <w:pPr>
        <w:ind w:left="720"/>
      </w:pPr>
      <w:r w:rsidRPr="00FF597F">
        <w:t>“</w:t>
      </w:r>
      <w:r w:rsidRPr="00FF597F">
        <w:rPr>
          <w:rStyle w:val="StyleUnderline"/>
        </w:rPr>
        <w:t>While appearing to favor the seemingly common interests of industrial capital and the industrial labor force, the government protectionist policies were, in reality perpetuating the misery and exploitation of an enormous segment of the population in the South, who remained trapped in a quasi-feudal socioeconomic system.”</w:t>
      </w:r>
      <w:r w:rsidRPr="00FF597F">
        <w:t>56</w:t>
      </w:r>
    </w:p>
    <w:p w14:paraId="71319FFC" w14:textId="77777777" w:rsidR="00007DF1" w:rsidRPr="00FF597F" w:rsidRDefault="00007DF1" w:rsidP="00007DF1">
      <w:pPr>
        <w:rPr>
          <w:rStyle w:val="StyleUnderline"/>
        </w:rPr>
      </w:pPr>
      <w:r w:rsidRPr="00FF597F">
        <w:rPr>
          <w:rStyle w:val="Emphasis"/>
        </w:rPr>
        <w:lastRenderedPageBreak/>
        <w:t>This last point is especially important because it draws attention to processes within civil society that can be co-opted by the state</w:t>
      </w:r>
      <w:r w:rsidRPr="00FF597F">
        <w:t xml:space="preserve"> </w:t>
      </w:r>
      <w:r w:rsidRPr="00FF597F">
        <w:rPr>
          <w:rStyle w:val="StyleUnderline"/>
        </w:rPr>
        <w:t>in order to present the guise of protection for members of subaltern classes, while in fact consolidating their own authoritarian rule.</w:t>
      </w:r>
    </w:p>
    <w:p w14:paraId="17D37332" w14:textId="77777777" w:rsidR="00007DF1" w:rsidRPr="00FF597F" w:rsidRDefault="00007DF1" w:rsidP="00007DF1">
      <w:pPr>
        <w:pStyle w:val="Heading3"/>
        <w:rPr>
          <w:rFonts w:cs="Times New Roman"/>
        </w:rPr>
      </w:pPr>
      <w:r w:rsidRPr="00FF597F">
        <w:rPr>
          <w:rFonts w:cs="Times New Roman"/>
        </w:rPr>
        <w:lastRenderedPageBreak/>
        <w:t>Capitalism K – Climate Truth Link</w:t>
      </w:r>
    </w:p>
    <w:p w14:paraId="25F70754" w14:textId="77777777" w:rsidR="00007DF1" w:rsidRPr="00FF597F" w:rsidRDefault="00007DF1" w:rsidP="00007DF1">
      <w:pPr>
        <w:pStyle w:val="Heading4"/>
        <w:rPr>
          <w:rFonts w:cs="Times New Roman"/>
        </w:rPr>
      </w:pPr>
      <w:r w:rsidRPr="00FF597F">
        <w:rPr>
          <w:rFonts w:cs="Times New Roman"/>
        </w:rPr>
        <w:t>Assertions of climate truths contribute to hegemonic discourses and shift the focus away from capitalism</w:t>
      </w:r>
    </w:p>
    <w:p w14:paraId="10E0E3E8" w14:textId="77777777" w:rsidR="00007DF1" w:rsidRPr="00FF597F" w:rsidRDefault="00007DF1" w:rsidP="00007DF1">
      <w:pPr>
        <w:rPr>
          <w:b/>
          <w:bCs/>
          <w:sz w:val="30"/>
        </w:rPr>
      </w:pPr>
      <w:r w:rsidRPr="00FF597F">
        <w:rPr>
          <w:rStyle w:val="Style13ptBold"/>
        </w:rPr>
        <w:t xml:space="preserve">Islar Jaques, and Lord, Lund University Sustainable Studies Senior </w:t>
      </w:r>
      <w:proofErr w:type="gramStart"/>
      <w:r w:rsidRPr="00FF597F">
        <w:rPr>
          <w:rStyle w:val="Style13ptBold"/>
        </w:rPr>
        <w:t>Lecturer</w:t>
      </w:r>
      <w:proofErr w:type="gramEnd"/>
      <w:r w:rsidRPr="00FF597F">
        <w:rPr>
          <w:rStyle w:val="Style13ptBold"/>
        </w:rPr>
        <w:t xml:space="preserve"> and majors, 19</w:t>
      </w:r>
    </w:p>
    <w:p w14:paraId="1E93EC36" w14:textId="77777777" w:rsidR="00007DF1" w:rsidRPr="00FF597F" w:rsidRDefault="00007DF1" w:rsidP="00007DF1">
      <w:pPr>
        <w:rPr>
          <w:rStyle w:val="Style13ptBold"/>
          <w:b w:val="0"/>
          <w:bCs w:val="0"/>
          <w:sz w:val="24"/>
          <w:szCs w:val="18"/>
        </w:rPr>
      </w:pPr>
      <w:r w:rsidRPr="00FF597F">
        <w:rPr>
          <w:rStyle w:val="Style13ptBold"/>
          <w:b w:val="0"/>
          <w:bCs w:val="0"/>
          <w:sz w:val="24"/>
          <w:szCs w:val="18"/>
        </w:rPr>
        <w:t>(Mine, Cecelia, and Gavin</w:t>
      </w:r>
      <w:proofErr w:type="gramStart"/>
      <w:r w:rsidRPr="00FF597F">
        <w:rPr>
          <w:rStyle w:val="Style13ptBold"/>
          <w:b w:val="0"/>
          <w:bCs w:val="0"/>
          <w:sz w:val="24"/>
          <w:szCs w:val="18"/>
        </w:rPr>
        <w:t>, ,</w:t>
      </w:r>
      <w:proofErr w:type="gramEnd"/>
      <w:r w:rsidRPr="00FF597F">
        <w:rPr>
          <w:rStyle w:val="Style13ptBold"/>
          <w:b w:val="0"/>
          <w:bCs w:val="0"/>
          <w:sz w:val="24"/>
          <w:szCs w:val="18"/>
        </w:rPr>
        <w:t xml:space="preserve"> </w:t>
      </w:r>
      <w:r w:rsidRPr="00FF597F">
        <w:rPr>
          <w:rStyle w:val="Style13ptBold"/>
          <w:b w:val="0"/>
          <w:bCs w:val="0"/>
          <w:i/>
          <w:iCs/>
          <w:sz w:val="24"/>
          <w:szCs w:val="18"/>
        </w:rPr>
        <w:t xml:space="preserve">Sustainability 2019, 11(7), </w:t>
      </w:r>
      <w:r w:rsidRPr="00FF597F">
        <w:rPr>
          <w:rStyle w:val="Style13ptBold"/>
          <w:b w:val="0"/>
          <w:bCs w:val="0"/>
          <w:sz w:val="24"/>
          <w:szCs w:val="18"/>
        </w:rPr>
        <w:t>“Post-Truth: Hegemony on Social Media and Implications for Sustainability Communication”, p. 11-12, accessed 7/1/20, zC)</w:t>
      </w:r>
    </w:p>
    <w:p w14:paraId="2BD99E8C" w14:textId="77777777" w:rsidR="00007DF1" w:rsidRPr="00FF597F" w:rsidRDefault="00007DF1" w:rsidP="00007DF1">
      <w:r w:rsidRPr="00FF597F">
        <w:rPr>
          <w:rStyle w:val="StyleUnderline"/>
        </w:rPr>
        <w:t>In fighting over climate change, CC-convinced commenters sought to reframe those adhering to post-truth trends (such as a distrust in expert knowledge or the media) as culpable for the state of the environment.</w:t>
      </w:r>
      <w:r w:rsidRPr="00FF597F">
        <w:t xml:space="preserve"> In practice, Donald Trump, those who voted for him, climate denialists, and America in general were construed as susceptible to misinformation and the conditions of post-truth, which were then leveraged discursively to place blame. Thus, </w:t>
      </w:r>
      <w:r w:rsidRPr="00FF597F">
        <w:rPr>
          <w:rStyle w:val="StyleUnderline"/>
        </w:rPr>
        <w:t>the concepts of ‘fake news’ and the rejection of scientific authority were plucked from skeptics and transformed into a rhetorical tool to delegitimize the climate-denying other.</w:t>
      </w:r>
      <w:r w:rsidRPr="00FF597F">
        <w:t xml:space="preserve"> We can see this strategy clearly in the following user comment, taken from dataset 2:</w:t>
      </w:r>
    </w:p>
    <w:p w14:paraId="56A42CE9" w14:textId="77777777" w:rsidR="00007DF1" w:rsidRPr="00FF597F" w:rsidRDefault="00007DF1" w:rsidP="00007DF1">
      <w:pPr>
        <w:ind w:left="720"/>
      </w:pPr>
      <w:proofErr w:type="gramStart"/>
      <w:r w:rsidRPr="00FF597F">
        <w:t>What’s</w:t>
      </w:r>
      <w:proofErr w:type="gramEnd"/>
      <w:r w:rsidRPr="00FF597F">
        <w:t xml:space="preserve"> wrong with America? A social disease? Science deniers, silly tweet-driven people. What else do you know besides: drain the swamp, lock her up, fake news, Chinese hoax? An entire world, a huge scientific consensus and you believe in who? In your millionaire preachers? In yours dirty industries funded </w:t>
      </w:r>
      <w:proofErr w:type="gramStart"/>
      <w:r w:rsidRPr="00FF597F">
        <w:t>republicans?</w:t>
      </w:r>
      <w:proofErr w:type="gramEnd"/>
      <w:r w:rsidRPr="00FF597F">
        <w:t xml:space="preserve"> In your intellectual president Trumpocalipse?</w:t>
      </w:r>
    </w:p>
    <w:p w14:paraId="735BCE7E" w14:textId="77777777" w:rsidR="00007DF1" w:rsidRPr="00FF597F" w:rsidRDefault="00007DF1" w:rsidP="00007DF1">
      <w:r w:rsidRPr="00FF597F">
        <w:t>As evident in the text above, the anti-establishment sentiments of skeptics are repackaged as an intellectual weakness and applied in a generalized form to all those who do not believe in CC. We can say this rhetorical move is rooted in ideology because it attempts to render CC an unquestionable truth. Thus, this strategy can be understood as a discursive struggle to naturalize the position that CC is real and that by extension, those who are skeptical of CC are in some way intellectually or morally deficient.</w:t>
      </w:r>
    </w:p>
    <w:p w14:paraId="240DAE89" w14:textId="77777777" w:rsidR="00007DF1" w:rsidRPr="00FF597F" w:rsidRDefault="00007DF1" w:rsidP="00007DF1">
      <w:r w:rsidRPr="00FF597F">
        <w:t>Furthermore, the use of humiliation and aggression to suppress those who deny or are skeptical of scientific information can be conceptualized as the struggle to diffuse one’s own worldview through ideological means. Moreover, when we consider that ideologies function as organizing forces that legitimize one’s emotions [34], we can understand the collective anger toward those with opposing opinions as a facet of ideological struggle.</w:t>
      </w:r>
    </w:p>
    <w:p w14:paraId="3BED93DD" w14:textId="77777777" w:rsidR="00007DF1" w:rsidRPr="00FF597F" w:rsidRDefault="00007DF1" w:rsidP="00007DF1">
      <w:pPr>
        <w:rPr>
          <w:rStyle w:val="Emphasis"/>
        </w:rPr>
      </w:pPr>
      <w:r w:rsidRPr="00FF597F">
        <w:t xml:space="preserve">After all, </w:t>
      </w:r>
      <w:r w:rsidRPr="00FF597F">
        <w:rPr>
          <w:rStyle w:val="Emphasis"/>
        </w:rPr>
        <w:t>it is not the case that the average Facebook commenter who is a CC denier and susceptible to misinformation is responsible for CC.</w:t>
      </w:r>
      <w:r w:rsidRPr="00FF597F">
        <w:t xml:space="preserve"> Rather, </w:t>
      </w:r>
      <w:r w:rsidRPr="00FF597F">
        <w:rPr>
          <w:rStyle w:val="Emphasis"/>
        </w:rPr>
        <w:t>CC is an emergent property of economic and social systems</w:t>
      </w:r>
      <w:r w:rsidRPr="00FF597F">
        <w:t xml:space="preserve"> [48], </w:t>
      </w:r>
      <w:r w:rsidRPr="00FF597F">
        <w:rPr>
          <w:rStyle w:val="StyleUnderline"/>
        </w:rPr>
        <w:t>in which the costs and benefits of CC are inequitably distributed</w:t>
      </w:r>
      <w:r w:rsidRPr="00FF597F">
        <w:t xml:space="preserve"> [49]. </w:t>
      </w:r>
      <w:r w:rsidRPr="00FF597F">
        <w:rPr>
          <w:rStyle w:val="StyleUnderline"/>
        </w:rPr>
        <w:t>Further, existing power relationships are threatened by the system change that is necessary to effectively combat CC</w:t>
      </w:r>
      <w:r w:rsidRPr="00FF597F">
        <w:t xml:space="preserve"> [34,50]. </w:t>
      </w:r>
      <w:r w:rsidRPr="00FF597F">
        <w:rPr>
          <w:rStyle w:val="Emphasis"/>
        </w:rPr>
        <w:t>Effectively, in the pattern of CC-denialism suppression that was observed, these power relationships are maintained.</w:t>
      </w:r>
    </w:p>
    <w:p w14:paraId="244E53D0" w14:textId="77777777" w:rsidR="00007DF1" w:rsidRPr="00FF597F" w:rsidRDefault="00007DF1" w:rsidP="00007DF1">
      <w:r w:rsidRPr="00FF597F">
        <w:t xml:space="preserve">The findings show that </w:t>
      </w:r>
      <w:r w:rsidRPr="00FF597F">
        <w:rPr>
          <w:rStyle w:val="StyleUnderline"/>
        </w:rPr>
        <w:t xml:space="preserve">ideological positions are not unified; rather, they are varied and highly contradictory. We can contextualize these fragmented ideologies as the means by which hegemony arranges “consent but not necessarily consensus” in </w:t>
      </w:r>
      <w:proofErr w:type="gramStart"/>
      <w:r w:rsidRPr="00FF597F">
        <w:rPr>
          <w:rStyle w:val="StyleUnderline"/>
        </w:rPr>
        <w:t>late-capitalism</w:t>
      </w:r>
      <w:proofErr w:type="gramEnd"/>
      <w:r w:rsidRPr="00FF597F">
        <w:rPr>
          <w:rStyle w:val="StyleUnderline"/>
        </w:rPr>
        <w:t xml:space="preserve"> </w:t>
      </w:r>
      <w:r w:rsidRPr="00FF597F">
        <w:t xml:space="preserve">[51] (p. 12). </w:t>
      </w:r>
      <w:r w:rsidRPr="00FF597F">
        <w:rPr>
          <w:rStyle w:val="StyleUnderline"/>
        </w:rPr>
        <w:t xml:space="preserve">This is because societal cohesion is not essential for capitalism to function—it is sustained by any matrix of ideological </w:t>
      </w:r>
      <w:r w:rsidRPr="00FF597F">
        <w:rPr>
          <w:rStyle w:val="StyleUnderline"/>
        </w:rPr>
        <w:lastRenderedPageBreak/>
        <w:t>formations which allow for sustained commodity production and consumption and which impart obedience in the labor force</w:t>
      </w:r>
      <w:r w:rsidRPr="00FF597F">
        <w:t xml:space="preserve"> [31,51]. </w:t>
      </w:r>
      <w:r w:rsidRPr="00FF597F">
        <w:rPr>
          <w:rStyle w:val="StyleUnderline"/>
        </w:rPr>
        <w:t>The significance of the cultural fragmentation that characterizes postmodernity and is visible in the data as a new iteration of ideological struggle has the hegemonic function of dividing people with common interests to hinder the possibility of solidarity and a collective and progressive transformation.</w:t>
      </w:r>
      <w:r w:rsidRPr="00FF597F">
        <w:t xml:space="preserve"> Thus, </w:t>
      </w:r>
      <w:r w:rsidRPr="00FF597F">
        <w:rPr>
          <w:rStyle w:val="StyleUnderline"/>
        </w:rPr>
        <w:t xml:space="preserve">the conditions of post-truth can be further explained as a continuation of the postmodern condition whose logic is internally consistent with the cultural logic of </w:t>
      </w:r>
      <w:proofErr w:type="gramStart"/>
      <w:r w:rsidRPr="00FF597F">
        <w:rPr>
          <w:rStyle w:val="StyleUnderline"/>
        </w:rPr>
        <w:t>late-capitalism</w:t>
      </w:r>
      <w:proofErr w:type="gramEnd"/>
      <w:r w:rsidRPr="00FF597F">
        <w:t xml:space="preserve"> [52].</w:t>
      </w:r>
    </w:p>
    <w:p w14:paraId="6BF213D3" w14:textId="77777777" w:rsidR="00007DF1" w:rsidRPr="00FF597F" w:rsidRDefault="00007DF1" w:rsidP="00007DF1"/>
    <w:p w14:paraId="40EF6782" w14:textId="77777777" w:rsidR="00007DF1" w:rsidRPr="00FF597F" w:rsidRDefault="00007DF1" w:rsidP="00007DF1">
      <w:pPr>
        <w:pStyle w:val="Heading3"/>
        <w:rPr>
          <w:rFonts w:cs="Times New Roman"/>
        </w:rPr>
      </w:pPr>
      <w:r w:rsidRPr="00FF597F">
        <w:rPr>
          <w:rFonts w:cs="Times New Roman"/>
        </w:rPr>
        <w:lastRenderedPageBreak/>
        <w:t>Capitalism K – AT: Climate Impact</w:t>
      </w:r>
    </w:p>
    <w:p w14:paraId="3B62C8C2" w14:textId="77777777" w:rsidR="00007DF1" w:rsidRPr="00FF597F" w:rsidRDefault="00007DF1" w:rsidP="00007DF1">
      <w:pPr>
        <w:pStyle w:val="Heading4"/>
        <w:rPr>
          <w:rStyle w:val="Emphasis"/>
          <w:b/>
          <w:bCs/>
          <w:sz w:val="26"/>
          <w:szCs w:val="26"/>
          <w:u w:val="none"/>
        </w:rPr>
      </w:pPr>
      <w:r w:rsidRPr="00FF597F">
        <w:rPr>
          <w:rStyle w:val="Emphasis"/>
          <w:b/>
          <w:bCs/>
          <w:sz w:val="26"/>
          <w:szCs w:val="26"/>
          <w:u w:val="none"/>
        </w:rPr>
        <w:t>Climate change inevitable under capitalism</w:t>
      </w:r>
    </w:p>
    <w:p w14:paraId="57BC8ED8" w14:textId="77777777" w:rsidR="00007DF1" w:rsidRPr="00FF597F" w:rsidRDefault="00007DF1" w:rsidP="00007DF1">
      <w:r w:rsidRPr="00FF597F">
        <w:rPr>
          <w:b/>
          <w:bCs/>
          <w:sz w:val="26"/>
          <w:szCs w:val="26"/>
        </w:rPr>
        <w:t>Assam Tribune, 19</w:t>
      </w:r>
    </w:p>
    <w:p w14:paraId="77C0E289" w14:textId="77777777" w:rsidR="00007DF1" w:rsidRPr="00FF597F" w:rsidRDefault="00007DF1" w:rsidP="00007DF1">
      <w:r w:rsidRPr="00FF597F">
        <w:t>(Assam Tribune, November 2, 2019, newspaper, “Capitalism and climate change”, lexis, accessed 7/3/20, EM)</w:t>
      </w:r>
    </w:p>
    <w:p w14:paraId="3DBF9B74" w14:textId="77777777" w:rsidR="00007DF1" w:rsidRPr="00FF597F" w:rsidRDefault="00007DF1" w:rsidP="00007DF1">
      <w:r w:rsidRPr="00FF597F">
        <w:rPr>
          <w:rStyle w:val="StyleUnderline"/>
        </w:rPr>
        <w:t>Climate change is one of the major concerns marinating global population across multiple rungs of human pecking order</w:t>
      </w:r>
      <w:r w:rsidRPr="00FF597F">
        <w:t xml:space="preserve">. The unravelling of this change has been eerie and macabre, feeding through human insouciance a sepulchral behemoth ready to devour any simulacrum of human habitation </w:t>
      </w:r>
      <w:proofErr w:type="gramStart"/>
      <w:r w:rsidRPr="00FF597F">
        <w:t>in the not so distant future</w:t>
      </w:r>
      <w:proofErr w:type="gramEnd"/>
      <w:r w:rsidRPr="00FF597F">
        <w:t>. The writing on the wall is so succinct and eloquent. The damage wrought is so massive and extensive, it is well-nigh impossible to reverse the recalcitrant pattern shaping our narrative about climate change. Copious research points towards a persistent rise of temperatures and the earth's temperature has increased globally a whopping 2o Celsius over a decade's time. Research into climate change is abundantly peeling off phony pretence of normalcy and there is unanimous remonstrance, coming largely from the scientific community that continues to push against the nefarious political agenda of pooh-poohing the issue of climate change.</w:t>
      </w:r>
    </w:p>
    <w:p w14:paraId="7ABB8A61" w14:textId="77777777" w:rsidR="00007DF1" w:rsidRPr="00FF597F" w:rsidRDefault="00007DF1" w:rsidP="00007DF1">
      <w:r w:rsidRPr="00FF597F">
        <w:rPr>
          <w:rStyle w:val="StyleUnderline"/>
        </w:rPr>
        <w:t>The advent of neo-liberal capitalism has torpedoed any semblance of a consensus which is sine qua non to working towards mitigating the effects of climate change. Capitalism thrives on its beguiling ability of stupefying enchantment and its actions filtered through the lens of profit making to the exclusion of all else</w:t>
      </w:r>
      <w:r w:rsidRPr="00FF597F">
        <w:t xml:space="preserve">. The idea is very simple. </w:t>
      </w:r>
      <w:r w:rsidRPr="00FF597F">
        <w:rPr>
          <w:rStyle w:val="StyleUnderline"/>
        </w:rPr>
        <w:t>Industrialists are aware that the threat of climate change is real and the road to grappling with climate change is tortuous and comes with a huge price tag. They conveniently choose to ignore that climate change is actually happening despite overwhelming evidence to the contrary and try to paint genuine protests of environmentalists as fear mongering tactics of a desperate bunch of people trying to get their point across.</w:t>
      </w:r>
      <w:r w:rsidRPr="00FF597F">
        <w:t xml:space="preserve"> This form of disaster capitalism flourishes by dint of the enormous clout feeding into its sinister labyrinth of aggrandizement and the money that flows through the system numbs any inflection of protests to challenge the skullduggery. </w:t>
      </w:r>
      <w:r w:rsidRPr="00FF597F">
        <w:rPr>
          <w:rStyle w:val="StyleUnderline"/>
        </w:rPr>
        <w:t>The influence of capitalism is spewing forth in a manner exposing the hypocrisy of our standpoint on climate change and coaxing the developed countries to be restrained in their commitment to combating climate change</w:t>
      </w:r>
      <w:r w:rsidRPr="00FF597F">
        <w:t xml:space="preserve">. In 2017, the United States pulled out of the 2015 Paris Agreement on climate change mitigation citing economic compulsions. In much of the developed world, </w:t>
      </w:r>
      <w:r w:rsidRPr="00FF597F">
        <w:rPr>
          <w:rStyle w:val="StyleUnderline"/>
        </w:rPr>
        <w:t>economic priorities continue to tower over the tearing and immediate need for drastic climate control measures, to the point that scientific evidence gets pushed under the rug and message is sent out that everything is copacetic and climate change isn't that big of an issue as it is cracked up to be.</w:t>
      </w:r>
      <w:r w:rsidRPr="00FF597F">
        <w:t xml:space="preserve"> The pressure on developing countries is enormous and there will be situations when a developing country might need to consider forgoing concerns over the climate and prioritize larger interests such as poverty eradication and employment generation. The developing countries cannot be expected to toe the line and contribute on an equal footing as that of the developed countries. It's a tricky balance that has to be traversed in order to be able to come up with adequate strategies to combat climate change and at the same time see to it that there is no disproportionate compromise on economic developments.</w:t>
      </w:r>
    </w:p>
    <w:p w14:paraId="07B891E5" w14:textId="77777777" w:rsidR="00007DF1" w:rsidRPr="00FF597F" w:rsidRDefault="00007DF1" w:rsidP="00007DF1">
      <w:pPr>
        <w:pStyle w:val="Heading3"/>
        <w:rPr>
          <w:rStyle w:val="StyleUnderline"/>
          <w:rFonts w:cs="Times New Roman"/>
          <w:sz w:val="30"/>
          <w:u w:val="none"/>
        </w:rPr>
      </w:pPr>
      <w:r w:rsidRPr="00FF597F">
        <w:rPr>
          <w:rStyle w:val="StyleUnderline"/>
          <w:rFonts w:cs="Times New Roman"/>
          <w:sz w:val="30"/>
          <w:u w:val="none"/>
        </w:rPr>
        <w:lastRenderedPageBreak/>
        <w:t>Capitalism K - AT: Cap Solves Climate</w:t>
      </w:r>
    </w:p>
    <w:p w14:paraId="4EC1ABF9" w14:textId="77777777" w:rsidR="00007DF1" w:rsidRPr="00FF597F" w:rsidRDefault="00007DF1" w:rsidP="00007DF1">
      <w:pPr>
        <w:pStyle w:val="Heading4"/>
        <w:rPr>
          <w:rFonts w:cs="Times New Roman"/>
        </w:rPr>
      </w:pPr>
      <w:r w:rsidRPr="00FF597F">
        <w:rPr>
          <w:rFonts w:cs="Times New Roman"/>
        </w:rPr>
        <w:t>Capitalism is not sustainable</w:t>
      </w:r>
    </w:p>
    <w:p w14:paraId="76EF489E" w14:textId="77777777" w:rsidR="00007DF1" w:rsidRPr="00FF597F" w:rsidRDefault="00007DF1" w:rsidP="00007DF1">
      <w:pPr>
        <w:rPr>
          <w:rStyle w:val="Style13ptBold"/>
        </w:rPr>
      </w:pPr>
      <w:r w:rsidRPr="00FF597F">
        <w:rPr>
          <w:rStyle w:val="Style13ptBold"/>
        </w:rPr>
        <w:t>Zein, Correspondent, 19</w:t>
      </w:r>
    </w:p>
    <w:p w14:paraId="54C1DB72" w14:textId="77777777" w:rsidR="00007DF1" w:rsidRPr="00FF597F" w:rsidRDefault="00007DF1" w:rsidP="00007DF1">
      <w:pPr>
        <w:rPr>
          <w:rStyle w:val="Style13ptBold"/>
          <w:b w:val="0"/>
          <w:bCs w:val="0"/>
          <w:sz w:val="24"/>
          <w:szCs w:val="18"/>
        </w:rPr>
      </w:pPr>
      <w:r w:rsidRPr="00FF597F">
        <w:rPr>
          <w:rStyle w:val="Style13ptBold"/>
          <w:b w:val="0"/>
          <w:bCs w:val="0"/>
          <w:sz w:val="24"/>
          <w:szCs w:val="18"/>
        </w:rPr>
        <w:t xml:space="preserve">(Zafirah, 8/6/19, </w:t>
      </w:r>
      <w:r w:rsidRPr="00FF597F">
        <w:rPr>
          <w:rStyle w:val="Style13ptBold"/>
          <w:b w:val="0"/>
          <w:bCs w:val="0"/>
          <w:i/>
          <w:iCs/>
          <w:sz w:val="24"/>
          <w:szCs w:val="18"/>
        </w:rPr>
        <w:t xml:space="preserve">Eco-Business, </w:t>
      </w:r>
      <w:r w:rsidRPr="00FF597F">
        <w:rPr>
          <w:rStyle w:val="Style13ptBold"/>
          <w:b w:val="0"/>
          <w:bCs w:val="0"/>
          <w:sz w:val="24"/>
          <w:szCs w:val="18"/>
        </w:rPr>
        <w:t xml:space="preserve">“Why the fight against climate change will never be won with capitalism”, </w:t>
      </w:r>
      <w:hyperlink r:id="rId116" w:history="1">
        <w:r w:rsidRPr="00FF597F">
          <w:rPr>
            <w:rStyle w:val="Hyperlink"/>
            <w:sz w:val="24"/>
            <w:szCs w:val="18"/>
          </w:rPr>
          <w:t>https://www.eco-business.com/opinion/why-the-fight-against-climate-change-will-never-be-won-with-capitalism/</w:t>
        </w:r>
      </w:hyperlink>
      <w:r w:rsidRPr="00FF597F">
        <w:rPr>
          <w:rStyle w:val="Style13ptBold"/>
          <w:b w:val="0"/>
          <w:bCs w:val="0"/>
          <w:sz w:val="24"/>
          <w:szCs w:val="18"/>
        </w:rPr>
        <w:t>, accessed 7/2/20, zC)</w:t>
      </w:r>
    </w:p>
    <w:p w14:paraId="2C0C7C9B" w14:textId="77777777" w:rsidR="00007DF1" w:rsidRPr="00FF597F" w:rsidRDefault="00007DF1" w:rsidP="00007DF1">
      <w:r w:rsidRPr="00FF597F">
        <w:t>Major climate movements like Extinction Rebellion and top-down approaches like the Green New Deal have recognised environmental and social justice as a cornerstone of effective climate action, but very rarely did sustainability events in Singapore confront related issues of inequality, even though inequality undergirds every global issue, from urban population growth, to the renewable energy transition to food security.</w:t>
      </w:r>
    </w:p>
    <w:p w14:paraId="76151821" w14:textId="77777777" w:rsidR="00007DF1" w:rsidRPr="00FF597F" w:rsidRDefault="00007DF1" w:rsidP="00007DF1">
      <w:r w:rsidRPr="00FF597F">
        <w:t>Many communities in Asia are also disproportionately impacted by the climate crisis, even though they are the least responsible for it, and research has found that unequal societies emit more carbon.</w:t>
      </w:r>
    </w:p>
    <w:p w14:paraId="224B9151" w14:textId="77777777" w:rsidR="00007DF1" w:rsidRPr="00FF597F" w:rsidRDefault="00007DF1" w:rsidP="00007DF1">
      <w:r w:rsidRPr="00FF597F">
        <w:t>According to data released by Global Footprint Network on Earth Overshoot Day, developing countries like Indonesia and Vietnam have the least impact per person on resources, while the United Arab Emirates, Qatar, Luxembourg and Canada far exceed the planet’s ability to recover the natural resources consumed in those countries.</w:t>
      </w:r>
    </w:p>
    <w:p w14:paraId="4812967C" w14:textId="77777777" w:rsidR="00007DF1" w:rsidRPr="00FF597F" w:rsidRDefault="00007DF1" w:rsidP="00007DF1">
      <w:r w:rsidRPr="00FF597F">
        <w:t>However, during a panel titled Imagine a More Equitable Economy, while panelists highlighted that widening inequality and climate breakdown were the product of today’s economic system, talk of solutions revolved around terms like “sustainable capitalism” and “eco capitalism.” Someone even suggested that the current system was yet to be perfected, all while acknowledging that capitalism is the cause of many global problems today.</w:t>
      </w:r>
    </w:p>
    <w:p w14:paraId="0C23E685" w14:textId="77777777" w:rsidR="00007DF1" w:rsidRPr="00FF597F" w:rsidRDefault="00007DF1" w:rsidP="00007DF1">
      <w:r w:rsidRPr="00FF597F">
        <w:t xml:space="preserve">I had sat there nonplussed. </w:t>
      </w:r>
      <w:r w:rsidRPr="00FF597F">
        <w:rPr>
          <w:rStyle w:val="StyleUnderline"/>
        </w:rPr>
        <w:t>Sustainable capitalism? Bearing in mind that a growth-oriented, greed-driven system has got us into this mess in the first place, the term seemed like an oxymoron</w:t>
      </w:r>
      <w:r w:rsidRPr="00FF597F">
        <w:t>.</w:t>
      </w:r>
    </w:p>
    <w:p w14:paraId="584F3D21" w14:textId="77777777" w:rsidR="00007DF1" w:rsidRPr="00FF597F" w:rsidRDefault="00007DF1" w:rsidP="00007DF1">
      <w:r w:rsidRPr="00FF597F">
        <w:t>Moved by the language of Greta Thunberg and other activists, I thought the discussion fell short of the radical lengths needed to get to where we need to be to protect the planet, strike climate change at its core, and improve standards of living for the deprived.</w:t>
      </w:r>
    </w:p>
    <w:p w14:paraId="72E8F965" w14:textId="77777777" w:rsidR="00007DF1" w:rsidRPr="00FF597F" w:rsidRDefault="00007DF1" w:rsidP="00007DF1">
      <w:r w:rsidRPr="00FF597F">
        <w:t>The roots of capitalism lie in historical injustice</w:t>
      </w:r>
    </w:p>
    <w:p w14:paraId="6EB492CC" w14:textId="77777777" w:rsidR="00007DF1" w:rsidRPr="00FF597F" w:rsidRDefault="00007DF1" w:rsidP="00007DF1">
      <w:pPr>
        <w:rPr>
          <w:rStyle w:val="StyleUnderline"/>
        </w:rPr>
      </w:pPr>
      <w:r w:rsidRPr="00FF597F">
        <w:t xml:space="preserve">Considering that </w:t>
      </w:r>
      <w:r w:rsidRPr="00FF597F">
        <w:rPr>
          <w:rStyle w:val="StyleUnderline"/>
        </w:rPr>
        <w:t>the foundations of capitalism can be traced to the extractive industries that arose during the onset of colonialism, I am hard pressed to believe that re-branding capitalism will help people and planet recover what they had lost during this era of exploitative growth.</w:t>
      </w:r>
    </w:p>
    <w:p w14:paraId="207086BC" w14:textId="77777777" w:rsidR="00007DF1" w:rsidRPr="00FF597F" w:rsidRDefault="00007DF1" w:rsidP="00007DF1">
      <w:pPr>
        <w:rPr>
          <w:rStyle w:val="StyleUnderline"/>
        </w:rPr>
      </w:pPr>
      <w:r w:rsidRPr="00FF597F">
        <w:t xml:space="preserve">In an opinion piece for The Guardian, founder of youth climate action organisation Zero Hour Jamie </w:t>
      </w:r>
      <w:r w:rsidRPr="00FF597F">
        <w:rPr>
          <w:rStyle w:val="StyleUnderline"/>
        </w:rPr>
        <w:t>Margolin highlights the link between capitalism and its colonial beginnings: “Colonialism’s mindset of heedless extraction, greed and human exploitation not only planted the seeds of today’s climate crisis, it remains visible in the crisis’s central injustice: although the poor are responsible for only a tiny share of humanity’s greenhouse gas emissions, they generally suffer first and worst.”</w:t>
      </w:r>
    </w:p>
    <w:p w14:paraId="17EDA00F" w14:textId="77777777" w:rsidR="00007DF1" w:rsidRPr="00FF597F" w:rsidRDefault="00007DF1" w:rsidP="00007DF1">
      <w:r w:rsidRPr="00FF597F">
        <w:lastRenderedPageBreak/>
        <w:t xml:space="preserve">And this is exactly where my beef with our current system lies: </w:t>
      </w:r>
      <w:r w:rsidRPr="00FF597F">
        <w:rPr>
          <w:rStyle w:val="StyleUnderline"/>
        </w:rPr>
        <w:t>inequality is endemic to capitalism and its neoliberal variety has been “built on an archipelago of sweatshops and oppression across the developing world,”</w:t>
      </w:r>
      <w:r w:rsidRPr="00FF597F">
        <w:t xml:space="preserve"> according to British journalist Johann Hari.</w:t>
      </w:r>
    </w:p>
    <w:p w14:paraId="1222170D" w14:textId="77777777" w:rsidR="00007DF1" w:rsidRPr="00FF597F" w:rsidRDefault="00007DF1" w:rsidP="00007DF1">
      <w:pPr>
        <w:rPr>
          <w:rStyle w:val="StyleUnderline"/>
        </w:rPr>
      </w:pPr>
      <w:r w:rsidRPr="00FF597F">
        <w:rPr>
          <w:rStyle w:val="StyleUnderline"/>
        </w:rPr>
        <w:t xml:space="preserve">Colonialism and economic imperialism </w:t>
      </w:r>
      <w:proofErr w:type="gramStart"/>
      <w:r w:rsidRPr="00FF597F">
        <w:rPr>
          <w:rStyle w:val="StyleUnderline"/>
        </w:rPr>
        <w:t>was</w:t>
      </w:r>
      <w:proofErr w:type="gramEnd"/>
      <w:r w:rsidRPr="00FF597F">
        <w:rPr>
          <w:rStyle w:val="StyleUnderline"/>
        </w:rPr>
        <w:t xml:space="preserve"> furthermore paved through violence and the disruption of social and indigenous ties, losses that are inherited through generations and compounded by Western development models that define progress and prosperity in terms of boundless growth.</w:t>
      </w:r>
    </w:p>
    <w:p w14:paraId="40DAF8A8" w14:textId="77777777" w:rsidR="00007DF1" w:rsidRPr="00FF597F" w:rsidRDefault="00007DF1" w:rsidP="00007DF1">
      <w:pPr>
        <w:rPr>
          <w:rStyle w:val="StyleUnderline"/>
        </w:rPr>
      </w:pPr>
      <w:r w:rsidRPr="00FF597F">
        <w:rPr>
          <w:rStyle w:val="StyleUnderline"/>
        </w:rPr>
        <w:t xml:space="preserve">The issue with capitalism is that it builds upon </w:t>
      </w:r>
      <w:proofErr w:type="gramStart"/>
      <w:r w:rsidRPr="00FF597F">
        <w:rPr>
          <w:rStyle w:val="StyleUnderline"/>
        </w:rPr>
        <w:t>historically-inherited</w:t>
      </w:r>
      <w:proofErr w:type="gramEnd"/>
      <w:r w:rsidRPr="00FF597F">
        <w:rPr>
          <w:rStyle w:val="StyleUnderline"/>
        </w:rPr>
        <w:t xml:space="preserve"> inequalities of class, ethnicity, and gender. It also tends to exacerbate inequality when underprivileged groups are denied access to the economic opportunities afforded by capitalism.</w:t>
      </w:r>
    </w:p>
    <w:p w14:paraId="2B8221F2" w14:textId="77777777" w:rsidR="00007DF1" w:rsidRPr="00FF597F" w:rsidRDefault="00007DF1" w:rsidP="00007DF1">
      <w:pPr>
        <w:rPr>
          <w:rStyle w:val="StyleUnderline"/>
        </w:rPr>
      </w:pPr>
      <w:r w:rsidRPr="00FF597F">
        <w:rPr>
          <w:rStyle w:val="StyleUnderline"/>
        </w:rPr>
        <w:t>To carry on with the systemic inequality we inherited from the past, people in poorer countries are exploited to this day for the comfort and wealth of rich nations, as can be seen by our heavy reliance on modern technology and the reluctance of developed countries to be held accountable for their carbon footprint.</w:t>
      </w:r>
    </w:p>
    <w:p w14:paraId="3A5CFD62" w14:textId="77777777" w:rsidR="00007DF1" w:rsidRPr="00FF597F" w:rsidRDefault="00007DF1" w:rsidP="00007DF1">
      <w:r w:rsidRPr="00FF597F">
        <w:t>For instance, research by the Global Carbon Project (GCP) shows that rich countries in Europe and the United States outsource a significant amount of their climate pollution to developing countries in Asia, where labour and manufacturing costs are cheaper.</w:t>
      </w:r>
    </w:p>
    <w:p w14:paraId="1C71627C" w14:textId="77777777" w:rsidR="00007DF1" w:rsidRPr="00FF597F" w:rsidRDefault="00007DF1" w:rsidP="00007DF1">
      <w:pPr>
        <w:rPr>
          <w:rStyle w:val="StyleUnderline"/>
        </w:rPr>
      </w:pPr>
      <w:r w:rsidRPr="00FF597F">
        <w:t>According to Glen Peters, a scientist at the GCP, this masks the true environmental footprint of these countries, a case that deserves more attention in international climate negotiations.</w:t>
      </w:r>
    </w:p>
    <w:p w14:paraId="44DBE645" w14:textId="77777777" w:rsidR="00007DF1" w:rsidRPr="00FF597F" w:rsidRDefault="00007DF1" w:rsidP="00007DF1">
      <w:pPr>
        <w:rPr>
          <w:rStyle w:val="StyleUnderline"/>
        </w:rPr>
      </w:pPr>
      <w:r w:rsidRPr="00FF597F">
        <w:rPr>
          <w:rStyle w:val="StyleUnderline"/>
        </w:rPr>
        <w:t>Another example is the e-waste trade and the human cost hidden in today’s flashy tech gadgets. The rare minerals and natural resources that make up our smartphones for example, are unethically sourced from places such as the Democratic Republic of Congo and Indonesia, where workers and children are trapped in a web of human rights abuses.</w:t>
      </w:r>
    </w:p>
    <w:p w14:paraId="431DB9E3" w14:textId="77777777" w:rsidR="00007DF1" w:rsidRPr="00FF597F" w:rsidRDefault="00007DF1" w:rsidP="00007DF1">
      <w:pPr>
        <w:rPr>
          <w:rStyle w:val="StyleUnderline"/>
        </w:rPr>
      </w:pPr>
      <w:r w:rsidRPr="00FF597F">
        <w:t xml:space="preserve">Furthermore, </w:t>
      </w:r>
      <w:r w:rsidRPr="00FF597F">
        <w:rPr>
          <w:rStyle w:val="StyleUnderline"/>
        </w:rPr>
        <w:t>for all the talk of green growth, while a renewable energy revolution is urgently needed, growth, if unfettered and unregulated, will lead only lead to continued exploitation.</w:t>
      </w:r>
    </w:p>
    <w:p w14:paraId="6671049E" w14:textId="77777777" w:rsidR="00007DF1" w:rsidRPr="00FF597F" w:rsidRDefault="00007DF1" w:rsidP="00007DF1">
      <w:r w:rsidRPr="00FF597F">
        <w:rPr>
          <w:rStyle w:val="StyleUnderline"/>
        </w:rPr>
        <w:t>This is exemplified by the nascent deep-sea mining industry.</w:t>
      </w:r>
      <w:r w:rsidRPr="00FF597F">
        <w:t xml:space="preserve"> According to a Greenpeace report, industry claims that mining precious resources in the Earth’s deep sea bed is essential to a low carbon-economy, although this has not been supported by players in the clean energy sector and has been condemned by scientists.</w:t>
      </w:r>
    </w:p>
    <w:p w14:paraId="18CB025C" w14:textId="77777777" w:rsidR="00007DF1" w:rsidRPr="00FF597F" w:rsidRDefault="00007DF1" w:rsidP="00007DF1">
      <w:r w:rsidRPr="00FF597F">
        <w:t>Those in defence of capitalism and the status quo often forget that the reality of most poor nations under the current world order is defined by injustice, and that more commercial incursions into the natural world will not get us out of the ecological hell hole we have dug for ourselves.</w:t>
      </w:r>
    </w:p>
    <w:p w14:paraId="3F26388C" w14:textId="77777777" w:rsidR="00007DF1" w:rsidRPr="00FF597F" w:rsidRDefault="00007DF1" w:rsidP="00007DF1">
      <w:r w:rsidRPr="00FF597F">
        <w:t xml:space="preserve">Greenwashing and commodification </w:t>
      </w:r>
      <w:proofErr w:type="gramStart"/>
      <w:r w:rsidRPr="00FF597F">
        <w:t>is</w:t>
      </w:r>
      <w:proofErr w:type="gramEnd"/>
      <w:r w:rsidRPr="00FF597F">
        <w:t xml:space="preserve"> a distraction from systemic problems</w:t>
      </w:r>
    </w:p>
    <w:p w14:paraId="38542462" w14:textId="77777777" w:rsidR="00007DF1" w:rsidRPr="00FF597F" w:rsidRDefault="00007DF1" w:rsidP="00007DF1">
      <w:pPr>
        <w:rPr>
          <w:rStyle w:val="StyleUnderline"/>
        </w:rPr>
      </w:pPr>
      <w:r w:rsidRPr="00FF597F">
        <w:t xml:space="preserve">According to Naomi Klein, a journalist who investigated the concept of disaster capitalism in her book the Shock Doctrine, </w:t>
      </w:r>
      <w:r w:rsidRPr="00FF597F">
        <w:rPr>
          <w:rStyle w:val="StyleUnderline"/>
        </w:rPr>
        <w:t>the “idea that only capitalism can save the world from the crisis it created” is no longer an abstract theory but one that is being actively pursued and supported.</w:t>
      </w:r>
    </w:p>
    <w:p w14:paraId="0F048F0F" w14:textId="77777777" w:rsidR="00007DF1" w:rsidRPr="00FF597F" w:rsidRDefault="00007DF1" w:rsidP="00007DF1">
      <w:r w:rsidRPr="00FF597F">
        <w:rPr>
          <w:rStyle w:val="StyleUnderline"/>
        </w:rPr>
        <w:t>Left, right and centre, environmental and social movements worldwide have been co-opted and commodified to feed a growth-driven economy</w:t>
      </w:r>
      <w:r w:rsidRPr="00FF597F">
        <w:t xml:space="preserve">—another oxymoronic term called “woke capitalism.” </w:t>
      </w:r>
      <w:r w:rsidRPr="00FF597F">
        <w:lastRenderedPageBreak/>
        <w:t>People are being swayed to go green by buying green, while shirts emblazoned with slogans touting gender justice are stitched up in slave-like conditions in Asia.</w:t>
      </w:r>
    </w:p>
    <w:p w14:paraId="3CF0E28E" w14:textId="77777777" w:rsidR="00007DF1" w:rsidRPr="00FF597F" w:rsidRDefault="00007DF1" w:rsidP="00007DF1">
      <w:r w:rsidRPr="00FF597F">
        <w:t>Furthermore, as Vijay Kolinjivadi brilliantly puts in an op-ed for Al Jazeera, techno-focused environmentalism and sustainable lifestyle changes such as energy-saving appliances, vegan diets, or the construction of green buildings in high income countries do less to solve major environmental problems.</w:t>
      </w:r>
    </w:p>
    <w:p w14:paraId="00302C98" w14:textId="77777777" w:rsidR="00007DF1" w:rsidRPr="00FF597F" w:rsidRDefault="00007DF1" w:rsidP="00007DF1">
      <w:r w:rsidRPr="00FF597F">
        <w:t xml:space="preserve">Although the intentions behind such choices are admirable, </w:t>
      </w:r>
      <w:r w:rsidRPr="00FF597F">
        <w:rPr>
          <w:rStyle w:val="StyleUnderline"/>
        </w:rPr>
        <w:t>these solutions are “quick fixes” that prop up economic and political structures that rely on capital expansion and distract us from the inequality and exploitation that the current system depends on.</w:t>
      </w:r>
    </w:p>
    <w:p w14:paraId="532B6FE0" w14:textId="77777777" w:rsidR="00007DF1" w:rsidRPr="00FF597F" w:rsidRDefault="00007DF1" w:rsidP="00007DF1">
      <w:r w:rsidRPr="00FF597F">
        <w:rPr>
          <w:rStyle w:val="StyleUnderline"/>
        </w:rPr>
        <w:t>“Growth-based economies are at the heart of environmental disasters we face today; making our goods, economic activity or infrastructure ‘greener’ and more efficient without a major overhaul of the global economic system is not a long-term solution,”</w:t>
      </w:r>
      <w:r w:rsidRPr="00FF597F">
        <w:t xml:space="preserve"> wrote Kolinjivadi.</w:t>
      </w:r>
    </w:p>
    <w:p w14:paraId="446FC81B" w14:textId="77777777" w:rsidR="00007DF1" w:rsidRPr="00FF597F" w:rsidRDefault="00007DF1" w:rsidP="00007DF1">
      <w:r w:rsidRPr="00FF597F">
        <w:t xml:space="preserve">According to him, </w:t>
      </w:r>
      <w:r w:rsidRPr="00FF597F">
        <w:rPr>
          <w:rStyle w:val="StyleUnderline"/>
        </w:rPr>
        <w:t>environmental problems were “framed as an issue of inefficiency that could be solved by technology and the better management of resources</w:t>
      </w:r>
      <w:r w:rsidRPr="00FF597F">
        <w:t>”—a narrative I have encountered at many sustainability events here in Singapore.</w:t>
      </w:r>
    </w:p>
    <w:p w14:paraId="0F5C92F9" w14:textId="77777777" w:rsidR="00007DF1" w:rsidRPr="00FF597F" w:rsidRDefault="00007DF1" w:rsidP="00007DF1">
      <w:r w:rsidRPr="00FF597F">
        <w:t>Discussions also rarely addressed the elephant in the room: wealthier countries and communities need to reduce consumption and challenge the growth mindset perpetuated by big business and those in power. In a world strained by humanity’s incessant demands for greater material wealth and comfort, there is no other option but to cut back on what we associate as prosperity.</w:t>
      </w:r>
    </w:p>
    <w:p w14:paraId="6D7F01CB" w14:textId="77777777" w:rsidR="00007DF1" w:rsidRPr="00FF597F" w:rsidRDefault="00007DF1" w:rsidP="00007DF1">
      <w:r w:rsidRPr="00FF597F">
        <w:t>However, the focus of policymakers, businesses and technocrats more often tends towards producing and consuming differently, instead of producing and consuming less.</w:t>
      </w:r>
    </w:p>
    <w:p w14:paraId="3C74B073" w14:textId="77777777" w:rsidR="00007DF1" w:rsidRPr="00FF597F" w:rsidRDefault="00007DF1" w:rsidP="00007DF1"/>
    <w:p w14:paraId="63A1EE3D" w14:textId="3B9238FD" w:rsidR="00007DF1" w:rsidRPr="00FF597F" w:rsidRDefault="00007DF1" w:rsidP="00007DF1">
      <w:pPr>
        <w:pStyle w:val="Heading3"/>
        <w:rPr>
          <w:rFonts w:cs="Times New Roman"/>
        </w:rPr>
      </w:pPr>
      <w:r w:rsidRPr="00FF597F">
        <w:rPr>
          <w:rFonts w:cs="Times New Roman"/>
        </w:rPr>
        <w:lastRenderedPageBreak/>
        <w:t>Capitalism</w:t>
      </w:r>
      <w:r w:rsidR="00295DF7">
        <w:rPr>
          <w:rFonts w:cs="Times New Roman"/>
        </w:rPr>
        <w:t xml:space="preserve"> K -</w:t>
      </w:r>
      <w:r w:rsidRPr="00FF597F">
        <w:rPr>
          <w:rFonts w:cs="Times New Roman"/>
        </w:rPr>
        <w:t xml:space="preserve"> Impact - War</w:t>
      </w:r>
    </w:p>
    <w:p w14:paraId="563D786B" w14:textId="77777777" w:rsidR="00007DF1" w:rsidRPr="00FF597F" w:rsidRDefault="00007DF1" w:rsidP="00007DF1">
      <w:pPr>
        <w:pStyle w:val="Heading4"/>
        <w:rPr>
          <w:rFonts w:cs="Times New Roman"/>
        </w:rPr>
      </w:pPr>
      <w:r w:rsidRPr="00FF597F">
        <w:rPr>
          <w:rFonts w:cs="Times New Roman"/>
        </w:rPr>
        <w:t>Capitalism’s demand for aggressive growth is the root cause of war, state engagement will always be co-opted to maintain growth models.</w:t>
      </w:r>
    </w:p>
    <w:p w14:paraId="0F418E0B" w14:textId="77777777" w:rsidR="00007DF1" w:rsidRPr="00FF597F" w:rsidRDefault="00007DF1" w:rsidP="00007DF1">
      <w:pPr>
        <w:rPr>
          <w:rStyle w:val="Style13ptBold"/>
        </w:rPr>
      </w:pPr>
      <w:r w:rsidRPr="00FF597F">
        <w:rPr>
          <w:rStyle w:val="Style13ptBold"/>
        </w:rPr>
        <w:t>Hathaway, U Oldenburg American studies professor, 15</w:t>
      </w:r>
    </w:p>
    <w:p w14:paraId="60F3086C" w14:textId="77777777" w:rsidR="00007DF1" w:rsidRPr="00FF597F" w:rsidRDefault="00007DF1" w:rsidP="00007DF1">
      <w:pPr>
        <w:rPr>
          <w:rStyle w:val="Style13ptBold"/>
          <w:b w:val="0"/>
          <w:bCs w:val="0"/>
          <w:sz w:val="24"/>
          <w:szCs w:val="18"/>
        </w:rPr>
      </w:pPr>
      <w:r w:rsidRPr="00FF597F">
        <w:rPr>
          <w:rStyle w:val="Style13ptBold"/>
          <w:b w:val="0"/>
          <w:bCs w:val="0"/>
          <w:sz w:val="24"/>
          <w:szCs w:val="18"/>
        </w:rPr>
        <w:t xml:space="preserve">(William T., 3/4/15, </w:t>
      </w:r>
      <w:r w:rsidRPr="00FF597F">
        <w:rPr>
          <w:rStyle w:val="Style13ptBold"/>
          <w:b w:val="0"/>
          <w:bCs w:val="0"/>
          <w:i/>
          <w:iCs/>
          <w:sz w:val="24"/>
          <w:szCs w:val="18"/>
        </w:rPr>
        <w:t xml:space="preserve">Middle East Eye, </w:t>
      </w:r>
      <w:r w:rsidRPr="00FF597F">
        <w:rPr>
          <w:rStyle w:val="Style13ptBold"/>
          <w:b w:val="0"/>
          <w:bCs w:val="0"/>
          <w:sz w:val="24"/>
          <w:szCs w:val="18"/>
        </w:rPr>
        <w:t>“</w:t>
      </w:r>
      <w:r w:rsidRPr="00FF597F">
        <w:rPr>
          <w:rStyle w:val="StyleUnderline"/>
          <w:sz w:val="24"/>
          <w:szCs w:val="24"/>
        </w:rPr>
        <w:t>The root cause of war is oligarchic capitalism</w:t>
      </w:r>
      <w:r w:rsidRPr="00FF597F">
        <w:rPr>
          <w:rStyle w:val="Style13ptBold"/>
          <w:b w:val="0"/>
          <w:bCs w:val="0"/>
          <w:sz w:val="24"/>
          <w:szCs w:val="18"/>
        </w:rPr>
        <w:t xml:space="preserve">”, </w:t>
      </w:r>
      <w:hyperlink r:id="rId117" w:history="1">
        <w:r w:rsidRPr="00FF597F">
          <w:rPr>
            <w:rStyle w:val="Hyperlink"/>
            <w:sz w:val="24"/>
            <w:szCs w:val="18"/>
          </w:rPr>
          <w:t>https://www.middleeasteye.net/opinion/root-cause-war-oligarchic-capitalism</w:t>
        </w:r>
      </w:hyperlink>
      <w:r w:rsidRPr="00FF597F">
        <w:rPr>
          <w:rStyle w:val="Style13ptBold"/>
          <w:b w:val="0"/>
          <w:bCs w:val="0"/>
          <w:sz w:val="24"/>
          <w:szCs w:val="18"/>
        </w:rPr>
        <w:t>, accessed 7/2/20, zC)</w:t>
      </w:r>
    </w:p>
    <w:p w14:paraId="6696FB90" w14:textId="77777777" w:rsidR="00007DF1" w:rsidRPr="00FF597F" w:rsidRDefault="00007DF1" w:rsidP="00007DF1">
      <w:pPr>
        <w:rPr>
          <w:rStyle w:val="StyleUnderline"/>
        </w:rPr>
      </w:pPr>
      <w:r w:rsidRPr="00FF597F">
        <w:t xml:space="preserve">As Hermann Goering, Hitler's assistant, declared: "Naturally </w:t>
      </w:r>
      <w:r w:rsidRPr="00FF597F">
        <w:rPr>
          <w:rStyle w:val="StyleUnderline"/>
        </w:rPr>
        <w:t xml:space="preserve">the common people don't want war.... But...it is always a simple matter to drag the people along, whether it is a democracy, a fascist dictatorship, or a parliament or a communist dictatorship ... All you have to do is to tell them they are being </w:t>
      </w:r>
      <w:proofErr w:type="gramStart"/>
      <w:r w:rsidRPr="00FF597F">
        <w:rPr>
          <w:rStyle w:val="StyleUnderline"/>
        </w:rPr>
        <w:t>attacked, and</w:t>
      </w:r>
      <w:proofErr w:type="gramEnd"/>
      <w:r w:rsidRPr="00FF597F">
        <w:rPr>
          <w:rStyle w:val="StyleUnderline"/>
        </w:rPr>
        <w:t xml:space="preserve"> denounce the pacifists for lack of patriotism and exposing the country to danger. It works the same in any country."</w:t>
      </w:r>
    </w:p>
    <w:p w14:paraId="493DA578" w14:textId="77777777" w:rsidR="00007DF1" w:rsidRPr="00FF597F" w:rsidRDefault="00007DF1" w:rsidP="00007DF1">
      <w:pPr>
        <w:rPr>
          <w:rStyle w:val="StyleUnderline"/>
        </w:rPr>
      </w:pPr>
      <w:r w:rsidRPr="00FF597F">
        <w:t xml:space="preserve">Goering was right about the democracies that existed both then and now. In these, </w:t>
      </w:r>
      <w:r w:rsidRPr="00FF597F">
        <w:rPr>
          <w:rStyle w:val="Emphasis"/>
        </w:rPr>
        <w:t>the people's influence in politics is regulated to ensure that only pro-capitalist parties have a chance</w:t>
      </w:r>
      <w:r w:rsidRPr="00FF597F">
        <w:t xml:space="preserve">. </w:t>
      </w:r>
      <w:r w:rsidRPr="00FF597F">
        <w:rPr>
          <w:rStyle w:val="StyleUnderline"/>
        </w:rPr>
        <w:t>Corporate financing, winner-takes-all elections, ballot-access laws, and slanted media coverage effectively exclude alternatives.</w:t>
      </w:r>
      <w:r w:rsidRPr="00FF597F">
        <w:t xml:space="preserve"> </w:t>
      </w:r>
      <w:r w:rsidRPr="00FF597F">
        <w:rPr>
          <w:rStyle w:val="StyleUnderline"/>
        </w:rPr>
        <w:t>Democracy means power is in the hands of the people. But the real power in our society - economic power - remains firmly in the hands of the rich elite, enabling them to control politics - and us - to a large degree.</w:t>
      </w:r>
    </w:p>
    <w:p w14:paraId="5D01C47C" w14:textId="77777777" w:rsidR="00007DF1" w:rsidRPr="00FF597F" w:rsidRDefault="00007DF1" w:rsidP="00007DF1">
      <w:pPr>
        <w:rPr>
          <w:rStyle w:val="StyleUnderline"/>
        </w:rPr>
      </w:pPr>
      <w:r w:rsidRPr="00FF597F">
        <w:rPr>
          <w:rStyle w:val="Emphasis"/>
        </w:rPr>
        <w:t>Capitalism is always at war.</w:t>
      </w:r>
      <w:r w:rsidRPr="00FF597F">
        <w:t xml:space="preserve"> </w:t>
      </w:r>
      <w:r w:rsidRPr="00FF597F">
        <w:rPr>
          <w:rStyle w:val="StyleUnderline"/>
        </w:rPr>
        <w:t xml:space="preserve">The violence, though, is often abstract: forcing us either to accept low-paying, exhausting jobs or starve; denying us adequate healthcare, </w:t>
      </w:r>
      <w:proofErr w:type="gramStart"/>
      <w:r w:rsidRPr="00FF597F">
        <w:rPr>
          <w:rStyle w:val="StyleUnderline"/>
        </w:rPr>
        <w:t>education</w:t>
      </w:r>
      <w:proofErr w:type="gramEnd"/>
      <w:r w:rsidRPr="00FF597F">
        <w:rPr>
          <w:rStyle w:val="StyleUnderline"/>
        </w:rPr>
        <w:t xml:space="preserve"> and economic security; convincing us that human beings are basically isolated, autonomous units seeking self gratification. </w:t>
      </w:r>
      <w:r w:rsidRPr="00FF597F">
        <w:t xml:space="preserve">But </w:t>
      </w:r>
      <w:r w:rsidRPr="00FF597F">
        <w:rPr>
          <w:rStyle w:val="StyleUnderline"/>
          <w:bCs/>
        </w:rPr>
        <w:t xml:space="preserve">when this </w:t>
      </w:r>
      <w:proofErr w:type="gramStart"/>
      <w:r w:rsidRPr="00FF597F">
        <w:rPr>
          <w:rStyle w:val="StyleUnderline"/>
          <w:bCs/>
        </w:rPr>
        <w:t>doesn't</w:t>
      </w:r>
      <w:proofErr w:type="gramEnd"/>
      <w:r w:rsidRPr="00FF597F">
        <w:rPr>
          <w:rStyle w:val="StyleUnderline"/>
          <w:bCs/>
        </w:rPr>
        <w:t xml:space="preserve"> suffice</w:t>
      </w:r>
      <w:r w:rsidRPr="00FF597F">
        <w:rPr>
          <w:rStyle w:val="StyleUnderline"/>
        </w:rPr>
        <w:t xml:space="preserve"> to keep their profits growing, the </w:t>
      </w:r>
      <w:r w:rsidRPr="00FF597F">
        <w:rPr>
          <w:rStyle w:val="StyleUnderline"/>
          <w:bCs/>
        </w:rPr>
        <w:t>violence becomes physical</w:t>
      </w:r>
      <w:r w:rsidRPr="00FF597F">
        <w:t xml:space="preserve">, the cannons roar, </w:t>
      </w:r>
      <w:r w:rsidRPr="00FF597F">
        <w:rPr>
          <w:rStyle w:val="StyleUnderline"/>
        </w:rPr>
        <w:t>and the elite rallies us to war to defend "our" country and destroy the fiendish enemy. Motivating us to kill and die for them requires a massive propaganda campaign - America is under attack! - which we confront whenever we turn on their media.</w:t>
      </w:r>
    </w:p>
    <w:p w14:paraId="27DBA55C" w14:textId="77777777" w:rsidR="00007DF1" w:rsidRPr="00FF597F" w:rsidRDefault="00007DF1" w:rsidP="00007DF1">
      <w:r w:rsidRPr="00FF597F">
        <w:t>Why do they do this? Are they monsters?</w:t>
      </w:r>
    </w:p>
    <w:p w14:paraId="30638BDF" w14:textId="77777777" w:rsidR="00007DF1" w:rsidRPr="00FF597F" w:rsidRDefault="00007DF1" w:rsidP="00007DF1">
      <w:r w:rsidRPr="00FF597F">
        <w:t xml:space="preserve">No, </w:t>
      </w:r>
      <w:proofErr w:type="gramStart"/>
      <w:r w:rsidRPr="00FF597F">
        <w:t>they're</w:t>
      </w:r>
      <w:proofErr w:type="gramEnd"/>
      <w:r w:rsidRPr="00FF597F">
        <w:t xml:space="preserve"> not. </w:t>
      </w:r>
      <w:proofErr w:type="gramStart"/>
      <w:r w:rsidRPr="00FF597F">
        <w:t>They're</w:t>
      </w:r>
      <w:proofErr w:type="gramEnd"/>
      <w:r w:rsidRPr="00FF597F">
        <w:t xml:space="preserve"> just human beings serving an inhuman system. </w:t>
      </w:r>
      <w:r w:rsidRPr="00FF597F">
        <w:rPr>
          <w:rStyle w:val="Emphasis"/>
        </w:rPr>
        <w:t>Capitalism is inherently predatory.</w:t>
      </w:r>
      <w:r w:rsidRPr="00FF597F">
        <w:t xml:space="preserve"> It</w:t>
      </w:r>
      <w:r w:rsidRPr="00FF597F">
        <w:rPr>
          <w:rStyle w:val="StyleUnderline"/>
        </w:rPr>
        <w:t xml:space="preserve"> demands aggressive growth. It either dominates or goes under. This drive for domination is the root cause of war, and until we eliminate it, </w:t>
      </w:r>
      <w:proofErr w:type="gramStart"/>
      <w:r w:rsidRPr="00FF597F">
        <w:rPr>
          <w:rStyle w:val="StyleUnderline"/>
        </w:rPr>
        <w:t>we're</w:t>
      </w:r>
      <w:proofErr w:type="gramEnd"/>
      <w:r w:rsidRPr="00FF597F">
        <w:rPr>
          <w:rStyle w:val="StyleUnderline"/>
        </w:rPr>
        <w:t xml:space="preserve"> going to continue killing one another. </w:t>
      </w:r>
      <w:r w:rsidRPr="00FF597F">
        <w:t xml:space="preserve">Eliminating it requires a global struggle to bring down oligarchic capitalism and replace it with democratic socialism. Political democracy must be expanded and extended into the economic sphere. We, the people of the world, </w:t>
      </w:r>
      <w:proofErr w:type="gramStart"/>
      <w:r w:rsidRPr="00FF597F">
        <w:t>have to</w:t>
      </w:r>
      <w:proofErr w:type="gramEnd"/>
      <w:r w:rsidRPr="00FF597F">
        <w:t xml:space="preserve"> take control of the forces that shape our lives. This is the basis for building a society in which we can all fully develop as human beings. Once we achieve this, </w:t>
      </w:r>
      <w:proofErr w:type="gramStart"/>
      <w:r w:rsidRPr="00FF597F">
        <w:t>we'll</w:t>
      </w:r>
      <w:proofErr w:type="gramEnd"/>
      <w:r w:rsidRPr="00FF597F">
        <w:t xml:space="preserve"> have a real chance at lasting peace.</w:t>
      </w:r>
    </w:p>
    <w:p w14:paraId="75F9AE7E" w14:textId="77777777" w:rsidR="00007DF1" w:rsidRPr="00FF597F" w:rsidRDefault="00007DF1" w:rsidP="00007DF1">
      <w:pPr>
        <w:pStyle w:val="Heading3"/>
        <w:rPr>
          <w:rFonts w:cs="Times New Roman"/>
        </w:rPr>
      </w:pPr>
      <w:r w:rsidRPr="00FF597F">
        <w:rPr>
          <w:rFonts w:cs="Times New Roman"/>
        </w:rPr>
        <w:lastRenderedPageBreak/>
        <w:t>Capitalism K – Alternatives</w:t>
      </w:r>
    </w:p>
    <w:p w14:paraId="06A818BB" w14:textId="77777777" w:rsidR="00007DF1" w:rsidRPr="00FF597F" w:rsidRDefault="00007DF1" w:rsidP="00007DF1">
      <w:pPr>
        <w:pStyle w:val="Heading4"/>
        <w:rPr>
          <w:rStyle w:val="StyleUnderline"/>
          <w:rFonts w:cs="Times New Roman"/>
          <w:sz w:val="30"/>
          <w:u w:val="none"/>
        </w:rPr>
      </w:pPr>
      <w:r w:rsidRPr="00FF597F">
        <w:rPr>
          <w:rStyle w:val="StyleUnderline"/>
          <w:rFonts w:cs="Times New Roman"/>
          <w:sz w:val="30"/>
          <w:u w:val="none"/>
        </w:rPr>
        <w:t xml:space="preserve">The alternative is to vote negative </w:t>
      </w:r>
      <w:proofErr w:type="gramStart"/>
      <w:r w:rsidRPr="00FF597F">
        <w:rPr>
          <w:rStyle w:val="StyleUnderline"/>
          <w:rFonts w:cs="Times New Roman"/>
          <w:sz w:val="30"/>
          <w:u w:val="none"/>
        </w:rPr>
        <w:t>in order to</w:t>
      </w:r>
      <w:proofErr w:type="gramEnd"/>
      <w:r w:rsidRPr="00FF597F">
        <w:rPr>
          <w:rStyle w:val="StyleUnderline"/>
          <w:rFonts w:cs="Times New Roman"/>
          <w:sz w:val="30"/>
          <w:u w:val="none"/>
        </w:rPr>
        <w:t xml:space="preserve"> reject the affirmatives knowledge production; opting instead to engage in collective study of history as organic intellectuals.</w:t>
      </w:r>
    </w:p>
    <w:p w14:paraId="79C96245" w14:textId="77777777" w:rsidR="00007DF1" w:rsidRPr="00FF597F" w:rsidRDefault="00007DF1" w:rsidP="00007DF1">
      <w:pPr>
        <w:rPr>
          <w:rStyle w:val="Style13ptBold"/>
        </w:rPr>
      </w:pPr>
      <w:r w:rsidRPr="00FF597F">
        <w:rPr>
          <w:rStyle w:val="Style13ptBold"/>
        </w:rPr>
        <w:t>Ford and Jandrić, DePauw U education studies assistant professor and Zagrab University of Applied Sciences informatics professor 19</w:t>
      </w:r>
    </w:p>
    <w:p w14:paraId="3DCBF4F1" w14:textId="77777777" w:rsidR="00007DF1" w:rsidRPr="00FF597F" w:rsidRDefault="00007DF1" w:rsidP="00007DF1">
      <w:pPr>
        <w:rPr>
          <w:rStyle w:val="Style13ptBold"/>
          <w:b w:val="0"/>
          <w:bCs w:val="0"/>
          <w:sz w:val="24"/>
          <w:szCs w:val="18"/>
        </w:rPr>
      </w:pPr>
      <w:r w:rsidRPr="00FF597F">
        <w:rPr>
          <w:rStyle w:val="Style13ptBold"/>
          <w:b w:val="0"/>
          <w:bCs w:val="0"/>
          <w:sz w:val="24"/>
          <w:szCs w:val="18"/>
        </w:rPr>
        <w:t xml:space="preserve">(Derek R. and Petar, Spring 2019, </w:t>
      </w:r>
      <w:r w:rsidRPr="00FF597F">
        <w:rPr>
          <w:rStyle w:val="Style13ptBold"/>
          <w:b w:val="0"/>
          <w:bCs w:val="0"/>
          <w:i/>
          <w:iCs/>
          <w:sz w:val="24"/>
          <w:szCs w:val="18"/>
        </w:rPr>
        <w:t>Critical Questions in Education</w:t>
      </w:r>
      <w:r w:rsidRPr="00FF597F">
        <w:rPr>
          <w:rStyle w:val="Style13ptBold"/>
          <w:b w:val="0"/>
          <w:bCs w:val="0"/>
          <w:sz w:val="24"/>
          <w:szCs w:val="18"/>
        </w:rPr>
        <w:t xml:space="preserve">, “The Public Intellectual Is Dead, Long Live the Public Intellectual! The Postdigital Rebirth of Public Pedagogy”, Vol. 10, No. 2 p. 102-104, </w:t>
      </w:r>
      <w:hyperlink r:id="rId118" w:history="1">
        <w:r w:rsidRPr="00FF597F">
          <w:rPr>
            <w:rStyle w:val="Hyperlink"/>
            <w:sz w:val="24"/>
            <w:szCs w:val="18"/>
          </w:rPr>
          <w:t>https://files.eric.ed.gov/fulltext/EJ1219687.pdf</w:t>
        </w:r>
      </w:hyperlink>
      <w:r w:rsidRPr="00FF597F">
        <w:rPr>
          <w:rStyle w:val="Style13ptBold"/>
          <w:b w:val="0"/>
          <w:bCs w:val="0"/>
          <w:sz w:val="24"/>
          <w:szCs w:val="18"/>
        </w:rPr>
        <w:t>, accessed 7/2/20, zC)</w:t>
      </w:r>
    </w:p>
    <w:p w14:paraId="54808F66" w14:textId="77777777" w:rsidR="00007DF1" w:rsidRPr="00FF597F" w:rsidRDefault="00007DF1" w:rsidP="00007DF1">
      <w:pPr>
        <w:rPr>
          <w:rStyle w:val="StyleUnderline"/>
        </w:rPr>
      </w:pPr>
      <w:r w:rsidRPr="00FF597F">
        <w:rPr>
          <w:rStyle w:val="StyleUnderline"/>
        </w:rPr>
        <w:t>The postdigital public intellectual resides in an uncanny social and media space which has recently received a lot of attention under the label of post-truth.</w:t>
      </w:r>
      <w:r w:rsidRPr="00FF597F">
        <w:t xml:space="preserve"> The concept, dubbed as Word of the Year 2016 by Oxford Dictionaries, means: “</w:t>
      </w:r>
      <w:r w:rsidRPr="00FF597F">
        <w:rPr>
          <w:rStyle w:val="StyleUnderline"/>
        </w:rPr>
        <w:t>Relating to or denoting circumstances in which objective facts are less influential in shaping public opinion than appeals to emotion and personal belief” (</w:t>
      </w:r>
      <w:r w:rsidRPr="00FF597F">
        <w:t xml:space="preserve">Oxford Dictionaries, 2016). In this place, we do not want to delve extensively into the question of post-truth, a topic we both explored in other works (Ford, 2018; Jandrić, 2018; Dean, Medak, &amp; Jandrić, 2019). </w:t>
      </w:r>
      <w:r w:rsidRPr="00FF597F">
        <w:rPr>
          <w:rStyle w:val="StyleUnderline"/>
        </w:rPr>
        <w:t xml:space="preserve">Instead, let us </w:t>
      </w:r>
      <w:proofErr w:type="gramStart"/>
      <w:r w:rsidRPr="00FF597F">
        <w:rPr>
          <w:rStyle w:val="StyleUnderline"/>
        </w:rPr>
        <w:t>take a look</w:t>
      </w:r>
      <w:proofErr w:type="gramEnd"/>
      <w:r w:rsidRPr="00FF597F">
        <w:rPr>
          <w:rStyle w:val="StyleUnderline"/>
        </w:rPr>
        <w:t xml:space="preserve"> into consequences of post-truth media environment for public intellectuals. The popular adage, “my ignorance is just as good as your knowledge,” fits the bill for important post-truth dilemmas such as the safety and stakes of vaccination, attitudes to global warming, and similar public issues.</w:t>
      </w:r>
      <w:r w:rsidRPr="00FF597F">
        <w:t xml:space="preserve"> In the social world, however, </w:t>
      </w:r>
      <w:r w:rsidRPr="00FF597F">
        <w:rPr>
          <w:rStyle w:val="Emphasis"/>
        </w:rPr>
        <w:t>we are not dealing with true/false categories—instead, we produce these categories</w:t>
      </w:r>
      <w:r w:rsidRPr="00FF597F">
        <w:t xml:space="preserve">. For example, </w:t>
      </w:r>
      <w:r w:rsidRPr="00FF597F">
        <w:rPr>
          <w:rStyle w:val="StyleUnderline"/>
        </w:rPr>
        <w:t>a protest takes place. Was it a success or not? That will hinge on who successfully saturates the act. In the post-truth world, the act of saturation does not merely happen at the stage of public pedagogy—instead, it is a direct (social and political) struggle over people’s emotions, over the meanings asserted and circulating in the event and the context in which the event takes place.</w:t>
      </w:r>
    </w:p>
    <w:p w14:paraId="630A31B1" w14:textId="77777777" w:rsidR="00007DF1" w:rsidRPr="00FF597F" w:rsidRDefault="00007DF1" w:rsidP="00007DF1">
      <w:r w:rsidRPr="00FF597F">
        <w:t xml:space="preserve">In other words, </w:t>
      </w:r>
      <w:r w:rsidRPr="00FF597F">
        <w:rPr>
          <w:rStyle w:val="StyleUnderline"/>
        </w:rPr>
        <w:t>history is always unsaturated and remains in infinite potentiality.</w:t>
      </w:r>
      <w:r w:rsidRPr="00FF597F">
        <w:t xml:space="preserve"> Therefore, </w:t>
      </w:r>
      <w:r w:rsidRPr="00FF597F">
        <w:rPr>
          <w:rStyle w:val="StyleUnderline"/>
        </w:rPr>
        <w:t xml:space="preserve">the postdigital public intellectual should be concerned both with fighting the struggle over the content of events (filling in events with meaning) and with organizing enough force to assert that content. </w:t>
      </w:r>
      <w:r w:rsidRPr="00FF597F">
        <w:t>In this way, action and potential are wedded together, and the problematic (at least partially) transforms from one of intellectualism to one of organizing. In a sentence</w:t>
      </w:r>
      <w:r w:rsidRPr="00FF597F">
        <w:rPr>
          <w:rStyle w:val="StyleUnderline"/>
        </w:rPr>
        <w:t>, the postdigital public intellectual devises new ways to struggle over saturating historical acts, and such an intellectual does so by emerging from within the networks of resistance, producing new nodes in the network, and organizing the network into an actual fighting force.</w:t>
      </w:r>
      <w:r w:rsidRPr="00FF597F">
        <w:t xml:space="preserve"> Yet this requires two displacements. The first displacement is from the academy to the networked struggles of our day, as one </w:t>
      </w:r>
      <w:proofErr w:type="gramStart"/>
      <w:r w:rsidRPr="00FF597F">
        <w:t>can’t</w:t>
      </w:r>
      <w:proofErr w:type="gramEnd"/>
      <w:r w:rsidRPr="00FF597F">
        <w:t xml:space="preserve"> effectively intervene on this terrain from a separate place. The second displacement is away from the one to the whole, as the only way to effectively intervene is as a collective. Individuals stand no chance in the struggle over saturation in the postdigital age.</w:t>
      </w:r>
    </w:p>
    <w:p w14:paraId="192133E3" w14:textId="77777777" w:rsidR="00007DF1" w:rsidRPr="00FF597F" w:rsidRDefault="00007DF1" w:rsidP="00007DF1">
      <w:r w:rsidRPr="00FF597F">
        <w:rPr>
          <w:rStyle w:val="StyleUnderline"/>
        </w:rPr>
        <w:t>We can turn to the 2014 Ferguson Rebellion for an example of the new form of the public intellectual.</w:t>
      </w:r>
      <w:r w:rsidRPr="00FF597F">
        <w:t xml:space="preserve"> In an article on Liberation School released just after the Missouri Governor declared a national emergency, Gloria La </w:t>
      </w:r>
      <w:proofErr w:type="gramStart"/>
      <w:r w:rsidRPr="00FF597F">
        <w:t>Riva</w:t>
      </w:r>
      <w:proofErr w:type="gramEnd"/>
      <w:r w:rsidRPr="00FF597F">
        <w:t xml:space="preserve"> and Eugene Puryear (2014) struggle to frame the emerging struggle by saturating the previous actions with new meaning. Significantly, </w:t>
      </w:r>
      <w:r w:rsidRPr="00FF597F">
        <w:rPr>
          <w:rStyle w:val="StyleUnderline"/>
        </w:rPr>
        <w:t xml:space="preserve">La Riva and Puryear have diverse experiences in Black and Latin American liberation struggles (among many others) are both leading members of the Party for </w:t>
      </w:r>
      <w:r w:rsidRPr="00FF597F">
        <w:rPr>
          <w:rStyle w:val="StyleUnderline"/>
        </w:rPr>
        <w:lastRenderedPageBreak/>
        <w:t xml:space="preserve">Socialism and Liberation. </w:t>
      </w:r>
      <w:r w:rsidRPr="00FF597F">
        <w:t>The Party serves as a network that collates and aggregates these experiences to bring them to bear on new struggles of saturation. In their article, they assess the various forces, including the cops, the protest leaders working with the cops, and the diverse masses engaged in street fighting. They describe a deal between the first two actors: “</w:t>
      </w:r>
      <w:r w:rsidRPr="00FF597F">
        <w:rPr>
          <w:rStyle w:val="StyleUnderline"/>
        </w:rPr>
        <w:t>The state recognizes one section of organizers as the leadership of the movement in exchange for these organizers working to minimize those expressions of anger that are outside of their pre-approved actions”</w:t>
      </w:r>
      <w:r w:rsidRPr="00FF597F">
        <w:t xml:space="preserve"> (La Riva and Puryear, 2014). </w:t>
      </w:r>
      <w:r w:rsidRPr="00FF597F">
        <w:rPr>
          <w:rStyle w:val="StyleUnderline"/>
        </w:rPr>
        <w:t xml:space="preserve">They re-narrate the struggle, saturating it with a new historical analysis, </w:t>
      </w:r>
      <w:proofErr w:type="gramStart"/>
      <w:r w:rsidRPr="00FF597F">
        <w:rPr>
          <w:rStyle w:val="StyleUnderline"/>
        </w:rPr>
        <w:t>in order to</w:t>
      </w:r>
      <w:proofErr w:type="gramEnd"/>
      <w:r w:rsidRPr="00FF597F">
        <w:rPr>
          <w:rStyle w:val="StyleUnderline"/>
        </w:rPr>
        <w:t xml:space="preserve"> shift the forces in favor of those fighting in the streets</w:t>
      </w:r>
      <w:r w:rsidRPr="00FF597F">
        <w:t>. “</w:t>
      </w:r>
      <w:r w:rsidRPr="00FF597F">
        <w:rPr>
          <w:rStyle w:val="Emphasis"/>
        </w:rPr>
        <w:t>Those who have drawn the movement into a partnership with the police to coordinate ‘peaceful’ responses and set red-lines for permissible action,” they write, “are helping the system retain complete control.”</w:t>
      </w:r>
      <w:r w:rsidRPr="00FF597F">
        <w:t xml:space="preserve"> “</w:t>
      </w:r>
      <w:r w:rsidRPr="00FF597F">
        <w:rPr>
          <w:rStyle w:val="StyleUnderline"/>
        </w:rPr>
        <w:t>Leadership with a revolutionary outlook must state first and foremost that the people of Ferguson, and similar communities nationwide have every right to rebel against police terror and the economic terror of poverty and marginalization”</w:t>
      </w:r>
      <w:r w:rsidRPr="00FF597F">
        <w:t xml:space="preserve"> (La Riva and Puryear, 2014). Here we see an intervention written from within and directed to the networked struggles fighting not only in Ferguson, but across the nation.</w:t>
      </w:r>
    </w:p>
    <w:p w14:paraId="29D0441D" w14:textId="77777777" w:rsidR="00007DF1" w:rsidRPr="00FF597F" w:rsidRDefault="00007DF1" w:rsidP="00007DF1">
      <w:r w:rsidRPr="00FF597F">
        <w:t xml:space="preserve">Thus, </w:t>
      </w:r>
      <w:r w:rsidRPr="00FF597F">
        <w:rPr>
          <w:rStyle w:val="StyleUnderline"/>
        </w:rPr>
        <w:t>those of us who hope to be(come) postdigital public intellectuals must grapple not only with theory of social change</w:t>
      </w:r>
      <w:r w:rsidRPr="00FF597F">
        <w:t xml:space="preserve"> (which is complex enough in its own right) </w:t>
      </w:r>
      <w:r w:rsidRPr="00FF597F">
        <w:rPr>
          <w:rStyle w:val="StyleUnderline"/>
        </w:rPr>
        <w:t>but also with its practice.</w:t>
      </w:r>
      <w:r w:rsidRPr="00FF597F">
        <w:t xml:space="preserve"> There is nothing new in this call: </w:t>
      </w:r>
      <w:r w:rsidRPr="00FF597F">
        <w:rPr>
          <w:rStyle w:val="Emphasis"/>
        </w:rPr>
        <w:t>from Gramsci’s organic intellectuals, we know that theory is useless without practice and vice versa</w:t>
      </w:r>
      <w:r w:rsidRPr="00FF597F">
        <w:t xml:space="preserve">, from Lenin’s (terribly misunderstood) professional revolutionary, we know that </w:t>
      </w:r>
      <w:r w:rsidRPr="00FF597F">
        <w:rPr>
          <w:rStyle w:val="StyleUnderline"/>
        </w:rPr>
        <w:t>there can be no revolutionary theory without revolutionary practice.</w:t>
      </w:r>
      <w:r w:rsidRPr="00FF597F">
        <w:t xml:space="preserve"> However, </w:t>
      </w:r>
      <w:r w:rsidRPr="00FF597F">
        <w:rPr>
          <w:rStyle w:val="StyleUnderline"/>
        </w:rPr>
        <w:t>while predigital public intellectuals could still get away with a strong focus on theory and open neglect of practice and could privilege the pedagogical modes of teaching and learning, disseminating their findings and dictates to others via broadcast media, today’s postdigital public intellectuals just cannot afford that luxury</w:t>
      </w:r>
      <w:r w:rsidRPr="00FF597F">
        <w:t xml:space="preserve">. </w:t>
      </w:r>
      <w:r w:rsidRPr="00FF597F">
        <w:rPr>
          <w:rStyle w:val="Emphasis"/>
        </w:rPr>
        <w:t>In the age of the post-truth, engagement in theory is practice, saturating correct interpretations of historical acts is a duty, and the road to truth is a battlefield.</w:t>
      </w:r>
      <w:r w:rsidRPr="00FF597F">
        <w:t xml:space="preserve"> </w:t>
      </w:r>
      <w:r w:rsidRPr="00FF597F">
        <w:rPr>
          <w:rStyle w:val="Emphasis"/>
        </w:rPr>
        <w:t xml:space="preserve">We </w:t>
      </w:r>
      <w:proofErr w:type="gramStart"/>
      <w:r w:rsidRPr="00FF597F">
        <w:rPr>
          <w:rStyle w:val="Emphasis"/>
        </w:rPr>
        <w:t>have to</w:t>
      </w:r>
      <w:proofErr w:type="gramEnd"/>
      <w:r w:rsidRPr="00FF597F">
        <w:rPr>
          <w:rStyle w:val="Emphasis"/>
        </w:rPr>
        <w:t xml:space="preserve"> engage in collective acts of studying.</w:t>
      </w:r>
      <w:r w:rsidRPr="00FF597F">
        <w:t xml:space="preserve"> </w:t>
      </w:r>
      <w:r w:rsidRPr="00FF597F">
        <w:rPr>
          <w:rStyle w:val="StyleUnderline"/>
        </w:rPr>
        <w:t>In the postdigital world, dynamics between the actual and the potential have been irreversibly altered—and many of us would argue, for the worse.</w:t>
      </w:r>
      <w:r w:rsidRPr="00FF597F">
        <w:t xml:space="preserve"> However, </w:t>
      </w:r>
      <w:r w:rsidRPr="00FF597F">
        <w:rPr>
          <w:rStyle w:val="StyleUnderline"/>
        </w:rPr>
        <w:t>our analysis shows that the digital logic which runs our devices does not change complex dynamics between the actual and the potential, and that the postdigital society is heavily detached from technologies running under its hood.</w:t>
      </w:r>
      <w:r w:rsidRPr="00FF597F">
        <w:t xml:space="preserve"> “The postdigital is both a rupture in our existing theories and their continuation” (Jandrić et al., 2018, p. 895). Video did not kill the radio star, but the new way of consuming music (enabled by video) has transformed the old way of consuming music (enabled by radio). The Internet did not kill the public intellectual, but the new ways of producing and consuming media (enabled by the Internet) have transformed the old ways of being a public intellectual (enabled by pre-digital media). In this dialectic technology is important, but so are the ways we develop and use technology. The postdigital public intellectual understands this postdigital dialectic and seeks postdigital solutions.</w:t>
      </w:r>
    </w:p>
    <w:p w14:paraId="35D1CC4D" w14:textId="77777777" w:rsidR="00007DF1" w:rsidRPr="00FF597F" w:rsidRDefault="00007DF1" w:rsidP="00007DF1">
      <w:pPr>
        <w:pStyle w:val="Heading4"/>
        <w:rPr>
          <w:rFonts w:cs="Times New Roman"/>
        </w:rPr>
      </w:pPr>
      <w:r w:rsidRPr="00FF597F">
        <w:rPr>
          <w:rFonts w:cs="Times New Roman"/>
        </w:rPr>
        <w:t xml:space="preserve">Vote negative to liberate scholarship from bourgeois contexts and endorse a bottom-up counter-hegemonic approach to politics. </w:t>
      </w:r>
      <w:proofErr w:type="gramStart"/>
      <w:r w:rsidRPr="00FF597F">
        <w:rPr>
          <w:rFonts w:cs="Times New Roman"/>
        </w:rPr>
        <w:t>That’s</w:t>
      </w:r>
      <w:proofErr w:type="gramEnd"/>
      <w:r w:rsidRPr="00FF597F">
        <w:rPr>
          <w:rFonts w:cs="Times New Roman"/>
        </w:rPr>
        <w:t xml:space="preserve"> a pre-requisite to addressing climate and create the conditions for a true alternative</w:t>
      </w:r>
    </w:p>
    <w:p w14:paraId="4C976F8D" w14:textId="77777777" w:rsidR="00007DF1" w:rsidRPr="00FF597F" w:rsidRDefault="00007DF1" w:rsidP="00007DF1">
      <w:pPr>
        <w:rPr>
          <w:rStyle w:val="Style13ptBold"/>
        </w:rPr>
      </w:pPr>
      <w:bookmarkStart w:id="20" w:name="_Hlk44624762"/>
      <w:r w:rsidRPr="00FF597F">
        <w:rPr>
          <w:rStyle w:val="Style13ptBold"/>
        </w:rPr>
        <w:t>Harris, masters in environment and development, 15</w:t>
      </w:r>
    </w:p>
    <w:p w14:paraId="689F5C4C" w14:textId="77777777" w:rsidR="00007DF1" w:rsidRPr="00FF597F" w:rsidRDefault="00007DF1" w:rsidP="00007DF1">
      <w:pPr>
        <w:rPr>
          <w:rStyle w:val="Style13ptBold"/>
          <w:b w:val="0"/>
          <w:bCs w:val="0"/>
          <w:sz w:val="24"/>
          <w:szCs w:val="24"/>
        </w:rPr>
      </w:pPr>
      <w:r w:rsidRPr="00FF597F">
        <w:rPr>
          <w:rStyle w:val="Style13ptBold"/>
          <w:b w:val="0"/>
          <w:bCs w:val="0"/>
          <w:sz w:val="24"/>
          <w:szCs w:val="24"/>
        </w:rPr>
        <w:t xml:space="preserve">(Harris, Fall 2015, </w:t>
      </w:r>
      <w:r w:rsidRPr="00FF597F">
        <w:rPr>
          <w:rStyle w:val="Style13ptBold"/>
          <w:b w:val="0"/>
          <w:bCs w:val="0"/>
          <w:i/>
          <w:iCs/>
          <w:sz w:val="24"/>
          <w:szCs w:val="24"/>
        </w:rPr>
        <w:t xml:space="preserve">Green Social Thought, </w:t>
      </w:r>
      <w:r w:rsidRPr="00FF597F">
        <w:rPr>
          <w:rStyle w:val="Style13ptBold"/>
          <w:b w:val="0"/>
          <w:bCs w:val="0"/>
          <w:sz w:val="24"/>
          <w:szCs w:val="24"/>
        </w:rPr>
        <w:t xml:space="preserve">“A Primer on Gramsci, Culture, and Climate Change”, </w:t>
      </w:r>
      <w:hyperlink r:id="rId119" w:history="1">
        <w:r w:rsidRPr="00FF597F">
          <w:rPr>
            <w:rStyle w:val="Hyperlink"/>
            <w:sz w:val="24"/>
            <w:szCs w:val="24"/>
          </w:rPr>
          <w:t>http://greensocialthought.org/archive/wp-content/uploads/2015/09/gst68-8-10-Dylan-Harris.pdf, accessed 7/2/20 //</w:t>
        </w:r>
      </w:hyperlink>
      <w:r w:rsidRPr="00FF597F">
        <w:rPr>
          <w:rStyle w:val="Style13ptBold"/>
          <w:b w:val="0"/>
          <w:bCs w:val="0"/>
          <w:sz w:val="24"/>
          <w:szCs w:val="24"/>
        </w:rPr>
        <w:t xml:space="preserve"> zC &amp; jmk)</w:t>
      </w:r>
    </w:p>
    <w:p w14:paraId="44A4B4EA" w14:textId="77777777" w:rsidR="00007DF1" w:rsidRPr="00FF597F" w:rsidRDefault="00007DF1" w:rsidP="00007DF1">
      <w:r w:rsidRPr="00FF597F">
        <w:lastRenderedPageBreak/>
        <w:t xml:space="preserve">The slogan </w:t>
      </w:r>
      <w:r w:rsidRPr="00FF597F">
        <w:rPr>
          <w:rStyle w:val="StyleUnderline"/>
        </w:rPr>
        <w:t>“Systems Change Not Climate Change”</w:t>
      </w:r>
      <w:r w:rsidRPr="00FF597F">
        <w:t xml:space="preserve"> was popular in the London People’s Climate March. </w:t>
      </w:r>
      <w:r w:rsidRPr="00FF597F">
        <w:rPr>
          <w:rStyle w:val="StyleUnderline"/>
        </w:rPr>
        <w:t>It denotes that people are increasingly aware of the intrinsic relationship between global capitalism and our rapidly changing climate</w:t>
      </w:r>
      <w:r w:rsidRPr="00FF597F">
        <w:t xml:space="preserve">. However, </w:t>
      </w:r>
      <w:r w:rsidRPr="00FF597F">
        <w:rPr>
          <w:rStyle w:val="StyleUnderline"/>
        </w:rPr>
        <w:t>despite growing discontent about this relationship, it seems as though the capitalist wheel—self-aware of its connection to climate change—continues to re-invent itself at the behest of world leaders with vested interest in maintaining its status quo.</w:t>
      </w:r>
      <w:r w:rsidRPr="00FF597F">
        <w:t xml:space="preserve"> </w:t>
      </w:r>
      <w:r w:rsidRPr="00FF597F">
        <w:rPr>
          <w:rStyle w:val="StyleUnderline"/>
        </w:rPr>
        <w:t>By the way climate change is spun primarily as an economic threat on the 2014 UN Climate Summit’s</w:t>
      </w:r>
      <w:r w:rsidRPr="00FF597F">
        <w:t xml:space="preserve"> website [1], </w:t>
      </w:r>
      <w:r w:rsidRPr="00FF597F">
        <w:rPr>
          <w:rStyle w:val="StyleUnderline"/>
        </w:rPr>
        <w:t>it is no surprise that the conclusions drawn from the Summit encourage more economic growth as the solution to climate change</w:t>
      </w:r>
      <w:r w:rsidRPr="00FF597F">
        <w:t>. [2]</w:t>
      </w:r>
    </w:p>
    <w:p w14:paraId="7DBD3EA9" w14:textId="77777777" w:rsidR="00007DF1" w:rsidRPr="00FF597F" w:rsidRDefault="00007DF1" w:rsidP="00007DF1">
      <w:pPr>
        <w:rPr>
          <w:rStyle w:val="StyleUnderline"/>
        </w:rPr>
      </w:pPr>
      <w:r w:rsidRPr="00FF597F">
        <w:t xml:space="preserve">In this epochal moment—torn between the advancement of the global capitalist paradigm and the galvanizing effects of a changing climate— </w:t>
      </w:r>
      <w:r w:rsidRPr="00FF597F">
        <w:rPr>
          <w:rStyle w:val="Emphasis"/>
        </w:rPr>
        <w:t>cultural politics, though often overlooked, is crucial for building a meaningful climate movement</w:t>
      </w:r>
      <w:r w:rsidRPr="00FF597F">
        <w:t xml:space="preserve">. From our consumption patterns to the way we perceive nature, </w:t>
      </w:r>
      <w:r w:rsidRPr="00FF597F">
        <w:rPr>
          <w:rStyle w:val="StyleUnderline"/>
        </w:rPr>
        <w:t xml:space="preserve">our experience of capitalism reverberates on a cultural level. An approach to climate action—one that understands how intimately tied </w:t>
      </w:r>
      <w:r w:rsidRPr="00FF597F">
        <w:rPr>
          <w:rStyle w:val="Emphasis"/>
        </w:rPr>
        <w:t>culture</w:t>
      </w:r>
      <w:r w:rsidRPr="00FF597F">
        <w:rPr>
          <w:rStyle w:val="StyleUnderline"/>
        </w:rPr>
        <w:t xml:space="preserve">, </w:t>
      </w:r>
      <w:r w:rsidRPr="00FF597F">
        <w:rPr>
          <w:rStyle w:val="Emphasis"/>
        </w:rPr>
        <w:t>climate change</w:t>
      </w:r>
      <w:r w:rsidRPr="00FF597F">
        <w:rPr>
          <w:rStyle w:val="StyleUnderline"/>
        </w:rPr>
        <w:t xml:space="preserve">, and </w:t>
      </w:r>
      <w:r w:rsidRPr="00FF597F">
        <w:rPr>
          <w:rStyle w:val="Emphasis"/>
        </w:rPr>
        <w:t>capitalism</w:t>
      </w:r>
      <w:r w:rsidRPr="00FF597F">
        <w:rPr>
          <w:rStyle w:val="StyleUnderline"/>
        </w:rPr>
        <w:t xml:space="preserve"> are to one another—is very much needed.</w:t>
      </w:r>
    </w:p>
    <w:p w14:paraId="6019C870" w14:textId="77777777" w:rsidR="00007DF1" w:rsidRPr="00FF597F" w:rsidRDefault="00007DF1" w:rsidP="00007DF1">
      <w:r w:rsidRPr="00FF597F">
        <w:t>Cultural politics lies at the heart of Antonio Gramsci’s political theory. His work provides the tools for not only understanding the cultural depth of the current climate change crisis but also provides insight into what a more meaningful climate movement may look like.</w:t>
      </w:r>
    </w:p>
    <w:p w14:paraId="582B5205" w14:textId="77777777" w:rsidR="00007DF1" w:rsidRPr="00FF597F" w:rsidRDefault="00007DF1" w:rsidP="00007DF1">
      <w:r w:rsidRPr="00FF597F">
        <w:t>As it stands, the re-emergence of Gramsci’s work has mostly been contained within the walls of the academia or deep in the wells of leftist political theory.</w:t>
      </w:r>
    </w:p>
    <w:p w14:paraId="10F661C9" w14:textId="77777777" w:rsidR="00007DF1" w:rsidRPr="00FF597F" w:rsidRDefault="00007DF1" w:rsidP="00007DF1">
      <w:r w:rsidRPr="00FF597F">
        <w:t>However, it is imperative that his work be explored within the context of contemporary issues and in relation to the people who are working on these issues on the ground. It is the aim of this article to do just that: to explore how his work is relevant and necessary to address something like climate change.</w:t>
      </w:r>
    </w:p>
    <w:p w14:paraId="571218EF" w14:textId="77777777" w:rsidR="00007DF1" w:rsidRPr="00FF597F" w:rsidRDefault="00007DF1" w:rsidP="00007DF1">
      <w:r w:rsidRPr="00FF597F">
        <w:t>Gramsci’s political theory runs deep and wide, but three basic ideas—his conceptions of hegemony, absolute historicism, and philosophy of praxis—will help connect readers and activists with his broader work. It is not within the scope of this short article to go into too much depth on these topics. Instead, this article will use these concepts as tools to: (1) help situate and understand the climate crisis in Gramscian terms, and (2) piece together a Gramscian response to climate action.</w:t>
      </w:r>
    </w:p>
    <w:p w14:paraId="6C537C83" w14:textId="77777777" w:rsidR="00007DF1" w:rsidRPr="00FF597F" w:rsidRDefault="00007DF1" w:rsidP="00007DF1">
      <w:pPr>
        <w:rPr>
          <w:rStyle w:val="StyleUnderline"/>
        </w:rPr>
      </w:pPr>
      <w:r w:rsidRPr="00FF597F">
        <w:t xml:space="preserve">Despite Gramsci’s name being synonymous with hegemony, the term predates him. </w:t>
      </w:r>
      <w:r w:rsidRPr="00FF597F">
        <w:rPr>
          <w:rStyle w:val="StyleUnderline"/>
        </w:rPr>
        <w:t>Gramsci’s interpretation of hegemony, however, is the most familiar. In short, a hegemonic society is one in which an ideology has become so normalized that it is difficult for people to imagine alternatives</w:t>
      </w:r>
      <w:r w:rsidRPr="00FF597F">
        <w:t xml:space="preserve">. </w:t>
      </w:r>
      <w:r w:rsidRPr="00FF597F">
        <w:rPr>
          <w:rStyle w:val="StyleUnderline"/>
        </w:rPr>
        <w:t>A hegemonic system governs the day-to-day existence of people through the collusion of consent and coercion.</w:t>
      </w:r>
    </w:p>
    <w:p w14:paraId="59DC98D0" w14:textId="77777777" w:rsidR="00007DF1" w:rsidRPr="00FF597F" w:rsidRDefault="00007DF1" w:rsidP="00007DF1">
      <w:pPr>
        <w:rPr>
          <w:rStyle w:val="StyleUnderline"/>
        </w:rPr>
      </w:pPr>
      <w:r w:rsidRPr="00FF597F">
        <w:rPr>
          <w:rStyle w:val="StyleUnderline"/>
        </w:rPr>
        <w:t xml:space="preserve">A hegemonic system comes into existence when a </w:t>
      </w:r>
      <w:proofErr w:type="gramStart"/>
      <w:r w:rsidRPr="00FF597F">
        <w:rPr>
          <w:rStyle w:val="StyleUnderline"/>
        </w:rPr>
        <w:t>particular philosophy</w:t>
      </w:r>
      <w:proofErr w:type="gramEnd"/>
      <w:r w:rsidRPr="00FF597F">
        <w:rPr>
          <w:rStyle w:val="StyleUnderline"/>
        </w:rPr>
        <w:t>—say the idea that economic growth is good for climate change—is superimposed over what Gramsci terms common sense</w:t>
      </w:r>
      <w:r w:rsidRPr="00FF597F">
        <w:t xml:space="preserve">. Whereas a philosophy is more succinct, </w:t>
      </w:r>
      <w:r w:rsidRPr="00FF597F">
        <w:rPr>
          <w:rStyle w:val="StyleUnderline"/>
        </w:rPr>
        <w:t>common sense can be understood as a constantly shifting discursive terrain upon which culture is cultivated</w:t>
      </w:r>
      <w:r w:rsidRPr="00FF597F">
        <w:t xml:space="preserve">. </w:t>
      </w:r>
      <w:r w:rsidRPr="00FF597F">
        <w:rPr>
          <w:rStyle w:val="StyleUnderline"/>
        </w:rPr>
        <w:t xml:space="preserve">When a ruling class successfully integrates its philosophy into common sense, it becomes </w:t>
      </w:r>
      <w:r w:rsidRPr="00FF597F">
        <w:rPr>
          <w:rStyle w:val="Emphasis"/>
        </w:rPr>
        <w:t>normalized</w:t>
      </w:r>
      <w:r w:rsidRPr="00FF597F">
        <w:rPr>
          <w:rStyle w:val="StyleUnderline"/>
        </w:rPr>
        <w:t xml:space="preserve"> through culture and becomes </w:t>
      </w:r>
      <w:r w:rsidRPr="00FF597F">
        <w:rPr>
          <w:rStyle w:val="Emphasis"/>
        </w:rPr>
        <w:t>hegemonic.</w:t>
      </w:r>
    </w:p>
    <w:p w14:paraId="7EDF3AB3" w14:textId="77777777" w:rsidR="00007DF1" w:rsidRPr="00FF597F" w:rsidRDefault="00007DF1" w:rsidP="00007DF1">
      <w:r w:rsidRPr="00FF597F">
        <w:t xml:space="preserve">Though </w:t>
      </w:r>
      <w:r w:rsidRPr="00FF597F">
        <w:rPr>
          <w:rStyle w:val="StyleUnderline"/>
        </w:rPr>
        <w:t>hegemony</w:t>
      </w:r>
      <w:r w:rsidRPr="00FF597F">
        <w:t xml:space="preserve"> is often associated with oppression, Gramsci’s is written in the language of revolution. </w:t>
      </w:r>
      <w:r w:rsidRPr="00FF597F">
        <w:rPr>
          <w:rStyle w:val="StyleUnderline"/>
        </w:rPr>
        <w:t>It is less an unstoppable force than a tool. It is a way of explaining how things currently are and how they came about, but it is also a blueprint for creating a better system</w:t>
      </w:r>
      <w:r w:rsidRPr="00FF597F">
        <w:t xml:space="preserve">. </w:t>
      </w:r>
      <w:r w:rsidRPr="00FF597F">
        <w:rPr>
          <w:rStyle w:val="StyleUnderline"/>
        </w:rPr>
        <w:t xml:space="preserve">In the same way that a hegemonic system comes into existence, so could a </w:t>
      </w:r>
      <w:r w:rsidRPr="00FF597F">
        <w:rPr>
          <w:rStyle w:val="Emphasis"/>
        </w:rPr>
        <w:t>counter-hegemonic alternative</w:t>
      </w:r>
      <w:r w:rsidRPr="00FF597F">
        <w:rPr>
          <w:rStyle w:val="StyleUnderline"/>
        </w:rPr>
        <w:t xml:space="preserve">. </w:t>
      </w:r>
      <w:proofErr w:type="gramStart"/>
      <w:r w:rsidRPr="00FF597F">
        <w:rPr>
          <w:rStyle w:val="StyleUnderline"/>
        </w:rPr>
        <w:t>In order for</w:t>
      </w:r>
      <w:proofErr w:type="gramEnd"/>
      <w:r w:rsidRPr="00FF597F">
        <w:rPr>
          <w:rStyle w:val="StyleUnderline"/>
        </w:rPr>
        <w:t xml:space="preserve"> a </w:t>
      </w:r>
      <w:r w:rsidRPr="00FF597F">
        <w:rPr>
          <w:rStyle w:val="StyleUnderline"/>
        </w:rPr>
        <w:lastRenderedPageBreak/>
        <w:t>movement to reach counter-hegemonic status, a philosophy must take root in the bedrock of what makes people care about issues</w:t>
      </w:r>
      <w:r w:rsidRPr="00FF597F">
        <w:t>. While making people care about an issue is admittedly the difficult part, Gramsci’s absolute historicism puts the process into perspective.</w:t>
      </w:r>
    </w:p>
    <w:p w14:paraId="54DBEEBF" w14:textId="77777777" w:rsidR="00007DF1" w:rsidRPr="00FF597F" w:rsidRDefault="00007DF1" w:rsidP="00007DF1">
      <w:pPr>
        <w:rPr>
          <w:rStyle w:val="StyleUnderline"/>
        </w:rPr>
      </w:pPr>
      <w:r w:rsidRPr="00FF597F">
        <w:t xml:space="preserve">Like other Marxists, Gramsci’s political theory was designed around history. However, </w:t>
      </w:r>
      <w:r w:rsidRPr="00FF597F">
        <w:rPr>
          <w:rStyle w:val="StyleUnderline"/>
        </w:rPr>
        <w:t>unlike Marx, Gramsci’s view of history transcended materialism and was more concerned with the entirety of history. From an absolute historical perspective, reality is constructed and defined by the trajectory of past events</w:t>
      </w:r>
      <w:r w:rsidRPr="00FF597F">
        <w:t xml:space="preserve">. Thus, </w:t>
      </w:r>
      <w:r w:rsidRPr="00FF597F">
        <w:rPr>
          <w:rStyle w:val="StyleUnderline"/>
        </w:rPr>
        <w:t xml:space="preserve">no idea is completely original </w:t>
      </w:r>
      <w:proofErr w:type="gramStart"/>
      <w:r w:rsidRPr="00FF597F">
        <w:rPr>
          <w:rStyle w:val="StyleUnderline"/>
        </w:rPr>
        <w:t>inasmuch as</w:t>
      </w:r>
      <w:proofErr w:type="gramEnd"/>
      <w:r w:rsidRPr="00FF597F">
        <w:rPr>
          <w:rStyle w:val="StyleUnderline"/>
        </w:rPr>
        <w:t xml:space="preserve"> it is the result of or reaction to something else</w:t>
      </w:r>
      <w:r w:rsidRPr="00FF597F">
        <w:t xml:space="preserve">. This also means that </w:t>
      </w:r>
      <w:r w:rsidRPr="00FF597F">
        <w:rPr>
          <w:rStyle w:val="StyleUnderline"/>
        </w:rPr>
        <w:t>there is no objective reality or truth so much as there are multiple realities and truths for different people at different times.</w:t>
      </w:r>
    </w:p>
    <w:p w14:paraId="1462E9D5" w14:textId="77777777" w:rsidR="00007DF1" w:rsidRPr="00FF597F" w:rsidRDefault="00007DF1" w:rsidP="00007DF1">
      <w:r w:rsidRPr="00FF597F">
        <w:t xml:space="preserve">A hegemonic system, once it is entrenched, may seem immovable. However, </w:t>
      </w:r>
      <w:r w:rsidRPr="00FF597F">
        <w:rPr>
          <w:rStyle w:val="StyleUnderline"/>
        </w:rPr>
        <w:t>an absolute historical perspective recognizes that no idea or system exists independently, meaning that any idea or system could take its place given the right historical conditions</w:t>
      </w:r>
      <w:r w:rsidRPr="00FF597F">
        <w:t xml:space="preserve">. Furthermore, </w:t>
      </w:r>
      <w:r w:rsidRPr="00FF597F">
        <w:rPr>
          <w:rStyle w:val="StyleUnderline"/>
        </w:rPr>
        <w:t xml:space="preserve">an absolute historian understands that </w:t>
      </w:r>
      <w:r w:rsidRPr="00FF597F">
        <w:rPr>
          <w:rStyle w:val="Emphasis"/>
        </w:rPr>
        <w:t>no revolution is final</w:t>
      </w:r>
      <w:r w:rsidRPr="00FF597F">
        <w:rPr>
          <w:rStyle w:val="StyleUnderline"/>
        </w:rPr>
        <w:t xml:space="preserve">, leaving the future </w:t>
      </w:r>
      <w:r w:rsidRPr="00FF597F">
        <w:rPr>
          <w:rStyle w:val="Emphasis"/>
        </w:rPr>
        <w:t>open-ended and flexible</w:t>
      </w:r>
      <w:r w:rsidRPr="00FF597F">
        <w:rPr>
          <w:rStyle w:val="StyleUnderline"/>
        </w:rPr>
        <w:t xml:space="preserve">. The flexibility afforded to an absolute historical perspective leaves </w:t>
      </w:r>
      <w:r w:rsidRPr="00FF597F">
        <w:rPr>
          <w:rStyle w:val="Emphasis"/>
        </w:rPr>
        <w:t>critical space to create and recreate the conditions necessary to establish a counter-hegemonic cultural narrative</w:t>
      </w:r>
      <w:r w:rsidRPr="00FF597F">
        <w:t>. The process of creating and re-creating ideas comes about through a philosophy of praxis.</w:t>
      </w:r>
    </w:p>
    <w:p w14:paraId="31B15F0E" w14:textId="77777777" w:rsidR="00007DF1" w:rsidRPr="00FF597F" w:rsidRDefault="00007DF1" w:rsidP="00007DF1">
      <w:pPr>
        <w:rPr>
          <w:rStyle w:val="StyleUnderline"/>
        </w:rPr>
      </w:pPr>
      <w:r w:rsidRPr="00FF597F">
        <w:t xml:space="preserve">Though the Marxist philosophy of praxis also predates Gramsci, Gramsci takes it in an entirely different direction. </w:t>
      </w:r>
      <w:r w:rsidRPr="00FF597F">
        <w:rPr>
          <w:rStyle w:val="StyleUnderline"/>
        </w:rPr>
        <w:t xml:space="preserve">Whereas philosophy is usually understood as something studied and produced by social elites, Gramsci’s iteration of philosophy </w:t>
      </w:r>
      <w:r w:rsidRPr="00FF597F">
        <w:rPr>
          <w:rStyle w:val="Emphasis"/>
        </w:rPr>
        <w:t>liberates</w:t>
      </w:r>
      <w:r w:rsidRPr="00FF597F">
        <w:rPr>
          <w:rStyle w:val="StyleUnderline"/>
        </w:rPr>
        <w:t xml:space="preserve"> it from its </w:t>
      </w:r>
      <w:r w:rsidRPr="00FF597F">
        <w:rPr>
          <w:rStyle w:val="Emphasis"/>
        </w:rPr>
        <w:t>bourgeois context</w:t>
      </w:r>
      <w:r w:rsidRPr="00FF597F">
        <w:rPr>
          <w:rStyle w:val="StyleUnderline"/>
        </w:rPr>
        <w:t xml:space="preserve"> and delivers it into the hands of the </w:t>
      </w:r>
      <w:r w:rsidRPr="00FF597F">
        <w:rPr>
          <w:rStyle w:val="Emphasis"/>
        </w:rPr>
        <w:t>working class</w:t>
      </w:r>
      <w:r w:rsidRPr="00FF597F">
        <w:t xml:space="preserve">. In Gramsci’s mind, </w:t>
      </w:r>
      <w:r w:rsidRPr="00FF597F">
        <w:rPr>
          <w:rStyle w:val="StyleUnderline"/>
        </w:rPr>
        <w:t xml:space="preserve">everyone—not just elites—is capable of understanding and creating philosophy, and the creation of a new philosophy lies at the heart of a </w:t>
      </w:r>
      <w:r w:rsidRPr="00FF597F">
        <w:rPr>
          <w:rStyle w:val="Emphasis"/>
        </w:rPr>
        <w:t>Gramscian revolution</w:t>
      </w:r>
      <w:r w:rsidRPr="00FF597F">
        <w:t xml:space="preserve">. </w:t>
      </w:r>
      <w:r w:rsidRPr="00FF597F">
        <w:rPr>
          <w:rStyle w:val="StyleUnderline"/>
        </w:rPr>
        <w:t>Gramsci’s idea of revolution begins organically in the hands of the working class: a bottom-up approach to creating a counter-hegemonic system to topple a hegemonic system.</w:t>
      </w:r>
    </w:p>
    <w:p w14:paraId="7C986B48" w14:textId="77777777" w:rsidR="00007DF1" w:rsidRPr="00FF597F" w:rsidRDefault="00007DF1" w:rsidP="00007DF1">
      <w:pPr>
        <w:rPr>
          <w:rStyle w:val="StyleUnderline"/>
        </w:rPr>
      </w:pPr>
      <w:r w:rsidRPr="00FF597F">
        <w:t xml:space="preserve">A hegemonic system is characterized as having a governing philosophy—one that is usually created and produced by ruling elites with vested interests— that has been entrenched through its normalization in a population’s common sense. However, </w:t>
      </w:r>
      <w:r w:rsidRPr="00FF597F">
        <w:rPr>
          <w:rStyle w:val="StyleUnderline"/>
        </w:rPr>
        <w:t>common sense is discursive and created largely through day-to-day interactions</w:t>
      </w:r>
      <w:r w:rsidRPr="00FF597F">
        <w:t xml:space="preserve">. </w:t>
      </w:r>
      <w:r w:rsidRPr="00FF597F">
        <w:rPr>
          <w:rStyle w:val="StyleUnderline"/>
        </w:rPr>
        <w:t>A philosophy of praxis—a philosophy based on day-to-day existence—is the synthesis of philosophy and common sense.</w:t>
      </w:r>
    </w:p>
    <w:p w14:paraId="7E58A921" w14:textId="77777777" w:rsidR="00007DF1" w:rsidRPr="00FF597F" w:rsidRDefault="00007DF1" w:rsidP="00007DF1">
      <w:r w:rsidRPr="00FF597F">
        <w:rPr>
          <w:rStyle w:val="StyleUnderline"/>
        </w:rPr>
        <w:t>The discursive terrain of history provides the foundation upon which a revolutionary philosophy of praxis will develop and eventually take hold</w:t>
      </w:r>
      <w:r w:rsidRPr="00FF597F">
        <w:t xml:space="preserve">. </w:t>
      </w:r>
      <w:r w:rsidRPr="00FF597F">
        <w:rPr>
          <w:rStyle w:val="StyleUnderline"/>
        </w:rPr>
        <w:t>The aim, then, is to find revolutionary ideas in “already existing practices of evolving subordinate groups” whose “political success rests on the attempt to turn such fragmented worldviews (always emerging from practical acts) into coherent world-changing perspectives”</w:t>
      </w:r>
      <w:r w:rsidRPr="00FF597F">
        <w:t xml:space="preserve"> (Loftus, 2013: 193). The key to a revolution is to give people full agency and control over the process and allow it to develop and change organically as people change.</w:t>
      </w:r>
    </w:p>
    <w:p w14:paraId="2A5D607C" w14:textId="77777777" w:rsidR="00007DF1" w:rsidRPr="00FF597F" w:rsidRDefault="00007DF1" w:rsidP="00007DF1">
      <w:pPr>
        <w:rPr>
          <w:rStyle w:val="StyleUnderline"/>
        </w:rPr>
      </w:pPr>
      <w:r w:rsidRPr="00FF597F">
        <w:t xml:space="preserve">Now, with Gramsci’s conceptual tools laid out, it is time to discuss them in relation to climate change. </w:t>
      </w:r>
      <w:r w:rsidRPr="00FF597F">
        <w:rPr>
          <w:rStyle w:val="StyleUnderline"/>
        </w:rPr>
        <w:t xml:space="preserve">If there is a global climate movement at all, it is </w:t>
      </w:r>
      <w:r w:rsidRPr="00FF597F">
        <w:rPr>
          <w:rStyle w:val="Emphasis"/>
        </w:rPr>
        <w:t>disparate and disconnected</w:t>
      </w:r>
      <w:r w:rsidRPr="00FF597F">
        <w:t xml:space="preserve">. </w:t>
      </w:r>
      <w:r w:rsidRPr="00FF597F">
        <w:rPr>
          <w:rStyle w:val="StyleUnderline"/>
        </w:rPr>
        <w:t xml:space="preserve">Despite all the recent attention and support, climate action remains sporadic and vetted simultaneously by advances in climate science, occasional </w:t>
      </w:r>
      <w:proofErr w:type="gramStart"/>
      <w:r w:rsidRPr="00FF597F">
        <w:rPr>
          <w:rStyle w:val="StyleUnderline"/>
        </w:rPr>
        <w:t>actions</w:t>
      </w:r>
      <w:proofErr w:type="gramEnd"/>
      <w:r w:rsidRPr="00FF597F">
        <w:rPr>
          <w:rStyle w:val="StyleUnderline"/>
        </w:rPr>
        <w:t xml:space="preserve"> and protests, and ultimately governed by policies prescribed by the global superstructures of capitalism</w:t>
      </w:r>
      <w:r w:rsidRPr="00FF597F">
        <w:t xml:space="preserve">. In other words, </w:t>
      </w:r>
      <w:r w:rsidRPr="00FF597F">
        <w:rPr>
          <w:rStyle w:val="StyleUnderline"/>
        </w:rPr>
        <w:t>the global climate movement exists largely within the parameters of the same hegemonic system that instigates the climate crisis.</w:t>
      </w:r>
    </w:p>
    <w:p w14:paraId="5B4B3483" w14:textId="77777777" w:rsidR="00007DF1" w:rsidRPr="00FF597F" w:rsidRDefault="00007DF1" w:rsidP="00007DF1">
      <w:pPr>
        <w:rPr>
          <w:rStyle w:val="StyleUnderline"/>
        </w:rPr>
      </w:pPr>
      <w:r w:rsidRPr="00FF597F">
        <w:lastRenderedPageBreak/>
        <w:t>On the topic of environmental perception, Loftus (2013:192) contends, “</w:t>
      </w:r>
      <w:r w:rsidRPr="00FF597F">
        <w:rPr>
          <w:rStyle w:val="StyleUnderline"/>
        </w:rPr>
        <w:t>the ordering practices and discrete divisions of human and nonhuman that are expressed in language feed back into our construction of a world in which ‘nature’ is separated from ‘society.’ Ideology, here represented in the fragmented, incoherent realms of common sense, has a concrete bearing on the ways in which reality comes to be made and environments experienced.”</w:t>
      </w:r>
      <w:r w:rsidRPr="00FF597F">
        <w:t xml:space="preserve"> </w:t>
      </w:r>
      <w:r w:rsidRPr="00FF597F">
        <w:rPr>
          <w:rStyle w:val="StyleUnderline"/>
        </w:rPr>
        <w:t>If our perception of nature developed in tandem with an extraction-based economic system—which eventually paved the way for capitalism—then it is no surprise that a rapidly changing climate coincides with the evolution of capitalism.</w:t>
      </w:r>
    </w:p>
    <w:p w14:paraId="6F2A59A8" w14:textId="77777777" w:rsidR="00007DF1" w:rsidRPr="00FF597F" w:rsidRDefault="00007DF1" w:rsidP="00007DF1">
      <w:pPr>
        <w:rPr>
          <w:rStyle w:val="Emphasis"/>
        </w:rPr>
      </w:pPr>
      <w:r w:rsidRPr="00FF597F">
        <w:t xml:space="preserve">While the capitalist wheel continues to re-invent itself around a changing climate, </w:t>
      </w:r>
      <w:r w:rsidRPr="00FF597F">
        <w:rPr>
          <w:rStyle w:val="StyleUnderline"/>
        </w:rPr>
        <w:t xml:space="preserve">it is crucial to recognize that there are other cultural narratives. The aim of this article to highlight how alternative cultural narratives are crucial for creating a counter-hegemonic dialogue to begin the process of not only addressing climate change but also </w:t>
      </w:r>
      <w:r w:rsidRPr="00FF597F">
        <w:rPr>
          <w:rStyle w:val="Emphasis"/>
        </w:rPr>
        <w:t>building a better world.</w:t>
      </w:r>
    </w:p>
    <w:p w14:paraId="46BE7A97" w14:textId="77777777" w:rsidR="00007DF1" w:rsidRPr="00FF597F" w:rsidRDefault="00007DF1" w:rsidP="00007DF1">
      <w:pPr>
        <w:rPr>
          <w:rStyle w:val="StyleUnderline"/>
        </w:rPr>
      </w:pPr>
      <w:r w:rsidRPr="00FF597F">
        <w:t xml:space="preserve">While it is easy to valorize one environmentalism over the others, it is more fruitful to recognize that all of them are just as valid, as they developed in relation to one another. None of them is true for everyone so much as they are true for different people at different points in time. </w:t>
      </w:r>
      <w:r w:rsidRPr="00FF597F">
        <w:rPr>
          <w:rStyle w:val="StyleUnderline"/>
        </w:rPr>
        <w:t xml:space="preserve">Through the process of praxis, it is possible to take </w:t>
      </w:r>
      <w:proofErr w:type="gramStart"/>
      <w:r w:rsidRPr="00FF597F">
        <w:rPr>
          <w:rStyle w:val="StyleUnderline"/>
        </w:rPr>
        <w:t>all of</w:t>
      </w:r>
      <w:proofErr w:type="gramEnd"/>
      <w:r w:rsidRPr="00FF597F">
        <w:rPr>
          <w:rStyle w:val="StyleUnderline"/>
        </w:rPr>
        <w:t xml:space="preserve"> these various perspectives into account to construct a cohesive counter-hegemonic narrative to topple and replace the current hegemonic system in place.</w:t>
      </w:r>
    </w:p>
    <w:p w14:paraId="1471D6BD" w14:textId="77777777" w:rsidR="00007DF1" w:rsidRPr="00FF597F" w:rsidRDefault="00007DF1" w:rsidP="00007DF1">
      <w:pPr>
        <w:rPr>
          <w:rStyle w:val="StyleUnderline"/>
        </w:rPr>
      </w:pPr>
      <w:r w:rsidRPr="00FF597F">
        <w:rPr>
          <w:rStyle w:val="StyleUnderline"/>
        </w:rPr>
        <w:t>From Americans battling against fracking companies to monks practicing Buddhist ecology in Sri Lanka, there are multiple alternative environmentalisms that are critically different than the environmentalism that currently governs our daily existence. These narratives represent small blips in the Western narrative. They are necessary sand in its gears. They are friction that slowly etches away at the seams of global capitalism, creating the necessary space to imagine alternatives.</w:t>
      </w:r>
    </w:p>
    <w:p w14:paraId="6E47C901" w14:textId="77777777" w:rsidR="00007DF1" w:rsidRPr="00FF597F" w:rsidRDefault="00007DF1" w:rsidP="00007DF1">
      <w:r w:rsidRPr="00FF597F">
        <w:rPr>
          <w:rStyle w:val="StyleUnderline"/>
        </w:rPr>
        <w:t xml:space="preserve">The aim of a Gramscian revolution is to create the conditions necessary to build a </w:t>
      </w:r>
      <w:r w:rsidRPr="00FF597F">
        <w:rPr>
          <w:rStyle w:val="Emphasis"/>
        </w:rPr>
        <w:t>true alternative</w:t>
      </w:r>
      <w:r w:rsidRPr="00FF597F">
        <w:rPr>
          <w:rStyle w:val="StyleUnderline"/>
        </w:rPr>
        <w:t>, one that engages with people on a cultural level</w:t>
      </w:r>
      <w:r w:rsidRPr="00FF597F">
        <w:t>. It is difficult to imagine what a counter-hegemonic alternative would look like. Perhaps nothing like it has ever existed to date. Gramsci (1971: 343) himself was unsure what a new world would look like, but knew that “</w:t>
      </w:r>
      <w:r w:rsidRPr="00FF597F">
        <w:rPr>
          <w:rStyle w:val="StyleUnderline"/>
        </w:rPr>
        <w:t>the beginnings of a new world, rough and jagged as they always are, are better than the passing away of the world in its death-throes and the swan-song that it produces</w:t>
      </w:r>
      <w:r w:rsidRPr="00FF597F">
        <w:t>.”</w:t>
      </w:r>
    </w:p>
    <w:p w14:paraId="52F71BFB" w14:textId="77777777" w:rsidR="00007DF1" w:rsidRPr="00FF597F" w:rsidRDefault="00007DF1" w:rsidP="00007DF1">
      <w:r w:rsidRPr="00FF597F">
        <w:t xml:space="preserve">A rapidly changing climate and its destructive wake are only one note in capitalism’s </w:t>
      </w:r>
      <w:proofErr w:type="gramStart"/>
      <w:r w:rsidRPr="00FF597F">
        <w:t>swan-song</w:t>
      </w:r>
      <w:proofErr w:type="gramEnd"/>
      <w:r w:rsidRPr="00FF597F">
        <w:t xml:space="preserve">. Other notes in the </w:t>
      </w:r>
      <w:proofErr w:type="gramStart"/>
      <w:r w:rsidRPr="00FF597F">
        <w:t>swan-song</w:t>
      </w:r>
      <w:proofErr w:type="gramEnd"/>
      <w:r w:rsidRPr="00FF597F">
        <w:t xml:space="preserve"> could be growing global inequality or failing infrastructures. Like a song, all of them are interconnected.</w:t>
      </w:r>
    </w:p>
    <w:p w14:paraId="6CF94652" w14:textId="77777777" w:rsidR="00007DF1" w:rsidRPr="00FF597F" w:rsidRDefault="00007DF1" w:rsidP="00007DF1">
      <w:pPr>
        <w:rPr>
          <w:rStyle w:val="StyleUnderline"/>
        </w:rPr>
      </w:pPr>
      <w:r w:rsidRPr="00FF597F">
        <w:t xml:space="preserve">It is no surprise that </w:t>
      </w:r>
      <w:r w:rsidRPr="00FF597F">
        <w:rPr>
          <w:rStyle w:val="StyleUnderline"/>
        </w:rPr>
        <w:t>the world’s poorest shoulder the brunt of climate change</w:t>
      </w:r>
      <w:r w:rsidRPr="00FF597F">
        <w:t xml:space="preserve">, as they are most often located in low-lying and fragile areas. </w:t>
      </w:r>
      <w:r w:rsidRPr="00FF597F">
        <w:rPr>
          <w:rStyle w:val="StyleUnderline"/>
        </w:rPr>
        <w:t xml:space="preserve">In the same way, it is no surprise that the world’s wealthiest hardly feel the impacts of climate change, </w:t>
      </w:r>
      <w:proofErr w:type="gramStart"/>
      <w:r w:rsidRPr="00FF597F">
        <w:rPr>
          <w:rStyle w:val="StyleUnderline"/>
        </w:rPr>
        <w:t>with the exception of</w:t>
      </w:r>
      <w:proofErr w:type="gramEnd"/>
      <w:r w:rsidRPr="00FF597F">
        <w:rPr>
          <w:rStyle w:val="StyleUnderline"/>
        </w:rPr>
        <w:t xml:space="preserve"> having to pay more for luxury goods like coffee [3] and craft beer.</w:t>
      </w:r>
      <w:r w:rsidRPr="00FF597F">
        <w:t xml:space="preserve"> [4] However, </w:t>
      </w:r>
      <w:r w:rsidRPr="00FF597F">
        <w:rPr>
          <w:rStyle w:val="StyleUnderline"/>
        </w:rPr>
        <w:t>as the climate continues to change exponentially, its impact will hit closer to home for the world’s elite.</w:t>
      </w:r>
    </w:p>
    <w:p w14:paraId="320BA556" w14:textId="77777777" w:rsidR="00007DF1" w:rsidRPr="00FF597F" w:rsidRDefault="00007DF1" w:rsidP="00007DF1">
      <w:pPr>
        <w:rPr>
          <w:rStyle w:val="StyleUnderline"/>
        </w:rPr>
      </w:pPr>
      <w:r w:rsidRPr="00FF597F">
        <w:t xml:space="preserve">As forecast by Marx, the system has begun to implode. </w:t>
      </w:r>
      <w:r w:rsidRPr="00FF597F">
        <w:rPr>
          <w:rStyle w:val="StyleUnderline"/>
        </w:rPr>
        <w:t xml:space="preserve">Capitalism has created a crisis for </w:t>
      </w:r>
      <w:proofErr w:type="gramStart"/>
      <w:r w:rsidRPr="00FF597F">
        <w:rPr>
          <w:rStyle w:val="StyleUnderline"/>
        </w:rPr>
        <w:t>itself, and</w:t>
      </w:r>
      <w:proofErr w:type="gramEnd"/>
      <w:r w:rsidRPr="00FF597F">
        <w:rPr>
          <w:rStyle w:val="StyleUnderline"/>
        </w:rPr>
        <w:t xml:space="preserve"> may very well be in its death-throes</w:t>
      </w:r>
      <w:r w:rsidRPr="00FF597F">
        <w:t xml:space="preserve">. Even Thomas Piketty [5]—though less pessimistic about its collapse—believes that the future of capitalism depends largely on the ruling class’s ability to convince the rest of the population that the state of the world is acceptable. </w:t>
      </w:r>
      <w:r w:rsidRPr="00FF597F">
        <w:rPr>
          <w:rStyle w:val="StyleUnderline"/>
        </w:rPr>
        <w:t xml:space="preserve">Because the level of global inequality is increasingly intolerable—and only exacerbated by climate change—capitalism in its death-throes will </w:t>
      </w:r>
      <w:r w:rsidRPr="00FF597F">
        <w:rPr>
          <w:rStyle w:val="StyleUnderline"/>
        </w:rPr>
        <w:lastRenderedPageBreak/>
        <w:t>attempt to entrench itself further into people’s common sense</w:t>
      </w:r>
      <w:r w:rsidRPr="00FF597F">
        <w:t xml:space="preserve">. </w:t>
      </w:r>
      <w:r w:rsidRPr="00FF597F">
        <w:rPr>
          <w:rStyle w:val="StyleUnderline"/>
        </w:rPr>
        <w:t>The future of capitalism depends on its ability to maintain its hegemonic status, while the future of the climate depends on the opposite. The future of the climate movement exists at a critical junction.</w:t>
      </w:r>
    </w:p>
    <w:p w14:paraId="03D29D4D" w14:textId="77777777" w:rsidR="00007DF1" w:rsidRPr="00FF597F" w:rsidRDefault="00007DF1" w:rsidP="00007DF1">
      <w:r w:rsidRPr="00FF597F">
        <w:t xml:space="preserve">As capitalism drills deeper into our cultural bedrock in the shade of climate change, it is crucial that a </w:t>
      </w:r>
      <w:proofErr w:type="gramStart"/>
      <w:r w:rsidRPr="00FF597F">
        <w:t>counter-movement</w:t>
      </w:r>
      <w:proofErr w:type="gramEnd"/>
      <w:r w:rsidRPr="00FF597F">
        <w:t xml:space="preserve"> do the same. More than any other Marxist, Gramsci understands cultural politics and its transformative power. If our collective future depends largely on our ability to imagine an alternative to capitalism, then Gramsci’s work provides the imaginative prompt to begin that necessary process.</w:t>
      </w:r>
      <w:bookmarkEnd w:id="20"/>
    </w:p>
    <w:p w14:paraId="41E94A45" w14:textId="77777777" w:rsidR="00993796" w:rsidRDefault="00993796"/>
    <w:sectPr w:rsidR="00993796">
      <w:headerReference w:type="default" r:id="rId1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23796F" w14:textId="77777777" w:rsidR="0066622B" w:rsidRDefault="0066622B">
      <w:pPr>
        <w:spacing w:after="0" w:line="240" w:lineRule="auto"/>
      </w:pPr>
      <w:r>
        <w:separator/>
      </w:r>
    </w:p>
  </w:endnote>
  <w:endnote w:type="continuationSeparator" w:id="0">
    <w:p w14:paraId="15B1545A" w14:textId="77777777" w:rsidR="0066622B" w:rsidRDefault="00666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5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983CCE" w14:textId="77777777" w:rsidR="0066622B" w:rsidRDefault="0066622B">
      <w:pPr>
        <w:spacing w:after="0" w:line="240" w:lineRule="auto"/>
      </w:pPr>
      <w:r>
        <w:separator/>
      </w:r>
    </w:p>
  </w:footnote>
  <w:footnote w:type="continuationSeparator" w:id="0">
    <w:p w14:paraId="56A10AB0" w14:textId="77777777" w:rsidR="0066622B" w:rsidRDefault="00666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081A2F" w14:textId="77777777" w:rsidR="00E72AB2" w:rsidRPr="00EF4226" w:rsidRDefault="0094519E">
    <w:pPr>
      <w:pStyle w:val="Header"/>
      <w:rPr>
        <w:b/>
        <w:bCs/>
      </w:rPr>
    </w:pPr>
    <w:r w:rsidRPr="00EF4226">
      <w:rPr>
        <w:b/>
        <w:bCs/>
      </w:rPr>
      <w:fldChar w:fldCharType="begin"/>
    </w:r>
    <w:r w:rsidRPr="00EF4226">
      <w:rPr>
        <w:b/>
        <w:bCs/>
      </w:rPr>
      <w:instrText xml:space="preserve"> FILENAME   \* MERGEFORMAT </w:instrText>
    </w:r>
    <w:r w:rsidRPr="00EF4226">
      <w:rPr>
        <w:b/>
        <w:bCs/>
      </w:rPr>
      <w:fldChar w:fldCharType="separate"/>
    </w:r>
    <w:r w:rsidRPr="00EF4226">
      <w:rPr>
        <w:b/>
        <w:bCs/>
        <w:noProof/>
      </w:rPr>
      <w:t>Forensics-WORKING</w:t>
    </w:r>
    <w:r>
      <w:rPr>
        <w:b/>
        <w:bCs/>
        <w:noProof/>
      </w:rPr>
      <w:t xml:space="preserve"> </w:t>
    </w:r>
    <w:r w:rsidRPr="00EF4226">
      <w:rPr>
        <w:b/>
        <w:bCs/>
        <w:noProof/>
      </w:rPr>
      <w:t>COPY</w:t>
    </w:r>
    <w:r>
      <w:rPr>
        <w:b/>
        <w:bCs/>
        <w:noProof/>
      </w:rPr>
      <w:t xml:space="preserve"> </w:t>
    </w:r>
    <w:r w:rsidRPr="00EF4226">
      <w:rPr>
        <w:b/>
        <w:bCs/>
        <w:noProof/>
      </w:rPr>
      <w:t>1</w:t>
    </w:r>
    <w:r w:rsidRPr="00EF4226">
      <w:rPr>
        <w:b/>
        <w:bCs/>
      </w:rPr>
      <w:fldChar w:fldCharType="end"/>
    </w:r>
    <w:r>
      <w:rPr>
        <w:b/>
        <w:bCs/>
      </w:rPr>
      <w:t xml:space="preserve"> </w:t>
    </w:r>
    <w:r w:rsidRPr="00EF4226">
      <w:rPr>
        <w:b/>
        <w:bCs/>
      </w:rPr>
      <w:t>Page</w:t>
    </w:r>
    <w:r>
      <w:rPr>
        <w:b/>
        <w:bCs/>
      </w:rPr>
      <w:t xml:space="preserve"> </w:t>
    </w:r>
    <w:r w:rsidRPr="00EF4226">
      <w:rPr>
        <w:b/>
        <w:bCs/>
      </w:rPr>
      <w:fldChar w:fldCharType="begin"/>
    </w:r>
    <w:r w:rsidRPr="00EF4226">
      <w:rPr>
        <w:b/>
        <w:bCs/>
      </w:rPr>
      <w:instrText xml:space="preserve"> PAGE  \* Arabic  \* MERGEFORMAT </w:instrText>
    </w:r>
    <w:r w:rsidRPr="00EF4226">
      <w:rPr>
        <w:b/>
        <w:bCs/>
      </w:rPr>
      <w:fldChar w:fldCharType="separate"/>
    </w:r>
    <w:r w:rsidRPr="00EF4226">
      <w:rPr>
        <w:b/>
        <w:bCs/>
        <w:noProof/>
      </w:rPr>
      <w:t>1</w:t>
    </w:r>
    <w:r w:rsidRPr="00EF4226">
      <w:rPr>
        <w:b/>
        <w:bCs/>
      </w:rPr>
      <w:fldChar w:fldCharType="end"/>
    </w:r>
    <w:r>
      <w:rPr>
        <w:b/>
        <w:bCs/>
      </w:rPr>
      <w:t xml:space="preserve"> </w:t>
    </w:r>
    <w:r w:rsidRPr="00EF4226">
      <w:rPr>
        <w:b/>
        <w:bCs/>
      </w:rPr>
      <w:t>of</w:t>
    </w:r>
    <w:r>
      <w:rPr>
        <w:b/>
        <w:bCs/>
      </w:rPr>
      <w:t xml:space="preserve"> </w:t>
    </w:r>
    <w:r w:rsidRPr="00EF4226">
      <w:rPr>
        <w:b/>
        <w:bCs/>
      </w:rPr>
      <w:fldChar w:fldCharType="begin"/>
    </w:r>
    <w:r w:rsidRPr="00EF4226">
      <w:rPr>
        <w:b/>
        <w:bCs/>
      </w:rPr>
      <w:instrText xml:space="preserve"> NUMPAGES  \* Arabic  \* MERGEFORMAT </w:instrText>
    </w:r>
    <w:r w:rsidRPr="00EF4226">
      <w:rPr>
        <w:b/>
        <w:bCs/>
      </w:rPr>
      <w:fldChar w:fldCharType="separate"/>
    </w:r>
    <w:r w:rsidRPr="00EF4226">
      <w:rPr>
        <w:b/>
        <w:bCs/>
        <w:noProof/>
      </w:rPr>
      <w:t>2</w:t>
    </w:r>
    <w:r w:rsidRPr="00EF4226">
      <w:rPr>
        <w:b/>
        <w:bCs/>
      </w:rPr>
      <w:fldChar w:fldCharType="end"/>
    </w:r>
  </w:p>
  <w:p w14:paraId="6EE14C6C" w14:textId="77777777" w:rsidR="00E72AB2" w:rsidRPr="00EF4226" w:rsidRDefault="0066622B">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4E5737"/>
    <w:multiLevelType w:val="hybridMultilevel"/>
    <w:tmpl w:val="C3120270"/>
    <w:lvl w:ilvl="0" w:tplc="CC06B0EC">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EF0BA3"/>
    <w:multiLevelType w:val="hybridMultilevel"/>
    <w:tmpl w:val="05E0A7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7A5398"/>
    <w:multiLevelType w:val="hybridMultilevel"/>
    <w:tmpl w:val="056A15B2"/>
    <w:lvl w:ilvl="0" w:tplc="40068C90">
      <w:start w:val="1"/>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664F62"/>
    <w:multiLevelType w:val="hybridMultilevel"/>
    <w:tmpl w:val="5704A4EE"/>
    <w:lvl w:ilvl="0" w:tplc="287681BA">
      <w:start w:val="1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6E13DD"/>
    <w:multiLevelType w:val="hybridMultilevel"/>
    <w:tmpl w:val="77C676D0"/>
    <w:lvl w:ilvl="0" w:tplc="1ECA706C">
      <w:start w:val="4"/>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8B5F17"/>
    <w:multiLevelType w:val="hybridMultilevel"/>
    <w:tmpl w:val="ADD68542"/>
    <w:lvl w:ilvl="0" w:tplc="A2F89D72">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3"/>
  </w:num>
  <w:num w:numId="14">
    <w:abstractNumId w:val="10"/>
  </w:num>
  <w:num w:numId="15">
    <w:abstractNumId w:val="12"/>
  </w:num>
  <w:num w:numId="1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drienne Brovero">
    <w15:presenceInfo w15:providerId="Windows Live" w15:userId="ba020e82bc8dbfae"/>
  </w15:person>
  <w15:person w15:author="Bao Nguyen">
    <w15:presenceInfo w15:providerId="None" w15:userId="Bao Nguy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3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3261808"/>
  </w:docVars>
  <w:rsids>
    <w:rsidRoot w:val="00007DF1"/>
    <w:rsid w:val="00007DF1"/>
    <w:rsid w:val="0017676C"/>
    <w:rsid w:val="00295DF7"/>
    <w:rsid w:val="005C42C4"/>
    <w:rsid w:val="0066622B"/>
    <w:rsid w:val="0094519E"/>
    <w:rsid w:val="00993796"/>
    <w:rsid w:val="00CF0B83"/>
    <w:rsid w:val="00EE2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B75DC"/>
  <w15:chartTrackingRefBased/>
  <w15:docId w15:val="{879D0253-6A65-4332-B5A2-A301F4601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C42C4"/>
    <w:rPr>
      <w:rFonts w:ascii="Calibri" w:hAnsi="Calibri"/>
    </w:rPr>
  </w:style>
  <w:style w:type="paragraph" w:styleId="Heading1">
    <w:name w:val="heading 1"/>
    <w:aliases w:val="Pocket"/>
    <w:basedOn w:val="Normal"/>
    <w:next w:val="Normal"/>
    <w:link w:val="Heading1Char"/>
    <w:qFormat/>
    <w:rsid w:val="005C42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C42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C42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unhideWhenUsed/>
    <w:qFormat/>
    <w:rsid w:val="005C42C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C42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42C4"/>
  </w:style>
  <w:style w:type="character" w:customStyle="1" w:styleId="Heading1Char">
    <w:name w:val="Heading 1 Char"/>
    <w:aliases w:val="Pocket Char"/>
    <w:basedOn w:val="DefaultParagraphFont"/>
    <w:link w:val="Heading1"/>
    <w:rsid w:val="005C42C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42C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C42C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5C42C4"/>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Bold Underline,Emphasis!!,small"/>
    <w:basedOn w:val="DefaultParagraphFont"/>
    <w:uiPriority w:val="7"/>
    <w:qFormat/>
    <w:rsid w:val="005C42C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5C42C4"/>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6"/>
    <w:qFormat/>
    <w:rsid w:val="005C42C4"/>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 Char1,No Underline Char1,TAG "/>
    <w:basedOn w:val="DefaultParagraphFont"/>
    <w:uiPriority w:val="99"/>
    <w:unhideWhenUsed/>
    <w:rsid w:val="005C42C4"/>
    <w:rPr>
      <w:color w:val="auto"/>
      <w:u w:val="none"/>
    </w:rPr>
  </w:style>
  <w:style w:type="character" w:styleId="FollowedHyperlink">
    <w:name w:val="FollowedHyperlink"/>
    <w:basedOn w:val="DefaultParagraphFont"/>
    <w:uiPriority w:val="99"/>
    <w:semiHidden/>
    <w:unhideWhenUsed/>
    <w:rsid w:val="005C42C4"/>
    <w:rPr>
      <w:color w:val="auto"/>
      <w:u w:val="none"/>
    </w:rPr>
  </w:style>
  <w:style w:type="character" w:styleId="UnresolvedMention">
    <w:name w:val="Unresolved Mention"/>
    <w:basedOn w:val="DefaultParagraphFont"/>
    <w:uiPriority w:val="99"/>
    <w:semiHidden/>
    <w:unhideWhenUsed/>
    <w:rsid w:val="00007DF1"/>
    <w:rPr>
      <w:color w:val="605E5C"/>
      <w:shd w:val="clear" w:color="auto" w:fill="E1DFDD"/>
    </w:rPr>
  </w:style>
  <w:style w:type="paragraph" w:styleId="ListParagraph">
    <w:name w:val="List Paragraph"/>
    <w:basedOn w:val="Normal"/>
    <w:uiPriority w:val="99"/>
    <w:unhideWhenUsed/>
    <w:qFormat/>
    <w:rsid w:val="00007DF1"/>
    <w:pPr>
      <w:ind w:left="720"/>
      <w:contextualSpacing/>
    </w:pPr>
  </w:style>
  <w:style w:type="paragraph" w:styleId="Header">
    <w:name w:val="header"/>
    <w:basedOn w:val="Normal"/>
    <w:link w:val="HeaderChar"/>
    <w:uiPriority w:val="99"/>
    <w:unhideWhenUsed/>
    <w:rsid w:val="00007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DF1"/>
    <w:rPr>
      <w:rFonts w:ascii="Calibri" w:hAnsi="Calibri"/>
    </w:rPr>
  </w:style>
  <w:style w:type="paragraph" w:styleId="Footer">
    <w:name w:val="footer"/>
    <w:basedOn w:val="Normal"/>
    <w:link w:val="FooterChar"/>
    <w:uiPriority w:val="99"/>
    <w:unhideWhenUsed/>
    <w:rsid w:val="00007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DF1"/>
    <w:rPr>
      <w:rFonts w:ascii="Calibri" w:hAnsi="Calibri"/>
    </w:rPr>
  </w:style>
  <w:style w:type="character" w:styleId="CommentReference">
    <w:name w:val="annotation reference"/>
    <w:basedOn w:val="DefaultParagraphFont"/>
    <w:uiPriority w:val="99"/>
    <w:unhideWhenUsed/>
    <w:rsid w:val="00007DF1"/>
    <w:rPr>
      <w:sz w:val="16"/>
      <w:szCs w:val="16"/>
    </w:rPr>
  </w:style>
  <w:style w:type="paragraph" w:styleId="CommentText">
    <w:name w:val="annotation text"/>
    <w:basedOn w:val="Normal"/>
    <w:link w:val="CommentTextChar"/>
    <w:uiPriority w:val="99"/>
    <w:semiHidden/>
    <w:unhideWhenUsed/>
    <w:rsid w:val="00007DF1"/>
    <w:pPr>
      <w:spacing w:line="240" w:lineRule="auto"/>
    </w:pPr>
    <w:rPr>
      <w:sz w:val="20"/>
      <w:szCs w:val="20"/>
    </w:rPr>
  </w:style>
  <w:style w:type="character" w:customStyle="1" w:styleId="CommentTextChar">
    <w:name w:val="Comment Text Char"/>
    <w:basedOn w:val="DefaultParagraphFont"/>
    <w:link w:val="CommentText"/>
    <w:uiPriority w:val="99"/>
    <w:semiHidden/>
    <w:rsid w:val="00007DF1"/>
    <w:rPr>
      <w:rFonts w:ascii="Calibri" w:hAnsi="Calibri"/>
      <w:sz w:val="20"/>
      <w:szCs w:val="20"/>
    </w:rPr>
  </w:style>
  <w:style w:type="paragraph" w:styleId="BalloonText">
    <w:name w:val="Balloon Text"/>
    <w:basedOn w:val="Normal"/>
    <w:link w:val="BalloonTextChar"/>
    <w:uiPriority w:val="99"/>
    <w:semiHidden/>
    <w:unhideWhenUsed/>
    <w:rsid w:val="00007D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7DF1"/>
    <w:rPr>
      <w:rFonts w:ascii="Segoe UI" w:hAnsi="Segoe UI" w:cs="Segoe UI"/>
      <w:sz w:val="18"/>
      <w:szCs w:val="18"/>
    </w:rPr>
  </w:style>
  <w:style w:type="paragraph" w:styleId="Revision">
    <w:name w:val="Revision"/>
    <w:hidden/>
    <w:uiPriority w:val="99"/>
    <w:semiHidden/>
    <w:rsid w:val="00007DF1"/>
    <w:pPr>
      <w:spacing w:after="0" w:line="240" w:lineRule="auto"/>
    </w:pPr>
    <w:rPr>
      <w:rFonts w:ascii="Calibri" w:hAnsi="Calibri"/>
    </w:rPr>
  </w:style>
  <w:style w:type="paragraph" w:styleId="NormalWeb">
    <w:name w:val="Normal (Web)"/>
    <w:basedOn w:val="Normal"/>
    <w:uiPriority w:val="99"/>
    <w:unhideWhenUsed/>
    <w:rsid w:val="00007DF1"/>
    <w:pPr>
      <w:spacing w:before="100" w:beforeAutospacing="1" w:after="100" w:afterAutospacing="1" w:line="240" w:lineRule="auto"/>
    </w:pPr>
    <w:rPr>
      <w:rFonts w:eastAsia="Times New Roman"/>
      <w:sz w:val="24"/>
      <w:szCs w:val="24"/>
    </w:rPr>
  </w:style>
  <w:style w:type="character" w:styleId="HTMLCite">
    <w:name w:val="HTML Cite"/>
    <w:basedOn w:val="DefaultParagraphFont"/>
    <w:uiPriority w:val="99"/>
    <w:semiHidden/>
    <w:unhideWhenUsed/>
    <w:rsid w:val="00007DF1"/>
    <w:rPr>
      <w:i/>
      <w:iCs/>
    </w:rPr>
  </w:style>
  <w:style w:type="character" w:styleId="PlaceholderText">
    <w:name w:val="Placeholder Text"/>
    <w:basedOn w:val="DefaultParagraphFont"/>
    <w:uiPriority w:val="99"/>
    <w:unhideWhenUsed/>
    <w:rsid w:val="00007DF1"/>
    <w:rPr>
      <w:color w:val="808080"/>
    </w:rPr>
  </w:style>
  <w:style w:type="character" w:customStyle="1" w:styleId="ssit">
    <w:name w:val="ss_it"/>
    <w:basedOn w:val="DefaultParagraphFont"/>
    <w:rsid w:val="00007D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aw.com/therecorder/2020/06/23/fixing-the-cops-will-not-fix-the-justice-system/" TargetMode="External"/><Relationship Id="rId117" Type="http://schemas.openxmlformats.org/officeDocument/2006/relationships/hyperlink" Target="https://www.middleeasteye.net/opinion/root-cause-war-oligarchic-capitalism" TargetMode="External"/><Relationship Id="rId21" Type="http://schemas.openxmlformats.org/officeDocument/2006/relationships/hyperlink" Target="https://www.washingtonpost.com/opinions/2019/06/20/we-need-fix-forensics-how/" TargetMode="External"/><Relationship Id="rId42" Type="http://schemas.openxmlformats.org/officeDocument/2006/relationships/hyperlink" Target="https://www.cato.org/publications/publications/nuclear-alarmism-proliferation-terrorism" TargetMode="External"/><Relationship Id="rId47" Type="http://schemas.openxmlformats.org/officeDocument/2006/relationships/hyperlink" Target="https://www.cato.org/publications/publications/nuclear-alarmism-proliferation-terrorism" TargetMode="External"/><Relationship Id="rId63" Type="http://schemas.openxmlformats.org/officeDocument/2006/relationships/hyperlink" Target="https://www.cato.org/publications/publications/nuclear-alarmism-proliferation-terrorism" TargetMode="External"/><Relationship Id="rId68" Type="http://schemas.openxmlformats.org/officeDocument/2006/relationships/hyperlink" Target="https://papers.ssrn.com/sol3/papers.cfm?abstract_id=1871503" TargetMode="External"/><Relationship Id="rId84" Type="http://schemas.openxmlformats.org/officeDocument/2006/relationships/hyperlink" Target="https://www.ncjrs.gov/pdffiles1/nij/grants/223283.pdf" TargetMode="External"/><Relationship Id="rId89" Type="http://schemas.openxmlformats.org/officeDocument/2006/relationships/hyperlink" Target="https://reader.elsevier.com/reader/sd/pii/S2589871X19301408?token=27AE58327E927C29F7FB7168E1DF2AAA469F0795317E15D153746A31E3DB1CA1E9A63C2071053740E8179B063CA1B66D" TargetMode="External"/><Relationship Id="rId112" Type="http://schemas.openxmlformats.org/officeDocument/2006/relationships/hyperlink" Target="https://doi.org/10.1177/0972266119831133" TargetMode="External"/><Relationship Id="rId16" Type="http://schemas.openxmlformats.org/officeDocument/2006/relationships/hyperlink" Target="https://nij.ojp.gov/topics/articles/wrongful-convictions-and-dna-exonerations-understanding-role-forensic-science" TargetMode="External"/><Relationship Id="rId107" Type="http://schemas.openxmlformats.org/officeDocument/2006/relationships/hyperlink" Target="https://www.washingtonpost.com/opinions/2019/07/16/how-much-should-juries-rely-expert-testimony/" TargetMode="External"/><Relationship Id="rId11" Type="http://schemas.openxmlformats.org/officeDocument/2006/relationships/hyperlink" Target="https://www.timesunion.com/news/article/NY-crime-labs-face-backlogs-as-criminal-justice-14945253.php%20/Accessed%206-24-2020" TargetMode="External"/><Relationship Id="rId32" Type="http://schemas.openxmlformats.org/officeDocument/2006/relationships/hyperlink" Target="https://www.cato.org/publications/publications/nuclear-alarmism-proliferation-terrorism" TargetMode="External"/><Relationship Id="rId37" Type="http://schemas.openxmlformats.org/officeDocument/2006/relationships/hyperlink" Target="https://www.cato.org/publications/publications/nuclear-alarmism-proliferation-terrorism" TargetMode="External"/><Relationship Id="rId53" Type="http://schemas.openxmlformats.org/officeDocument/2006/relationships/hyperlink" Target="https://www.cato.org/publications/publications/nuclear-alarmism-proliferation-terrorism" TargetMode="External"/><Relationship Id="rId58" Type="http://schemas.openxmlformats.org/officeDocument/2006/relationships/hyperlink" Target="https://www.cato.org/publications/publications/nuclear-alarmism-proliferation-terrorism" TargetMode="External"/><Relationship Id="rId74" Type="http://schemas.openxmlformats.org/officeDocument/2006/relationships/hyperlink" Target="https://foreignpolicy.com/2020/04/21/theres-no-such-thing-as-good-liberal-hegemony/" TargetMode="External"/><Relationship Id="rId79" Type="http://schemas.openxmlformats.org/officeDocument/2006/relationships/hyperlink" Target="https://www.washingtonpost.com/opinions/2019/08/09/how-much-interaction-should-we-allow-between-forensics-analysts-law-enforcement/" TargetMode="External"/><Relationship Id="rId102" Type="http://schemas.openxmlformats.org/officeDocument/2006/relationships/hyperlink" Target="https://obamawhitehouse.archives.gov/sites/default/files/microsites/ostp/PCAST/pcast_forensic_science_report_final.pdf" TargetMode="External"/><Relationship Id="rId123"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cato.org/publications/publications/nuclear-alarmism-proliferation-terrorism" TargetMode="External"/><Relationship Id="rId82" Type="http://schemas.openxmlformats.org/officeDocument/2006/relationships/hyperlink" Target="https://www.washingtonpost.com/opinions/2019/06/20/we-need-fix-forensics-how/" TargetMode="External"/><Relationship Id="rId90" Type="http://schemas.openxmlformats.org/officeDocument/2006/relationships/hyperlink" Target="https://www.txcourts.gov/media/1440436/forensic-technology-center-of-excellence-report-on-state-forensic-science-commissions.pdf" TargetMode="External"/><Relationship Id="rId95" Type="http://schemas.openxmlformats.org/officeDocument/2006/relationships/hyperlink" Target="https://www.washingtonpost.com/opinions/2019/07/16/how-much-should-juries-rely-expert-testimony/" TargetMode="External"/><Relationship Id="rId19" Type="http://schemas.openxmlformats.org/officeDocument/2006/relationships/hyperlink" Target="http://latent-prints.com/images/NAS%20Congressional%20Testimony%20Mar09.pdf" TargetMode="External"/><Relationship Id="rId14" Type="http://schemas.openxmlformats.org/officeDocument/2006/relationships/hyperlink" Target="https://nij.ojp.gov/topics/articles/wrongful-convictions-and-dna-exonerations-understanding-role-forensic-science" TargetMode="External"/><Relationship Id="rId22" Type="http://schemas.openxmlformats.org/officeDocument/2006/relationships/hyperlink" Target="https://www.washingtonpost.com/opinions/2019/06/20/we-need-fix-forensics-how/" TargetMode="External"/><Relationship Id="rId27" Type="http://schemas.openxmlformats.org/officeDocument/2006/relationships/hyperlink" Target="https://www.washingtonpost.com/opinions/2020/06/24/both-parties-police-reform-bills-are-underwhelming-heres-why/?itid=ap_radleybalko" TargetMode="External"/><Relationship Id="rId30" Type="http://schemas.openxmlformats.org/officeDocument/2006/relationships/hyperlink" Target="https://politicalscience.osu.edu/faculty/jmueller/APSACHGO.pdf" TargetMode="External"/><Relationship Id="rId35" Type="http://schemas.openxmlformats.org/officeDocument/2006/relationships/hyperlink" Target="https://www.cato.org/publications/publications/nuclear-alarmism-proliferation-terrorism" TargetMode="External"/><Relationship Id="rId43" Type="http://schemas.openxmlformats.org/officeDocument/2006/relationships/hyperlink" Target="https://www.cato.org/publications/publications/nuclear-alarmism-proliferation-terrorism" TargetMode="External"/><Relationship Id="rId48" Type="http://schemas.openxmlformats.org/officeDocument/2006/relationships/hyperlink" Target="https://www.cato.org/publications/publications/nuclear-alarmism-proliferation-terrorism" TargetMode="External"/><Relationship Id="rId56" Type="http://schemas.openxmlformats.org/officeDocument/2006/relationships/hyperlink" Target="https://www.cato.org/publications/publications/nuclear-alarmism-proliferation-terrorism" TargetMode="External"/><Relationship Id="rId64" Type="http://schemas.openxmlformats.org/officeDocument/2006/relationships/hyperlink" Target="https://www.cato.org/publications/publications/nuclear-alarmism-proliferation-terrorism" TargetMode="External"/><Relationship Id="rId69" Type="http://schemas.openxmlformats.org/officeDocument/2006/relationships/hyperlink" Target="https://qz.com/588126/theres-a-good-reason-americans-are-horrible-at-science/" TargetMode="External"/><Relationship Id="rId77" Type="http://schemas.openxmlformats.org/officeDocument/2006/relationships/hyperlink" Target="https://www.ojp.gov/news/ojp-blogs/2020-ojp-blogs/blog-justice-department-awards-145-million-advance-forensic-science%20ACCESSED%207-6-2020" TargetMode="External"/><Relationship Id="rId100" Type="http://schemas.openxmlformats.org/officeDocument/2006/relationships/hyperlink" Target="https://obamawhitehouse.archives.gov/sites/default/files/microsites/ostp/PCAST/pcast_forensic_science_report_final.pdf" TargetMode="External"/><Relationship Id="rId105" Type="http://schemas.openxmlformats.org/officeDocument/2006/relationships/hyperlink" Target="https://www.washingtonpost.com/opinions/2019/07/16/how-much-should-juries-rely-expert-testimony/" TargetMode="External"/><Relationship Id="rId113" Type="http://schemas.openxmlformats.org/officeDocument/2006/relationships/hyperlink" Target="https://louisville.edu/journal/workplace/issue5p2/baildon.html" TargetMode="External"/><Relationship Id="rId118" Type="http://schemas.openxmlformats.org/officeDocument/2006/relationships/hyperlink" Target="https://files.eric.ed.gov/fulltext/EJ1219687.pdf" TargetMode="External"/><Relationship Id="rId8" Type="http://schemas.openxmlformats.org/officeDocument/2006/relationships/hyperlink" Target="https://mailtribune.com/news/state-news/forensic-justice-project-helps-lawyers-become-more-scientifically-literate" TargetMode="External"/><Relationship Id="rId51" Type="http://schemas.openxmlformats.org/officeDocument/2006/relationships/hyperlink" Target="https://www.cato.org/publications/publications/nuclear-alarmism-proliferation-terrorism" TargetMode="External"/><Relationship Id="rId72" Type="http://schemas.openxmlformats.org/officeDocument/2006/relationships/hyperlink" Target="https://www.newyorker.com/culture/cultural-comment/what-if-we-stopped-pretending" TargetMode="External"/><Relationship Id="rId80" Type="http://schemas.openxmlformats.org/officeDocument/2006/relationships/hyperlink" Target="https://www.sciencedirect.com/science/article/pii/S1355030619300218" TargetMode="External"/><Relationship Id="rId85" Type="http://schemas.openxmlformats.org/officeDocument/2006/relationships/hyperlink" Target="http://latent-prints.com/images/NAS%20Congressional%20Testimony%20Mar09.pdf" TargetMode="External"/><Relationship Id="rId93" Type="http://schemas.openxmlformats.org/officeDocument/2006/relationships/hyperlink" Target="https://www.detroitnews.com/story/opinion/2020/02/14/opinion-fix-forensic-science-aid-criminal-justice-reform/4737264002/" TargetMode="External"/><Relationship Id="rId98" Type="http://schemas.openxmlformats.org/officeDocument/2006/relationships/hyperlink" Target="https://obamawhitehouse.archives.gov/sites/default/files/microsites/ostp/PCAST/pcast_forensic_science_report_final.pdf" TargetMode="External"/><Relationship Id="rId12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nij.ojp.gov/topics/articles/wrongful-convictions-and-dna-exonerations-understanding-role-forensic-science" TargetMode="External"/><Relationship Id="rId17" Type="http://schemas.openxmlformats.org/officeDocument/2006/relationships/hyperlink" Target="https://nij.ojp.gov/topics/articles/wrongful-convictions-and-dna-exonerations-understanding-role-forensic-science" TargetMode="External"/><Relationship Id="rId25" Type="http://schemas.openxmlformats.org/officeDocument/2006/relationships/hyperlink" Target="https://www.washingtonpost.com/opinions/2019/06/20/we-need-fix-forensics-how/" TargetMode="External"/><Relationship Id="rId33" Type="http://schemas.openxmlformats.org/officeDocument/2006/relationships/hyperlink" Target="https://www.cato.org/publications/publications/nuclear-alarmism-proliferation-terrorism" TargetMode="External"/><Relationship Id="rId38" Type="http://schemas.openxmlformats.org/officeDocument/2006/relationships/hyperlink" Target="https://www.cato.org/publications/publications/nuclear-alarmism-proliferation-terrorism" TargetMode="External"/><Relationship Id="rId46" Type="http://schemas.openxmlformats.org/officeDocument/2006/relationships/hyperlink" Target="https://www.cato.org/publications/publications/nuclear-alarmism-proliferation-terrorism" TargetMode="External"/><Relationship Id="rId59" Type="http://schemas.openxmlformats.org/officeDocument/2006/relationships/hyperlink" Target="https://www.cato.org/publications/publications/nuclear-alarmism-proliferation-terrorism" TargetMode="External"/><Relationship Id="rId67" Type="http://schemas.openxmlformats.org/officeDocument/2006/relationships/hyperlink" Target="https://www.pnas.org/content/114/36/9587" TargetMode="External"/><Relationship Id="rId103" Type="http://schemas.openxmlformats.org/officeDocument/2006/relationships/hyperlink" Target="https://www.washingtonpost.com/opinions/2019/08/26/how-do-we-improve-forensics/" TargetMode="External"/><Relationship Id="rId108" Type="http://schemas.openxmlformats.org/officeDocument/2006/relationships/hyperlink" Target="https://www.washingtonpost.com/opinions/2019/07/16/how-much-should-juries-rely-expert-testimony/" TargetMode="External"/><Relationship Id="rId116" Type="http://schemas.openxmlformats.org/officeDocument/2006/relationships/hyperlink" Target="https://www.eco-business.com/opinion/why-the-fight-against-climate-change-will-never-be-won-with-capitalism/" TargetMode="External"/><Relationship Id="rId20" Type="http://schemas.openxmlformats.org/officeDocument/2006/relationships/hyperlink" Target="https://doi.org/10.1177/0261927X16663589" TargetMode="External"/><Relationship Id="rId41" Type="http://schemas.openxmlformats.org/officeDocument/2006/relationships/hyperlink" Target="https://www.cato.org/publications/publications/nuclear-alarmism-proliferation-terrorism" TargetMode="External"/><Relationship Id="rId54" Type="http://schemas.openxmlformats.org/officeDocument/2006/relationships/hyperlink" Target="https://www.cato.org/publications/publications/nuclear-alarmism-proliferation-terrorism" TargetMode="External"/><Relationship Id="rId62" Type="http://schemas.openxmlformats.org/officeDocument/2006/relationships/hyperlink" Target="https://www.cato.org/publications/publications/nuclear-alarmism-proliferation-terrorism" TargetMode="External"/><Relationship Id="rId70" Type="http://schemas.openxmlformats.org/officeDocument/2006/relationships/hyperlink" Target="https://www.onlinescientificresearch.com/articles/earth-is-in-the-midst-of-abrupt-irreversible-climate-change.pdf" TargetMode="External"/><Relationship Id="rId75" Type="http://schemas.openxmlformats.org/officeDocument/2006/relationships/hyperlink" Target="https://www.washingtonpost.com/world/2020/04/27/pandemic-waning-american-prestige/?utm_campaign=wp_politics_am&amp;amp;utm_medium=email&amp;amp;utm_source=newsletter&amp;amp;wpisrc=nl_politics" TargetMode="External"/><Relationship Id="rId83" Type="http://schemas.openxmlformats.org/officeDocument/2006/relationships/hyperlink" Target="https://repository.usfca.edu/cgi/viewcontent.cgi?article=1392&amp;context=usflawreview" TargetMode="External"/><Relationship Id="rId88" Type="http://schemas.openxmlformats.org/officeDocument/2006/relationships/hyperlink" Target="https://houstonlawreview.org/article/3984-addressing-wrongful-convictions-an-examination-of-texas-s-new-junk-science-writ-and-other-measures-for-protecting-the-innocent" TargetMode="External"/><Relationship Id="rId91" Type="http://schemas.openxmlformats.org/officeDocument/2006/relationships/hyperlink" Target="https://www.txcourts.gov/media/1440436/forensic-technology-center-of-excellence-report-on-state-forensic-science-commissions.pdf" TargetMode="External"/><Relationship Id="rId96" Type="http://schemas.openxmlformats.org/officeDocument/2006/relationships/hyperlink" Target="https://www.innocenceproject.org/overturning-wrongful-convictions-involving-flawed-forensics/" TargetMode="External"/><Relationship Id="rId111" Type="http://schemas.openxmlformats.org/officeDocument/2006/relationships/hyperlink" Target="https://digitalcommons.du.edu/cgi/viewcontent.cgi?article=2682&amp;context=et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ij.ojp.gov/topics/articles/wrongful-convictions-and-dna-exonerations-understanding-role-forensic-science" TargetMode="External"/><Relationship Id="rId23" Type="http://schemas.openxmlformats.org/officeDocument/2006/relationships/hyperlink" Target="https://obamawhitehouse.archives.gov/sites/default/files/microsites/ostp/PCAST/pcast_forensic_science_report_final.pdf" TargetMode="External"/><Relationship Id="rId28" Type="http://schemas.openxmlformats.org/officeDocument/2006/relationships/hyperlink" Target="https://www.messenger-inquirer.com/news/officlals-discuss-criminal-justice-systems-impact-on-black-communities/article_eeaf095e-8db0-536d-a134-11ff787f7f78.html" TargetMode="External"/><Relationship Id="rId36" Type="http://schemas.openxmlformats.org/officeDocument/2006/relationships/hyperlink" Target="https://www.cato.org/publications/publications/nuclear-alarmism-proliferation-terrorism" TargetMode="External"/><Relationship Id="rId49" Type="http://schemas.openxmlformats.org/officeDocument/2006/relationships/hyperlink" Target="https://www.cato.org/publications/publications/nuclear-alarmism-proliferation-terrorism" TargetMode="External"/><Relationship Id="rId57" Type="http://schemas.openxmlformats.org/officeDocument/2006/relationships/hyperlink" Target="https://www.cato.org/publications/publications/nuclear-alarmism-proliferation-terrorism" TargetMode="External"/><Relationship Id="rId106" Type="http://schemas.openxmlformats.org/officeDocument/2006/relationships/hyperlink" Target="https://www.washingtonpost.com/opinions/2019/07/16/how-much-should-juries-rely-expert-testimony/" TargetMode="External"/><Relationship Id="rId114" Type="http://schemas.openxmlformats.org/officeDocument/2006/relationships/hyperlink" Target="https://digitalcommons.du.edu/cgi/viewcontent.cgi?article=2682&amp;context=etd" TargetMode="External"/><Relationship Id="rId119" Type="http://schemas.openxmlformats.org/officeDocument/2006/relationships/hyperlink" Target="http://greensocialthought.org/archive/wp-content/uploads/2015/09/gst68-8-10-Dylan-Harris.pdf,%20accessed%207/2/20%20//" TargetMode="External"/><Relationship Id="rId10" Type="http://schemas.openxmlformats.org/officeDocument/2006/relationships/hyperlink" Target="https://www.timesunion.com/news/article/NY-crime-labs-face-backlogs-as-criminal-justice-14945253.php" TargetMode="External"/><Relationship Id="rId31" Type="http://schemas.openxmlformats.org/officeDocument/2006/relationships/hyperlink" Target="https://politicalscience.osu.edu/faculty/jmueller/APSACHGO.pdf" TargetMode="External"/><Relationship Id="rId44" Type="http://schemas.openxmlformats.org/officeDocument/2006/relationships/hyperlink" Target="https://www.cato.org/publications/publications/nuclear-alarmism-proliferation-terrorism" TargetMode="External"/><Relationship Id="rId52" Type="http://schemas.openxmlformats.org/officeDocument/2006/relationships/hyperlink" Target="https://www.cato.org/publications/publications/nuclear-alarmism-proliferation-terrorism" TargetMode="External"/><Relationship Id="rId60" Type="http://schemas.openxmlformats.org/officeDocument/2006/relationships/hyperlink" Target="https://www.cato.org/publications/publications/nuclear-alarmism-proliferation-terrorism" TargetMode="External"/><Relationship Id="rId65" Type="http://schemas.openxmlformats.org/officeDocument/2006/relationships/hyperlink" Target="https://www.cato.org/publications/publications/nuclear-alarmism-proliferation-terrorism" TargetMode="External"/><Relationship Id="rId73" Type="http://schemas.openxmlformats.org/officeDocument/2006/relationships/hyperlink" Target="https://www.forbes.com/sites/michaelshellenberger/2019/11/25/why-everything-they-say-about-climate-change-is-wrong/" TargetMode="External"/><Relationship Id="rId78" Type="http://schemas.openxmlformats.org/officeDocument/2006/relationships/hyperlink" Target="https://www.washingtonpost.com/opinions/2019/08/09/how-much-interaction-should-we-allow-between-forensics-analysts-law-enforcement/" TargetMode="External"/><Relationship Id="rId81" Type="http://schemas.openxmlformats.org/officeDocument/2006/relationships/hyperlink" Target="https://obamawhitehouse.archives.gov/sites/default/files/microsites/ostp/PCAST/pcast_forensic_science_report_final.pdf" TargetMode="External"/><Relationship Id="rId86" Type="http://schemas.openxmlformats.org/officeDocument/2006/relationships/hyperlink" Target="https://www.washingtonpost.com/opinions/2019/06/20/we-need-fix-forensics-how/" TargetMode="External"/><Relationship Id="rId94" Type="http://schemas.openxmlformats.org/officeDocument/2006/relationships/hyperlink" Target="https://www.innocenceproject.org/" TargetMode="External"/><Relationship Id="rId99" Type="http://schemas.openxmlformats.org/officeDocument/2006/relationships/hyperlink" Target="https://obamawhitehouse.archives.gov/sites/default/files/microsites/ostp/PCAST/pcast_forensic_science_report_final.pdf" TargetMode="External"/><Relationship Id="rId101" Type="http://schemas.openxmlformats.org/officeDocument/2006/relationships/hyperlink" Target="https://obamawhitehouse.archives.gov/sites/default/files/microsites/ostp/PCAST/pcast_forensic_science_report_final.pdf" TargetMode="External"/><Relationship Id="rId122"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www.ncjrs.gov/pdffiles1/nij/grants/228091.pdf" TargetMode="External"/><Relationship Id="rId13" Type="http://schemas.openxmlformats.org/officeDocument/2006/relationships/hyperlink" Target="https://nij.ojp.gov/topics/articles/wrongful-convictions-and-dna-exonerations-understanding-role-forensic-science" TargetMode="External"/><Relationship Id="rId18" Type="http://schemas.openxmlformats.org/officeDocument/2006/relationships/hyperlink" Target="https://nij.ojp.gov/topics/articles/wrongful-convictions-and-dna-exonerations-understanding-role-forensic-science" TargetMode="External"/><Relationship Id="rId39" Type="http://schemas.openxmlformats.org/officeDocument/2006/relationships/hyperlink" Target="https://www.cato.org/publications/publications/nuclear-alarmism-proliferation-terrorism" TargetMode="External"/><Relationship Id="rId109" Type="http://schemas.openxmlformats.org/officeDocument/2006/relationships/hyperlink" Target="https://scholarship.law.umn.edu/cgi/viewcontent.cgi?article=1047&amp;context=mjlst" TargetMode="External"/><Relationship Id="rId34" Type="http://schemas.openxmlformats.org/officeDocument/2006/relationships/hyperlink" Target="https://www.cato.org/publications/publications/nuclear-alarmism-proliferation-terrorism" TargetMode="External"/><Relationship Id="rId50" Type="http://schemas.openxmlformats.org/officeDocument/2006/relationships/hyperlink" Target="https://www.cato.org/publications/publications/nuclear-alarmism-proliferation-terrorism" TargetMode="External"/><Relationship Id="rId55" Type="http://schemas.openxmlformats.org/officeDocument/2006/relationships/hyperlink" Target="https://www.cato.org/publications/publications/nuclear-alarmism-proliferation-terrorism" TargetMode="External"/><Relationship Id="rId76" Type="http://schemas.openxmlformats.org/officeDocument/2006/relationships/hyperlink" Target="https://www.news.com.au/world/north-america/the-us-could-no-longer-win-a-war-against-china/news-story/6dea70747914fa1f1984b1c2bc2502d5" TargetMode="External"/><Relationship Id="rId97" Type="http://schemas.openxmlformats.org/officeDocument/2006/relationships/hyperlink" Target="https://www.washingtonpost.com/opinions/2019/02/19/virginia-legislators-claimed-bill-allow-appeals-people-convicted-by-junk-science-was-too-expensive/?amp;itid=lk_inline_manual_13" TargetMode="External"/><Relationship Id="rId104" Type="http://schemas.openxmlformats.org/officeDocument/2006/relationships/hyperlink" Target="https://www.washingtonpost.com/opinions/2019/07/16/how-much-should-juries-rely-expert-testimony/" TargetMode="External"/><Relationship Id="rId120" Type="http://schemas.openxmlformats.org/officeDocument/2006/relationships/header" Target="header1.xml"/><Relationship Id="rId7" Type="http://schemas.openxmlformats.org/officeDocument/2006/relationships/hyperlink" Target="https://www.washingtonpost.com/opinions/2019/06/20/we-need-fix-forensics-how/" TargetMode="External"/><Relationship Id="rId71" Type="http://schemas.openxmlformats.org/officeDocument/2006/relationships/hyperlink" Target="https://www.newyorker.com/culture/cultural-comment/what-if-we-stopped-pretending" TargetMode="External"/><Relationship Id="rId92" Type="http://schemas.openxmlformats.org/officeDocument/2006/relationships/hyperlink" Target="https://www.txcourts.gov/media/1440436/forensic-technology-center-of-excellence-report-on-state-forensic-science-commissions.pdf" TargetMode="External"/><Relationship Id="rId2" Type="http://schemas.openxmlformats.org/officeDocument/2006/relationships/styles" Target="styles.xml"/><Relationship Id="rId29" Type="http://schemas.openxmlformats.org/officeDocument/2006/relationships/hyperlink" Target="https://www.rand.org/blog/2018/07/is-the-threat-of-nuclear-terrorism-distracting-attention.html" TargetMode="External"/><Relationship Id="rId24" Type="http://schemas.openxmlformats.org/officeDocument/2006/relationships/hyperlink" Target="https://repository.usfca.edu/cgi/viewcontent.cgi?article=1392&amp;context=usflawreview" TargetMode="External"/><Relationship Id="rId40" Type="http://schemas.openxmlformats.org/officeDocument/2006/relationships/hyperlink" Target="https://www.cato.org/publications/publications/nuclear-alarmism-proliferation-terrorism" TargetMode="External"/><Relationship Id="rId45" Type="http://schemas.openxmlformats.org/officeDocument/2006/relationships/hyperlink" Target="https://www.cato.org/publications/publications/nuclear-alarmism-proliferation-terrorism" TargetMode="External"/><Relationship Id="rId66" Type="http://schemas.openxmlformats.org/officeDocument/2006/relationships/hyperlink" Target="https://www.cato.org/publications/publications/nuclear-alarmism-proliferation-terrorism" TargetMode="External"/><Relationship Id="rId87" Type="http://schemas.openxmlformats.org/officeDocument/2006/relationships/hyperlink" Target="https://www.sciencedirect.com/science/article/pii/S0379073818304602" TargetMode="External"/><Relationship Id="rId110" Type="http://schemas.openxmlformats.org/officeDocument/2006/relationships/hyperlink" Target="https://eand.co/how-capitalism-torched-the-planet-by-imploding-into-fascism-6d49db3720d5" TargetMode="External"/><Relationship Id="rId115" Type="http://schemas.openxmlformats.org/officeDocument/2006/relationships/hyperlink" Target="https://digitalcommons.du.edu/cgi/viewcontent.cgi?article=2682&amp;context=et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TotalTime>
  <Pages>210</Pages>
  <Words>86979</Words>
  <Characters>495782</Characters>
  <Application>Microsoft Office Word</Application>
  <DocSecurity>0</DocSecurity>
  <Lines>4131</Lines>
  <Paragraphs>1163</Paragraphs>
  <ScaleCrop>false</ScaleCrop>
  <Company/>
  <LinksUpToDate>false</LinksUpToDate>
  <CharactersWithSpaces>581598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7</cp:revision>
  <dcterms:created xsi:type="dcterms:W3CDTF">2020-07-07T21:53:00Z</dcterms:created>
  <dcterms:modified xsi:type="dcterms:W3CDTF">2020-07-08T00:25:00Z</dcterms:modified>
</cp:coreProperties>
</file>