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12B94" w14:textId="77777777" w:rsidR="00DC41DD" w:rsidRDefault="00DC41DD" w:rsidP="00DC41DD">
      <w:pPr>
        <w:pStyle w:val="Heading1"/>
      </w:pPr>
      <w:bookmarkStart w:id="0" w:name="_Hlk519531430"/>
      <w:r>
        <w:t>Agamben Affirmative – SJS 2018</w:t>
      </w:r>
    </w:p>
    <w:p w14:paraId="4541C1E1" w14:textId="77777777" w:rsidR="00DC41DD" w:rsidRDefault="00DC41DD" w:rsidP="00DC41DD">
      <w:pPr>
        <w:pStyle w:val="Heading1"/>
      </w:pPr>
      <w:r>
        <w:t>Aff</w:t>
      </w:r>
    </w:p>
    <w:p w14:paraId="06B7AAFC" w14:textId="77777777" w:rsidR="00DC41DD" w:rsidRPr="00390AF6" w:rsidRDefault="00DC41DD" w:rsidP="00DC41DD"/>
    <w:p w14:paraId="4F273BA5" w14:textId="77777777" w:rsidR="00DC41DD" w:rsidRDefault="00DC41DD" w:rsidP="00DC41DD">
      <w:pPr>
        <w:pStyle w:val="Heading2"/>
      </w:pPr>
      <w:r>
        <w:t>1AC</w:t>
      </w:r>
    </w:p>
    <w:p w14:paraId="2F280854" w14:textId="77777777" w:rsidR="00DC41DD" w:rsidRPr="0026004A" w:rsidRDefault="00DC41DD" w:rsidP="00DC41DD">
      <w:pPr>
        <w:pStyle w:val="Heading3"/>
      </w:pPr>
      <w:r>
        <w:t>1AC</w:t>
      </w:r>
    </w:p>
    <w:p w14:paraId="4B30A5C8" w14:textId="0180C740" w:rsidR="001B63A9" w:rsidRPr="00C75C90" w:rsidRDefault="001B63A9" w:rsidP="001B63A9">
      <w:pPr>
        <w:pStyle w:val="Heading4"/>
      </w:pPr>
      <w:r>
        <w:t>Current US immigration is premised off deterrence – directing migratory paths through nature’s killing fields along the border. The active decentering of sovereign power into border agents has strengthened a virtual border of security devices and puppet sovereign which elides responsibility and excludes migrants to bare life</w:t>
      </w:r>
    </w:p>
    <w:p w14:paraId="2454D39B" w14:textId="77777777" w:rsidR="001B63A9" w:rsidRPr="008967D2" w:rsidRDefault="001B63A9" w:rsidP="001B63A9">
      <w:r w:rsidRPr="00D10801">
        <w:rPr>
          <w:rStyle w:val="Style13ptBold"/>
        </w:rPr>
        <w:t>Dowle 17</w:t>
      </w:r>
      <w:r>
        <w:t xml:space="preserve"> (Lewis, University of St Andrews, Postgraduate ESRC, “Spaces of Exception and Refusal? The Borderzone of Mexico/US”, E-International Relations, Online: </w:t>
      </w:r>
      <w:hyperlink r:id="rId5" w:history="1">
        <w:r w:rsidRPr="008E5B5F">
          <w:rPr>
            <w:rStyle w:val="Hyperlink"/>
          </w:rPr>
          <w:t>https://www.researchgate.net/publication/321310380_Spaces_of_Exception_and_Refusal_The_Borderzone_of_MexicoUS</w:t>
        </w:r>
      </w:hyperlink>
      <w:r>
        <w:t>, 7/4, DTS)</w:t>
      </w:r>
    </w:p>
    <w:p w14:paraId="6546B500" w14:textId="274767FB" w:rsidR="001B63A9" w:rsidRDefault="001B63A9" w:rsidP="001B63A9">
      <w:pPr>
        <w:rPr>
          <w:sz w:val="16"/>
        </w:rPr>
      </w:pPr>
      <w:r w:rsidRPr="00C75C90">
        <w:rPr>
          <w:sz w:val="16"/>
        </w:rPr>
        <w:t xml:space="preserve">Since the 1990s, </w:t>
      </w:r>
      <w:r w:rsidRPr="00C75C90">
        <w:rPr>
          <w:rStyle w:val="StyleUnderline"/>
        </w:rPr>
        <w:t xml:space="preserve">the </w:t>
      </w:r>
      <w:r w:rsidRPr="00CD615D">
        <w:rPr>
          <w:rStyle w:val="StyleUnderline"/>
          <w:highlight w:val="cyan"/>
        </w:rPr>
        <w:t>border</w:t>
      </w:r>
      <w:r w:rsidRPr="00C75C90">
        <w:rPr>
          <w:rStyle w:val="StyleUnderline"/>
        </w:rPr>
        <w:t xml:space="preserve">zone </w:t>
      </w:r>
      <w:r w:rsidRPr="00CD615D">
        <w:rPr>
          <w:rStyle w:val="StyleUnderline"/>
          <w:highlight w:val="cyan"/>
        </w:rPr>
        <w:t>has become a space of exception through</w:t>
      </w:r>
      <w:r w:rsidRPr="00C75C90">
        <w:rPr>
          <w:rStyle w:val="StyleUnderline"/>
        </w:rPr>
        <w:t xml:space="preserve"> the enforcement of the US strategy of ‘</w:t>
      </w:r>
      <w:r w:rsidRPr="00CD615D">
        <w:rPr>
          <w:rStyle w:val="StyleUnderline"/>
          <w:highlight w:val="cyan"/>
        </w:rPr>
        <w:t>Prevention through Deterrence</w:t>
      </w:r>
      <w:r w:rsidRPr="00C75C90">
        <w:rPr>
          <w:rStyle w:val="StyleUnderline"/>
        </w:rPr>
        <w:t>.</w:t>
      </w:r>
      <w:r w:rsidRPr="00C75C90">
        <w:rPr>
          <w:sz w:val="16"/>
        </w:rPr>
        <w:t xml:space="preserve"> </w:t>
      </w:r>
      <w:r w:rsidRPr="00C75C90">
        <w:rPr>
          <w:rStyle w:val="StyleUnderline"/>
        </w:rPr>
        <w:t xml:space="preserve">Through deterrence, this policy seeks to quell the number of migrants attempting to cross the border, </w:t>
      </w:r>
      <w:r w:rsidRPr="00CD615D">
        <w:rPr>
          <w:rStyle w:val="StyleUnderline"/>
          <w:highlight w:val="cyan"/>
        </w:rPr>
        <w:t xml:space="preserve">directing migratory paths </w:t>
      </w:r>
      <w:r w:rsidRPr="00CD615D">
        <w:rPr>
          <w:rStyle w:val="StyleUnderline"/>
        </w:rPr>
        <w:t>through deserts and</w:t>
      </w:r>
      <w:r w:rsidRPr="00C75C90">
        <w:rPr>
          <w:rStyle w:val="StyleUnderline"/>
        </w:rPr>
        <w:t xml:space="preserve"> </w:t>
      </w:r>
      <w:r w:rsidRPr="00CD615D">
        <w:rPr>
          <w:rStyle w:val="StyleUnderline"/>
          <w:highlight w:val="cyan"/>
        </w:rPr>
        <w:t>allowing</w:t>
      </w:r>
      <w:r w:rsidRPr="00C75C90">
        <w:rPr>
          <w:rStyle w:val="StyleUnderline"/>
        </w:rPr>
        <w:t xml:space="preserve"> ‘</w:t>
      </w:r>
      <w:r w:rsidRPr="00CD615D">
        <w:rPr>
          <w:rStyle w:val="StyleUnderline"/>
          <w:highlight w:val="cyan"/>
        </w:rPr>
        <w:t>nature [to] take its course</w:t>
      </w:r>
      <w:r w:rsidRPr="00C75C90">
        <w:rPr>
          <w:rStyle w:val="StyleUnderline"/>
        </w:rPr>
        <w:t>.</w:t>
      </w:r>
      <w:r w:rsidRPr="00C75C90">
        <w:rPr>
          <w:sz w:val="16"/>
        </w:rPr>
        <w:t xml:space="preserve"> Powerful discourse pertaining to securitization legitimizes these extremities and (re)writes the modern Mexico/US borderzone. </w:t>
      </w:r>
      <w:r w:rsidRPr="00C75C90">
        <w:rPr>
          <w:rStyle w:val="StyleUnderline"/>
        </w:rPr>
        <w:t xml:space="preserve">The scripts utilized in the branding of such migrants has evolved from a threat to local jobs to the breach of </w:t>
      </w:r>
      <w:r w:rsidRPr="00CD615D">
        <w:rPr>
          <w:rStyle w:val="StyleUnderline"/>
          <w:highlight w:val="cyan"/>
        </w:rPr>
        <w:t>national security.</w:t>
      </w:r>
      <w:r w:rsidRPr="00C75C90">
        <w:rPr>
          <w:rStyle w:val="StyleUnderline"/>
        </w:rPr>
        <w:t xml:space="preserve"> To enforce their so</w:t>
      </w:r>
      <w:r>
        <w:rPr>
          <w:rStyle w:val="StyleUnderline"/>
        </w:rPr>
        <w:t>e</w:t>
      </w:r>
      <w:r w:rsidRPr="00C75C90">
        <w:rPr>
          <w:rStyle w:val="StyleUnderline"/>
        </w:rPr>
        <w:t xml:space="preserve">vereignty, the US could not afford to be inattentive to the unparalleled level of migration, therefore action was deemed necessary. This policy to defend the Homeland Security </w:t>
      </w:r>
      <w:r w:rsidRPr="00CD615D">
        <w:rPr>
          <w:rStyle w:val="StyleUnderline"/>
          <w:highlight w:val="cyan"/>
        </w:rPr>
        <w:t>renders migrants as bare life,</w:t>
      </w:r>
      <w:r w:rsidRPr="00C75C90">
        <w:rPr>
          <w:rStyle w:val="StyleUnderline"/>
        </w:rPr>
        <w:t xml:space="preserve"> with states wielding their weapons of sovereignty and biopower</w:t>
      </w:r>
      <w:r>
        <w:rPr>
          <w:rStyle w:val="StyleUnderline"/>
        </w:rPr>
        <w:t xml:space="preserve"> </w:t>
      </w:r>
      <w:r w:rsidRPr="00C75C90">
        <w:rPr>
          <w:sz w:val="16"/>
        </w:rPr>
        <w:t>Though not absolutely sealed</w:t>
      </w:r>
      <w:r w:rsidRPr="00C75C90">
        <w:rPr>
          <w:rStyle w:val="StyleUnderline"/>
        </w:rPr>
        <w:t xml:space="preserve">, this </w:t>
      </w:r>
      <w:r w:rsidRPr="00CD615D">
        <w:rPr>
          <w:rStyle w:val="StyleUnderline"/>
          <w:highlight w:val="cyan"/>
        </w:rPr>
        <w:t>border</w:t>
      </w:r>
      <w:r w:rsidRPr="00C75C90">
        <w:rPr>
          <w:rStyle w:val="StyleUnderline"/>
        </w:rPr>
        <w:t xml:space="preserve">zone </w:t>
      </w:r>
      <w:r w:rsidRPr="00CD615D">
        <w:rPr>
          <w:rStyle w:val="StyleUnderline"/>
          <w:highlight w:val="cyan"/>
        </w:rPr>
        <w:t>serves as</w:t>
      </w:r>
      <w:r w:rsidRPr="00C75C90">
        <w:rPr>
          <w:rStyle w:val="StyleUnderline"/>
        </w:rPr>
        <w:t xml:space="preserve"> a </w:t>
      </w:r>
      <w:r w:rsidRPr="00CD615D">
        <w:rPr>
          <w:rStyle w:val="StyleUnderline"/>
          <w:highlight w:val="cyan"/>
        </w:rPr>
        <w:t>‘moral alibi’</w:t>
      </w:r>
      <w:r w:rsidRPr="00C75C90">
        <w:rPr>
          <w:rStyle w:val="StyleUnderline"/>
        </w:rPr>
        <w:t xml:space="preserve">, determining nature to blame for deaths. These areas </w:t>
      </w:r>
      <w:r w:rsidRPr="00CD615D">
        <w:rPr>
          <w:rStyle w:val="StyleUnderline"/>
          <w:highlight w:val="cyan"/>
        </w:rPr>
        <w:t>develop into ‘killing fields’, with</w:t>
      </w:r>
      <w:r w:rsidRPr="00C75C90">
        <w:rPr>
          <w:rStyle w:val="StyleUnderline"/>
        </w:rPr>
        <w:t xml:space="preserve"> the state of </w:t>
      </w:r>
      <w:r w:rsidRPr="00CD615D">
        <w:rPr>
          <w:rStyle w:val="StyleUnderline"/>
          <w:highlight w:val="cyan"/>
        </w:rPr>
        <w:t>exception becoming</w:t>
      </w:r>
      <w:r w:rsidRPr="00C75C90">
        <w:rPr>
          <w:rStyle w:val="StyleUnderline"/>
        </w:rPr>
        <w:t xml:space="preserve"> the </w:t>
      </w:r>
      <w:r w:rsidRPr="00CD615D">
        <w:rPr>
          <w:rStyle w:val="StyleUnderline"/>
          <w:highlight w:val="cyan"/>
        </w:rPr>
        <w:t>rule,</w:t>
      </w:r>
      <w:r w:rsidRPr="00C75C90">
        <w:rPr>
          <w:rStyle w:val="StyleUnderline"/>
        </w:rPr>
        <w:t xml:space="preserve"> the material realization of Agamben’s Camp</w:t>
      </w:r>
      <w:r w:rsidRPr="00C75C90">
        <w:rPr>
          <w:sz w:val="16"/>
        </w:rPr>
        <w:t xml:space="preserve">. Coleman contests that the spatiality regarding this Camp is not limited to the borderzone, but that it is relocating into America’s interior. Thus Coleman takes a nuanced reflection asserting that border enforcement therefore becomes increasingly everywhere. Building on Coleman’s observations, two further reflections can be drawn. </w:t>
      </w:r>
      <w:r w:rsidRPr="00C75C90">
        <w:rPr>
          <w:rStyle w:val="StyleUnderline"/>
        </w:rPr>
        <w:t xml:space="preserve">Firstly, the nature of ‘Prevention through Deterrence’ is applicable to US immigration policy beyond the Mexico/US borderzone. </w:t>
      </w:r>
      <w:r w:rsidRPr="00CD615D">
        <w:rPr>
          <w:rStyle w:val="StyleUnderline"/>
          <w:highlight w:val="cyan"/>
        </w:rPr>
        <w:t>Deterrence is present in</w:t>
      </w:r>
      <w:r w:rsidRPr="00C75C90">
        <w:rPr>
          <w:rStyle w:val="StyleUnderline"/>
        </w:rPr>
        <w:t xml:space="preserve"> the </w:t>
      </w:r>
      <w:r w:rsidRPr="00CD615D">
        <w:rPr>
          <w:rStyle w:val="StyleUnderline"/>
          <w:highlight w:val="cyan"/>
        </w:rPr>
        <w:t>media</w:t>
      </w:r>
      <w:r w:rsidRPr="00C75C90">
        <w:rPr>
          <w:rStyle w:val="StyleUnderline"/>
        </w:rPr>
        <w:t xml:space="preserve">, witnessed </w:t>
      </w:r>
      <w:r w:rsidRPr="00CD615D">
        <w:rPr>
          <w:rStyle w:val="StyleUnderline"/>
          <w:highlight w:val="cyan"/>
        </w:rPr>
        <w:t>in</w:t>
      </w:r>
      <w:r w:rsidRPr="00C75C90">
        <w:rPr>
          <w:rStyle w:val="StyleUnderline"/>
        </w:rPr>
        <w:t xml:space="preserve"> the </w:t>
      </w:r>
      <w:r w:rsidRPr="00CD615D">
        <w:rPr>
          <w:rStyle w:val="StyleUnderline"/>
          <w:highlight w:val="cyan"/>
        </w:rPr>
        <w:t>scripts of</w:t>
      </w:r>
      <w:r w:rsidRPr="00C75C90">
        <w:rPr>
          <w:rStyle w:val="StyleUnderline"/>
        </w:rPr>
        <w:t xml:space="preserve"> politicians and citizens across </w:t>
      </w:r>
      <w:r w:rsidRPr="00CD615D">
        <w:rPr>
          <w:rStyle w:val="StyleUnderline"/>
          <w:highlight w:val="cyan"/>
        </w:rPr>
        <w:t>the nation. Racial discourse deters</w:t>
      </w:r>
      <w:r w:rsidRPr="00CD615D">
        <w:rPr>
          <w:rStyle w:val="StyleUnderline"/>
        </w:rPr>
        <w:t xml:space="preserve"> those who do not represent</w:t>
      </w:r>
      <w:r w:rsidRPr="00C75C90">
        <w:rPr>
          <w:rStyle w:val="StyleUnderline"/>
        </w:rPr>
        <w:t xml:space="preserve"> the traditional American.</w:t>
      </w:r>
      <w:r w:rsidRPr="00C75C90">
        <w:rPr>
          <w:sz w:val="16"/>
        </w:rPr>
        <w:t xml:space="preserve"> Secondly, the prevention can be seen to increase this occurrence. </w:t>
      </w:r>
      <w:r w:rsidRPr="00C75C90">
        <w:rPr>
          <w:rStyle w:val="StyleUnderline"/>
        </w:rPr>
        <w:t xml:space="preserve">Undocumented </w:t>
      </w:r>
      <w:r w:rsidRPr="00CD615D">
        <w:rPr>
          <w:rStyle w:val="StyleUnderline"/>
          <w:highlight w:val="cyan"/>
        </w:rPr>
        <w:t>migrants</w:t>
      </w:r>
      <w:r w:rsidRPr="00C75C90">
        <w:rPr>
          <w:rStyle w:val="StyleUnderline"/>
        </w:rPr>
        <w:t xml:space="preserve"> from Mexico (and elsewhere) desire for greater standards of living which the US is perceived to possess. The bare life of the economically inactive are rejected</w:t>
      </w:r>
      <w:r w:rsidRPr="00C75C90">
        <w:rPr>
          <w:sz w:val="16"/>
        </w:rPr>
        <w:t>, with the elite of society only welcoming in Foucault’s homo economicus. This very act of prevention to the economically less able re-enforces the dominance of the US economy. Utilising spatial and temporal scales, we can thereby trace prevention through deterrence not only across the borderzone, but throughout the United States. Considering temporal scales allows one to see the complexity to which US policy is deeply seated. In short, prevention through deterrence assumes the emphasis on drastically decreasing the factors which previously encouraged migration. In reality, such actions serve to re-instate the northward magnet of migration due to unparalleled economic disparities which are only going to grow. This topic will be returned to in relation to the role resistance plays to such enforcement. Petty Sovereigns, Puppet Sovereigns With a borderzone that covers 26 million square feet, how is this securitisation practiced in reality</w:t>
      </w:r>
      <w:r w:rsidRPr="00C75C90">
        <w:t>?</w:t>
      </w:r>
      <w:r w:rsidRPr="00C75C90">
        <w:rPr>
          <w:rStyle w:val="StyleUnderline"/>
        </w:rPr>
        <w:t xml:space="preserve"> Beyond the actions of the state, </w:t>
      </w:r>
      <w:r w:rsidRPr="00F9283C">
        <w:rPr>
          <w:rStyle w:val="StyleUnderline"/>
          <w:highlight w:val="cyan"/>
        </w:rPr>
        <w:t>responsibility for the ‘safety’</w:t>
      </w:r>
      <w:r w:rsidRPr="00C75C90">
        <w:rPr>
          <w:rStyle w:val="StyleUnderline"/>
        </w:rPr>
        <w:t xml:space="preserve"> of the border </w:t>
      </w:r>
      <w:r w:rsidRPr="00F9283C">
        <w:rPr>
          <w:rStyle w:val="StyleUnderline"/>
          <w:highlight w:val="cyan"/>
        </w:rPr>
        <w:t>is delegated to</w:t>
      </w:r>
      <w:r w:rsidRPr="00C75C90">
        <w:rPr>
          <w:rStyle w:val="StyleUnderline"/>
        </w:rPr>
        <w:t xml:space="preserve"> individual non-federal officials and </w:t>
      </w:r>
      <w:r w:rsidRPr="00F9283C">
        <w:rPr>
          <w:rStyle w:val="StyleUnderline"/>
          <w:highlight w:val="cyan"/>
        </w:rPr>
        <w:t>immigration agents</w:t>
      </w:r>
      <w:r w:rsidRPr="00C75C90">
        <w:rPr>
          <w:rStyle w:val="StyleUnderline"/>
        </w:rPr>
        <w:t>. Though not the sovereign, these ‘</w:t>
      </w:r>
      <w:r w:rsidRPr="00CD615D">
        <w:rPr>
          <w:rStyle w:val="StyleUnderline"/>
          <w:highlight w:val="cyan"/>
        </w:rPr>
        <w:t>petty sovereigns</w:t>
      </w:r>
      <w:r w:rsidRPr="00C75C90">
        <w:rPr>
          <w:rStyle w:val="StyleUnderline"/>
        </w:rPr>
        <w:t xml:space="preserve">’ (to use Butler’s terminology) </w:t>
      </w:r>
      <w:r w:rsidRPr="00CD615D">
        <w:rPr>
          <w:rStyle w:val="StyleUnderline"/>
          <w:highlight w:val="cyan"/>
        </w:rPr>
        <w:t>are “delegated the authority</w:t>
      </w:r>
      <w:r w:rsidRPr="00C75C90">
        <w:rPr>
          <w:rStyle w:val="StyleUnderline"/>
        </w:rPr>
        <w:t xml:space="preserve"> to make the decision on the exception for the sovereign”.</w:t>
      </w:r>
      <w:r w:rsidRPr="00C75C90">
        <w:rPr>
          <w:sz w:val="16"/>
        </w:rPr>
        <w:t xml:space="preserve"> Therefore, the assertion proposed here is beyond simply referring to these agents as petty sovereigns, but rather as puppet sovereigns, succumbing to the will of the official sovereign. </w:t>
      </w:r>
      <w:r w:rsidRPr="00F9283C">
        <w:rPr>
          <w:rStyle w:val="StyleUnderline"/>
          <w:highlight w:val="cyan"/>
        </w:rPr>
        <w:t>Border agents become powerful to their particular realm</w:t>
      </w:r>
      <w:r w:rsidRPr="00C75C90">
        <w:rPr>
          <w:rStyle w:val="StyleUnderline"/>
        </w:rPr>
        <w:t xml:space="preserve">. This power is not original or versatile, rather </w:t>
      </w:r>
      <w:r w:rsidRPr="00CD615D">
        <w:rPr>
          <w:rStyle w:val="StyleUnderline"/>
          <w:highlight w:val="cyan"/>
        </w:rPr>
        <w:t>embedded in</w:t>
      </w:r>
      <w:r w:rsidRPr="00C75C90">
        <w:rPr>
          <w:rStyle w:val="StyleUnderline"/>
        </w:rPr>
        <w:t xml:space="preserve"> </w:t>
      </w:r>
      <w:r w:rsidRPr="00CD615D">
        <w:rPr>
          <w:rStyle w:val="StyleUnderline"/>
          <w:highlight w:val="cyan"/>
        </w:rPr>
        <w:t>the confines of the</w:t>
      </w:r>
      <w:r w:rsidRPr="00C75C90">
        <w:rPr>
          <w:rStyle w:val="StyleUnderline"/>
        </w:rPr>
        <w:t xml:space="preserve"> master puppeteer or </w:t>
      </w:r>
      <w:r w:rsidRPr="00CD615D">
        <w:rPr>
          <w:rStyle w:val="StyleUnderline"/>
          <w:highlight w:val="cyan"/>
        </w:rPr>
        <w:t>sovereign</w:t>
      </w:r>
      <w:r w:rsidRPr="00C75C90">
        <w:rPr>
          <w:rStyle w:val="StyleUnderline"/>
        </w:rPr>
        <w:t>. Immigration officials are vested the power to judge the validity of the migrant, that is the identity performed during this moment of crisis at the borde</w:t>
      </w:r>
      <w:r w:rsidRPr="00C75C90">
        <w:rPr>
          <w:sz w:val="16"/>
        </w:rPr>
        <w:t xml:space="preserve">r (Salter, 2008; Sparke, 2006). The breath of the immigration officer dictates the political life or death of every individual in the borderzone. To aid in the state’s endeavors, further help is required in the form of technology which will now discussed. Smart Borders and Tall Orders In order to effectively discuss the utilization of borders within the Mexico/US context, a securitization framework is required. After 9/11, the Bush administration was swift to look to technology to aid in the War on Terror with the introduction of Smart Borders. With the terrorist attacks of 2001 seen by some as an avoidable event if technology was more prevalently used, this discourse resulted in the significant funding of $10 billion in the (further) securitization of US borders. With every increase in expenditure, the Mexico/US border observed decreased attempted crossings and the empowering of the barricade to migration. Used both north and south of the border, high-tech surveillance was brought to the forefront of US immigration policies. </w:t>
      </w:r>
      <w:r w:rsidRPr="00CD615D">
        <w:rPr>
          <w:rStyle w:val="StyleUnderline"/>
          <w:highlight w:val="cyan"/>
        </w:rPr>
        <w:t>Technology</w:t>
      </w:r>
      <w:r w:rsidRPr="00C75C90">
        <w:rPr>
          <w:rStyle w:val="StyleUnderline"/>
        </w:rPr>
        <w:t xml:space="preserve">’s role </w:t>
      </w:r>
      <w:r w:rsidRPr="00CD615D">
        <w:rPr>
          <w:rStyle w:val="StyleUnderline"/>
          <w:highlight w:val="cyan"/>
        </w:rPr>
        <w:t xml:space="preserve">implemented a ‘virtual </w:t>
      </w:r>
      <w:r w:rsidRPr="004B58A7">
        <w:rPr>
          <w:rStyle w:val="StyleUnderline"/>
          <w:highlight w:val="cyan"/>
        </w:rPr>
        <w:t>border’ with</w:t>
      </w:r>
      <w:r w:rsidRPr="00C75C90">
        <w:rPr>
          <w:rStyle w:val="StyleUnderline"/>
        </w:rPr>
        <w:t xml:space="preserve"> the use of x</w:t>
      </w:r>
      <w:r w:rsidRPr="004B58A7">
        <w:rPr>
          <w:rStyle w:val="StyleUnderline"/>
          <w:highlight w:val="cyan"/>
        </w:rPr>
        <w:t>-rays, fingerprints and retina scans</w:t>
      </w:r>
      <w:r w:rsidRPr="00C75C90">
        <w:rPr>
          <w:rStyle w:val="StyleUnderline"/>
        </w:rPr>
        <w:t xml:space="preserve"> to speed the process of immigration and cargo checks which had previously brought cities to gridlock following 9/11.</w:t>
      </w:r>
      <w:r w:rsidRPr="00C75C90">
        <w:rPr>
          <w:sz w:val="16"/>
        </w:rPr>
        <w:t xml:space="preserve"> Amoore (2006) discusses the curious implications of the United States Visitor and Immigrant Status Indicator Technology (US VISIT). The VISIT system applies risks to varying occupations, ethnicities, genders and religions</w:t>
      </w:r>
      <w:r w:rsidRPr="00C75C90">
        <w:rPr>
          <w:rStyle w:val="StyleUnderline"/>
        </w:rPr>
        <w:t xml:space="preserve">. From this, </w:t>
      </w:r>
      <w:r w:rsidRPr="00CD615D">
        <w:rPr>
          <w:rStyle w:val="StyleUnderline"/>
          <w:highlight w:val="cyan"/>
        </w:rPr>
        <w:t>systems</w:t>
      </w:r>
      <w:r w:rsidRPr="00C75C90">
        <w:rPr>
          <w:rStyle w:val="StyleUnderline"/>
        </w:rPr>
        <w:t xml:space="preserve"> would </w:t>
      </w:r>
      <w:r w:rsidRPr="00CD615D">
        <w:rPr>
          <w:rStyle w:val="StyleUnderline"/>
          <w:highlight w:val="cyan"/>
        </w:rPr>
        <w:t>score certain members of society as ‘higher risks’</w:t>
      </w:r>
      <w:r w:rsidRPr="00C75C90">
        <w:rPr>
          <w:rStyle w:val="StyleUnderline"/>
        </w:rPr>
        <w:t xml:space="preserve"> to national security than others. </w:t>
      </w:r>
      <w:r w:rsidRPr="00CD615D">
        <w:rPr>
          <w:rStyle w:val="StyleUnderline"/>
          <w:highlight w:val="cyan"/>
        </w:rPr>
        <w:t>This</w:t>
      </w:r>
      <w:r w:rsidRPr="00C75C90">
        <w:rPr>
          <w:rStyle w:val="StyleUnderline"/>
        </w:rPr>
        <w:t xml:space="preserve"> is a racial discourse of </w:t>
      </w:r>
      <w:r w:rsidRPr="00CD615D">
        <w:rPr>
          <w:rStyle w:val="StyleUnderline"/>
          <w:highlight w:val="cyan"/>
        </w:rPr>
        <w:t>discrimination</w:t>
      </w:r>
      <w:r w:rsidRPr="00C75C90">
        <w:rPr>
          <w:rStyle w:val="StyleUnderline"/>
        </w:rPr>
        <w:t xml:space="preserve">, as individuals are seen no longer as persons but as numbers, </w:t>
      </w:r>
      <w:r w:rsidRPr="00CD615D">
        <w:rPr>
          <w:rStyle w:val="StyleUnderline"/>
          <w:highlight w:val="cyan"/>
        </w:rPr>
        <w:t>reduce</w:t>
      </w:r>
      <w:r w:rsidRPr="00C75C90">
        <w:rPr>
          <w:rStyle w:val="StyleUnderline"/>
        </w:rPr>
        <w:t xml:space="preserve">d </w:t>
      </w:r>
      <w:r w:rsidRPr="00CD615D">
        <w:rPr>
          <w:rStyle w:val="StyleUnderline"/>
          <w:highlight w:val="cyan"/>
        </w:rPr>
        <w:t>to</w:t>
      </w:r>
      <w:r w:rsidRPr="00C75C90">
        <w:rPr>
          <w:rStyle w:val="StyleUnderline"/>
        </w:rPr>
        <w:t xml:space="preserve"> a </w:t>
      </w:r>
      <w:r w:rsidRPr="00CD615D">
        <w:rPr>
          <w:rStyle w:val="StyleUnderline"/>
          <w:highlight w:val="cyan"/>
        </w:rPr>
        <w:t>statistic</w:t>
      </w:r>
      <w:r w:rsidRPr="00C75C90">
        <w:rPr>
          <w:rStyle w:val="StyleUnderline"/>
        </w:rPr>
        <w:t xml:space="preserve"> of a population, foreseen by Foucault </w:t>
      </w:r>
      <w:r w:rsidRPr="00CD615D">
        <w:rPr>
          <w:rStyle w:val="StyleUnderline"/>
          <w:highlight w:val="cyan"/>
        </w:rPr>
        <w:t>through biopower</w:t>
      </w:r>
      <w:r w:rsidRPr="00C75C90">
        <w:rPr>
          <w:sz w:val="16"/>
        </w:rPr>
        <w:t>. To combat this discrimination, humanitarianism bears a strong discourse to which we now turn.</w:t>
      </w:r>
    </w:p>
    <w:p w14:paraId="796CCE8A" w14:textId="77777777" w:rsidR="009D4E9F" w:rsidRDefault="009D4E9F" w:rsidP="009D4E9F"/>
    <w:p w14:paraId="00F0BF3E" w14:textId="5F88A3D9" w:rsidR="00DC41DD" w:rsidRPr="00897BEC" w:rsidRDefault="0022640A" w:rsidP="00DC41DD">
      <w:pPr>
        <w:pStyle w:val="Heading4"/>
      </w:pPr>
      <w:r>
        <w:t>R</w:t>
      </w:r>
      <w:r w:rsidR="00ED2D28">
        <w:t>esolution</w:t>
      </w:r>
      <w:r>
        <w:t>al</w:t>
      </w:r>
      <w:r w:rsidR="00ED2D28">
        <w:t xml:space="preserve"> calls for an ease of mobility </w:t>
      </w:r>
      <w:r w:rsidR="00DC41DD">
        <w:t>ha</w:t>
      </w:r>
      <w:r>
        <w:t>ve</w:t>
      </w:r>
      <w:r w:rsidR="00DC41DD">
        <w:t xml:space="preserve"> </w:t>
      </w:r>
      <w:r w:rsidR="00ED2D28">
        <w:t>been structured by</w:t>
      </w:r>
      <w:r w:rsidR="00DC41DD">
        <w:t xml:space="preserve"> the state of exception </w:t>
      </w:r>
      <w:r w:rsidR="00ED2D28">
        <w:t>to be</w:t>
      </w:r>
      <w:r w:rsidR="00DC41DD">
        <w:t xml:space="preserve"> weaponized against noncitizens to subject them to biopolitical discipline</w:t>
      </w:r>
      <w:r w:rsidR="00ED2D28">
        <w:t xml:space="preserve"> and render them into bare life</w:t>
      </w:r>
    </w:p>
    <w:p w14:paraId="2EE55935" w14:textId="77777777" w:rsidR="00DC41DD" w:rsidRDefault="00DC41DD" w:rsidP="00DC41DD">
      <w:r w:rsidRPr="00897BEC">
        <w:rPr>
          <w:rStyle w:val="Style13ptBold"/>
        </w:rPr>
        <w:t>Packer 2006</w:t>
      </w:r>
      <w:r>
        <w:t xml:space="preserve"> (Jeremy, Jeremy Packer received his Ph.D. from the University of Illinois in 2001.  Before coming to the University of Toronto, he was Assistant Professor at Penn State University, and both Associate Professor and Professor at North Carolina State University. He has also been a visiting Lecturer in Media Studies at the University of Amsterdam and in Media and Communication Studies at the University of Jonkoping, Sweden, “Becoming Bombs: Mobilizing Mobility In The War Of Terror”, 20 August 2006, Cultural Studies Vol. 20, Nos. 4 -5, http://dx.doi.org/10.1080/09502380600711105)/AK47 </w:t>
      </w:r>
    </w:p>
    <w:p w14:paraId="2F9C1C20" w14:textId="77777777" w:rsidR="00DC41DD" w:rsidRDefault="00DC41DD" w:rsidP="00DC41DD">
      <w:pPr>
        <w:rPr>
          <w:sz w:val="16"/>
        </w:rPr>
      </w:pPr>
      <w:r w:rsidRPr="002E22EC">
        <w:rPr>
          <w:sz w:val="16"/>
        </w:rPr>
        <w:t xml:space="preserve">An </w:t>
      </w:r>
      <w:r w:rsidRPr="00897BEC">
        <w:rPr>
          <w:rStyle w:val="StyleUnderline"/>
        </w:rPr>
        <w:t xml:space="preserve">automobile is a lethal weapon, an instrument of </w:t>
      </w:r>
      <w:proofErr w:type="gramStart"/>
      <w:r w:rsidRPr="00897BEC">
        <w:rPr>
          <w:rStyle w:val="StyleUnderline"/>
        </w:rPr>
        <w:t>power</w:t>
      </w:r>
      <w:r w:rsidRPr="002E22EC">
        <w:rPr>
          <w:sz w:val="16"/>
        </w:rPr>
        <w:t xml:space="preserve">  the</w:t>
      </w:r>
      <w:proofErr w:type="gramEnd"/>
      <w:r w:rsidRPr="002E22EC">
        <w:rPr>
          <w:sz w:val="16"/>
        </w:rPr>
        <w:t xml:space="preserve"> little man given a hundred and fifty big horses. Under the stress of hostility, he may use this power quite irrationally. (Zolotow 1955, p. 14) The </w:t>
      </w:r>
      <w:r w:rsidRPr="00897BEC">
        <w:rPr>
          <w:rStyle w:val="StyleUnderline"/>
        </w:rPr>
        <w:t>war is on and we are all becoming bombs</w:t>
      </w:r>
      <w:r w:rsidRPr="002E22EC">
        <w:rPr>
          <w:sz w:val="16"/>
        </w:rPr>
        <w:t xml:space="preserve">. Let me repeat. The war is on and whether you like it or not (upon entering the US Homeland), you are becoming a bomb. In the </w:t>
      </w:r>
      <w:r w:rsidRPr="00BE39FE">
        <w:rPr>
          <w:rStyle w:val="Emphasis"/>
        </w:rPr>
        <w:t>US’s new war of terror a specific formation of the war machine has been turned upon its own citizenry</w:t>
      </w:r>
      <w:r w:rsidRPr="00BE39FE">
        <w:rPr>
          <w:sz w:val="16"/>
        </w:rPr>
        <w:t>.</w:t>
      </w:r>
      <w:r w:rsidRPr="00BE39FE">
        <w:rPr>
          <w:sz w:val="16"/>
          <w:highlight w:val="yellow"/>
        </w:rPr>
        <w:t xml:space="preserve"> </w:t>
      </w:r>
      <w:r w:rsidRPr="00BE39FE">
        <w:rPr>
          <w:rStyle w:val="StyleUnderline"/>
          <w:highlight w:val="yellow"/>
        </w:rPr>
        <w:t>Citizens and non-citizens</w:t>
      </w:r>
      <w:r w:rsidRPr="00897BEC">
        <w:rPr>
          <w:rStyle w:val="StyleUnderline"/>
        </w:rPr>
        <w:t xml:space="preserve"> alike </w:t>
      </w:r>
      <w:r w:rsidRPr="00BE39FE">
        <w:rPr>
          <w:rStyle w:val="StyleUnderline"/>
          <w:highlight w:val="yellow"/>
        </w:rPr>
        <w:t>are</w:t>
      </w:r>
      <w:r w:rsidRPr="00897BEC">
        <w:rPr>
          <w:rStyle w:val="StyleUnderline"/>
        </w:rPr>
        <w:t xml:space="preserve"> now </w:t>
      </w:r>
      <w:r w:rsidRPr="00BE39FE">
        <w:rPr>
          <w:rStyle w:val="StyleUnderline"/>
          <w:highlight w:val="yellow"/>
        </w:rPr>
        <w:t>treated as an always present threat</w:t>
      </w:r>
      <w:r w:rsidRPr="002E22EC">
        <w:rPr>
          <w:sz w:val="16"/>
        </w:rPr>
        <w:t xml:space="preserve">. In this sense all are imagined as combatants and all-terrain the site of battle. </w:t>
      </w:r>
      <w:r w:rsidRPr="00BE39FE">
        <w:rPr>
          <w:rStyle w:val="Emphasis"/>
          <w:highlight w:val="yellow"/>
        </w:rPr>
        <w:t>Mobility</w:t>
      </w:r>
      <w:r w:rsidRPr="002E22EC">
        <w:rPr>
          <w:sz w:val="16"/>
        </w:rPr>
        <w:t xml:space="preserve">, the crossing of terrain, </w:t>
      </w:r>
      <w:r w:rsidRPr="00BE39FE">
        <w:rPr>
          <w:rStyle w:val="StyleUnderline"/>
          <w:highlight w:val="yellow"/>
        </w:rPr>
        <w:t>is</w:t>
      </w:r>
      <w:r w:rsidRPr="00897BEC">
        <w:rPr>
          <w:rStyle w:val="StyleUnderline"/>
        </w:rPr>
        <w:t xml:space="preserve"> in differing ways </w:t>
      </w:r>
      <w:r w:rsidRPr="00BE39FE">
        <w:rPr>
          <w:rStyle w:val="StyleUnderline"/>
          <w:highlight w:val="yellow"/>
        </w:rPr>
        <w:t>a</w:t>
      </w:r>
      <w:r w:rsidRPr="00897BEC">
        <w:rPr>
          <w:rStyle w:val="StyleUnderline"/>
        </w:rPr>
        <w:t xml:space="preserve"> prime </w:t>
      </w:r>
      <w:r w:rsidRPr="00BE39FE">
        <w:rPr>
          <w:rStyle w:val="StyleUnderline"/>
          <w:highlight w:val="yellow"/>
        </w:rPr>
        <w:t>form of weaponry</w:t>
      </w:r>
      <w:r w:rsidRPr="00897BEC">
        <w:rPr>
          <w:rStyle w:val="StyleUnderline"/>
        </w:rPr>
        <w:t xml:space="preserve">. </w:t>
      </w:r>
      <w:r w:rsidRPr="002E22EC">
        <w:rPr>
          <w:sz w:val="16"/>
        </w:rPr>
        <w:t xml:space="preserve">Contextually, it </w:t>
      </w:r>
      <w:r w:rsidRPr="00897BEC">
        <w:rPr>
          <w:rStyle w:val="StyleUnderline"/>
        </w:rPr>
        <w:t>has become</w:t>
      </w:r>
      <w:r w:rsidRPr="002E22EC">
        <w:rPr>
          <w:sz w:val="16"/>
        </w:rPr>
        <w:t xml:space="preserve"> something of </w:t>
      </w:r>
      <w:r w:rsidRPr="00897BEC">
        <w:rPr>
          <w:rStyle w:val="StyleUnderline"/>
        </w:rPr>
        <w:t>a cliche´ to recognize</w:t>
      </w:r>
      <w:r w:rsidRPr="002E22EC">
        <w:rPr>
          <w:sz w:val="16"/>
        </w:rPr>
        <w:t xml:space="preserve"> </w:t>
      </w:r>
      <w:r w:rsidRPr="008D079C">
        <w:rPr>
          <w:rStyle w:val="StyleUnderline"/>
        </w:rPr>
        <w:t>the increasingly mobile global population.</w:t>
      </w:r>
      <w:r w:rsidRPr="002E22EC">
        <w:rPr>
          <w:sz w:val="16"/>
        </w:rPr>
        <w:t xml:space="preserve"> Yet, the explosive possibilities of such mobility and how this alters the relation of governed and governance are something which has yet to receive ample theoretical attention. Gillian Fuller (2003) stresses that ‘We might move more, and through increasingly complex landscapes, but </w:t>
      </w:r>
      <w:r w:rsidRPr="008D079C">
        <w:rPr>
          <w:rStyle w:val="StyleUnderline"/>
        </w:rPr>
        <w:t>we are</w:t>
      </w:r>
      <w:r w:rsidRPr="002E22EC">
        <w:rPr>
          <w:sz w:val="16"/>
        </w:rPr>
        <w:t xml:space="preserve"> also </w:t>
      </w:r>
      <w:r w:rsidRPr="008D079C">
        <w:rPr>
          <w:rStyle w:val="StyleUnderline"/>
        </w:rPr>
        <w:t>more streamlined and proceduralised in</w:t>
      </w:r>
      <w:r w:rsidRPr="002E22EC">
        <w:rPr>
          <w:sz w:val="16"/>
        </w:rPr>
        <w:t xml:space="preserve"> these </w:t>
      </w:r>
      <w:r w:rsidRPr="008D079C">
        <w:rPr>
          <w:rStyle w:val="StyleUnderline"/>
        </w:rPr>
        <w:t>movements’</w:t>
      </w:r>
      <w:r w:rsidRPr="002E22EC">
        <w:rPr>
          <w:sz w:val="16"/>
        </w:rPr>
        <w:t xml:space="preserve">. When such </w:t>
      </w:r>
      <w:r w:rsidRPr="008D079C">
        <w:rPr>
          <w:rStyle w:val="StyleUnderline"/>
        </w:rPr>
        <w:t>movement is increasingly processed and treated as if it might be a bomb</w:t>
      </w:r>
      <w:r w:rsidRPr="002E22EC">
        <w:rPr>
          <w:sz w:val="16"/>
        </w:rPr>
        <w:t xml:space="preserve">, </w:t>
      </w:r>
      <w:r w:rsidRPr="00BE39FE">
        <w:rPr>
          <w:rStyle w:val="Emphasis"/>
          <w:highlight w:val="yellow"/>
        </w:rPr>
        <w:t>mobile subjects are made enemies</w:t>
      </w:r>
      <w:r w:rsidRPr="008D079C">
        <w:rPr>
          <w:rStyle w:val="Emphasis"/>
        </w:rPr>
        <w:t xml:space="preserve"> in terms of the state’s relationship to them.</w:t>
      </w:r>
      <w:r w:rsidRPr="002E22EC">
        <w:rPr>
          <w:sz w:val="16"/>
        </w:rPr>
        <w:t xml:space="preserve"> This essay examines previous forms of governing, or proceduralising, mobility and the legitimating logic for doing so, and how these have been radically altered post 9/11 via implementations of Homeland Security. Whether at border crossings, airport terminals, roadside police interrogations, ports, or security checks at government buildings, what is often referred to as ‘</w:t>
      </w:r>
      <w:r w:rsidRPr="008D079C">
        <w:rPr>
          <w:rStyle w:val="StyleUnderline"/>
        </w:rPr>
        <w:t xml:space="preserve">freedom of </w:t>
      </w:r>
      <w:r w:rsidRPr="00BE39FE">
        <w:rPr>
          <w:rStyle w:val="StyleUnderline"/>
          <w:highlight w:val="yellow"/>
        </w:rPr>
        <w:t>movement’</w:t>
      </w:r>
      <w:r w:rsidRPr="008D079C">
        <w:rPr>
          <w:rStyle w:val="StyleUnderline"/>
        </w:rPr>
        <w:t xml:space="preserve"> </w:t>
      </w:r>
      <w:r w:rsidRPr="00BE39FE">
        <w:rPr>
          <w:rStyle w:val="StyleUnderline"/>
          <w:highlight w:val="yellow"/>
        </w:rPr>
        <w:t>has become</w:t>
      </w:r>
      <w:r w:rsidRPr="008D079C">
        <w:rPr>
          <w:rStyle w:val="StyleUnderline"/>
        </w:rPr>
        <w:t xml:space="preserve"> one site </w:t>
      </w:r>
      <w:r w:rsidRPr="00BE39FE">
        <w:rPr>
          <w:rStyle w:val="StyleUnderline"/>
          <w:highlight w:val="yellow"/>
        </w:rPr>
        <w:t>where</w:t>
      </w:r>
      <w:r w:rsidRPr="002E22EC">
        <w:rPr>
          <w:sz w:val="16"/>
        </w:rPr>
        <w:t xml:space="preserve"> the ‘</w:t>
      </w:r>
      <w:r w:rsidRPr="008D079C">
        <w:rPr>
          <w:rStyle w:val="StyleUnderline"/>
        </w:rPr>
        <w:t xml:space="preserve">Homeland’s’ </w:t>
      </w:r>
      <w:r w:rsidRPr="00BE39FE">
        <w:rPr>
          <w:rStyle w:val="StyleUnderline"/>
          <w:highlight w:val="yellow"/>
        </w:rPr>
        <w:t>security is seen</w:t>
      </w:r>
      <w:r w:rsidRPr="008D079C">
        <w:rPr>
          <w:rStyle w:val="StyleUnderline"/>
        </w:rPr>
        <w:t xml:space="preserve"> to be </w:t>
      </w:r>
      <w:r w:rsidRPr="00BE39FE">
        <w:rPr>
          <w:rStyle w:val="StyleUnderline"/>
          <w:highlight w:val="yellow"/>
        </w:rPr>
        <w:t>at risk</w:t>
      </w:r>
      <w:r w:rsidRPr="008D079C">
        <w:rPr>
          <w:rStyle w:val="StyleUnderline"/>
        </w:rPr>
        <w:t>.</w:t>
      </w:r>
      <w:r w:rsidRPr="002E22EC">
        <w:rPr>
          <w:sz w:val="16"/>
        </w:rPr>
        <w:t xml:space="preserve"> Points that Fuller notes are thresholds where we are checked. </w:t>
      </w:r>
      <w:r w:rsidRPr="00310DA5">
        <w:rPr>
          <w:rStyle w:val="StyleUnderline"/>
        </w:rPr>
        <w:t xml:space="preserve">Conceptions of whom has such </w:t>
      </w:r>
      <w:r w:rsidRPr="00310DA5">
        <w:rPr>
          <w:rStyle w:val="StyleUnderline"/>
          <w:highlight w:val="yellow"/>
        </w:rPr>
        <w:t>freedom</w:t>
      </w:r>
      <w:r w:rsidRPr="008D079C">
        <w:rPr>
          <w:rStyle w:val="StyleUnderline"/>
        </w:rPr>
        <w:t xml:space="preserve"> to cross, how, when, where, and with what velocity, has all changed</w:t>
      </w:r>
      <w:r w:rsidRPr="002E22EC">
        <w:rPr>
          <w:sz w:val="16"/>
        </w:rPr>
        <w:t xml:space="preserve">. As the Department of Homeland Security’s website (dhs.gov 2002) states, ‘The </w:t>
      </w:r>
      <w:r w:rsidRPr="008D079C">
        <w:rPr>
          <w:rStyle w:val="StyleUnderline"/>
        </w:rPr>
        <w:t>increasing mobility</w:t>
      </w:r>
      <w:r w:rsidRPr="002E22EC">
        <w:rPr>
          <w:sz w:val="16"/>
        </w:rPr>
        <w:t xml:space="preserve"> and destructive potential of modern terrorism </w:t>
      </w:r>
      <w:r w:rsidRPr="008D079C">
        <w:rPr>
          <w:rStyle w:val="StyleUnderline"/>
        </w:rPr>
        <w:t>has required the United States to rethink</w:t>
      </w:r>
      <w:r w:rsidRPr="002E22EC">
        <w:rPr>
          <w:sz w:val="16"/>
        </w:rPr>
        <w:t xml:space="preserve"> and rearrange fundamentally </w:t>
      </w:r>
      <w:r w:rsidRPr="008D079C">
        <w:rPr>
          <w:rStyle w:val="StyleUnderline"/>
        </w:rPr>
        <w:t>its systems for border and transportation security’</w:t>
      </w:r>
      <w:r w:rsidRPr="002E22EC">
        <w:rPr>
          <w:sz w:val="16"/>
        </w:rPr>
        <w:t xml:space="preserve">. Yet, mobility is also imagined as a productive force for ensuring homeland security as a number of programs call upon the auto-mobile citizen to expand the capacities of state surveillance. For instance the </w:t>
      </w:r>
      <w:r w:rsidRPr="00310DA5">
        <w:rPr>
          <w:rStyle w:val="StyleUnderline"/>
          <w:highlight w:val="yellow"/>
        </w:rPr>
        <w:t>Terrorism</w:t>
      </w:r>
      <w:r w:rsidRPr="008D079C">
        <w:rPr>
          <w:rStyle w:val="StyleUnderline"/>
        </w:rPr>
        <w:t xml:space="preserve"> Information and Prevention </w:t>
      </w:r>
      <w:r w:rsidRPr="00310DA5">
        <w:rPr>
          <w:rStyle w:val="StyleUnderline"/>
          <w:highlight w:val="yellow"/>
        </w:rPr>
        <w:t>System called for citizens to keep</w:t>
      </w:r>
      <w:r w:rsidRPr="008D079C">
        <w:rPr>
          <w:rStyle w:val="StyleUnderline"/>
        </w:rPr>
        <w:t xml:space="preserve"> </w:t>
      </w:r>
      <w:r w:rsidRPr="00310DA5">
        <w:rPr>
          <w:rStyle w:val="StyleUnderline"/>
          <w:highlight w:val="yellow"/>
        </w:rPr>
        <w:t>an eye</w:t>
      </w:r>
      <w:r w:rsidRPr="008D079C">
        <w:rPr>
          <w:rStyle w:val="StyleUnderline"/>
        </w:rPr>
        <w:t xml:space="preserve"> out </w:t>
      </w:r>
      <w:r w:rsidRPr="00310DA5">
        <w:rPr>
          <w:rStyle w:val="StyleUnderline"/>
          <w:highlight w:val="yellow"/>
        </w:rPr>
        <w:t>for</w:t>
      </w:r>
      <w:r w:rsidRPr="008D079C">
        <w:rPr>
          <w:rStyle w:val="StyleUnderline"/>
        </w:rPr>
        <w:t xml:space="preserve"> </w:t>
      </w:r>
      <w:r w:rsidRPr="00310DA5">
        <w:rPr>
          <w:rStyle w:val="StyleUnderline"/>
          <w:highlight w:val="yellow"/>
        </w:rPr>
        <w:t>potential terrorist activity</w:t>
      </w:r>
      <w:r w:rsidRPr="002E22EC">
        <w:rPr>
          <w:sz w:val="16"/>
        </w:rPr>
        <w:t xml:space="preserve"> while in their cars. The 300,000 transportation industry workers were called upon by the American Trucking Association and the Department of Homeland Security to take part in </w:t>
      </w:r>
      <w:r w:rsidRPr="00310DA5">
        <w:rPr>
          <w:rStyle w:val="StyleUnderline"/>
          <w:highlight w:val="yellow"/>
        </w:rPr>
        <w:t>Highway Watch</w:t>
      </w:r>
      <w:r w:rsidRPr="002E22EC">
        <w:rPr>
          <w:sz w:val="16"/>
        </w:rPr>
        <w:t xml:space="preserve"> which would </w:t>
      </w:r>
      <w:r w:rsidRPr="00310DA5">
        <w:rPr>
          <w:rStyle w:val="StyleUnderline"/>
          <w:highlight w:val="yellow"/>
        </w:rPr>
        <w:t>conscript truckers as</w:t>
      </w:r>
      <w:r w:rsidRPr="008D079C">
        <w:rPr>
          <w:rStyle w:val="StyleUnderline"/>
        </w:rPr>
        <w:t xml:space="preserve"> </w:t>
      </w:r>
      <w:r w:rsidRPr="00310DA5">
        <w:rPr>
          <w:rStyle w:val="StyleUnderline"/>
          <w:highlight w:val="yellow"/>
        </w:rPr>
        <w:t>part of a</w:t>
      </w:r>
      <w:r w:rsidRPr="008D079C">
        <w:rPr>
          <w:rStyle w:val="StyleUnderline"/>
        </w:rPr>
        <w:t xml:space="preserve"> </w:t>
      </w:r>
      <w:r w:rsidRPr="00310DA5">
        <w:rPr>
          <w:rStyle w:val="StyleUnderline"/>
          <w:highlight w:val="yellow"/>
        </w:rPr>
        <w:t>mobile surveillance</w:t>
      </w:r>
      <w:r w:rsidRPr="008D079C">
        <w:rPr>
          <w:rStyle w:val="StyleUnderline"/>
        </w:rPr>
        <w:t xml:space="preserve"> system</w:t>
      </w:r>
      <w:r w:rsidRPr="002E22EC">
        <w:rPr>
          <w:sz w:val="16"/>
        </w:rPr>
        <w:t xml:space="preserve">. This is not to simply state that a more repressive form of power is being enacted in which mobile individuals are constantly being told ‘No. You can not enter (or leave) here’. Though for many this has been the case.1 Rather, how </w:t>
      </w:r>
      <w:r w:rsidRPr="008D079C">
        <w:rPr>
          <w:rStyle w:val="StyleUnderline"/>
        </w:rPr>
        <w:t>mobility is governed and used to govern has changed</w:t>
      </w:r>
      <w:r w:rsidRPr="002E22EC">
        <w:rPr>
          <w:sz w:val="16"/>
        </w:rPr>
        <w:t xml:space="preserve">. It is in essence a question of ‘how has mobility been differently problematized?’2 What follows is a detailed examination of how the governance of one form of mobility, automobility, provides insight into the broader problematic. </w:t>
      </w:r>
      <w:r w:rsidRPr="008D079C">
        <w:rPr>
          <w:rStyle w:val="StyleUnderline"/>
        </w:rPr>
        <w:t>When every car is imagined as a possible car-bomb, the rules of the road obviously change.</w:t>
      </w:r>
      <w:r w:rsidRPr="002E22EC">
        <w:rPr>
          <w:sz w:val="16"/>
        </w:rPr>
        <w:t xml:space="preserve"> These </w:t>
      </w:r>
      <w:r w:rsidRPr="008D079C">
        <w:rPr>
          <w:rStyle w:val="StyleUnderline"/>
        </w:rPr>
        <w:t>new formulations</w:t>
      </w:r>
      <w:r w:rsidRPr="002E22EC">
        <w:rPr>
          <w:sz w:val="16"/>
        </w:rPr>
        <w:t xml:space="preserve"> </w:t>
      </w:r>
      <w:r w:rsidRPr="008D079C">
        <w:rPr>
          <w:rStyle w:val="StyleUnderline"/>
        </w:rPr>
        <w:t>draw from</w:t>
      </w:r>
      <w:r w:rsidRPr="002E22EC">
        <w:rPr>
          <w:sz w:val="16"/>
        </w:rPr>
        <w:t xml:space="preserve"> those </w:t>
      </w:r>
      <w:r w:rsidRPr="008D079C">
        <w:rPr>
          <w:rStyle w:val="StyleUnderline"/>
        </w:rPr>
        <w:t>derived of previous problematizations of mobility.</w:t>
      </w:r>
      <w:r w:rsidRPr="002E22EC">
        <w:rPr>
          <w:sz w:val="16"/>
        </w:rPr>
        <w:t xml:space="preserve"> The technologies of governance present in the not so distant past have surely been ramped up, but they are not wholly new. As the head of Technology and Public Policy Program for the Center for Strategic and International Studies states (Lewis cited in Shachtman 2003) in reference to the most far-reaching of these new technologies, Combat Zones that See (CTS), ‘it’s just connecting things that already exist’. In fact, the very </w:t>
      </w:r>
      <w:r w:rsidRPr="00310DA5">
        <w:rPr>
          <w:rStyle w:val="StyleUnderline"/>
          <w:highlight w:val="yellow"/>
        </w:rPr>
        <w:t>technologies</w:t>
      </w:r>
      <w:r w:rsidRPr="008D079C">
        <w:rPr>
          <w:rStyle w:val="StyleUnderline"/>
        </w:rPr>
        <w:t xml:space="preserve"> used under the</w:t>
      </w:r>
      <w:r w:rsidRPr="002E22EC">
        <w:rPr>
          <w:sz w:val="16"/>
        </w:rPr>
        <w:t xml:space="preserve"> guidance of what I call the </w:t>
      </w:r>
      <w:r w:rsidRPr="008D079C">
        <w:rPr>
          <w:rStyle w:val="StyleUnderline"/>
        </w:rPr>
        <w:t>automobility safety regime</w:t>
      </w:r>
      <w:r w:rsidRPr="002E22EC">
        <w:rPr>
          <w:sz w:val="16"/>
        </w:rPr>
        <w:t xml:space="preserve"> (Packer 2003); </w:t>
      </w:r>
      <w:r w:rsidRPr="00310DA5">
        <w:rPr>
          <w:rStyle w:val="StyleUnderline"/>
          <w:highlight w:val="yellow"/>
        </w:rPr>
        <w:t>have been applied extensively</w:t>
      </w:r>
      <w:r w:rsidRPr="002E22EC">
        <w:rPr>
          <w:sz w:val="16"/>
        </w:rPr>
        <w:t xml:space="preserve"> in this new security regime. Yet, it is partially the availability of such technologies that makes for their easy application. David Lyon (2003) makes evident that such new </w:t>
      </w:r>
      <w:r w:rsidRPr="008D079C">
        <w:rPr>
          <w:rStyle w:val="StyleUnderline"/>
        </w:rPr>
        <w:t>applications have been widespread</w:t>
      </w:r>
      <w:r w:rsidRPr="002E22EC">
        <w:rPr>
          <w:sz w:val="16"/>
        </w:rPr>
        <w:t xml:space="preserve"> in the U.S’.s war on terror. Homeland Security in this regard is a new use of old tools</w:t>
      </w:r>
      <w:r w:rsidRPr="008D079C">
        <w:rPr>
          <w:rStyle w:val="StyleUnderline"/>
        </w:rPr>
        <w:t>; a governmental and corporate game of shifting resources and expenditures from one profitable arena to an even more profitable one</w:t>
      </w:r>
      <w:r w:rsidRPr="002E22EC">
        <w:rPr>
          <w:sz w:val="16"/>
        </w:rPr>
        <w:t xml:space="preserve">. But, it is also </w:t>
      </w:r>
      <w:r w:rsidRPr="008D079C">
        <w:rPr>
          <w:rStyle w:val="StyleUnderline"/>
        </w:rPr>
        <w:t>much more than that</w:t>
      </w:r>
      <w:r w:rsidRPr="002E22EC">
        <w:rPr>
          <w:sz w:val="16"/>
        </w:rPr>
        <w:t xml:space="preserve">. The </w:t>
      </w:r>
      <w:r w:rsidRPr="00310DA5">
        <w:rPr>
          <w:rStyle w:val="Emphasis"/>
          <w:highlight w:val="yellow"/>
        </w:rPr>
        <w:t>logic of</w:t>
      </w:r>
      <w:r w:rsidRPr="008D079C">
        <w:rPr>
          <w:rStyle w:val="Emphasis"/>
        </w:rPr>
        <w:t xml:space="preserve"> automotive </w:t>
      </w:r>
      <w:r w:rsidRPr="00310DA5">
        <w:rPr>
          <w:rStyle w:val="Emphasis"/>
          <w:highlight w:val="yellow"/>
        </w:rPr>
        <w:t>safety has worked</w:t>
      </w:r>
      <w:r w:rsidRPr="008D079C">
        <w:rPr>
          <w:rStyle w:val="Emphasis"/>
        </w:rPr>
        <w:t xml:space="preserve"> part and parcel </w:t>
      </w:r>
      <w:r w:rsidRPr="00310DA5">
        <w:rPr>
          <w:rStyle w:val="Emphasis"/>
          <w:highlight w:val="yellow"/>
        </w:rPr>
        <w:t>with a biopolitical formation of</w:t>
      </w:r>
      <w:r w:rsidRPr="008D079C">
        <w:rPr>
          <w:rStyle w:val="Emphasis"/>
        </w:rPr>
        <w:t xml:space="preserve"> </w:t>
      </w:r>
      <w:r w:rsidRPr="00310DA5">
        <w:rPr>
          <w:rStyle w:val="Emphasis"/>
          <w:highlight w:val="yellow"/>
        </w:rPr>
        <w:t>disciplinarity and control</w:t>
      </w:r>
      <w:r w:rsidRPr="008D079C">
        <w:rPr>
          <w:rStyle w:val="Emphasis"/>
        </w:rPr>
        <w:t>.</w:t>
      </w:r>
      <w:r w:rsidRPr="002E22EC">
        <w:rPr>
          <w:sz w:val="16"/>
        </w:rPr>
        <w:t xml:space="preserve"> </w:t>
      </w:r>
      <w:r w:rsidRPr="008D079C">
        <w:rPr>
          <w:rStyle w:val="StyleUnderline"/>
        </w:rPr>
        <w:t>Safety</w:t>
      </w:r>
      <w:r w:rsidRPr="002E22EC">
        <w:rPr>
          <w:sz w:val="16"/>
        </w:rPr>
        <w:t xml:space="preserve"> as a set of practices and a legitimizing discourse </w:t>
      </w:r>
      <w:r w:rsidRPr="008D079C">
        <w:rPr>
          <w:rStyle w:val="StyleUnderline"/>
        </w:rPr>
        <w:t>has been both a goal of biopolitics</w:t>
      </w:r>
      <w:r w:rsidRPr="002E22EC">
        <w:rPr>
          <w:sz w:val="16"/>
        </w:rPr>
        <w:t xml:space="preserve"> and a </w:t>
      </w:r>
      <w:r w:rsidRPr="008D079C">
        <w:rPr>
          <w:rStyle w:val="StyleUnderline"/>
        </w:rPr>
        <w:t>means for ensuring discipline and implementing a control society</w:t>
      </w:r>
      <w:r w:rsidRPr="002E22EC">
        <w:rPr>
          <w:sz w:val="16"/>
        </w:rPr>
        <w:t>. More specifically it is one means for ‘</w:t>
      </w:r>
      <w:r w:rsidRPr="008D079C">
        <w:rPr>
          <w:rStyle w:val="StyleUnderline"/>
        </w:rPr>
        <w:t>governing at a distance</w:t>
      </w:r>
      <w:r w:rsidRPr="002E22EC">
        <w:rPr>
          <w:sz w:val="16"/>
        </w:rPr>
        <w:t xml:space="preserve">’; that is, organizing, regulating, and making productive the mobility of individuals and the population alike without direct governmental control.3 In other words, the goals of ensuring the safety of an auto-mobile population and the efficiency of the automobile system demands that driving subjects become highly normalized and self-disciplined. </w:t>
      </w:r>
      <w:r w:rsidRPr="008D079C">
        <w:rPr>
          <w:rStyle w:val="StyleUnderline"/>
        </w:rPr>
        <w:t>The goals of national security are</w:t>
      </w:r>
      <w:r w:rsidRPr="002E22EC">
        <w:rPr>
          <w:sz w:val="16"/>
        </w:rPr>
        <w:t xml:space="preserve"> now imagined as </w:t>
      </w:r>
      <w:r w:rsidRPr="008D079C">
        <w:rPr>
          <w:rStyle w:val="StyleUnderline"/>
        </w:rPr>
        <w:t>depending upon the same disciplinary and control technologies</w:t>
      </w:r>
      <w:r w:rsidRPr="002E22EC">
        <w:rPr>
          <w:sz w:val="16"/>
        </w:rPr>
        <w:t xml:space="preserve"> that have proven effective in both increasing automotive safety and in </w:t>
      </w:r>
      <w:r w:rsidRPr="008D079C">
        <w:rPr>
          <w:rStyle w:val="StyleUnderline"/>
        </w:rPr>
        <w:t>legitimating and extending the very possibilities for a control society.</w:t>
      </w:r>
      <w:r w:rsidRPr="002E22EC">
        <w:rPr>
          <w:sz w:val="16"/>
        </w:rPr>
        <w:t xml:space="preserve"> To make clear, </w:t>
      </w:r>
      <w:r w:rsidRPr="00310DA5">
        <w:rPr>
          <w:rStyle w:val="Emphasis"/>
          <w:highlight w:val="yellow"/>
        </w:rPr>
        <w:t>Homeland Security is</w:t>
      </w:r>
      <w:r w:rsidRPr="008D079C">
        <w:rPr>
          <w:rStyle w:val="Emphasis"/>
        </w:rPr>
        <w:t xml:space="preserve"> not simply a means for creating the conditions for the safe existence of citizens or for guaranteeing the security of the nation</w:t>
      </w:r>
      <w:r w:rsidRPr="002E22EC">
        <w:rPr>
          <w:sz w:val="16"/>
        </w:rPr>
        <w:t xml:space="preserve">. It is also a </w:t>
      </w:r>
      <w:r w:rsidRPr="00310DA5">
        <w:rPr>
          <w:rStyle w:val="StyleUnderline"/>
          <w:highlight w:val="yellow"/>
        </w:rPr>
        <w:t>means for further implementing</w:t>
      </w:r>
      <w:r w:rsidRPr="002E22EC">
        <w:rPr>
          <w:sz w:val="16"/>
        </w:rPr>
        <w:t xml:space="preserve"> what Michael Hardt and Antonio Negri (2001, p. 38) </w:t>
      </w:r>
      <w:r w:rsidRPr="008D079C">
        <w:rPr>
          <w:rStyle w:val="Emphasis"/>
        </w:rPr>
        <w:t xml:space="preserve">have termed </w:t>
      </w:r>
      <w:r w:rsidRPr="00310DA5">
        <w:rPr>
          <w:rStyle w:val="Emphasis"/>
          <w:highlight w:val="yellow"/>
        </w:rPr>
        <w:t>Empire which is ‘based on a state of permanent exception and police action’</w:t>
      </w:r>
      <w:r w:rsidRPr="002E22EC">
        <w:rPr>
          <w:sz w:val="16"/>
        </w:rPr>
        <w:t xml:space="preserve">. Such a </w:t>
      </w:r>
      <w:r w:rsidRPr="002E22EC">
        <w:rPr>
          <w:rStyle w:val="StyleUnderline"/>
        </w:rPr>
        <w:t xml:space="preserve">state of exception </w:t>
      </w:r>
      <w:r w:rsidRPr="00310DA5">
        <w:rPr>
          <w:rStyle w:val="StyleUnderline"/>
          <w:highlight w:val="yellow"/>
        </w:rPr>
        <w:t>turns all terrain</w:t>
      </w:r>
      <w:r w:rsidRPr="002E22EC">
        <w:rPr>
          <w:rStyle w:val="StyleUnderline"/>
        </w:rPr>
        <w:t>,</w:t>
      </w:r>
      <w:r w:rsidRPr="002E22EC">
        <w:rPr>
          <w:sz w:val="16"/>
        </w:rPr>
        <w:t xml:space="preserve"> including the Homeland, </w:t>
      </w:r>
      <w:r w:rsidRPr="00310DA5">
        <w:rPr>
          <w:rStyle w:val="Emphasis"/>
          <w:highlight w:val="yellow"/>
        </w:rPr>
        <w:t>into a battlefield</w:t>
      </w:r>
      <w:r w:rsidRPr="002E22EC">
        <w:rPr>
          <w:sz w:val="16"/>
        </w:rPr>
        <w:t xml:space="preserve"> </w:t>
      </w:r>
      <w:r w:rsidRPr="002E22EC">
        <w:rPr>
          <w:rStyle w:val="StyleUnderline"/>
        </w:rPr>
        <w:t>and all traversing</w:t>
      </w:r>
      <w:r w:rsidRPr="002E22EC">
        <w:rPr>
          <w:sz w:val="16"/>
        </w:rPr>
        <w:t xml:space="preserve"> it </w:t>
      </w:r>
      <w:r w:rsidRPr="002E22EC">
        <w:rPr>
          <w:rStyle w:val="StyleUnderline"/>
        </w:rPr>
        <w:t>become actionable forces for police/ military use or intervention</w:t>
      </w:r>
      <w:r w:rsidRPr="002E22EC">
        <w:rPr>
          <w:sz w:val="16"/>
        </w:rPr>
        <w:t xml:space="preserve">. Previously the logic of safety was used as the moral cause by which the activation of a control society had come about in the realm of personalized transport. And under such conditions the stated role of the police was to help save lives by enforcing rules of vehicular conduct. Under current conditions </w:t>
      </w:r>
      <w:r w:rsidRPr="002E22EC">
        <w:rPr>
          <w:rStyle w:val="StyleUnderline"/>
        </w:rPr>
        <w:t>attempts for achieving the control society</w:t>
      </w:r>
      <w:r w:rsidRPr="002E22EC">
        <w:rPr>
          <w:sz w:val="16"/>
        </w:rPr>
        <w:t xml:space="preserve">  as described by Gilles Deleuze (1995) and later articulated as the primary mechanism of power for Empire (Hardt and Negri 2001)  </w:t>
      </w:r>
      <w:r w:rsidRPr="002E22EC">
        <w:rPr>
          <w:rStyle w:val="StyleUnderline"/>
        </w:rPr>
        <w:t>are animated in regards to mobility via security concerns</w:t>
      </w:r>
      <w:r w:rsidRPr="002E22EC">
        <w:rPr>
          <w:sz w:val="16"/>
        </w:rPr>
        <w:t>. What follows is (1) an examination of how the logics of safety and security differ, specifically as they relate to mobility and (2) an investigation of how these logics are activated through a particular mode of mobility, the automobile. This essay then examines these fundamental changes through a historical and theoretical analysis of how the control society has been operating in relation to automobility; changes that it is argued are experiments ultimately for controlling all forms of human mobility</w:t>
      </w:r>
    </w:p>
    <w:p w14:paraId="12EFBCC0" w14:textId="77777777" w:rsidR="00DC41DD" w:rsidRDefault="00DC41DD" w:rsidP="009D4E9F"/>
    <w:p w14:paraId="1228C7AA" w14:textId="15BACB9D" w:rsidR="00DC41DD" w:rsidRDefault="0022640A" w:rsidP="00DC41DD">
      <w:pPr>
        <w:pStyle w:val="Heading4"/>
      </w:pPr>
      <w:r>
        <w:t>The border is no longer relegated to the physical –</w:t>
      </w:r>
      <w:r w:rsidR="00DC41DD">
        <w:t xml:space="preserve"> security devices replicate the laboratory and compartmentalizes reality to be studied and manipulated to reconfigure the world</w:t>
      </w:r>
    </w:p>
    <w:p w14:paraId="41807F8A" w14:textId="5C96D9FB" w:rsidR="00DC41DD" w:rsidRPr="000671FA" w:rsidRDefault="00DC41DD" w:rsidP="00DC41DD">
      <w:r w:rsidRPr="000671FA">
        <w:rPr>
          <w:rStyle w:val="Style13ptBold"/>
        </w:rPr>
        <w:t>Bourne et al 15</w:t>
      </w:r>
      <w:r>
        <w:t xml:space="preserve"> (Mike Bourne, Lecturer in International Security at Queen's University Belfast, UK, Heather Johnson, Senior Lecturer School of History, Anthropology, Philosophy and Politics, Debbie Lisle, </w:t>
      </w:r>
      <w:r w:rsidR="0022640A">
        <w:t>Professor</w:t>
      </w:r>
      <w:r>
        <w:t>, international relations in the School of Politics, International Studies, and Philosophy at Queen's University Belfast., Security Dialogue, Vol 46, Issue 4, pp. 307 – 325, Online: https://doi.org/10.1177/0967010615578399, 7/5, DTS)</w:t>
      </w:r>
    </w:p>
    <w:p w14:paraId="7D0C9448" w14:textId="05CBE0CF" w:rsidR="00DC41DD" w:rsidRDefault="00DC41DD" w:rsidP="00DC41DD">
      <w:pPr>
        <w:rPr>
          <w:rStyle w:val="StyleUnderline"/>
        </w:rPr>
      </w:pPr>
      <w:r w:rsidRPr="00AF72C6">
        <w:rPr>
          <w:rStyle w:val="StyleUnderline"/>
        </w:rPr>
        <w:t xml:space="preserve">Critical Border Studies shows that </w:t>
      </w:r>
      <w:r w:rsidRPr="00C15888">
        <w:rPr>
          <w:rStyle w:val="StyleUnderline"/>
        </w:rPr>
        <w:t>sovereign decisions</w:t>
      </w:r>
      <w:r w:rsidRPr="00AF72C6">
        <w:rPr>
          <w:rStyle w:val="StyleUnderline"/>
        </w:rPr>
        <w:t xml:space="preserve"> of </w:t>
      </w:r>
      <w:r w:rsidRPr="00C15888">
        <w:rPr>
          <w:rStyle w:val="StyleUnderline"/>
          <w:highlight w:val="cyan"/>
        </w:rPr>
        <w:t>bordering practices</w:t>
      </w:r>
      <w:r w:rsidRPr="00AF72C6">
        <w:rPr>
          <w:rStyle w:val="StyleUnderline"/>
        </w:rPr>
        <w:t xml:space="preserve"> (the decision to</w:t>
      </w:r>
      <w:r>
        <w:rPr>
          <w:rStyle w:val="StyleUnderline"/>
        </w:rPr>
        <w:t xml:space="preserve"> </w:t>
      </w:r>
      <w:r w:rsidRPr="00AF72C6">
        <w:rPr>
          <w:rStyle w:val="StyleUnderline"/>
        </w:rPr>
        <w:t xml:space="preserve">permit or exclude) </w:t>
      </w:r>
      <w:r w:rsidRPr="00C15888">
        <w:rPr>
          <w:rStyle w:val="StyleUnderline"/>
          <w:highlight w:val="cyan"/>
        </w:rPr>
        <w:t>are not exceptional acts of</w:t>
      </w:r>
      <w:r w:rsidRPr="00AF72C6">
        <w:rPr>
          <w:rStyle w:val="StyleUnderline"/>
        </w:rPr>
        <w:t xml:space="preserve"> an ‘unencumbered </w:t>
      </w:r>
      <w:r w:rsidRPr="00C15888">
        <w:rPr>
          <w:rStyle w:val="StyleUnderline"/>
          <w:highlight w:val="cyan"/>
        </w:rPr>
        <w:t>sovereign</w:t>
      </w:r>
      <w:r w:rsidRPr="00AF72C6">
        <w:rPr>
          <w:rStyle w:val="StyleUnderline"/>
        </w:rPr>
        <w:t>’</w:t>
      </w:r>
      <w:r w:rsidRPr="00C15888">
        <w:rPr>
          <w:sz w:val="16"/>
        </w:rPr>
        <w:t xml:space="preserve"> (Côte-Boucher et al., 2014: 199) or the force of a singular security rationality, </w:t>
      </w:r>
      <w:r w:rsidRPr="00AF72C6">
        <w:rPr>
          <w:rStyle w:val="StyleUnderline"/>
        </w:rPr>
        <w:t>but are constituted by discretionary judgements</w:t>
      </w:r>
      <w:r>
        <w:rPr>
          <w:rStyle w:val="StyleUnderline"/>
        </w:rPr>
        <w:t xml:space="preserve"> </w:t>
      </w:r>
      <w:r w:rsidRPr="00AF72C6">
        <w:rPr>
          <w:rStyle w:val="StyleUnderline"/>
        </w:rPr>
        <w:t>performed by border guards</w:t>
      </w:r>
      <w:r w:rsidRPr="00C15888">
        <w:rPr>
          <w:sz w:val="16"/>
        </w:rPr>
        <w:t xml:space="preserve"> (Salter, 2008). While we acknowledge Butler’s (2006: 65) claim that these ‘</w:t>
      </w:r>
      <w:r w:rsidRPr="00C15888">
        <w:rPr>
          <w:rStyle w:val="StyleUnderline"/>
          <w:highlight w:val="cyan"/>
        </w:rPr>
        <w:t>petty sovereigns’ deploy power</w:t>
      </w:r>
      <w:r w:rsidRPr="00AF72C6">
        <w:rPr>
          <w:rStyle w:val="StyleUnderline"/>
        </w:rPr>
        <w:t xml:space="preserve"> in order </w:t>
      </w:r>
      <w:r w:rsidRPr="00C15888">
        <w:rPr>
          <w:rStyle w:val="StyleUnderline"/>
          <w:highlight w:val="cyan"/>
        </w:rPr>
        <w:t>to ‘reanimate’ sovereignty</w:t>
      </w:r>
      <w:r w:rsidRPr="00AF72C6">
        <w:rPr>
          <w:rStyle w:val="StyleUnderline"/>
        </w:rPr>
        <w:t>, we also know</w:t>
      </w:r>
      <w:r>
        <w:rPr>
          <w:rStyle w:val="StyleUnderline"/>
        </w:rPr>
        <w:t xml:space="preserve"> </w:t>
      </w:r>
      <w:r w:rsidRPr="00AF72C6">
        <w:rPr>
          <w:rStyle w:val="StyleUnderline"/>
        </w:rPr>
        <w:t>that bordering practices exceed anthropocentric framings because they also enrol non-humans,</w:t>
      </w:r>
      <w:r>
        <w:rPr>
          <w:rStyle w:val="StyleUnderline"/>
        </w:rPr>
        <w:t xml:space="preserve"> </w:t>
      </w:r>
      <w:r w:rsidRPr="00AF72C6">
        <w:rPr>
          <w:rStyle w:val="StyleUnderline"/>
        </w:rPr>
        <w:t>devices, practices, assumptions, and imaginations</w:t>
      </w:r>
      <w:r w:rsidRPr="00C15888">
        <w:rPr>
          <w:sz w:val="16"/>
        </w:rPr>
        <w:t xml:space="preserve"> (Smith, 2009). </w:t>
      </w:r>
      <w:r w:rsidRPr="00AF72C6">
        <w:rPr>
          <w:rStyle w:val="StyleUnderline"/>
        </w:rPr>
        <w:t xml:space="preserve">Thus, </w:t>
      </w:r>
      <w:r w:rsidRPr="00C15888">
        <w:rPr>
          <w:rStyle w:val="StyleUnderline"/>
          <w:highlight w:val="cyan"/>
        </w:rPr>
        <w:t>discretionary sovereign decisions are assemblages that emerge from</w:t>
      </w:r>
      <w:r w:rsidRPr="00AF72C6">
        <w:rPr>
          <w:rStyle w:val="StyleUnderline"/>
        </w:rPr>
        <w:t xml:space="preserve"> the </w:t>
      </w:r>
      <w:r w:rsidRPr="00C15888">
        <w:rPr>
          <w:rStyle w:val="StyleUnderline"/>
          <w:highlight w:val="cyan"/>
        </w:rPr>
        <w:t>interactions of</w:t>
      </w:r>
      <w:r w:rsidRPr="00AF72C6">
        <w:rPr>
          <w:rStyle w:val="StyleUnderline"/>
        </w:rPr>
        <w:t xml:space="preserve"> border </w:t>
      </w:r>
      <w:r w:rsidRPr="00C15888">
        <w:rPr>
          <w:rStyle w:val="StyleUnderline"/>
          <w:highlight w:val="cyan"/>
        </w:rPr>
        <w:t>guards, procedures, detection devices</w:t>
      </w:r>
      <w:r w:rsidRPr="00AF72C6">
        <w:rPr>
          <w:rStyle w:val="StyleUnderline"/>
        </w:rPr>
        <w:t xml:space="preserve">, sniffer dogs, </w:t>
      </w:r>
      <w:r w:rsidRPr="00C15888">
        <w:rPr>
          <w:rStyle w:val="StyleUnderline"/>
          <w:highlight w:val="cyan"/>
        </w:rPr>
        <w:t>environment</w:t>
      </w:r>
      <w:r w:rsidRPr="00443440">
        <w:rPr>
          <w:rStyle w:val="StyleUnderline"/>
        </w:rPr>
        <w:t xml:space="preserve">al conditions, screens and </w:t>
      </w:r>
      <w:r w:rsidRPr="00C15888">
        <w:rPr>
          <w:rStyle w:val="StyleUnderline"/>
          <w:highlight w:val="cyan"/>
        </w:rPr>
        <w:t>readings, suspicions, mobilities, imaginations, and experiences</w:t>
      </w:r>
      <w:r w:rsidRPr="00C15888">
        <w:rPr>
          <w:sz w:val="16"/>
        </w:rPr>
        <w:t xml:space="preserve"> (Connolly, 2010: 179; Deleuze and Parnet, 2007). Moreover, these decisions occur continually and simultaneously at multiple sites and scales. Drawing upon recent conversations between security studies, STS, Actor-Network Theory (ANT), and Post-Humanism, we do not seek to simply ‘apply’ STS approaches to issues of border security studies; STS scholars continually caution against ‘application’ (Acuto and Curtis, 2013; Adey and Anderson, 2012; Aradau, 2010; Bellanova and González Fuster, 2013; Salter 2015a, 2015b; Walters, 2014). Rather, we engage the strange yet mundane topologies of the intersections between science and security that unsettle our familiar assumptions about both fields. We do not seek to merely identify fruitful correspondences or controversies between these two fields, but to engage the space that emerges by working between them. </w:t>
      </w:r>
      <w:r w:rsidRPr="00C15888">
        <w:rPr>
          <w:rStyle w:val="StyleUnderline"/>
          <w:highlight w:val="cyan"/>
        </w:rPr>
        <w:t xml:space="preserve">Laboratories are assemblages of people, expertise, instruments, </w:t>
      </w:r>
      <w:r w:rsidRPr="00443440">
        <w:rPr>
          <w:rStyle w:val="StyleUnderline"/>
        </w:rPr>
        <w:t>materials, routines</w:t>
      </w:r>
      <w:r w:rsidRPr="00AF72C6">
        <w:rPr>
          <w:rStyle w:val="StyleUnderline"/>
        </w:rPr>
        <w:t>, etc</w:t>
      </w:r>
      <w:r w:rsidRPr="00C15888">
        <w:rPr>
          <w:sz w:val="16"/>
        </w:rPr>
        <w:t xml:space="preserve">. They are constructed sites in which the work of controlling variables and reducing ‘noise’ is done in order to detect and identify entities’ actions and to act or enable others to act upon them. </w:t>
      </w:r>
      <w:r w:rsidRPr="00C15888">
        <w:rPr>
          <w:rStyle w:val="StyleUnderline"/>
          <w:highlight w:val="cyan"/>
        </w:rPr>
        <w:t>They are</w:t>
      </w:r>
      <w:r w:rsidRPr="00AF72C6">
        <w:rPr>
          <w:rStyle w:val="StyleUnderline"/>
        </w:rPr>
        <w:t xml:space="preserve"> never merely the secluded spaces of the production of scientific knowledge, but rather are</w:t>
      </w:r>
      <w:r>
        <w:rPr>
          <w:rStyle w:val="StyleUnderline"/>
        </w:rPr>
        <w:t xml:space="preserve"> </w:t>
      </w:r>
      <w:r w:rsidRPr="00C15888">
        <w:rPr>
          <w:rStyle w:val="StyleUnderline"/>
          <w:highlight w:val="cyan"/>
        </w:rPr>
        <w:t>both</w:t>
      </w:r>
      <w:r w:rsidRPr="00AF72C6">
        <w:rPr>
          <w:rStyle w:val="StyleUnderline"/>
        </w:rPr>
        <w:t xml:space="preserve"> the </w:t>
      </w:r>
      <w:r w:rsidRPr="00C15888">
        <w:rPr>
          <w:rStyle w:val="StyleUnderline"/>
          <w:highlight w:val="cyan"/>
        </w:rPr>
        <w:t>sites</w:t>
      </w:r>
      <w:r w:rsidRPr="00AF72C6">
        <w:rPr>
          <w:rStyle w:val="StyleUnderline"/>
        </w:rPr>
        <w:t xml:space="preserve"> and the sets </w:t>
      </w:r>
      <w:r w:rsidRPr="00C15888">
        <w:rPr>
          <w:rStyle w:val="StyleUnderline"/>
          <w:highlight w:val="cyan"/>
        </w:rPr>
        <w:t>of productive forces that make</w:t>
      </w:r>
      <w:r w:rsidRPr="00AF72C6">
        <w:rPr>
          <w:rStyle w:val="StyleUnderline"/>
        </w:rPr>
        <w:t xml:space="preserve"> the </w:t>
      </w:r>
      <w:r w:rsidRPr="00C15888">
        <w:rPr>
          <w:rStyle w:val="StyleUnderline"/>
          <w:highlight w:val="cyan"/>
        </w:rPr>
        <w:t>construction of reality possible</w:t>
      </w:r>
      <w:r w:rsidRPr="00C15888">
        <w:rPr>
          <w:sz w:val="16"/>
        </w:rPr>
        <w:t xml:space="preserve"> (Latour and Woolgar, 1979). Our research shows that the distinction between device/artefact and laboratory (site and forces) is a blurred one, better grasped as the productive stabilization of different sites and times, and different actants and forces, into a particular co-functioning. For Callon et al. </w:t>
      </w:r>
      <w:r w:rsidRPr="00AF72C6">
        <w:rPr>
          <w:rStyle w:val="StyleUnderline"/>
        </w:rPr>
        <w:t>‘</w:t>
      </w:r>
      <w:r w:rsidRPr="00443440">
        <w:rPr>
          <w:rStyle w:val="StyleUnderline"/>
          <w:highlight w:val="cyan"/>
        </w:rPr>
        <w:t>the laboratory</w:t>
      </w:r>
      <w:r w:rsidRPr="00AF72C6">
        <w:rPr>
          <w:rStyle w:val="StyleUnderline"/>
        </w:rPr>
        <w:t xml:space="preserve"> is a machine for producing inscriptions, for making possible their</w:t>
      </w:r>
      <w:r>
        <w:rPr>
          <w:rStyle w:val="StyleUnderline"/>
        </w:rPr>
        <w:t xml:space="preserve"> </w:t>
      </w:r>
      <w:r w:rsidRPr="00AF72C6">
        <w:rPr>
          <w:rStyle w:val="StyleUnderline"/>
        </w:rPr>
        <w:t>discussion, interpretation, and mobilization’</w:t>
      </w:r>
      <w:r w:rsidRPr="00C15888">
        <w:rPr>
          <w:sz w:val="16"/>
        </w:rPr>
        <w:t xml:space="preserve"> (2001: 51). Laboratories transform ‘teeming, dispersed crowds into … traces that can be taken in at a glance’ (2001: 51). Here, laboratory actions closely resemble bordering actions to be performed by the Handhold device</w:t>
      </w:r>
      <w:r w:rsidRPr="00AF72C6">
        <w:rPr>
          <w:rStyle w:val="StyleUnderline"/>
        </w:rPr>
        <w:t xml:space="preserve">: </w:t>
      </w:r>
      <w:r w:rsidRPr="00443440">
        <w:rPr>
          <w:rStyle w:val="StyleUnderline"/>
          <w:highlight w:val="cyan"/>
        </w:rPr>
        <w:t>transform</w:t>
      </w:r>
      <w:r w:rsidRPr="00AF72C6">
        <w:rPr>
          <w:rStyle w:val="StyleUnderline"/>
        </w:rPr>
        <w:t xml:space="preserve">ing </w:t>
      </w:r>
      <w:r w:rsidRPr="00443440">
        <w:rPr>
          <w:rStyle w:val="StyleUnderline"/>
          <w:highlight w:val="cyan"/>
        </w:rPr>
        <w:t>chaotic crowds into</w:t>
      </w:r>
      <w:r w:rsidRPr="00AF72C6">
        <w:rPr>
          <w:rStyle w:val="StyleUnderline"/>
        </w:rPr>
        <w:t xml:space="preserve"> rapidly </w:t>
      </w:r>
      <w:r w:rsidRPr="00443440">
        <w:rPr>
          <w:rStyle w:val="StyleUnderline"/>
          <w:highlight w:val="cyan"/>
        </w:rPr>
        <w:t>actionable traces</w:t>
      </w:r>
      <w:r w:rsidRPr="00AF72C6">
        <w:rPr>
          <w:rStyle w:val="StyleUnderline"/>
        </w:rPr>
        <w:t xml:space="preserve"> and indicators </w:t>
      </w:r>
      <w:r w:rsidRPr="00443440">
        <w:rPr>
          <w:rStyle w:val="StyleUnderline"/>
          <w:highlight w:val="cyan"/>
        </w:rPr>
        <w:t>that</w:t>
      </w:r>
      <w:r w:rsidRPr="00AF72C6">
        <w:rPr>
          <w:rStyle w:val="StyleUnderline"/>
        </w:rPr>
        <w:t xml:space="preserve"> enable and </w:t>
      </w:r>
      <w:r w:rsidRPr="00443440">
        <w:rPr>
          <w:rStyle w:val="StyleUnderline"/>
          <w:highlight w:val="cyan"/>
        </w:rPr>
        <w:t>shape future actions</w:t>
      </w:r>
      <w:r w:rsidRPr="00AF72C6">
        <w:rPr>
          <w:rStyle w:val="StyleUnderline"/>
        </w:rPr>
        <w:t>.</w:t>
      </w:r>
      <w:r>
        <w:rPr>
          <w:rStyle w:val="StyleUnderline"/>
        </w:rPr>
        <w:t xml:space="preserve"> </w:t>
      </w:r>
      <w:r w:rsidRPr="00AF72C6">
        <w:rPr>
          <w:rStyle w:val="StyleUnderline"/>
        </w:rPr>
        <w:t>Our argument is that the politics of bordering are distributed and constituted in the earlier transformations</w:t>
      </w:r>
      <w:r>
        <w:rPr>
          <w:rStyle w:val="StyleUnderline"/>
        </w:rPr>
        <w:t xml:space="preserve"> </w:t>
      </w:r>
      <w:r w:rsidRPr="00AF72C6">
        <w:rPr>
          <w:rStyle w:val="StyleUnderline"/>
        </w:rPr>
        <w:t xml:space="preserve">of ‘crowds’ into traces, traces into inscriptions, and inscriptions into decisions. </w:t>
      </w:r>
      <w:r w:rsidRPr="00443440">
        <w:rPr>
          <w:rStyle w:val="StyleUnderline"/>
          <w:highlight w:val="cyan"/>
        </w:rPr>
        <w:t>The development of a security device</w:t>
      </w:r>
      <w:r w:rsidRPr="00AF72C6">
        <w:rPr>
          <w:rStyle w:val="StyleUnderline"/>
        </w:rPr>
        <w:t>, then, is political, and contains multiple political actions.</w:t>
      </w:r>
      <w:r>
        <w:rPr>
          <w:rStyle w:val="StyleUnderline"/>
        </w:rPr>
        <w:t xml:space="preserve"> </w:t>
      </w:r>
      <w:r w:rsidRPr="00AF72C6">
        <w:rPr>
          <w:rStyle w:val="StyleUnderline"/>
        </w:rPr>
        <w:t>Rather than separate worlds of laboratory sites and border sites we find connections and flows,</w:t>
      </w:r>
      <w:r>
        <w:rPr>
          <w:rStyle w:val="StyleUnderline"/>
        </w:rPr>
        <w:t xml:space="preserve"> </w:t>
      </w:r>
      <w:r w:rsidRPr="00AF72C6">
        <w:rPr>
          <w:rStyle w:val="StyleUnderline"/>
        </w:rPr>
        <w:t>we find political forces active in the laboratory, bordering decisions enacted in the laboratory,</w:t>
      </w:r>
      <w:r>
        <w:rPr>
          <w:rStyle w:val="StyleUnderline"/>
        </w:rPr>
        <w:t xml:space="preserve"> </w:t>
      </w:r>
      <w:r w:rsidRPr="00AF72C6">
        <w:rPr>
          <w:rStyle w:val="StyleUnderline"/>
        </w:rPr>
        <w:t>and anticipations of laboratory actions at the border.</w:t>
      </w:r>
      <w:r>
        <w:rPr>
          <w:rStyle w:val="StyleUnderline"/>
        </w:rPr>
        <w:t xml:space="preserve"> </w:t>
      </w:r>
      <w:r w:rsidRPr="00C15888">
        <w:rPr>
          <w:sz w:val="16"/>
        </w:rPr>
        <w:t xml:space="preserve">To draw out our claim that discretionary sovereign decisions include the antecedent register of laboratories of device development, we use Michel Callon’s (1986) concept of ‘translation’ that articulates how multiple things (goals, materials, devices, etc.) are brought into relation with one another, and how they are modified through this process (see also Freeman, 2009). One of the most useful schematics of translation is set out by Callon, Pierre Lascoumes and Yannick Barthe (2001) to analyse the political implications of an increasingly specialised and socio-technical world where the controversies of political life both entangle and redefine the boundary of the social and the technical. For them, </w:t>
      </w:r>
      <w:r w:rsidRPr="00AF72C6">
        <w:rPr>
          <w:rStyle w:val="StyleUnderline"/>
        </w:rPr>
        <w:t>the world does not divide neatly into separate technical and political issues;</w:t>
      </w:r>
      <w:r>
        <w:rPr>
          <w:rStyle w:val="StyleUnderline"/>
        </w:rPr>
        <w:t xml:space="preserve"> </w:t>
      </w:r>
      <w:r w:rsidRPr="00AF72C6">
        <w:rPr>
          <w:rStyle w:val="StyleUnderline"/>
        </w:rPr>
        <w:t>rather ‘[t]o declare an issue is technical is effectively to remove it from the influence of public</w:t>
      </w:r>
      <w:r>
        <w:rPr>
          <w:rStyle w:val="StyleUnderline"/>
        </w:rPr>
        <w:t xml:space="preserve"> </w:t>
      </w:r>
      <w:r w:rsidRPr="00AF72C6">
        <w:rPr>
          <w:rStyle w:val="StyleUnderline"/>
        </w:rPr>
        <w:t>debate; on the other hand, to recognize its social dimension restores its chance of being discussed</w:t>
      </w:r>
      <w:r>
        <w:rPr>
          <w:rStyle w:val="StyleUnderline"/>
        </w:rPr>
        <w:t xml:space="preserve"> </w:t>
      </w:r>
      <w:r w:rsidRPr="00AF72C6">
        <w:rPr>
          <w:rStyle w:val="StyleUnderline"/>
        </w:rPr>
        <w:t>in political arenas’</w:t>
      </w:r>
      <w:r w:rsidRPr="00C15888">
        <w:rPr>
          <w:sz w:val="16"/>
        </w:rPr>
        <w:t xml:space="preserve"> (Callon et al., 2001: 25). Foregrounding this social dimension means understanding that laboratory work does not exist in isolation, but rather develops through ‘ceaseless movement … permanent exchanges between specialists and the world that surrounds them … the laboratory is only one element in a larger set-up, one stage in a long succession of comings and goings’ (Callon et al., 2001: 47–48). In theorizing these ‘comings and goings’ of science, Callon et al. (2001) present translation as an interconnected process with three distinct stages. These are understood as Translation 1, </w:t>
      </w:r>
      <w:r w:rsidRPr="00AF72C6">
        <w:rPr>
          <w:rStyle w:val="StyleUnderline"/>
        </w:rPr>
        <w:t>which represents the reduction</w:t>
      </w:r>
      <w:r>
        <w:rPr>
          <w:rStyle w:val="StyleUnderline"/>
        </w:rPr>
        <w:t xml:space="preserve"> </w:t>
      </w:r>
      <w:r w:rsidRPr="00AF72C6">
        <w:rPr>
          <w:rStyle w:val="StyleUnderline"/>
        </w:rPr>
        <w:t xml:space="preserve">of the macrocosm to the microcosm or, more simply put, </w:t>
      </w:r>
      <w:r w:rsidRPr="00443440">
        <w:rPr>
          <w:rStyle w:val="StyleUnderline"/>
        </w:rPr>
        <w:t>reduces the real world to</w:t>
      </w:r>
      <w:r w:rsidRPr="00AF72C6">
        <w:rPr>
          <w:rStyle w:val="StyleUnderline"/>
        </w:rPr>
        <w:t xml:space="preserve"> the lab,</w:t>
      </w:r>
      <w:r>
        <w:rPr>
          <w:rStyle w:val="StyleUnderline"/>
        </w:rPr>
        <w:t xml:space="preserve"> </w:t>
      </w:r>
      <w:r w:rsidRPr="00AF72C6">
        <w:rPr>
          <w:rStyle w:val="StyleUnderline"/>
        </w:rPr>
        <w:t>‘</w:t>
      </w:r>
      <w:r w:rsidRPr="00443440">
        <w:rPr>
          <w:rStyle w:val="StyleUnderline"/>
          <w:highlight w:val="cyan"/>
        </w:rPr>
        <w:t>translating’ reality into simplified forms so that it can</w:t>
      </w:r>
      <w:r w:rsidRPr="00AF72C6">
        <w:rPr>
          <w:rStyle w:val="StyleUnderline"/>
        </w:rPr>
        <w:t xml:space="preserve"> then </w:t>
      </w:r>
      <w:r w:rsidRPr="00443440">
        <w:rPr>
          <w:rStyle w:val="StyleUnderline"/>
          <w:highlight w:val="cyan"/>
        </w:rPr>
        <w:t>be studied and manipulated</w:t>
      </w:r>
      <w:r w:rsidRPr="00443440">
        <w:rPr>
          <w:sz w:val="16"/>
          <w:highlight w:val="cyan"/>
        </w:rPr>
        <w:t>.</w:t>
      </w:r>
      <w:r w:rsidRPr="00C15888">
        <w:rPr>
          <w:sz w:val="16"/>
        </w:rPr>
        <w:t xml:space="preserve"> </w:t>
      </w:r>
      <w:r w:rsidRPr="00AF72C6">
        <w:rPr>
          <w:rStyle w:val="StyleUnderline"/>
        </w:rPr>
        <w:t>This manipulation</w:t>
      </w:r>
      <w:r>
        <w:rPr>
          <w:rStyle w:val="StyleUnderline"/>
        </w:rPr>
        <w:t xml:space="preserve"> </w:t>
      </w:r>
      <w:r w:rsidRPr="00AF72C6">
        <w:rPr>
          <w:rStyle w:val="StyleUnderline"/>
        </w:rPr>
        <w:t xml:space="preserve">is Translation 2, as </w:t>
      </w:r>
      <w:r w:rsidRPr="00443440">
        <w:rPr>
          <w:rStyle w:val="StyleUnderline"/>
          <w:highlight w:val="cyan"/>
        </w:rPr>
        <w:t>a group composed of human actors</w:t>
      </w:r>
      <w:r w:rsidRPr="00AF72C6">
        <w:rPr>
          <w:rStyle w:val="StyleUnderline"/>
        </w:rPr>
        <w:t xml:space="preserve"> (scientists, technologists) and, crucially,</w:t>
      </w:r>
      <w:r>
        <w:rPr>
          <w:rStyle w:val="StyleUnderline"/>
        </w:rPr>
        <w:t xml:space="preserve"> </w:t>
      </w:r>
      <w:r w:rsidRPr="00AF72C6">
        <w:rPr>
          <w:rStyle w:val="StyleUnderline"/>
        </w:rPr>
        <w:t xml:space="preserve">also their instruments and devices, </w:t>
      </w:r>
      <w:r w:rsidRPr="00443440">
        <w:rPr>
          <w:rStyle w:val="StyleUnderline"/>
          <w:highlight w:val="cyan"/>
        </w:rPr>
        <w:t>explore</w:t>
      </w:r>
      <w:r w:rsidRPr="00AF72C6">
        <w:rPr>
          <w:rStyle w:val="StyleUnderline"/>
        </w:rPr>
        <w:t xml:space="preserve">s </w:t>
      </w:r>
      <w:r w:rsidRPr="00443440">
        <w:rPr>
          <w:rStyle w:val="StyleUnderline"/>
          <w:highlight w:val="cyan"/>
        </w:rPr>
        <w:t>these</w:t>
      </w:r>
      <w:r w:rsidRPr="00AF72C6">
        <w:rPr>
          <w:rStyle w:val="StyleUnderline"/>
        </w:rPr>
        <w:t xml:space="preserve"> simplified </w:t>
      </w:r>
      <w:r w:rsidRPr="00443440">
        <w:rPr>
          <w:rStyle w:val="StyleUnderline"/>
          <w:highlight w:val="cyan"/>
        </w:rPr>
        <w:t>objects, testing them in ‘laboratory</w:t>
      </w:r>
      <w:r w:rsidRPr="00AF72C6">
        <w:rPr>
          <w:rStyle w:val="StyleUnderline"/>
        </w:rPr>
        <w:t xml:space="preserve"> conditions’ </w:t>
      </w:r>
      <w:r w:rsidRPr="00443440">
        <w:rPr>
          <w:rStyle w:val="StyleUnderline"/>
          <w:highlight w:val="cyan"/>
        </w:rPr>
        <w:t>to</w:t>
      </w:r>
      <w:r w:rsidRPr="00AF72C6">
        <w:rPr>
          <w:rStyle w:val="StyleUnderline"/>
        </w:rPr>
        <w:t xml:space="preserve"> have real, if contained, effects. </w:t>
      </w:r>
      <w:r w:rsidRPr="00C15888">
        <w:rPr>
          <w:sz w:val="16"/>
        </w:rPr>
        <w:t xml:space="preserve">Translation 3 </w:t>
      </w:r>
      <w:r w:rsidRPr="00AF72C6">
        <w:rPr>
          <w:rStyle w:val="StyleUnderline"/>
        </w:rPr>
        <w:t xml:space="preserve">is the </w:t>
      </w:r>
      <w:r w:rsidRPr="00443440">
        <w:rPr>
          <w:rStyle w:val="StyleUnderline"/>
          <w:highlight w:val="cyan"/>
        </w:rPr>
        <w:t>return</w:t>
      </w:r>
      <w:r w:rsidRPr="00AF72C6">
        <w:rPr>
          <w:rStyle w:val="StyleUnderline"/>
        </w:rPr>
        <w:t xml:space="preserve"> of </w:t>
      </w:r>
      <w:r w:rsidRPr="00443440">
        <w:rPr>
          <w:rStyle w:val="StyleUnderline"/>
          <w:highlight w:val="cyan"/>
        </w:rPr>
        <w:t>these objects</w:t>
      </w:r>
      <w:r>
        <w:rPr>
          <w:rStyle w:val="StyleUnderline"/>
        </w:rPr>
        <w:t xml:space="preserve"> </w:t>
      </w:r>
      <w:r w:rsidRPr="00AF72C6">
        <w:rPr>
          <w:rStyle w:val="StyleUnderline"/>
        </w:rPr>
        <w:t xml:space="preserve">to the ‘real world’ – </w:t>
      </w:r>
      <w:r w:rsidRPr="00443440">
        <w:rPr>
          <w:rStyle w:val="StyleUnderline"/>
          <w:highlight w:val="cyan"/>
        </w:rPr>
        <w:t>but also</w:t>
      </w:r>
      <w:r w:rsidRPr="00AF72C6">
        <w:rPr>
          <w:rStyle w:val="StyleUnderline"/>
        </w:rPr>
        <w:t xml:space="preserve"> the </w:t>
      </w:r>
      <w:r w:rsidRPr="00443440">
        <w:rPr>
          <w:rStyle w:val="StyleUnderline"/>
          <w:highlight w:val="cyan"/>
        </w:rPr>
        <w:t>reconfigur</w:t>
      </w:r>
      <w:r w:rsidRPr="00AF72C6">
        <w:rPr>
          <w:rStyle w:val="StyleUnderline"/>
        </w:rPr>
        <w:t xml:space="preserve">ation of </w:t>
      </w:r>
      <w:r w:rsidRPr="00443440">
        <w:rPr>
          <w:rStyle w:val="StyleUnderline"/>
          <w:highlight w:val="cyan"/>
        </w:rPr>
        <w:t>the real world</w:t>
      </w:r>
      <w:r w:rsidRPr="00AF72C6">
        <w:rPr>
          <w:rStyle w:val="StyleUnderline"/>
        </w:rPr>
        <w:t xml:space="preserve"> to reflect laboratory conditions and</w:t>
      </w:r>
      <w:r>
        <w:rPr>
          <w:rStyle w:val="StyleUnderline"/>
        </w:rPr>
        <w:t xml:space="preserve"> </w:t>
      </w:r>
      <w:r w:rsidRPr="00AF72C6">
        <w:rPr>
          <w:rStyle w:val="StyleUnderline"/>
        </w:rPr>
        <w:t>so to produce analogous effects to those experienced in the lab</w:t>
      </w:r>
      <w:r w:rsidRPr="00C15888">
        <w:rPr>
          <w:sz w:val="16"/>
        </w:rPr>
        <w:t xml:space="preserve">. Callon et al. (2001: 65) elaborate on this through their concept of ‘laboratisation’, which suggests that what is achieved in one enacted space (Translation 2) must be retained in its movement to another (Translation 3). For Callon et al. this is a rather unidirectional process of transformation: </w:t>
      </w:r>
      <w:r w:rsidRPr="00AF72C6">
        <w:rPr>
          <w:rStyle w:val="StyleUnderline"/>
        </w:rPr>
        <w:t>‘For the world to behave as in the research</w:t>
      </w:r>
      <w:r>
        <w:rPr>
          <w:rStyle w:val="StyleUnderline"/>
        </w:rPr>
        <w:t xml:space="preserve"> </w:t>
      </w:r>
      <w:r w:rsidRPr="00AF72C6">
        <w:rPr>
          <w:rStyle w:val="StyleUnderline"/>
        </w:rPr>
        <w:t xml:space="preserve">laboratory… </w:t>
      </w:r>
      <w:r w:rsidRPr="00443440">
        <w:rPr>
          <w:rStyle w:val="StyleUnderline"/>
          <w:highlight w:val="cyan"/>
        </w:rPr>
        <w:t>we</w:t>
      </w:r>
      <w:r w:rsidRPr="00AF72C6">
        <w:rPr>
          <w:rStyle w:val="StyleUnderline"/>
        </w:rPr>
        <w:t xml:space="preserve"> simply have to </w:t>
      </w:r>
      <w:r w:rsidRPr="00443440">
        <w:rPr>
          <w:rStyle w:val="StyleUnderline"/>
          <w:highlight w:val="cyan"/>
        </w:rPr>
        <w:t>transform the world so</w:t>
      </w:r>
      <w:r w:rsidRPr="00AF72C6">
        <w:rPr>
          <w:rStyle w:val="StyleUnderline"/>
        </w:rPr>
        <w:t xml:space="preserve"> that at </w:t>
      </w:r>
      <w:r w:rsidRPr="00443440">
        <w:rPr>
          <w:rStyle w:val="StyleUnderline"/>
          <w:highlight w:val="cyan"/>
        </w:rPr>
        <w:t>every strategic point a “replica” of the lab</w:t>
      </w:r>
      <w:r w:rsidRPr="00AF72C6">
        <w:rPr>
          <w:rStyle w:val="StyleUnderline"/>
        </w:rPr>
        <w:t xml:space="preserve">oratory, the site </w:t>
      </w:r>
      <w:r w:rsidRPr="0003114A">
        <w:rPr>
          <w:rStyle w:val="StyleUnderline"/>
          <w:highlight w:val="cyan"/>
        </w:rPr>
        <w:t>where we</w:t>
      </w:r>
      <w:r w:rsidRPr="00AF72C6">
        <w:rPr>
          <w:rStyle w:val="StyleUnderline"/>
        </w:rPr>
        <w:t xml:space="preserve"> can </w:t>
      </w:r>
      <w:r w:rsidRPr="0003114A">
        <w:rPr>
          <w:rStyle w:val="StyleUnderline"/>
          <w:highlight w:val="cyan"/>
        </w:rPr>
        <w:t>control the</w:t>
      </w:r>
      <w:r w:rsidRPr="00AF72C6">
        <w:rPr>
          <w:rStyle w:val="StyleUnderline"/>
        </w:rPr>
        <w:t xml:space="preserve"> </w:t>
      </w:r>
      <w:r w:rsidRPr="0003114A">
        <w:rPr>
          <w:rStyle w:val="StyleUnderline"/>
          <w:highlight w:val="cyan"/>
        </w:rPr>
        <w:t>phenomena</w:t>
      </w:r>
      <w:r w:rsidRPr="00AF72C6">
        <w:rPr>
          <w:rStyle w:val="StyleUnderline"/>
        </w:rPr>
        <w:t xml:space="preserve"> studied, is placed’</w:t>
      </w:r>
      <w:r w:rsidRPr="00C15888">
        <w:rPr>
          <w:sz w:val="16"/>
        </w:rPr>
        <w:t xml:space="preserve"> (2001: 65). </w:t>
      </w:r>
      <w:r w:rsidRPr="00AF72C6">
        <w:rPr>
          <w:rStyle w:val="StyleUnderline"/>
        </w:rPr>
        <w:t>Not only</w:t>
      </w:r>
      <w:r>
        <w:rPr>
          <w:rStyle w:val="StyleUnderline"/>
        </w:rPr>
        <w:t xml:space="preserve"> </w:t>
      </w:r>
      <w:r w:rsidRPr="00AF72C6">
        <w:rPr>
          <w:rStyle w:val="StyleUnderline"/>
        </w:rPr>
        <w:t>does this ensure a degree of stability of the assemblage as it moves/translates, it also ensures that the</w:t>
      </w:r>
      <w:r>
        <w:rPr>
          <w:rStyle w:val="StyleUnderline"/>
        </w:rPr>
        <w:t xml:space="preserve"> </w:t>
      </w:r>
      <w:r w:rsidRPr="00AF72C6">
        <w:rPr>
          <w:rStyle w:val="StyleUnderline"/>
        </w:rPr>
        <w:t>world ‘behave[s] as in the research laboratory’.</w:t>
      </w:r>
    </w:p>
    <w:p w14:paraId="797C0E8E" w14:textId="77777777" w:rsidR="009D4E9F" w:rsidRDefault="009D4E9F" w:rsidP="009D4E9F">
      <w:pPr>
        <w:rPr>
          <w:rStyle w:val="StyleUnderline"/>
        </w:rPr>
      </w:pPr>
    </w:p>
    <w:p w14:paraId="37FD73D4" w14:textId="46CF1DB6" w:rsidR="0022640A" w:rsidRPr="001B63A9" w:rsidRDefault="001B63A9" w:rsidP="001B63A9">
      <w:pPr>
        <w:pStyle w:val="Heading4"/>
      </w:pPr>
      <w:r w:rsidRPr="001B63A9">
        <w:t>State sponsored vigilantism and domestic surveillance systems have moved the states of exception along the borders inwards, expanding sovereign control and reinforc</w:t>
      </w:r>
      <w:r w:rsidR="0036654B">
        <w:t>ing</w:t>
      </w:r>
      <w:r w:rsidRPr="001B63A9">
        <w:t xml:space="preserve"> biopolitical control of the interior to create the perpetual fear of death</w:t>
      </w:r>
    </w:p>
    <w:p w14:paraId="54BBE614" w14:textId="77777777" w:rsidR="00ED2D28" w:rsidRPr="0089743A" w:rsidRDefault="00ED2D28" w:rsidP="00ED2D28">
      <w:r w:rsidRPr="001A0223">
        <w:rPr>
          <w:rStyle w:val="Style13ptBold"/>
        </w:rPr>
        <w:t>Amoore and</w:t>
      </w:r>
      <w:r>
        <w:rPr>
          <w:rStyle w:val="Style13ptBold"/>
        </w:rPr>
        <w:t xml:space="preserve"> De Goede 2005 </w:t>
      </w:r>
      <w:r w:rsidRPr="001A0223">
        <w:t>(</w:t>
      </w:r>
      <w:r>
        <w:t xml:space="preserve">Louise and Marieke, Louise Amoore researches and teaches in the areas of global geopolitics and security, Marieke de Goede is Professor of Politics, with a focus on Europe in a Global Order, at the Department of Politics of the University of Amsterdam, where she co-directs the research group Transnational Configuration, Conflict and Governance, “Governance, risk and dataveillance in the war on terror”, Springer, 2005, </w:t>
      </w:r>
      <w:hyperlink r:id="rId6" w:history="1">
        <w:r w:rsidRPr="00E450A3">
          <w:rPr>
            <w:rStyle w:val="Hyperlink"/>
          </w:rPr>
          <w:t>http://community.dur.ac.uk/contested.borders/wp-content/uploads/2016/02/Governance-Risk-and-Dataveillance-in-the-War-on-Terror.pdf)/AK47</w:t>
        </w:r>
      </w:hyperlink>
    </w:p>
    <w:p w14:paraId="477662E9" w14:textId="1D3920BB" w:rsidR="00ED2D28" w:rsidRDefault="00ED2D28" w:rsidP="00ED2D28">
      <w:pPr>
        <w:rPr>
          <w:sz w:val="16"/>
        </w:rPr>
      </w:pPr>
      <w:r w:rsidRPr="00A40CA5">
        <w:rPr>
          <w:sz w:val="16"/>
        </w:rPr>
        <w:t xml:space="preserve">Authority and authorization </w:t>
      </w:r>
      <w:proofErr w:type="gramStart"/>
      <w:r w:rsidRPr="00A40CA5">
        <w:rPr>
          <w:sz w:val="16"/>
        </w:rPr>
        <w:t>In</w:t>
      </w:r>
      <w:proofErr w:type="gramEnd"/>
      <w:r w:rsidRPr="00A40CA5">
        <w:rPr>
          <w:sz w:val="16"/>
        </w:rPr>
        <w:t xml:space="preserve"> their seminal discussion of the governmentalization of modern societies, Nikolas Rose and Mariana Valverde conclude that </w:t>
      </w:r>
      <w:r w:rsidRPr="00853E71">
        <w:rPr>
          <w:rStyle w:val="Emphasis"/>
        </w:rPr>
        <w:t>the “</w:t>
      </w:r>
      <w:r w:rsidRPr="005D26A5">
        <w:rPr>
          <w:rStyle w:val="Emphasis"/>
          <w:highlight w:val="yellow"/>
        </w:rPr>
        <w:t>authority of authority</w:t>
      </w:r>
      <w:r w:rsidRPr="00853E71">
        <w:rPr>
          <w:rStyle w:val="Emphasis"/>
        </w:rPr>
        <w:t xml:space="preserve">” </w:t>
      </w:r>
      <w:r w:rsidRPr="005D26A5">
        <w:rPr>
          <w:rStyle w:val="Emphasis"/>
          <w:highlight w:val="yellow"/>
        </w:rPr>
        <w:t>has been established</w:t>
      </w:r>
      <w:r w:rsidRPr="00853E71">
        <w:rPr>
          <w:rStyle w:val="Emphasis"/>
        </w:rPr>
        <w:t xml:space="preserve"> and defended “through alliances between the different legitimacies conferred by law and expertise”</w:t>
      </w:r>
      <w:r w:rsidRPr="00A40CA5">
        <w:rPr>
          <w:sz w:val="16"/>
        </w:rPr>
        <w:t xml:space="preserve"> (1998: 550). The </w:t>
      </w:r>
      <w:r w:rsidRPr="005D26A5">
        <w:rPr>
          <w:rStyle w:val="Emphasis"/>
          <w:highlight w:val="yellow"/>
        </w:rPr>
        <w:t>US VISIT</w:t>
      </w:r>
      <w:r w:rsidRPr="00853E71">
        <w:rPr>
          <w:rStyle w:val="Emphasis"/>
        </w:rPr>
        <w:t xml:space="preserve"> programme </w:t>
      </w:r>
      <w:r w:rsidRPr="005D26A5">
        <w:rPr>
          <w:rStyle w:val="Emphasis"/>
          <w:highlight w:val="yellow"/>
        </w:rPr>
        <w:t>is</w:t>
      </w:r>
      <w:r w:rsidRPr="00853E71">
        <w:rPr>
          <w:rStyle w:val="Emphasis"/>
        </w:rPr>
        <w:t xml:space="preserve"> just such </w:t>
      </w:r>
      <w:r w:rsidRPr="005D26A5">
        <w:rPr>
          <w:rStyle w:val="Emphasis"/>
          <w:highlight w:val="yellow"/>
        </w:rPr>
        <w:t>a point of alliance between</w:t>
      </w:r>
      <w:r w:rsidRPr="00853E71">
        <w:rPr>
          <w:rStyle w:val="Emphasis"/>
        </w:rPr>
        <w:t xml:space="preserve"> the </w:t>
      </w:r>
      <w:r w:rsidRPr="005D26A5">
        <w:rPr>
          <w:rStyle w:val="Emphasis"/>
          <w:highlight w:val="yellow"/>
        </w:rPr>
        <w:t>law</w:t>
      </w:r>
      <w:r w:rsidRPr="00A40CA5">
        <w:rPr>
          <w:sz w:val="16"/>
        </w:rPr>
        <w:t xml:space="preserve"> (embodied in the US Patriot Act) </w:t>
      </w:r>
      <w:r w:rsidRPr="00853E71">
        <w:rPr>
          <w:rStyle w:val="Emphasis"/>
        </w:rPr>
        <w:t>and expertise</w:t>
      </w:r>
      <w:r w:rsidRPr="00A40CA5">
        <w:rPr>
          <w:sz w:val="16"/>
        </w:rPr>
        <w:t xml:space="preserve"> (conferred by the contracts with a range of risk management experts). On announcing Accenture’s contract, </w:t>
      </w:r>
      <w:r w:rsidRPr="005D26A5">
        <w:rPr>
          <w:rStyle w:val="StyleUnderline"/>
          <w:highlight w:val="yellow"/>
        </w:rPr>
        <w:t>the</w:t>
      </w:r>
      <w:r w:rsidRPr="000A15B9">
        <w:rPr>
          <w:rStyle w:val="StyleUnderline"/>
        </w:rPr>
        <w:t xml:space="preserve"> </w:t>
      </w:r>
      <w:r w:rsidRPr="005D26A5">
        <w:rPr>
          <w:rStyle w:val="StyleUnderline"/>
          <w:highlight w:val="yellow"/>
        </w:rPr>
        <w:t>D</w:t>
      </w:r>
      <w:r w:rsidRPr="000A15B9">
        <w:rPr>
          <w:rStyle w:val="StyleUnderline"/>
        </w:rPr>
        <w:t xml:space="preserve">epartment of </w:t>
      </w:r>
      <w:r w:rsidRPr="005D26A5">
        <w:rPr>
          <w:rStyle w:val="StyleUnderline"/>
          <w:highlight w:val="yellow"/>
        </w:rPr>
        <w:t>H</w:t>
      </w:r>
      <w:r w:rsidRPr="000A15B9">
        <w:rPr>
          <w:rStyle w:val="StyleUnderline"/>
        </w:rPr>
        <w:t xml:space="preserve">omeland </w:t>
      </w:r>
      <w:r w:rsidRPr="005D26A5">
        <w:rPr>
          <w:rStyle w:val="StyleUnderline"/>
          <w:highlight w:val="yellow"/>
        </w:rPr>
        <w:t>S</w:t>
      </w:r>
      <w:r w:rsidRPr="000A15B9">
        <w:rPr>
          <w:rStyle w:val="StyleUnderline"/>
        </w:rPr>
        <w:t xml:space="preserve">ecurity </w:t>
      </w:r>
      <w:r w:rsidRPr="005D26A5">
        <w:rPr>
          <w:rStyle w:val="StyleUnderline"/>
          <w:highlight w:val="yellow"/>
        </w:rPr>
        <w:t>argued</w:t>
      </w:r>
      <w:r w:rsidRPr="000A15B9">
        <w:rPr>
          <w:rStyle w:val="StyleUnderline"/>
        </w:rPr>
        <w:t xml:space="preserve"> that “</w:t>
      </w:r>
      <w:r w:rsidRPr="005D26A5">
        <w:rPr>
          <w:rStyle w:val="StyleUnderline"/>
          <w:highlight w:val="yellow"/>
        </w:rPr>
        <w:t>by</w:t>
      </w:r>
      <w:r w:rsidRPr="000A15B9">
        <w:rPr>
          <w:rStyle w:val="StyleUnderline"/>
        </w:rPr>
        <w:t xml:space="preserve"> </w:t>
      </w:r>
      <w:r w:rsidRPr="005D26A5">
        <w:rPr>
          <w:rStyle w:val="StyleUnderline"/>
          <w:highlight w:val="yellow"/>
        </w:rPr>
        <w:t>harnessing</w:t>
      </w:r>
      <w:r w:rsidRPr="000A15B9">
        <w:rPr>
          <w:rStyle w:val="StyleUnderline"/>
        </w:rPr>
        <w:t xml:space="preserve"> the </w:t>
      </w:r>
      <w:r w:rsidRPr="005D26A5">
        <w:rPr>
          <w:rStyle w:val="StyleUnderline"/>
          <w:highlight w:val="yellow"/>
        </w:rPr>
        <w:t>power of the best minds</w:t>
      </w:r>
      <w:r w:rsidRPr="00A40CA5">
        <w:rPr>
          <w:sz w:val="16"/>
        </w:rPr>
        <w:t xml:space="preserve"> 166 L. AMOORE AND M. DE GOEDE </w:t>
      </w:r>
      <w:r w:rsidRPr="000A15B9">
        <w:rPr>
          <w:rStyle w:val="StyleUnderline"/>
        </w:rPr>
        <w:t xml:space="preserve">in the private sector </w:t>
      </w:r>
      <w:r w:rsidRPr="005D26A5">
        <w:rPr>
          <w:rStyle w:val="StyleUnderline"/>
          <w:highlight w:val="yellow"/>
        </w:rPr>
        <w:t>it is possible to enhance</w:t>
      </w:r>
      <w:r w:rsidRPr="000A15B9">
        <w:rPr>
          <w:rStyle w:val="StyleUnderline"/>
        </w:rPr>
        <w:t xml:space="preserve"> the </w:t>
      </w:r>
      <w:r w:rsidRPr="005D26A5">
        <w:rPr>
          <w:rStyle w:val="StyleUnderline"/>
          <w:highlight w:val="yellow"/>
        </w:rPr>
        <w:t>security</w:t>
      </w:r>
      <w:r w:rsidRPr="000A15B9">
        <w:rPr>
          <w:rStyle w:val="StyleUnderline"/>
        </w:rPr>
        <w:t xml:space="preserve"> of our country while increasing efficiency at our borders”</w:t>
      </w:r>
      <w:r w:rsidRPr="00A40CA5">
        <w:rPr>
          <w:sz w:val="16"/>
        </w:rPr>
        <w:t xml:space="preserve"> (DHS, 2 June, 2004a). Similarly, Accenture’s Eric Stange, managing partner of the Homeland Security practice, talks of the Smart Border Alliance as “a strong team of highly qualified companies with significant border management expertise” (Accenture press release, 2004: 2). For one of Accenture’s sub-contractors, Titan Corp., some of this expertise was acquired through the supply of interrogators and interpreters to the Abu Ghraib prison in Iraq. Nonetheless, US VISIT represents a </w:t>
      </w:r>
      <w:r w:rsidRPr="005D26A5">
        <w:rPr>
          <w:rStyle w:val="StyleUnderline"/>
          <w:highlight w:val="yellow"/>
        </w:rPr>
        <w:t>programme</w:t>
      </w:r>
      <w:r w:rsidRPr="000A15B9">
        <w:rPr>
          <w:rStyle w:val="StyleUnderline"/>
        </w:rPr>
        <w:t xml:space="preserve"> of authorization that </w:t>
      </w:r>
      <w:r w:rsidRPr="005D26A5">
        <w:rPr>
          <w:rStyle w:val="StyleUnderline"/>
          <w:highlight w:val="yellow"/>
        </w:rPr>
        <w:t>actively decentres the state</w:t>
      </w:r>
      <w:r w:rsidRPr="000A15B9">
        <w:rPr>
          <w:rStyle w:val="StyleUnderline"/>
        </w:rPr>
        <w:t xml:space="preserve"> </w:t>
      </w:r>
      <w:r w:rsidRPr="005D26A5">
        <w:rPr>
          <w:rStyle w:val="StyleUnderline"/>
          <w:highlight w:val="yellow"/>
        </w:rPr>
        <w:t>and blurs</w:t>
      </w:r>
      <w:r w:rsidRPr="000A15B9">
        <w:rPr>
          <w:rStyle w:val="StyleUnderline"/>
        </w:rPr>
        <w:t xml:space="preserve"> the </w:t>
      </w:r>
      <w:r w:rsidRPr="005D26A5">
        <w:rPr>
          <w:rStyle w:val="StyleUnderline"/>
          <w:highlight w:val="yellow"/>
        </w:rPr>
        <w:t>boundaries of public and</w:t>
      </w:r>
      <w:r w:rsidRPr="000A15B9">
        <w:rPr>
          <w:rStyle w:val="StyleUnderline"/>
        </w:rPr>
        <w:t xml:space="preserve"> </w:t>
      </w:r>
      <w:r w:rsidRPr="005D26A5">
        <w:rPr>
          <w:rStyle w:val="StyleUnderline"/>
          <w:highlight w:val="yellow"/>
        </w:rPr>
        <w:t>private domains</w:t>
      </w:r>
      <w:r w:rsidRPr="000A15B9">
        <w:rPr>
          <w:rStyle w:val="StyleUnderline"/>
        </w:rPr>
        <w:t xml:space="preserve"> </w:t>
      </w:r>
      <w:r w:rsidRPr="005D26A5">
        <w:rPr>
          <w:rStyle w:val="StyleUnderline"/>
          <w:highlight w:val="yellow"/>
        </w:rPr>
        <w:t>of governance</w:t>
      </w:r>
      <w:r w:rsidRPr="000A15B9">
        <w:rPr>
          <w:rStyle w:val="StyleUnderline"/>
        </w:rPr>
        <w:t>. By virtue of a system that disperses power throughout a network of agencies, the “surveillance of migrant illegality</w:t>
      </w:r>
      <w:r w:rsidRPr="00A40CA5">
        <w:rPr>
          <w:sz w:val="16"/>
        </w:rPr>
        <w:t xml:space="preserve">” (Coutin, 2000) takes a renewed twist that authorizes private authorities and individuals to engage in the everyday policing of the movement of people. According to reports of Accenture’s bid for the US VISIT contract, for example, the consultants positioned immigrants at the heart of their proposals: “Accenture wowed government officials with a demo that included wireless tags that tracked immigrants whereabouts” (Business Week, 2004b: 74). Given </w:t>
      </w:r>
      <w:r w:rsidRPr="004A7295">
        <w:rPr>
          <w:rStyle w:val="StyleUnderline"/>
          <w:highlight w:val="yellow"/>
        </w:rPr>
        <w:t>US VISIT’s status</w:t>
      </w:r>
      <w:r w:rsidRPr="000A15B9">
        <w:rPr>
          <w:rStyle w:val="StyleUnderline"/>
        </w:rPr>
        <w:t xml:space="preserve"> as a system designed to verify those who have visas</w:t>
      </w:r>
      <w:r w:rsidRPr="00A40CA5">
        <w:rPr>
          <w:sz w:val="16"/>
        </w:rPr>
        <w:t xml:space="preserve"> (i.e. not for immigrants), </w:t>
      </w:r>
      <w:r w:rsidRPr="000A15B9">
        <w:rPr>
          <w:rStyle w:val="StyleUnderline"/>
        </w:rPr>
        <w:t xml:space="preserve">it </w:t>
      </w:r>
      <w:r w:rsidRPr="004A7295">
        <w:rPr>
          <w:rStyle w:val="Emphasis"/>
          <w:highlight w:val="yellow"/>
        </w:rPr>
        <w:t>is this targeting of immigrant</w:t>
      </w:r>
      <w:r w:rsidRPr="004A7295">
        <w:rPr>
          <w:rStyle w:val="Emphasis"/>
        </w:rPr>
        <w:t xml:space="preserve"> </w:t>
      </w:r>
      <w:r w:rsidRPr="004A7295">
        <w:rPr>
          <w:rStyle w:val="Emphasis"/>
          <w:highlight w:val="yellow"/>
        </w:rPr>
        <w:t>groups</w:t>
      </w:r>
      <w:r w:rsidRPr="004A7295">
        <w:rPr>
          <w:rStyle w:val="Emphasis"/>
        </w:rPr>
        <w:t xml:space="preserve"> </w:t>
      </w:r>
      <w:r w:rsidRPr="004A7295">
        <w:rPr>
          <w:rStyle w:val="Emphasis"/>
          <w:highlight w:val="yellow"/>
        </w:rPr>
        <w:t>under</w:t>
      </w:r>
      <w:r w:rsidRPr="004A7295">
        <w:rPr>
          <w:rStyle w:val="Emphasis"/>
        </w:rPr>
        <w:t xml:space="preserve"> </w:t>
      </w:r>
      <w:r w:rsidRPr="004A7295">
        <w:rPr>
          <w:rStyle w:val="Emphasis"/>
          <w:highlight w:val="yellow"/>
        </w:rPr>
        <w:t>the guise of efficient border management</w:t>
      </w:r>
      <w:r w:rsidRPr="000A15B9">
        <w:rPr>
          <w:rStyle w:val="StyleUnderline"/>
        </w:rPr>
        <w:t xml:space="preserve"> that is provoking widespread concern among civil liberties groups</w:t>
      </w:r>
      <w:r w:rsidRPr="00A40CA5">
        <w:rPr>
          <w:sz w:val="16"/>
        </w:rPr>
        <w:t xml:space="preserve">. As one civil liberties representative explained: “since 9/11 the public authorities have turned to the private authorities to design the architecture of the systems, to make ‘efficient’ systems.”12 The concern is that the </w:t>
      </w:r>
      <w:r w:rsidRPr="004A7295">
        <w:rPr>
          <w:rStyle w:val="Emphasis"/>
          <w:highlight w:val="yellow"/>
        </w:rPr>
        <w:t>authorization of</w:t>
      </w:r>
      <w:r w:rsidRPr="000A15B9">
        <w:rPr>
          <w:rStyle w:val="Emphasis"/>
        </w:rPr>
        <w:t xml:space="preserve"> groups such as the </w:t>
      </w:r>
      <w:r w:rsidRPr="004A7295">
        <w:rPr>
          <w:rStyle w:val="Emphasis"/>
          <w:highlight w:val="yellow"/>
        </w:rPr>
        <w:t>Smart Border Alliance</w:t>
      </w:r>
      <w:r w:rsidRPr="000A15B9">
        <w:rPr>
          <w:rStyle w:val="Emphasis"/>
        </w:rPr>
        <w:t xml:space="preserve"> to act to govern the movement of people </w:t>
      </w:r>
      <w:r w:rsidRPr="004A7295">
        <w:rPr>
          <w:rStyle w:val="Emphasis"/>
          <w:highlight w:val="yellow"/>
        </w:rPr>
        <w:t>has</w:t>
      </w:r>
      <w:r w:rsidRPr="000A15B9">
        <w:rPr>
          <w:rStyle w:val="Emphasis"/>
        </w:rPr>
        <w:t>,</w:t>
      </w:r>
      <w:r w:rsidRPr="00A40CA5">
        <w:rPr>
          <w:sz w:val="16"/>
        </w:rPr>
        <w:t xml:space="preserve"> in effect, </w:t>
      </w:r>
      <w:r w:rsidRPr="004A7295">
        <w:rPr>
          <w:rStyle w:val="Emphasis"/>
          <w:highlight w:val="yellow"/>
        </w:rPr>
        <w:t>depoliticized</w:t>
      </w:r>
      <w:r w:rsidRPr="000A15B9">
        <w:rPr>
          <w:rStyle w:val="Emphasis"/>
        </w:rPr>
        <w:t xml:space="preserve"> </w:t>
      </w:r>
      <w:r w:rsidRPr="004A7295">
        <w:rPr>
          <w:rStyle w:val="Emphasis"/>
          <w:highlight w:val="yellow"/>
        </w:rPr>
        <w:t>the US VISIT system and normalized its practices</w:t>
      </w:r>
      <w:r w:rsidRPr="000A15B9">
        <w:rPr>
          <w:rStyle w:val="Emphasis"/>
        </w:rPr>
        <w:t xml:space="preserve"> on the grounds of expertise and technical know-how</w:t>
      </w:r>
      <w:r w:rsidRPr="00A40CA5">
        <w:rPr>
          <w:sz w:val="16"/>
        </w:rPr>
        <w:t xml:space="preserve">. </w:t>
      </w:r>
      <w:r w:rsidRPr="000A15B9">
        <w:rPr>
          <w:rStyle w:val="Emphasis"/>
        </w:rPr>
        <w:t xml:space="preserve">The </w:t>
      </w:r>
      <w:r w:rsidRPr="004A7295">
        <w:rPr>
          <w:rStyle w:val="Emphasis"/>
          <w:highlight w:val="yellow"/>
        </w:rPr>
        <w:t>extension of border control</w:t>
      </w:r>
      <w:r w:rsidRPr="000A15B9">
        <w:rPr>
          <w:rStyle w:val="Emphasis"/>
        </w:rPr>
        <w:t xml:space="preserve"> authority into the private sphere </w:t>
      </w:r>
      <w:r w:rsidRPr="004A7295">
        <w:rPr>
          <w:rStyle w:val="Emphasis"/>
          <w:highlight w:val="yellow"/>
        </w:rPr>
        <w:t>does not end with private</w:t>
      </w:r>
      <w:r w:rsidRPr="000A15B9">
        <w:rPr>
          <w:rStyle w:val="Emphasis"/>
        </w:rPr>
        <w:t xml:space="preserve"> </w:t>
      </w:r>
      <w:r w:rsidRPr="004A7295">
        <w:rPr>
          <w:rStyle w:val="Emphasis"/>
          <w:highlight w:val="yellow"/>
        </w:rPr>
        <w:t>firms</w:t>
      </w:r>
      <w:r w:rsidRPr="00A40CA5">
        <w:rPr>
          <w:sz w:val="16"/>
        </w:rPr>
        <w:t xml:space="preserve">, however. As Accenture’s Eric Stange explained in an interview following the award of the US VISIT contract, </w:t>
      </w:r>
      <w:r w:rsidRPr="000A15B9">
        <w:rPr>
          <w:rStyle w:val="StyleUnderline"/>
        </w:rPr>
        <w:t xml:space="preserve">what is needed in the war on terror </w:t>
      </w:r>
      <w:r w:rsidRPr="004A7295">
        <w:rPr>
          <w:rStyle w:val="StyleUnderline"/>
          <w:highlight w:val="yellow"/>
        </w:rPr>
        <w:t>is a “cultural change</w:t>
      </w:r>
      <w:r w:rsidRPr="000A15B9">
        <w:rPr>
          <w:rStyle w:val="StyleUnderline"/>
        </w:rPr>
        <w:t xml:space="preserve">,” a shift </w:t>
      </w:r>
      <w:r w:rsidRPr="004A7295">
        <w:rPr>
          <w:rStyle w:val="StyleUnderline"/>
          <w:highlight w:val="yellow"/>
        </w:rPr>
        <w:t>that</w:t>
      </w:r>
      <w:r w:rsidRPr="000A15B9">
        <w:rPr>
          <w:rStyle w:val="StyleUnderline"/>
        </w:rPr>
        <w:t xml:space="preserve"> </w:t>
      </w:r>
      <w:r w:rsidRPr="004A7295">
        <w:rPr>
          <w:rStyle w:val="StyleUnderline"/>
          <w:highlight w:val="yellow"/>
        </w:rPr>
        <w:t>extends beyond</w:t>
      </w:r>
      <w:r w:rsidRPr="000A15B9">
        <w:rPr>
          <w:rStyle w:val="StyleUnderline"/>
        </w:rPr>
        <w:t xml:space="preserve"> </w:t>
      </w:r>
      <w:r w:rsidRPr="004A7295">
        <w:rPr>
          <w:rStyle w:val="StyleUnderline"/>
          <w:highlight w:val="yellow"/>
        </w:rPr>
        <w:t>governments</w:t>
      </w:r>
      <w:r w:rsidRPr="000A15B9">
        <w:rPr>
          <w:rStyle w:val="StyleUnderline"/>
        </w:rPr>
        <w:t xml:space="preserve"> and firms, </w:t>
      </w:r>
      <w:r w:rsidRPr="004A7295">
        <w:rPr>
          <w:rStyle w:val="StyleUnderline"/>
          <w:highlight w:val="yellow"/>
        </w:rPr>
        <w:t>and into individuals’</w:t>
      </w:r>
      <w:r w:rsidRPr="000A15B9">
        <w:rPr>
          <w:rStyle w:val="StyleUnderline"/>
        </w:rPr>
        <w:t xml:space="preserve"> </w:t>
      </w:r>
      <w:r w:rsidRPr="004A7295">
        <w:rPr>
          <w:rStyle w:val="StyleUnderline"/>
          <w:highlight w:val="yellow"/>
        </w:rPr>
        <w:t>perceptions</w:t>
      </w:r>
      <w:r w:rsidRPr="000A15B9">
        <w:rPr>
          <w:rStyle w:val="StyleUnderline"/>
        </w:rPr>
        <w:t xml:space="preserve"> of their own responsibilities</w:t>
      </w:r>
      <w:r w:rsidRPr="00A40CA5">
        <w:rPr>
          <w:sz w:val="16"/>
        </w:rPr>
        <w:t xml:space="preserve"> (CIO Insight, 2004). Perhaps an example of such a </w:t>
      </w:r>
      <w:r w:rsidRPr="000A15B9">
        <w:rPr>
          <w:rStyle w:val="Emphasis"/>
        </w:rPr>
        <w:t xml:space="preserve">shift </w:t>
      </w:r>
      <w:r w:rsidRPr="004A7295">
        <w:rPr>
          <w:rStyle w:val="Emphasis"/>
          <w:highlight w:val="yellow"/>
        </w:rPr>
        <w:t>towards</w:t>
      </w:r>
      <w:r w:rsidRPr="000A15B9">
        <w:rPr>
          <w:rStyle w:val="Emphasis"/>
        </w:rPr>
        <w:t xml:space="preserve"> a state of </w:t>
      </w:r>
      <w:r w:rsidRPr="004A7295">
        <w:rPr>
          <w:rStyle w:val="Emphasis"/>
          <w:highlight w:val="yellow"/>
        </w:rPr>
        <w:t>constant vigilance</w:t>
      </w:r>
      <w:r w:rsidRPr="00A40CA5">
        <w:rPr>
          <w:sz w:val="16"/>
        </w:rPr>
        <w:t xml:space="preserve"> can be found in Town Compass LLC, a Seattle data company, </w:t>
      </w:r>
      <w:r w:rsidRPr="004A7295">
        <w:rPr>
          <w:rStyle w:val="Emphasis"/>
          <w:highlight w:val="yellow"/>
        </w:rPr>
        <w:t>marketing</w:t>
      </w:r>
      <w:r w:rsidRPr="000A15B9">
        <w:rPr>
          <w:rStyle w:val="Emphasis"/>
        </w:rPr>
        <w:t xml:space="preserve"> </w:t>
      </w:r>
      <w:r w:rsidRPr="004A7295">
        <w:rPr>
          <w:rStyle w:val="Emphasis"/>
          <w:highlight w:val="yellow"/>
        </w:rPr>
        <w:t>personal products</w:t>
      </w:r>
      <w:r w:rsidRPr="000A15B9">
        <w:rPr>
          <w:rStyle w:val="Emphasis"/>
        </w:rPr>
        <w:t xml:space="preserve"> </w:t>
      </w:r>
      <w:r w:rsidRPr="004A7295">
        <w:rPr>
          <w:rStyle w:val="Emphasis"/>
          <w:highlight w:val="yellow"/>
        </w:rPr>
        <w:t>to fight the war on terror</w:t>
      </w:r>
      <w:r w:rsidRPr="00A40CA5">
        <w:rPr>
          <w:sz w:val="16"/>
        </w:rPr>
        <w:t xml:space="preserve">. Their </w:t>
      </w:r>
      <w:r w:rsidRPr="000A15B9">
        <w:rPr>
          <w:rStyle w:val="Emphasis"/>
        </w:rPr>
        <w:t>‘</w:t>
      </w:r>
      <w:r w:rsidRPr="004A7295">
        <w:rPr>
          <w:rStyle w:val="Emphasis"/>
          <w:highlight w:val="yellow"/>
        </w:rPr>
        <w:t>Most Wanted Terrorists’</w:t>
      </w:r>
      <w:r w:rsidRPr="000A15B9">
        <w:rPr>
          <w:rStyle w:val="Emphasis"/>
        </w:rPr>
        <w:t xml:space="preserve"> </w:t>
      </w:r>
      <w:r w:rsidRPr="004A7295">
        <w:rPr>
          <w:rStyle w:val="Emphasis"/>
          <w:highlight w:val="yellow"/>
        </w:rPr>
        <w:t>database</w:t>
      </w:r>
      <w:r w:rsidRPr="000A15B9">
        <w:rPr>
          <w:rStyle w:val="Emphasis"/>
        </w:rPr>
        <w:t xml:space="preserve"> </w:t>
      </w:r>
      <w:r w:rsidRPr="004A7295">
        <w:rPr>
          <w:rStyle w:val="Emphasis"/>
          <w:highlight w:val="yellow"/>
        </w:rPr>
        <w:t>is available as a free download</w:t>
      </w:r>
      <w:r w:rsidRPr="000A15B9">
        <w:rPr>
          <w:rStyle w:val="Emphasis"/>
        </w:rPr>
        <w:t xml:space="preserve"> </w:t>
      </w:r>
      <w:r w:rsidRPr="00A40CA5">
        <w:rPr>
          <w:sz w:val="16"/>
        </w:rPr>
        <w:t xml:space="preserve">to pocket PCs and smartphones as part of their ‘Terrorism Survival’ bundle. As Town Compass explain: “people can have the photos and descriptions at their fingertips at all times in case they spot a suspicious person, easily comparing the person to the photo without endangering themselves” (cited in Military and Aerospace GOVERNANCE, RISK AND DATAVEILLANCE IN THE WAR ON TERROR 167 Electronics, 2004: 4). Should </w:t>
      </w:r>
      <w:r w:rsidRPr="00A40CA5">
        <w:rPr>
          <w:rStyle w:val="Emphasis"/>
        </w:rPr>
        <w:t xml:space="preserve">the </w:t>
      </w:r>
      <w:r w:rsidRPr="004A7295">
        <w:rPr>
          <w:rStyle w:val="Emphasis"/>
          <w:highlight w:val="yellow"/>
        </w:rPr>
        <w:t>vigilant citizen succeed in identifying a suspicious person</w:t>
      </w:r>
      <w:r w:rsidRPr="00A40CA5">
        <w:rPr>
          <w:rStyle w:val="Emphasis"/>
        </w:rPr>
        <w:t xml:space="preserve">, the </w:t>
      </w:r>
      <w:r w:rsidRPr="004A7295">
        <w:rPr>
          <w:rStyle w:val="Emphasis"/>
          <w:highlight w:val="yellow"/>
        </w:rPr>
        <w:t>package comes</w:t>
      </w:r>
      <w:r w:rsidRPr="00A40CA5">
        <w:rPr>
          <w:rStyle w:val="Emphasis"/>
        </w:rPr>
        <w:t xml:space="preserve"> complete </w:t>
      </w:r>
      <w:r w:rsidRPr="004A7295">
        <w:rPr>
          <w:rStyle w:val="Emphasis"/>
          <w:highlight w:val="yellow"/>
        </w:rPr>
        <w:t>with one-touch dialling</w:t>
      </w:r>
      <w:r w:rsidRPr="00A40CA5">
        <w:rPr>
          <w:rStyle w:val="Emphasis"/>
        </w:rPr>
        <w:t xml:space="preserve"> </w:t>
      </w:r>
      <w:r w:rsidRPr="004A7295">
        <w:rPr>
          <w:rStyle w:val="Emphasis"/>
          <w:highlight w:val="yellow"/>
        </w:rPr>
        <w:t>to the FBI</w:t>
      </w:r>
      <w:r w:rsidRPr="00A40CA5">
        <w:rPr>
          <w:rStyle w:val="Emphasis"/>
        </w:rPr>
        <w:t xml:space="preserve"> </w:t>
      </w:r>
      <w:r w:rsidRPr="004A7295">
        <w:rPr>
          <w:rStyle w:val="Emphasis"/>
          <w:highlight w:val="yellow"/>
        </w:rPr>
        <w:t>and</w:t>
      </w:r>
      <w:r w:rsidRPr="00A40CA5">
        <w:rPr>
          <w:rStyle w:val="Emphasis"/>
        </w:rPr>
        <w:t xml:space="preserve"> full details of currently available </w:t>
      </w:r>
      <w:r w:rsidRPr="004A7295">
        <w:rPr>
          <w:rStyle w:val="Emphasis"/>
          <w:highlight w:val="yellow"/>
        </w:rPr>
        <w:t>rewards</w:t>
      </w:r>
      <w:r w:rsidRPr="00A40CA5">
        <w:rPr>
          <w:sz w:val="16"/>
        </w:rPr>
        <w:t xml:space="preserve">. </w:t>
      </w:r>
      <w:r w:rsidRPr="00A40CA5">
        <w:rPr>
          <w:rStyle w:val="StyleUnderline"/>
        </w:rPr>
        <w:t>The growth of technologies of self-governance has had an important role to play in the extension of risk management in the war on terror</w:t>
      </w:r>
      <w:r w:rsidRPr="00A40CA5">
        <w:rPr>
          <w:sz w:val="16"/>
        </w:rPr>
        <w:t xml:space="preserve">. At the time of writing the exit technologies for US VISIT are undergoing pilot trials at selected US airports. Ultimately, however, it will be the responsibility of travellers to “check-out” by scanning their passport and their fingerprints at individual kiosks in departure lounges. Airline passengers are warned during in-flight videos that their exit details are required in order to enable future entry into the United States. In a similar manner to the technologies that establish credit ratings for individuals, </w:t>
      </w:r>
      <w:r w:rsidRPr="00A40CA5">
        <w:rPr>
          <w:rStyle w:val="StyleUnderline"/>
        </w:rPr>
        <w:t xml:space="preserve">the </w:t>
      </w:r>
      <w:r w:rsidRPr="004A7295">
        <w:rPr>
          <w:rStyle w:val="StyleUnderline"/>
          <w:highlight w:val="yellow"/>
        </w:rPr>
        <w:t>US VISIT system will</w:t>
      </w:r>
      <w:r w:rsidRPr="00A40CA5">
        <w:rPr>
          <w:rStyle w:val="StyleUnderline"/>
        </w:rPr>
        <w:t xml:space="preserve">, over time, </w:t>
      </w:r>
      <w:r w:rsidRPr="004A7295">
        <w:rPr>
          <w:rStyle w:val="StyleUnderline"/>
          <w:highlight w:val="yellow"/>
        </w:rPr>
        <w:t>have risk “entry and exit” ratings</w:t>
      </w:r>
      <w:r w:rsidRPr="00A40CA5">
        <w:rPr>
          <w:rStyle w:val="StyleUnderline"/>
        </w:rPr>
        <w:t xml:space="preserve"> for individuals</w:t>
      </w:r>
      <w:r w:rsidRPr="00A40CA5">
        <w:rPr>
          <w:sz w:val="16"/>
        </w:rPr>
        <w:t>. Amsterdam’s Schiphol airport is already demonstrating future possibilities with its members only ‘Privium’ programme. Open only to EU-passport holders, $ 145 annual fee and a biometric submission entitles members to expedited security queues and linked frequent flier benefits (Fox, 2004). Such programmes have the effect of inculcating a culture of ‘responsible risk taking’ where the frequent flier voluntarily engages in the governance of him/herself as well as that of others.</w:t>
      </w:r>
    </w:p>
    <w:p w14:paraId="33A96D1E" w14:textId="77777777" w:rsidR="009D4E9F" w:rsidRDefault="009D4E9F" w:rsidP="009D4E9F"/>
    <w:p w14:paraId="089DCF7B" w14:textId="3F5F9703" w:rsidR="00ED2D28" w:rsidRPr="0013035A" w:rsidRDefault="0022640A" w:rsidP="00ED2D28">
      <w:pPr>
        <w:pStyle w:val="Heading4"/>
      </w:pPr>
      <w:r>
        <w:t>B</w:t>
      </w:r>
      <w:r w:rsidR="00ED2D28">
        <w:t>ureaucra</w:t>
      </w:r>
      <w:r>
        <w:t>cy’s</w:t>
      </w:r>
      <w:r w:rsidR="00ED2D28">
        <w:t xml:space="preserve"> complicity in its indirect decision over life and death renders migrants to bare life. Using the selectiveness of legal status in mobility, the sovereign controls movement which makes immigration a tool of necropolitics</w:t>
      </w:r>
    </w:p>
    <w:p w14:paraId="292D6785" w14:textId="77777777" w:rsidR="00ED2D28" w:rsidRPr="0084130A" w:rsidRDefault="00ED2D28" w:rsidP="00ED2D28">
      <w:r w:rsidRPr="0084130A">
        <w:rPr>
          <w:rStyle w:val="Style13ptBold"/>
        </w:rPr>
        <w:t>Chakkour 15</w:t>
      </w:r>
      <w:r>
        <w:t xml:space="preserve"> (Soukaina, PhD Student, Utrecht University, Erasmus Mundus Master's Degree in Women's and Gender Studies, “Speaking near Necropolitics: Sovereignty, Geopolitics of Death and Sexual Difference”, Utrecht University, Online: </w:t>
      </w:r>
      <w:hyperlink r:id="rId7" w:history="1">
        <w:r w:rsidRPr="000B7CEE">
          <w:rPr>
            <w:rStyle w:val="Hyperlink"/>
          </w:rPr>
          <w:t>https://dspace.library.uu.nl/bitstream/handle/1874/320641/ChakkourS-Thesis-GEMMA-FinalDraft.pdf?sequence=2&amp;isAllowed=y</w:t>
        </w:r>
      </w:hyperlink>
      <w:r>
        <w:t>, 7/6, DTS)</w:t>
      </w:r>
    </w:p>
    <w:p w14:paraId="4DE917E2" w14:textId="4387D519" w:rsidR="00ED2D28" w:rsidRDefault="00ED2D28" w:rsidP="00ED2D28">
      <w:pPr>
        <w:rPr>
          <w:rStyle w:val="StyleUnderline"/>
        </w:rPr>
      </w:pPr>
      <w:r w:rsidRPr="00BC6578">
        <w:rPr>
          <w:sz w:val="16"/>
        </w:rPr>
        <w:t xml:space="preserve">Bureaucracy as a System of Necropolitics Let us then attempt to also point out to the concrete manifestations and repercussions of the restriction on movement. </w:t>
      </w:r>
      <w:r w:rsidRPr="00D17983">
        <w:rPr>
          <w:rStyle w:val="StyleUnderline"/>
        </w:rPr>
        <w:t>In performing this exercise, it is necessary to analyze the</w:t>
      </w:r>
      <w:r>
        <w:rPr>
          <w:rStyle w:val="StyleUnderline"/>
        </w:rPr>
        <w:t xml:space="preserve"> </w:t>
      </w:r>
      <w:r w:rsidRPr="0013035A">
        <w:rPr>
          <w:rStyle w:val="StyleUnderline"/>
          <w:highlight w:val="yellow"/>
        </w:rPr>
        <w:t>bureaucratic procedures dictated by</w:t>
      </w:r>
      <w:r w:rsidRPr="00D17983">
        <w:rPr>
          <w:rStyle w:val="StyleUnderline"/>
        </w:rPr>
        <w:t xml:space="preserve"> the </w:t>
      </w:r>
      <w:r w:rsidRPr="0013035A">
        <w:rPr>
          <w:rStyle w:val="StyleUnderline"/>
          <w:highlight w:val="yellow"/>
        </w:rPr>
        <w:t>restriction on movement</w:t>
      </w:r>
      <w:r w:rsidRPr="00D17983">
        <w:rPr>
          <w:rStyle w:val="StyleUnderline"/>
        </w:rPr>
        <w:t xml:space="preserve"> in order to </w:t>
      </w:r>
      <w:r w:rsidRPr="0013035A">
        <w:rPr>
          <w:rStyle w:val="StyleUnderline"/>
          <w:highlight w:val="yellow"/>
        </w:rPr>
        <w:t>demonstrate</w:t>
      </w:r>
      <w:r w:rsidRPr="00D17983">
        <w:rPr>
          <w:rStyle w:val="StyleUnderline"/>
        </w:rPr>
        <w:t xml:space="preserve"> the</w:t>
      </w:r>
      <w:r>
        <w:rPr>
          <w:rStyle w:val="StyleUnderline"/>
        </w:rPr>
        <w:t xml:space="preserve"> </w:t>
      </w:r>
      <w:r w:rsidRPr="0013035A">
        <w:rPr>
          <w:rStyle w:val="StyleUnderline"/>
          <w:highlight w:val="yellow"/>
        </w:rPr>
        <w:t>complicity of the</w:t>
      </w:r>
      <w:r w:rsidRPr="00D17983">
        <w:rPr>
          <w:rStyle w:val="StyleUnderline"/>
        </w:rPr>
        <w:t xml:space="preserve"> bureaucratic </w:t>
      </w:r>
      <w:r w:rsidRPr="0013035A">
        <w:rPr>
          <w:rStyle w:val="StyleUnderline"/>
          <w:highlight w:val="yellow"/>
        </w:rPr>
        <w:t>system in</w:t>
      </w:r>
      <w:r w:rsidRPr="00D17983">
        <w:rPr>
          <w:rStyle w:val="StyleUnderline"/>
        </w:rPr>
        <w:t xml:space="preserve"> the production of </w:t>
      </w:r>
      <w:r w:rsidRPr="0013035A">
        <w:rPr>
          <w:rStyle w:val="StyleUnderline"/>
          <w:highlight w:val="yellow"/>
        </w:rPr>
        <w:t>death.</w:t>
      </w:r>
      <w:r w:rsidRPr="00D17983">
        <w:rPr>
          <w:rStyle w:val="StyleUnderline"/>
        </w:rPr>
        <w:t xml:space="preserve"> As it has been mentioned</w:t>
      </w:r>
      <w:r>
        <w:rPr>
          <w:rStyle w:val="StyleUnderline"/>
        </w:rPr>
        <w:t xml:space="preserve"> </w:t>
      </w:r>
      <w:r w:rsidRPr="00D17983">
        <w:rPr>
          <w:rStyle w:val="StyleUnderline"/>
        </w:rPr>
        <w:t>before, one example of the bureaucracy of migration is the visa requirements. When those</w:t>
      </w:r>
      <w:r>
        <w:rPr>
          <w:rStyle w:val="StyleUnderline"/>
        </w:rPr>
        <w:t xml:space="preserve"> </w:t>
      </w:r>
      <w:r w:rsidRPr="00D17983">
        <w:rPr>
          <w:rStyle w:val="StyleUnderline"/>
        </w:rPr>
        <w:t xml:space="preserve">latter are not satisfied, then the decision over a </w:t>
      </w:r>
      <w:r w:rsidRPr="0013035A">
        <w:rPr>
          <w:rStyle w:val="StyleUnderline"/>
          <w:highlight w:val="yellow"/>
        </w:rPr>
        <w:t>denied visa</w:t>
      </w:r>
      <w:r w:rsidRPr="00D17983">
        <w:rPr>
          <w:rStyle w:val="StyleUnderline"/>
        </w:rPr>
        <w:t xml:space="preserve">, for example, </w:t>
      </w:r>
      <w:r w:rsidRPr="0013035A">
        <w:rPr>
          <w:rStyle w:val="StyleUnderline"/>
          <w:highlight w:val="yellow"/>
        </w:rPr>
        <w:t xml:space="preserve">translates itself </w:t>
      </w:r>
      <w:r w:rsidRPr="0013035A">
        <w:rPr>
          <w:rStyle w:val="StyleUnderline"/>
        </w:rPr>
        <w:t>directly</w:t>
      </w:r>
      <w:r w:rsidRPr="0013035A">
        <w:rPr>
          <w:rStyle w:val="StyleUnderline"/>
          <w:highlight w:val="yellow"/>
        </w:rPr>
        <w:t xml:space="preserve"> into </w:t>
      </w:r>
      <w:r w:rsidRPr="0013035A">
        <w:rPr>
          <w:rStyle w:val="StyleUnderline"/>
        </w:rPr>
        <w:t xml:space="preserve">putting </w:t>
      </w:r>
      <w:r w:rsidRPr="0013035A">
        <w:rPr>
          <w:rStyle w:val="StyleUnderline"/>
          <w:highlight w:val="yellow"/>
        </w:rPr>
        <w:t>one’s</w:t>
      </w:r>
      <w:r w:rsidRPr="0013035A">
        <w:rPr>
          <w:rStyle w:val="StyleUnderline"/>
        </w:rPr>
        <w:t xml:space="preserve"> self</w:t>
      </w:r>
      <w:r w:rsidRPr="00D17983">
        <w:rPr>
          <w:rStyle w:val="StyleUnderline"/>
        </w:rPr>
        <w:t xml:space="preserve"> in a situation of precariousness, because it leaves the person</w:t>
      </w:r>
      <w:r>
        <w:rPr>
          <w:rStyle w:val="StyleUnderline"/>
        </w:rPr>
        <w:t xml:space="preserve"> </w:t>
      </w:r>
      <w:r w:rsidRPr="0013035A">
        <w:rPr>
          <w:rStyle w:val="StyleUnderline"/>
          <w:highlight w:val="yellow"/>
        </w:rPr>
        <w:t>wish</w:t>
      </w:r>
      <w:r w:rsidRPr="00D17983">
        <w:rPr>
          <w:rStyle w:val="StyleUnderline"/>
        </w:rPr>
        <w:t xml:space="preserve">ing </w:t>
      </w:r>
      <w:r w:rsidRPr="0013035A">
        <w:rPr>
          <w:rStyle w:val="StyleUnderline"/>
          <w:highlight w:val="yellow"/>
        </w:rPr>
        <w:t>to cross over with no other choice than</w:t>
      </w:r>
      <w:r w:rsidRPr="00D17983">
        <w:rPr>
          <w:rStyle w:val="StyleUnderline"/>
        </w:rPr>
        <w:t xml:space="preserve"> to do it </w:t>
      </w:r>
      <w:r w:rsidRPr="0013035A">
        <w:rPr>
          <w:rStyle w:val="StyleUnderline"/>
          <w:highlight w:val="yellow"/>
        </w:rPr>
        <w:t>illegally</w:t>
      </w:r>
      <w:r w:rsidRPr="0013035A">
        <w:rPr>
          <w:sz w:val="16"/>
          <w:highlight w:val="yellow"/>
        </w:rPr>
        <w:t>.</w:t>
      </w:r>
      <w:r w:rsidRPr="00BC6578">
        <w:rPr>
          <w:sz w:val="16"/>
        </w:rPr>
        <w:t xml:space="preserve"> The absence of the option of a legal crossover, which wouldn’t put the life of the people involved in danger; is the direct result of the bureaucracy put at place. </w:t>
      </w:r>
      <w:r w:rsidRPr="00D17983">
        <w:rPr>
          <w:rStyle w:val="StyleUnderline"/>
        </w:rPr>
        <w:t xml:space="preserve">To satisfy </w:t>
      </w:r>
      <w:r w:rsidRPr="0013035A">
        <w:rPr>
          <w:rStyle w:val="StyleUnderline"/>
          <w:highlight w:val="yellow"/>
        </w:rPr>
        <w:t>visa requirements</w:t>
      </w:r>
      <w:r w:rsidRPr="00D17983">
        <w:rPr>
          <w:rStyle w:val="StyleUnderline"/>
        </w:rPr>
        <w:t xml:space="preserve"> is </w:t>
      </w:r>
      <w:r w:rsidRPr="0013035A">
        <w:rPr>
          <w:rStyle w:val="StyleUnderline"/>
          <w:highlight w:val="yellow"/>
        </w:rPr>
        <w:t>not available for all</w:t>
      </w:r>
      <w:r>
        <w:rPr>
          <w:rStyle w:val="StyleUnderline"/>
        </w:rPr>
        <w:t xml:space="preserve"> </w:t>
      </w:r>
      <w:r w:rsidRPr="00D17983">
        <w:rPr>
          <w:rStyle w:val="StyleUnderline"/>
        </w:rPr>
        <w:t xml:space="preserve">third world </w:t>
      </w:r>
      <w:r w:rsidRPr="0013035A">
        <w:rPr>
          <w:rStyle w:val="StyleUnderline"/>
          <w:highlight w:val="yellow"/>
        </w:rPr>
        <w:t>countries</w:t>
      </w:r>
      <w:r w:rsidRPr="00D17983">
        <w:rPr>
          <w:rStyle w:val="StyleUnderline"/>
        </w:rPr>
        <w:t xml:space="preserve"> nationals. This impossibility then leads the persons wishing to cross to</w:t>
      </w:r>
      <w:r>
        <w:rPr>
          <w:rStyle w:val="StyleUnderline"/>
        </w:rPr>
        <w:t xml:space="preserve"> </w:t>
      </w:r>
      <w:r w:rsidRPr="00D17983">
        <w:rPr>
          <w:rStyle w:val="StyleUnderline"/>
        </w:rPr>
        <w:t>giving in to other options, which unfortunately, leads to their death</w:t>
      </w:r>
      <w:r w:rsidRPr="00BC6578">
        <w:rPr>
          <w:sz w:val="16"/>
        </w:rPr>
        <w:t xml:space="preserve"> as it is the case of the example I am using in this chapter. Another reading we can use to understand the complicity of the bureaucracy at place is govermentality. As it has been mentioned in the first chapter, governmentality is a set of tactics aimed at managing the population. </w:t>
      </w:r>
      <w:r w:rsidRPr="00BC6578">
        <w:rPr>
          <w:rStyle w:val="StyleUnderline"/>
        </w:rPr>
        <w:t xml:space="preserve">As a form of management, </w:t>
      </w:r>
      <w:r w:rsidRPr="0013035A">
        <w:rPr>
          <w:rStyle w:val="StyleUnderline"/>
          <w:highlight w:val="yellow"/>
        </w:rPr>
        <w:t>the bureaucracy</w:t>
      </w:r>
      <w:r w:rsidRPr="00BC6578">
        <w:rPr>
          <w:rStyle w:val="StyleUnderline"/>
        </w:rPr>
        <w:t xml:space="preserve"> put at</w:t>
      </w:r>
      <w:r>
        <w:rPr>
          <w:rStyle w:val="StyleUnderline"/>
        </w:rPr>
        <w:t xml:space="preserve"> </w:t>
      </w:r>
      <w:r w:rsidRPr="00BC6578">
        <w:rPr>
          <w:rStyle w:val="StyleUnderline"/>
        </w:rPr>
        <w:t xml:space="preserve">place </w:t>
      </w:r>
      <w:r w:rsidRPr="0013035A">
        <w:rPr>
          <w:rStyle w:val="StyleUnderline"/>
          <w:highlight w:val="yellow"/>
        </w:rPr>
        <w:t>is</w:t>
      </w:r>
      <w:r w:rsidRPr="00BC6578">
        <w:rPr>
          <w:rStyle w:val="StyleUnderline"/>
        </w:rPr>
        <w:t xml:space="preserve"> also </w:t>
      </w:r>
      <w:r w:rsidRPr="0013035A">
        <w:rPr>
          <w:rStyle w:val="StyleUnderline"/>
          <w:highlight w:val="yellow"/>
        </w:rPr>
        <w:t>embedded in</w:t>
      </w:r>
      <w:r w:rsidRPr="00BC6578">
        <w:rPr>
          <w:rStyle w:val="StyleUnderline"/>
        </w:rPr>
        <w:t xml:space="preserve"> the </w:t>
      </w:r>
      <w:r w:rsidRPr="0013035A">
        <w:rPr>
          <w:rStyle w:val="StyleUnderline"/>
          <w:highlight w:val="yellow"/>
        </w:rPr>
        <w:t>larger</w:t>
      </w:r>
      <w:r w:rsidRPr="00BC6578">
        <w:rPr>
          <w:rStyle w:val="StyleUnderline"/>
        </w:rPr>
        <w:t xml:space="preserve"> complex </w:t>
      </w:r>
      <w:r w:rsidRPr="0013035A">
        <w:rPr>
          <w:rStyle w:val="StyleUnderline"/>
          <w:highlight w:val="yellow"/>
        </w:rPr>
        <w:t>system of</w:t>
      </w:r>
      <w:r w:rsidRPr="00BC6578">
        <w:rPr>
          <w:rStyle w:val="StyleUnderline"/>
        </w:rPr>
        <w:t xml:space="preserve"> </w:t>
      </w:r>
      <w:r w:rsidRPr="0013035A">
        <w:rPr>
          <w:rStyle w:val="StyleUnderline"/>
          <w:highlight w:val="yellow"/>
        </w:rPr>
        <w:t>governmentality: by installing a policy of selectiveness</w:t>
      </w:r>
      <w:r w:rsidRPr="00BC6578">
        <w:rPr>
          <w:rStyle w:val="StyleUnderline"/>
        </w:rPr>
        <w:t xml:space="preserve"> according to certain indicators in order to decide on who may or may</w:t>
      </w:r>
      <w:r>
        <w:rPr>
          <w:rStyle w:val="StyleUnderline"/>
        </w:rPr>
        <w:t xml:space="preserve"> </w:t>
      </w:r>
      <w:r w:rsidRPr="00BC6578">
        <w:rPr>
          <w:rStyle w:val="StyleUnderline"/>
        </w:rPr>
        <w:t>not cross legally.</w:t>
      </w:r>
      <w:r w:rsidRPr="00BC6578">
        <w:rPr>
          <w:sz w:val="16"/>
        </w:rPr>
        <w:t xml:space="preserve"> By putting the decision over who may cross and who may not in the hands of the bureaucrats, the decision over the life of the people involved is equally called into question. </w:t>
      </w:r>
      <w:r w:rsidRPr="00BC6578">
        <w:rPr>
          <w:rStyle w:val="StyleUnderline"/>
        </w:rPr>
        <w:t xml:space="preserve">For third country nationals, </w:t>
      </w:r>
      <w:r w:rsidRPr="0013035A">
        <w:rPr>
          <w:rStyle w:val="StyleUnderline"/>
          <w:highlight w:val="yellow"/>
        </w:rPr>
        <w:t>who may cross and</w:t>
      </w:r>
      <w:r w:rsidRPr="00BC6578">
        <w:rPr>
          <w:rStyle w:val="StyleUnderline"/>
        </w:rPr>
        <w:t xml:space="preserve"> who </w:t>
      </w:r>
      <w:r w:rsidRPr="0013035A">
        <w:rPr>
          <w:rStyle w:val="StyleUnderline"/>
          <w:highlight w:val="yellow"/>
        </w:rPr>
        <w:t>may not, becomes</w:t>
      </w:r>
      <w:r w:rsidRPr="00BC6578">
        <w:rPr>
          <w:rStyle w:val="StyleUnderline"/>
        </w:rPr>
        <w:t>, in some</w:t>
      </w:r>
      <w:r>
        <w:rPr>
          <w:rStyle w:val="StyleUnderline"/>
        </w:rPr>
        <w:t xml:space="preserve"> </w:t>
      </w:r>
      <w:r w:rsidRPr="00BC6578">
        <w:rPr>
          <w:rStyle w:val="StyleUnderline"/>
        </w:rPr>
        <w:t>cases</w:t>
      </w:r>
      <w:r w:rsidRPr="0013035A">
        <w:rPr>
          <w:rStyle w:val="StyleUnderline"/>
        </w:rPr>
        <w:t>, synonymous</w:t>
      </w:r>
      <w:r w:rsidRPr="00BC6578">
        <w:rPr>
          <w:rStyle w:val="StyleUnderline"/>
        </w:rPr>
        <w:t xml:space="preserve"> for who may live and who may die, which </w:t>
      </w:r>
      <w:r w:rsidRPr="0013035A">
        <w:rPr>
          <w:rStyle w:val="StyleUnderline"/>
          <w:highlight w:val="yellow"/>
        </w:rPr>
        <w:t>effectively activates the right to kill</w:t>
      </w:r>
      <w:r w:rsidRPr="00BC6578">
        <w:rPr>
          <w:rStyle w:val="StyleUnderline"/>
        </w:rPr>
        <w:t xml:space="preserve">, </w:t>
      </w:r>
      <w:r w:rsidRPr="0013035A">
        <w:rPr>
          <w:rStyle w:val="StyleUnderline"/>
          <w:highlight w:val="yellow"/>
        </w:rPr>
        <w:t>although</w:t>
      </w:r>
      <w:r w:rsidRPr="00BC6578">
        <w:rPr>
          <w:rStyle w:val="StyleUnderline"/>
        </w:rPr>
        <w:t xml:space="preserve"> this occurs in an </w:t>
      </w:r>
      <w:r w:rsidRPr="0013035A">
        <w:rPr>
          <w:rStyle w:val="StyleUnderline"/>
          <w:highlight w:val="yellow"/>
        </w:rPr>
        <w:t>indirect</w:t>
      </w:r>
      <w:r w:rsidRPr="00BC6578">
        <w:rPr>
          <w:rStyle w:val="StyleUnderline"/>
        </w:rPr>
        <w:t xml:space="preserve"> way, </w:t>
      </w:r>
      <w:r w:rsidRPr="0013035A">
        <w:rPr>
          <w:rStyle w:val="StyleUnderline"/>
          <w:highlight w:val="yellow"/>
        </w:rPr>
        <w:t>which</w:t>
      </w:r>
      <w:r w:rsidRPr="00BC6578">
        <w:rPr>
          <w:rStyle w:val="StyleUnderline"/>
        </w:rPr>
        <w:t xml:space="preserve"> is an aspect that must be emphasized</w:t>
      </w:r>
      <w:r>
        <w:rPr>
          <w:rStyle w:val="StyleUnderline"/>
        </w:rPr>
        <w:t xml:space="preserve"> </w:t>
      </w:r>
      <w:r w:rsidRPr="00BC6578">
        <w:rPr>
          <w:rStyle w:val="StyleUnderline"/>
        </w:rPr>
        <w:t xml:space="preserve">since it </w:t>
      </w:r>
      <w:r w:rsidRPr="0013035A">
        <w:rPr>
          <w:rStyle w:val="StyleUnderline"/>
          <w:highlight w:val="yellow"/>
        </w:rPr>
        <w:t>contributes</w:t>
      </w:r>
      <w:r w:rsidRPr="00BC6578">
        <w:rPr>
          <w:rStyle w:val="StyleUnderline"/>
        </w:rPr>
        <w:t xml:space="preserve"> significantly </w:t>
      </w:r>
      <w:r w:rsidRPr="0013035A">
        <w:rPr>
          <w:rStyle w:val="StyleUnderline"/>
          <w:highlight w:val="yellow"/>
        </w:rPr>
        <w:t>to</w:t>
      </w:r>
      <w:r w:rsidRPr="00BC6578">
        <w:rPr>
          <w:rStyle w:val="StyleUnderline"/>
        </w:rPr>
        <w:t xml:space="preserve"> the </w:t>
      </w:r>
      <w:r w:rsidRPr="0013035A">
        <w:rPr>
          <w:rStyle w:val="StyleUnderline"/>
          <w:highlight w:val="yellow"/>
        </w:rPr>
        <w:t>discourse produced on the death of the migrants</w:t>
      </w:r>
      <w:r w:rsidRPr="00BC6578">
        <w:rPr>
          <w:rStyle w:val="StyleUnderline"/>
        </w:rPr>
        <w:t>.</w:t>
      </w:r>
      <w:r w:rsidRPr="00BC6578">
        <w:rPr>
          <w:sz w:val="16"/>
        </w:rPr>
        <w:t xml:space="preserve"> The general trend in this discourse prefers to point to the direct factors contributing to the death of the migrants, for instance the human traffickers. And while it is important to also consider these factors; it is no less important to also speak about other more subtle and structural elements which are responsible for the death of the migrants as well. This is what Mbembe refers to as invisible ways of killing, which is an idea that was mentioned in the last chapter. 41 </w:t>
      </w:r>
      <w:r w:rsidRPr="00BC6578">
        <w:rPr>
          <w:rStyle w:val="StyleUnderline"/>
        </w:rPr>
        <w:t xml:space="preserve">The danger of such killings lies precisely in the fact that </w:t>
      </w:r>
      <w:r w:rsidRPr="0013035A">
        <w:rPr>
          <w:rStyle w:val="StyleUnderline"/>
          <w:highlight w:val="yellow"/>
        </w:rPr>
        <w:t>the complicity</w:t>
      </w:r>
      <w:r w:rsidRPr="00BC6578">
        <w:rPr>
          <w:rStyle w:val="StyleUnderline"/>
        </w:rPr>
        <w:t xml:space="preserve"> of the bureaucratic</w:t>
      </w:r>
      <w:r>
        <w:rPr>
          <w:rStyle w:val="StyleUnderline"/>
        </w:rPr>
        <w:t xml:space="preserve"> </w:t>
      </w:r>
      <w:r w:rsidRPr="00BC6578">
        <w:rPr>
          <w:rStyle w:val="StyleUnderline"/>
        </w:rPr>
        <w:t xml:space="preserve">systems, </w:t>
      </w:r>
      <w:r w:rsidRPr="0013035A">
        <w:rPr>
          <w:rStyle w:val="StyleUnderline"/>
          <w:highlight w:val="yellow"/>
        </w:rPr>
        <w:t>sustained by the sovereign</w:t>
      </w:r>
      <w:r w:rsidRPr="00BC6578">
        <w:rPr>
          <w:rStyle w:val="StyleUnderline"/>
        </w:rPr>
        <w:t xml:space="preserve"> order is hindered </w:t>
      </w:r>
      <w:r w:rsidRPr="0013035A">
        <w:rPr>
          <w:rStyle w:val="StyleUnderline"/>
          <w:highlight w:val="yellow"/>
        </w:rPr>
        <w:t>under the guise of legality</w:t>
      </w:r>
      <w:r w:rsidRPr="00BC6578">
        <w:rPr>
          <w:rStyle w:val="StyleUnderline"/>
        </w:rPr>
        <w:t>.</w:t>
      </w:r>
      <w:r>
        <w:rPr>
          <w:rStyle w:val="StyleUnderline"/>
        </w:rPr>
        <w:t xml:space="preserve"> </w:t>
      </w:r>
      <w:r w:rsidRPr="00BC6578">
        <w:rPr>
          <w:sz w:val="16"/>
        </w:rPr>
        <w:t xml:space="preserve">Since this decision is concerned with the entry to another country, </w:t>
      </w:r>
      <w:r w:rsidRPr="00BC6578">
        <w:rPr>
          <w:rStyle w:val="StyleUnderline"/>
        </w:rPr>
        <w:t>it is also</w:t>
      </w:r>
      <w:r>
        <w:rPr>
          <w:rStyle w:val="StyleUnderline"/>
        </w:rPr>
        <w:t xml:space="preserve"> </w:t>
      </w:r>
      <w:r w:rsidRPr="00BC6578">
        <w:rPr>
          <w:rStyle w:val="StyleUnderline"/>
        </w:rPr>
        <w:t>simultaneously concerned with the issue of sovereignty since its objective is to regulate the</w:t>
      </w:r>
      <w:r>
        <w:rPr>
          <w:rStyle w:val="StyleUnderline"/>
        </w:rPr>
        <w:t xml:space="preserve"> </w:t>
      </w:r>
      <w:r w:rsidRPr="00BC6578">
        <w:rPr>
          <w:rStyle w:val="StyleUnderline"/>
        </w:rPr>
        <w:t>movement of the people through the border, which a significant manifestation of the</w:t>
      </w:r>
      <w:r>
        <w:rPr>
          <w:rStyle w:val="StyleUnderline"/>
        </w:rPr>
        <w:t xml:space="preserve"> </w:t>
      </w:r>
      <w:r w:rsidRPr="00BC6578">
        <w:rPr>
          <w:rStyle w:val="StyleUnderline"/>
        </w:rPr>
        <w:t>sovereign order</w:t>
      </w:r>
      <w:r w:rsidRPr="00BC6578">
        <w:rPr>
          <w:sz w:val="16"/>
        </w:rPr>
        <w:t xml:space="preserve">, perhaps it is also the most obvious one. </w:t>
      </w:r>
      <w:r w:rsidRPr="0013035A">
        <w:rPr>
          <w:rStyle w:val="StyleUnderline"/>
          <w:highlight w:val="yellow"/>
        </w:rPr>
        <w:t>The decision</w:t>
      </w:r>
      <w:r w:rsidRPr="00BC6578">
        <w:rPr>
          <w:rStyle w:val="StyleUnderline"/>
        </w:rPr>
        <w:t xml:space="preserve"> for example over the</w:t>
      </w:r>
      <w:r>
        <w:rPr>
          <w:rStyle w:val="StyleUnderline"/>
        </w:rPr>
        <w:t xml:space="preserve"> </w:t>
      </w:r>
      <w:r w:rsidRPr="00BC6578">
        <w:rPr>
          <w:rStyle w:val="StyleUnderline"/>
        </w:rPr>
        <w:t xml:space="preserve">visa, which </w:t>
      </w:r>
      <w:r w:rsidRPr="0013035A">
        <w:rPr>
          <w:rStyle w:val="StyleUnderline"/>
          <w:highlight w:val="yellow"/>
        </w:rPr>
        <w:t>is</w:t>
      </w:r>
      <w:r w:rsidRPr="00BC6578">
        <w:rPr>
          <w:rStyle w:val="StyleUnderline"/>
        </w:rPr>
        <w:t xml:space="preserve"> completely made inside consulates and embassies, </w:t>
      </w:r>
      <w:r w:rsidRPr="0013035A">
        <w:rPr>
          <w:rStyle w:val="StyleUnderline"/>
          <w:highlight w:val="yellow"/>
        </w:rPr>
        <w:t>evaluated by bureaucrats and justified</w:t>
      </w:r>
      <w:r w:rsidRPr="00BC6578">
        <w:rPr>
          <w:rStyle w:val="StyleUnderline"/>
        </w:rPr>
        <w:t xml:space="preserve"> mostly </w:t>
      </w:r>
      <w:r w:rsidRPr="0013035A">
        <w:rPr>
          <w:rStyle w:val="StyleUnderline"/>
          <w:highlight w:val="yellow"/>
        </w:rPr>
        <w:t>by</w:t>
      </w:r>
      <w:r w:rsidRPr="00BC6578">
        <w:rPr>
          <w:rStyle w:val="StyleUnderline"/>
        </w:rPr>
        <w:t xml:space="preserve"> papers determining certain </w:t>
      </w:r>
      <w:r w:rsidRPr="0013035A">
        <w:rPr>
          <w:rStyle w:val="StyleUnderline"/>
          <w:highlight w:val="yellow"/>
        </w:rPr>
        <w:t>legal aspects, invests those</w:t>
      </w:r>
      <w:r w:rsidRPr="00BC6578">
        <w:rPr>
          <w:rStyle w:val="StyleUnderline"/>
        </w:rPr>
        <w:t xml:space="preserve"> same</w:t>
      </w:r>
      <w:r>
        <w:rPr>
          <w:rStyle w:val="StyleUnderline"/>
        </w:rPr>
        <w:t xml:space="preserve"> </w:t>
      </w:r>
      <w:r w:rsidRPr="0013035A">
        <w:rPr>
          <w:rStyle w:val="StyleUnderline"/>
          <w:highlight w:val="yellow"/>
        </w:rPr>
        <w:t>bureaucrats</w:t>
      </w:r>
      <w:r w:rsidRPr="00BC6578">
        <w:rPr>
          <w:rStyle w:val="StyleUnderline"/>
        </w:rPr>
        <w:t xml:space="preserve">, although </w:t>
      </w:r>
      <w:r w:rsidRPr="0013035A">
        <w:rPr>
          <w:rStyle w:val="StyleUnderline"/>
          <w:highlight w:val="yellow"/>
        </w:rPr>
        <w:t>in</w:t>
      </w:r>
      <w:r w:rsidRPr="00BC6578">
        <w:rPr>
          <w:rStyle w:val="StyleUnderline"/>
        </w:rPr>
        <w:t xml:space="preserve"> indirect ways with the possibility of making a </w:t>
      </w:r>
      <w:r w:rsidRPr="0013035A">
        <w:rPr>
          <w:rStyle w:val="StyleUnderline"/>
          <w:highlight w:val="yellow"/>
        </w:rPr>
        <w:t>decision over the life</w:t>
      </w:r>
      <w:r>
        <w:rPr>
          <w:rStyle w:val="StyleUnderline"/>
        </w:rPr>
        <w:t xml:space="preserve"> </w:t>
      </w:r>
      <w:r w:rsidRPr="00BC6578">
        <w:rPr>
          <w:sz w:val="16"/>
        </w:rPr>
        <w:t xml:space="preserve">of the people who wish to go to Europe. In this case, the reading of Butler on the return of sovereignty is well placed to describe the situation: </w:t>
      </w:r>
      <w:r w:rsidRPr="00BC6578">
        <w:rPr>
          <w:rStyle w:val="StyleUnderline"/>
        </w:rPr>
        <w:t>sovereignty indeed is reaffirmed through</w:t>
      </w:r>
      <w:r>
        <w:rPr>
          <w:rStyle w:val="StyleUnderline"/>
        </w:rPr>
        <w:t xml:space="preserve"> </w:t>
      </w:r>
      <w:r w:rsidRPr="00BC6578">
        <w:rPr>
          <w:rStyle w:val="StyleUnderline"/>
        </w:rPr>
        <w:t xml:space="preserve">a bureaucratic system and it effectively returns through governmentality. </w:t>
      </w:r>
      <w:r w:rsidRPr="00BC6578">
        <w:rPr>
          <w:sz w:val="16"/>
        </w:rPr>
        <w:t xml:space="preserve">The visa requirement as an example is only one way of trying to analyze how bureaucracy plays a role in producing necropolitics. It is therefore equally important to speak about the political consequences of such remarks and their repecussions. In Precarious Life, Butler argues that the entanglement of sovereignty with governmentality under the reign of the bureacrats leads to the cancellation of accountability (Butler, 2004: 66). </w:t>
      </w:r>
      <w:r w:rsidRPr="00BC6578">
        <w:rPr>
          <w:rStyle w:val="StyleUnderline"/>
        </w:rPr>
        <w:t>It is important therefore to reflect on this cancellation of</w:t>
      </w:r>
      <w:r>
        <w:rPr>
          <w:rStyle w:val="StyleUnderline"/>
        </w:rPr>
        <w:t xml:space="preserve"> </w:t>
      </w:r>
      <w:r w:rsidRPr="00BC6578">
        <w:rPr>
          <w:rStyle w:val="StyleUnderline"/>
        </w:rPr>
        <w:t>accountability as it also confronts us with the ethical dilemma of who is responsible for the</w:t>
      </w:r>
      <w:r>
        <w:rPr>
          <w:rStyle w:val="StyleUnderline"/>
        </w:rPr>
        <w:t xml:space="preserve"> </w:t>
      </w:r>
      <w:r w:rsidRPr="00BC6578">
        <w:rPr>
          <w:rStyle w:val="StyleUnderline"/>
        </w:rPr>
        <w:t>death of the migrants.</w:t>
      </w:r>
      <w:r w:rsidRPr="00BC6578">
        <w:rPr>
          <w:sz w:val="16"/>
        </w:rPr>
        <w:t xml:space="preserve"> This is an important question to consider, and the objective here is not to answer the question in a certain way; but rather to invoke the ambivalence of the situation itself: it is not that a denied visa kills the migrant; but how the denied visa may lead to the death of the migrant that I wish to point to in this case. </w:t>
      </w:r>
      <w:r w:rsidRPr="00BC6578">
        <w:rPr>
          <w:rStyle w:val="StyleUnderline"/>
        </w:rPr>
        <w:t xml:space="preserve">The </w:t>
      </w:r>
      <w:r w:rsidRPr="0013035A">
        <w:rPr>
          <w:rStyle w:val="StyleUnderline"/>
          <w:highlight w:val="yellow"/>
        </w:rPr>
        <w:t>cancellation of accountability can</w:t>
      </w:r>
      <w:r>
        <w:rPr>
          <w:rStyle w:val="StyleUnderline"/>
        </w:rPr>
        <w:t xml:space="preserve"> </w:t>
      </w:r>
      <w:r w:rsidRPr="00BC6578">
        <w:rPr>
          <w:rStyle w:val="StyleUnderline"/>
        </w:rPr>
        <w:t xml:space="preserve">also </w:t>
      </w:r>
      <w:r w:rsidRPr="0013035A">
        <w:rPr>
          <w:rStyle w:val="StyleUnderline"/>
          <w:highlight w:val="yellow"/>
        </w:rPr>
        <w:t>be translated</w:t>
      </w:r>
      <w:r w:rsidRPr="00BC6578">
        <w:rPr>
          <w:rStyle w:val="StyleUnderline"/>
        </w:rPr>
        <w:t xml:space="preserve"> in Agamben’s language </w:t>
      </w:r>
      <w:r w:rsidRPr="0013035A">
        <w:rPr>
          <w:rStyle w:val="StyleUnderline"/>
          <w:highlight w:val="yellow"/>
        </w:rPr>
        <w:t>as the production of bare life</w:t>
      </w:r>
      <w:r w:rsidRPr="00BC6578">
        <w:rPr>
          <w:rStyle w:val="StyleUnderline"/>
        </w:rPr>
        <w:t>: since no one is held</w:t>
      </w:r>
      <w:r>
        <w:rPr>
          <w:rStyle w:val="StyleUnderline"/>
        </w:rPr>
        <w:t xml:space="preserve"> </w:t>
      </w:r>
      <w:r w:rsidRPr="00BC6578">
        <w:rPr>
          <w:rStyle w:val="StyleUnderline"/>
        </w:rPr>
        <w:t>accountable for the death of the migrants, then their death is indeed unpunishable.</w:t>
      </w:r>
      <w:r w:rsidRPr="00BC6578">
        <w:rPr>
          <w:sz w:val="16"/>
        </w:rPr>
        <w:t xml:space="preserve"> There is a certain liability that pertains to the bureaucratic system that is put at place in dealing with questions of the movement of the people, however the difficulty lies in the impossibility of identifying a concrete liable party to account for the death of the migrant. </w:t>
      </w:r>
      <w:r w:rsidRPr="00BC6578">
        <w:rPr>
          <w:rStyle w:val="StyleUnderline"/>
        </w:rPr>
        <w:t>Therein lies the</w:t>
      </w:r>
      <w:r>
        <w:rPr>
          <w:rStyle w:val="StyleUnderline"/>
        </w:rPr>
        <w:t xml:space="preserve"> </w:t>
      </w:r>
      <w:r w:rsidRPr="00BC6578">
        <w:rPr>
          <w:rStyle w:val="StyleUnderline"/>
        </w:rPr>
        <w:t>danger of leaving the decision over movement in the hands of the bureaucratic system: the</w:t>
      </w:r>
      <w:r>
        <w:rPr>
          <w:rStyle w:val="StyleUnderline"/>
        </w:rPr>
        <w:t xml:space="preserve"> </w:t>
      </w:r>
      <w:r w:rsidRPr="0013035A">
        <w:rPr>
          <w:rStyle w:val="StyleUnderline"/>
          <w:highlight w:val="yellow"/>
        </w:rPr>
        <w:t>lack of accountability and the absence of responsibility</w:t>
      </w:r>
      <w:r w:rsidRPr="00BC6578">
        <w:rPr>
          <w:rStyle w:val="StyleUnderline"/>
        </w:rPr>
        <w:t>. These political repercussions are</w:t>
      </w:r>
      <w:r>
        <w:rPr>
          <w:rStyle w:val="StyleUnderline"/>
        </w:rPr>
        <w:t xml:space="preserve"> </w:t>
      </w:r>
      <w:r w:rsidRPr="00BC6578">
        <w:rPr>
          <w:rStyle w:val="StyleUnderline"/>
        </w:rPr>
        <w:t>necessary to consider in interrogating the sovereign system, here exemplified in the border</w:t>
      </w:r>
      <w:r>
        <w:rPr>
          <w:rStyle w:val="StyleUnderline"/>
        </w:rPr>
        <w:t xml:space="preserve"> </w:t>
      </w:r>
      <w:r w:rsidRPr="00BC6578">
        <w:rPr>
          <w:rStyle w:val="StyleUnderline"/>
        </w:rPr>
        <w:t>system, in order to articulate the defects of such system and its unfortunate political</w:t>
      </w:r>
      <w:r>
        <w:rPr>
          <w:rStyle w:val="StyleUnderline"/>
        </w:rPr>
        <w:t xml:space="preserve"> </w:t>
      </w:r>
      <w:r w:rsidRPr="00BC6578">
        <w:rPr>
          <w:rStyle w:val="StyleUnderline"/>
        </w:rPr>
        <w:t xml:space="preserve">consequences. </w:t>
      </w:r>
      <w:r w:rsidRPr="0013035A">
        <w:rPr>
          <w:rStyle w:val="StyleUnderline"/>
          <w:highlight w:val="yellow"/>
        </w:rPr>
        <w:t>As a mechanism, bureaucracy</w:t>
      </w:r>
      <w:r w:rsidRPr="00BC6578">
        <w:rPr>
          <w:rStyle w:val="StyleUnderline"/>
        </w:rPr>
        <w:t xml:space="preserve"> in this case </w:t>
      </w:r>
      <w:r w:rsidRPr="0013035A">
        <w:rPr>
          <w:rStyle w:val="StyleUnderline"/>
          <w:highlight w:val="yellow"/>
        </w:rPr>
        <w:t>fulfills a necropolitical function: to decide on who may cross and</w:t>
      </w:r>
      <w:r w:rsidRPr="00BC6578">
        <w:rPr>
          <w:rStyle w:val="StyleUnderline"/>
        </w:rPr>
        <w:t xml:space="preserve"> who may </w:t>
      </w:r>
      <w:r w:rsidRPr="0013035A">
        <w:rPr>
          <w:rStyle w:val="StyleUnderline"/>
          <w:highlight w:val="yellow"/>
        </w:rPr>
        <w:t>not, who may live and</w:t>
      </w:r>
      <w:r w:rsidRPr="00BC6578">
        <w:rPr>
          <w:rStyle w:val="StyleUnderline"/>
        </w:rPr>
        <w:t xml:space="preserve"> who may </w:t>
      </w:r>
      <w:r w:rsidRPr="0013035A">
        <w:rPr>
          <w:rStyle w:val="StyleUnderline"/>
          <w:highlight w:val="yellow"/>
        </w:rPr>
        <w:t>die.</w:t>
      </w:r>
      <w:r w:rsidRPr="00BC6578">
        <w:rPr>
          <w:rStyle w:val="StyleUnderline"/>
        </w:rPr>
        <w:t xml:space="preserve"> </w:t>
      </w:r>
    </w:p>
    <w:p w14:paraId="4D06E983" w14:textId="77777777" w:rsidR="009D4E9F" w:rsidRDefault="009D4E9F" w:rsidP="009D4E9F">
      <w:pPr>
        <w:rPr>
          <w:rStyle w:val="StyleUnderline"/>
        </w:rPr>
      </w:pPr>
    </w:p>
    <w:p w14:paraId="66A190C1" w14:textId="5A600DD1" w:rsidR="00DC41DD" w:rsidRPr="002E22EC" w:rsidRDefault="00DC41DD" w:rsidP="00DC41DD">
      <w:pPr>
        <w:pStyle w:val="Heading4"/>
      </w:pPr>
      <w:r>
        <w:t>The impact is bare life – to be rendered invisible by the sovereign and be eradicated under the guise of national security</w:t>
      </w:r>
      <w:ins w:id="1" w:author="Daniel Shi" w:date="2018-07-16T20:19:00Z">
        <w:r w:rsidR="00F15ED0">
          <w:t xml:space="preserve"> </w:t>
        </w:r>
      </w:ins>
    </w:p>
    <w:p w14:paraId="5F3B2D07" w14:textId="77777777" w:rsidR="00DC41DD" w:rsidRPr="009D5455" w:rsidRDefault="00DC41DD" w:rsidP="00DC41DD">
      <w:r w:rsidRPr="00A709C3">
        <w:rPr>
          <w:rStyle w:val="Style13ptBold"/>
        </w:rPr>
        <w:t>Soyinka-Airewele 15</w:t>
      </w:r>
      <w:r>
        <w:t xml:space="preserve"> (Peyi, Professor of International Relations, &amp; Comparative Studies, Carnegie Fellow at the Department of Political Science and International Relations, Covenant University, Canaan Land, Ota, “The End of Politics? Reclaiming Humanity in the Age of Biopower and Necropolitics” Covenant University Public Lecture Series. Vol. 4 No. 2, March 2015, Online: </w:t>
      </w:r>
      <w:hyperlink r:id="rId8" w:anchor=".W0aO9dJKj_0" w:history="1">
        <w:r w:rsidRPr="004C0A57">
          <w:rPr>
            <w:rStyle w:val="Hyperlink"/>
          </w:rPr>
          <w:t>http://covenantuniversity.edu.ng/Public-Lectures/THE-END-OF-POLITICS-RECLAIMING-HUMANITY-IN-AN-AGE-OF-BIOPOWER-AND-NECROPOLITICS#.W0aO9dJKj_0</w:t>
        </w:r>
      </w:hyperlink>
      <w:r>
        <w:t>, 7/11, DTS)</w:t>
      </w:r>
    </w:p>
    <w:p w14:paraId="7C3B5B7A" w14:textId="77777777" w:rsidR="00DC41DD" w:rsidRPr="009D5455" w:rsidRDefault="00DC41DD" w:rsidP="00DC41DD">
      <w:pPr>
        <w:rPr>
          <w:rStyle w:val="StyleUnderline"/>
        </w:rPr>
      </w:pPr>
      <w:r w:rsidRPr="009D5455">
        <w:rPr>
          <w:rStyle w:val="StyleUnderline"/>
        </w:rPr>
        <w:t xml:space="preserve">Agamben argued that in fact </w:t>
      </w:r>
      <w:r w:rsidRPr="002C6130">
        <w:rPr>
          <w:rStyle w:val="StyleUnderline"/>
          <w:highlight w:val="cyan"/>
        </w:rPr>
        <w:t xml:space="preserve">the modern </w:t>
      </w:r>
      <w:r w:rsidRPr="00A709C3">
        <w:rPr>
          <w:rStyle w:val="StyleUnderline"/>
          <w:highlight w:val="cyan"/>
        </w:rPr>
        <w:t>political</w:t>
      </w:r>
      <w:r w:rsidRPr="009D5455">
        <w:rPr>
          <w:sz w:val="16"/>
        </w:rPr>
        <w:t xml:space="preserve"> ―power over life (as in Foucault‘s theorization of biopower) </w:t>
      </w:r>
      <w:r w:rsidRPr="002C6130">
        <w:rPr>
          <w:rStyle w:val="StyleUnderline"/>
          <w:highlight w:val="cyan"/>
        </w:rPr>
        <w:t>is predicated on</w:t>
      </w:r>
      <w:r w:rsidRPr="009D5455">
        <w:rPr>
          <w:rStyle w:val="StyleUnderline"/>
        </w:rPr>
        <w:t xml:space="preserve"> a more</w:t>
      </w:r>
      <w:r>
        <w:rPr>
          <w:rStyle w:val="StyleUnderline"/>
        </w:rPr>
        <w:t xml:space="preserve"> </w:t>
      </w:r>
      <w:r w:rsidRPr="009D5455">
        <w:rPr>
          <w:rStyle w:val="StyleUnderline"/>
        </w:rPr>
        <w:t>fundamental ―</w:t>
      </w:r>
      <w:r w:rsidRPr="002C6130">
        <w:rPr>
          <w:rStyle w:val="StyleUnderline"/>
          <w:highlight w:val="cyan"/>
        </w:rPr>
        <w:t>power over death belonging to sovereignty</w:t>
      </w:r>
      <w:r w:rsidRPr="009D5455">
        <w:rPr>
          <w:sz w:val="16"/>
        </w:rPr>
        <w:t xml:space="preserve"> (1998: 83). </w:t>
      </w:r>
      <w:r w:rsidRPr="009D5455">
        <w:rPr>
          <w:rStyle w:val="StyleUnderline"/>
        </w:rPr>
        <w:t>Since sovereign power encapsulates the power to …suspend law and</w:t>
      </w:r>
      <w:r>
        <w:rPr>
          <w:rStyle w:val="StyleUnderline"/>
        </w:rPr>
        <w:t xml:space="preserve"> </w:t>
      </w:r>
      <w:r w:rsidRPr="009D5455">
        <w:rPr>
          <w:rStyle w:val="StyleUnderline"/>
        </w:rPr>
        <w:t xml:space="preserve">the protections </w:t>
      </w:r>
      <w:r w:rsidRPr="002C6130">
        <w:rPr>
          <w:rStyle w:val="StyleUnderline"/>
          <w:highlight w:val="cyan"/>
        </w:rPr>
        <w:t>it confers</w:t>
      </w:r>
      <w:r w:rsidRPr="009D5455">
        <w:rPr>
          <w:rStyle w:val="StyleUnderline"/>
        </w:rPr>
        <w:t xml:space="preserve"> on </w:t>
      </w:r>
      <w:r w:rsidRPr="002C6130">
        <w:rPr>
          <w:rStyle w:val="StyleUnderline"/>
          <w:highlight w:val="cyan"/>
        </w:rPr>
        <w:t>subjects</w:t>
      </w:r>
      <w:r w:rsidRPr="009D5455">
        <w:rPr>
          <w:sz w:val="16"/>
        </w:rPr>
        <w:t xml:space="preserve"> (Hannah, 2006: 633), Agamben urges that individuals are ―</w:t>
      </w:r>
      <w:r w:rsidRPr="009D5455">
        <w:rPr>
          <w:rStyle w:val="StyleUnderline"/>
        </w:rPr>
        <w:t xml:space="preserve">biological beings ultimately vulnerable </w:t>
      </w:r>
      <w:r w:rsidRPr="002C6130">
        <w:rPr>
          <w:rStyle w:val="StyleUnderline"/>
          <w:highlight w:val="cyan"/>
        </w:rPr>
        <w:t>to</w:t>
      </w:r>
      <w:r>
        <w:rPr>
          <w:rStyle w:val="StyleUnderline"/>
        </w:rPr>
        <w:t xml:space="preserve"> </w:t>
      </w:r>
      <w:r w:rsidRPr="009D5455">
        <w:rPr>
          <w:rStyle w:val="StyleUnderline"/>
        </w:rPr>
        <w:t>death at the hands of the sovereign</w:t>
      </w:r>
      <w:r w:rsidRPr="009D5455">
        <w:rPr>
          <w:sz w:val="16"/>
        </w:rPr>
        <w:t xml:space="preserve">, that is, as homo sacer or </w:t>
      </w:r>
      <w:r w:rsidRPr="002C6130">
        <w:rPr>
          <w:rStyle w:val="StyleUnderline"/>
          <w:highlight w:val="cyan"/>
        </w:rPr>
        <w:t>bare life</w:t>
      </w:r>
      <w:r>
        <w:rPr>
          <w:rStyle w:val="StyleUnderline"/>
        </w:rPr>
        <w:t xml:space="preserve"> </w:t>
      </w:r>
      <w:r w:rsidRPr="002C6130">
        <w:rPr>
          <w:rStyle w:val="StyleUnderline"/>
          <w:highlight w:val="cyan"/>
        </w:rPr>
        <w:t>This is</w:t>
      </w:r>
      <w:r w:rsidRPr="009D5455">
        <w:rPr>
          <w:rStyle w:val="StyleUnderline"/>
        </w:rPr>
        <w:t xml:space="preserve"> tragically </w:t>
      </w:r>
      <w:r w:rsidRPr="002C6130">
        <w:rPr>
          <w:rStyle w:val="StyleUnderline"/>
          <w:highlight w:val="cyan"/>
        </w:rPr>
        <w:t>apparent in</w:t>
      </w:r>
      <w:r w:rsidRPr="009D5455">
        <w:rPr>
          <w:rStyle w:val="StyleUnderline"/>
        </w:rPr>
        <w:t xml:space="preserve"> the </w:t>
      </w:r>
      <w:r w:rsidRPr="002C6130">
        <w:rPr>
          <w:rStyle w:val="StyleUnderline"/>
          <w:highlight w:val="cyan"/>
        </w:rPr>
        <w:t>hundreds of thousands of</w:t>
      </w:r>
      <w:r>
        <w:rPr>
          <w:rStyle w:val="StyleUnderline"/>
        </w:rPr>
        <w:t xml:space="preserve"> </w:t>
      </w:r>
      <w:r w:rsidRPr="009D5455">
        <w:rPr>
          <w:rStyle w:val="StyleUnderline"/>
        </w:rPr>
        <w:t xml:space="preserve">enforced citizen </w:t>
      </w:r>
      <w:r w:rsidRPr="002C6130">
        <w:rPr>
          <w:rStyle w:val="StyleUnderline"/>
          <w:highlight w:val="cyan"/>
        </w:rPr>
        <w:t>disappearances and</w:t>
      </w:r>
      <w:r w:rsidRPr="009D5455">
        <w:rPr>
          <w:rStyle w:val="StyleUnderline"/>
        </w:rPr>
        <w:t xml:space="preserve"> other </w:t>
      </w:r>
      <w:r w:rsidRPr="002C6130">
        <w:rPr>
          <w:rStyle w:val="StyleUnderline"/>
          <w:highlight w:val="cyan"/>
        </w:rPr>
        <w:t>human rights atrocities</w:t>
      </w:r>
      <w:r>
        <w:rPr>
          <w:rStyle w:val="StyleUnderline"/>
        </w:rPr>
        <w:t xml:space="preserve"> </w:t>
      </w:r>
      <w:r w:rsidRPr="009D5455">
        <w:rPr>
          <w:rStyle w:val="StyleUnderline"/>
        </w:rPr>
        <w:t>committed during the cold war under military regimes across Latin</w:t>
      </w:r>
      <w:r>
        <w:rPr>
          <w:rStyle w:val="StyleUnderline"/>
        </w:rPr>
        <w:t xml:space="preserve"> </w:t>
      </w:r>
      <w:r w:rsidRPr="009D5455">
        <w:rPr>
          <w:rStyle w:val="StyleUnderline"/>
        </w:rPr>
        <w:t xml:space="preserve">America; </w:t>
      </w:r>
      <w:r w:rsidRPr="002C6130">
        <w:rPr>
          <w:rStyle w:val="StyleUnderline"/>
          <w:highlight w:val="cyan"/>
        </w:rPr>
        <w:t>and</w:t>
      </w:r>
      <w:r w:rsidRPr="009D5455">
        <w:rPr>
          <w:rStyle w:val="StyleUnderline"/>
        </w:rPr>
        <w:t xml:space="preserve"> in the absence of investigations or justice for those</w:t>
      </w:r>
      <w:r>
        <w:rPr>
          <w:rStyle w:val="StyleUnderline"/>
        </w:rPr>
        <w:t xml:space="preserve"> </w:t>
      </w:r>
      <w:r w:rsidRPr="009D5455">
        <w:rPr>
          <w:rStyle w:val="StyleUnderline"/>
        </w:rPr>
        <w:t>subjected to enforced disappearance in CIA</w:t>
      </w:r>
      <w:r w:rsidRPr="009D5455">
        <w:rPr>
          <w:sz w:val="16"/>
        </w:rPr>
        <w:t xml:space="preserve"> custody under former President George W. Bush in the context of the ―</w:t>
      </w:r>
      <w:r w:rsidRPr="002C6130">
        <w:rPr>
          <w:rStyle w:val="StyleUnderline"/>
          <w:highlight w:val="cyan"/>
        </w:rPr>
        <w:t>War on Terror</w:t>
      </w:r>
      <w:r w:rsidRPr="009D5455">
        <w:rPr>
          <w:sz w:val="16"/>
        </w:rPr>
        <w:t xml:space="preserve">. Similarly, under Sudanese President Omar al-Bashir‘s policy of </w:t>
      </w:r>
      <w:r w:rsidRPr="009D5455">
        <w:rPr>
          <w:rStyle w:val="StyleUnderline"/>
        </w:rPr>
        <w:t xml:space="preserve">Arabization and Islamization, a vicious </w:t>
      </w:r>
      <w:r w:rsidRPr="002C6130">
        <w:rPr>
          <w:rStyle w:val="StyleUnderline"/>
          <w:highlight w:val="cyan"/>
        </w:rPr>
        <w:t>scorched earth ethnocidal policy designed to subjugate</w:t>
      </w:r>
      <w:r w:rsidRPr="009D5455">
        <w:rPr>
          <w:rStyle w:val="StyleUnderline"/>
        </w:rPr>
        <w:t xml:space="preserve"> the southern </w:t>
      </w:r>
      <w:r w:rsidRPr="002C6130">
        <w:rPr>
          <w:rStyle w:val="StyleUnderline"/>
          <w:highlight w:val="cyan"/>
        </w:rPr>
        <w:t>racial and religious opposition led to</w:t>
      </w:r>
      <w:r w:rsidRPr="009D5455">
        <w:rPr>
          <w:rStyle w:val="StyleUnderline"/>
        </w:rPr>
        <w:t xml:space="preserve"> a cumulative death toll of well over 2 million pointing</w:t>
      </w:r>
      <w:r>
        <w:rPr>
          <w:rStyle w:val="StyleUnderline"/>
        </w:rPr>
        <w:t xml:space="preserve"> </w:t>
      </w:r>
      <w:r w:rsidRPr="009D5455">
        <w:rPr>
          <w:rStyle w:val="StyleUnderline"/>
        </w:rPr>
        <w:t>to a reality in which citizens are ―</w:t>
      </w:r>
      <w:r w:rsidRPr="002C6130">
        <w:rPr>
          <w:rStyle w:val="StyleUnderline"/>
          <w:highlight w:val="cyan"/>
        </w:rPr>
        <w:t>bare life</w:t>
      </w:r>
      <w:r w:rsidRPr="009D5455">
        <w:rPr>
          <w:rStyle w:val="StyleUnderline"/>
        </w:rPr>
        <w:t>.</w:t>
      </w:r>
      <w:r>
        <w:rPr>
          <w:rStyle w:val="StyleUnderline"/>
        </w:rPr>
        <w:t xml:space="preserve"> </w:t>
      </w:r>
      <w:r w:rsidRPr="009D5455">
        <w:rPr>
          <w:sz w:val="16"/>
        </w:rPr>
        <w:t xml:space="preserve">Unfortunately, as in the case of China, </w:t>
      </w:r>
      <w:r w:rsidRPr="002C6130">
        <w:rPr>
          <w:rStyle w:val="StyleUnderline"/>
          <w:highlight w:val="cyan"/>
        </w:rPr>
        <w:t>we</w:t>
      </w:r>
      <w:r w:rsidRPr="009D5455">
        <w:rPr>
          <w:rStyle w:val="StyleUnderline"/>
        </w:rPr>
        <w:t xml:space="preserve"> tend to initially</w:t>
      </w:r>
      <w:r>
        <w:rPr>
          <w:rStyle w:val="StyleUnderline"/>
        </w:rPr>
        <w:t xml:space="preserve"> </w:t>
      </w:r>
      <w:r w:rsidRPr="009D5455">
        <w:rPr>
          <w:rStyle w:val="StyleUnderline"/>
        </w:rPr>
        <w:t xml:space="preserve">negate and </w:t>
      </w:r>
      <w:r w:rsidRPr="002C6130">
        <w:rPr>
          <w:rStyle w:val="StyleUnderline"/>
          <w:highlight w:val="cyan"/>
        </w:rPr>
        <w:t>normalize</w:t>
      </w:r>
      <w:r w:rsidRPr="009D5455">
        <w:rPr>
          <w:rStyle w:val="StyleUnderline"/>
        </w:rPr>
        <w:t xml:space="preserve"> the </w:t>
      </w:r>
      <w:r w:rsidRPr="002C6130">
        <w:rPr>
          <w:rStyle w:val="StyleUnderline"/>
          <w:highlight w:val="cyan"/>
        </w:rPr>
        <w:t>tragedies of everyday biopower</w:t>
      </w:r>
      <w:r w:rsidRPr="009D5455">
        <w:rPr>
          <w:rStyle w:val="StyleUnderline"/>
        </w:rPr>
        <w:t>, absorbing</w:t>
      </w:r>
      <w:r>
        <w:rPr>
          <w:rStyle w:val="StyleUnderline"/>
        </w:rPr>
        <w:t xml:space="preserve"> </w:t>
      </w:r>
      <w:r w:rsidRPr="009D5455">
        <w:rPr>
          <w:rStyle w:val="StyleUnderline"/>
        </w:rPr>
        <w:t xml:space="preserve">everyday violence and violations </w:t>
      </w:r>
      <w:r w:rsidRPr="002C6130">
        <w:rPr>
          <w:rStyle w:val="StyleUnderline"/>
          <w:highlight w:val="cyan"/>
        </w:rPr>
        <w:t>without reflecting on</w:t>
      </w:r>
      <w:r w:rsidRPr="009D5455">
        <w:rPr>
          <w:rStyle w:val="StyleUnderline"/>
        </w:rPr>
        <w:t xml:space="preserve"> their </w:t>
      </w:r>
      <w:r w:rsidRPr="002C6130">
        <w:rPr>
          <w:rStyle w:val="StyleUnderline"/>
          <w:highlight w:val="cyan"/>
        </w:rPr>
        <w:t>corrosive impact on</w:t>
      </w:r>
      <w:r w:rsidRPr="009D5455">
        <w:rPr>
          <w:rStyle w:val="StyleUnderline"/>
        </w:rPr>
        <w:t xml:space="preserve"> our </w:t>
      </w:r>
      <w:r w:rsidRPr="002C6130">
        <w:rPr>
          <w:rStyle w:val="StyleUnderline"/>
          <w:highlight w:val="cyan"/>
        </w:rPr>
        <w:t>communities, trusting</w:t>
      </w:r>
      <w:r w:rsidRPr="009D5455">
        <w:rPr>
          <w:rStyle w:val="StyleUnderline"/>
        </w:rPr>
        <w:t xml:space="preserve"> in </w:t>
      </w:r>
      <w:r w:rsidRPr="002C6130">
        <w:rPr>
          <w:rStyle w:val="StyleUnderline"/>
          <w:highlight w:val="cyan"/>
        </w:rPr>
        <w:t>elections</w:t>
      </w:r>
      <w:r w:rsidRPr="009D5455">
        <w:rPr>
          <w:rStyle w:val="StyleUnderline"/>
        </w:rPr>
        <w:t xml:space="preserve"> </w:t>
      </w:r>
      <w:r w:rsidRPr="002C6130">
        <w:rPr>
          <w:rStyle w:val="StyleUnderline"/>
          <w:highlight w:val="cyan"/>
        </w:rPr>
        <w:t>to move us from the jungle of death</w:t>
      </w:r>
      <w:r w:rsidRPr="009D5455">
        <w:rPr>
          <w:rStyle w:val="StyleUnderline"/>
        </w:rPr>
        <w:t xml:space="preserve"> to the administration of life.</w:t>
      </w:r>
      <w:r w:rsidRPr="009D5455">
        <w:rPr>
          <w:sz w:val="16"/>
        </w:rPr>
        <w:t xml:space="preserve"> But has the old form of </w:t>
      </w:r>
      <w:r w:rsidRPr="009D5455">
        <w:rPr>
          <w:rStyle w:val="StyleUnderline"/>
        </w:rPr>
        <w:t>sovereign power, embodied in "the right of seizure of things, time,</w:t>
      </w:r>
      <w:r>
        <w:rPr>
          <w:rStyle w:val="StyleUnderline"/>
        </w:rPr>
        <w:t xml:space="preserve"> </w:t>
      </w:r>
      <w:r w:rsidRPr="009D5455">
        <w:rPr>
          <w:rStyle w:val="StyleUnderline"/>
        </w:rPr>
        <w:t>bodies, and ultimately life itself," truly gradually yielded to the</w:t>
      </w:r>
      <w:r>
        <w:rPr>
          <w:rStyle w:val="StyleUnderline"/>
        </w:rPr>
        <w:t xml:space="preserve"> </w:t>
      </w:r>
      <w:r w:rsidRPr="009D5455">
        <w:rPr>
          <w:rStyle w:val="StyleUnderline"/>
        </w:rPr>
        <w:t xml:space="preserve">biopolitical </w:t>
      </w:r>
      <w:r w:rsidRPr="009D5455">
        <w:rPr>
          <w:sz w:val="16"/>
        </w:rPr>
        <w:t xml:space="preserve">"administration of bodies and the calculated management of life?"(Kordela, 2015:1). Agamben insists that </w:t>
      </w:r>
      <w:proofErr w:type="gramStart"/>
      <w:r w:rsidRPr="009D5455">
        <w:rPr>
          <w:sz w:val="16"/>
        </w:rPr>
        <w:t>Foucault‘</w:t>
      </w:r>
      <w:proofErr w:type="gramEnd"/>
      <w:r w:rsidRPr="009D5455">
        <w:rPr>
          <w:sz w:val="16"/>
        </w:rPr>
        <w:t xml:space="preserve">s construct of biopower as those everyday normalized </w:t>
      </w:r>
      <w:r w:rsidRPr="009D5455">
        <w:rPr>
          <w:rStyle w:val="StyleUnderline"/>
        </w:rPr>
        <w:t xml:space="preserve">‘‘ forms of </w:t>
      </w:r>
      <w:r w:rsidRPr="002C6130">
        <w:rPr>
          <w:rStyle w:val="StyleUnderline"/>
          <w:highlight w:val="cyan"/>
        </w:rPr>
        <w:t>biopolitical control</w:t>
      </w:r>
      <w:r>
        <w:rPr>
          <w:rStyle w:val="StyleUnderline"/>
        </w:rPr>
        <w:t xml:space="preserve"> </w:t>
      </w:r>
      <w:r w:rsidRPr="009D5455">
        <w:rPr>
          <w:rStyle w:val="StyleUnderline"/>
        </w:rPr>
        <w:t xml:space="preserve">actually, </w:t>
      </w:r>
      <w:r w:rsidRPr="002C6130">
        <w:rPr>
          <w:rStyle w:val="StyleUnderline"/>
          <w:highlight w:val="cyan"/>
        </w:rPr>
        <w:t>share</w:t>
      </w:r>
      <w:r w:rsidRPr="009D5455">
        <w:rPr>
          <w:rStyle w:val="StyleUnderline"/>
        </w:rPr>
        <w:t xml:space="preserve"> common </w:t>
      </w:r>
      <w:r w:rsidRPr="002C6130">
        <w:rPr>
          <w:rStyle w:val="StyleUnderline"/>
          <w:highlight w:val="cyan"/>
        </w:rPr>
        <w:t>roots with</w:t>
      </w:r>
      <w:r w:rsidRPr="009D5455">
        <w:rPr>
          <w:rStyle w:val="StyleUnderline"/>
        </w:rPr>
        <w:t xml:space="preserve"> the extreme </w:t>
      </w:r>
      <w:r w:rsidRPr="002C6130">
        <w:rPr>
          <w:rStyle w:val="StyleUnderline"/>
          <w:highlight w:val="cyan"/>
        </w:rPr>
        <w:t>programs of violence</w:t>
      </w:r>
      <w:r w:rsidRPr="009D5455">
        <w:rPr>
          <w:rStyle w:val="StyleUnderline"/>
        </w:rPr>
        <w:t xml:space="preserve"> </w:t>
      </w:r>
      <w:r w:rsidRPr="002C6130">
        <w:rPr>
          <w:rStyle w:val="StyleUnderline"/>
          <w:highlight w:val="cyan"/>
        </w:rPr>
        <w:t>we associate with totalitarianism</w:t>
      </w:r>
      <w:r>
        <w:rPr>
          <w:rStyle w:val="StyleUnderline"/>
        </w:rPr>
        <w:t xml:space="preserve"> </w:t>
      </w:r>
      <w:r w:rsidRPr="009D5455">
        <w:rPr>
          <w:rStyle w:val="StyleUnderline"/>
        </w:rPr>
        <w:t>One of the most brutal applications can be found in the atrocities</w:t>
      </w:r>
      <w:r>
        <w:rPr>
          <w:rStyle w:val="StyleUnderline"/>
        </w:rPr>
        <w:t xml:space="preserve"> </w:t>
      </w:r>
      <w:r w:rsidRPr="009D5455">
        <w:rPr>
          <w:rStyle w:val="StyleUnderline"/>
        </w:rPr>
        <w:t>of the Nazi concentration camps</w:t>
      </w:r>
      <w:r w:rsidRPr="009D5455">
        <w:rPr>
          <w:sz w:val="16"/>
        </w:rPr>
        <w:t>, in which Jews and others "were exterminated not in a mad and giant [sacrificial] holocaust but, exactly as Hitler had announced, 'as lice,' which is to say, as bare life". Of course, we do not have to go far back into history for proof</w:t>
      </w:r>
      <w:r w:rsidRPr="009D5455">
        <w:rPr>
          <w:rStyle w:val="StyleUnderline"/>
        </w:rPr>
        <w:t>. We live in a world</w:t>
      </w:r>
      <w:r>
        <w:rPr>
          <w:rStyle w:val="StyleUnderline"/>
        </w:rPr>
        <w:t xml:space="preserve"> </w:t>
      </w:r>
      <w:r w:rsidRPr="009D5455">
        <w:rPr>
          <w:rStyle w:val="StyleUnderline"/>
        </w:rPr>
        <w:t xml:space="preserve">currently dominated by news of </w:t>
      </w:r>
      <w:r w:rsidRPr="00C0492C">
        <w:rPr>
          <w:rStyle w:val="StyleUnderline"/>
          <w:highlight w:val="cyan"/>
        </w:rPr>
        <w:t>IS</w:t>
      </w:r>
      <w:r w:rsidRPr="001F6898">
        <w:rPr>
          <w:rStyle w:val="StyleUnderline"/>
          <w:highlight w:val="cyan"/>
        </w:rPr>
        <w:t>IS</w:t>
      </w:r>
      <w:r w:rsidRPr="009D5455">
        <w:rPr>
          <w:rStyle w:val="StyleUnderline"/>
        </w:rPr>
        <w:t xml:space="preserve"> and Boko Haram who regularly</w:t>
      </w:r>
      <w:r>
        <w:rPr>
          <w:rStyle w:val="StyleUnderline"/>
        </w:rPr>
        <w:t xml:space="preserve"> </w:t>
      </w:r>
      <w:r w:rsidRPr="009D5455">
        <w:rPr>
          <w:rStyle w:val="StyleUnderline"/>
        </w:rPr>
        <w:t xml:space="preserve">upload gleeful videos of their </w:t>
      </w:r>
      <w:r w:rsidRPr="00C0492C">
        <w:rPr>
          <w:rStyle w:val="StyleUnderline"/>
          <w:highlight w:val="cyan"/>
        </w:rPr>
        <w:t>extermination</w:t>
      </w:r>
      <w:r w:rsidRPr="009D5455">
        <w:rPr>
          <w:rStyle w:val="StyleUnderline"/>
        </w:rPr>
        <w:t xml:space="preserve"> of human beings as</w:t>
      </w:r>
      <w:r>
        <w:rPr>
          <w:rStyle w:val="StyleUnderline"/>
        </w:rPr>
        <w:t xml:space="preserve"> </w:t>
      </w:r>
      <w:r w:rsidRPr="00C0492C">
        <w:rPr>
          <w:rStyle w:val="StyleUnderline"/>
          <w:highlight w:val="cyan"/>
        </w:rPr>
        <w:t>remind</w:t>
      </w:r>
      <w:r w:rsidRPr="009D5455">
        <w:rPr>
          <w:rStyle w:val="StyleUnderline"/>
        </w:rPr>
        <w:t xml:space="preserve">ers </w:t>
      </w:r>
      <w:r w:rsidRPr="00C0492C">
        <w:rPr>
          <w:rStyle w:val="StyleUnderline"/>
          <w:highlight w:val="cyan"/>
        </w:rPr>
        <w:t>of the capacity of the sovereign to</w:t>
      </w:r>
      <w:r w:rsidRPr="009D5455">
        <w:rPr>
          <w:rStyle w:val="StyleUnderline"/>
        </w:rPr>
        <w:t xml:space="preserve"> imagine and </w:t>
      </w:r>
      <w:r w:rsidRPr="00C0492C">
        <w:rPr>
          <w:rStyle w:val="StyleUnderline"/>
          <w:highlight w:val="cyan"/>
        </w:rPr>
        <w:t>eradicate humans as bare life</w:t>
      </w:r>
      <w:r w:rsidRPr="009D5455">
        <w:rPr>
          <w:rStyle w:val="StyleUnderline"/>
        </w:rPr>
        <w:t>.</w:t>
      </w:r>
      <w:r>
        <w:rPr>
          <w:rStyle w:val="StyleUnderline"/>
        </w:rPr>
        <w:t xml:space="preserve"> </w:t>
      </w:r>
      <w:r w:rsidRPr="009D5455">
        <w:rPr>
          <w:sz w:val="16"/>
        </w:rPr>
        <w:t>However, Foucault did not suggest that a ―biopolitical regime effectively protects all life. On the contrary, he admitted that the ―</w:t>
      </w:r>
      <w:r w:rsidRPr="00C0492C">
        <w:rPr>
          <w:rStyle w:val="StyleUnderline"/>
          <w:highlight w:val="cyan"/>
        </w:rPr>
        <w:t>destruction of life remains</w:t>
      </w:r>
      <w:r w:rsidRPr="009D5455">
        <w:rPr>
          <w:rStyle w:val="StyleUnderline"/>
        </w:rPr>
        <w:t xml:space="preserve"> an </w:t>
      </w:r>
      <w:r w:rsidRPr="00C0492C">
        <w:rPr>
          <w:rStyle w:val="StyleUnderline"/>
          <w:highlight w:val="cyan"/>
        </w:rPr>
        <w:t>integral</w:t>
      </w:r>
      <w:r w:rsidRPr="009D5455">
        <w:rPr>
          <w:rStyle w:val="StyleUnderline"/>
        </w:rPr>
        <w:t xml:space="preserve"> part </w:t>
      </w:r>
      <w:r w:rsidRPr="00C0492C">
        <w:rPr>
          <w:rStyle w:val="StyleUnderline"/>
          <w:highlight w:val="cyan"/>
        </w:rPr>
        <w:t>of biopolitics</w:t>
      </w:r>
      <w:r w:rsidRPr="009D5455">
        <w:rPr>
          <w:rStyle w:val="StyleUnderline"/>
        </w:rPr>
        <w:t xml:space="preserve"> in all modern</w:t>
      </w:r>
      <w:r>
        <w:rPr>
          <w:rStyle w:val="StyleUnderline"/>
        </w:rPr>
        <w:t xml:space="preserve"> </w:t>
      </w:r>
      <w:r w:rsidRPr="009D5455">
        <w:rPr>
          <w:rStyle w:val="StyleUnderline"/>
        </w:rPr>
        <w:t>states, but also submitted that quite unlike life under the reign of the</w:t>
      </w:r>
      <w:r>
        <w:rPr>
          <w:rStyle w:val="StyleUnderline"/>
        </w:rPr>
        <w:t xml:space="preserve"> </w:t>
      </w:r>
      <w:r w:rsidRPr="009D5455">
        <w:rPr>
          <w:rStyle w:val="StyleUnderline"/>
        </w:rPr>
        <w:t>sovereign</w:t>
      </w:r>
      <w:r w:rsidRPr="009D5455">
        <w:rPr>
          <w:sz w:val="16"/>
        </w:rPr>
        <w:t>, biopolitical management of life in liberal states ―now requires a recodification of any assault on life in terms that justify it[‘; from a biopolitical point of view. Perhaps the difference between exercising ―power over death and the ―power over life is negligible. Tyner puts it succinctly, ―</w:t>
      </w:r>
      <w:r w:rsidRPr="009D5455">
        <w:rPr>
          <w:rStyle w:val="StyleUnderline"/>
        </w:rPr>
        <w:t>Whether characterized as bare life</w:t>
      </w:r>
      <w:r w:rsidRPr="009D5455">
        <w:rPr>
          <w:sz w:val="16"/>
        </w:rPr>
        <w:t xml:space="preserve"> ‘(Agamben, 1998), </w:t>
      </w:r>
      <w:r w:rsidRPr="009D5455">
        <w:rPr>
          <w:rStyle w:val="StyleUnderline"/>
        </w:rPr>
        <w:t xml:space="preserve">wasted </w:t>
      </w:r>
      <w:proofErr w:type="gramStart"/>
      <w:r w:rsidRPr="009D5455">
        <w:rPr>
          <w:rStyle w:val="StyleUnderline"/>
        </w:rPr>
        <w:t>lives</w:t>
      </w:r>
      <w:r>
        <w:rPr>
          <w:rStyle w:val="StyleUnderline"/>
        </w:rPr>
        <w:t xml:space="preserve"> </w:t>
      </w:r>
      <w:r w:rsidRPr="009D5455">
        <w:rPr>
          <w:rStyle w:val="StyleUnderline"/>
        </w:rPr>
        <w:t>,</w:t>
      </w:r>
      <w:proofErr w:type="gramEnd"/>
      <w:r w:rsidRPr="009D5455">
        <w:rPr>
          <w:rStyle w:val="StyleUnderline"/>
        </w:rPr>
        <w:t xml:space="preserve"> humans-as-waste,</w:t>
      </w:r>
      <w:r>
        <w:rPr>
          <w:rStyle w:val="StyleUnderline"/>
        </w:rPr>
        <w:t xml:space="preserve"> </w:t>
      </w:r>
      <w:r w:rsidRPr="009D5455">
        <w:rPr>
          <w:rStyle w:val="StyleUnderline"/>
        </w:rPr>
        <w:t>abandoned lives, disposable lives</w:t>
      </w:r>
      <w:r>
        <w:rPr>
          <w:rStyle w:val="StyleUnderline"/>
        </w:rPr>
        <w:t xml:space="preserve"> </w:t>
      </w:r>
      <w:r w:rsidRPr="009D5455">
        <w:rPr>
          <w:rStyle w:val="StyleUnderline"/>
        </w:rPr>
        <w:t>, precarious lives</w:t>
      </w:r>
      <w:r w:rsidRPr="009D5455">
        <w:rPr>
          <w:sz w:val="16"/>
        </w:rPr>
        <w:t xml:space="preserve"> ‘(Butler, 2004), or any of </w:t>
      </w:r>
      <w:r w:rsidRPr="009D5455">
        <w:rPr>
          <w:rStyle w:val="StyleUnderline"/>
        </w:rPr>
        <w:t>the other myriad terms currently being introduced, the commonality is</w:t>
      </w:r>
      <w:r>
        <w:rPr>
          <w:rStyle w:val="StyleUnderline"/>
        </w:rPr>
        <w:t xml:space="preserve"> </w:t>
      </w:r>
      <w:r w:rsidRPr="009D5455">
        <w:rPr>
          <w:rStyle w:val="StyleUnderline"/>
        </w:rPr>
        <w:t xml:space="preserve">that some </w:t>
      </w:r>
      <w:r w:rsidRPr="00C0492C">
        <w:rPr>
          <w:rStyle w:val="StyleUnderline"/>
          <w:highlight w:val="cyan"/>
        </w:rPr>
        <w:t>populations are legally relegated to</w:t>
      </w:r>
      <w:r w:rsidRPr="009D5455">
        <w:rPr>
          <w:rStyle w:val="StyleUnderline"/>
        </w:rPr>
        <w:t xml:space="preserve"> the realm of </w:t>
      </w:r>
      <w:r w:rsidRPr="00C0492C">
        <w:rPr>
          <w:rStyle w:val="StyleUnderline"/>
          <w:highlight w:val="cyan"/>
        </w:rPr>
        <w:t>surplus and</w:t>
      </w:r>
      <w:r>
        <w:rPr>
          <w:rStyle w:val="StyleUnderline"/>
        </w:rPr>
        <w:t xml:space="preserve"> </w:t>
      </w:r>
      <w:r w:rsidRPr="009D5455">
        <w:rPr>
          <w:rStyle w:val="StyleUnderline"/>
        </w:rPr>
        <w:t xml:space="preserve">thus, </w:t>
      </w:r>
      <w:r w:rsidRPr="00C0492C">
        <w:rPr>
          <w:rStyle w:val="StyleUnderline"/>
          <w:highlight w:val="cyan"/>
        </w:rPr>
        <w:t>rendered expendable</w:t>
      </w:r>
      <w:r w:rsidRPr="009D5455">
        <w:rPr>
          <w:sz w:val="16"/>
        </w:rPr>
        <w:t xml:space="preserve"> (Tyner, 2013: 708). No wonder Edkins insists that ―to be called traumatic- to produce symptoms of trauma, an event has to involve more than mere helplessness. It has to involve a betrayal of trust as well, there is an extreme menace, but what is special is where the violence comes from. </w:t>
      </w:r>
      <w:r w:rsidRPr="009D5455">
        <w:rPr>
          <w:rStyle w:val="StyleUnderline"/>
        </w:rPr>
        <w:t>It takes place when the ―very powers that we are convinced will protect</w:t>
      </w:r>
      <w:r>
        <w:rPr>
          <w:rStyle w:val="StyleUnderline"/>
        </w:rPr>
        <w:t xml:space="preserve"> </w:t>
      </w:r>
      <w:r w:rsidRPr="009D5455">
        <w:rPr>
          <w:rStyle w:val="StyleUnderline"/>
        </w:rPr>
        <w:t>us and give us security become our tormentors: when the community of</w:t>
      </w:r>
      <w:r>
        <w:rPr>
          <w:rStyle w:val="StyleUnderline"/>
        </w:rPr>
        <w:t xml:space="preserve"> </w:t>
      </w:r>
      <w:r w:rsidRPr="009D5455">
        <w:rPr>
          <w:rStyle w:val="StyleUnderline"/>
        </w:rPr>
        <w:t>which we consider ourselves members turns against us or when our</w:t>
      </w:r>
      <w:r>
        <w:rPr>
          <w:rStyle w:val="StyleUnderline"/>
        </w:rPr>
        <w:t xml:space="preserve"> </w:t>
      </w:r>
      <w:r w:rsidRPr="009D5455">
        <w:rPr>
          <w:rStyle w:val="StyleUnderline"/>
        </w:rPr>
        <w:t xml:space="preserve">family is no longer a source of refuge but a site of danger. </w:t>
      </w:r>
    </w:p>
    <w:p w14:paraId="6BE7267C" w14:textId="77777777" w:rsidR="009F2562" w:rsidRPr="009F2562" w:rsidRDefault="009F2562" w:rsidP="009F2562"/>
    <w:p w14:paraId="5B67C7E4" w14:textId="4E053C27" w:rsidR="00DC41DD" w:rsidRPr="00D756B9" w:rsidRDefault="00ED2D28" w:rsidP="00DC41DD">
      <w:pPr>
        <w:pStyle w:val="Heading4"/>
      </w:pPr>
      <w:r>
        <w:t xml:space="preserve">The 1AC is </w:t>
      </w:r>
      <w:r w:rsidR="00DC41DD">
        <w:t>an embrace of the whatever singularity</w:t>
      </w:r>
      <w:r>
        <w:t xml:space="preserve"> </w:t>
      </w:r>
      <w:r w:rsidR="00DC41DD">
        <w:t>– to become a subject not reducible to te</w:t>
      </w:r>
      <w:r w:rsidR="003466F7">
        <w:t>le</w:t>
      </w:r>
      <w:r w:rsidR="00DC41DD">
        <w:t xml:space="preserve">ological ends which opens up </w:t>
      </w:r>
      <w:r>
        <w:t xml:space="preserve">new avenues of </w:t>
      </w:r>
      <w:r w:rsidR="00DC41DD">
        <w:t>insurrectionary inoperativity to resist states of exception</w:t>
      </w:r>
    </w:p>
    <w:p w14:paraId="376C646C" w14:textId="77777777" w:rsidR="00DC41DD" w:rsidRPr="00D756B9" w:rsidRDefault="00DC41DD" w:rsidP="00DC41DD">
      <w:r w:rsidRPr="00D756B9">
        <w:rPr>
          <w:rStyle w:val="Style13ptBold"/>
        </w:rPr>
        <w:t>Newman 17</w:t>
      </w:r>
      <w:r>
        <w:t xml:space="preserve"> (Saul, Professor of Political Theory and Head of Department, University of London, “What is an Insurrection? Destituent power and ontological anarchy in Agamben and Stirner”, Political Studies, 65(2), pp. 284-299. ISSN 0032-3217, Online: </w:t>
      </w:r>
      <w:hyperlink r:id="rId9" w:history="1">
        <w:r w:rsidRPr="00186F04">
          <w:rPr>
            <w:rStyle w:val="Hyperlink"/>
          </w:rPr>
          <w:t>https://research.gold.ac.uk/18779</w:t>
        </w:r>
      </w:hyperlink>
      <w:r>
        <w:t>, 7/9, DTS)</w:t>
      </w:r>
    </w:p>
    <w:p w14:paraId="545560F8" w14:textId="77777777" w:rsidR="00DC41DD" w:rsidRPr="00D5577A" w:rsidRDefault="00DC41DD" w:rsidP="00DC41DD">
      <w:pPr>
        <w:rPr>
          <w:sz w:val="16"/>
        </w:rPr>
      </w:pPr>
      <w:r w:rsidRPr="00D5577A">
        <w:rPr>
          <w:sz w:val="16"/>
        </w:rPr>
        <w:t xml:space="preserve">The theological dimension which yet persists within modern forms of politics produces certain degraded forms of subjectivity, precisely because it seeks to capture in a separate and sacred domain an essential identity we are required to live up to, and are excluded if we do not. </w:t>
      </w:r>
      <w:r w:rsidRPr="00D756B9">
        <w:rPr>
          <w:rStyle w:val="StyleUnderline"/>
        </w:rPr>
        <w:t>Thus, for Agamben, the continual attempt to separate bios from zoe, to isolate a</w:t>
      </w:r>
      <w:r>
        <w:rPr>
          <w:rStyle w:val="StyleUnderline"/>
        </w:rPr>
        <w:t xml:space="preserve"> </w:t>
      </w:r>
      <w:r w:rsidRPr="00D756B9">
        <w:rPr>
          <w:rStyle w:val="StyleUnderline"/>
        </w:rPr>
        <w:t>dimension of bare life as distinct from politically qualified life, produces forms of</w:t>
      </w:r>
      <w:r>
        <w:rPr>
          <w:rStyle w:val="StyleUnderline"/>
        </w:rPr>
        <w:t xml:space="preserve"> </w:t>
      </w:r>
      <w:r w:rsidRPr="00E87E54">
        <w:rPr>
          <w:rStyle w:val="StyleUnderline"/>
          <w:highlight w:val="cyan"/>
        </w:rPr>
        <w:t>disqualified subjectivity</w:t>
      </w:r>
      <w:r w:rsidRPr="00D756B9">
        <w:rPr>
          <w:rStyle w:val="StyleUnderline"/>
        </w:rPr>
        <w:t xml:space="preserve"> – exemplified by the figure of homo sacer – which </w:t>
      </w:r>
      <w:r w:rsidRPr="00E87E54">
        <w:rPr>
          <w:rStyle w:val="StyleUnderline"/>
          <w:highlight w:val="cyan"/>
        </w:rPr>
        <w:t>are caught</w:t>
      </w:r>
      <w:r w:rsidRPr="00D756B9">
        <w:rPr>
          <w:rStyle w:val="StyleUnderline"/>
        </w:rPr>
        <w:t xml:space="preserve"> </w:t>
      </w:r>
      <w:r w:rsidRPr="00E87E54">
        <w:rPr>
          <w:rStyle w:val="StyleUnderline"/>
          <w:highlight w:val="cyan"/>
        </w:rPr>
        <w:t>within the</w:t>
      </w:r>
      <w:r w:rsidRPr="00D756B9">
        <w:rPr>
          <w:rStyle w:val="StyleUnderline"/>
        </w:rPr>
        <w:t xml:space="preserve"> sovereign </w:t>
      </w:r>
      <w:r w:rsidRPr="00E87E54">
        <w:rPr>
          <w:rStyle w:val="StyleUnderline"/>
          <w:highlight w:val="cyan"/>
        </w:rPr>
        <w:t>state of exception</w:t>
      </w:r>
      <w:r w:rsidRPr="00D756B9">
        <w:rPr>
          <w:rStyle w:val="StyleUnderline"/>
        </w:rPr>
        <w:t xml:space="preserve"> and are subject to state violence</w:t>
      </w:r>
      <w:r w:rsidRPr="00D5577A">
        <w:rPr>
          <w:sz w:val="16"/>
        </w:rPr>
        <w:t xml:space="preserve"> (see Agamben 1998). Indeed, this is an aspect of a more general rationality operating at the heart of modernity, which, according to Agamben, seeks to separate the nonhuman within the human (2004b: 37- 8). In projecting a figure of the human, of man, as distinct from the animal – as has been the characteristic gesture of the Western philosophical and indeed political tradition - one ends up simply animalizing man or at least certain kinds of men. </w:t>
      </w:r>
      <w:r w:rsidRPr="00D5577A">
        <w:rPr>
          <w:rStyle w:val="StyleUnderline"/>
        </w:rPr>
        <w:t>A similar point is made by</w:t>
      </w:r>
      <w:r>
        <w:rPr>
          <w:rStyle w:val="StyleUnderline"/>
        </w:rPr>
        <w:t xml:space="preserve"> </w:t>
      </w:r>
      <w:r w:rsidRPr="00D5577A">
        <w:rPr>
          <w:rStyle w:val="StyleUnderline"/>
        </w:rPr>
        <w:t xml:space="preserve">Stirner, who shows that the sacralising of man produces </w:t>
      </w:r>
      <w:r w:rsidRPr="00E87E54">
        <w:rPr>
          <w:rStyle w:val="StyleUnderline"/>
          <w:highlight w:val="cyan"/>
        </w:rPr>
        <w:t>the ‘un-man’</w:t>
      </w:r>
      <w:r w:rsidRPr="00D5577A">
        <w:rPr>
          <w:rStyle w:val="StyleUnderline"/>
        </w:rPr>
        <w:t xml:space="preserve"> as the irreducible</w:t>
      </w:r>
      <w:r>
        <w:rPr>
          <w:rStyle w:val="StyleUnderline"/>
        </w:rPr>
        <w:t xml:space="preserve"> </w:t>
      </w:r>
      <w:r w:rsidRPr="00D5577A">
        <w:rPr>
          <w:rStyle w:val="StyleUnderline"/>
        </w:rPr>
        <w:t xml:space="preserve">remainder: ‘the un-man is a man who </w:t>
      </w:r>
      <w:r w:rsidRPr="00E87E54">
        <w:rPr>
          <w:rStyle w:val="StyleUnderline"/>
          <w:highlight w:val="cyan"/>
        </w:rPr>
        <w:t>does not correspond to</w:t>
      </w:r>
      <w:r w:rsidRPr="00D5577A">
        <w:rPr>
          <w:rStyle w:val="StyleUnderline"/>
        </w:rPr>
        <w:t xml:space="preserve"> the concept </w:t>
      </w:r>
      <w:r w:rsidRPr="00E87E54">
        <w:rPr>
          <w:rStyle w:val="StyleUnderline"/>
          <w:highlight w:val="cyan"/>
        </w:rPr>
        <w:t>man</w:t>
      </w:r>
      <w:r w:rsidRPr="00D5577A">
        <w:rPr>
          <w:rStyle w:val="StyleUnderline"/>
        </w:rPr>
        <w:t>, as the</w:t>
      </w:r>
      <w:r>
        <w:rPr>
          <w:rStyle w:val="StyleUnderline"/>
        </w:rPr>
        <w:t xml:space="preserve"> </w:t>
      </w:r>
      <w:r w:rsidRPr="00D5577A">
        <w:rPr>
          <w:rStyle w:val="StyleUnderline"/>
        </w:rPr>
        <w:t>inhuman is something human which is not conformed to the concept of the human’</w:t>
      </w:r>
      <w:r>
        <w:rPr>
          <w:rStyle w:val="StyleUnderline"/>
        </w:rPr>
        <w:t xml:space="preserve"> </w:t>
      </w:r>
      <w:r w:rsidRPr="00D5577A">
        <w:rPr>
          <w:sz w:val="16"/>
        </w:rPr>
        <w:t>Is there a way of thinking about subjectivity which avoids this political anthropology and the alienating divisions it imposes?</w:t>
      </w:r>
      <w:r w:rsidRPr="00D5577A">
        <w:rPr>
          <w:rStyle w:val="StyleUnderline"/>
        </w:rPr>
        <w:t xml:space="preserve"> I would argue that both Agamben and Stirner propose</w:t>
      </w:r>
      <w:r>
        <w:rPr>
          <w:rStyle w:val="StyleUnderline"/>
        </w:rPr>
        <w:t xml:space="preserve"> </w:t>
      </w:r>
      <w:r w:rsidRPr="00E87E54">
        <w:rPr>
          <w:rStyle w:val="StyleUnderline"/>
          <w:highlight w:val="cyan"/>
        </w:rPr>
        <w:t>an insurrectionary</w:t>
      </w:r>
      <w:r w:rsidRPr="00D5577A">
        <w:rPr>
          <w:rStyle w:val="StyleUnderline"/>
        </w:rPr>
        <w:t xml:space="preserve"> </w:t>
      </w:r>
      <w:r w:rsidRPr="00E87E54">
        <w:rPr>
          <w:rStyle w:val="StyleUnderline"/>
        </w:rPr>
        <w:t>or ontologically anarchic</w:t>
      </w:r>
      <w:r w:rsidRPr="00D5577A">
        <w:rPr>
          <w:rStyle w:val="StyleUnderline"/>
        </w:rPr>
        <w:t xml:space="preserve"> understanding of the subject: a </w:t>
      </w:r>
      <w:r w:rsidRPr="00E87E54">
        <w:rPr>
          <w:rStyle w:val="StyleUnderline"/>
          <w:highlight w:val="cyan"/>
        </w:rPr>
        <w:t>form of subjectivity</w:t>
      </w:r>
      <w:r w:rsidRPr="00D5577A">
        <w:rPr>
          <w:rStyle w:val="StyleUnderline"/>
        </w:rPr>
        <w:t xml:space="preserve"> which is </w:t>
      </w:r>
      <w:r w:rsidRPr="00E87E54">
        <w:rPr>
          <w:rStyle w:val="StyleUnderline"/>
          <w:highlight w:val="cyan"/>
        </w:rPr>
        <w:t>not founded on any essence</w:t>
      </w:r>
      <w:r w:rsidRPr="00D5577A">
        <w:rPr>
          <w:rStyle w:val="StyleUnderline"/>
        </w:rPr>
        <w:t xml:space="preserve"> or firm ontological category, and which </w:t>
      </w:r>
      <w:r w:rsidRPr="00E87E54">
        <w:rPr>
          <w:rStyle w:val="StyleUnderline"/>
          <w:highlight w:val="cyan"/>
        </w:rPr>
        <w:t>is not reducible to</w:t>
      </w:r>
      <w:r w:rsidRPr="00D5577A">
        <w:rPr>
          <w:rStyle w:val="StyleUnderline"/>
        </w:rPr>
        <w:t xml:space="preserve"> any kind of fixed identity; a form of subjectivity without </w:t>
      </w:r>
      <w:r w:rsidRPr="00E87E54">
        <w:rPr>
          <w:rStyle w:val="StyleUnderline"/>
          <w:highlight w:val="cyan"/>
        </w:rPr>
        <w:t>a particular telos</w:t>
      </w:r>
      <w:r w:rsidRPr="00D5577A">
        <w:rPr>
          <w:rStyle w:val="StyleUnderline"/>
        </w:rPr>
        <w:t xml:space="preserve"> or</w:t>
      </w:r>
      <w:r>
        <w:rPr>
          <w:rStyle w:val="StyleUnderline"/>
        </w:rPr>
        <w:t xml:space="preserve"> </w:t>
      </w:r>
      <w:r w:rsidRPr="00D5577A">
        <w:rPr>
          <w:rStyle w:val="StyleUnderline"/>
        </w:rPr>
        <w:t xml:space="preserve">destiny </w:t>
      </w:r>
      <w:r w:rsidRPr="00E87E54">
        <w:rPr>
          <w:rStyle w:val="StyleUnderline"/>
          <w:highlight w:val="cyan"/>
        </w:rPr>
        <w:t>which would</w:t>
      </w:r>
      <w:r w:rsidRPr="00D5577A">
        <w:rPr>
          <w:rStyle w:val="StyleUnderline"/>
        </w:rPr>
        <w:t xml:space="preserve"> otherwise </w:t>
      </w:r>
      <w:r w:rsidRPr="00E87E54">
        <w:rPr>
          <w:rStyle w:val="StyleUnderline"/>
          <w:highlight w:val="cyan"/>
        </w:rPr>
        <w:t>bind us to</w:t>
      </w:r>
      <w:r w:rsidRPr="00D5577A">
        <w:rPr>
          <w:rStyle w:val="StyleUnderline"/>
        </w:rPr>
        <w:t xml:space="preserve"> systems of </w:t>
      </w:r>
      <w:r w:rsidRPr="00E87E54">
        <w:rPr>
          <w:rStyle w:val="StyleUnderline"/>
          <w:highlight w:val="cyan"/>
        </w:rPr>
        <w:t>sovereign power</w:t>
      </w:r>
      <w:r w:rsidRPr="00D5577A">
        <w:rPr>
          <w:rStyle w:val="StyleUnderline"/>
        </w:rPr>
        <w:t>.</w:t>
      </w:r>
      <w:r w:rsidRPr="00D5577A">
        <w:rPr>
          <w:sz w:val="16"/>
        </w:rPr>
        <w:t xml:space="preserve"> This is what Agamben is proposing with his notion of form-of-life, which he defines as ‘a life that can never be separated from its form</w:t>
      </w:r>
      <w:r w:rsidRPr="00D5577A">
        <w:rPr>
          <w:rStyle w:val="StyleUnderline"/>
        </w:rPr>
        <w:t xml:space="preserve">, </w:t>
      </w:r>
      <w:r w:rsidRPr="00E87E54">
        <w:rPr>
          <w:rStyle w:val="StyleUnderline"/>
          <w:highlight w:val="cyan"/>
        </w:rPr>
        <w:t>a life in which it is never possible to isolate</w:t>
      </w:r>
      <w:r w:rsidRPr="00D5577A">
        <w:rPr>
          <w:rStyle w:val="StyleUnderline"/>
        </w:rPr>
        <w:t xml:space="preserve"> something such as </w:t>
      </w:r>
      <w:r w:rsidRPr="00E87E54">
        <w:rPr>
          <w:rStyle w:val="StyleUnderline"/>
          <w:highlight w:val="cyan"/>
        </w:rPr>
        <w:t>naked life’</w:t>
      </w:r>
      <w:r w:rsidRPr="00D5577A">
        <w:rPr>
          <w:rStyle w:val="StyleUnderline"/>
        </w:rPr>
        <w:t>; a life ‘for which what is at stake in its way of living is living itself… It defines a life —</w:t>
      </w:r>
      <w:r>
        <w:rPr>
          <w:rStyle w:val="StyleUnderline"/>
        </w:rPr>
        <w:t xml:space="preserve"> </w:t>
      </w:r>
      <w:r w:rsidRPr="00D5577A">
        <w:rPr>
          <w:rStyle w:val="StyleUnderline"/>
        </w:rPr>
        <w:t xml:space="preserve">human life — in which </w:t>
      </w:r>
      <w:r w:rsidRPr="00E87E54">
        <w:rPr>
          <w:rStyle w:val="StyleUnderline"/>
          <w:highlight w:val="cyan"/>
        </w:rPr>
        <w:t>the</w:t>
      </w:r>
      <w:r w:rsidRPr="00D5577A">
        <w:rPr>
          <w:rStyle w:val="StyleUnderline"/>
        </w:rPr>
        <w:t xml:space="preserve"> single ways, acts, and </w:t>
      </w:r>
      <w:r w:rsidRPr="00E87E54">
        <w:rPr>
          <w:rStyle w:val="StyleUnderline"/>
          <w:highlight w:val="cyan"/>
        </w:rPr>
        <w:t>processes of living are</w:t>
      </w:r>
      <w:r w:rsidRPr="00D5577A">
        <w:rPr>
          <w:rStyle w:val="StyleUnderline"/>
        </w:rPr>
        <w:t xml:space="preserve"> never simply facts</w:t>
      </w:r>
      <w:r>
        <w:rPr>
          <w:rStyle w:val="StyleUnderline"/>
        </w:rPr>
        <w:t xml:space="preserve"> </w:t>
      </w:r>
      <w:r w:rsidRPr="00D5577A">
        <w:rPr>
          <w:rStyle w:val="StyleUnderline"/>
        </w:rPr>
        <w:t xml:space="preserve">but </w:t>
      </w:r>
      <w:r w:rsidRPr="00E87E54">
        <w:rPr>
          <w:rStyle w:val="StyleUnderline"/>
          <w:highlight w:val="cyan"/>
        </w:rPr>
        <w:t xml:space="preserve">always </w:t>
      </w:r>
      <w:r w:rsidRPr="00E87E54">
        <w:rPr>
          <w:rStyle w:val="StyleUnderline"/>
        </w:rPr>
        <w:t>a</w:t>
      </w:r>
      <w:r w:rsidRPr="00D5577A">
        <w:rPr>
          <w:rStyle w:val="StyleUnderline"/>
        </w:rPr>
        <w:t xml:space="preserve">nd </w:t>
      </w:r>
      <w:r w:rsidRPr="00E87E54">
        <w:rPr>
          <w:rStyle w:val="StyleUnderline"/>
          <w:highlight w:val="cyan"/>
        </w:rPr>
        <w:t>above all possibilities of life</w:t>
      </w:r>
      <w:r w:rsidRPr="00D5577A">
        <w:rPr>
          <w:rStyle w:val="StyleUnderline"/>
        </w:rPr>
        <w:t xml:space="preserve">, always </w:t>
      </w:r>
      <w:r w:rsidRPr="00E87E54">
        <w:rPr>
          <w:rStyle w:val="StyleUnderline"/>
          <w:highlight w:val="cyan"/>
        </w:rPr>
        <w:t>and</w:t>
      </w:r>
      <w:r w:rsidRPr="00D5577A">
        <w:rPr>
          <w:rStyle w:val="StyleUnderline"/>
        </w:rPr>
        <w:t xml:space="preserve"> above all </w:t>
      </w:r>
      <w:r w:rsidRPr="00E87E54">
        <w:rPr>
          <w:rStyle w:val="StyleUnderline"/>
          <w:highlight w:val="cyan"/>
        </w:rPr>
        <w:t>power.</w:t>
      </w:r>
      <w:r w:rsidRPr="00D5577A">
        <w:rPr>
          <w:rStyle w:val="StyleUnderline"/>
        </w:rPr>
        <w:t>’</w:t>
      </w:r>
      <w:r w:rsidRPr="00D5577A">
        <w:rPr>
          <w:sz w:val="16"/>
        </w:rPr>
        <w:t xml:space="preserve"> (Agamben 2000, 2-3). </w:t>
      </w:r>
      <w:r w:rsidRPr="00D5577A">
        <w:rPr>
          <w:rStyle w:val="StyleUnderline"/>
        </w:rPr>
        <w:t>This profane conception of life, freed from abstractions, and in which the divisions</w:t>
      </w:r>
      <w:r>
        <w:rPr>
          <w:rStyle w:val="StyleUnderline"/>
        </w:rPr>
        <w:t xml:space="preserve"> </w:t>
      </w:r>
      <w:r w:rsidRPr="00D5577A">
        <w:rPr>
          <w:rStyle w:val="StyleUnderline"/>
        </w:rPr>
        <w:t>between bios and zoe, between politically qualified life and bare or natural life, are</w:t>
      </w:r>
      <w:r>
        <w:rPr>
          <w:rStyle w:val="StyleUnderline"/>
        </w:rPr>
        <w:t xml:space="preserve"> </w:t>
      </w:r>
      <w:r w:rsidRPr="00D5577A">
        <w:rPr>
          <w:rStyle w:val="StyleUnderline"/>
        </w:rPr>
        <w:t>suspended</w:t>
      </w:r>
      <w:r w:rsidRPr="00D5577A">
        <w:rPr>
          <w:sz w:val="16"/>
        </w:rPr>
        <w:t xml:space="preserve">, finds a surprising parallel with Stirner’s peculiar understanding of egoism. Egoism might be understood as a way of living and seeing oneself outside of the humanist abstractions and fixed ideas which otherwise consign us to an alienated existence. So far from implying a simple selfishness, egoism is a singular form of life that is no longer consignable to any generality, be it essence, species, class, citizenship, or even the abstract liberal category of ‘the individual’. </w:t>
      </w:r>
      <w:r w:rsidRPr="00D5577A">
        <w:rPr>
          <w:rStyle w:val="StyleUnderline"/>
        </w:rPr>
        <w:t xml:space="preserve">Rather, </w:t>
      </w:r>
      <w:r w:rsidRPr="00CE4BD9">
        <w:rPr>
          <w:rStyle w:val="StyleUnderline"/>
          <w:highlight w:val="cyan"/>
        </w:rPr>
        <w:t>the ego</w:t>
      </w:r>
      <w:r w:rsidRPr="00D5577A">
        <w:rPr>
          <w:rStyle w:val="StyleUnderline"/>
        </w:rPr>
        <w:t xml:space="preserve"> (de einzige) or, more accurately, the ‘unique</w:t>
      </w:r>
      <w:r>
        <w:rPr>
          <w:rStyle w:val="StyleUnderline"/>
        </w:rPr>
        <w:t xml:space="preserve"> </w:t>
      </w:r>
      <w:r w:rsidRPr="00D5577A">
        <w:rPr>
          <w:rStyle w:val="StyleUnderline"/>
        </w:rPr>
        <w:t xml:space="preserve">one’, </w:t>
      </w:r>
      <w:r w:rsidRPr="00CE4BD9">
        <w:rPr>
          <w:rStyle w:val="StyleUnderline"/>
          <w:highlight w:val="cyan"/>
        </w:rPr>
        <w:t>resists all</w:t>
      </w:r>
      <w:r w:rsidRPr="00D5577A">
        <w:rPr>
          <w:rStyle w:val="StyleUnderline"/>
        </w:rPr>
        <w:t xml:space="preserve"> such identities and </w:t>
      </w:r>
      <w:r w:rsidRPr="00CE4BD9">
        <w:rPr>
          <w:rStyle w:val="StyleUnderline"/>
          <w:highlight w:val="cyan"/>
        </w:rPr>
        <w:t>categories, and is an open</w:t>
      </w:r>
      <w:r w:rsidRPr="00D5577A">
        <w:rPr>
          <w:rStyle w:val="StyleUnderline"/>
        </w:rPr>
        <w:t xml:space="preserve">, fluid </w:t>
      </w:r>
      <w:r w:rsidRPr="00CE4BD9">
        <w:rPr>
          <w:rStyle w:val="StyleUnderline"/>
          <w:highlight w:val="cyan"/>
        </w:rPr>
        <w:t>spac</w:t>
      </w:r>
      <w:r w:rsidRPr="00D5577A">
        <w:rPr>
          <w:rStyle w:val="StyleUnderline"/>
        </w:rPr>
        <w:t>e – a kind of</w:t>
      </w:r>
      <w:r>
        <w:rPr>
          <w:rStyle w:val="StyleUnderline"/>
        </w:rPr>
        <w:t xml:space="preserve"> </w:t>
      </w:r>
      <w:r w:rsidRPr="00D5577A">
        <w:rPr>
          <w:rStyle w:val="StyleUnderline"/>
        </w:rPr>
        <w:t>continual becoming without any foundation, essence or destiny: ‘I do not presuppose myself,</w:t>
      </w:r>
      <w:r>
        <w:rPr>
          <w:rStyle w:val="StyleUnderline"/>
        </w:rPr>
        <w:t xml:space="preserve"> </w:t>
      </w:r>
      <w:r w:rsidRPr="00D5577A">
        <w:rPr>
          <w:rStyle w:val="StyleUnderline"/>
        </w:rPr>
        <w:t>because I am every moment just positing or creating myself, and am I only by being not</w:t>
      </w:r>
      <w:r>
        <w:rPr>
          <w:rStyle w:val="StyleUnderline"/>
        </w:rPr>
        <w:t xml:space="preserve"> </w:t>
      </w:r>
      <w:r w:rsidRPr="00D5577A">
        <w:rPr>
          <w:rStyle w:val="StyleUnderline"/>
        </w:rPr>
        <w:t xml:space="preserve">presupposed but posited, and, again, </w:t>
      </w:r>
      <w:r w:rsidRPr="00CE4BD9">
        <w:rPr>
          <w:rStyle w:val="StyleUnderline"/>
          <w:highlight w:val="cyan"/>
        </w:rPr>
        <w:t>posited only in</w:t>
      </w:r>
      <w:r w:rsidRPr="00D5577A">
        <w:rPr>
          <w:rStyle w:val="StyleUnderline"/>
        </w:rPr>
        <w:t xml:space="preserve"> </w:t>
      </w:r>
      <w:r w:rsidRPr="00CE4BD9">
        <w:rPr>
          <w:rStyle w:val="StyleUnderline"/>
          <w:highlight w:val="cyan"/>
        </w:rPr>
        <w:t>the</w:t>
      </w:r>
      <w:r w:rsidRPr="00D5577A">
        <w:rPr>
          <w:rStyle w:val="StyleUnderline"/>
        </w:rPr>
        <w:t xml:space="preserve"> moment when I posit myself’ There</w:t>
      </w:r>
      <w:r w:rsidRPr="00D5577A">
        <w:rPr>
          <w:sz w:val="16"/>
        </w:rPr>
        <w:t xml:space="preserve"> is a striking parallel here, I would suggest, between the ‘unique one’ and </w:t>
      </w:r>
      <w:r w:rsidRPr="00D5577A">
        <w:rPr>
          <w:rStyle w:val="StyleUnderline"/>
        </w:rPr>
        <w:t xml:space="preserve">Agamben’s </w:t>
      </w:r>
      <w:r w:rsidRPr="00CE4BD9">
        <w:rPr>
          <w:rStyle w:val="StyleUnderline"/>
          <w:highlight w:val="cyan"/>
        </w:rPr>
        <w:t>figure of ‘whatever singularity’</w:t>
      </w:r>
      <w:r w:rsidRPr="00D5577A">
        <w:rPr>
          <w:rStyle w:val="StyleUnderline"/>
        </w:rPr>
        <w:t xml:space="preserve"> - an open, undefined subject indifferent to any</w:t>
      </w:r>
      <w:r>
        <w:rPr>
          <w:rStyle w:val="StyleUnderline"/>
        </w:rPr>
        <w:t xml:space="preserve"> </w:t>
      </w:r>
      <w:r w:rsidRPr="00D5577A">
        <w:rPr>
          <w:rStyle w:val="StyleUnderline"/>
        </w:rPr>
        <w:t>representable identity, and reducible neither to particularities nor generalities.</w:t>
      </w:r>
      <w:r>
        <w:rPr>
          <w:rStyle w:val="StyleUnderline"/>
        </w:rPr>
        <w:t xml:space="preserve"> </w:t>
      </w:r>
      <w:r w:rsidRPr="00D5577A">
        <w:rPr>
          <w:sz w:val="16"/>
        </w:rPr>
        <w:t xml:space="preserve">Moreover, it is the coming together of these open, empty, undefinable singularities which poses an unacceptable threat to the state precisely because they evade the representative channels of state power; Agamben’s powerful example here is the Tiananmen Square protests in 1989 (see 2000, 85-8), although we could point to more recent examples such as Tahrir Square and Occupy Wall Street. Such convergences of ‘whatever singularities’ – which signal what Agamben calls ‘the coming community’ – strongly echo Stirner’s enigmatic and seemingly paradoxical notion of the ‘union of egoists’ (see 1995, 161). </w:t>
      </w:r>
      <w:r w:rsidRPr="00CE4BD9">
        <w:rPr>
          <w:rStyle w:val="StyleUnderline"/>
          <w:highlight w:val="cyan"/>
        </w:rPr>
        <w:t>The union is a contingent</w:t>
      </w:r>
      <w:r w:rsidRPr="00D5577A">
        <w:rPr>
          <w:rStyle w:val="StyleUnderline"/>
        </w:rPr>
        <w:t>, open</w:t>
      </w:r>
      <w:r>
        <w:rPr>
          <w:rStyle w:val="StyleUnderline"/>
        </w:rPr>
        <w:t xml:space="preserve"> </w:t>
      </w:r>
      <w:r w:rsidRPr="00CE4BD9">
        <w:rPr>
          <w:rStyle w:val="StyleUnderline"/>
          <w:highlight w:val="cyan"/>
        </w:rPr>
        <w:t>form of</w:t>
      </w:r>
      <w:r w:rsidRPr="00D5577A">
        <w:rPr>
          <w:rStyle w:val="StyleUnderline"/>
        </w:rPr>
        <w:t xml:space="preserve"> </w:t>
      </w:r>
      <w:r w:rsidRPr="00CE4BD9">
        <w:rPr>
          <w:rStyle w:val="StyleUnderline"/>
          <w:highlight w:val="cyan"/>
        </w:rPr>
        <w:t>association</w:t>
      </w:r>
      <w:r w:rsidRPr="00D5577A">
        <w:rPr>
          <w:rStyle w:val="StyleUnderline"/>
        </w:rPr>
        <w:t xml:space="preserve"> which, unlike established political communities - nation, state, political</w:t>
      </w:r>
      <w:r>
        <w:rPr>
          <w:rStyle w:val="StyleUnderline"/>
        </w:rPr>
        <w:t xml:space="preserve"> </w:t>
      </w:r>
      <w:r w:rsidRPr="00D5577A">
        <w:rPr>
          <w:rStyle w:val="StyleUnderline"/>
        </w:rPr>
        <w:t xml:space="preserve">parties and so on - </w:t>
      </w:r>
      <w:r w:rsidRPr="00CE4BD9">
        <w:rPr>
          <w:rStyle w:val="StyleUnderline"/>
          <w:highlight w:val="cyan"/>
        </w:rPr>
        <w:t>demands no sacrifice of the individual to</w:t>
      </w:r>
      <w:r w:rsidRPr="00D5577A">
        <w:rPr>
          <w:rStyle w:val="StyleUnderline"/>
        </w:rPr>
        <w:t xml:space="preserve"> some collective higher goal or</w:t>
      </w:r>
      <w:r>
        <w:rPr>
          <w:rStyle w:val="StyleUnderline"/>
        </w:rPr>
        <w:t xml:space="preserve"> </w:t>
      </w:r>
      <w:r w:rsidRPr="00CE4BD9">
        <w:rPr>
          <w:rStyle w:val="StyleUnderline"/>
          <w:highlight w:val="cyan"/>
        </w:rPr>
        <w:t>reigning ideology</w:t>
      </w:r>
      <w:r w:rsidRPr="00D5577A">
        <w:rPr>
          <w:rStyle w:val="StyleUnderline"/>
        </w:rPr>
        <w:t>; rather, it is left to be freely determined by those who join</w:t>
      </w:r>
      <w:r w:rsidRPr="00D5577A">
        <w:rPr>
          <w:sz w:val="16"/>
        </w:rPr>
        <w:t xml:space="preserve">. What is embodied within these various figures of ontologically anarchic subjectivity, then, is the possibility of a non-sovereign politics. </w:t>
      </w:r>
      <w:r w:rsidRPr="00D5577A">
        <w:rPr>
          <w:rStyle w:val="StyleUnderline"/>
        </w:rPr>
        <w:t>In other words, in wanting to free</w:t>
      </w:r>
      <w:r>
        <w:rPr>
          <w:rStyle w:val="StyleUnderline"/>
        </w:rPr>
        <w:t xml:space="preserve"> </w:t>
      </w:r>
      <w:r w:rsidRPr="00D5577A">
        <w:rPr>
          <w:rStyle w:val="StyleUnderline"/>
        </w:rPr>
        <w:t>subjectivity from essence, identity and telos, Stirner and Agamben point to the possibility of</w:t>
      </w:r>
      <w:r>
        <w:rPr>
          <w:rStyle w:val="StyleUnderline"/>
        </w:rPr>
        <w:t xml:space="preserve"> </w:t>
      </w:r>
      <w:r w:rsidRPr="00D5577A">
        <w:rPr>
          <w:rStyle w:val="StyleUnderline"/>
        </w:rPr>
        <w:t>alternative, non-statist and autonomous forms of association and community which are not</w:t>
      </w:r>
      <w:r>
        <w:rPr>
          <w:rStyle w:val="StyleUnderline"/>
        </w:rPr>
        <w:t xml:space="preserve"> </w:t>
      </w:r>
      <w:r w:rsidRPr="00D5577A">
        <w:rPr>
          <w:rStyle w:val="StyleUnderline"/>
        </w:rPr>
        <w:t>representable through existing political categories and institutions</w:t>
      </w:r>
      <w:r w:rsidRPr="00D5577A">
        <w:rPr>
          <w:sz w:val="16"/>
        </w:rPr>
        <w:t xml:space="preserve">; which are perhaps – indeed necessarily – vaguely defined, </w:t>
      </w:r>
      <w:r w:rsidRPr="00D5577A">
        <w:rPr>
          <w:rStyle w:val="StyleUnderline"/>
        </w:rPr>
        <w:t xml:space="preserve">but </w:t>
      </w:r>
      <w:r w:rsidRPr="00CE4BD9">
        <w:rPr>
          <w:rStyle w:val="StyleUnderline"/>
          <w:highlight w:val="cyan"/>
        </w:rPr>
        <w:t>which open up</w:t>
      </w:r>
      <w:r w:rsidRPr="00D5577A">
        <w:rPr>
          <w:rStyle w:val="StyleUnderline"/>
        </w:rPr>
        <w:t xml:space="preserve"> an </w:t>
      </w:r>
      <w:r w:rsidRPr="00CE4BD9">
        <w:rPr>
          <w:rStyle w:val="StyleUnderline"/>
          <w:highlight w:val="cyan"/>
        </w:rPr>
        <w:t xml:space="preserve">alternative insurrectionary </w:t>
      </w:r>
      <w:r w:rsidRPr="00CE4BD9">
        <w:rPr>
          <w:rStyle w:val="StyleUnderline"/>
        </w:rPr>
        <w:t xml:space="preserve">horizon for </w:t>
      </w:r>
      <w:r w:rsidRPr="00CE4BD9">
        <w:rPr>
          <w:rStyle w:val="StyleUnderline"/>
          <w:highlight w:val="cyan"/>
        </w:rPr>
        <w:t>politics</w:t>
      </w:r>
      <w:r w:rsidRPr="00D5577A">
        <w:rPr>
          <w:sz w:val="16"/>
        </w:rPr>
        <w:t xml:space="preserve">.Passive and active insurrections: inoperativity and ownness I have characterised the insurrection as a mode of political action which neither seeks power, nor opposes it in any simplistic sense, but which, rather, profanes it, suspending its operation and fostering instead autonomous relations and forms of subjectivity. Central to this is Agamben’s key idea of inoperativeness or inoperativity. </w:t>
      </w:r>
      <w:r w:rsidRPr="00CE4BD9">
        <w:rPr>
          <w:rStyle w:val="StyleUnderline"/>
          <w:highlight w:val="cyan"/>
        </w:rPr>
        <w:t>Inoperativity is a form of activity</w:t>
      </w:r>
      <w:r>
        <w:rPr>
          <w:rStyle w:val="StyleUnderline"/>
        </w:rPr>
        <w:t xml:space="preserve"> </w:t>
      </w:r>
      <w:r w:rsidRPr="00D5577A">
        <w:rPr>
          <w:rStyle w:val="StyleUnderline"/>
        </w:rPr>
        <w:t xml:space="preserve">that is </w:t>
      </w:r>
      <w:r w:rsidRPr="00CE4BD9">
        <w:rPr>
          <w:rStyle w:val="StyleUnderline"/>
          <w:highlight w:val="cyan"/>
        </w:rPr>
        <w:t>no longer consigned to ‘work’</w:t>
      </w:r>
      <w:r w:rsidRPr="00D5577A">
        <w:rPr>
          <w:rStyle w:val="StyleUnderline"/>
        </w:rPr>
        <w:t xml:space="preserve"> and which is freed from any overarching project or</w:t>
      </w:r>
      <w:r>
        <w:rPr>
          <w:rStyle w:val="StyleUnderline"/>
        </w:rPr>
        <w:t xml:space="preserve"> </w:t>
      </w:r>
      <w:r w:rsidRPr="00D5577A">
        <w:rPr>
          <w:rStyle w:val="StyleUnderline"/>
        </w:rPr>
        <w:t>telos. Indeed, for Agamben, rather than politics being about the strategic pursuit of universal</w:t>
      </w:r>
      <w:r>
        <w:rPr>
          <w:rStyle w:val="StyleUnderline"/>
        </w:rPr>
        <w:t xml:space="preserve"> </w:t>
      </w:r>
      <w:r w:rsidRPr="00D5577A">
        <w:rPr>
          <w:rStyle w:val="StyleUnderline"/>
        </w:rPr>
        <w:t>ends, or the fulfilment of a historical destiny – such as liberal-democracy or communism - it</w:t>
      </w:r>
      <w:r>
        <w:rPr>
          <w:rStyle w:val="StyleUnderline"/>
        </w:rPr>
        <w:t xml:space="preserve"> </w:t>
      </w:r>
      <w:r w:rsidRPr="00D5577A">
        <w:rPr>
          <w:rStyle w:val="StyleUnderline"/>
        </w:rPr>
        <w:t>is more fundamentally about this ‘being-without-work’ or the absence of vocation proper to</w:t>
      </w:r>
      <w:r>
        <w:rPr>
          <w:rStyle w:val="StyleUnderline"/>
        </w:rPr>
        <w:t xml:space="preserve"> </w:t>
      </w:r>
      <w:r w:rsidRPr="00D5577A">
        <w:rPr>
          <w:rStyle w:val="StyleUnderline"/>
        </w:rPr>
        <w:t>human life</w:t>
      </w:r>
      <w:r w:rsidRPr="00D5577A">
        <w:rPr>
          <w:sz w:val="16"/>
        </w:rPr>
        <w:t xml:space="preserve"> (Agamben 2000, 140-1). Yet, to understand this thoroughly we must consider the closely related notion of potentiality which, Agamben argues, is only meaningful if it includes the ontological condition of impotentiality. Here his interpretation of Aristotle’s dynamis emphasises the ‘want of potentiality’: the potential to do or to be is thus also the potential ‘not to be’ or ‘not to do’ (Agamben 1999, 182-3). </w:t>
      </w:r>
      <w:r w:rsidRPr="00CE4BD9">
        <w:rPr>
          <w:rStyle w:val="StyleUnderline"/>
          <w:highlight w:val="cyan"/>
        </w:rPr>
        <w:t>There is</w:t>
      </w:r>
      <w:r w:rsidRPr="00D5577A">
        <w:rPr>
          <w:rStyle w:val="StyleUnderline"/>
        </w:rPr>
        <w:t xml:space="preserve">, for Agamben, a </w:t>
      </w:r>
      <w:r w:rsidRPr="00CE4BD9">
        <w:rPr>
          <w:rStyle w:val="StyleUnderline"/>
          <w:highlight w:val="cyan"/>
        </w:rPr>
        <w:t>radical</w:t>
      </w:r>
      <w:r>
        <w:rPr>
          <w:rStyle w:val="StyleUnderline"/>
        </w:rPr>
        <w:t xml:space="preserve"> </w:t>
      </w:r>
      <w:r w:rsidRPr="00CE4BD9">
        <w:rPr>
          <w:rStyle w:val="StyleUnderline"/>
          <w:highlight w:val="cyan"/>
        </w:rPr>
        <w:t>potentiality</w:t>
      </w:r>
      <w:r w:rsidRPr="00D5577A">
        <w:rPr>
          <w:rStyle w:val="StyleUnderline"/>
        </w:rPr>
        <w:t xml:space="preserve"> and power contained </w:t>
      </w:r>
      <w:r w:rsidRPr="00CE4BD9">
        <w:rPr>
          <w:rStyle w:val="StyleUnderline"/>
          <w:highlight w:val="cyan"/>
        </w:rPr>
        <w:t>in not acting</w:t>
      </w:r>
      <w:r w:rsidRPr="00D5577A">
        <w:rPr>
          <w:rStyle w:val="StyleUnderline"/>
        </w:rPr>
        <w:t xml:space="preserve">, a potentiality that is </w:t>
      </w:r>
      <w:r w:rsidRPr="00CE4BD9">
        <w:rPr>
          <w:rStyle w:val="StyleUnderline"/>
          <w:highlight w:val="cyan"/>
        </w:rPr>
        <w:t>dangerous to</w:t>
      </w:r>
      <w:r w:rsidRPr="00D5577A">
        <w:rPr>
          <w:rStyle w:val="StyleUnderline"/>
        </w:rPr>
        <w:t xml:space="preserve"> governing</w:t>
      </w:r>
      <w:r>
        <w:rPr>
          <w:rStyle w:val="StyleUnderline"/>
        </w:rPr>
        <w:t xml:space="preserve"> </w:t>
      </w:r>
      <w:r w:rsidRPr="00CE4BD9">
        <w:rPr>
          <w:rStyle w:val="StyleUnderline"/>
          <w:highlight w:val="cyan"/>
        </w:rPr>
        <w:t>regimes</w:t>
      </w:r>
      <w:r w:rsidRPr="00D5577A">
        <w:rPr>
          <w:rStyle w:val="StyleUnderline"/>
        </w:rPr>
        <w:t xml:space="preserve"> precisely insofar as it is withheld, suspended, not put to use</w:t>
      </w:r>
      <w:r w:rsidRPr="00D5577A">
        <w:rPr>
          <w:sz w:val="16"/>
        </w:rPr>
        <w:t xml:space="preserve">. At times, simply refusing to act, refusing to be drawn into codified forms of action – even those that ostensibly protest and oppose governing liberal-capitalist regimes – is actually more threatening to these regimes than acting. </w:t>
      </w:r>
    </w:p>
    <w:p w14:paraId="6A75ECD9" w14:textId="77777777" w:rsidR="00DC41DD" w:rsidRPr="00C5659F" w:rsidRDefault="00DC41DD" w:rsidP="00DC41DD">
      <w:pPr>
        <w:rPr>
          <w:sz w:val="16"/>
        </w:rPr>
      </w:pPr>
    </w:p>
    <w:p w14:paraId="452EF9F8" w14:textId="5E6DFD9A" w:rsidR="00ED2D28" w:rsidRDefault="00ED2D28" w:rsidP="00ED2D28">
      <w:pPr>
        <w:pStyle w:val="Heading4"/>
      </w:pPr>
      <w:r>
        <w:t xml:space="preserve">A perpetual state of exception has not only made </w:t>
      </w:r>
      <w:r w:rsidR="0022640A">
        <w:t>war</w:t>
      </w:r>
      <w:r>
        <w:t xml:space="preserve"> a structural condition of the sovereign, decision making is also impossible because exception destabilizes normative practices</w:t>
      </w:r>
    </w:p>
    <w:p w14:paraId="36387B1B" w14:textId="77777777" w:rsidR="00ED2D28" w:rsidRPr="009F2562" w:rsidRDefault="00ED2D28" w:rsidP="00ED2D28">
      <w:r w:rsidRPr="009F2562">
        <w:rPr>
          <w:rStyle w:val="Style13ptBold"/>
        </w:rPr>
        <w:t>Nosthoff 15</w:t>
      </w:r>
      <w:r>
        <w:t xml:space="preserve"> (Anna, M.A. in Sociology, Postgraduate Student, Department of Social Sciences, Johann Wolfgang Goethe-Universität Frankfurt am Main, “Normalized Exceptions and Totalized Potentials: Violence, Sovereignty and War in the Thought of Thomas Hobbes and Giorgio Agamben”, Russian Sociological Review, 2015. Vol. 14. No. 4, Online: </w:t>
      </w:r>
      <w:hyperlink r:id="rId10" w:history="1">
        <w:r w:rsidRPr="000C2A51">
          <w:rPr>
            <w:rStyle w:val="Hyperlink"/>
          </w:rPr>
          <w:t>https://www.researchgate.net/publication/288837041_Normalized_Exceptions_and_Totalized_Potentials_Violence_Sovereignty_and_War_in_the_Thought_of_Thomas_Hobbes_and_Giorgio_Agamben</w:t>
        </w:r>
      </w:hyperlink>
      <w:r>
        <w:t>, 7/16, DTS)</w:t>
      </w:r>
    </w:p>
    <w:p w14:paraId="2FD796BF" w14:textId="70BC0006" w:rsidR="00ED2D28" w:rsidRDefault="00ED2D28" w:rsidP="00ED2D28">
      <w:pPr>
        <w:rPr>
          <w:sz w:val="16"/>
        </w:rPr>
      </w:pPr>
      <w:r w:rsidRPr="009E35C0">
        <w:rPr>
          <w:sz w:val="16"/>
        </w:rPr>
        <w:t xml:space="preserve">Agamben’s examination renders it obvious that in incorporating the SoN as the included exception, the actualization of the Hobbesian Common-Wealth rests on the nature of a form of violence, which, in modernity, goes far beyond that seemingly-envisioned by Hobbes (a means-end-rational-punishment for the sake of the preservation of the whole).53 </w:t>
      </w:r>
      <w:r w:rsidRPr="00FC097B">
        <w:rPr>
          <w:rStyle w:val="StyleUnderline"/>
        </w:rPr>
        <w:t xml:space="preserve">For Agamben, </w:t>
      </w:r>
      <w:r w:rsidRPr="0022640A">
        <w:rPr>
          <w:rStyle w:val="StyleUnderline"/>
          <w:highlight w:val="yellow"/>
        </w:rPr>
        <w:t>contemporary violence is embedded in</w:t>
      </w:r>
      <w:r w:rsidRPr="00FC097B">
        <w:rPr>
          <w:rStyle w:val="StyleUnderline"/>
        </w:rPr>
        <w:t xml:space="preserve"> what might be termed</w:t>
      </w:r>
      <w:r>
        <w:rPr>
          <w:rStyle w:val="StyleUnderline"/>
        </w:rPr>
        <w:t xml:space="preserve"> </w:t>
      </w:r>
      <w:r w:rsidRPr="00FC097B">
        <w:rPr>
          <w:rStyle w:val="StyleUnderline"/>
        </w:rPr>
        <w:t>“bio-</w:t>
      </w:r>
      <w:r w:rsidRPr="0022640A">
        <w:rPr>
          <w:rStyle w:val="StyleUnderline"/>
          <w:highlight w:val="yellow"/>
        </w:rPr>
        <w:t>thanatopolitics</w:t>
      </w:r>
      <w:r w:rsidRPr="00FC097B">
        <w:rPr>
          <w:rStyle w:val="StyleUnderline"/>
        </w:rPr>
        <w:t xml:space="preserve">,” i.e., </w:t>
      </w:r>
      <w:r w:rsidRPr="0022640A">
        <w:rPr>
          <w:rStyle w:val="StyleUnderline"/>
          <w:highlight w:val="yellow"/>
        </w:rPr>
        <w:t>an intermingling of</w:t>
      </w:r>
      <w:r w:rsidRPr="00FC097B">
        <w:rPr>
          <w:rStyle w:val="StyleUnderline"/>
        </w:rPr>
        <w:t xml:space="preserve"> Foucauldian </w:t>
      </w:r>
      <w:r w:rsidRPr="0022640A">
        <w:rPr>
          <w:rStyle w:val="StyleUnderline"/>
          <w:highlight w:val="yellow"/>
        </w:rPr>
        <w:t>bio</w:t>
      </w:r>
      <w:r w:rsidRPr="00FC097B">
        <w:rPr>
          <w:rStyle w:val="StyleUnderline"/>
        </w:rPr>
        <w:t xml:space="preserve">-political </w:t>
      </w:r>
      <w:r w:rsidRPr="0022640A">
        <w:rPr>
          <w:rStyle w:val="StyleUnderline"/>
          <w:highlight w:val="yellow"/>
        </w:rPr>
        <w:t>power and sovereign totalitarian violence</w:t>
      </w:r>
      <w:r w:rsidRPr="00FC097B">
        <w:rPr>
          <w:rStyle w:val="StyleUnderline"/>
        </w:rPr>
        <w:t>. In introducing value into politics, “bio-thanatopolitics” is accompanied</w:t>
      </w:r>
      <w:r>
        <w:rPr>
          <w:rStyle w:val="StyleUnderline"/>
        </w:rPr>
        <w:t xml:space="preserve"> </w:t>
      </w:r>
      <w:r w:rsidRPr="00FC097B">
        <w:rPr>
          <w:rStyle w:val="StyleUnderline"/>
        </w:rPr>
        <w:t>by a form of violence</w:t>
      </w:r>
      <w:r w:rsidRPr="009E35C0">
        <w:rPr>
          <w:sz w:val="16"/>
        </w:rPr>
        <w:t xml:space="preserve"> that works on an entirely different level than in Hobbes (cf. Agamben 1998: 141). With the decision regarding the very definition of life itself having become juridical, violence here hides itself behind the veil of creationary positivity, which makes life defined by the sovereign. For Agamben, </w:t>
      </w:r>
      <w:r w:rsidRPr="00FC097B">
        <w:rPr>
          <w:rStyle w:val="StyleUnderline"/>
        </w:rPr>
        <w:t xml:space="preserve">the reality of </w:t>
      </w:r>
      <w:r w:rsidRPr="0022640A">
        <w:rPr>
          <w:rStyle w:val="StyleUnderline"/>
          <w:highlight w:val="yellow"/>
        </w:rPr>
        <w:t>contemporary</w:t>
      </w:r>
      <w:r w:rsidRPr="00FC097B">
        <w:rPr>
          <w:rStyle w:val="StyleUnderline"/>
        </w:rPr>
        <w:t xml:space="preserve"> sovereign </w:t>
      </w:r>
      <w:r w:rsidRPr="0022640A">
        <w:rPr>
          <w:rStyle w:val="StyleUnderline"/>
          <w:highlight w:val="yellow"/>
        </w:rPr>
        <w:t>politics is</w:t>
      </w:r>
      <w:r w:rsidRPr="00FC097B">
        <w:rPr>
          <w:rStyle w:val="StyleUnderline"/>
        </w:rPr>
        <w:t xml:space="preserve">, thus, </w:t>
      </w:r>
      <w:r w:rsidRPr="0022640A">
        <w:rPr>
          <w:rStyle w:val="StyleUnderline"/>
          <w:highlight w:val="yellow"/>
        </w:rPr>
        <w:t>a politics of life and death</w:t>
      </w:r>
      <w:r w:rsidRPr="00FC097B">
        <w:rPr>
          <w:rStyle w:val="StyleUnderline"/>
        </w:rPr>
        <w:t xml:space="preserve"> itself, with the concepts of life and death having overcome their past mutual</w:t>
      </w:r>
      <w:r>
        <w:rPr>
          <w:rStyle w:val="StyleUnderline"/>
        </w:rPr>
        <w:t xml:space="preserve"> </w:t>
      </w:r>
      <w:r w:rsidRPr="00FC097B">
        <w:rPr>
          <w:rStyle w:val="StyleUnderline"/>
        </w:rPr>
        <w:t xml:space="preserve">exclusion. </w:t>
      </w:r>
      <w:r w:rsidRPr="0022640A">
        <w:rPr>
          <w:rStyle w:val="StyleUnderline"/>
          <w:highlight w:val="yellow"/>
        </w:rPr>
        <w:t>Bare life reveals itself as the indeconstructible origin lying at the core of the social contract</w:t>
      </w:r>
      <w:r w:rsidRPr="00FC097B">
        <w:rPr>
          <w:rStyle w:val="StyleUnderline"/>
        </w:rPr>
        <w:t>, being exposed to the sovereign sword of punishment.</w:t>
      </w:r>
      <w:r w:rsidRPr="009E35C0">
        <w:rPr>
          <w:sz w:val="16"/>
        </w:rPr>
        <w:t xml:space="preserve"> Even worse, following Agamben, the latter reveals itself as the Damocles sword hanging over anyone,54 </w:t>
      </w:r>
      <w:r w:rsidRPr="00FC097B">
        <w:rPr>
          <w:rStyle w:val="StyleUnderline"/>
        </w:rPr>
        <w:t xml:space="preserve">as </w:t>
      </w:r>
      <w:r w:rsidRPr="0022640A">
        <w:rPr>
          <w:rStyle w:val="StyleUnderline"/>
          <w:highlight w:val="yellow"/>
        </w:rPr>
        <w:t>the reducibility to bare life is a universal condition; it is a</w:t>
      </w:r>
      <w:r w:rsidRPr="00FC097B">
        <w:rPr>
          <w:rStyle w:val="StyleUnderline"/>
        </w:rPr>
        <w:t xml:space="preserve"> form of </w:t>
      </w:r>
      <w:r w:rsidRPr="0022640A">
        <w:rPr>
          <w:rStyle w:val="StyleUnderline"/>
          <w:highlight w:val="yellow"/>
        </w:rPr>
        <w:t>potentiality which prevails</w:t>
      </w:r>
      <w:r w:rsidRPr="00FC097B">
        <w:rPr>
          <w:rStyle w:val="StyleUnderline"/>
        </w:rPr>
        <w:t>,</w:t>
      </w:r>
      <w:r>
        <w:rPr>
          <w:rStyle w:val="StyleUnderline"/>
        </w:rPr>
        <w:t xml:space="preserve"> </w:t>
      </w:r>
      <w:r w:rsidRPr="00FC097B">
        <w:rPr>
          <w:rStyle w:val="StyleUnderline"/>
        </w:rPr>
        <w:t>since its other—im-potentiality—has not succeeded in actualizing itself.</w:t>
      </w:r>
      <w:r w:rsidRPr="009E35C0">
        <w:rPr>
          <w:sz w:val="16"/>
        </w:rPr>
        <w:t xml:space="preserve"> As Agamben asserts (cf. 1998: 137), </w:t>
      </w:r>
      <w:r w:rsidRPr="00FC097B">
        <w:rPr>
          <w:rStyle w:val="StyleUnderline"/>
        </w:rPr>
        <w:t xml:space="preserve">contemporary sovereign politics, then, creates creatural life, which, </w:t>
      </w:r>
      <w:r w:rsidRPr="0022640A">
        <w:rPr>
          <w:rStyle w:val="StyleUnderline"/>
          <w:highlight w:val="yellow"/>
        </w:rPr>
        <w:t>in being judged</w:t>
      </w:r>
      <w:r w:rsidRPr="00FC097B">
        <w:rPr>
          <w:rStyle w:val="StyleUnderline"/>
        </w:rPr>
        <w:t xml:space="preserve"> to be “unworthy of being lived,” </w:t>
      </w:r>
      <w:r w:rsidRPr="0022640A">
        <w:rPr>
          <w:rStyle w:val="StyleUnderline"/>
          <w:highlight w:val="yellow"/>
        </w:rPr>
        <w:t>can be destroyed whatsoever</w:t>
      </w:r>
      <w:r w:rsidRPr="009E35C0">
        <w:rPr>
          <w:sz w:val="16"/>
        </w:rPr>
        <w:t xml:space="preserve">.55 According to him, what we face today is the </w:t>
      </w:r>
      <w:r w:rsidRPr="00FC097B">
        <w:rPr>
          <w:rStyle w:val="StyleUnderline"/>
        </w:rPr>
        <w:t>uncanniness of a politics that produces death for the</w:t>
      </w:r>
      <w:r>
        <w:rPr>
          <w:rStyle w:val="StyleUnderline"/>
        </w:rPr>
        <w:t xml:space="preserve"> </w:t>
      </w:r>
      <w:r w:rsidRPr="00FC097B">
        <w:rPr>
          <w:rStyle w:val="StyleUnderline"/>
        </w:rPr>
        <w:t>sake of producing life (</w:t>
      </w:r>
      <w:r w:rsidRPr="009E35C0">
        <w:rPr>
          <w:sz w:val="16"/>
        </w:rPr>
        <w:t xml:space="preserve">in the sense of “to make live and to make die” as a radicalisation of Foucault’s biopolitical “to make live and to let die”); the hypothetically anticipated violence whose actualization Hobbes’s “rational decider” opts against for the sake of selfpreservation has become the reality of a type of violence that does not dare to undermine the Hobbesian first law of nature alongside the right to self-preservation. </w:t>
      </w:r>
      <w:r w:rsidRPr="00FC097B">
        <w:rPr>
          <w:rStyle w:val="StyleUnderline"/>
        </w:rPr>
        <w:t>The type of violence Agamben has in mind finds its most violent illustration in the</w:t>
      </w:r>
      <w:r>
        <w:rPr>
          <w:rStyle w:val="StyleUnderline"/>
        </w:rPr>
        <w:t xml:space="preserve"> </w:t>
      </w:r>
      <w:r w:rsidRPr="00FC097B">
        <w:rPr>
          <w:rStyle w:val="StyleUnderline"/>
        </w:rPr>
        <w:t xml:space="preserve">absolute evil of </w:t>
      </w:r>
      <w:r w:rsidRPr="0022640A">
        <w:rPr>
          <w:rStyle w:val="StyleUnderline"/>
          <w:highlight w:val="yellow"/>
        </w:rPr>
        <w:t>Nazi policies</w:t>
      </w:r>
      <w:r w:rsidRPr="009E35C0">
        <w:rPr>
          <w:sz w:val="16"/>
        </w:rPr>
        <w:t xml:space="preserve"> conducted on so-called VPs (Versuchspersonen)56 and, certainly, the Muselmann, described by Primo Levi (1959: 101–103) as “</w:t>
      </w:r>
      <w:r w:rsidRPr="0022640A">
        <w:rPr>
          <w:rStyle w:val="StyleUnderline"/>
          <w:highlight w:val="yellow"/>
        </w:rPr>
        <w:t>an anonymous mass</w:t>
      </w:r>
      <w:r w:rsidRPr="00FC097B">
        <w:rPr>
          <w:rStyle w:val="StyleUnderline"/>
        </w:rPr>
        <w:t>,</w:t>
      </w:r>
      <w:r>
        <w:rPr>
          <w:rStyle w:val="StyleUnderline"/>
        </w:rPr>
        <w:t xml:space="preserve"> </w:t>
      </w:r>
      <w:r w:rsidRPr="00FC097B">
        <w:rPr>
          <w:rStyle w:val="StyleUnderline"/>
        </w:rPr>
        <w:t xml:space="preserve">continuously renewed and </w:t>
      </w:r>
      <w:r w:rsidRPr="0022640A">
        <w:rPr>
          <w:rStyle w:val="StyleUnderline"/>
          <w:highlight w:val="yellow"/>
        </w:rPr>
        <w:t>always identical, of non-men who march[ed] and labor[ed] in silence, the divine spark dead within them,</w:t>
      </w:r>
      <w:r w:rsidRPr="00FC097B">
        <w:rPr>
          <w:rStyle w:val="StyleUnderline"/>
        </w:rPr>
        <w:t xml:space="preserve"> already </w:t>
      </w:r>
      <w:r w:rsidRPr="0022640A">
        <w:rPr>
          <w:rStyle w:val="StyleUnderline"/>
          <w:highlight w:val="yellow"/>
        </w:rPr>
        <w:t>too empty</w:t>
      </w:r>
      <w:r w:rsidRPr="00FC097B">
        <w:rPr>
          <w:rStyle w:val="StyleUnderline"/>
        </w:rPr>
        <w:t xml:space="preserve"> really </w:t>
      </w:r>
      <w:r w:rsidRPr="0022640A">
        <w:rPr>
          <w:rStyle w:val="StyleUnderline"/>
          <w:highlight w:val="yellow"/>
        </w:rPr>
        <w:t>to suffer</w:t>
      </w:r>
      <w:r w:rsidRPr="009E35C0">
        <w:rPr>
          <w:sz w:val="16"/>
        </w:rPr>
        <w:t xml:space="preserve"> . . . </w:t>
      </w:r>
      <w:r w:rsidRPr="00FC097B">
        <w:rPr>
          <w:rStyle w:val="StyleUnderline"/>
        </w:rPr>
        <w:t>the</w:t>
      </w:r>
      <w:r>
        <w:rPr>
          <w:rStyle w:val="StyleUnderline"/>
        </w:rPr>
        <w:t xml:space="preserve"> </w:t>
      </w:r>
      <w:r w:rsidRPr="00FC097B">
        <w:rPr>
          <w:rStyle w:val="StyleUnderline"/>
        </w:rPr>
        <w:t>weak, the inept, those doomed to selection</w:t>
      </w:r>
      <w:r w:rsidRPr="009E35C0">
        <w:rPr>
          <w:sz w:val="16"/>
        </w:rPr>
        <w:t xml:space="preserve"> [for the gas chambers].” For Agamben, the Nazi concentration camps serve as bio-thanatopolitics’ most extreme example. Respectively, he illustrates the figure of the Muselmann much in line with Adorno’s early claim, taken from his “Meditations on Metaphysics,” that “the individual no longer died in the concentration camp, but rather the exemplar,” where the “individual is expropriated of the final and most impoverished which remained to it.”57 </w:t>
      </w:r>
      <w:r w:rsidRPr="00FC097B">
        <w:rPr>
          <w:rStyle w:val="StyleUnderline"/>
        </w:rPr>
        <w:t>Corpses here become a matter</w:t>
      </w:r>
      <w:r>
        <w:rPr>
          <w:rStyle w:val="StyleUnderline"/>
        </w:rPr>
        <w:t xml:space="preserve"> </w:t>
      </w:r>
      <w:r w:rsidRPr="00FC097B">
        <w:rPr>
          <w:rStyle w:val="StyleUnderline"/>
        </w:rPr>
        <w:t xml:space="preserve">of serial production, with </w:t>
      </w:r>
      <w:r w:rsidRPr="0022640A">
        <w:rPr>
          <w:rStyle w:val="StyleUnderline"/>
          <w:highlight w:val="yellow"/>
        </w:rPr>
        <w:t>death becoming de-individualized and arbitrary</w:t>
      </w:r>
      <w:r w:rsidRPr="00FC097B">
        <w:rPr>
          <w:rStyle w:val="StyleUnderline"/>
        </w:rPr>
        <w:t>. Eventually,</w:t>
      </w:r>
      <w:r>
        <w:rPr>
          <w:rStyle w:val="StyleUnderline"/>
        </w:rPr>
        <w:t xml:space="preserve"> </w:t>
      </w:r>
      <w:r w:rsidRPr="00FC097B">
        <w:rPr>
          <w:rStyle w:val="StyleUnderline"/>
        </w:rPr>
        <w:t>the Nazis went as far as to integrate the encamped in the process of producing death</w:t>
      </w:r>
      <w:r>
        <w:rPr>
          <w:rStyle w:val="StyleUnderline"/>
        </w:rPr>
        <w:t xml:space="preserve"> </w:t>
      </w:r>
      <w:r w:rsidRPr="009E35C0">
        <w:rPr>
          <w:sz w:val="16"/>
        </w:rPr>
        <w:t xml:space="preserve">(Didi-Huberman and Bauman have both elaborated on the so-called Sonderkommando in Auschwitz-Birkenau58, a group of selected encamped who were forced to work in the crematoria, they were liquidated and replaced after approximately four months of work). For Agamben, </w:t>
      </w:r>
      <w:r w:rsidRPr="00FC097B">
        <w:rPr>
          <w:rStyle w:val="StyleUnderline"/>
        </w:rPr>
        <w:t xml:space="preserve">after Auschwitz, </w:t>
      </w:r>
      <w:r w:rsidRPr="0022640A">
        <w:rPr>
          <w:rStyle w:val="StyleUnderline"/>
          <w:highlight w:val="yellow"/>
        </w:rPr>
        <w:t>little has changed</w:t>
      </w:r>
      <w:r w:rsidRPr="00FC097B">
        <w:rPr>
          <w:rStyle w:val="StyleUnderline"/>
        </w:rPr>
        <w:t xml:space="preserve"> since “non-men” were actively produced</w:t>
      </w:r>
      <w:r>
        <w:rPr>
          <w:rStyle w:val="StyleUnderline"/>
        </w:rPr>
        <w:t xml:space="preserve"> </w:t>
      </w:r>
      <w:r w:rsidRPr="00FC097B">
        <w:rPr>
          <w:rStyle w:val="StyleUnderline"/>
        </w:rPr>
        <w:t xml:space="preserve">by the Nazis; </w:t>
      </w:r>
      <w:r w:rsidRPr="0022640A">
        <w:rPr>
          <w:rStyle w:val="StyleUnderline"/>
          <w:highlight w:val="yellow"/>
        </w:rPr>
        <w:t>little has been done to render impotential the condition(s) of possibility</w:t>
      </w:r>
      <w:r>
        <w:rPr>
          <w:rStyle w:val="StyleUnderline"/>
        </w:rPr>
        <w:t xml:space="preserve"> </w:t>
      </w:r>
      <w:r w:rsidRPr="009E35C0">
        <w:rPr>
          <w:sz w:val="16"/>
        </w:rPr>
        <w:t>for the emergence of the Muselmann. It is well known that Agamben found their contemporary expression in figures such as the prisoners in Guantanamo Bay who were held in captivity under indefinite detention. However, it should be mentioned that his analogy has always been at risk of somewhat being a generalization. Surely, his comparison to the Third Reich is problematic, and I would agree here with Laclau that it potentially leads to a sort of “social indeterminacy.”59 However, while Agamben’s rhetoric might appear to be not very finely nuanced in this respect, he is surely right in insistently pointing to the alarming extension of precarious lives. As we might specify with Zygmunt Bauman (Bauman, 2013: 65f.), it is the refugees, those “ban-optically”60 surveilled, those who are encamped and forcefully determined by an “</w:t>
      </w:r>
      <w:r w:rsidRPr="00FC097B">
        <w:rPr>
          <w:rStyle w:val="StyleUnderline"/>
        </w:rPr>
        <w:t>absence of a where to–the declared</w:t>
      </w:r>
      <w:r>
        <w:rPr>
          <w:rStyle w:val="StyleUnderline"/>
        </w:rPr>
        <w:t xml:space="preserve"> </w:t>
      </w:r>
      <w:r w:rsidRPr="00FC097B">
        <w:rPr>
          <w:rStyle w:val="StyleUnderline"/>
        </w:rPr>
        <w:t>prohibition or practical impossibility of arriving anywhere else” who are doomed to be</w:t>
      </w:r>
      <w:r>
        <w:rPr>
          <w:rStyle w:val="StyleUnderline"/>
        </w:rPr>
        <w:t xml:space="preserve"> </w:t>
      </w:r>
      <w:r w:rsidRPr="00FC097B">
        <w:rPr>
          <w:rStyle w:val="StyleUnderline"/>
        </w:rPr>
        <w:t>singled out. Even if biopolitical selection mechanisms have become subtler they are perhaps</w:t>
      </w:r>
      <w:r>
        <w:rPr>
          <w:rStyle w:val="StyleUnderline"/>
        </w:rPr>
        <w:t xml:space="preserve"> </w:t>
      </w:r>
      <w:r w:rsidRPr="00FC097B">
        <w:rPr>
          <w:rStyle w:val="StyleUnderline"/>
        </w:rPr>
        <w:t>no less violent.</w:t>
      </w:r>
      <w:r w:rsidRPr="009E35C0">
        <w:rPr>
          <w:sz w:val="16"/>
        </w:rPr>
        <w:t xml:space="preserve"> </w:t>
      </w:r>
      <w:r w:rsidRPr="00FC097B">
        <w:rPr>
          <w:rStyle w:val="StyleUnderline"/>
        </w:rPr>
        <w:t>Agamben is also right to insist that for precarious lives to come-into-</w:t>
      </w:r>
      <w:r>
        <w:rPr>
          <w:rStyle w:val="StyleUnderline"/>
        </w:rPr>
        <w:t xml:space="preserve"> </w:t>
      </w:r>
      <w:r w:rsidRPr="00FC097B">
        <w:rPr>
          <w:rStyle w:val="StyleUnderline"/>
        </w:rPr>
        <w:t xml:space="preserve">(abandoned) existence, </w:t>
      </w:r>
      <w:r w:rsidRPr="0022640A">
        <w:rPr>
          <w:rStyle w:val="StyleUnderline"/>
          <w:highlight w:val="yellow"/>
        </w:rPr>
        <w:t>the establishment of zones of indistinction remains a necessary,</w:t>
      </w:r>
      <w:r w:rsidRPr="00FC097B">
        <w:rPr>
          <w:rStyle w:val="StyleUnderline"/>
        </w:rPr>
        <w:t xml:space="preserve"> if</w:t>
      </w:r>
      <w:r>
        <w:rPr>
          <w:rStyle w:val="StyleUnderline"/>
        </w:rPr>
        <w:t xml:space="preserve"> </w:t>
      </w:r>
      <w:r w:rsidRPr="00FC097B">
        <w:rPr>
          <w:rStyle w:val="StyleUnderline"/>
        </w:rPr>
        <w:t>not a sufficient, precondition, and that this topology has turned into contemporary global</w:t>
      </w:r>
      <w:r>
        <w:rPr>
          <w:rStyle w:val="StyleUnderline"/>
        </w:rPr>
        <w:t xml:space="preserve"> </w:t>
      </w:r>
      <w:r w:rsidRPr="00FC097B">
        <w:rPr>
          <w:rStyle w:val="StyleUnderline"/>
        </w:rPr>
        <w:t>politics’ “central paradigm</w:t>
      </w:r>
      <w:r w:rsidRPr="009E35C0">
        <w:rPr>
          <w:sz w:val="16"/>
        </w:rPr>
        <w:t xml:space="preserve">” (Agamben, 2014). For him, the political logic that produced 12 years of Ausnahmezustand in the Third Reich prevails in a created threshold between life and law, and it does so in a radicalized sense: </w:t>
      </w:r>
      <w:r w:rsidRPr="00FC097B">
        <w:rPr>
          <w:rStyle w:val="StyleUnderline"/>
        </w:rPr>
        <w:t xml:space="preserve">the implementation of </w:t>
      </w:r>
      <w:r w:rsidRPr="0022640A">
        <w:rPr>
          <w:rStyle w:val="StyleUnderline"/>
          <w:highlight w:val="yellow"/>
        </w:rPr>
        <w:t>institutionalized exceptions has become the political’s</w:t>
      </w:r>
      <w:r w:rsidRPr="00FC097B">
        <w:rPr>
          <w:rStyle w:val="StyleUnderline"/>
        </w:rPr>
        <w:t xml:space="preserve"> very own </w:t>
      </w:r>
      <w:r w:rsidRPr="0022640A">
        <w:rPr>
          <w:rStyle w:val="StyleUnderline"/>
          <w:highlight w:val="yellow"/>
        </w:rPr>
        <w:t>condition of possibility</w:t>
      </w:r>
      <w:r w:rsidRPr="0022640A">
        <w:t>61</w:t>
      </w:r>
      <w:r w:rsidRPr="009E35C0">
        <w:rPr>
          <w:sz w:val="16"/>
        </w:rPr>
        <w:t xml:space="preserve"> in the form of a “perpetual coup d’etat” (Agamben, 2014). </w:t>
      </w:r>
      <w:r w:rsidRPr="00FC097B">
        <w:rPr>
          <w:rStyle w:val="StyleUnderline"/>
        </w:rPr>
        <w:t xml:space="preserve">In this sense, Agamben’s account illustrates how </w:t>
      </w:r>
      <w:r w:rsidRPr="0022640A">
        <w:rPr>
          <w:rStyle w:val="StyleUnderline"/>
          <w:highlight w:val="yellow"/>
        </w:rPr>
        <w:t>violence itself has become structural</w:t>
      </w:r>
      <w:r>
        <w:rPr>
          <w:rStyle w:val="StyleUnderline"/>
        </w:rPr>
        <w:t xml:space="preserve"> </w:t>
      </w:r>
      <w:r w:rsidRPr="009E35C0">
        <w:rPr>
          <w:sz w:val="16"/>
        </w:rPr>
        <w:t>in a radically different sense than Hobbes had envisioned or could have envisioned: it</w:t>
      </w:r>
      <w:r>
        <w:rPr>
          <w:rStyle w:val="StyleUnderline"/>
        </w:rPr>
        <w:t xml:space="preserve"> </w:t>
      </w:r>
      <w:r w:rsidRPr="0022640A">
        <w:rPr>
          <w:rStyle w:val="StyleUnderline"/>
          <w:highlight w:val="yellow"/>
        </w:rPr>
        <w:t>operates through</w:t>
      </w:r>
      <w:r w:rsidRPr="00FC097B">
        <w:rPr>
          <w:rStyle w:val="StyleUnderline"/>
        </w:rPr>
        <w:t xml:space="preserve"> structures on the grounds of </w:t>
      </w:r>
      <w:r w:rsidRPr="0022640A">
        <w:rPr>
          <w:rStyle w:val="StyleUnderline"/>
          <w:highlight w:val="yellow"/>
        </w:rPr>
        <w:t>geopolitical situations requiring</w:t>
      </w:r>
      <w:r w:rsidRPr="00FC097B">
        <w:rPr>
          <w:rStyle w:val="StyleUnderline"/>
        </w:rPr>
        <w:t xml:space="preserve"> response</w:t>
      </w:r>
      <w:r>
        <w:rPr>
          <w:rStyle w:val="StyleUnderline"/>
        </w:rPr>
        <w:t xml:space="preserve"> </w:t>
      </w:r>
      <w:r w:rsidRPr="00FC097B">
        <w:rPr>
          <w:rStyle w:val="StyleUnderline"/>
        </w:rPr>
        <w:t>mechanisms far more complex than simple PDs</w:t>
      </w:r>
      <w:r w:rsidRPr="009E35C0">
        <w:rPr>
          <w:sz w:val="16"/>
        </w:rPr>
        <w:t xml:space="preserve">. Violence is not visibly exerted by A over B; rather, </w:t>
      </w:r>
      <w:r w:rsidRPr="00FC097B">
        <w:rPr>
          <w:rStyle w:val="StyleUnderline"/>
        </w:rPr>
        <w:t xml:space="preserve">it works via </w:t>
      </w:r>
      <w:r w:rsidRPr="0022640A">
        <w:rPr>
          <w:rStyle w:val="StyleUnderline"/>
          <w:highlight w:val="yellow"/>
        </w:rPr>
        <w:t>mechanisms of exclusion/inclusion</w:t>
      </w:r>
      <w:r w:rsidRPr="00FC097B">
        <w:rPr>
          <w:rStyle w:val="StyleUnderline"/>
        </w:rPr>
        <w:t>, or of producing life/letting (or</w:t>
      </w:r>
      <w:r>
        <w:rPr>
          <w:rStyle w:val="StyleUnderline"/>
        </w:rPr>
        <w:t xml:space="preserve"> </w:t>
      </w:r>
      <w:r w:rsidRPr="00FC097B">
        <w:rPr>
          <w:rStyle w:val="StyleUnderline"/>
        </w:rPr>
        <w:t>even making) die</w:t>
      </w:r>
      <w:r w:rsidRPr="009E35C0">
        <w:rPr>
          <w:sz w:val="16"/>
        </w:rPr>
        <w:t>. What is more, it reproduces itself on normative grounds and through biopolitical dispositifs, when to govern is to manage effectively, and to manage effectively is to carefully separate the productive from the unproductive, the People (capital P) from “people” (Agamben, 1993). Compare this focus on productivity to (a Straussian reading of) Hobbes: the entirety of the Leviathan is focused on the question of how to avoid a violent death.62 There is little, if no mention of the effectivity of life or of the perfecting of the body politik, even if this logic might find a first visual expression in the frontispiece of the Leviathan which seemingly unifies all individuals in one body. Biopolitics might thus be tacitly implied, yet if it is, then it is implied negatively (avoiding a violent death is arguably different than a focus on the productivity of life). In other words, from there, it is still a long road to travel to a utilitarian, Benthamite vision of the state as government occurring more than a century later. In Hobbes’s vision, life was not (yet) to be made productive at the expense of some other; the question at stake was to avoid a worst-case scenario, i.e., to grant a considerable level of security to anybody willing to consent to the contract. In other words, at the core of the Hobbesian contract still lay a Decision (capital D) grounded on consent (and Hobbes was at least partly still concerned with respon60. Didier Bigo’s (2008: 8) concept of the “ban-opticon” can best be described as a conflation of Agamben’s and Nancy’s concepts of the ban (as forms of being inclusively excluded) and Foucauldian panoptical surveillance structures. Bigo accounts for the rise of a “Ban-opticon dispositif” to examine a new form of “governmentality of unease” that, according to him, characterises the post-9/11-era: “</w:t>
      </w:r>
      <w:r w:rsidRPr="00FC097B">
        <w:rPr>
          <w:rStyle w:val="StyleUnderline"/>
        </w:rPr>
        <w:t>This form of governmentality of</w:t>
      </w:r>
      <w:r>
        <w:rPr>
          <w:rStyle w:val="StyleUnderline"/>
        </w:rPr>
        <w:t xml:space="preserve"> </w:t>
      </w:r>
      <w:r w:rsidRPr="00FC097B">
        <w:rPr>
          <w:rStyle w:val="StyleUnderline"/>
        </w:rPr>
        <w:t xml:space="preserve">unease, </w:t>
      </w:r>
      <w:r w:rsidRPr="0022640A">
        <w:rPr>
          <w:rStyle w:val="StyleUnderline"/>
          <w:highlight w:val="yellow"/>
        </w:rPr>
        <w:t>or Ban, is characterized by</w:t>
      </w:r>
      <w:r w:rsidRPr="00FC097B">
        <w:rPr>
          <w:rStyle w:val="StyleUnderline"/>
        </w:rPr>
        <w:t xml:space="preserve"> three criteria: practices of </w:t>
      </w:r>
      <w:r w:rsidRPr="0022640A">
        <w:rPr>
          <w:rStyle w:val="StyleUnderline"/>
          <w:highlight w:val="yellow"/>
        </w:rPr>
        <w:t>exceptionalism, acts of profiling</w:t>
      </w:r>
      <w:r w:rsidRPr="00FC097B">
        <w:rPr>
          <w:rStyle w:val="StyleUnderline"/>
        </w:rPr>
        <w:t xml:space="preserve"> and containing</w:t>
      </w:r>
      <w:r>
        <w:rPr>
          <w:rStyle w:val="StyleUnderline"/>
        </w:rPr>
        <w:t xml:space="preserve"> </w:t>
      </w:r>
      <w:r w:rsidRPr="0022640A">
        <w:rPr>
          <w:rStyle w:val="StyleUnderline"/>
          <w:highlight w:val="yellow"/>
        </w:rPr>
        <w:t>foreigners, and</w:t>
      </w:r>
      <w:r w:rsidRPr="00FC097B">
        <w:rPr>
          <w:rStyle w:val="StyleUnderline"/>
        </w:rPr>
        <w:t xml:space="preserve"> a </w:t>
      </w:r>
      <w:r w:rsidRPr="0022640A">
        <w:rPr>
          <w:rStyle w:val="StyleUnderline"/>
          <w:highlight w:val="yellow"/>
        </w:rPr>
        <w:t>normative imperative of mobility</w:t>
      </w:r>
      <w:r w:rsidRPr="009E35C0">
        <w:rPr>
          <w:sz w:val="16"/>
        </w:rPr>
        <w:t xml:space="preserve">.” dere and not solely with dicere, even though, as Agamben has shown, a radical authoritarian potential is, by necessity, always-already latent in his conception of sovereignty). However, as Agamben (2014) clearly asserts, it is precisely this situation that has changed entirely: </w:t>
      </w:r>
      <w:r w:rsidRPr="009E35C0">
        <w:rPr>
          <w:rStyle w:val="StyleUnderline"/>
        </w:rPr>
        <w:t xml:space="preserve">“The crisis, the </w:t>
      </w:r>
      <w:r w:rsidRPr="0022640A">
        <w:rPr>
          <w:rStyle w:val="StyleUnderline"/>
          <w:highlight w:val="yellow"/>
        </w:rPr>
        <w:t>judgement, is split from its temporal index and coincides</w:t>
      </w:r>
      <w:r w:rsidRPr="009E35C0">
        <w:rPr>
          <w:rStyle w:val="StyleUnderline"/>
        </w:rPr>
        <w:t xml:space="preserve"> now</w:t>
      </w:r>
      <w:r>
        <w:rPr>
          <w:rStyle w:val="StyleUnderline"/>
        </w:rPr>
        <w:t xml:space="preserve"> </w:t>
      </w:r>
      <w:r w:rsidRPr="0022640A">
        <w:rPr>
          <w:rStyle w:val="StyleUnderline"/>
          <w:highlight w:val="yellow"/>
        </w:rPr>
        <w:t>with</w:t>
      </w:r>
      <w:r w:rsidRPr="009E35C0">
        <w:rPr>
          <w:rStyle w:val="StyleUnderline"/>
        </w:rPr>
        <w:t xml:space="preserve"> the </w:t>
      </w:r>
      <w:r w:rsidRPr="0022640A">
        <w:rPr>
          <w:rStyle w:val="StyleUnderline"/>
          <w:highlight w:val="yellow"/>
        </w:rPr>
        <w:t>chronological course of time</w:t>
      </w:r>
      <w:r w:rsidRPr="009E35C0">
        <w:rPr>
          <w:rStyle w:val="StyleUnderline"/>
        </w:rPr>
        <w:t>, so that—not only in economics and politics—but</w:t>
      </w:r>
      <w:r>
        <w:rPr>
          <w:rStyle w:val="StyleUnderline"/>
        </w:rPr>
        <w:t xml:space="preserve"> </w:t>
      </w:r>
      <w:r w:rsidRPr="0022640A">
        <w:rPr>
          <w:rStyle w:val="StyleUnderline"/>
          <w:highlight w:val="yellow"/>
        </w:rPr>
        <w:t>in every aspect of social life</w:t>
      </w:r>
      <w:r w:rsidRPr="009E35C0">
        <w:rPr>
          <w:rStyle w:val="StyleUnderline"/>
        </w:rPr>
        <w:t xml:space="preserve">, the </w:t>
      </w:r>
      <w:r w:rsidRPr="0022640A">
        <w:rPr>
          <w:rStyle w:val="StyleUnderline"/>
          <w:highlight w:val="yellow"/>
        </w:rPr>
        <w:t>crisis coincides with normality and becomes</w:t>
      </w:r>
      <w:r w:rsidRPr="009E35C0">
        <w:rPr>
          <w:rStyle w:val="StyleUnderline"/>
        </w:rPr>
        <w:t>, in this way,</w:t>
      </w:r>
      <w:r>
        <w:rPr>
          <w:rStyle w:val="StyleUnderline"/>
        </w:rPr>
        <w:t xml:space="preserve"> </w:t>
      </w:r>
      <w:r w:rsidRPr="009E35C0">
        <w:rPr>
          <w:rStyle w:val="StyleUnderline"/>
        </w:rPr>
        <w:t xml:space="preserve">just </w:t>
      </w:r>
      <w:r w:rsidRPr="0022640A">
        <w:rPr>
          <w:rStyle w:val="StyleUnderline"/>
          <w:highlight w:val="yellow"/>
        </w:rPr>
        <w:t>a tool of government</w:t>
      </w:r>
      <w:r w:rsidRPr="009E35C0">
        <w:rPr>
          <w:rStyle w:val="StyleUnderline"/>
        </w:rPr>
        <w:t xml:space="preserve">. Consequently, the </w:t>
      </w:r>
      <w:r w:rsidRPr="0022640A">
        <w:rPr>
          <w:rStyle w:val="StyleUnderline"/>
          <w:highlight w:val="yellow"/>
        </w:rPr>
        <w:t>capability to decide</w:t>
      </w:r>
      <w:r w:rsidRPr="009E35C0">
        <w:rPr>
          <w:rStyle w:val="StyleUnderline"/>
        </w:rPr>
        <w:t xml:space="preserve"> once for all </w:t>
      </w:r>
      <w:r w:rsidRPr="0022640A">
        <w:rPr>
          <w:rStyle w:val="StyleUnderline"/>
          <w:highlight w:val="yellow"/>
        </w:rPr>
        <w:t>disappears and</w:t>
      </w:r>
      <w:r w:rsidRPr="009E35C0">
        <w:rPr>
          <w:rStyle w:val="StyleUnderline"/>
        </w:rPr>
        <w:t xml:space="preserve"> the </w:t>
      </w:r>
      <w:r w:rsidRPr="0022640A">
        <w:rPr>
          <w:rStyle w:val="StyleUnderline"/>
          <w:highlight w:val="yellow"/>
        </w:rPr>
        <w:t>continuous decision-making process decides nothing</w:t>
      </w:r>
      <w:r w:rsidRPr="009E35C0">
        <w:rPr>
          <w:rStyle w:val="StyleUnderline"/>
        </w:rPr>
        <w:t>.”</w:t>
      </w:r>
      <w:r>
        <w:rPr>
          <w:rStyle w:val="StyleUnderline"/>
        </w:rPr>
        <w:t xml:space="preserve"> </w:t>
      </w:r>
      <w:r w:rsidRPr="009E35C0">
        <w:rPr>
          <w:rStyle w:val="StyleUnderline"/>
        </w:rPr>
        <w:t xml:space="preserve">In other words, the </w:t>
      </w:r>
      <w:r w:rsidRPr="0022640A">
        <w:rPr>
          <w:rStyle w:val="StyleUnderline"/>
          <w:highlight w:val="yellow"/>
        </w:rPr>
        <w:t xml:space="preserve">perpetual crisis undermines our own capacity to </w:t>
      </w:r>
      <w:r w:rsidRPr="0019101E">
        <w:rPr>
          <w:rStyle w:val="StyleUnderline"/>
          <w:highlight w:val="yellow"/>
        </w:rPr>
        <w:t>decide, as there is no clear situation where</w:t>
      </w:r>
      <w:r w:rsidRPr="009E35C0">
        <w:rPr>
          <w:rStyle w:val="StyleUnderline"/>
        </w:rPr>
        <w:t xml:space="preserve">in a </w:t>
      </w:r>
      <w:r w:rsidRPr="0019101E">
        <w:rPr>
          <w:rStyle w:val="StyleUnderline"/>
          <w:highlight w:val="yellow"/>
        </w:rPr>
        <w:t>decision could be made when faced with</w:t>
      </w:r>
      <w:r w:rsidRPr="009E35C0">
        <w:rPr>
          <w:rStyle w:val="StyleUnderline"/>
        </w:rPr>
        <w:t xml:space="preserve"> the </w:t>
      </w:r>
      <w:r w:rsidRPr="0019101E">
        <w:rPr>
          <w:rStyle w:val="StyleUnderline"/>
          <w:highlight w:val="yellow"/>
        </w:rPr>
        <w:t>merging between norm and exception</w:t>
      </w:r>
      <w:r w:rsidRPr="009E35C0">
        <w:rPr>
          <w:sz w:val="16"/>
        </w:rPr>
        <w:t>. Alternatively, as Agamben (2015a) pointed out recently in an interview, there is a different, important connotation of “crisis” in ancient medicine, which meant a decisive moment when the doctor was confronted with the life or death of his patient. In this context, “crisis” meant judgement, and thus has an ancient connotation directly opposed to the current praxis of enduring indecision and postponement, a divergence that is not just of terminological importance. I will expand on a few further and more general implications related to this discussion of “crisis” in the following, concluding remarks</w:t>
      </w:r>
      <w:r w:rsidR="009D4E9F">
        <w:rPr>
          <w:sz w:val="16"/>
        </w:rPr>
        <w:t>.</w:t>
      </w:r>
    </w:p>
    <w:p w14:paraId="7F15571D" w14:textId="77777777" w:rsidR="009D4E9F" w:rsidRPr="009E35C0" w:rsidRDefault="009D4E9F" w:rsidP="00ED2D28">
      <w:pPr>
        <w:rPr>
          <w:sz w:val="16"/>
        </w:rPr>
      </w:pPr>
    </w:p>
    <w:p w14:paraId="490C2A1B" w14:textId="77777777" w:rsidR="00DC41DD" w:rsidRPr="0058129C" w:rsidRDefault="00DC41DD" w:rsidP="00DC41DD">
      <w:pPr>
        <w:pStyle w:val="Heading4"/>
      </w:pPr>
      <w:r>
        <w:t>Destituitive power renders sovereign power unoperative and forms new paradigms of thought on action, praxis, and the individual subject</w:t>
      </w:r>
    </w:p>
    <w:p w14:paraId="72B82F83" w14:textId="77777777" w:rsidR="00DC41DD" w:rsidRDefault="00DC41DD" w:rsidP="00DC41DD">
      <w:r w:rsidRPr="0058129C">
        <w:rPr>
          <w:rStyle w:val="Style13ptBold"/>
        </w:rPr>
        <w:t>Agamben 1</w:t>
      </w:r>
      <w:r>
        <w:rPr>
          <w:rStyle w:val="Style13ptBold"/>
        </w:rPr>
        <w:t>3</w:t>
      </w:r>
      <w:r>
        <w:t xml:space="preserve"> (Giorgio, Italian philosopher, and Professor at the Università IUAV di Venezia, “What is a Destituent Power?”, Translation: Stephanie Wakefield, Environment and Planning D: Society and Space 2014, volume 32, pages 65– 74, Online: </w:t>
      </w:r>
      <w:hyperlink r:id="rId11" w:history="1">
        <w:r w:rsidRPr="004C0A57">
          <w:rPr>
            <w:rStyle w:val="Hyperlink"/>
          </w:rPr>
          <w:t>http://journals.sagepub.com/doi/abs/10.1068/d3201tra</w:t>
        </w:r>
      </w:hyperlink>
      <w:r>
        <w:t>, 7/11, DTS)</w:t>
      </w:r>
    </w:p>
    <w:p w14:paraId="1F03AF66" w14:textId="7759D632" w:rsidR="00DC41DD" w:rsidRDefault="00DC41DD" w:rsidP="00DC41DD">
      <w:pPr>
        <w:rPr>
          <w:rStyle w:val="StyleUnderline"/>
          <w:highlight w:val="cyan"/>
        </w:rPr>
      </w:pPr>
      <w:r w:rsidRPr="0058129C">
        <w:rPr>
          <w:rStyle w:val="StyleUnderline"/>
        </w:rPr>
        <w:t>It is a ‘</w:t>
      </w:r>
      <w:r w:rsidRPr="0058129C">
        <w:rPr>
          <w:rStyle w:val="StyleUnderline"/>
          <w:highlight w:val="cyan"/>
        </w:rPr>
        <w:t>destitution</w:t>
      </w:r>
      <w:r w:rsidRPr="0058129C">
        <w:rPr>
          <w:rStyle w:val="StyleUnderline"/>
        </w:rPr>
        <w:t>’</w:t>
      </w:r>
      <w:r w:rsidRPr="0058129C">
        <w:rPr>
          <w:sz w:val="16"/>
        </w:rPr>
        <w:t xml:space="preserve"> of this type that Benjamin imagined in the essay Critique of Violence, </w:t>
      </w:r>
      <w:r w:rsidRPr="0058129C">
        <w:rPr>
          <w:rStyle w:val="StyleUnderline"/>
        </w:rPr>
        <w:t>trying to define a form of violence that escaped this dialectic: “</w:t>
      </w:r>
      <w:r w:rsidRPr="00E87E54">
        <w:rPr>
          <w:rStyle w:val="StyleUnderline"/>
          <w:highlight w:val="cyan"/>
        </w:rPr>
        <w:t>on</w:t>
      </w:r>
      <w:r w:rsidRPr="0058129C">
        <w:rPr>
          <w:rStyle w:val="StyleUnderline"/>
        </w:rPr>
        <w:t xml:space="preserve"> the </w:t>
      </w:r>
      <w:r w:rsidRPr="0058129C">
        <w:rPr>
          <w:rStyle w:val="StyleUnderline"/>
          <w:highlight w:val="cyan"/>
        </w:rPr>
        <w:t>breaking</w:t>
      </w:r>
      <w:r w:rsidRPr="0058129C">
        <w:rPr>
          <w:rStyle w:val="StyleUnderline"/>
        </w:rPr>
        <w:t xml:space="preserve"> of this </w:t>
      </w:r>
      <w:r w:rsidRPr="0058129C">
        <w:rPr>
          <w:rStyle w:val="StyleUnderline"/>
          <w:highlight w:val="cyan"/>
        </w:rPr>
        <w:t>cycle that plays out in</w:t>
      </w:r>
      <w:r w:rsidRPr="0058129C">
        <w:rPr>
          <w:rStyle w:val="StyleUnderline"/>
        </w:rPr>
        <w:t xml:space="preserve"> the sphere of the mythical form of </w:t>
      </w:r>
      <w:r w:rsidRPr="0058129C">
        <w:rPr>
          <w:rStyle w:val="StyleUnderline"/>
          <w:highlight w:val="cyan"/>
        </w:rPr>
        <w:t>law,</w:t>
      </w:r>
      <w:r w:rsidRPr="0058129C">
        <w:rPr>
          <w:rStyle w:val="StyleUnderline"/>
        </w:rPr>
        <w:t xml:space="preserve"> on the destitution</w:t>
      </w:r>
      <w:r w:rsidRPr="0058129C">
        <w:rPr>
          <w:sz w:val="16"/>
        </w:rPr>
        <w:t xml:space="preserve"> (Entsetzung) </w:t>
      </w:r>
      <w:r w:rsidRPr="0058129C">
        <w:rPr>
          <w:rStyle w:val="StyleUnderline"/>
        </w:rPr>
        <w:t>of</w:t>
      </w:r>
      <w:r>
        <w:rPr>
          <w:rStyle w:val="StyleUnderline"/>
        </w:rPr>
        <w:t xml:space="preserve"> </w:t>
      </w:r>
      <w:r w:rsidRPr="0058129C">
        <w:rPr>
          <w:rStyle w:val="StyleUnderline"/>
        </w:rPr>
        <w:t>law with all the powers on which it depends</w:t>
      </w:r>
      <w:r w:rsidRPr="0058129C">
        <w:rPr>
          <w:sz w:val="16"/>
        </w:rPr>
        <w:t xml:space="preserve"> (as they depend on it), </w:t>
      </w:r>
      <w:r w:rsidRPr="0058129C">
        <w:rPr>
          <w:rStyle w:val="StyleUnderline"/>
        </w:rPr>
        <w:t>ultimately therefore</w:t>
      </w:r>
      <w:r>
        <w:rPr>
          <w:rStyle w:val="StyleUnderline"/>
        </w:rPr>
        <w:t xml:space="preserve"> </w:t>
      </w:r>
      <w:r w:rsidRPr="0058129C">
        <w:rPr>
          <w:rStyle w:val="StyleUnderline"/>
        </w:rPr>
        <w:t>on the destitution of state violence, a new historical epoch founds itself”</w:t>
      </w:r>
      <w:r w:rsidRPr="0058129C">
        <w:rPr>
          <w:sz w:val="16"/>
        </w:rPr>
        <w:t xml:space="preserve"> (Benjamin, 1977, page 202). Now what does “to destitute law” mean? And what is a destituent violence that is not only constitutive? </w:t>
      </w:r>
      <w:r w:rsidRPr="0058129C">
        <w:rPr>
          <w:rStyle w:val="StyleUnderline"/>
        </w:rPr>
        <w:t xml:space="preserve">Only a </w:t>
      </w:r>
      <w:r w:rsidRPr="0058129C">
        <w:rPr>
          <w:rStyle w:val="StyleUnderline"/>
          <w:highlight w:val="cyan"/>
        </w:rPr>
        <w:t>power that is made inoperative and deposed is completely neutralized</w:t>
      </w:r>
      <w:r w:rsidRPr="0058129C">
        <w:rPr>
          <w:rStyle w:val="StyleUnderline"/>
        </w:rPr>
        <w:t>. Benjamin</w:t>
      </w:r>
      <w:r>
        <w:rPr>
          <w:rStyle w:val="StyleUnderline"/>
        </w:rPr>
        <w:t xml:space="preserve"> </w:t>
      </w:r>
      <w:r w:rsidRPr="0058129C">
        <w:rPr>
          <w:rStyle w:val="StyleUnderline"/>
        </w:rPr>
        <w:t>located this ‘destituent power’</w:t>
      </w:r>
      <w:r w:rsidRPr="0058129C">
        <w:rPr>
          <w:sz w:val="16"/>
        </w:rPr>
        <w:t xml:space="preserve"> in the proletarian general strike, which Sorel opposed to the simply political strike. </w:t>
      </w:r>
      <w:r w:rsidRPr="0058129C">
        <w:rPr>
          <w:rStyle w:val="StyleUnderline"/>
        </w:rPr>
        <w:t>While the suspension of work in the political strike is violent, “because</w:t>
      </w:r>
      <w:r>
        <w:rPr>
          <w:rStyle w:val="StyleUnderline"/>
        </w:rPr>
        <w:t xml:space="preserve"> </w:t>
      </w:r>
      <w:r w:rsidRPr="0058129C">
        <w:rPr>
          <w:rStyle w:val="StyleUnderline"/>
        </w:rPr>
        <w:t>it causes</w:t>
      </w:r>
      <w:r w:rsidRPr="0058129C">
        <w:rPr>
          <w:sz w:val="16"/>
        </w:rPr>
        <w:t xml:space="preserve"> (veranlasst, ‘occasions’, ‘induces’) </w:t>
      </w:r>
      <w:r w:rsidRPr="0058129C">
        <w:rPr>
          <w:rStyle w:val="StyleUnderline"/>
        </w:rPr>
        <w:t>only an extraneous modification of working</w:t>
      </w:r>
      <w:r>
        <w:rPr>
          <w:rStyle w:val="StyleUnderline"/>
        </w:rPr>
        <w:t xml:space="preserve"> </w:t>
      </w:r>
      <w:r w:rsidRPr="0058129C">
        <w:rPr>
          <w:rStyle w:val="StyleUnderline"/>
        </w:rPr>
        <w:t>conditions, the other, as pure means, is without violence</w:t>
      </w:r>
      <w:r w:rsidRPr="0058129C">
        <w:rPr>
          <w:sz w:val="16"/>
        </w:rPr>
        <w:t xml:space="preserve">” (Benjamin, 1977, page 194). Indeed, this does not entail the resumption of work “following external concessions and some modifications to working conditions”, but </w:t>
      </w:r>
      <w:r w:rsidRPr="0058129C">
        <w:rPr>
          <w:rStyle w:val="StyleUnderline"/>
        </w:rPr>
        <w:t>the decision to resume only a work completely</w:t>
      </w:r>
      <w:r>
        <w:rPr>
          <w:rStyle w:val="StyleUnderline"/>
        </w:rPr>
        <w:t xml:space="preserve"> </w:t>
      </w:r>
      <w:r w:rsidRPr="0058129C">
        <w:rPr>
          <w:rStyle w:val="StyleUnderline"/>
        </w:rPr>
        <w:t>transformed and nonimposed by the state; that is, an “upheaval that this kind of strike not</w:t>
      </w:r>
      <w:r>
        <w:rPr>
          <w:rStyle w:val="StyleUnderline"/>
        </w:rPr>
        <w:t xml:space="preserve"> </w:t>
      </w:r>
      <w:r w:rsidRPr="0058129C">
        <w:rPr>
          <w:rStyle w:val="StyleUnderline"/>
        </w:rPr>
        <w:t>so much causes</w:t>
      </w:r>
      <w:r w:rsidRPr="0058129C">
        <w:rPr>
          <w:sz w:val="16"/>
        </w:rPr>
        <w:t xml:space="preserve"> (veranlasst) </w:t>
      </w:r>
      <w:r w:rsidRPr="0058129C">
        <w:rPr>
          <w:rStyle w:val="StyleUnderline"/>
        </w:rPr>
        <w:t>as realizes</w:t>
      </w:r>
      <w:r w:rsidRPr="0058129C">
        <w:rPr>
          <w:sz w:val="16"/>
        </w:rPr>
        <w:t xml:space="preserve"> (vollzieht)” (page 194). The difference between veranlassen, “to induce, to provoke”, and vollziehn, “to accomplish, to realize</w:t>
      </w:r>
      <w:r w:rsidRPr="0058129C">
        <w:rPr>
          <w:rStyle w:val="StyleUnderline"/>
        </w:rPr>
        <w:t>”, expresses</w:t>
      </w:r>
      <w:r>
        <w:rPr>
          <w:rStyle w:val="StyleUnderline"/>
        </w:rPr>
        <w:t xml:space="preserve"> </w:t>
      </w:r>
      <w:r w:rsidRPr="0058129C">
        <w:rPr>
          <w:rStyle w:val="StyleUnderline"/>
        </w:rPr>
        <w:t xml:space="preserve">the opposition between </w:t>
      </w:r>
      <w:r w:rsidRPr="0058129C">
        <w:rPr>
          <w:rStyle w:val="StyleUnderline"/>
          <w:highlight w:val="cyan"/>
        </w:rPr>
        <w:t>constituent power,</w:t>
      </w:r>
      <w:r w:rsidRPr="0058129C">
        <w:rPr>
          <w:rStyle w:val="StyleUnderline"/>
        </w:rPr>
        <w:t xml:space="preserve"> which destroys and always </w:t>
      </w:r>
      <w:r w:rsidRPr="0058129C">
        <w:rPr>
          <w:rStyle w:val="StyleUnderline"/>
          <w:highlight w:val="cyan"/>
        </w:rPr>
        <w:t>recreates new forms of law, without ever</w:t>
      </w:r>
      <w:r w:rsidRPr="0058129C">
        <w:rPr>
          <w:rStyle w:val="StyleUnderline"/>
        </w:rPr>
        <w:t xml:space="preserve"> completely </w:t>
      </w:r>
      <w:r w:rsidRPr="0058129C">
        <w:rPr>
          <w:rStyle w:val="StyleUnderline"/>
          <w:highlight w:val="cyan"/>
        </w:rPr>
        <w:t>destituting it</w:t>
      </w:r>
      <w:r w:rsidRPr="0058129C">
        <w:rPr>
          <w:rStyle w:val="StyleUnderline"/>
        </w:rPr>
        <w:t xml:space="preserve">, and destituent power, </w:t>
      </w:r>
      <w:r w:rsidRPr="0058129C">
        <w:rPr>
          <w:rStyle w:val="StyleUnderline"/>
          <w:highlight w:val="cyan"/>
        </w:rPr>
        <w:t>which</w:t>
      </w:r>
      <w:r w:rsidRPr="0058129C">
        <w:rPr>
          <w:rStyle w:val="StyleUnderline"/>
        </w:rPr>
        <w:t xml:space="preserve">, in </w:t>
      </w:r>
      <w:r w:rsidRPr="0058129C">
        <w:rPr>
          <w:rStyle w:val="StyleUnderline"/>
          <w:highlight w:val="cyan"/>
        </w:rPr>
        <w:t>deposing law once and for all</w:t>
      </w:r>
      <w:r w:rsidRPr="0058129C">
        <w:rPr>
          <w:rStyle w:val="StyleUnderline"/>
        </w:rPr>
        <w:t>, immediately inaugurates a new reality. “It follows that the first of these</w:t>
      </w:r>
      <w:r>
        <w:rPr>
          <w:rStyle w:val="StyleUnderline"/>
        </w:rPr>
        <w:t xml:space="preserve"> </w:t>
      </w:r>
      <w:r w:rsidRPr="0058129C">
        <w:rPr>
          <w:rStyle w:val="StyleUnderline"/>
        </w:rPr>
        <w:t>operations is lawmaking but the second anarchic”</w:t>
      </w:r>
      <w:r w:rsidRPr="0058129C">
        <w:rPr>
          <w:sz w:val="16"/>
        </w:rPr>
        <w:t xml:space="preserve"> (page 194). </w:t>
      </w:r>
      <w:r w:rsidRPr="0058129C">
        <w:rPr>
          <w:rStyle w:val="StyleUnderline"/>
        </w:rPr>
        <w:t xml:space="preserve">An example of a </w:t>
      </w:r>
      <w:r w:rsidRPr="00E87E54">
        <w:rPr>
          <w:rStyle w:val="StyleUnderline"/>
          <w:highlight w:val="cyan"/>
        </w:rPr>
        <w:t>destituent strategy</w:t>
      </w:r>
      <w:r w:rsidRPr="0058129C">
        <w:rPr>
          <w:rStyle w:val="StyleUnderline"/>
        </w:rPr>
        <w:t xml:space="preserve"> that is neither destructive nor constituent is that of</w:t>
      </w:r>
      <w:r>
        <w:rPr>
          <w:rStyle w:val="StyleUnderline"/>
        </w:rPr>
        <w:t xml:space="preserve"> </w:t>
      </w:r>
      <w:r w:rsidRPr="0058129C">
        <w:rPr>
          <w:sz w:val="16"/>
        </w:rPr>
        <w:t xml:space="preserve">Paul faced with the question of law. Paul expresses the relationship between the messiah and the law with the verb katargein, </w:t>
      </w:r>
      <w:r w:rsidRPr="0058129C">
        <w:rPr>
          <w:rStyle w:val="StyleUnderline"/>
        </w:rPr>
        <w:t xml:space="preserve">which means to </w:t>
      </w:r>
      <w:r w:rsidRPr="00E87E54">
        <w:rPr>
          <w:rStyle w:val="StyleUnderline"/>
          <w:highlight w:val="cyan"/>
        </w:rPr>
        <w:t>render inoperative</w:t>
      </w:r>
      <w:r w:rsidRPr="0058129C">
        <w:rPr>
          <w:sz w:val="16"/>
        </w:rPr>
        <w:t xml:space="preserve"> (argos), </w:t>
      </w:r>
      <w:r w:rsidRPr="00E87E54">
        <w:rPr>
          <w:rStyle w:val="StyleUnderline"/>
          <w:highlight w:val="cyan"/>
        </w:rPr>
        <w:t>to deactivate</w:t>
      </w:r>
      <w:r w:rsidRPr="0058129C">
        <w:rPr>
          <w:sz w:val="16"/>
        </w:rPr>
        <w:t xml:space="preserve"> (Estienne’s Thesaurus suggests, redo aergon et inefficacem, facio cessare ab opere suo, tollo, aboleo). Thus Paul can write that the messiah “</w:t>
      </w:r>
      <w:r w:rsidRPr="0058129C">
        <w:rPr>
          <w:rStyle w:val="StyleUnderline"/>
        </w:rPr>
        <w:t>will render inoperative</w:t>
      </w:r>
      <w:r w:rsidRPr="0058129C">
        <w:rPr>
          <w:sz w:val="16"/>
        </w:rPr>
        <w:t xml:space="preserve"> (katargese) </w:t>
      </w:r>
      <w:r w:rsidRPr="0058129C">
        <w:rPr>
          <w:rStyle w:val="StyleUnderline"/>
        </w:rPr>
        <w:t>all rule</w:t>
      </w:r>
      <w:r w:rsidRPr="0058129C">
        <w:rPr>
          <w:sz w:val="16"/>
        </w:rPr>
        <w:t xml:space="preserve"> (potere), </w:t>
      </w:r>
      <w:r w:rsidRPr="0058129C">
        <w:rPr>
          <w:rStyle w:val="StyleUnderline"/>
        </w:rPr>
        <w:t>all authority, and all power</w:t>
      </w:r>
      <w:r w:rsidRPr="0058129C">
        <w:rPr>
          <w:sz w:val="16"/>
        </w:rPr>
        <w:t xml:space="preserve"> (potenza)” (1 Corinthians 15:24) and, at the same time, that “</w:t>
      </w:r>
      <w:r w:rsidRPr="0058129C">
        <w:rPr>
          <w:rStyle w:val="StyleUnderline"/>
        </w:rPr>
        <w:t>the messiah is the telos that is the end and fulfillment of the law</w:t>
      </w:r>
      <w:r w:rsidRPr="0058129C">
        <w:rPr>
          <w:sz w:val="16"/>
        </w:rPr>
        <w:t xml:space="preserve">” (Romans 10:4): </w:t>
      </w:r>
      <w:r w:rsidRPr="0058129C">
        <w:rPr>
          <w:rStyle w:val="StyleUnderline"/>
        </w:rPr>
        <w:t>inoperativity and fulfillment coincide here perfectly</w:t>
      </w:r>
      <w:r w:rsidRPr="0058129C">
        <w:rPr>
          <w:sz w:val="16"/>
        </w:rPr>
        <w:t xml:space="preserve">. In another passage, he says of the believers that they “have been rendered inoperative (katargethemen) with respect to the law” (Romans 7:5–6). The customary translations of this verb with “to destroy, to abolish” are not correct (the Vulgate expresses it more cautiously with evacuari), all the more so because Paul in a famous passage declares to want “to hold firm the law” (nomon istanomen—Romans 3:31). Luther, with an intuition whose importance must not have escaped Hegel, translates katargein with aufheben; that is, with a verb that means as much “to abolish” as “to conserve”. In any case, </w:t>
      </w:r>
      <w:r w:rsidRPr="0058129C">
        <w:rPr>
          <w:rStyle w:val="StyleUnderline"/>
        </w:rPr>
        <w:t xml:space="preserve">it is certain that for Paul </w:t>
      </w:r>
      <w:r w:rsidRPr="00E87E54">
        <w:rPr>
          <w:rStyle w:val="StyleUnderline"/>
          <w:highlight w:val="cyan"/>
        </w:rPr>
        <w:t>it is not a question of</w:t>
      </w:r>
      <w:r w:rsidRPr="0058129C">
        <w:rPr>
          <w:rStyle w:val="StyleUnderline"/>
        </w:rPr>
        <w:t xml:space="preserve"> </w:t>
      </w:r>
      <w:r w:rsidRPr="00E87E54">
        <w:rPr>
          <w:rStyle w:val="StyleUnderline"/>
          <w:highlight w:val="cyan"/>
        </w:rPr>
        <w:t>destroying the law</w:t>
      </w:r>
      <w:r w:rsidRPr="0058129C">
        <w:rPr>
          <w:rStyle w:val="StyleUnderline"/>
        </w:rPr>
        <w:t>, which is</w:t>
      </w:r>
      <w:r>
        <w:rPr>
          <w:rStyle w:val="StyleUnderline"/>
        </w:rPr>
        <w:t xml:space="preserve"> </w:t>
      </w:r>
      <w:r w:rsidRPr="0058129C">
        <w:rPr>
          <w:rStyle w:val="StyleUnderline"/>
        </w:rPr>
        <w:t xml:space="preserve">“holy and just”, </w:t>
      </w:r>
      <w:r w:rsidRPr="00E87E54">
        <w:rPr>
          <w:rStyle w:val="StyleUnderline"/>
          <w:highlight w:val="cyan"/>
        </w:rPr>
        <w:t>but</w:t>
      </w:r>
      <w:r w:rsidRPr="0058129C">
        <w:rPr>
          <w:rStyle w:val="StyleUnderline"/>
        </w:rPr>
        <w:t xml:space="preserve"> of </w:t>
      </w:r>
      <w:r w:rsidRPr="00E87E54">
        <w:rPr>
          <w:rStyle w:val="StyleUnderline"/>
          <w:highlight w:val="cyan"/>
        </w:rPr>
        <w:t>deactivating its action</w:t>
      </w:r>
      <w:r w:rsidRPr="0058129C">
        <w:rPr>
          <w:rStyle w:val="StyleUnderline"/>
        </w:rPr>
        <w:t xml:space="preserve"> with regard to sin, because it is through the law</w:t>
      </w:r>
      <w:r>
        <w:rPr>
          <w:rStyle w:val="StyleUnderline"/>
        </w:rPr>
        <w:t xml:space="preserve"> </w:t>
      </w:r>
      <w:r w:rsidRPr="0058129C">
        <w:rPr>
          <w:rStyle w:val="StyleUnderline"/>
        </w:rPr>
        <w:t>that the people know sin and desire</w:t>
      </w:r>
      <w:r w:rsidRPr="0058129C">
        <w:rPr>
          <w:sz w:val="16"/>
        </w:rPr>
        <w:t xml:space="preserve">: “I would not have known desire, if the law had not said: ‘do not desire: taking impulse from the commandment, sin has made operative (kateirgasato, has activated) in me every desire’” (Romans 7:8). </w:t>
      </w:r>
      <w:r w:rsidRPr="00E87E54">
        <w:rPr>
          <w:rStyle w:val="StyleUnderline"/>
          <w:highlight w:val="cyan"/>
        </w:rPr>
        <w:t>It is</w:t>
      </w:r>
      <w:r w:rsidRPr="0058129C">
        <w:rPr>
          <w:rStyle w:val="StyleUnderline"/>
        </w:rPr>
        <w:t xml:space="preserve"> this </w:t>
      </w:r>
      <w:r w:rsidRPr="00E87E54">
        <w:rPr>
          <w:rStyle w:val="StyleUnderline"/>
          <w:highlight w:val="cyan"/>
        </w:rPr>
        <w:t>operativity</w:t>
      </w:r>
      <w:r w:rsidRPr="0058129C">
        <w:rPr>
          <w:rStyle w:val="StyleUnderline"/>
        </w:rPr>
        <w:t xml:space="preserve"> of the law </w:t>
      </w:r>
      <w:r w:rsidRPr="00E87E54">
        <w:rPr>
          <w:rStyle w:val="StyleUnderline"/>
          <w:highlight w:val="cyan"/>
        </w:rPr>
        <w:t>that</w:t>
      </w:r>
      <w:r w:rsidRPr="0058129C">
        <w:rPr>
          <w:rStyle w:val="StyleUnderline"/>
        </w:rPr>
        <w:t xml:space="preserve"> the messianic </w:t>
      </w:r>
      <w:r w:rsidRPr="00E87E54">
        <w:rPr>
          <w:rStyle w:val="StyleUnderline"/>
          <w:highlight w:val="cyan"/>
        </w:rPr>
        <w:t>faith neutralizes and renders inoperative, without</w:t>
      </w:r>
      <w:r w:rsidRPr="0058129C">
        <w:rPr>
          <w:rStyle w:val="StyleUnderline"/>
        </w:rPr>
        <w:t xml:space="preserve"> thereby </w:t>
      </w:r>
      <w:r w:rsidRPr="00E87E54">
        <w:rPr>
          <w:rStyle w:val="StyleUnderline"/>
          <w:highlight w:val="cyan"/>
        </w:rPr>
        <w:t>abolishing</w:t>
      </w:r>
      <w:r w:rsidRPr="0058129C">
        <w:rPr>
          <w:rStyle w:val="StyleUnderline"/>
        </w:rPr>
        <w:t xml:space="preserve"> the law. The law “held firm” is a law deprived of its power of</w:t>
      </w:r>
      <w:r>
        <w:rPr>
          <w:rStyle w:val="StyleUnderline"/>
        </w:rPr>
        <w:t xml:space="preserve"> </w:t>
      </w:r>
      <w:r w:rsidRPr="0058129C">
        <w:rPr>
          <w:rStyle w:val="StyleUnderline"/>
        </w:rPr>
        <w:t>command</w:t>
      </w:r>
      <w:r w:rsidRPr="0058129C">
        <w:rPr>
          <w:sz w:val="16"/>
        </w:rPr>
        <w:t xml:space="preserve">—that is, it is a law no longer of the commandments and of work (nomos ton entolon—Ephesians 2:15; ton ergon—Romans 3:27), but of faith (nomos pisteos—Romans 3:27). And in its essence, faith is not a work, but an experience of the word (“faith from the hearing and hearing through the word”—Romans 10:17). On the other hand, Paul, in a decisive passage of 1 Corinthians 7, defines the Christian form of life through the formula hōs mē (as not): “But this I say, brethren, time contracted itself, the rest is, that even those having wives may be as not having, and those weeping as not weeping, and those rejoicing as not rejoicing, and those buying as not possessing, and those using the world as not using it up. For passing away is the figure of this world.”(6) </w:t>
      </w:r>
      <w:r w:rsidRPr="0058129C">
        <w:rPr>
          <w:rStyle w:val="StyleUnderline"/>
        </w:rPr>
        <w:t xml:space="preserve">The ‘as not’ is a destitution without refusal. </w:t>
      </w:r>
      <w:r w:rsidRPr="00E87E54">
        <w:rPr>
          <w:rStyle w:val="StyleUnderline"/>
          <w:highlight w:val="cyan"/>
        </w:rPr>
        <w:t>To live in the form of</w:t>
      </w:r>
      <w:r w:rsidRPr="0058129C">
        <w:rPr>
          <w:rStyle w:val="StyleUnderline"/>
        </w:rPr>
        <w:t xml:space="preserve"> the </w:t>
      </w:r>
      <w:r w:rsidRPr="00E87E54">
        <w:rPr>
          <w:rStyle w:val="StyleUnderline"/>
          <w:highlight w:val="cyan"/>
        </w:rPr>
        <w:t>as-not means to deactivate</w:t>
      </w:r>
      <w:r w:rsidRPr="0058129C">
        <w:rPr>
          <w:rStyle w:val="StyleUnderline"/>
        </w:rPr>
        <w:t xml:space="preserve"> </w:t>
      </w:r>
      <w:r w:rsidRPr="00E87E54">
        <w:rPr>
          <w:rStyle w:val="StyleUnderline"/>
          <w:highlight w:val="cyan"/>
        </w:rPr>
        <w:t>every juridical</w:t>
      </w:r>
      <w:r w:rsidRPr="0058129C">
        <w:rPr>
          <w:rStyle w:val="StyleUnderline"/>
        </w:rPr>
        <w:t xml:space="preserve"> and social </w:t>
      </w:r>
      <w:r w:rsidRPr="00E87E54">
        <w:rPr>
          <w:rStyle w:val="StyleUnderline"/>
          <w:highlight w:val="cyan"/>
        </w:rPr>
        <w:t>property, without</w:t>
      </w:r>
      <w:r w:rsidRPr="0058129C">
        <w:rPr>
          <w:rStyle w:val="StyleUnderline"/>
        </w:rPr>
        <w:t xml:space="preserve"> establishing </w:t>
      </w:r>
      <w:r w:rsidRPr="00E87E54">
        <w:rPr>
          <w:rStyle w:val="StyleUnderline"/>
          <w:highlight w:val="cyan"/>
        </w:rPr>
        <w:t>a new identity</w:t>
      </w:r>
      <w:r w:rsidRPr="0058129C">
        <w:rPr>
          <w:rStyle w:val="StyleUnderline"/>
        </w:rPr>
        <w:t>. A form-oflife</w:t>
      </w:r>
      <w:r>
        <w:rPr>
          <w:rStyle w:val="StyleUnderline"/>
        </w:rPr>
        <w:t xml:space="preserve"> </w:t>
      </w:r>
      <w:r w:rsidRPr="0058129C">
        <w:rPr>
          <w:rStyle w:val="StyleUnderline"/>
        </w:rPr>
        <w:t>is, in this sense, that which unrelentingly deposes the social conditions in which it finds</w:t>
      </w:r>
      <w:r>
        <w:rPr>
          <w:rStyle w:val="StyleUnderline"/>
        </w:rPr>
        <w:t xml:space="preserve"> </w:t>
      </w:r>
      <w:r w:rsidRPr="0058129C">
        <w:rPr>
          <w:sz w:val="16"/>
        </w:rPr>
        <w:t xml:space="preserve">(6)As translated in Agamben G, 2005 The Time That Remains: A Commentary on the Letter to the Romans translated by P Dailey (Stanford University Press, Stanford, CA) page 23. 72 What is a destituent power (or potentiality)? </w:t>
      </w:r>
      <w:r w:rsidRPr="0058129C">
        <w:rPr>
          <w:rStyle w:val="StyleUnderline"/>
        </w:rPr>
        <w:t>itself living, without negating them, but simply using them</w:t>
      </w:r>
      <w:r w:rsidRPr="0058129C">
        <w:rPr>
          <w:sz w:val="16"/>
        </w:rPr>
        <w:t xml:space="preserve">. If, writes Paul, in the moment of the call you found yourself in the condition of the slave, do not worry: but if you would also be made free, use (chresai) your condition of the slave (1 Corinthians 7:21). ‘Use’ names here the deposing potentiality in the Christian form of life, which destitutes “the figure of this world (to schema tou kosmou toutou)”. </w:t>
      </w:r>
      <w:r w:rsidRPr="0058129C">
        <w:rPr>
          <w:rStyle w:val="StyleUnderline"/>
        </w:rPr>
        <w:t xml:space="preserve">It is this </w:t>
      </w:r>
      <w:r w:rsidRPr="00E87E54">
        <w:rPr>
          <w:rStyle w:val="StyleUnderline"/>
          <w:highlight w:val="cyan"/>
        </w:rPr>
        <w:t>destituent potentiality</w:t>
      </w:r>
      <w:r w:rsidRPr="0058129C">
        <w:rPr>
          <w:rStyle w:val="StyleUnderline"/>
        </w:rPr>
        <w:t xml:space="preserve"> that both the anarchist tradition and 20th-century thought</w:t>
      </w:r>
      <w:r>
        <w:rPr>
          <w:rStyle w:val="StyleUnderline"/>
        </w:rPr>
        <w:t xml:space="preserve"> </w:t>
      </w:r>
      <w:r w:rsidRPr="0058129C">
        <w:rPr>
          <w:rStyle w:val="StyleUnderline"/>
        </w:rPr>
        <w:t>sought to define without ever actually succeeding</w:t>
      </w:r>
      <w:r w:rsidRPr="0058129C">
        <w:rPr>
          <w:sz w:val="16"/>
        </w:rPr>
        <w:t xml:space="preserve">. The destruction of tradition by Heidegger, the deconstruction of the archē, and the fracturing of the hegemonies by Schürmann, and what, on the trail of Foucault, I have called “philosophical archaeology”—they are all pertinent, but insufficient, attempts to return to an historical a priori in order to destitute it. But also a good part of the practice of the artistic avant-garde and of the political movements of our time can be seen as the attempt—so often miserably failed—to carry out a destitution of work that has ended instead with the recreation of powers even more oppressive inasmuch as they had been deprived of any legitimacy. </w:t>
      </w:r>
      <w:r w:rsidRPr="0058129C">
        <w:rPr>
          <w:rStyle w:val="StyleUnderline"/>
        </w:rPr>
        <w:t xml:space="preserve">The destitution of power and of its works is an arduous task, because it </w:t>
      </w:r>
      <w:r w:rsidRPr="00E87E54">
        <w:rPr>
          <w:rStyle w:val="StyleUnderline"/>
          <w:highlight w:val="cyan"/>
        </w:rPr>
        <w:t>is</w:t>
      </w:r>
      <w:r w:rsidRPr="0058129C">
        <w:rPr>
          <w:rStyle w:val="StyleUnderline"/>
        </w:rPr>
        <w:t xml:space="preserve"> first of all and</w:t>
      </w:r>
      <w:r>
        <w:rPr>
          <w:rStyle w:val="StyleUnderline"/>
        </w:rPr>
        <w:t xml:space="preserve"> </w:t>
      </w:r>
      <w:r w:rsidRPr="0058129C">
        <w:rPr>
          <w:rStyle w:val="StyleUnderline"/>
        </w:rPr>
        <w:t xml:space="preserve">only in </w:t>
      </w:r>
      <w:r w:rsidRPr="00E87E54">
        <w:rPr>
          <w:rStyle w:val="StyleUnderline"/>
          <w:highlight w:val="cyan"/>
        </w:rPr>
        <w:t>a form-of-life that</w:t>
      </w:r>
      <w:r w:rsidRPr="0058129C">
        <w:rPr>
          <w:rStyle w:val="StyleUnderline"/>
        </w:rPr>
        <w:t xml:space="preserve"> it </w:t>
      </w:r>
      <w:r w:rsidRPr="00E87E54">
        <w:rPr>
          <w:rStyle w:val="StyleUnderline"/>
          <w:highlight w:val="cyan"/>
        </w:rPr>
        <w:t>can be carried out</w:t>
      </w:r>
      <w:r w:rsidRPr="0058129C">
        <w:rPr>
          <w:sz w:val="16"/>
        </w:rPr>
        <w:t xml:space="preserve">. Only a form-of-life is constitutively destituent. The Latin grammarians called deponents (depositiva, or, also, absolutive or supine) those verbs that, similar in this regard to the middle voice verbs, cannot properly be called active or passive: sedeo, sudo, dormio, iaceo, algeo, sitio, esurio, gaudeo. What do the middle or deponent verbs ‘depose’? They do not express an operation, rather they depose it, neutralize and render it inoperative, and, in this way, expose it. </w:t>
      </w:r>
      <w:r w:rsidRPr="00E87E54">
        <w:rPr>
          <w:rStyle w:val="StyleUnderline"/>
          <w:highlight w:val="cyan"/>
        </w:rPr>
        <w:t>The subject is</w:t>
      </w:r>
      <w:r w:rsidRPr="0058129C">
        <w:rPr>
          <w:rStyle w:val="StyleUnderline"/>
        </w:rPr>
        <w:t xml:space="preserve"> not merely, in the words</w:t>
      </w:r>
      <w:r>
        <w:rPr>
          <w:rStyle w:val="StyleUnderline"/>
        </w:rPr>
        <w:t xml:space="preserve"> </w:t>
      </w:r>
      <w:r w:rsidRPr="0058129C">
        <w:rPr>
          <w:sz w:val="16"/>
        </w:rPr>
        <w:t>of Benveniste</w:t>
      </w:r>
      <w:r w:rsidRPr="0058129C">
        <w:rPr>
          <w:rStyle w:val="StyleUnderline"/>
        </w:rPr>
        <w:t xml:space="preserve">, internal to the process, but, having deposed its action, it is </w:t>
      </w:r>
      <w:r w:rsidRPr="00E87E54">
        <w:rPr>
          <w:rStyle w:val="StyleUnderline"/>
          <w:highlight w:val="cyan"/>
        </w:rPr>
        <w:t>exposed and</w:t>
      </w:r>
      <w:r w:rsidRPr="0058129C">
        <w:rPr>
          <w:rStyle w:val="StyleUnderline"/>
        </w:rPr>
        <w:t xml:space="preserve"> </w:t>
      </w:r>
      <w:r w:rsidRPr="00E87E54">
        <w:rPr>
          <w:rStyle w:val="StyleUnderline"/>
          <w:highlight w:val="cyan"/>
        </w:rPr>
        <w:t>put in question</w:t>
      </w:r>
      <w:r w:rsidRPr="0058129C">
        <w:rPr>
          <w:rStyle w:val="StyleUnderline"/>
        </w:rPr>
        <w:t xml:space="preserve"> together </w:t>
      </w:r>
      <w:r w:rsidRPr="00E87E54">
        <w:rPr>
          <w:rStyle w:val="StyleUnderline"/>
          <w:highlight w:val="cyan"/>
        </w:rPr>
        <w:t>with it.</w:t>
      </w:r>
      <w:r w:rsidRPr="0058129C">
        <w:rPr>
          <w:rStyle w:val="StyleUnderline"/>
        </w:rPr>
        <w:t xml:space="preserve"> In this sense, </w:t>
      </w:r>
      <w:r w:rsidRPr="00E87E54">
        <w:rPr>
          <w:rStyle w:val="StyleUnderline"/>
          <w:highlight w:val="cyan"/>
        </w:rPr>
        <w:t>these verbs can offer the paradigm to think</w:t>
      </w:r>
      <w:r w:rsidRPr="0058129C">
        <w:rPr>
          <w:rStyle w:val="StyleUnderline"/>
        </w:rPr>
        <w:t xml:space="preserve"> in a new</w:t>
      </w:r>
      <w:r>
        <w:rPr>
          <w:rStyle w:val="StyleUnderline"/>
        </w:rPr>
        <w:t xml:space="preserve"> </w:t>
      </w:r>
      <w:r w:rsidRPr="0058129C">
        <w:rPr>
          <w:rStyle w:val="StyleUnderline"/>
        </w:rPr>
        <w:t xml:space="preserve">way </w:t>
      </w:r>
      <w:r w:rsidRPr="00E87E54">
        <w:rPr>
          <w:rStyle w:val="StyleUnderline"/>
          <w:highlight w:val="cyan"/>
        </w:rPr>
        <w:t>not only action and praxis, but also the</w:t>
      </w:r>
      <w:r w:rsidRPr="0058129C">
        <w:rPr>
          <w:rStyle w:val="StyleUnderline"/>
        </w:rPr>
        <w:t xml:space="preserve"> theory of the </w:t>
      </w:r>
      <w:r w:rsidRPr="00E87E54">
        <w:rPr>
          <w:rStyle w:val="StyleUnderline"/>
          <w:highlight w:val="cyan"/>
        </w:rPr>
        <w:t>subject.</w:t>
      </w:r>
    </w:p>
    <w:p w14:paraId="4C7B2B48" w14:textId="77777777" w:rsidR="009D4E9F" w:rsidRPr="0058129C" w:rsidRDefault="009D4E9F" w:rsidP="00DC41DD">
      <w:pPr>
        <w:rPr>
          <w:rStyle w:val="StyleUnderline"/>
        </w:rPr>
      </w:pPr>
    </w:p>
    <w:p w14:paraId="0709073D" w14:textId="77777777" w:rsidR="00ED2D28" w:rsidRDefault="00ED2D28" w:rsidP="00ED2D28">
      <w:pPr>
        <w:pStyle w:val="Heading4"/>
      </w:pPr>
      <w:r>
        <w:t xml:space="preserve">Liberal attempts at </w:t>
      </w:r>
      <w:r w:rsidRPr="0035391A">
        <w:t>rehumanization</w:t>
      </w:r>
      <w:r w:rsidRPr="0035391A">
        <w:rPr>
          <w:i/>
        </w:rPr>
        <w:t xml:space="preserve"> </w:t>
      </w:r>
      <w:r>
        <w:t>are complicit in categorizations of victims as suffering and reinforces ethnic boundaries in identity that sustain the invisible violence against the immigrant</w:t>
      </w:r>
    </w:p>
    <w:p w14:paraId="00675B72" w14:textId="77777777" w:rsidR="00ED2D28" w:rsidRPr="0090007D" w:rsidRDefault="00ED2D28" w:rsidP="00ED2D28">
      <w:r w:rsidRPr="0090007D">
        <w:rPr>
          <w:rStyle w:val="Style13ptBold"/>
        </w:rPr>
        <w:t>Zembylas 10</w:t>
      </w:r>
      <w:r>
        <w:t xml:space="preserve"> (Michalinos, Assistant Professor of Education at the Open University of Cyprus, “Agamben's Theory of Biopower and Immigrants/Refugees/Asylum Seekers: Discourses of Citizenship and the Implications for Curriculum Theorizing”, Journal of Curriculum Theorizing Vol 26, No 2 (2010), Online: http://journal.jctonline.org/index.php/jct/article/view/195 7/2, DTS)</w:t>
      </w:r>
    </w:p>
    <w:p w14:paraId="6B6CAACD" w14:textId="2C385162" w:rsidR="00DC41DD" w:rsidRDefault="00ED2D28" w:rsidP="00DC41DD">
      <w:pPr>
        <w:rPr>
          <w:sz w:val="16"/>
        </w:rPr>
      </w:pPr>
      <w:r w:rsidRPr="00C5659F">
        <w:rPr>
          <w:sz w:val="16"/>
        </w:rPr>
        <w:t xml:space="preserve">One of the </w:t>
      </w:r>
      <w:r w:rsidRPr="00C5659F">
        <w:rPr>
          <w:rStyle w:val="StyleUnderline"/>
        </w:rPr>
        <w:t>central strategies employed by liberal discourses of citizenship to respond to fearism</w:t>
      </w:r>
      <w:r>
        <w:rPr>
          <w:rStyle w:val="StyleUnderline"/>
        </w:rPr>
        <w:t xml:space="preserve"> </w:t>
      </w:r>
      <w:r w:rsidRPr="00C5659F">
        <w:rPr>
          <w:rStyle w:val="StyleUnderline"/>
        </w:rPr>
        <w:t>is to generate forms of recognition for immigrants/refugees/asylum seekers that work against</w:t>
      </w:r>
      <w:r>
        <w:rPr>
          <w:rStyle w:val="StyleUnderline"/>
        </w:rPr>
        <w:t xml:space="preserve"> </w:t>
      </w:r>
      <w:r w:rsidRPr="00C5659F">
        <w:rPr>
          <w:rStyle w:val="StyleUnderline"/>
        </w:rPr>
        <w:t>their identification as hate figures</w:t>
      </w:r>
      <w:r w:rsidRPr="00C5659F">
        <w:rPr>
          <w:sz w:val="16"/>
        </w:rPr>
        <w:t xml:space="preserve">. Thus, there is a coupling of humanitarian and liberal values; that is, humanitarian discourses ask the public and schools to see immigrants/refugees/asylum seekers as individuals with humanity, assuring ‘us’ (the hosts) that ‘they’ are just like ‘us.’ </w:t>
      </w:r>
      <w:r w:rsidRPr="00C5659F">
        <w:rPr>
          <w:rStyle w:val="StyleUnderline"/>
        </w:rPr>
        <w:t xml:space="preserve">The strategy of </w:t>
      </w:r>
      <w:r w:rsidRPr="00B32A4F">
        <w:rPr>
          <w:rStyle w:val="StyleUnderline"/>
          <w:highlight w:val="cyan"/>
        </w:rPr>
        <w:t>re-humanization</w:t>
      </w:r>
      <w:r w:rsidRPr="00C5659F">
        <w:rPr>
          <w:rStyle w:val="StyleUnderline"/>
        </w:rPr>
        <w:t xml:space="preserve"> of the Other is a pervasive one, </w:t>
      </w:r>
      <w:r w:rsidRPr="009F57E5">
        <w:rPr>
          <w:rStyle w:val="StyleUnderline"/>
          <w:highlight w:val="cyan"/>
        </w:rPr>
        <w:t>seen</w:t>
      </w:r>
      <w:r w:rsidRPr="00C5659F">
        <w:rPr>
          <w:rStyle w:val="StyleUnderline"/>
        </w:rPr>
        <w:t xml:space="preserve"> especially</w:t>
      </w:r>
      <w:r>
        <w:rPr>
          <w:rStyle w:val="StyleUnderline"/>
        </w:rPr>
        <w:t xml:space="preserve"> </w:t>
      </w:r>
      <w:r w:rsidRPr="009F57E5">
        <w:rPr>
          <w:rStyle w:val="StyleUnderline"/>
          <w:highlight w:val="cyan"/>
        </w:rPr>
        <w:t>in</w:t>
      </w:r>
      <w:r w:rsidRPr="00C5659F">
        <w:rPr>
          <w:rStyle w:val="StyleUnderline"/>
        </w:rPr>
        <w:t xml:space="preserve"> key professional literature of the social studies, conflict resolution, and peace education and in</w:t>
      </w:r>
      <w:r>
        <w:rPr>
          <w:rStyle w:val="StyleUnderline"/>
        </w:rPr>
        <w:t xml:space="preserve"> </w:t>
      </w:r>
      <w:r w:rsidRPr="00C5659F">
        <w:rPr>
          <w:rStyle w:val="StyleUnderline"/>
        </w:rPr>
        <w:t xml:space="preserve">the literature of </w:t>
      </w:r>
      <w:proofErr w:type="gramStart"/>
      <w:r w:rsidRPr="00C5659F">
        <w:rPr>
          <w:rStyle w:val="StyleUnderline"/>
        </w:rPr>
        <w:t>non profit</w:t>
      </w:r>
      <w:proofErr w:type="gramEnd"/>
      <w:r w:rsidRPr="00C5659F">
        <w:rPr>
          <w:rStyle w:val="StyleUnderline"/>
        </w:rPr>
        <w:t xml:space="preserve"> and </w:t>
      </w:r>
      <w:r w:rsidRPr="009F57E5">
        <w:rPr>
          <w:rStyle w:val="StyleUnderline"/>
          <w:highlight w:val="cyan"/>
        </w:rPr>
        <w:t>humanitarian organizations</w:t>
      </w:r>
      <w:r w:rsidRPr="00C5659F">
        <w:rPr>
          <w:rStyle w:val="StyleUnderline"/>
        </w:rPr>
        <w:t>.</w:t>
      </w:r>
      <w:r w:rsidRPr="00C5659F">
        <w:rPr>
          <w:sz w:val="16"/>
        </w:rPr>
        <w:t xml:space="preserve"> In this discourse, normative values relating to respect, </w:t>
      </w:r>
      <w:r w:rsidRPr="00C5659F">
        <w:rPr>
          <w:rStyle w:val="StyleUnderline"/>
        </w:rPr>
        <w:t>empathy and tolerance ask ‘humanitarian’ subjects</w:t>
      </w:r>
      <w:r w:rsidRPr="00C5659F">
        <w:rPr>
          <w:sz w:val="16"/>
        </w:rPr>
        <w:t xml:space="preserve"> (e.g., teachers, students, the public in general) </w:t>
      </w:r>
      <w:r w:rsidRPr="00C5659F">
        <w:rPr>
          <w:rStyle w:val="StyleUnderline"/>
        </w:rPr>
        <w:t xml:space="preserve">to </w:t>
      </w:r>
      <w:r w:rsidRPr="009F57E5">
        <w:rPr>
          <w:rStyle w:val="StyleUnderline"/>
          <w:highlight w:val="cyan"/>
        </w:rPr>
        <w:t>place themselves in</w:t>
      </w:r>
      <w:r w:rsidRPr="00C5659F">
        <w:rPr>
          <w:rStyle w:val="StyleUnderline"/>
        </w:rPr>
        <w:t xml:space="preserve"> the </w:t>
      </w:r>
      <w:r w:rsidRPr="009F57E5">
        <w:rPr>
          <w:rStyle w:val="StyleUnderline"/>
          <w:highlight w:val="cyan"/>
        </w:rPr>
        <w:t>position of others</w:t>
      </w:r>
      <w:r w:rsidRPr="00C5659F">
        <w:rPr>
          <w:sz w:val="16"/>
        </w:rPr>
        <w:t xml:space="preserve"> (i.e., immigrants/refugees/asylum seekers) </w:t>
      </w:r>
      <w:r w:rsidRPr="009F57E5">
        <w:rPr>
          <w:rStyle w:val="StyleUnderline"/>
          <w:highlight w:val="cyan"/>
        </w:rPr>
        <w:t>and</w:t>
      </w:r>
      <w:r w:rsidRPr="00C5659F">
        <w:rPr>
          <w:rStyle w:val="StyleUnderline"/>
        </w:rPr>
        <w:t xml:space="preserve"> recognize them as human beings, in ways that counter</w:t>
      </w:r>
      <w:r>
        <w:rPr>
          <w:rStyle w:val="StyleUnderline"/>
        </w:rPr>
        <w:t xml:space="preserve"> </w:t>
      </w:r>
      <w:r w:rsidRPr="00C5659F">
        <w:rPr>
          <w:rStyle w:val="StyleUnderline"/>
        </w:rPr>
        <w:t>their dehumanizing portrayals in public and the media</w:t>
      </w:r>
      <w:r>
        <w:rPr>
          <w:rStyle w:val="StyleUnderline"/>
        </w:rPr>
        <w:t xml:space="preserve"> </w:t>
      </w:r>
      <w:r w:rsidRPr="00C5659F">
        <w:rPr>
          <w:sz w:val="16"/>
        </w:rPr>
        <w:t xml:space="preserve">It is usually assumed that liberal/humanitarian argumentation against the misrecognition of immigrants/refugees/asylum seekers is a productive way of making dehumanization more difficult. However, a central concern of this article is whether the </w:t>
      </w:r>
      <w:r w:rsidRPr="009F57E5">
        <w:rPr>
          <w:rStyle w:val="Emphasis"/>
        </w:rPr>
        <w:t xml:space="preserve">liberal/humanitarian response to fearism </w:t>
      </w:r>
      <w:r w:rsidRPr="009F57E5">
        <w:rPr>
          <w:rStyle w:val="Emphasis"/>
          <w:highlight w:val="cyan"/>
        </w:rPr>
        <w:t>becomes</w:t>
      </w:r>
      <w:r w:rsidRPr="009F57E5">
        <w:rPr>
          <w:rStyle w:val="Emphasis"/>
        </w:rPr>
        <w:t xml:space="preserve"> in any way </w:t>
      </w:r>
      <w:r w:rsidRPr="009F57E5">
        <w:rPr>
          <w:rStyle w:val="Emphasis"/>
          <w:highlight w:val="cyan"/>
        </w:rPr>
        <w:t>complicit with</w:t>
      </w:r>
      <w:r w:rsidRPr="009F57E5">
        <w:rPr>
          <w:rStyle w:val="Emphasis"/>
        </w:rPr>
        <w:t xml:space="preserve"> the </w:t>
      </w:r>
      <w:r w:rsidRPr="009F57E5">
        <w:rPr>
          <w:rStyle w:val="Emphasis"/>
          <w:highlight w:val="cyan"/>
        </w:rPr>
        <w:t>structures that legitimate</w:t>
      </w:r>
      <w:r w:rsidRPr="009F57E5">
        <w:rPr>
          <w:rStyle w:val="Emphasis"/>
        </w:rPr>
        <w:t xml:space="preserve"> the </w:t>
      </w:r>
      <w:r w:rsidRPr="009F57E5">
        <w:rPr>
          <w:rStyle w:val="Emphasis"/>
          <w:highlight w:val="cyan"/>
        </w:rPr>
        <w:t>exclusion of immigrants</w:t>
      </w:r>
      <w:r w:rsidRPr="009F57E5">
        <w:rPr>
          <w:rStyle w:val="Emphasis"/>
        </w:rPr>
        <w:t>/refugees/asylum seekers</w:t>
      </w:r>
      <w:r w:rsidRPr="00C5659F">
        <w:rPr>
          <w:sz w:val="16"/>
        </w:rPr>
        <w:t xml:space="preserve">. Is it possible that liberal/humanitarian arguments help sustain the ‘invisibility’ of immigrants/refugees/asylum seekers </w:t>
      </w:r>
      <w:r w:rsidRPr="009F57E5">
        <w:rPr>
          <w:rStyle w:val="Emphasis"/>
          <w:highlight w:val="cyan"/>
        </w:rPr>
        <w:t>insofar as they perpetuate “the same categories</w:t>
      </w:r>
      <w:r w:rsidRPr="009F57E5">
        <w:rPr>
          <w:rStyle w:val="Emphasis"/>
        </w:rPr>
        <w:t xml:space="preserve"> of inclusion/exclusion</w:t>
      </w:r>
      <w:r w:rsidRPr="00C5659F">
        <w:rPr>
          <w:rStyle w:val="StyleUnderline"/>
        </w:rPr>
        <w:t>, authentic/inauthentic,</w:t>
      </w:r>
      <w:r>
        <w:rPr>
          <w:rStyle w:val="StyleUnderline"/>
        </w:rPr>
        <w:t xml:space="preserve"> </w:t>
      </w:r>
      <w:r w:rsidRPr="00C5659F">
        <w:rPr>
          <w:rStyle w:val="StyleUnderline"/>
        </w:rPr>
        <w:t>us/them, as xenophobic discourses</w:t>
      </w:r>
      <w:r w:rsidRPr="00C5659F">
        <w:rPr>
          <w:sz w:val="16"/>
        </w:rPr>
        <w:t xml:space="preserve">”? As noted earlier, immigrants/refugees/asylum seekers seem to be ‘visible’ to the public as objects of both fear and sympathy. </w:t>
      </w:r>
      <w:r w:rsidRPr="00C5659F">
        <w:rPr>
          <w:rStyle w:val="StyleUnderline"/>
        </w:rPr>
        <w:t xml:space="preserve">Other aspects of this </w:t>
      </w:r>
      <w:r w:rsidRPr="009F57E5">
        <w:rPr>
          <w:rStyle w:val="StyleUnderline"/>
          <w:highlight w:val="cyan"/>
        </w:rPr>
        <w:t>population</w:t>
      </w:r>
      <w:r w:rsidRPr="00C5659F">
        <w:rPr>
          <w:rStyle w:val="StyleUnderline"/>
        </w:rPr>
        <w:t xml:space="preserve">, however, </w:t>
      </w:r>
      <w:r w:rsidRPr="009F57E5">
        <w:rPr>
          <w:rStyle w:val="StyleUnderline"/>
          <w:highlight w:val="cyan"/>
        </w:rPr>
        <w:t>are made ‘invisible’</w:t>
      </w:r>
      <w:r w:rsidRPr="00C5659F">
        <w:rPr>
          <w:rStyle w:val="StyleUnderline"/>
        </w:rPr>
        <w:t>—for instance, granting</w:t>
      </w:r>
      <w:r>
        <w:rPr>
          <w:rStyle w:val="StyleUnderline"/>
        </w:rPr>
        <w:t xml:space="preserve"> </w:t>
      </w:r>
      <w:r w:rsidRPr="00C5659F">
        <w:rPr>
          <w:rStyle w:val="StyleUnderline"/>
        </w:rPr>
        <w:t xml:space="preserve">that these individuals are not citizens, </w:t>
      </w:r>
      <w:r w:rsidRPr="009F57E5">
        <w:rPr>
          <w:rStyle w:val="StyleUnderline"/>
          <w:highlight w:val="cyan"/>
        </w:rPr>
        <w:t>many of their rights</w:t>
      </w:r>
      <w:r w:rsidRPr="00C5659F">
        <w:rPr>
          <w:rStyle w:val="StyleUnderline"/>
        </w:rPr>
        <w:t xml:space="preserve"> (e.g., work, education) </w:t>
      </w:r>
      <w:r w:rsidRPr="009F57E5">
        <w:rPr>
          <w:rStyle w:val="StyleUnderline"/>
          <w:highlight w:val="cyan"/>
        </w:rPr>
        <w:t>are violated</w:t>
      </w:r>
      <w:r w:rsidRPr="00C5659F">
        <w:rPr>
          <w:rStyle w:val="StyleUnderline"/>
        </w:rPr>
        <w:t>.</w:t>
      </w:r>
      <w:r>
        <w:rPr>
          <w:rStyle w:val="StyleUnderline"/>
        </w:rPr>
        <w:t xml:space="preserve"> </w:t>
      </w:r>
      <w:r w:rsidRPr="00C5659F">
        <w:rPr>
          <w:rStyle w:val="StyleUnderline"/>
        </w:rPr>
        <w:t xml:space="preserve">In this sense, then, </w:t>
      </w:r>
      <w:r w:rsidRPr="009F57E5">
        <w:rPr>
          <w:rStyle w:val="StyleUnderline"/>
          <w:highlight w:val="cyan"/>
        </w:rPr>
        <w:t>their visibility as a symbol of fearism and invisibility</w:t>
      </w:r>
      <w:r w:rsidRPr="00C5659F">
        <w:rPr>
          <w:rStyle w:val="StyleUnderline"/>
        </w:rPr>
        <w:t xml:space="preserve"> as citizens</w:t>
      </w:r>
      <w:r>
        <w:rPr>
          <w:rStyle w:val="StyleUnderline"/>
        </w:rPr>
        <w:t xml:space="preserve"> </w:t>
      </w:r>
      <w:r w:rsidRPr="009F57E5">
        <w:rPr>
          <w:rStyle w:val="StyleUnderline"/>
          <w:highlight w:val="cyan"/>
        </w:rPr>
        <w:t>depend on each other</w:t>
      </w:r>
      <w:r w:rsidRPr="00C5659F">
        <w:rPr>
          <w:rStyle w:val="StyleUnderline"/>
        </w:rPr>
        <w:t>.</w:t>
      </w:r>
      <w:r w:rsidRPr="00C5659F">
        <w:rPr>
          <w:sz w:val="16"/>
        </w:rPr>
        <w:t xml:space="preserve"> This connection highlights two major challenges to liberal/humanitarian arguments. </w:t>
      </w:r>
      <w:r w:rsidRPr="00C5659F">
        <w:rPr>
          <w:rStyle w:val="StyleUnderline"/>
        </w:rPr>
        <w:t xml:space="preserve">First, the </w:t>
      </w:r>
      <w:r w:rsidRPr="009F57E5">
        <w:rPr>
          <w:rStyle w:val="StyleUnderline"/>
          <w:highlight w:val="cyan"/>
        </w:rPr>
        <w:t>categories of ‘immigrants’</w:t>
      </w:r>
      <w:r w:rsidRPr="00C5659F">
        <w:rPr>
          <w:rStyle w:val="StyleUnderline"/>
        </w:rPr>
        <w:t xml:space="preserve">, ‘refugees’ and ‘asylum seekers’ are rarely contested </w:t>
      </w:r>
      <w:r w:rsidRPr="009F57E5">
        <w:rPr>
          <w:rStyle w:val="StyleUnderline"/>
          <w:highlight w:val="cyan"/>
        </w:rPr>
        <w:t>in liberal</w:t>
      </w:r>
      <w:r w:rsidRPr="00C5659F">
        <w:rPr>
          <w:rStyle w:val="StyleUnderline"/>
        </w:rPr>
        <w:t xml:space="preserve"> and humanitarian </w:t>
      </w:r>
      <w:r w:rsidRPr="009F57E5">
        <w:rPr>
          <w:rStyle w:val="StyleUnderline"/>
          <w:highlight w:val="cyan"/>
        </w:rPr>
        <w:t>discourses</w:t>
      </w:r>
      <w:r w:rsidRPr="00C5659F">
        <w:rPr>
          <w:rStyle w:val="StyleUnderline"/>
        </w:rPr>
        <w:t xml:space="preserve"> of citizenship education curricula, but rather they </w:t>
      </w:r>
      <w:r w:rsidRPr="009F57E5">
        <w:rPr>
          <w:rStyle w:val="StyleUnderline"/>
          <w:highlight w:val="cyan"/>
        </w:rPr>
        <w:t>are</w:t>
      </w:r>
      <w:r w:rsidRPr="00C5659F">
        <w:rPr>
          <w:rStyle w:val="StyleUnderline"/>
        </w:rPr>
        <w:t xml:space="preserve"> taken</w:t>
      </w:r>
      <w:r>
        <w:rPr>
          <w:rStyle w:val="StyleUnderline"/>
        </w:rPr>
        <w:t xml:space="preserve"> </w:t>
      </w:r>
      <w:r w:rsidRPr="00C5659F">
        <w:rPr>
          <w:rStyle w:val="StyleUnderline"/>
        </w:rPr>
        <w:t xml:space="preserve">for </w:t>
      </w:r>
      <w:r w:rsidRPr="009F57E5">
        <w:rPr>
          <w:rStyle w:val="StyleUnderline"/>
          <w:highlight w:val="cyan"/>
        </w:rPr>
        <w:t>granted</w:t>
      </w:r>
      <w:r w:rsidRPr="00C5659F">
        <w:rPr>
          <w:sz w:val="16"/>
        </w:rPr>
        <w:t xml:space="preserve">. Yet, these very concepts in their short life, as Tyler (2006) argues, </w:t>
      </w:r>
      <w:r w:rsidRPr="00C5659F">
        <w:rPr>
          <w:rStyle w:val="StyleUnderline"/>
        </w:rPr>
        <w:t>have worked to erase entire populations from view through strategies of (mis)recognition.</w:t>
      </w:r>
      <w:r>
        <w:rPr>
          <w:rStyle w:val="StyleUnderline"/>
        </w:rPr>
        <w:t xml:space="preserve"> </w:t>
      </w:r>
      <w:r w:rsidRPr="00C5659F">
        <w:rPr>
          <w:rStyle w:val="StyleUnderline"/>
        </w:rPr>
        <w:t xml:space="preserve">Seeking </w:t>
      </w:r>
      <w:r w:rsidRPr="009F57E5">
        <w:rPr>
          <w:rStyle w:val="StyleUnderline"/>
          <w:highlight w:val="cyan"/>
        </w:rPr>
        <w:t>recognition</w:t>
      </w:r>
      <w:r w:rsidRPr="00C5659F">
        <w:rPr>
          <w:rStyle w:val="StyleUnderline"/>
        </w:rPr>
        <w:t xml:space="preserve"> (on behalf of the Other) </w:t>
      </w:r>
      <w:r w:rsidRPr="009F57E5">
        <w:rPr>
          <w:rStyle w:val="StyleUnderline"/>
          <w:highlight w:val="cyan"/>
        </w:rPr>
        <w:t>is</w:t>
      </w:r>
      <w:r w:rsidRPr="00C5659F">
        <w:rPr>
          <w:rStyle w:val="StyleUnderline"/>
        </w:rPr>
        <w:t xml:space="preserve"> usually </w:t>
      </w:r>
      <w:r w:rsidRPr="009F57E5">
        <w:rPr>
          <w:rStyle w:val="StyleUnderline"/>
          <w:highlight w:val="cyan"/>
        </w:rPr>
        <w:t>grounded on</w:t>
      </w:r>
      <w:r w:rsidRPr="00C5659F">
        <w:rPr>
          <w:rStyle w:val="StyleUnderline"/>
        </w:rPr>
        <w:t xml:space="preserve"> humanistic </w:t>
      </w:r>
      <w:r w:rsidRPr="009F57E5">
        <w:rPr>
          <w:rStyle w:val="StyleUnderline"/>
          <w:highlight w:val="cyan"/>
        </w:rPr>
        <w:t>rep</w:t>
      </w:r>
      <w:r w:rsidRPr="00C5659F">
        <w:rPr>
          <w:rStyle w:val="StyleUnderline"/>
        </w:rPr>
        <w:t>resentations</w:t>
      </w:r>
      <w:r>
        <w:rPr>
          <w:rStyle w:val="StyleUnderline"/>
        </w:rPr>
        <w:t xml:space="preserve"> </w:t>
      </w:r>
      <w:r w:rsidRPr="009F57E5">
        <w:rPr>
          <w:rStyle w:val="StyleUnderline"/>
          <w:highlight w:val="cyan"/>
        </w:rPr>
        <w:t>of ‘the victims’</w:t>
      </w:r>
      <w:r w:rsidRPr="00C5659F">
        <w:rPr>
          <w:rStyle w:val="StyleUnderline"/>
        </w:rPr>
        <w:t xml:space="preserve"> </w:t>
      </w:r>
      <w:r w:rsidRPr="00C5659F">
        <w:rPr>
          <w:sz w:val="16"/>
        </w:rPr>
        <w:t xml:space="preserve">(e.g., photographic close–ups of faces and first–person accounts). Although such appeals can be extremely effective in forming compassionate recognition, they are situated “within the language of the law which they nevertheless contest”. In other words, </w:t>
      </w:r>
      <w:r w:rsidRPr="00C5659F">
        <w:rPr>
          <w:rStyle w:val="StyleUnderline"/>
        </w:rPr>
        <w:t>these appeals depend on the same categories of exclusion/inclusion, us/them as xenophobic</w:t>
      </w:r>
      <w:r>
        <w:rPr>
          <w:rStyle w:val="StyleUnderline"/>
        </w:rPr>
        <w:t xml:space="preserve"> </w:t>
      </w:r>
      <w:r w:rsidRPr="00C5659F">
        <w:rPr>
          <w:rStyle w:val="StyleUnderline"/>
        </w:rPr>
        <w:t xml:space="preserve">discourses. Interestingly, therefore, </w:t>
      </w:r>
      <w:r w:rsidRPr="009F57E5">
        <w:rPr>
          <w:rStyle w:val="Emphasis"/>
          <w:highlight w:val="cyan"/>
        </w:rPr>
        <w:t>these dichotomous categories overlap with</w:t>
      </w:r>
      <w:r w:rsidRPr="009F57E5">
        <w:rPr>
          <w:rStyle w:val="Emphasis"/>
        </w:rPr>
        <w:t xml:space="preserve"> those embedded in </w:t>
      </w:r>
      <w:r w:rsidRPr="009F57E5">
        <w:rPr>
          <w:rStyle w:val="Emphasis"/>
          <w:highlight w:val="cyan"/>
        </w:rPr>
        <w:t>fearism and</w:t>
      </w:r>
      <w:r w:rsidRPr="009F57E5">
        <w:rPr>
          <w:rStyle w:val="Emphasis"/>
        </w:rPr>
        <w:t xml:space="preserve"> work together to </w:t>
      </w:r>
      <w:r w:rsidRPr="009F57E5">
        <w:rPr>
          <w:rStyle w:val="Emphasis"/>
          <w:highlight w:val="cyan"/>
        </w:rPr>
        <w:t xml:space="preserve">reinforce both fear and </w:t>
      </w:r>
      <w:r w:rsidRPr="009F57E5">
        <w:rPr>
          <w:rStyle w:val="Emphasis"/>
        </w:rPr>
        <w:t>sympathy toward immigrants/refugees/asylum seekers</w:t>
      </w:r>
      <w:r w:rsidRPr="00C5659F">
        <w:rPr>
          <w:rStyle w:val="StyleUnderline"/>
        </w:rPr>
        <w:t>.</w:t>
      </w:r>
      <w:r w:rsidRPr="00C5659F">
        <w:rPr>
          <w:sz w:val="16"/>
        </w:rPr>
        <w:t xml:space="preserve"> It is for this reason that Agamben does not hesitate to take the position that a </w:t>
      </w:r>
      <w:r w:rsidRPr="00C5659F">
        <w:rPr>
          <w:rStyle w:val="StyleUnderline"/>
        </w:rPr>
        <w:t>failure to question the foundations of social structures that tolerate such categorizations</w:t>
      </w:r>
      <w:r>
        <w:rPr>
          <w:rStyle w:val="StyleUnderline"/>
        </w:rPr>
        <w:t xml:space="preserve"> </w:t>
      </w:r>
      <w:r w:rsidRPr="00C5659F">
        <w:rPr>
          <w:rStyle w:val="StyleUnderline"/>
        </w:rPr>
        <w:t>essentially “</w:t>
      </w:r>
      <w:r w:rsidRPr="009F57E5">
        <w:rPr>
          <w:rStyle w:val="StyleUnderline"/>
          <w:highlight w:val="cyan"/>
        </w:rPr>
        <w:t>maintain a secret solidarity</w:t>
      </w:r>
      <w:r w:rsidRPr="00C5659F">
        <w:rPr>
          <w:rStyle w:val="StyleUnderline"/>
        </w:rPr>
        <w:t xml:space="preserve"> </w:t>
      </w:r>
      <w:r w:rsidRPr="009F57E5">
        <w:rPr>
          <w:rStyle w:val="StyleUnderline"/>
          <w:highlight w:val="cyan"/>
        </w:rPr>
        <w:t>with</w:t>
      </w:r>
      <w:r w:rsidRPr="00C5659F">
        <w:rPr>
          <w:rStyle w:val="StyleUnderline"/>
        </w:rPr>
        <w:t xml:space="preserve"> the very </w:t>
      </w:r>
      <w:r w:rsidRPr="009F57E5">
        <w:rPr>
          <w:rStyle w:val="StyleUnderline"/>
          <w:highlight w:val="cyan"/>
        </w:rPr>
        <w:t>powers they ought to fight</w:t>
      </w:r>
      <w:r w:rsidRPr="00C5659F">
        <w:rPr>
          <w:rStyle w:val="StyleUnderline"/>
        </w:rPr>
        <w:t>”</w:t>
      </w:r>
      <w:r>
        <w:rPr>
          <w:rStyle w:val="StyleUnderline"/>
        </w:rPr>
        <w:t xml:space="preserve"> </w:t>
      </w:r>
      <w:r w:rsidRPr="00C5659F">
        <w:rPr>
          <w:sz w:val="16"/>
        </w:rPr>
        <w:t xml:space="preserve">Second, </w:t>
      </w:r>
      <w:r w:rsidRPr="009F57E5">
        <w:rPr>
          <w:rStyle w:val="Emphasis"/>
          <w:highlight w:val="cyan"/>
        </w:rPr>
        <w:t>liberal</w:t>
      </w:r>
      <w:r w:rsidRPr="009F57E5">
        <w:rPr>
          <w:rStyle w:val="Emphasis"/>
        </w:rPr>
        <w:t xml:space="preserve">/humanitarian </w:t>
      </w:r>
      <w:r w:rsidRPr="009F57E5">
        <w:rPr>
          <w:rStyle w:val="Emphasis"/>
          <w:highlight w:val="cyan"/>
        </w:rPr>
        <w:t>discourses of citizenship</w:t>
      </w:r>
      <w:r w:rsidRPr="009F57E5">
        <w:rPr>
          <w:rStyle w:val="Emphasis"/>
        </w:rPr>
        <w:t xml:space="preserve"> “are virtually impossible without recourse to identity politics” and the </w:t>
      </w:r>
      <w:r w:rsidRPr="009F57E5">
        <w:rPr>
          <w:rStyle w:val="Emphasis"/>
          <w:highlight w:val="cyan"/>
        </w:rPr>
        <w:t>preserv</w:t>
      </w:r>
      <w:r w:rsidRPr="009F57E5">
        <w:rPr>
          <w:rStyle w:val="Emphasis"/>
        </w:rPr>
        <w:t xml:space="preserve">ation of </w:t>
      </w:r>
      <w:r w:rsidRPr="009F57E5">
        <w:rPr>
          <w:rStyle w:val="Emphasis"/>
          <w:highlight w:val="cyan"/>
        </w:rPr>
        <w:t>bounded</w:t>
      </w:r>
      <w:r w:rsidRPr="009F57E5">
        <w:rPr>
          <w:rStyle w:val="Emphasis"/>
        </w:rPr>
        <w:t xml:space="preserve"> membership within </w:t>
      </w:r>
      <w:r w:rsidRPr="009F57E5">
        <w:rPr>
          <w:rStyle w:val="Emphasis"/>
          <w:highlight w:val="cyan"/>
        </w:rPr>
        <w:t>ethnic and citizenship boundaries</w:t>
      </w:r>
      <w:r w:rsidRPr="009F57E5">
        <w:rPr>
          <w:rStyle w:val="Emphasis"/>
        </w:rPr>
        <w:t xml:space="preserve">. Citizenship </w:t>
      </w:r>
      <w:r w:rsidRPr="009F57E5">
        <w:rPr>
          <w:rStyle w:val="Emphasis"/>
          <w:highlight w:val="cyan"/>
        </w:rPr>
        <w:t>education</w:t>
      </w:r>
      <w:r w:rsidRPr="009F57E5">
        <w:rPr>
          <w:rStyle w:val="Emphasis"/>
        </w:rPr>
        <w:t xml:space="preserve"> that is </w:t>
      </w:r>
      <w:r w:rsidRPr="009F57E5">
        <w:rPr>
          <w:rStyle w:val="Emphasis"/>
          <w:highlight w:val="cyan"/>
        </w:rPr>
        <w:t>grounded in perceptions</w:t>
      </w:r>
      <w:r w:rsidRPr="009F57E5">
        <w:rPr>
          <w:rStyle w:val="Emphasis"/>
        </w:rPr>
        <w:t xml:space="preserve"> of bounded membership </w:t>
      </w:r>
      <w:r w:rsidRPr="009F57E5">
        <w:rPr>
          <w:rStyle w:val="Emphasis"/>
          <w:highlight w:val="cyan"/>
        </w:rPr>
        <w:t>is</w:t>
      </w:r>
      <w:r w:rsidRPr="009F57E5">
        <w:rPr>
          <w:rStyle w:val="Emphasis"/>
        </w:rPr>
        <w:t xml:space="preserve"> still the </w:t>
      </w:r>
      <w:r w:rsidRPr="009F57E5">
        <w:rPr>
          <w:rStyle w:val="Emphasis"/>
          <w:highlight w:val="cyan"/>
        </w:rPr>
        <w:t>most prevalent</w:t>
      </w:r>
      <w:r w:rsidRPr="009F57E5">
        <w:rPr>
          <w:rStyle w:val="Emphasis"/>
        </w:rPr>
        <w:t xml:space="preserve"> way that citizenship is taught</w:t>
      </w:r>
      <w:r w:rsidRPr="00C5659F">
        <w:rPr>
          <w:sz w:val="16"/>
        </w:rPr>
        <w:t xml:space="preserve">. In particular, Soysal (1994) points out that the </w:t>
      </w:r>
      <w:r w:rsidRPr="00C5659F">
        <w:rPr>
          <w:rStyle w:val="StyleUnderline"/>
        </w:rPr>
        <w:t>feeling of</w:t>
      </w:r>
      <w:r>
        <w:rPr>
          <w:rStyle w:val="StyleUnderline"/>
        </w:rPr>
        <w:t xml:space="preserve"> </w:t>
      </w:r>
      <w:r w:rsidRPr="00C5659F">
        <w:rPr>
          <w:rStyle w:val="StyleUnderline"/>
        </w:rPr>
        <w:t>national belonging takes precedence to whatever precedence one happens to inhabit</w:t>
      </w:r>
      <w:r w:rsidRPr="00C5659F">
        <w:rPr>
          <w:sz w:val="16"/>
        </w:rPr>
        <w:t xml:space="preserve">. Also, research on ethnic/citizenship identity, xenophobia, and stereotyping in </w:t>
      </w:r>
      <w:proofErr w:type="gramStart"/>
      <w:r w:rsidRPr="00C5659F">
        <w:rPr>
          <w:sz w:val="16"/>
        </w:rPr>
        <w:t>schools</w:t>
      </w:r>
      <w:proofErr w:type="gramEnd"/>
      <w:r w:rsidRPr="00C5659F">
        <w:rPr>
          <w:sz w:val="16"/>
        </w:rPr>
        <w:t xml:space="preserve"> highlights notions of belonging </w:t>
      </w:r>
      <w:r w:rsidRPr="009F57E5">
        <w:rPr>
          <w:rStyle w:val="StyleUnderline"/>
          <w:highlight w:val="cyan"/>
        </w:rPr>
        <w:t>and</w:t>
      </w:r>
      <w:r w:rsidRPr="009F57E5">
        <w:rPr>
          <w:rStyle w:val="StyleUnderline"/>
        </w:rPr>
        <w:t xml:space="preserve"> </w:t>
      </w:r>
      <w:r w:rsidRPr="00C5659F">
        <w:rPr>
          <w:sz w:val="16"/>
        </w:rPr>
        <w:t xml:space="preserve">bounded membership. For example, some European studies raise concerns about students’ feelings of intolerance toward </w:t>
      </w:r>
      <w:proofErr w:type="gramStart"/>
      <w:r w:rsidRPr="00C5659F">
        <w:rPr>
          <w:sz w:val="16"/>
        </w:rPr>
        <w:t>immigrants ;</w:t>
      </w:r>
      <w:proofErr w:type="gramEnd"/>
      <w:r w:rsidRPr="00C5659F">
        <w:rPr>
          <w:sz w:val="16"/>
        </w:rPr>
        <w:t xml:space="preserve"> analyses of civics education curricular intent have also shown that different priorities of European countries in relation to national and European citizenship goals create tensions about insiders and outsiders. In other words</w:t>
      </w:r>
      <w:r w:rsidRPr="00C5659F">
        <w:rPr>
          <w:rStyle w:val="StyleUnderline"/>
        </w:rPr>
        <w:t>, the structures of modern</w:t>
      </w:r>
      <w:r>
        <w:rPr>
          <w:rStyle w:val="StyleUnderline"/>
        </w:rPr>
        <w:t xml:space="preserve"> </w:t>
      </w:r>
      <w:r w:rsidRPr="00C5659F">
        <w:rPr>
          <w:rStyle w:val="StyleUnderline"/>
        </w:rPr>
        <w:t xml:space="preserve">sovereignty such as rights and citizenship are </w:t>
      </w:r>
      <w:r w:rsidRPr="009F57E5">
        <w:rPr>
          <w:rStyle w:val="StyleUnderline"/>
          <w:highlight w:val="cyan"/>
        </w:rPr>
        <w:t>rarely challenge</w:t>
      </w:r>
      <w:r w:rsidRPr="00C5659F">
        <w:rPr>
          <w:rStyle w:val="StyleUnderline"/>
        </w:rPr>
        <w:t>d in any critical way in citizenship</w:t>
      </w:r>
      <w:r>
        <w:rPr>
          <w:rStyle w:val="StyleUnderline"/>
        </w:rPr>
        <w:t xml:space="preserve"> </w:t>
      </w:r>
      <w:r w:rsidRPr="00C5659F">
        <w:rPr>
          <w:rStyle w:val="StyleUnderline"/>
        </w:rPr>
        <w:t xml:space="preserve">education) and </w:t>
      </w:r>
      <w:r w:rsidRPr="009F57E5">
        <w:rPr>
          <w:rStyle w:val="StyleUnderline"/>
          <w:highlight w:val="cyan"/>
        </w:rPr>
        <w:t>the consequences of their limits</w:t>
      </w:r>
      <w:r w:rsidRPr="00C5659F">
        <w:rPr>
          <w:rStyle w:val="StyleUnderline"/>
        </w:rPr>
        <w:t xml:space="preserve"> are not</w:t>
      </w:r>
      <w:r>
        <w:rPr>
          <w:rStyle w:val="StyleUnderline"/>
        </w:rPr>
        <w:t xml:space="preserve"> </w:t>
      </w:r>
      <w:r w:rsidRPr="00C5659F">
        <w:rPr>
          <w:rStyle w:val="StyleUnderline"/>
        </w:rPr>
        <w:t>interrogated in terms of struggling for a new political community that is more inclusive.</w:t>
      </w:r>
      <w:r w:rsidRPr="00C5659F">
        <w:rPr>
          <w:sz w:val="16"/>
        </w:rPr>
        <w:t xml:space="preserve"> For example, the very idea of legality (attached to citizenship) must be opposed however, this opposition needs to be translated into material forms that increase the agency of marginalized individuals. </w:t>
      </w:r>
      <w:r w:rsidRPr="009F57E5">
        <w:rPr>
          <w:rStyle w:val="Emphasis"/>
          <w:highlight w:val="cyan"/>
        </w:rPr>
        <w:t>By emphasizing identities and differences</w:t>
      </w:r>
      <w:r w:rsidRPr="009F57E5">
        <w:rPr>
          <w:rStyle w:val="Emphasis"/>
        </w:rPr>
        <w:t xml:space="preserve"> (grounded in legal arguments) among social groups, the </w:t>
      </w:r>
      <w:r w:rsidRPr="009F57E5">
        <w:rPr>
          <w:rStyle w:val="Emphasis"/>
          <w:highlight w:val="cyan"/>
        </w:rPr>
        <w:t>politics of identity/difference diverts resources from efforts to address the unjust material structures</w:t>
      </w:r>
      <w:r w:rsidRPr="00C5659F">
        <w:rPr>
          <w:sz w:val="16"/>
        </w:rPr>
        <w:t xml:space="preserve"> in which immigrants/refugees/asylum seekers find themselves </w:t>
      </w:r>
      <w:r w:rsidRPr="009F57E5">
        <w:rPr>
          <w:rStyle w:val="Emphasis"/>
          <w:highlight w:val="cyan"/>
        </w:rPr>
        <w:t>and undermine</w:t>
      </w:r>
      <w:r w:rsidRPr="009F57E5">
        <w:rPr>
          <w:rStyle w:val="Emphasis"/>
        </w:rPr>
        <w:t xml:space="preserve"> the social </w:t>
      </w:r>
      <w:r w:rsidRPr="009F57E5">
        <w:rPr>
          <w:rStyle w:val="Emphasis"/>
          <w:highlight w:val="cyan"/>
        </w:rPr>
        <w:t>solidarity upon which</w:t>
      </w:r>
      <w:r w:rsidRPr="009F57E5">
        <w:rPr>
          <w:rStyle w:val="Emphasis"/>
        </w:rPr>
        <w:t xml:space="preserve"> a </w:t>
      </w:r>
      <w:r w:rsidRPr="009F57E5">
        <w:rPr>
          <w:rStyle w:val="Emphasis"/>
          <w:highlight w:val="cyan"/>
        </w:rPr>
        <w:t>radical politics can be formed</w:t>
      </w:r>
      <w:r w:rsidRPr="009F57E5">
        <w:rPr>
          <w:rStyle w:val="StyleUnderline"/>
          <w:highlight w:val="cyan"/>
        </w:rPr>
        <w:t>.</w:t>
      </w:r>
      <w:r w:rsidRPr="00C5659F">
        <w:rPr>
          <w:sz w:val="16"/>
        </w:rPr>
        <w:t xml:space="preserve"> There is certainly some form of utopianism in the hint for unbounded notions of belonging and citizenship, pointing to a radicalized global village, which has no concrete basis in reality. However, ‘undoing’ the rights and privileges of ‘western citizens’ functions as a shift away from ideological concerns (e.g., citizenship rights) toward issues of unjust material structures and power imbalances. </w:t>
      </w:r>
    </w:p>
    <w:p w14:paraId="0796E97B" w14:textId="77777777" w:rsidR="009D4E9F" w:rsidRPr="009D4E9F" w:rsidRDefault="009D4E9F" w:rsidP="00DC41DD">
      <w:pPr>
        <w:rPr>
          <w:sz w:val="16"/>
        </w:rPr>
      </w:pPr>
    </w:p>
    <w:p w14:paraId="7E326E61" w14:textId="0D6ABD6C" w:rsidR="00ED2D28" w:rsidRDefault="0022640A" w:rsidP="00ED2D28">
      <w:pPr>
        <w:pStyle w:val="Heading4"/>
      </w:pPr>
      <w:r>
        <w:t>Traditional r</w:t>
      </w:r>
      <w:r w:rsidR="00ED2D28">
        <w:t xml:space="preserve">isk </w:t>
      </w:r>
      <w:r>
        <w:t>calculus</w:t>
      </w:r>
      <w:r w:rsidR="00ED2D28">
        <w:t xml:space="preserve"> divides bodies into insiders and outsiders making data a condition of being which reinscribes borders against marginalized identities and groups</w:t>
      </w:r>
    </w:p>
    <w:p w14:paraId="6FC1692F" w14:textId="77777777" w:rsidR="00ED2D28" w:rsidRDefault="00ED2D28" w:rsidP="00ED2D28">
      <w:r w:rsidRPr="001A0223">
        <w:rPr>
          <w:rStyle w:val="Style13ptBold"/>
        </w:rPr>
        <w:t>Amoore and</w:t>
      </w:r>
      <w:r>
        <w:rPr>
          <w:rStyle w:val="Style13ptBold"/>
        </w:rPr>
        <w:t xml:space="preserve"> De Goede 2005 </w:t>
      </w:r>
      <w:r w:rsidRPr="001A0223">
        <w:t>(</w:t>
      </w:r>
      <w:r>
        <w:t xml:space="preserve">Louise and Marieke,Louise Amoore researches and teaches in the areas of global geopolitics and security, Marieke de Goede is Professor of Politics, with a focus on Europe in a Global Order, at the Department of Politics of the University of Amsterdam, where she co-directs the research group Transnational Configuration, Conflict and Governance, “Governance, risk and dataveillance in the war on terror”, Springer, 2005, </w:t>
      </w:r>
      <w:hyperlink r:id="rId12" w:history="1">
        <w:r w:rsidRPr="00E450A3">
          <w:rPr>
            <w:rStyle w:val="Hyperlink"/>
          </w:rPr>
          <w:t>http://community.dur.ac.uk/contested.borders/wp-content/uploads/2016/02/Governance-Risk-and-Dataveillance-in-the-War-on-Terror.pdf)/AK47</w:t>
        </w:r>
      </w:hyperlink>
    </w:p>
    <w:p w14:paraId="69ED2A48" w14:textId="77777777" w:rsidR="00ED2D28" w:rsidRDefault="00ED2D28" w:rsidP="00ED2D28">
      <w:pPr>
        <w:rPr>
          <w:rStyle w:val="StyleUnderline"/>
        </w:rPr>
      </w:pPr>
      <w:r w:rsidRPr="00A40CA5">
        <w:rPr>
          <w:sz w:val="16"/>
        </w:rPr>
        <w:t xml:space="preserve">Conclusions The central issue in the politics of the risk society, according to Beck (2002: 41) is “how to feign control over the uncontrollable” (original emphasis). It is possible to argue that </w:t>
      </w:r>
      <w:r w:rsidRPr="00A40CA5">
        <w:rPr>
          <w:rStyle w:val="StyleUnderline"/>
        </w:rPr>
        <w:t>targeted governance in the war on terror is one way in which control over the uncertainties of globalization is feigned</w:t>
      </w:r>
      <w:r w:rsidRPr="00A40CA5">
        <w:rPr>
          <w:sz w:val="16"/>
        </w:rPr>
        <w:t xml:space="preserve">. As illustrated by Secretary Ridge: It’s truly no coincidence that </w:t>
      </w:r>
      <w:r w:rsidRPr="00A40CA5">
        <w:rPr>
          <w:rStyle w:val="StyleUnderline"/>
        </w:rPr>
        <w:t>the threat to the stability and the peace of the world has coincided with the globalization of technology, commerce, transportation and communication</w:t>
      </w:r>
      <w:r w:rsidRPr="00A40CA5">
        <w:rPr>
          <w:sz w:val="16"/>
        </w:rPr>
        <w:t xml:space="preserve">. The same benefits enjoyed by peace-loving, freedom-loving people across the world are available not to terrorists, as well. (Department of Homeland Security, 2004b: 2). </w:t>
      </w:r>
      <w:r w:rsidRPr="000F3A7E">
        <w:rPr>
          <w:rStyle w:val="Emphasis"/>
          <w:highlight w:val="yellow"/>
        </w:rPr>
        <w:t>Risk management</w:t>
      </w:r>
      <w:r w:rsidRPr="00A40CA5">
        <w:rPr>
          <w:rStyle w:val="Emphasis"/>
        </w:rPr>
        <w:t xml:space="preserve"> via targeted governance, then, </w:t>
      </w:r>
      <w:r w:rsidRPr="000F3A7E">
        <w:rPr>
          <w:rStyle w:val="Emphasis"/>
          <w:highlight w:val="yellow"/>
        </w:rPr>
        <w:t>rests upon</w:t>
      </w:r>
      <w:r w:rsidRPr="00A40CA5">
        <w:rPr>
          <w:rStyle w:val="Emphasis"/>
        </w:rPr>
        <w:t xml:space="preserve"> the </w:t>
      </w:r>
      <w:r w:rsidRPr="000F3A7E">
        <w:rPr>
          <w:rStyle w:val="Emphasis"/>
          <w:highlight w:val="yellow"/>
        </w:rPr>
        <w:t>representation of</w:t>
      </w:r>
      <w:r w:rsidRPr="00A40CA5">
        <w:rPr>
          <w:rStyle w:val="Emphasis"/>
        </w:rPr>
        <w:t xml:space="preserve"> two worlds of globalization: one populated by legitimate and </w:t>
      </w:r>
      <w:r w:rsidRPr="000F3A7E">
        <w:rPr>
          <w:rStyle w:val="Emphasis"/>
          <w:highlight w:val="yellow"/>
        </w:rPr>
        <w:t>civilized groups</w:t>
      </w:r>
      <w:r w:rsidRPr="00A40CA5">
        <w:rPr>
          <w:rStyle w:val="Emphasis"/>
        </w:rPr>
        <w:t xml:space="preserve"> </w:t>
      </w:r>
      <w:r w:rsidRPr="000F3A7E">
        <w:rPr>
          <w:rStyle w:val="Emphasis"/>
          <w:highlight w:val="yellow"/>
        </w:rPr>
        <w:t>whose</w:t>
      </w:r>
      <w:r w:rsidRPr="00A40CA5">
        <w:rPr>
          <w:rStyle w:val="Emphasis"/>
        </w:rPr>
        <w:t xml:space="preserve"> normalised </w:t>
      </w:r>
      <w:r w:rsidRPr="000F3A7E">
        <w:rPr>
          <w:rStyle w:val="Emphasis"/>
          <w:highlight w:val="yellow"/>
        </w:rPr>
        <w:t>patterns of</w:t>
      </w:r>
      <w:r w:rsidRPr="00A40CA5">
        <w:rPr>
          <w:rStyle w:val="Emphasis"/>
        </w:rPr>
        <w:t xml:space="preserve"> financial, tourist and </w:t>
      </w:r>
      <w:r w:rsidRPr="000F3A7E">
        <w:rPr>
          <w:rStyle w:val="Emphasis"/>
        </w:rPr>
        <w:t xml:space="preserve">business </w:t>
      </w:r>
      <w:r w:rsidRPr="000F3A7E">
        <w:rPr>
          <w:rStyle w:val="Emphasis"/>
          <w:highlight w:val="yellow"/>
        </w:rPr>
        <w:t>behaviour are to be secured</w:t>
      </w:r>
      <w:r w:rsidRPr="00A40CA5">
        <w:rPr>
          <w:rStyle w:val="Emphasis"/>
        </w:rPr>
        <w:t xml:space="preserve">; </w:t>
      </w:r>
      <w:r w:rsidRPr="000F3A7E">
        <w:rPr>
          <w:rStyle w:val="Emphasis"/>
          <w:highlight w:val="yellow"/>
        </w:rPr>
        <w:t>and another</w:t>
      </w:r>
      <w:r w:rsidRPr="00A40CA5">
        <w:rPr>
          <w:rStyle w:val="Emphasis"/>
        </w:rPr>
        <w:t xml:space="preserve"> </w:t>
      </w:r>
      <w:r w:rsidRPr="000F3A7E">
        <w:rPr>
          <w:rStyle w:val="Emphasis"/>
          <w:highlight w:val="yellow"/>
        </w:rPr>
        <w:t>populated by illegitimate</w:t>
      </w:r>
      <w:r w:rsidRPr="00A40CA5">
        <w:rPr>
          <w:rStyle w:val="Emphasis"/>
        </w:rPr>
        <w:t xml:space="preserve"> and </w:t>
      </w:r>
      <w:r w:rsidRPr="000F3A7E">
        <w:rPr>
          <w:rStyle w:val="Emphasis"/>
          <w:highlight w:val="yellow"/>
        </w:rPr>
        <w:t>uncivilized persons</w:t>
      </w:r>
      <w:r w:rsidRPr="00A40CA5">
        <w:rPr>
          <w:rStyle w:val="Emphasis"/>
        </w:rPr>
        <w:t xml:space="preserve"> </w:t>
      </w:r>
      <w:r w:rsidRPr="000F3A7E">
        <w:rPr>
          <w:rStyle w:val="Emphasis"/>
          <w:highlight w:val="yellow"/>
        </w:rPr>
        <w:t>whose</w:t>
      </w:r>
      <w:r w:rsidRPr="00A40CA5">
        <w:rPr>
          <w:rStyle w:val="Emphasis"/>
        </w:rPr>
        <w:t xml:space="preserve"> suspicious </w:t>
      </w:r>
      <w:r w:rsidRPr="000F3A7E">
        <w:rPr>
          <w:rStyle w:val="Emphasis"/>
          <w:highlight w:val="yellow"/>
        </w:rPr>
        <w:t>patterns of behaviour</w:t>
      </w:r>
      <w:r w:rsidRPr="00A40CA5">
        <w:rPr>
          <w:rStyle w:val="Emphasis"/>
        </w:rPr>
        <w:t xml:space="preserve"> </w:t>
      </w:r>
      <w:r w:rsidRPr="000F3A7E">
        <w:rPr>
          <w:rStyle w:val="Emphasis"/>
          <w:highlight w:val="yellow"/>
        </w:rPr>
        <w:t>are to be targeted</w:t>
      </w:r>
      <w:r w:rsidRPr="00A40CA5">
        <w:rPr>
          <w:rStyle w:val="Emphasis"/>
        </w:rPr>
        <w:t xml:space="preserve"> and apprehended</w:t>
      </w:r>
      <w:r w:rsidRPr="00A40CA5">
        <w:rPr>
          <w:sz w:val="16"/>
        </w:rPr>
        <w:t xml:space="preserve">. In order that the legitimate world of profitable global financial 168 L. AMOORE AND M. DE GOEDE </w:t>
      </w:r>
      <w:r w:rsidRPr="00A40CA5">
        <w:rPr>
          <w:rStyle w:val="StyleUnderline"/>
        </w:rPr>
        <w:t>transactions and business and leisure travel can remain an alluring and enduring prospect, control over the illicit world of terrorism, trafficking or illegal immigration must be given credence</w:t>
      </w:r>
      <w:r w:rsidRPr="00A40CA5">
        <w:rPr>
          <w:sz w:val="16"/>
        </w:rPr>
        <w:t xml:space="preserve">. As we have argued, the </w:t>
      </w:r>
      <w:r w:rsidRPr="00A40CA5">
        <w:rPr>
          <w:rStyle w:val="StyleUnderline"/>
        </w:rPr>
        <w:t>impression of policing the behaviour in the ‘illegitimate’ sphere rests upon the categorization and risk pooling of normality and suspicion</w:t>
      </w:r>
      <w:r w:rsidRPr="00A40CA5">
        <w:rPr>
          <w:sz w:val="16"/>
        </w:rPr>
        <w:t xml:space="preserve">, as well as problematic dichotomies between civil and uncivil everyday practices (Amoore and Langley, 2004: 108–110). Yet, as Coutin et al. argue (2002: 803), and as we have illustrated, </w:t>
      </w:r>
      <w:r w:rsidRPr="000F3A7E">
        <w:rPr>
          <w:rStyle w:val="Emphasis"/>
          <w:highlight w:val="yellow"/>
        </w:rPr>
        <w:t>the legitimate and illegitimate</w:t>
      </w:r>
      <w:r w:rsidRPr="00A40CA5">
        <w:rPr>
          <w:rStyle w:val="Emphasis"/>
        </w:rPr>
        <w:t xml:space="preserve"> </w:t>
      </w:r>
      <w:r w:rsidRPr="000F3A7E">
        <w:rPr>
          <w:rStyle w:val="Emphasis"/>
          <w:highlight w:val="yellow"/>
        </w:rPr>
        <w:t>spaces</w:t>
      </w:r>
      <w:r w:rsidRPr="00A40CA5">
        <w:rPr>
          <w:rStyle w:val="Emphasis"/>
        </w:rPr>
        <w:t xml:space="preserve"> of globalization </w:t>
      </w:r>
      <w:r w:rsidRPr="000F3A7E">
        <w:rPr>
          <w:rStyle w:val="Emphasis"/>
          <w:highlight w:val="yellow"/>
        </w:rPr>
        <w:t>are</w:t>
      </w:r>
      <w:r w:rsidRPr="00A40CA5">
        <w:rPr>
          <w:rStyle w:val="Emphasis"/>
        </w:rPr>
        <w:t xml:space="preserve"> more “</w:t>
      </w:r>
      <w:r w:rsidRPr="000F3A7E">
        <w:rPr>
          <w:rStyle w:val="Emphasis"/>
          <w:highlight w:val="yellow"/>
        </w:rPr>
        <w:t>mutually constituting</w:t>
      </w:r>
      <w:r w:rsidRPr="00A40CA5">
        <w:rPr>
          <w:rStyle w:val="Emphasis"/>
        </w:rPr>
        <w:t xml:space="preserve"> and interdependent” than is normally assumed</w:t>
      </w:r>
      <w:r w:rsidRPr="00A40CA5">
        <w:rPr>
          <w:sz w:val="16"/>
        </w:rPr>
        <w:t>. In the field of money laundering and terrorist finance</w:t>
      </w:r>
      <w:r w:rsidRPr="00A40CA5">
        <w:rPr>
          <w:rStyle w:val="Emphasis"/>
        </w:rPr>
        <w:t xml:space="preserve">, there is increasing evidence that the ‘upper worlds’ and ‘underworlds’ are more closely linked and difficult to separate </w:t>
      </w:r>
      <w:r w:rsidRPr="000F3A7E">
        <w:rPr>
          <w:rStyle w:val="Emphasis"/>
          <w:highlight w:val="yellow"/>
        </w:rPr>
        <w:t>than is assumed in</w:t>
      </w:r>
      <w:r w:rsidRPr="00A40CA5">
        <w:rPr>
          <w:rStyle w:val="Emphasis"/>
        </w:rPr>
        <w:t xml:space="preserve"> much </w:t>
      </w:r>
      <w:r w:rsidRPr="000F3A7E">
        <w:rPr>
          <w:rStyle w:val="Emphasis"/>
          <w:highlight w:val="yellow"/>
        </w:rPr>
        <w:t>policy literature</w:t>
      </w:r>
      <w:r w:rsidRPr="00A40CA5">
        <w:rPr>
          <w:sz w:val="16"/>
        </w:rPr>
        <w:t xml:space="preserve"> (van Duyne et al., 2002). Similarly, the governmental practices of border control do not simply defend the ‘inside’ from the threats ‘outside,’ </w:t>
      </w:r>
      <w:r w:rsidRPr="000F3A7E">
        <w:rPr>
          <w:rStyle w:val="StyleUnderline"/>
          <w:highlight w:val="yellow"/>
        </w:rPr>
        <w:t>but continually produce</w:t>
      </w:r>
      <w:r w:rsidRPr="00A40CA5">
        <w:rPr>
          <w:rStyle w:val="StyleUnderline"/>
        </w:rPr>
        <w:t xml:space="preserve"> our </w:t>
      </w:r>
      <w:r w:rsidRPr="000F3A7E">
        <w:rPr>
          <w:rStyle w:val="StyleUnderline"/>
          <w:highlight w:val="yellow"/>
        </w:rPr>
        <w:t>sense of</w:t>
      </w:r>
      <w:r w:rsidRPr="00A40CA5">
        <w:rPr>
          <w:rStyle w:val="StyleUnderline"/>
        </w:rPr>
        <w:t xml:space="preserve"> the </w:t>
      </w:r>
      <w:r w:rsidRPr="000F3A7E">
        <w:rPr>
          <w:rStyle w:val="StyleUnderline"/>
          <w:highlight w:val="yellow"/>
        </w:rPr>
        <w:t>insiders and outsiders</w:t>
      </w:r>
      <w:r w:rsidRPr="00A40CA5">
        <w:rPr>
          <w:rStyle w:val="StyleUnderline"/>
        </w:rPr>
        <w:t xml:space="preserve"> in the global political economy</w:t>
      </w:r>
      <w:r w:rsidRPr="00A40CA5">
        <w:rPr>
          <w:sz w:val="16"/>
        </w:rPr>
        <w:t xml:space="preserve">. We </w:t>
      </w:r>
      <w:r w:rsidRPr="00A40CA5">
        <w:rPr>
          <w:rStyle w:val="Emphasis"/>
        </w:rPr>
        <w:t xml:space="preserve">have </w:t>
      </w:r>
      <w:r w:rsidRPr="000F3A7E">
        <w:rPr>
          <w:rStyle w:val="Emphasis"/>
        </w:rPr>
        <w:t xml:space="preserve">sought here to </w:t>
      </w:r>
      <w:r w:rsidRPr="000F3A7E">
        <w:rPr>
          <w:rStyle w:val="Emphasis"/>
          <w:highlight w:val="yellow"/>
        </w:rPr>
        <w:t>problematize</w:t>
      </w:r>
      <w:r w:rsidRPr="00A40CA5">
        <w:rPr>
          <w:rStyle w:val="Emphasis"/>
        </w:rPr>
        <w:t xml:space="preserve"> the techniques and </w:t>
      </w:r>
      <w:r w:rsidRPr="000F3A7E">
        <w:rPr>
          <w:rStyle w:val="Emphasis"/>
          <w:highlight w:val="yellow"/>
        </w:rPr>
        <w:t>technologies</w:t>
      </w:r>
      <w:r w:rsidRPr="00A40CA5">
        <w:rPr>
          <w:rStyle w:val="Emphasis"/>
        </w:rPr>
        <w:t xml:space="preserve"> </w:t>
      </w:r>
      <w:r w:rsidRPr="000F3A7E">
        <w:rPr>
          <w:rStyle w:val="Emphasis"/>
          <w:highlight w:val="yellow"/>
        </w:rPr>
        <w:t>deployed to isolate</w:t>
      </w:r>
      <w:r w:rsidRPr="00A40CA5">
        <w:rPr>
          <w:rStyle w:val="Emphasis"/>
        </w:rPr>
        <w:t xml:space="preserve"> and segregate </w:t>
      </w:r>
      <w:r w:rsidRPr="000F3A7E">
        <w:rPr>
          <w:rStyle w:val="Emphasis"/>
          <w:highlight w:val="yellow"/>
        </w:rPr>
        <w:t>the underworld of outsiders</w:t>
      </w:r>
      <w:r w:rsidRPr="00A40CA5">
        <w:rPr>
          <w:rStyle w:val="Emphasis"/>
        </w:rPr>
        <w:t xml:space="preserve"> from the upperworld of insiders. </w:t>
      </w:r>
      <w:r w:rsidRPr="00A40CA5">
        <w:rPr>
          <w:sz w:val="16"/>
        </w:rPr>
        <w:t xml:space="preserve">In a system where </w:t>
      </w:r>
      <w:r w:rsidRPr="000F3A7E">
        <w:rPr>
          <w:rStyle w:val="Emphasis"/>
          <w:highlight w:val="yellow"/>
        </w:rPr>
        <w:t>verification by dataveillance</w:t>
      </w:r>
      <w:r w:rsidRPr="00A40CA5">
        <w:rPr>
          <w:rStyle w:val="Emphasis"/>
        </w:rPr>
        <w:t xml:space="preserve"> </w:t>
      </w:r>
      <w:r w:rsidRPr="000F3A7E">
        <w:rPr>
          <w:rStyle w:val="Emphasis"/>
          <w:highlight w:val="yellow"/>
        </w:rPr>
        <w:t>becomes a condition of being</w:t>
      </w:r>
      <w:r w:rsidRPr="00A40CA5">
        <w:rPr>
          <w:rStyle w:val="Emphasis"/>
        </w:rPr>
        <w:t xml:space="preserve">, it is </w:t>
      </w:r>
      <w:r w:rsidRPr="00EA6AA6">
        <w:rPr>
          <w:rStyle w:val="Emphasis"/>
          <w:highlight w:val="yellow"/>
        </w:rPr>
        <w:t>precisely</w:t>
      </w:r>
      <w:r w:rsidRPr="00A40CA5">
        <w:rPr>
          <w:rStyle w:val="Emphasis"/>
        </w:rPr>
        <w:t xml:space="preserve"> the </w:t>
      </w:r>
      <w:r w:rsidRPr="00EA6AA6">
        <w:rPr>
          <w:rStyle w:val="Emphasis"/>
          <w:highlight w:val="yellow"/>
        </w:rPr>
        <w:t>most subordinate and marginalized groups</w:t>
      </w:r>
      <w:r w:rsidRPr="00A40CA5">
        <w:rPr>
          <w:rStyle w:val="Emphasis"/>
        </w:rPr>
        <w:t xml:space="preserve"> who will </w:t>
      </w:r>
      <w:r w:rsidRPr="00EA6AA6">
        <w:rPr>
          <w:rStyle w:val="Emphasis"/>
          <w:highlight w:val="yellow"/>
        </w:rPr>
        <w:t>find</w:t>
      </w:r>
      <w:r w:rsidRPr="00A40CA5">
        <w:rPr>
          <w:rStyle w:val="Emphasis"/>
        </w:rPr>
        <w:t xml:space="preserve"> </w:t>
      </w:r>
      <w:r w:rsidRPr="00EA6AA6">
        <w:rPr>
          <w:rStyle w:val="Emphasis"/>
          <w:highlight w:val="yellow"/>
        </w:rPr>
        <w:t>their identities</w:t>
      </w:r>
      <w:r w:rsidRPr="00A40CA5">
        <w:rPr>
          <w:rStyle w:val="Emphasis"/>
        </w:rPr>
        <w:t xml:space="preserve"> </w:t>
      </w:r>
      <w:r w:rsidRPr="00EA6AA6">
        <w:rPr>
          <w:rStyle w:val="Emphasis"/>
          <w:highlight w:val="yellow"/>
        </w:rPr>
        <w:t>most difficult to authenticate</w:t>
      </w:r>
      <w:r w:rsidRPr="00A40CA5">
        <w:rPr>
          <w:rStyle w:val="Emphasis"/>
        </w:rPr>
        <w:t>.</w:t>
      </w:r>
      <w:r w:rsidRPr="00A40CA5">
        <w:rPr>
          <w:sz w:val="16"/>
        </w:rPr>
        <w:t xml:space="preserve"> From downtown banking halls to city airport terminals, </w:t>
      </w:r>
      <w:r w:rsidRPr="00A40CA5">
        <w:rPr>
          <w:rStyle w:val="Emphasis"/>
        </w:rPr>
        <w:t xml:space="preserve">the </w:t>
      </w:r>
      <w:r w:rsidRPr="00EA6AA6">
        <w:rPr>
          <w:rStyle w:val="Emphasis"/>
          <w:highlight w:val="yellow"/>
        </w:rPr>
        <w:t>techniques</w:t>
      </w:r>
      <w:r w:rsidRPr="00A40CA5">
        <w:rPr>
          <w:rStyle w:val="Emphasis"/>
        </w:rPr>
        <w:t xml:space="preserve"> of dataveillance </w:t>
      </w:r>
      <w:r w:rsidRPr="00EA6AA6">
        <w:rPr>
          <w:rStyle w:val="Emphasis"/>
          <w:highlight w:val="yellow"/>
        </w:rPr>
        <w:t>will continually</w:t>
      </w:r>
      <w:r w:rsidRPr="00A40CA5">
        <w:rPr>
          <w:rStyle w:val="Emphasis"/>
        </w:rPr>
        <w:t xml:space="preserve"> inscribe and </w:t>
      </w:r>
      <w:r w:rsidRPr="00EA6AA6">
        <w:rPr>
          <w:rStyle w:val="Emphasis"/>
          <w:highlight w:val="yellow"/>
        </w:rPr>
        <w:t>reinscribe</w:t>
      </w:r>
      <w:r w:rsidRPr="00A40CA5">
        <w:rPr>
          <w:rStyle w:val="Emphasis"/>
        </w:rPr>
        <w:t xml:space="preserve"> a </w:t>
      </w:r>
      <w:r w:rsidRPr="00EA6AA6">
        <w:rPr>
          <w:rStyle w:val="Emphasis"/>
          <w:highlight w:val="yellow"/>
        </w:rPr>
        <w:t>manufactured border</w:t>
      </w:r>
      <w:r w:rsidRPr="00A40CA5">
        <w:rPr>
          <w:rStyle w:val="Emphasis"/>
        </w:rPr>
        <w:t xml:space="preserve"> between the licit and illicit worlds. </w:t>
      </w:r>
      <w:r w:rsidRPr="00A40CA5">
        <w:rPr>
          <w:rStyle w:val="StyleUnderline"/>
        </w:rPr>
        <w:t>Neglecting the mutuality and contingency of the legitimate/illegitimate worlds of the movement of money and peoples</w:t>
      </w:r>
      <w:r w:rsidRPr="00A40CA5">
        <w:rPr>
          <w:sz w:val="16"/>
        </w:rPr>
        <w:t xml:space="preserve">, however, not only </w:t>
      </w:r>
      <w:r w:rsidRPr="00A40CA5">
        <w:rPr>
          <w:rStyle w:val="StyleUnderline"/>
        </w:rPr>
        <w:t xml:space="preserve">serves to </w:t>
      </w:r>
      <w:r w:rsidRPr="00EA6AA6">
        <w:rPr>
          <w:rStyle w:val="StyleUnderline"/>
          <w:highlight w:val="yellow"/>
        </w:rPr>
        <w:t>further marginalize the poor</w:t>
      </w:r>
      <w:r w:rsidRPr="00A40CA5">
        <w:rPr>
          <w:rStyle w:val="StyleUnderline"/>
        </w:rPr>
        <w:t xml:space="preserve"> </w:t>
      </w:r>
      <w:r w:rsidRPr="00A40CA5">
        <w:rPr>
          <w:sz w:val="16"/>
        </w:rPr>
        <w:t xml:space="preserve">but also </w:t>
      </w:r>
      <w:r w:rsidRPr="00A40CA5">
        <w:rPr>
          <w:rStyle w:val="StyleUnderline"/>
        </w:rPr>
        <w:t>seriously underplays the extent to which risk is deployed as a means of governing contemporary society</w:t>
      </w:r>
      <w:r w:rsidRPr="00A40CA5">
        <w:rPr>
          <w:sz w:val="16"/>
        </w:rPr>
        <w:t xml:space="preserve">. Of course, it suits the various players in the homeland security market to talk up the threats and risks of the covert world. As the US business press note, “terror may be your portfolio’s security” (Business Week Online, 2004: 14). But, our purpose here has been to challenge </w:t>
      </w:r>
      <w:r w:rsidRPr="00A40CA5">
        <w:rPr>
          <w:rStyle w:val="Emphasis"/>
        </w:rPr>
        <w:t xml:space="preserve">the </w:t>
      </w:r>
      <w:r w:rsidRPr="00EA6AA6">
        <w:rPr>
          <w:rStyle w:val="Emphasis"/>
          <w:highlight w:val="yellow"/>
        </w:rPr>
        <w:t>discourse of risk</w:t>
      </w:r>
      <w:r w:rsidRPr="00A40CA5">
        <w:rPr>
          <w:rStyle w:val="Emphasis"/>
        </w:rPr>
        <w:t xml:space="preserve"> multiplication and intensification that </w:t>
      </w:r>
      <w:r w:rsidRPr="00EA6AA6">
        <w:rPr>
          <w:rStyle w:val="Emphasis"/>
          <w:highlight w:val="yellow"/>
        </w:rPr>
        <w:t>has played</w:t>
      </w:r>
      <w:r w:rsidRPr="00A40CA5">
        <w:rPr>
          <w:rStyle w:val="Emphasis"/>
        </w:rPr>
        <w:t xml:space="preserve"> such </w:t>
      </w:r>
      <w:r w:rsidRPr="00EA6AA6">
        <w:rPr>
          <w:rStyle w:val="Emphasis"/>
          <w:highlight w:val="yellow"/>
        </w:rPr>
        <w:t>a central role</w:t>
      </w:r>
      <w:r w:rsidRPr="00A40CA5">
        <w:rPr>
          <w:rStyle w:val="Emphasis"/>
        </w:rPr>
        <w:t xml:space="preserve"> </w:t>
      </w:r>
      <w:r w:rsidRPr="00EA6AA6">
        <w:rPr>
          <w:rStyle w:val="Emphasis"/>
          <w:highlight w:val="yellow"/>
        </w:rPr>
        <w:t>in</w:t>
      </w:r>
      <w:r w:rsidRPr="00A40CA5">
        <w:rPr>
          <w:rStyle w:val="Emphasis"/>
        </w:rPr>
        <w:t xml:space="preserve"> both </w:t>
      </w:r>
      <w:r w:rsidRPr="00EA6AA6">
        <w:rPr>
          <w:rStyle w:val="Emphasis"/>
          <w:highlight w:val="yellow"/>
        </w:rPr>
        <w:t>the war on terror and</w:t>
      </w:r>
      <w:r w:rsidRPr="00A40CA5">
        <w:rPr>
          <w:rStyle w:val="Emphasis"/>
        </w:rPr>
        <w:t xml:space="preserve"> the booming </w:t>
      </w:r>
      <w:r w:rsidRPr="00EA6AA6">
        <w:rPr>
          <w:rStyle w:val="Emphasis"/>
          <w:highlight w:val="yellow"/>
        </w:rPr>
        <w:t>homeland security market</w:t>
      </w:r>
      <w:r w:rsidRPr="00A40CA5">
        <w:rPr>
          <w:sz w:val="16"/>
        </w:rPr>
        <w:t xml:space="preserve">. From our perspective, and following a tradition of </w:t>
      </w:r>
      <w:r w:rsidRPr="00A40CA5">
        <w:rPr>
          <w:rStyle w:val="StyleUnderline"/>
        </w:rPr>
        <w:t>critical thought on risk, it is not so much that new risks have come into being, but that society has come to understand itself and its problems in terms of risk managemen</w:t>
      </w:r>
      <w:r w:rsidRPr="00A40CA5">
        <w:rPr>
          <w:sz w:val="16"/>
        </w:rPr>
        <w:t xml:space="preserve">t (De Goede, 2004; Amoore, 2004; Ewald, 1990). Among the </w:t>
      </w:r>
      <w:r w:rsidRPr="00A40CA5">
        <w:rPr>
          <w:rStyle w:val="StyleUnderline"/>
        </w:rPr>
        <w:t xml:space="preserve">implications of this risk-based means of governing in the war on terror, as we have shown, is the </w:t>
      </w:r>
      <w:r w:rsidRPr="00EA6AA6">
        <w:rPr>
          <w:rStyle w:val="StyleUnderline"/>
        </w:rPr>
        <w:t>ongoing</w:t>
      </w:r>
      <w:r w:rsidRPr="00A40CA5">
        <w:rPr>
          <w:rStyle w:val="StyleUnderline"/>
        </w:rPr>
        <w:t xml:space="preserve"> displacement and reallocation of risk that cannot be so easily calculated and controlled</w:t>
      </w:r>
      <w:r>
        <w:rPr>
          <w:rStyle w:val="StyleUnderline"/>
        </w:rPr>
        <w:t>.</w:t>
      </w:r>
    </w:p>
    <w:p w14:paraId="4A7BEFE3" w14:textId="77777777" w:rsidR="00ED2D28" w:rsidRDefault="00ED2D28" w:rsidP="00ED2D28">
      <w:pPr>
        <w:rPr>
          <w:rStyle w:val="StyleUnderline"/>
        </w:rPr>
      </w:pPr>
    </w:p>
    <w:p w14:paraId="42E17701" w14:textId="5F793BAE" w:rsidR="00DC41DD" w:rsidRDefault="00DC41DD" w:rsidP="00DC41DD">
      <w:pPr>
        <w:pStyle w:val="Heading2"/>
        <w:rPr>
          <w:ins w:id="2" w:author="Daniel Shi" w:date="2018-07-16T20:50:00Z"/>
        </w:rPr>
      </w:pPr>
      <w:r>
        <w:t>Case</w:t>
      </w:r>
    </w:p>
    <w:p w14:paraId="1AE2B39F" w14:textId="293636E8" w:rsidR="007E0538" w:rsidRPr="007E0538" w:rsidRDefault="00DC41DD">
      <w:pPr>
        <w:pStyle w:val="Heading3"/>
      </w:pPr>
      <w:r>
        <w:t>Biometrics</w:t>
      </w:r>
    </w:p>
    <w:p w14:paraId="1D0E12CF" w14:textId="77777777" w:rsidR="00DC41DD" w:rsidRPr="001A0223" w:rsidRDefault="00DC41DD" w:rsidP="00DC41DD">
      <w:pPr>
        <w:pStyle w:val="Heading4"/>
      </w:pPr>
      <w:r>
        <w:t>The US VISIT system extends the state of exception on the border to encode people based off of “likeliness of risk” profiling and grouping people</w:t>
      </w:r>
    </w:p>
    <w:p w14:paraId="3FF442D3" w14:textId="77777777" w:rsidR="00DC41DD" w:rsidRDefault="00DC41DD" w:rsidP="00DC41DD">
      <w:r w:rsidRPr="001A0223">
        <w:rPr>
          <w:rStyle w:val="Style13ptBold"/>
        </w:rPr>
        <w:t>Amoore and</w:t>
      </w:r>
      <w:r>
        <w:rPr>
          <w:rStyle w:val="Style13ptBold"/>
        </w:rPr>
        <w:t xml:space="preserve"> De Goede 2005 </w:t>
      </w:r>
      <w:r w:rsidRPr="001A0223">
        <w:t>(</w:t>
      </w:r>
      <w:r>
        <w:t xml:space="preserve">Louise and Marieke, Louise Amoore researches and teaches in the areas of global geopolitics and security, Marieke de Goede is Professor of Politics, with a focus on Europe in a Global Order, at the Department of Politics of the University of Amsterdam, where she co-directs the research group Transnational Configuration, Conflict and Governance, “Governance, risk and dataveillance in the war on terror”, Springer, 2005, </w:t>
      </w:r>
      <w:hyperlink r:id="rId13" w:history="1">
        <w:r w:rsidRPr="00E450A3">
          <w:rPr>
            <w:rStyle w:val="Hyperlink"/>
          </w:rPr>
          <w:t>http://community.dur.ac.uk/contested.borders/wp-content/uploads/2016/02/Governance-Risk-and-Dataveillance-in-the-War-on-Terror.pdf)/AK47</w:t>
        </w:r>
      </w:hyperlink>
    </w:p>
    <w:p w14:paraId="18B47843" w14:textId="77777777" w:rsidR="00DC41DD" w:rsidRPr="000A15B9" w:rsidRDefault="00DC41DD" w:rsidP="00DC41DD">
      <w:pPr>
        <w:rPr>
          <w:sz w:val="16"/>
        </w:rPr>
      </w:pPr>
      <w:r w:rsidRPr="000A15B9">
        <w:rPr>
          <w:sz w:val="16"/>
        </w:rPr>
        <w:t xml:space="preserve">Governing mobilities Announcing his plans for the US VISIT programme to the European policy community, US Secretary of </w:t>
      </w:r>
      <w:r w:rsidRPr="0089743A">
        <w:rPr>
          <w:rStyle w:val="StyleUnderline"/>
        </w:rPr>
        <w:t>Homeland Security</w:t>
      </w:r>
      <w:r w:rsidRPr="000A15B9">
        <w:rPr>
          <w:sz w:val="16"/>
        </w:rPr>
        <w:t xml:space="preserve">, Tom Ridge, highlighted the risks and rewards of living in a globalizing society. “As the world community has become more connected through the globalization of technology, transportation, commerce and communication”, he </w:t>
      </w:r>
      <w:r w:rsidRPr="0089743A">
        <w:rPr>
          <w:rStyle w:val="StyleUnderline"/>
        </w:rPr>
        <w:t>explained</w:t>
      </w:r>
      <w:r w:rsidRPr="000A15B9">
        <w:rPr>
          <w:sz w:val="16"/>
        </w:rPr>
        <w:t xml:space="preserve">, “the </w:t>
      </w:r>
      <w:r w:rsidRPr="0089743A">
        <w:rPr>
          <w:rStyle w:val="StyleUnderline"/>
        </w:rPr>
        <w:t>benefits of the global economy</w:t>
      </w:r>
      <w:r w:rsidRPr="000A15B9">
        <w:rPr>
          <w:sz w:val="16"/>
        </w:rPr>
        <w:t xml:space="preserve"> enjoyed by each of us </w:t>
      </w:r>
      <w:r w:rsidRPr="0089743A">
        <w:rPr>
          <w:rStyle w:val="StyleUnderline"/>
        </w:rPr>
        <w:t>are available to the terrorists as well</w:t>
      </w:r>
      <w:r w:rsidRPr="000A15B9">
        <w:rPr>
          <w:sz w:val="16"/>
        </w:rPr>
        <w:t xml:space="preserve">” (Department of Homeland Security, 2005: 1). Framed in this way, the </w:t>
      </w:r>
      <w:r w:rsidRPr="0089743A">
        <w:rPr>
          <w:rStyle w:val="StyleUnderline"/>
        </w:rPr>
        <w:t>problem becomes one of isolating the legitimate transborder activities of the global economy,</w:t>
      </w:r>
      <w:r w:rsidRPr="000A15B9">
        <w:rPr>
          <w:sz w:val="16"/>
        </w:rPr>
        <w:t xml:space="preserve"> and </w:t>
      </w:r>
      <w:r w:rsidRPr="0089743A">
        <w:rPr>
          <w:rStyle w:val="StyleUnderline"/>
        </w:rPr>
        <w:t>segregating these from the illegitimate transnationalism of those who exploit the possibilities of open borders</w:t>
      </w:r>
      <w:r w:rsidRPr="000A15B9">
        <w:rPr>
          <w:sz w:val="16"/>
        </w:rPr>
        <w:t xml:space="preserve">. As we have argued elsewhere, following Pat O’Malley and others, the </w:t>
      </w:r>
      <w:r w:rsidRPr="0089743A">
        <w:rPr>
          <w:rStyle w:val="StyleUnderline"/>
        </w:rPr>
        <w:t>discursive deployment of risk</w:t>
      </w:r>
      <w:r w:rsidRPr="000A15B9">
        <w:rPr>
          <w:sz w:val="16"/>
        </w:rPr>
        <w:t xml:space="preserve"> is closely allied to the representation of the risks and rewards of globalization (De Goede, 2004; Amoore, 2004; O’Malley, 2000). Far from seeking to minimize or limit the risks of a globalizing society, </w:t>
      </w:r>
      <w:r w:rsidRPr="0089743A">
        <w:rPr>
          <w:rStyle w:val="StyleUnderline"/>
        </w:rPr>
        <w:t xml:space="preserve">the new </w:t>
      </w:r>
      <w:r w:rsidRPr="005D26A5">
        <w:rPr>
          <w:rStyle w:val="StyleUnderline"/>
        </w:rPr>
        <w:t>penology of targeted governance rests upon an “embracing of risk</w:t>
      </w:r>
      <w:r w:rsidRPr="0089743A">
        <w:rPr>
          <w:rStyle w:val="StyleUnderline"/>
        </w:rPr>
        <w:t>”</w:t>
      </w:r>
      <w:r w:rsidRPr="000A15B9">
        <w:rPr>
          <w:sz w:val="16"/>
        </w:rPr>
        <w:t xml:space="preserve"> made possible through the global integration of information technologies (Baker, 2002). </w:t>
      </w:r>
      <w:r w:rsidRPr="005D26A5">
        <w:rPr>
          <w:rStyle w:val="StyleUnderline"/>
          <w:highlight w:val="yellow"/>
        </w:rPr>
        <w:t>The</w:t>
      </w:r>
      <w:r w:rsidRPr="005D26A5">
        <w:rPr>
          <w:rStyle w:val="StyleUnderline"/>
        </w:rPr>
        <w:t xml:space="preserve"> US </w:t>
      </w:r>
      <w:r w:rsidRPr="005D26A5">
        <w:rPr>
          <w:rStyle w:val="StyleUnderline"/>
          <w:highlight w:val="yellow"/>
        </w:rPr>
        <w:t>VISIT system</w:t>
      </w:r>
      <w:r w:rsidRPr="0089743A">
        <w:rPr>
          <w:rStyle w:val="StyleUnderline"/>
        </w:rPr>
        <w:t xml:space="preserve"> </w:t>
      </w:r>
      <w:r w:rsidRPr="005D26A5">
        <w:rPr>
          <w:rStyle w:val="StyleUnderline"/>
          <w:highlight w:val="yellow"/>
        </w:rPr>
        <w:t>deploys</w:t>
      </w:r>
      <w:r w:rsidRPr="0089743A">
        <w:rPr>
          <w:rStyle w:val="StyleUnderline"/>
        </w:rPr>
        <w:t xml:space="preserve"> just such </w:t>
      </w:r>
      <w:r w:rsidRPr="005D26A5">
        <w:rPr>
          <w:rStyle w:val="StyleUnderline"/>
          <w:highlight w:val="yellow"/>
        </w:rPr>
        <w:t>an “embracing risk” approach</w:t>
      </w:r>
      <w:r w:rsidRPr="0089743A">
        <w:rPr>
          <w:rStyle w:val="StyleUnderline"/>
        </w:rPr>
        <w:t xml:space="preserve">, </w:t>
      </w:r>
      <w:r w:rsidRPr="005D26A5">
        <w:rPr>
          <w:rStyle w:val="StyleUnderline"/>
          <w:highlight w:val="yellow"/>
        </w:rPr>
        <w:t>appearing to hold out</w:t>
      </w:r>
      <w:r w:rsidRPr="0089743A">
        <w:rPr>
          <w:rStyle w:val="StyleUnderline"/>
        </w:rPr>
        <w:t xml:space="preserve"> </w:t>
      </w:r>
      <w:r w:rsidRPr="005D26A5">
        <w:rPr>
          <w:rStyle w:val="StyleUnderline"/>
          <w:highlight w:val="yellow"/>
        </w:rPr>
        <w:t>the possibility of reconciling</w:t>
      </w:r>
      <w:r w:rsidRPr="0089743A">
        <w:rPr>
          <w:rStyle w:val="StyleUnderline"/>
        </w:rPr>
        <w:t xml:space="preserve"> </w:t>
      </w:r>
      <w:r w:rsidRPr="005D26A5">
        <w:rPr>
          <w:rStyle w:val="StyleUnderline"/>
          <w:highlight w:val="yellow"/>
        </w:rPr>
        <w:t>the image of porous international borders</w:t>
      </w:r>
      <w:r w:rsidRPr="0089743A">
        <w:rPr>
          <w:rStyle w:val="StyleUnderline"/>
        </w:rPr>
        <w:t xml:space="preserve"> that are open for business, with the need for security at the border</w:t>
      </w:r>
      <w:r w:rsidRPr="000A15B9">
        <w:rPr>
          <w:sz w:val="16"/>
        </w:rPr>
        <w:t xml:space="preserve"> (Brisbin, 2004). Accenture’s “smart border solution” to the </w:t>
      </w:r>
      <w:r w:rsidRPr="005D26A5">
        <w:rPr>
          <w:rStyle w:val="Emphasis"/>
          <w:highlight w:val="yellow"/>
        </w:rPr>
        <w:t>policing of</w:t>
      </w:r>
      <w:r w:rsidRPr="0089743A">
        <w:rPr>
          <w:rStyle w:val="Emphasis"/>
        </w:rPr>
        <w:t xml:space="preserve"> international </w:t>
      </w:r>
      <w:r w:rsidRPr="005D26A5">
        <w:rPr>
          <w:rStyle w:val="Emphasis"/>
          <w:highlight w:val="yellow"/>
        </w:rPr>
        <w:t>mobilities rests upon</w:t>
      </w:r>
      <w:r w:rsidRPr="0089743A">
        <w:rPr>
          <w:rStyle w:val="Emphasis"/>
        </w:rPr>
        <w:t xml:space="preserve"> an </w:t>
      </w:r>
      <w:r w:rsidRPr="005D26A5">
        <w:rPr>
          <w:rStyle w:val="Emphasis"/>
          <w:highlight w:val="yellow"/>
        </w:rPr>
        <w:t>electronic information-based system of risk management that engages in</w:t>
      </w:r>
      <w:r w:rsidRPr="0089743A">
        <w:rPr>
          <w:rStyle w:val="Emphasis"/>
        </w:rPr>
        <w:t xml:space="preserve"> the “</w:t>
      </w:r>
      <w:r w:rsidRPr="005D26A5">
        <w:rPr>
          <w:rStyle w:val="Emphasis"/>
          <w:highlight w:val="yellow"/>
        </w:rPr>
        <w:t>social sorting” of people</w:t>
      </w:r>
      <w:r w:rsidRPr="0089743A">
        <w:rPr>
          <w:rStyle w:val="Emphasis"/>
        </w:rPr>
        <w:t xml:space="preserve"> into categories of riskiness</w:t>
      </w:r>
      <w:r w:rsidRPr="000A15B9">
        <w:rPr>
          <w:sz w:val="16"/>
        </w:rPr>
        <w:t xml:space="preserve"> (Lyon, 2003b). As the US business press succinctly capture Accenture’s task: Half a billion foreign visitors cross America’s borders, land at her airports, and dock at her harbors every year. Imagine trying to weed out the criminals 162 L. AMOORE AND M. DE GOEDE and terrorists while keeping a track on everyone else as they vacation, conduct business, enrol in college – and try to drop out of sight once they’ve overstayed their visa. (Business Week, 2004a: 32). </w:t>
      </w:r>
      <w:r w:rsidRPr="0089743A">
        <w:rPr>
          <w:rStyle w:val="StyleUnderline"/>
        </w:rPr>
        <w:t>The “</w:t>
      </w:r>
      <w:r w:rsidRPr="005D26A5">
        <w:rPr>
          <w:rStyle w:val="StyleUnderline"/>
          <w:highlight w:val="yellow"/>
        </w:rPr>
        <w:t>weeding out” of criminals</w:t>
      </w:r>
      <w:r w:rsidRPr="0089743A">
        <w:rPr>
          <w:rStyle w:val="StyleUnderline"/>
        </w:rPr>
        <w:t xml:space="preserve"> and terrorists from legitimate travellers is undertaken </w:t>
      </w:r>
      <w:r w:rsidRPr="005D26A5">
        <w:rPr>
          <w:rStyle w:val="StyleUnderline"/>
          <w:highlight w:val="yellow"/>
        </w:rPr>
        <w:t>through</w:t>
      </w:r>
      <w:r w:rsidRPr="0089743A">
        <w:rPr>
          <w:rStyle w:val="StyleUnderline"/>
        </w:rPr>
        <w:t xml:space="preserve"> the interfacing and integration of over 20 existing </w:t>
      </w:r>
      <w:r w:rsidRPr="005D26A5">
        <w:rPr>
          <w:rStyle w:val="StyleUnderline"/>
          <w:highlight w:val="yellow"/>
        </w:rPr>
        <w:t>databases</w:t>
      </w:r>
      <w:r w:rsidRPr="000A15B9">
        <w:rPr>
          <w:sz w:val="16"/>
        </w:rPr>
        <w:t>. Among the most significant are: IDENT, an automatic fingerprint identification system storing biometric data on all foreign visitors, immigrants and asylum seekers; ADIS, storing travellers’ entry and exit data; APIS, containing passenger manifest information; SEVIS, containing data on all foreign and exchange students in the US; IBIS, a “lookout” watch list interfaced with Interpol and national crime data; CLAIMS 3, hold</w:t>
      </w:r>
      <w:r w:rsidRPr="00D84984">
        <w:rPr>
          <w:rStyle w:val="StyleUnderline"/>
        </w:rPr>
        <w:t>ing information on foreign nationals claiming benefits; and an array of links to local law enforcement, financial systems and educational record</w:t>
      </w:r>
      <w:r w:rsidRPr="000A15B9">
        <w:rPr>
          <w:sz w:val="16"/>
        </w:rPr>
        <w:t xml:space="preserve">s. The integration of these searchable databases </w:t>
      </w:r>
      <w:r w:rsidRPr="00D84984">
        <w:rPr>
          <w:rStyle w:val="Emphasis"/>
        </w:rPr>
        <w:t xml:space="preserve">allows the </w:t>
      </w:r>
      <w:r w:rsidRPr="005D26A5">
        <w:rPr>
          <w:rStyle w:val="Emphasis"/>
          <w:highlight w:val="yellow"/>
        </w:rPr>
        <w:t>authorities</w:t>
      </w:r>
      <w:r w:rsidRPr="00D84984">
        <w:rPr>
          <w:rStyle w:val="Emphasis"/>
        </w:rPr>
        <w:t xml:space="preserve"> to </w:t>
      </w:r>
      <w:r w:rsidRPr="005D26A5">
        <w:rPr>
          <w:rStyle w:val="Emphasis"/>
          <w:highlight w:val="yellow"/>
        </w:rPr>
        <w:t>profile</w:t>
      </w:r>
      <w:r w:rsidRPr="00D84984">
        <w:rPr>
          <w:rStyle w:val="Emphasis"/>
        </w:rPr>
        <w:t xml:space="preserve"> and encode </w:t>
      </w:r>
      <w:r w:rsidRPr="005D26A5">
        <w:rPr>
          <w:rStyle w:val="Emphasis"/>
          <w:highlight w:val="yellow"/>
        </w:rPr>
        <w:t>people</w:t>
      </w:r>
      <w:r w:rsidRPr="00D84984">
        <w:rPr>
          <w:rStyle w:val="Emphasis"/>
        </w:rPr>
        <w:t xml:space="preserve"> </w:t>
      </w:r>
      <w:r w:rsidRPr="005D26A5">
        <w:rPr>
          <w:rStyle w:val="Emphasis"/>
          <w:highlight w:val="yellow"/>
        </w:rPr>
        <w:t>according</w:t>
      </w:r>
      <w:r w:rsidRPr="00D84984">
        <w:rPr>
          <w:rStyle w:val="Emphasis"/>
        </w:rPr>
        <w:t xml:space="preserve"> </w:t>
      </w:r>
      <w:r w:rsidRPr="005D26A5">
        <w:rPr>
          <w:rStyle w:val="Emphasis"/>
          <w:highlight w:val="yellow"/>
        </w:rPr>
        <w:t>to degrees of riskiness</w:t>
      </w:r>
      <w:r w:rsidRPr="000A15B9">
        <w:rPr>
          <w:sz w:val="16"/>
        </w:rPr>
        <w:t xml:space="preserve">. Accenture’s plans for computer assisted airline passenger profiling, for example, reject past systems of risk management that they say “can really only check the single person who is walking out to the plane”. By contrast “Accenture’s system will check your associates. It will ask if you have made international phone calls to Afghanistan, taken flying lessons, or purchased 1000 pounds of fertilizer” (cited in Business Week, 2001: 1). As in the case of the surveillance of financial patterns of behaviour, </w:t>
      </w:r>
      <w:r w:rsidRPr="00D84984">
        <w:rPr>
          <w:rStyle w:val="StyleUnderline"/>
        </w:rPr>
        <w:t>the assumption is that encoded risk profiles can be used as a basis to predict future acts and behaviours</w:t>
      </w:r>
      <w:r w:rsidRPr="000A15B9">
        <w:rPr>
          <w:sz w:val="16"/>
        </w:rPr>
        <w:t xml:space="preserve">. As David Lyon has put it, “the </w:t>
      </w:r>
      <w:r w:rsidRPr="005D26A5">
        <w:rPr>
          <w:rStyle w:val="StyleUnderline"/>
          <w:highlight w:val="yellow"/>
        </w:rPr>
        <w:t>coded body</w:t>
      </w:r>
      <w:r w:rsidRPr="00D84984">
        <w:rPr>
          <w:rStyle w:val="StyleUnderline"/>
        </w:rPr>
        <w:t xml:space="preserve"> or a person who attempts to cross a national border </w:t>
      </w:r>
      <w:r w:rsidRPr="005D26A5">
        <w:rPr>
          <w:rStyle w:val="StyleUnderline"/>
          <w:highlight w:val="yellow"/>
        </w:rPr>
        <w:t>may find that she is</w:t>
      </w:r>
      <w:r w:rsidRPr="00D84984">
        <w:rPr>
          <w:rStyle w:val="StyleUnderline"/>
        </w:rPr>
        <w:t xml:space="preserve"> already welcome or </w:t>
      </w:r>
      <w:r w:rsidRPr="005D26A5">
        <w:rPr>
          <w:rStyle w:val="StyleUnderline"/>
          <w:highlight w:val="yellow"/>
        </w:rPr>
        <w:t>already excluded</w:t>
      </w:r>
      <w:r w:rsidRPr="000A15B9">
        <w:rPr>
          <w:sz w:val="16"/>
        </w:rPr>
        <w:t xml:space="preserve"> on the basis of an identity that is established by the codes” (Lyon, 2003b: 24). It is precisely this predetermining and fixing of identities that is of central concern to privacy advocates, civil liberties organizations, and human rights groups. In April 2004 a coalition of such organizations, including the American-Arab Anti-Discrimination Committee, National Immigration Law Center, Electronic Privacy Information Center and American Civil Liberties Union, wrote to the Department of Homeland Security expressing their concern at the “</w:t>
      </w:r>
      <w:r w:rsidRPr="00D84984">
        <w:rPr>
          <w:rStyle w:val="Emphasis"/>
        </w:rPr>
        <w:t>enormous potential for error an violation of international human rights standards”</w:t>
      </w:r>
      <w:r w:rsidRPr="000A15B9">
        <w:rPr>
          <w:sz w:val="16"/>
        </w:rPr>
        <w:t xml:space="preserve"> in the US VISIT system.10 Of particular concern was the </w:t>
      </w:r>
      <w:r w:rsidRPr="00D84984">
        <w:rPr>
          <w:rStyle w:val="Emphasis"/>
        </w:rPr>
        <w:t>open question of what happens to people who come up as “hits” on the various databases and how a “false hit” can be challenged</w:t>
      </w:r>
      <w:r w:rsidRPr="000A15B9">
        <w:rPr>
          <w:sz w:val="16"/>
        </w:rPr>
        <w:t xml:space="preserve">. As one EPIC representative put the problem: “these technologies are assumed to provide a complete picture of who someone is – leaving people having to dispute their own identity”.11 In these terms the US VISIT system far exceeds Accenture’s “recording” of entry and exit of non-US citizens and “matching” GOVERNANCE, RISK AND DATAVEILLANCE IN THE WAR ON TERROR 163 of people to their travel documents and visas (Accenture digital forum 2004: 2). Rather, </w:t>
      </w:r>
      <w:r w:rsidRPr="00D84984">
        <w:rPr>
          <w:rStyle w:val="StyleUnderline"/>
        </w:rPr>
        <w:t xml:space="preserve">by </w:t>
      </w:r>
      <w:r w:rsidRPr="005D26A5">
        <w:rPr>
          <w:rStyle w:val="StyleUnderline"/>
          <w:highlight w:val="yellow"/>
        </w:rPr>
        <w:t>encoding people</w:t>
      </w:r>
      <w:r w:rsidRPr="00D84984">
        <w:rPr>
          <w:rStyle w:val="StyleUnderline"/>
        </w:rPr>
        <w:t xml:space="preserve"> with a pre-determined identity and assuming that high-tech identification process to be indisputable, US VISIT </w:t>
      </w:r>
      <w:r w:rsidRPr="005D26A5">
        <w:rPr>
          <w:rStyle w:val="StyleUnderline"/>
          <w:highlight w:val="yellow"/>
        </w:rPr>
        <w:t>engages in</w:t>
      </w:r>
      <w:r w:rsidRPr="00D84984">
        <w:rPr>
          <w:rStyle w:val="StyleUnderline"/>
        </w:rPr>
        <w:t xml:space="preserve"> what has been called “the </w:t>
      </w:r>
      <w:r w:rsidRPr="005D26A5">
        <w:rPr>
          <w:rStyle w:val="StyleUnderline"/>
          <w:highlight w:val="yellow"/>
        </w:rPr>
        <w:t>legitimation</w:t>
      </w:r>
      <w:r w:rsidRPr="00D84984">
        <w:rPr>
          <w:rStyle w:val="StyleUnderline"/>
        </w:rPr>
        <w:t xml:space="preserve"> </w:t>
      </w:r>
      <w:r w:rsidRPr="005D26A5">
        <w:rPr>
          <w:rStyle w:val="StyleUnderline"/>
          <w:highlight w:val="yellow"/>
        </w:rPr>
        <w:t>work of globalization</w:t>
      </w:r>
      <w:r w:rsidRPr="00D84984">
        <w:rPr>
          <w:rStyle w:val="StyleUnderline"/>
        </w:rPr>
        <w:t>,” the everyday work of “issuing and denying documents, sealing and opening records, regulating and criminalizing transactions, and repudiating and claiming countries and persons</w:t>
      </w:r>
      <w:r w:rsidRPr="000A15B9">
        <w:rPr>
          <w:sz w:val="16"/>
        </w:rPr>
        <w:t xml:space="preserve"> (Coutin et al., 2002: 804). The risk management system sold to the US government, then, is more appropriately described as a risk displacement system. The virtual border envisaged by Smart Border Alliance and the Department of Homeland Security becomes actual in the lives of migrants who experience ever greater uncertainty in their lives. De Genova’s reading of the US-Mexico border, for example, describes the border as the “exemplary theatre for staging the spectacle of the illegal alien” (2002: 436). US-VISIT leaves open the possibility of entrance to the US for non-business/ non-global economy travel, for example by Mexican workers, but with the proviso of the ongoing surveillance of Accenture’s virtual border which will come into play in spheres from money and banking, to medical care, insurance and housing. The border thus becomes a mobile phenomenon that allows entry to the physical space of the US without offering open entrance to the social, political and legal space of the US. In a very real sense, the mastery of border risks by governments and their business and technology partners is undertaken on the back of the intensification and reallocation of risk onto the most vulnerable groups. Biometrics and bodies </w:t>
      </w:r>
      <w:proofErr w:type="gramStart"/>
      <w:r w:rsidRPr="000A15B9">
        <w:rPr>
          <w:sz w:val="16"/>
        </w:rPr>
        <w:t>The</w:t>
      </w:r>
      <w:proofErr w:type="gramEnd"/>
      <w:r w:rsidRPr="000A15B9">
        <w:rPr>
          <w:sz w:val="16"/>
        </w:rPr>
        <w:t xml:space="preserve"> deployment of electronic personal data in order to classify and govern the movement of people across borders can be captured under the rubric of dataveillance (Clarke et al., 1994). Yet the US </w:t>
      </w:r>
      <w:r w:rsidRPr="00D84984">
        <w:rPr>
          <w:rStyle w:val="Emphasis"/>
        </w:rPr>
        <w:t xml:space="preserve">VISIT programme </w:t>
      </w:r>
      <w:r w:rsidRPr="005D26A5">
        <w:rPr>
          <w:rStyle w:val="Emphasis"/>
          <w:highlight w:val="yellow"/>
        </w:rPr>
        <w:t>extends</w:t>
      </w:r>
      <w:r w:rsidRPr="00D84984">
        <w:rPr>
          <w:rStyle w:val="Emphasis"/>
        </w:rPr>
        <w:t xml:space="preserve"> the use of </w:t>
      </w:r>
      <w:r w:rsidRPr="005D26A5">
        <w:rPr>
          <w:rStyle w:val="Emphasis"/>
          <w:highlight w:val="yellow"/>
        </w:rPr>
        <w:t>integrated</w:t>
      </w:r>
      <w:r w:rsidRPr="00D84984">
        <w:rPr>
          <w:rStyle w:val="Emphasis"/>
        </w:rPr>
        <w:t xml:space="preserve"> personal data into </w:t>
      </w:r>
      <w:r w:rsidRPr="005D26A5">
        <w:rPr>
          <w:rStyle w:val="Emphasis"/>
          <w:highlight w:val="yellow"/>
        </w:rPr>
        <w:t>biometrics</w:t>
      </w:r>
      <w:r w:rsidRPr="00D84984">
        <w:rPr>
          <w:rStyle w:val="Emphasis"/>
        </w:rPr>
        <w:t xml:space="preserve">, </w:t>
      </w:r>
      <w:r w:rsidRPr="005D26A5">
        <w:rPr>
          <w:rStyle w:val="Emphasis"/>
          <w:highlight w:val="yellow"/>
        </w:rPr>
        <w:t>a move that signals</w:t>
      </w:r>
      <w:r w:rsidRPr="00D84984">
        <w:rPr>
          <w:rStyle w:val="Emphasis"/>
        </w:rPr>
        <w:t xml:space="preserve"> what Levi and Wall have called </w:t>
      </w:r>
      <w:r w:rsidRPr="005D26A5">
        <w:rPr>
          <w:rStyle w:val="Emphasis"/>
          <w:highlight w:val="yellow"/>
        </w:rPr>
        <w:t>a “new politics of</w:t>
      </w:r>
      <w:r w:rsidRPr="00D84984">
        <w:rPr>
          <w:rStyle w:val="Emphasis"/>
        </w:rPr>
        <w:t xml:space="preserve"> </w:t>
      </w:r>
      <w:r w:rsidRPr="005D26A5">
        <w:rPr>
          <w:rStyle w:val="Emphasis"/>
          <w:highlight w:val="yellow"/>
        </w:rPr>
        <w:t>surveillance</w:t>
      </w:r>
      <w:r w:rsidRPr="000A15B9">
        <w:rPr>
          <w:sz w:val="16"/>
        </w:rPr>
        <w:t xml:space="preserve">” (2004: 194). The </w:t>
      </w:r>
      <w:r w:rsidRPr="00D84984">
        <w:rPr>
          <w:rStyle w:val="StyleUnderline"/>
        </w:rPr>
        <w:t>US Patriot Act introduced a set of practices for the use of biometrics that have become the technology standard for US VISIT.</w:t>
      </w:r>
      <w:r w:rsidRPr="000A15B9">
        <w:rPr>
          <w:sz w:val="16"/>
        </w:rPr>
        <w:t xml:space="preserve"> In effect the US VISIT system converges integrated databases with biometric identifiers such as electronic fingerprints, iris scans and facial recognition. Though the actual implementation of biometric identifiers has been beset with problems – leading the DHS to drop the requirement for biometric passports by October 2004, for example – </w:t>
      </w:r>
      <w:r w:rsidRPr="00853E71">
        <w:rPr>
          <w:rStyle w:val="Emphasis"/>
        </w:rPr>
        <w:t xml:space="preserve">the seductive </w:t>
      </w:r>
      <w:r w:rsidRPr="005D26A5">
        <w:rPr>
          <w:rStyle w:val="Emphasis"/>
          <w:highlight w:val="yellow"/>
        </w:rPr>
        <w:t>allure of biometric data</w:t>
      </w:r>
      <w:r w:rsidRPr="00853E71">
        <w:rPr>
          <w:rStyle w:val="Emphasis"/>
        </w:rPr>
        <w:t xml:space="preserve"> in the governance of mobility </w:t>
      </w:r>
      <w:r w:rsidRPr="005D26A5">
        <w:rPr>
          <w:rStyle w:val="Emphasis"/>
          <w:highlight w:val="yellow"/>
        </w:rPr>
        <w:t>has taken a</w:t>
      </w:r>
      <w:r w:rsidRPr="00853E71">
        <w:rPr>
          <w:rStyle w:val="Emphasis"/>
        </w:rPr>
        <w:t xml:space="preserve"> strong </w:t>
      </w:r>
      <w:r w:rsidRPr="005D26A5">
        <w:rPr>
          <w:rStyle w:val="Emphasis"/>
          <w:highlight w:val="yellow"/>
        </w:rPr>
        <w:t>hold</w:t>
      </w:r>
      <w:r w:rsidRPr="00853E71">
        <w:rPr>
          <w:rStyle w:val="Emphasis"/>
        </w:rPr>
        <w:t xml:space="preserve"> </w:t>
      </w:r>
      <w:r w:rsidRPr="005D26A5">
        <w:rPr>
          <w:rStyle w:val="Emphasis"/>
          <w:highlight w:val="yellow"/>
        </w:rPr>
        <w:t>on public and private authorities</w:t>
      </w:r>
      <w:r w:rsidRPr="000A15B9">
        <w:rPr>
          <w:sz w:val="16"/>
        </w:rPr>
        <w:t xml:space="preserve"> (Forbes.com, 2004). The </w:t>
      </w:r>
      <w:r w:rsidRPr="00853E71">
        <w:rPr>
          <w:rStyle w:val="StyleUnderline"/>
        </w:rPr>
        <w:t>seduction comes from the human body being seen as an indisputable anchor</w:t>
      </w:r>
      <w:r w:rsidRPr="000A15B9">
        <w:rPr>
          <w:sz w:val="16"/>
        </w:rPr>
        <w:t xml:space="preserve"> 164 L. AMOORE AND M. DE GOEDE to which data can be safely secured. What Irma van der Ploeg has observed as a “gradually extending intertwinement of individual physical characteristics with information systems” (2003: 58), has served to deepen the faith in data as a means of risk management. “In a world of identity politics and risk management”, argues David Lyon, “surveillance is turning decisively to the body as a document for identification, and as a source for prediction” (Lyon, 2001: 72). In the US VISIT programme the use of biometric technologies as a source of identification and prediction is taking two important turns. The first is to seek to annex “low risk” travellers via the use of voluntary systems of biometric submission. As the Secretary of Homeland Security Tom Ridge explains: A fingerprint or iris scan is all that is needed for quick passenger identification and expedited processing through security. I’ve enrolled in the program myself, and I can tell you that it is a great tool that helps move low risk travellers more efficiently so that resources can be focused elsewhere, where the need is greater (Department of Homeland Security, 2005: 1). Tom Ridge’s participation in the US Air Transportation Association’s ‘Registered Traveller’ project, which uses Unisys technology to link frequent fliers to a biometric database, suggests </w:t>
      </w:r>
      <w:r w:rsidRPr="00853E71">
        <w:rPr>
          <w:rStyle w:val="Emphasis"/>
        </w:rPr>
        <w:t xml:space="preserve">that </w:t>
      </w:r>
      <w:r w:rsidRPr="005D26A5">
        <w:rPr>
          <w:rStyle w:val="Emphasis"/>
          <w:highlight w:val="yellow"/>
        </w:rPr>
        <w:t>biometrics</w:t>
      </w:r>
      <w:r w:rsidRPr="00853E71">
        <w:rPr>
          <w:rStyle w:val="Emphasis"/>
        </w:rPr>
        <w:t xml:space="preserve"> is being </w:t>
      </w:r>
      <w:r w:rsidRPr="005D26A5">
        <w:rPr>
          <w:rStyle w:val="Emphasis"/>
          <w:highlight w:val="yellow"/>
        </w:rPr>
        <w:t>used in</w:t>
      </w:r>
      <w:r w:rsidRPr="00853E71">
        <w:rPr>
          <w:rStyle w:val="Emphasis"/>
        </w:rPr>
        <w:t xml:space="preserve"> a process of “</w:t>
      </w:r>
      <w:r w:rsidRPr="005D26A5">
        <w:rPr>
          <w:rStyle w:val="Emphasis"/>
          <w:highlight w:val="yellow"/>
        </w:rPr>
        <w:t>risk pooling</w:t>
      </w:r>
      <w:r w:rsidRPr="000A15B9">
        <w:rPr>
          <w:sz w:val="16"/>
        </w:rPr>
        <w:t xml:space="preserve">” (Heimer, 2002), </w:t>
      </w:r>
      <w:r w:rsidRPr="00853E71">
        <w:rPr>
          <w:rStyle w:val="Emphasis"/>
        </w:rPr>
        <w:t xml:space="preserve">whereby </w:t>
      </w:r>
      <w:r w:rsidRPr="005D26A5">
        <w:rPr>
          <w:rStyle w:val="Emphasis"/>
          <w:highlight w:val="yellow"/>
        </w:rPr>
        <w:t>individuals classified in a similar risk</w:t>
      </w:r>
      <w:r w:rsidRPr="00853E71">
        <w:rPr>
          <w:rStyle w:val="Emphasis"/>
        </w:rPr>
        <w:t xml:space="preserve"> </w:t>
      </w:r>
      <w:r w:rsidRPr="005D26A5">
        <w:rPr>
          <w:rStyle w:val="Emphasis"/>
          <w:highlight w:val="yellow"/>
        </w:rPr>
        <w:t>category are grouped together</w:t>
      </w:r>
      <w:r w:rsidRPr="00853E71">
        <w:rPr>
          <w:rStyle w:val="Emphasis"/>
        </w:rPr>
        <w:t xml:space="preserve"> for common treatment</w:t>
      </w:r>
      <w:r w:rsidRPr="000A15B9">
        <w:rPr>
          <w:sz w:val="16"/>
        </w:rPr>
        <w:t xml:space="preserve"> – in this case for swift passage through security checks. However</w:t>
      </w:r>
      <w:r w:rsidRPr="00853E71">
        <w:rPr>
          <w:rStyle w:val="StyleUnderline"/>
        </w:rPr>
        <w:t>, in populations targeted for higher risk pools the electronic connection of data to bodies is more invasive and the surveillance intensified</w:t>
      </w:r>
      <w:r w:rsidRPr="000A15B9">
        <w:rPr>
          <w:sz w:val="16"/>
        </w:rPr>
        <w:t xml:space="preserve">. Regular commercial travellers across the Mexico–US border, for example, can submit biometric information in order to fast-track the security check point. Unlike Mr Ridge’s frequent traveller card, however, the smart cards used at the US–Mexico border may be radio frequency identification enabled (RFID), making them, at least in theory, trackable within the US. </w:t>
      </w:r>
      <w:r w:rsidRPr="005D26A5">
        <w:rPr>
          <w:rStyle w:val="Emphasis"/>
        </w:rPr>
        <w:t>Such faith</w:t>
      </w:r>
      <w:r w:rsidRPr="00853E71">
        <w:rPr>
          <w:rStyle w:val="Emphasis"/>
        </w:rPr>
        <w:t xml:space="preserve"> in the ability of </w:t>
      </w:r>
      <w:r w:rsidRPr="005D26A5">
        <w:rPr>
          <w:rStyle w:val="Emphasis"/>
          <w:highlight w:val="yellow"/>
        </w:rPr>
        <w:t>biometric data</w:t>
      </w:r>
      <w:r w:rsidRPr="00853E71">
        <w:rPr>
          <w:rStyle w:val="Emphasis"/>
        </w:rPr>
        <w:t xml:space="preserve"> to secure identity </w:t>
      </w:r>
      <w:r w:rsidRPr="005D26A5">
        <w:rPr>
          <w:rStyle w:val="Emphasis"/>
          <w:highlight w:val="yellow"/>
        </w:rPr>
        <w:t>is playing a</w:t>
      </w:r>
      <w:r w:rsidRPr="00853E71">
        <w:rPr>
          <w:rStyle w:val="Emphasis"/>
        </w:rPr>
        <w:t xml:space="preserve"> central </w:t>
      </w:r>
      <w:r w:rsidRPr="005D26A5">
        <w:rPr>
          <w:rStyle w:val="Emphasis"/>
          <w:highlight w:val="yellow"/>
        </w:rPr>
        <w:t>role in the war on terror at the border</w:t>
      </w:r>
      <w:r w:rsidRPr="000A15B9">
        <w:rPr>
          <w:sz w:val="16"/>
        </w:rPr>
        <w:t xml:space="preserve">. As exemplified by Mike Davis, </w:t>
      </w:r>
      <w:r w:rsidRPr="00853E71">
        <w:rPr>
          <w:rStyle w:val="Emphasis"/>
        </w:rPr>
        <w:t>director of FBI criminal justice services, when he informed</w:t>
      </w:r>
      <w:r w:rsidRPr="000A15B9">
        <w:rPr>
          <w:sz w:val="16"/>
        </w:rPr>
        <w:t xml:space="preserve"> a European conference of technology companies that “</w:t>
      </w:r>
      <w:r w:rsidRPr="00853E71">
        <w:rPr>
          <w:rStyle w:val="Emphasis"/>
        </w:rPr>
        <w:t>the only way to trace a terrorist is through biometrics”, reassuring them that “we are obtaining DNA from terrorists around the world as we encounter them”</w:t>
      </w:r>
      <w:r w:rsidRPr="000A15B9">
        <w:rPr>
          <w:sz w:val="16"/>
        </w:rPr>
        <w:t xml:space="preserve"> (cited in The Guardian, June 18, 2004: 17). Leaving aside the question of the somewhat improbable nature of such a scenario, Mr Davis’s belief that “</w:t>
      </w:r>
      <w:r w:rsidRPr="00853E71">
        <w:rPr>
          <w:rStyle w:val="Emphasis"/>
        </w:rPr>
        <w:t xml:space="preserve">the </w:t>
      </w:r>
      <w:r w:rsidRPr="005D26A5">
        <w:rPr>
          <w:rStyle w:val="Emphasis"/>
          <w:highlight w:val="yellow"/>
        </w:rPr>
        <w:t>war on terror</w:t>
      </w:r>
      <w:r w:rsidRPr="00853E71">
        <w:rPr>
          <w:rStyle w:val="Emphasis"/>
        </w:rPr>
        <w:t xml:space="preserve"> </w:t>
      </w:r>
      <w:r w:rsidRPr="005D26A5">
        <w:rPr>
          <w:rStyle w:val="Emphasis"/>
          <w:highlight w:val="yellow"/>
        </w:rPr>
        <w:t>has come to rely on biometric</w:t>
      </w:r>
      <w:r w:rsidRPr="00853E71">
        <w:rPr>
          <w:rStyle w:val="Emphasis"/>
        </w:rPr>
        <w:t xml:space="preserve"> </w:t>
      </w:r>
      <w:r w:rsidRPr="005D26A5">
        <w:rPr>
          <w:rStyle w:val="Emphasis"/>
          <w:highlight w:val="yellow"/>
        </w:rPr>
        <w:t>technology</w:t>
      </w:r>
      <w:r w:rsidRPr="00853E71">
        <w:rPr>
          <w:rStyle w:val="Emphasis"/>
        </w:rPr>
        <w:t>”</w:t>
      </w:r>
      <w:r w:rsidRPr="000A15B9">
        <w:rPr>
          <w:sz w:val="16"/>
        </w:rPr>
        <w:t xml:space="preserve"> raises a number of questions. The first concerns GOVERNANCE, RISK AND DATAVEILLANCE IN THE WAR ON TERROR 165 the purposes for which biometric data is collected and deployed. Despite assurances by the DHS that the US VISIT system will not be in breech of international privacy laws limiting access to personal data, it seems that </w:t>
      </w:r>
      <w:r w:rsidRPr="00853E71">
        <w:rPr>
          <w:rStyle w:val="Emphasis"/>
        </w:rPr>
        <w:t xml:space="preserve">biometric </w:t>
      </w:r>
      <w:r w:rsidRPr="005D26A5">
        <w:rPr>
          <w:rStyle w:val="Emphasis"/>
          <w:highlight w:val="yellow"/>
        </w:rPr>
        <w:t>data systems are being traded</w:t>
      </w:r>
      <w:r w:rsidRPr="00853E71">
        <w:rPr>
          <w:rStyle w:val="Emphasis"/>
        </w:rPr>
        <w:t xml:space="preserve"> precisely on the grounds that multiple agencies can have networked access</w:t>
      </w:r>
      <w:r w:rsidRPr="000A15B9">
        <w:rPr>
          <w:sz w:val="16"/>
        </w:rPr>
        <w:t xml:space="preserve">. </w:t>
      </w:r>
      <w:r w:rsidRPr="00853E71">
        <w:rPr>
          <w:rStyle w:val="StyleUnderline"/>
        </w:rPr>
        <w:t>Western police and intelligence agencies have drawn up plans to share biometric information, such that US VISIT biometric requirements become a Trojan horse for their introduction elsewhere</w:t>
      </w:r>
      <w:r w:rsidRPr="000A15B9">
        <w:rPr>
          <w:sz w:val="16"/>
        </w:rPr>
        <w:t>. As Accenture are keen to point out, “</w:t>
      </w:r>
      <w:r w:rsidRPr="00853E71">
        <w:rPr>
          <w:rStyle w:val="StyleUnderline"/>
        </w:rPr>
        <w:t>the US VISIT contract is a key win in a climate where other countries on the front line of terrorism are interested in similar programmes</w:t>
      </w:r>
      <w:r w:rsidRPr="000A15B9">
        <w:rPr>
          <w:sz w:val="16"/>
        </w:rPr>
        <w:t xml:space="preserve">” (Accenture press release, 2004: 1). Plans in the UK to link a biometric ID card to US VISIT compliant passports, for example, suggest that </w:t>
      </w:r>
      <w:r w:rsidRPr="00853E71">
        <w:rPr>
          <w:rStyle w:val="Emphasis"/>
        </w:rPr>
        <w:t xml:space="preserve">there is a trend </w:t>
      </w:r>
      <w:r w:rsidRPr="005D26A5">
        <w:rPr>
          <w:rStyle w:val="Emphasis"/>
          <w:highlight w:val="yellow"/>
        </w:rPr>
        <w:t>towards linking the governance of international mobility to</w:t>
      </w:r>
      <w:r w:rsidRPr="00853E71">
        <w:rPr>
          <w:rStyle w:val="Emphasis"/>
        </w:rPr>
        <w:t xml:space="preserve"> national </w:t>
      </w:r>
      <w:r w:rsidRPr="005D26A5">
        <w:rPr>
          <w:rStyle w:val="Emphasis"/>
          <w:highlight w:val="yellow"/>
        </w:rPr>
        <w:t>systems of biometric identification</w:t>
      </w:r>
      <w:r w:rsidRPr="000A15B9">
        <w:rPr>
          <w:sz w:val="16"/>
        </w:rPr>
        <w:t xml:space="preserve"> (Lyon, 2004). Our second question concerns the representation of biometric technologies as infallible and unchallengeable verifiers of the truth about a person. The </w:t>
      </w:r>
      <w:r w:rsidRPr="00853E71">
        <w:rPr>
          <w:rStyle w:val="StyleUnderline"/>
        </w:rPr>
        <w:t>linking of biometrics to integrated databases not only appears to make the identification of a person beyond question, but also lends authenticity and credibility to all of the data that is connected to that identity</w:t>
      </w:r>
      <w:r w:rsidRPr="000A15B9">
        <w:rPr>
          <w:sz w:val="16"/>
        </w:rPr>
        <w:t xml:space="preserve">. Treated as a scientific, neutral and “smart” solution to the problem of establishing identity, biometrics become discrete entities that can be parcelled up, contracted out, integrated, applied and innovated. Yet, </w:t>
      </w:r>
      <w:r w:rsidRPr="00853E71">
        <w:rPr>
          <w:rStyle w:val="StyleUnderline"/>
        </w:rPr>
        <w:t>rather than being a secure anchor to the human body, biometric technology represents an “informatization of the body</w:t>
      </w:r>
      <w:r w:rsidRPr="000A15B9">
        <w:rPr>
          <w:sz w:val="16"/>
        </w:rPr>
        <w:t>,” part of a process in which technologies are themselves incorporated into the bodily experience (van der Ploeg, 2003; see also Thrift, 2004). It is important, then, to challenge and destabilize the apparent security of the biometrics-body link, to point to the fallibility of technologies, as well as to the agency that is enacted as “technologies tend to take on a life of their own” (Levi and Wall, 2004: 204).</w:t>
      </w:r>
    </w:p>
    <w:p w14:paraId="4519AB67" w14:textId="77777777" w:rsidR="008C4D22" w:rsidRPr="00FB2F4A" w:rsidRDefault="008C4D22" w:rsidP="008C4D22">
      <w:pPr>
        <w:pStyle w:val="Heading4"/>
      </w:pPr>
      <w:r>
        <w:t>Rapid expansion of border patrol initiatives and agents has trapped immigrants in a position of bare life – to either die in an attempt to cross or be exploited through their position of illegality</w:t>
      </w:r>
    </w:p>
    <w:p w14:paraId="04D17A8B" w14:textId="77777777" w:rsidR="008C4D22" w:rsidRPr="005B0A86" w:rsidRDefault="008C4D22" w:rsidP="008C4D22">
      <w:r w:rsidRPr="005B0A86">
        <w:rPr>
          <w:rStyle w:val="Style13ptBold"/>
        </w:rPr>
        <w:t>Doty 10</w:t>
      </w:r>
      <w:r>
        <w:t xml:space="preserve"> (Roxanne, School of Politics and Global Studies, College of Liberal Arts and Sciences, Arizona State, “Bare life: border-crossing deaths and spaces of moral alibi”, Environment and Planning D: Society and Space, Vol 29, Issue 4, pp. 599 – 612, Online: </w:t>
      </w:r>
      <w:hyperlink r:id="rId14" w:history="1">
        <w:r w:rsidRPr="00837C95">
          <w:rPr>
            <w:rStyle w:val="Hyperlink"/>
          </w:rPr>
          <w:t>https://doi.org/10.1068/d3110</w:t>
        </w:r>
      </w:hyperlink>
      <w:r>
        <w:t>, 7/5, DTS)</w:t>
      </w:r>
    </w:p>
    <w:p w14:paraId="7356DE17" w14:textId="77777777" w:rsidR="008C4D22" w:rsidRPr="005B0A86" w:rsidRDefault="008C4D22" w:rsidP="008C4D22">
      <w:pPr>
        <w:rPr>
          <w:rStyle w:val="StyleUnderline"/>
        </w:rPr>
      </w:pPr>
      <w:r w:rsidRPr="005B0A86">
        <w:rPr>
          <w:sz w:val="16"/>
        </w:rPr>
        <w:t xml:space="preserve">Before considering how this phenomenon has played out in US border control strategies I want to highlight two interrelated issues that are addressed somewhat peripherally or implicitly by Foucault but that are key when it comes to examining border politics and policies. First is the issue of citizenship. </w:t>
      </w:r>
      <w:r w:rsidRPr="005B0A86">
        <w:rPr>
          <w:rStyle w:val="StyleUnderline"/>
        </w:rPr>
        <w:t>Foucault's writings refer to</w:t>
      </w:r>
      <w:r>
        <w:rPr>
          <w:rStyle w:val="StyleUnderline"/>
        </w:rPr>
        <w:t xml:space="preserve"> </w:t>
      </w:r>
      <w:r w:rsidRPr="005B0A86">
        <w:rPr>
          <w:rStyle w:val="StyleUnderline"/>
        </w:rPr>
        <w:t>the population, but clearly the population is not a monolithic, all encompassing entity.</w:t>
      </w:r>
      <w:r>
        <w:rPr>
          <w:rStyle w:val="StyleUnderline"/>
        </w:rPr>
        <w:t xml:space="preserve"> </w:t>
      </w:r>
      <w:r w:rsidRPr="005B0A86">
        <w:rPr>
          <w:rStyle w:val="StyleUnderline"/>
        </w:rPr>
        <w:t>Foucault's writings on biopolitics can and have been interpreted to mean the local</w:t>
      </w:r>
      <w:r>
        <w:rPr>
          <w:rStyle w:val="StyleUnderline"/>
        </w:rPr>
        <w:t xml:space="preserve"> </w:t>
      </w:r>
      <w:r w:rsidRPr="005B0A86">
        <w:rPr>
          <w:rStyle w:val="StyleUnderline"/>
        </w:rPr>
        <w:t>or national population thus lending credence to the criticism of his neglect of the</w:t>
      </w:r>
      <w:r>
        <w:rPr>
          <w:rStyle w:val="StyleUnderline"/>
        </w:rPr>
        <w:t xml:space="preserve"> </w:t>
      </w:r>
      <w:r w:rsidRPr="005B0A86">
        <w:rPr>
          <w:rStyle w:val="StyleUnderline"/>
        </w:rPr>
        <w:t>international.</w:t>
      </w:r>
      <w:r w:rsidRPr="005B0A86">
        <w:rPr>
          <w:sz w:val="16"/>
        </w:rPr>
        <w:t xml:space="preserve"> However, as noted earlier, when his ideas are put to work in the arena of border policies, the international looms large, and it becomes clear that the definition of who is part of the `the population' and who is not is to a great extent what is at stake. So the issue of citizenship and the citizen is vitally </w:t>
      </w:r>
      <w:proofErr w:type="gramStart"/>
      <w:r w:rsidRPr="005B0A86">
        <w:rPr>
          <w:sz w:val="16"/>
        </w:rPr>
        <w:t>important.(</w:t>
      </w:r>
      <w:proofErr w:type="gramEnd"/>
      <w:r w:rsidRPr="005B0A86">
        <w:rPr>
          <w:sz w:val="16"/>
        </w:rPr>
        <w:t xml:space="preserve">9) </w:t>
      </w:r>
      <w:r w:rsidRPr="002673F8">
        <w:rPr>
          <w:rStyle w:val="StyleUnderline"/>
          <w:highlight w:val="yellow"/>
        </w:rPr>
        <w:t>For the citizen to live, the undocumented must be permitted to die. Those lacking citizenship are</w:t>
      </w:r>
      <w:r>
        <w:rPr>
          <w:rStyle w:val="StyleUnderline"/>
        </w:rPr>
        <w:t xml:space="preserve"> </w:t>
      </w:r>
      <w:r w:rsidRPr="005B0A86">
        <w:rPr>
          <w:rStyle w:val="StyleUnderline"/>
        </w:rPr>
        <w:t xml:space="preserve">potentially </w:t>
      </w:r>
      <w:r w:rsidRPr="002673F8">
        <w:rPr>
          <w:rStyle w:val="StyleUnderline"/>
          <w:highlight w:val="yellow"/>
        </w:rPr>
        <w:t xml:space="preserve">bare </w:t>
      </w:r>
      <w:proofErr w:type="gramStart"/>
      <w:r w:rsidRPr="002673F8">
        <w:rPr>
          <w:rStyle w:val="StyleUnderline"/>
          <w:highlight w:val="yellow"/>
        </w:rPr>
        <w:t>life</w:t>
      </w:r>
      <w:r w:rsidRPr="005B0A86">
        <w:rPr>
          <w:sz w:val="16"/>
        </w:rPr>
        <w:t>.(</w:t>
      </w:r>
      <w:proofErr w:type="gramEnd"/>
      <w:r w:rsidRPr="005B0A86">
        <w:rPr>
          <w:sz w:val="16"/>
        </w:rPr>
        <w:t>10) The second issue that warrants consideration is how Foucault understands race. Foucault asks, ``</w:t>
      </w:r>
      <w:r>
        <w:rPr>
          <w:rStyle w:val="StyleUnderline"/>
        </w:rPr>
        <w:t xml:space="preserve"> </w:t>
      </w:r>
      <w:r w:rsidRPr="005B0A86">
        <w:rPr>
          <w:sz w:val="16"/>
        </w:rPr>
        <w:t xml:space="preserve">(Foucault, 2003, page 254). However, he is vague on precisely </w:t>
      </w:r>
      <w:r w:rsidRPr="005B0A86">
        <w:rPr>
          <w:rStyle w:val="StyleUnderline"/>
        </w:rPr>
        <w:t>What in fact is racism?'' and refers to the appearance</w:t>
      </w:r>
      <w:r>
        <w:rPr>
          <w:rStyle w:val="StyleUnderline"/>
        </w:rPr>
        <w:t xml:space="preserve"> </w:t>
      </w:r>
      <w:r w:rsidRPr="005B0A86">
        <w:rPr>
          <w:rStyle w:val="StyleUnderline"/>
        </w:rPr>
        <w:t>of distinctions, a hierarchy amongst races, and racism's inscription within the state</w:t>
      </w:r>
      <w:r>
        <w:rPr>
          <w:rStyle w:val="StyleUnderline"/>
        </w:rPr>
        <w:t xml:space="preserve"> </w:t>
      </w:r>
      <w:r w:rsidRPr="005B0A86">
        <w:rPr>
          <w:sz w:val="16"/>
        </w:rPr>
        <w:t>what race is. I am not suggesting that this imprecision needs to be corrected or that it is a lacuna in Foucault's writings. I call attention to this so as to maintain a space for an understanding of race that can incorporate `differentialist' or `neoracism', which is highly significant in understanding how race enters into contemporary border politics</w:t>
      </w:r>
      <w:r w:rsidRPr="002673F8">
        <w:rPr>
          <w:sz w:val="16"/>
          <w:highlight w:val="yellow"/>
        </w:rPr>
        <w:t xml:space="preserve">. </w:t>
      </w:r>
      <w:r w:rsidRPr="002673F8">
        <w:rPr>
          <w:rStyle w:val="StyleUnderline"/>
          <w:highlight w:val="yellow"/>
        </w:rPr>
        <w:t>Nation, citizen, and race have been</w:t>
      </w:r>
      <w:r w:rsidRPr="005B0A86">
        <w:rPr>
          <w:rStyle w:val="StyleUnderline"/>
        </w:rPr>
        <w:t xml:space="preserve"> historically </w:t>
      </w:r>
      <w:r w:rsidRPr="002673F8">
        <w:rPr>
          <w:rStyle w:val="StyleUnderline"/>
          <w:highlight w:val="yellow"/>
        </w:rPr>
        <w:t>intertwined in complex ways that</w:t>
      </w:r>
      <w:r w:rsidRPr="005B0A86">
        <w:rPr>
          <w:rStyle w:val="StyleUnderline"/>
        </w:rPr>
        <w:t xml:space="preserve"> are</w:t>
      </w:r>
      <w:r>
        <w:rPr>
          <w:rStyle w:val="StyleUnderline"/>
        </w:rPr>
        <w:t xml:space="preserve"> </w:t>
      </w:r>
      <w:r w:rsidRPr="005B0A86">
        <w:rPr>
          <w:rStyle w:val="StyleUnderline"/>
        </w:rPr>
        <w:t xml:space="preserve">virtually </w:t>
      </w:r>
      <w:r w:rsidRPr="002673F8">
        <w:rPr>
          <w:rStyle w:val="StyleUnderline"/>
          <w:highlight w:val="yellow"/>
        </w:rPr>
        <w:t>impossible to unravel</w:t>
      </w:r>
      <w:r w:rsidRPr="005B0A86">
        <w:rPr>
          <w:rStyle w:val="StyleUnderline"/>
        </w:rPr>
        <w:t>.</w:t>
      </w:r>
      <w:r w:rsidRPr="005B0A86">
        <w:rPr>
          <w:sz w:val="16"/>
        </w:rPr>
        <w:t xml:space="preserve"> This is clearly illustrated in contemporary immigration policies in the United States and throughout the world. </w:t>
      </w:r>
      <w:r w:rsidRPr="005B0A86">
        <w:rPr>
          <w:rStyle w:val="StyleUnderline"/>
        </w:rPr>
        <w:t>The origins of the `</w:t>
      </w:r>
      <w:r w:rsidRPr="002673F8">
        <w:rPr>
          <w:rStyle w:val="StyleUnderline"/>
          <w:highlight w:val="yellow"/>
        </w:rPr>
        <w:t>prevention through deterrence'</w:t>
      </w:r>
      <w:r w:rsidRPr="005B0A86">
        <w:rPr>
          <w:rStyle w:val="StyleUnderline"/>
        </w:rPr>
        <w:t xml:space="preserve"> strategy nicely illustrate connections</w:t>
      </w:r>
      <w:r>
        <w:rPr>
          <w:rStyle w:val="StyleUnderline"/>
        </w:rPr>
        <w:t xml:space="preserve"> </w:t>
      </w:r>
      <w:r w:rsidRPr="005B0A86">
        <w:rPr>
          <w:rStyle w:val="StyleUnderline"/>
        </w:rPr>
        <w:t xml:space="preserve">between the local, national, and global/international and </w:t>
      </w:r>
      <w:r w:rsidRPr="002673F8">
        <w:rPr>
          <w:rStyle w:val="StyleUnderline"/>
          <w:highlight w:val="yellow"/>
        </w:rPr>
        <w:t>highlight</w:t>
      </w:r>
      <w:r w:rsidRPr="005B0A86">
        <w:rPr>
          <w:rStyle w:val="StyleUnderline"/>
        </w:rPr>
        <w:t xml:space="preserve"> how </w:t>
      </w:r>
      <w:r w:rsidRPr="002673F8">
        <w:rPr>
          <w:rStyle w:val="StyleUnderline"/>
          <w:highlight w:val="yellow"/>
        </w:rPr>
        <w:t>policies designed for</w:t>
      </w:r>
      <w:r w:rsidRPr="005B0A86">
        <w:rPr>
          <w:rStyle w:val="StyleUnderline"/>
        </w:rPr>
        <w:t xml:space="preserve"> the </w:t>
      </w:r>
      <w:r w:rsidRPr="002673F8">
        <w:rPr>
          <w:rStyle w:val="StyleUnderline"/>
          <w:highlight w:val="yellow"/>
        </w:rPr>
        <w:t>management of populations at local</w:t>
      </w:r>
      <w:r w:rsidRPr="005B0A86">
        <w:rPr>
          <w:rStyle w:val="StyleUnderline"/>
        </w:rPr>
        <w:t xml:space="preserve"> </w:t>
      </w:r>
      <w:r w:rsidRPr="002673F8">
        <w:rPr>
          <w:rStyle w:val="StyleUnderline"/>
          <w:highlight w:val="yellow"/>
        </w:rPr>
        <w:t>level</w:t>
      </w:r>
      <w:r w:rsidRPr="005B0A86">
        <w:rPr>
          <w:rStyle w:val="StyleUnderline"/>
        </w:rPr>
        <w:t>s cannot always be considered</w:t>
      </w:r>
      <w:r>
        <w:rPr>
          <w:rStyle w:val="StyleUnderline"/>
        </w:rPr>
        <w:t xml:space="preserve"> </w:t>
      </w:r>
      <w:r w:rsidRPr="005B0A86">
        <w:rPr>
          <w:rStyle w:val="StyleUnderline"/>
        </w:rPr>
        <w:t>solely local or national issues.</w:t>
      </w:r>
      <w:r w:rsidRPr="005B0A86">
        <w:rPr>
          <w:sz w:val="16"/>
        </w:rPr>
        <w:t xml:space="preserve"> More than this, though, the very distinctions between local, national, and international can be a key aspect of such policies. </w:t>
      </w:r>
      <w:r w:rsidRPr="005B0A86">
        <w:rPr>
          <w:rStyle w:val="StyleUnderline"/>
        </w:rPr>
        <w:t>Three government efforts</w:t>
      </w:r>
      <w:r>
        <w:rPr>
          <w:rStyle w:val="StyleUnderline"/>
        </w:rPr>
        <w:t xml:space="preserve"> </w:t>
      </w:r>
      <w:r w:rsidRPr="005B0A86">
        <w:rPr>
          <w:rStyle w:val="StyleUnderline"/>
        </w:rPr>
        <w:t>of the early 1990s that can arguably be considered examples of biopolitics were key to the</w:t>
      </w:r>
      <w:r>
        <w:rPr>
          <w:rStyle w:val="StyleUnderline"/>
        </w:rPr>
        <w:t xml:space="preserve"> </w:t>
      </w:r>
      <w:r w:rsidRPr="005B0A86">
        <w:rPr>
          <w:rStyle w:val="StyleUnderline"/>
        </w:rPr>
        <w:t xml:space="preserve">beginnings of the US border blockade: (1) </w:t>
      </w:r>
      <w:r w:rsidRPr="002673F8">
        <w:rPr>
          <w:rStyle w:val="StyleUnderline"/>
          <w:highlight w:val="yellow"/>
        </w:rPr>
        <w:t>Operation Blockade</w:t>
      </w:r>
      <w:r w:rsidRPr="005B0A86">
        <w:rPr>
          <w:rStyle w:val="StyleUnderline"/>
        </w:rPr>
        <w:t>/Hold the Line in El Paso,</w:t>
      </w:r>
      <w:r>
        <w:rPr>
          <w:rStyle w:val="StyleUnderline"/>
        </w:rPr>
        <w:t xml:space="preserve"> </w:t>
      </w:r>
      <w:r w:rsidRPr="005B0A86">
        <w:rPr>
          <w:rStyle w:val="StyleUnderline"/>
        </w:rPr>
        <w:t xml:space="preserve">Texas, in 1993; (2) the passage of </w:t>
      </w:r>
      <w:r w:rsidRPr="002673F8">
        <w:rPr>
          <w:rStyle w:val="StyleUnderline"/>
          <w:highlight w:val="yellow"/>
        </w:rPr>
        <w:t>Proposition 187</w:t>
      </w:r>
      <w:r w:rsidRPr="005B0A86">
        <w:rPr>
          <w:rStyle w:val="StyleUnderline"/>
        </w:rPr>
        <w:t xml:space="preserve"> in California in 1994; </w:t>
      </w:r>
      <w:r w:rsidRPr="002673F8">
        <w:rPr>
          <w:rStyle w:val="StyleUnderline"/>
          <w:highlight w:val="yellow"/>
        </w:rPr>
        <w:t>and</w:t>
      </w:r>
      <w:r w:rsidRPr="005B0A86">
        <w:rPr>
          <w:rStyle w:val="StyleUnderline"/>
        </w:rPr>
        <w:t xml:space="preserve"> (3) </w:t>
      </w:r>
      <w:r w:rsidRPr="002673F8">
        <w:rPr>
          <w:rStyle w:val="StyleUnderline"/>
          <w:highlight w:val="yellow"/>
        </w:rPr>
        <w:t>Operation Gatekeeper</w:t>
      </w:r>
      <w:r w:rsidRPr="005B0A86">
        <w:rPr>
          <w:rStyle w:val="StyleUnderline"/>
        </w:rPr>
        <w:t xml:space="preserve"> in the San Diego/Tijuana area </w:t>
      </w:r>
      <w:proofErr w:type="gramStart"/>
      <w:r w:rsidRPr="005B0A86">
        <w:rPr>
          <w:rStyle w:val="StyleUnderline"/>
        </w:rPr>
        <w:t>1994.</w:t>
      </w:r>
      <w:r w:rsidRPr="005B0A86">
        <w:rPr>
          <w:sz w:val="16"/>
        </w:rPr>
        <w:t>(</w:t>
      </w:r>
      <w:proofErr w:type="gramEnd"/>
      <w:r w:rsidRPr="005B0A86">
        <w:rPr>
          <w:sz w:val="16"/>
        </w:rPr>
        <w:t xml:space="preserve">11) All of these were, in various ways, focused on issues pertaining to the population and were ostensibly very local in nature. However, they were ultimately intimately connected to the international and to reinforcing the boundaries between the two. </w:t>
      </w:r>
      <w:r w:rsidRPr="005B0A86">
        <w:rPr>
          <w:rStyle w:val="StyleUnderline"/>
        </w:rPr>
        <w:t>The process of enacting such a reinforcement</w:t>
      </w:r>
      <w:r>
        <w:rPr>
          <w:rStyle w:val="StyleUnderline"/>
        </w:rPr>
        <w:t xml:space="preserve"> </w:t>
      </w:r>
      <w:r w:rsidRPr="005B0A86">
        <w:rPr>
          <w:rStyle w:val="StyleUnderline"/>
        </w:rPr>
        <w:t xml:space="preserve">involved </w:t>
      </w:r>
      <w:r w:rsidRPr="002673F8">
        <w:rPr>
          <w:rStyle w:val="StyleUnderline"/>
          <w:highlight w:val="yellow"/>
        </w:rPr>
        <w:t>attempts to define precisely who constituted the population</w:t>
      </w:r>
      <w:r w:rsidRPr="005B0A86">
        <w:rPr>
          <w:sz w:val="16"/>
        </w:rPr>
        <w:t>. Operation Blockade began far from the center of sovereign US power in the relatively isolated area of El Paso, Texas, which is located at the tip of West Texas. Surrounded by desert, this area in 1993 was the second busiest sector for undocumented border crossings. The busiest was the San Diego sector. Silvester Reyes, the Border Patrol chief of the El Paso sector, unilaterally launched Operation Blockade on 19 September 1993, deploying 400 agents and their vehicles along a 20-mile stretch of the border between El Paso and Ciudad Juarez, Mexico. (Nevins, 2010, page 111). Prior to this the border patrol strategy had been to apprehend unauthorized entrants after they had crossed the border. This meant that hundreds of thousands who were suspected of being undocumented migrants were stopped every year. Most of those stopped were El Paso residents of Hispanic appearance. Not surprisingly, this led to charges of racial profiling (Dunn, 2009, page 12). With Operation Blockade, apprehensions dropped 80 ^ 90%. The strategy received much favorable national publicity and was quickly replicated in October 1994 with Operation Gatekeeper in San Diego, California (Nevins, 2010, page 111). The local situation in California was also a significant factor leading up to Operation Gatekeeper, specifically the debates over and eventual passage of Proposition 187, also known as the Save Our State ballot initiative. Proposition 187 was an antiimmigrant measure that proposed to deny public education from elementary to postsecondary levels, social services, and public health care (excluding emergencies) to unauthorized immigrants. It was passed by 59% of California's electorate. The proposition resulted from the efforts of local immigration control groups in California as well as the national antiimmigrant organization, Federation for Immigration Reform (FAIR</w:t>
      </w:r>
      <w:proofErr w:type="gramStart"/>
      <w:r w:rsidRPr="005B0A86">
        <w:rPr>
          <w:sz w:val="16"/>
        </w:rPr>
        <w:t>)(</w:t>
      </w:r>
      <w:proofErr w:type="gramEnd"/>
      <w:r w:rsidRPr="005B0A86">
        <w:rPr>
          <w:sz w:val="16"/>
        </w:rPr>
        <w:t xml:space="preserve">12) National level politics were also key factors leading to the border build up of the early 1990s. The antiimmigrant backlash loomed as a potential threat to then President Bill Clinton's reelection. Gatekeeper was followed by Operation Safeguard in central Arizona in 1995, which ``redirected illegal border crossings away from urban areas near the Nogales port-of-entry to comparatively open areas'' (National Border Patrol, 2000). Operation Rio Grande was launched in south Texas in 1997, which encompasses McAllen, Brownsville, and Laredo (National Border Patrol, 2000). Border Patrol agents are not the only aspect of US border control strategy. The strategy also includes technology and </w:t>
      </w:r>
      <w:proofErr w:type="gramStart"/>
      <w:r w:rsidRPr="005B0A86">
        <w:rPr>
          <w:sz w:val="16"/>
        </w:rPr>
        <w:t>infrastructure.(</w:t>
      </w:r>
      <w:proofErr w:type="gramEnd"/>
      <w:r w:rsidRPr="005B0A86">
        <w:rPr>
          <w:sz w:val="16"/>
        </w:rPr>
        <w:t xml:space="preserve">13) Prevention through deterrence has thus expanded to include virtual fencing, a planned 670-mile long physical border fence/wall, and various high-tech surveillance devices on or near the border. </w:t>
      </w:r>
      <w:r w:rsidRPr="005B0A86">
        <w:rPr>
          <w:rStyle w:val="StyleUnderline"/>
        </w:rPr>
        <w:t>More recently called `</w:t>
      </w:r>
      <w:r w:rsidRPr="002673F8">
        <w:rPr>
          <w:rStyle w:val="StyleUnderline"/>
          <w:highlight w:val="yellow"/>
        </w:rPr>
        <w:t>Secure Border Initiativ</w:t>
      </w:r>
      <w:r w:rsidRPr="005B0A86">
        <w:rPr>
          <w:rStyle w:val="StyleUnderline"/>
        </w:rPr>
        <w:t>e', the latest strategy continues and</w:t>
      </w:r>
      <w:r>
        <w:rPr>
          <w:rStyle w:val="StyleUnderline"/>
        </w:rPr>
        <w:t xml:space="preserve"> </w:t>
      </w:r>
      <w:r w:rsidRPr="002673F8">
        <w:rPr>
          <w:rStyle w:val="StyleUnderline"/>
          <w:highlight w:val="yellow"/>
        </w:rPr>
        <w:t>expands prevention through deterrence, focusing on</w:t>
      </w:r>
      <w:r w:rsidRPr="005B0A86">
        <w:rPr>
          <w:rStyle w:val="StyleUnderline"/>
        </w:rPr>
        <w:t xml:space="preserve"> even more </w:t>
      </w:r>
      <w:r w:rsidRPr="002673F8">
        <w:rPr>
          <w:rStyle w:val="StyleUnderline"/>
          <w:highlight w:val="yellow"/>
        </w:rPr>
        <w:t>border</w:t>
      </w:r>
      <w:r w:rsidRPr="005B0A86">
        <w:rPr>
          <w:rStyle w:val="StyleUnderline"/>
        </w:rPr>
        <w:t xml:space="preserve"> patrol </w:t>
      </w:r>
      <w:r w:rsidRPr="002673F8">
        <w:rPr>
          <w:rStyle w:val="StyleUnderline"/>
          <w:highlight w:val="yellow"/>
        </w:rPr>
        <w:t>agents; upgrading</w:t>
      </w:r>
      <w:r w:rsidRPr="005B0A86">
        <w:rPr>
          <w:rStyle w:val="StyleUnderline"/>
        </w:rPr>
        <w:t xml:space="preserve"> </w:t>
      </w:r>
      <w:r w:rsidRPr="002673F8">
        <w:rPr>
          <w:rStyle w:val="StyleUnderline"/>
          <w:highlight w:val="yellow"/>
        </w:rPr>
        <w:t>tech</w:t>
      </w:r>
      <w:r w:rsidRPr="005B0A86">
        <w:rPr>
          <w:rStyle w:val="StyleUnderline"/>
        </w:rPr>
        <w:t>nology, including increased manned aerial assets; expanded use of</w:t>
      </w:r>
      <w:r>
        <w:rPr>
          <w:rStyle w:val="StyleUnderline"/>
        </w:rPr>
        <w:t xml:space="preserve"> </w:t>
      </w:r>
      <w:r w:rsidRPr="002673F8">
        <w:rPr>
          <w:rStyle w:val="StyleUnderline"/>
          <w:highlight w:val="yellow"/>
        </w:rPr>
        <w:t>UAV's</w:t>
      </w:r>
      <w:r w:rsidRPr="005B0A86">
        <w:rPr>
          <w:sz w:val="16"/>
        </w:rPr>
        <w:t xml:space="preserve"> (unmanned aerial vehicles); </w:t>
      </w:r>
      <w:r w:rsidRPr="002673F8">
        <w:rPr>
          <w:rStyle w:val="StyleUnderline"/>
          <w:highlight w:val="yellow"/>
        </w:rPr>
        <w:t>and increased investment in infrastructure</w:t>
      </w:r>
      <w:r>
        <w:rPr>
          <w:rStyle w:val="StyleUnderline"/>
        </w:rPr>
        <w:t xml:space="preserve"> </w:t>
      </w:r>
      <w:r w:rsidRPr="005B0A86">
        <w:rPr>
          <w:rStyle w:val="StyleUnderline"/>
        </w:rPr>
        <w:t>with additional ``physical layers'' of security and more access roads for the border</w:t>
      </w:r>
      <w:r>
        <w:rPr>
          <w:rStyle w:val="StyleUnderline"/>
        </w:rPr>
        <w:t xml:space="preserve"> </w:t>
      </w:r>
      <w:r w:rsidRPr="005B0A86">
        <w:rPr>
          <w:rStyle w:val="StyleUnderline"/>
        </w:rPr>
        <w:t>patrol to facilitate quicker responses</w:t>
      </w:r>
      <w:r w:rsidRPr="005B0A86">
        <w:rPr>
          <w:sz w:val="16"/>
        </w:rPr>
        <w:t xml:space="preserve">.(14) As Foucault notes, apparatuses of security associated with biopower have a tendency to expand. </w:t>
      </w:r>
      <w:r w:rsidRPr="005B0A86">
        <w:rPr>
          <w:rStyle w:val="StyleUnderline"/>
        </w:rPr>
        <w:t>Such apparatuses are centrifugal</w:t>
      </w:r>
      <w:r>
        <w:rPr>
          <w:rStyle w:val="StyleUnderline"/>
        </w:rPr>
        <w:t xml:space="preserve"> </w:t>
      </w:r>
      <w:r w:rsidRPr="005B0A86">
        <w:rPr>
          <w:rStyle w:val="StyleUnderline"/>
        </w:rPr>
        <w:t xml:space="preserve">allowing for the development of ever-wider circuits </w:t>
      </w:r>
      <w:r w:rsidRPr="005B0A86">
        <w:rPr>
          <w:sz w:val="16"/>
        </w:rPr>
        <w:t>(2009, page 45) This has certainly been the case with `prevention through deterrence</w:t>
      </w:r>
      <w:proofErr w:type="gramStart"/>
      <w:r w:rsidRPr="005B0A86">
        <w:rPr>
          <w:sz w:val="16"/>
        </w:rPr>
        <w:t>'.(</w:t>
      </w:r>
      <w:proofErr w:type="gramEnd"/>
      <w:r w:rsidRPr="005B0A86">
        <w:rPr>
          <w:sz w:val="16"/>
        </w:rPr>
        <w:t xml:space="preserve">15) The US Border Patrol is now the US federal government's largest law enforcement agency. </w:t>
      </w:r>
      <w:r w:rsidRPr="002673F8">
        <w:rPr>
          <w:rStyle w:val="StyleUnderline"/>
          <w:highlight w:val="yellow"/>
        </w:rPr>
        <w:t>This expansion</w:t>
      </w:r>
      <w:r>
        <w:rPr>
          <w:rStyle w:val="StyleUnderline"/>
        </w:rPr>
        <w:t xml:space="preserve"> </w:t>
      </w:r>
      <w:r w:rsidRPr="005B0A86">
        <w:rPr>
          <w:rStyle w:val="StyleUnderline"/>
        </w:rPr>
        <w:t xml:space="preserve">consists not only of </w:t>
      </w:r>
      <w:r w:rsidRPr="002673F8">
        <w:rPr>
          <w:rStyle w:val="StyleUnderline"/>
          <w:highlight w:val="yellow"/>
        </w:rPr>
        <w:t>broaden</w:t>
      </w:r>
      <w:r w:rsidRPr="005B0A86">
        <w:rPr>
          <w:rStyle w:val="StyleUnderline"/>
        </w:rPr>
        <w:t>ing the range of strategies for controlling the border on</w:t>
      </w:r>
      <w:r>
        <w:rPr>
          <w:rStyle w:val="StyleUnderline"/>
        </w:rPr>
        <w:t xml:space="preserve"> </w:t>
      </w:r>
      <w:r w:rsidRPr="005B0A86">
        <w:rPr>
          <w:rStyle w:val="StyleUnderline"/>
        </w:rPr>
        <w:t xml:space="preserve">the part of </w:t>
      </w:r>
      <w:r w:rsidRPr="002673F8">
        <w:rPr>
          <w:rStyle w:val="StyleUnderline"/>
          <w:highlight w:val="yellow"/>
        </w:rPr>
        <w:t>the US government</w:t>
      </w:r>
      <w:r w:rsidRPr="005B0A86">
        <w:rPr>
          <w:rStyle w:val="StyleUnderline"/>
        </w:rPr>
        <w:t xml:space="preserve"> but </w:t>
      </w:r>
      <w:r w:rsidRPr="002673F8">
        <w:rPr>
          <w:rStyle w:val="StyleUnderline"/>
          <w:highlight w:val="yellow"/>
        </w:rPr>
        <w:t>also the expansion of surveillance and monitoring</w:t>
      </w:r>
      <w:r>
        <w:rPr>
          <w:rStyle w:val="StyleUnderline"/>
        </w:rPr>
        <w:t xml:space="preserve"> </w:t>
      </w:r>
      <w:r w:rsidRPr="005B0A86">
        <w:rPr>
          <w:rStyle w:val="StyleUnderline"/>
        </w:rPr>
        <w:t xml:space="preserve">of the border </w:t>
      </w:r>
      <w:r w:rsidRPr="002673F8">
        <w:rPr>
          <w:rStyle w:val="StyleUnderline"/>
          <w:highlight w:val="yellow"/>
        </w:rPr>
        <w:t>into the</w:t>
      </w:r>
      <w:r w:rsidRPr="005B0A86">
        <w:rPr>
          <w:rStyle w:val="StyleUnderline"/>
        </w:rPr>
        <w:t xml:space="preserve"> ostensibly `</w:t>
      </w:r>
      <w:r w:rsidRPr="002673F8">
        <w:rPr>
          <w:rStyle w:val="StyleUnderline"/>
          <w:highlight w:val="yellow"/>
        </w:rPr>
        <w:t>private' realm</w:t>
      </w:r>
      <w:r w:rsidRPr="005B0A86">
        <w:rPr>
          <w:sz w:val="16"/>
        </w:rPr>
        <w:t xml:space="preserve">. A major aspect of the Secure Border Initiative is SBInet, which consists of a network of surveillance towers with radar and cameras. In September 2006 the Boeing Corporation won the $70 million DHS contract to develop and build the towers and monitor its subcontractors. Putting these into practice involves Boeing personnel in the actual monitoring of the border </w:t>
      </w:r>
      <w:proofErr w:type="gramStart"/>
      <w:r w:rsidRPr="005B0A86">
        <w:rPr>
          <w:sz w:val="16"/>
        </w:rPr>
        <w:t>As</w:t>
      </w:r>
      <w:proofErr w:type="gramEnd"/>
      <w:r w:rsidRPr="005B0A86">
        <w:rPr>
          <w:sz w:val="16"/>
        </w:rPr>
        <w:t xml:space="preserve"> the various surveillance mechanisms, from agents to high-tech equipment, were put into place, they have collectively contributed to the increase in migrant deaths. Robin Hoover of Humane Borders has measured the locations where migrant bodies have been found, and they are further and further away from populated areas. ``The migrants are walking in more treacherous terrain for longer periods of time, and you should expect more deaths'', he </w:t>
      </w:r>
      <w:proofErr w:type="gramStart"/>
      <w:r w:rsidRPr="005B0A86">
        <w:rPr>
          <w:sz w:val="16"/>
        </w:rPr>
        <w:t>says.(</w:t>
      </w:r>
      <w:proofErr w:type="gramEnd"/>
      <w:r w:rsidRPr="005B0A86">
        <w:rPr>
          <w:sz w:val="16"/>
        </w:rPr>
        <w:t xml:space="preserve">17) </w:t>
      </w:r>
      <w:r w:rsidRPr="002673F8">
        <w:rPr>
          <w:rStyle w:val="StyleUnderline"/>
          <w:highlight w:val="yellow"/>
        </w:rPr>
        <w:t>The</w:t>
      </w:r>
      <w:r w:rsidRPr="005B0A86">
        <w:rPr>
          <w:rStyle w:val="StyleUnderline"/>
        </w:rPr>
        <w:t xml:space="preserve"> significance of prevention through deterrence in terms of the techniques of</w:t>
      </w:r>
      <w:r>
        <w:rPr>
          <w:rStyle w:val="StyleUnderline"/>
        </w:rPr>
        <w:t xml:space="preserve"> </w:t>
      </w:r>
      <w:r w:rsidRPr="005B0A86">
        <w:rPr>
          <w:rStyle w:val="StyleUnderline"/>
        </w:rPr>
        <w:t>biopower can be found in the fact that it has not, nor arguably was it ever intended,</w:t>
      </w:r>
      <w:r>
        <w:rPr>
          <w:rStyle w:val="StyleUnderline"/>
        </w:rPr>
        <w:t xml:space="preserve"> </w:t>
      </w:r>
      <w:r w:rsidRPr="005B0A86">
        <w:rPr>
          <w:rStyle w:val="StyleUnderline"/>
        </w:rPr>
        <w:t>to completely eliminate unauthorized immigration</w:t>
      </w:r>
      <w:r w:rsidRPr="005B0A86">
        <w:rPr>
          <w:sz w:val="16"/>
        </w:rPr>
        <w:t xml:space="preserve"> (Nevins, 2010, page 114). Like the border policies prior to it, </w:t>
      </w:r>
      <w:r w:rsidRPr="005B0A86">
        <w:rPr>
          <w:rStyle w:val="StyleUnderline"/>
        </w:rPr>
        <w:t>prevention through deterrence was in part a `</w:t>
      </w:r>
      <w:r w:rsidRPr="002673F8">
        <w:rPr>
          <w:rStyle w:val="StyleUnderline"/>
          <w:highlight w:val="yellow"/>
        </w:rPr>
        <w:t>border game', rife with symbolic power</w:t>
      </w:r>
      <w:r w:rsidRPr="005B0A86">
        <w:rPr>
          <w:rStyle w:val="StyleUnderline"/>
        </w:rPr>
        <w:t xml:space="preserve"> which functioned to </w:t>
      </w:r>
      <w:r w:rsidRPr="002673F8">
        <w:rPr>
          <w:rStyle w:val="StyleUnderline"/>
          <w:highlight w:val="yellow"/>
        </w:rPr>
        <w:t>reaffirm the significance of the</w:t>
      </w:r>
      <w:r w:rsidRPr="005B0A86">
        <w:rPr>
          <w:rStyle w:val="StyleUnderline"/>
        </w:rPr>
        <w:t xml:space="preserve"> </w:t>
      </w:r>
      <w:r w:rsidRPr="002673F8">
        <w:rPr>
          <w:rStyle w:val="StyleUnderline"/>
          <w:highlight w:val="yellow"/>
        </w:rPr>
        <w:t>boundary between Mexico and</w:t>
      </w:r>
      <w:r w:rsidRPr="005B0A86">
        <w:rPr>
          <w:rStyle w:val="StyleUnderline"/>
        </w:rPr>
        <w:t xml:space="preserve"> the </w:t>
      </w:r>
      <w:r w:rsidRPr="002673F8">
        <w:rPr>
          <w:rStyle w:val="StyleUnderline"/>
          <w:highlight w:val="yellow"/>
        </w:rPr>
        <w:t>U</w:t>
      </w:r>
      <w:r w:rsidRPr="005B0A86">
        <w:rPr>
          <w:rStyle w:val="StyleUnderline"/>
        </w:rPr>
        <w:t xml:space="preserve">nited </w:t>
      </w:r>
      <w:r w:rsidRPr="002673F8">
        <w:rPr>
          <w:rStyle w:val="StyleUnderline"/>
          <w:highlight w:val="yellow"/>
        </w:rPr>
        <w:t>S</w:t>
      </w:r>
      <w:r w:rsidRPr="005B0A86">
        <w:rPr>
          <w:rStyle w:val="StyleUnderline"/>
        </w:rPr>
        <w:t xml:space="preserve">tates </w:t>
      </w:r>
      <w:r w:rsidRPr="002673F8">
        <w:rPr>
          <w:rStyle w:val="StyleUnderline"/>
          <w:highlight w:val="yellow"/>
        </w:rPr>
        <w:t>and</w:t>
      </w:r>
      <w:r w:rsidRPr="005B0A86">
        <w:rPr>
          <w:rStyle w:val="StyleUnderline"/>
        </w:rPr>
        <w:t xml:space="preserve"> at the same time asserted/</w:t>
      </w:r>
      <w:r w:rsidRPr="002673F8">
        <w:rPr>
          <w:rStyle w:val="StyleUnderline"/>
          <w:highlight w:val="yellow"/>
        </w:rPr>
        <w:t>reasserted</w:t>
      </w:r>
      <w:r w:rsidRPr="005B0A86">
        <w:rPr>
          <w:rStyle w:val="StyleUnderline"/>
        </w:rPr>
        <w:t xml:space="preserve"> the</w:t>
      </w:r>
      <w:r>
        <w:rPr>
          <w:rStyle w:val="StyleUnderline"/>
        </w:rPr>
        <w:t xml:space="preserve"> </w:t>
      </w:r>
      <w:r w:rsidRPr="002673F8">
        <w:rPr>
          <w:rStyle w:val="StyleUnderline"/>
          <w:highlight w:val="yellow"/>
        </w:rPr>
        <w:t>sovereignty of the latter</w:t>
      </w:r>
      <w:r w:rsidRPr="005B0A86">
        <w:rPr>
          <w:rStyle w:val="StyleUnderline"/>
        </w:rPr>
        <w:t xml:space="preserve">.(18) However, it inaugurated a new intensity in that US </w:t>
      </w:r>
      <w:r w:rsidRPr="002673F8">
        <w:rPr>
          <w:rStyle w:val="StyleUnderline"/>
          <w:highlight w:val="yellow"/>
        </w:rPr>
        <w:t>border policies became</w:t>
      </w:r>
      <w:r w:rsidRPr="005B0A86">
        <w:rPr>
          <w:rStyle w:val="StyleUnderline"/>
        </w:rPr>
        <w:t xml:space="preserve"> much more than a symbolic game in the sense that crossing the</w:t>
      </w:r>
      <w:r>
        <w:rPr>
          <w:rStyle w:val="StyleUnderline"/>
        </w:rPr>
        <w:t xml:space="preserve"> </w:t>
      </w:r>
      <w:r w:rsidRPr="005B0A86">
        <w:rPr>
          <w:rStyle w:val="StyleUnderline"/>
        </w:rPr>
        <w:t xml:space="preserve">border without authorization now became an </w:t>
      </w:r>
      <w:r w:rsidRPr="002673F8">
        <w:rPr>
          <w:rStyle w:val="StyleUnderline"/>
          <w:highlight w:val="yellow"/>
        </w:rPr>
        <w:t>extremely dangerous</w:t>
      </w:r>
      <w:r w:rsidRPr="005B0A86">
        <w:rPr>
          <w:rStyle w:val="StyleUnderline"/>
        </w:rPr>
        <w:t xml:space="preserve"> proposition in</w:t>
      </w:r>
      <w:r>
        <w:rPr>
          <w:rStyle w:val="StyleUnderline"/>
        </w:rPr>
        <w:t xml:space="preserve"> </w:t>
      </w:r>
      <w:r w:rsidRPr="005B0A86">
        <w:rPr>
          <w:rStyle w:val="StyleUnderline"/>
        </w:rPr>
        <w:t>which death lurked in every new migrant crossing route, through formidable mountain</w:t>
      </w:r>
      <w:r>
        <w:rPr>
          <w:rStyle w:val="StyleUnderline"/>
        </w:rPr>
        <w:t xml:space="preserve"> </w:t>
      </w:r>
      <w:r w:rsidRPr="005B0A86">
        <w:rPr>
          <w:rStyle w:val="StyleUnderline"/>
        </w:rPr>
        <w:t>ranges and along desolate, heat-scorched desert lands.</w:t>
      </w:r>
      <w:r w:rsidRPr="005B0A86">
        <w:rPr>
          <w:sz w:val="16"/>
        </w:rPr>
        <w:t xml:space="preserve"> In terms of the operation(s) of power, the significance of this new border strategy lies in a subtle shift from the dominance of sovereign, juridical power to biopower. I say `subtle' because I do not mean to suggest that juridical power and biopower are opposed to one another. Clearly, they work together in this case, and it is a matter of emphasis that I am suggesting here. Juridical power intensified the US border enforcement regime. </w:t>
      </w:r>
      <w:r w:rsidRPr="005B0A86">
        <w:rPr>
          <w:rStyle w:val="StyleUnderline"/>
        </w:rPr>
        <w:t>However,</w:t>
      </w:r>
      <w:r>
        <w:rPr>
          <w:rStyle w:val="StyleUnderline"/>
        </w:rPr>
        <w:t xml:space="preserve"> </w:t>
      </w:r>
      <w:r w:rsidRPr="002673F8">
        <w:rPr>
          <w:rStyle w:val="StyleUnderline"/>
          <w:highlight w:val="yellow"/>
        </w:rPr>
        <w:t>biopower</w:t>
      </w:r>
      <w:r w:rsidRPr="005B0A86">
        <w:rPr>
          <w:rStyle w:val="StyleUnderline"/>
        </w:rPr>
        <w:t xml:space="preserve"> is </w:t>
      </w:r>
      <w:r w:rsidRPr="002673F8">
        <w:rPr>
          <w:rStyle w:val="StyleUnderline"/>
          <w:highlight w:val="yellow"/>
        </w:rPr>
        <w:t>clearly evident as</w:t>
      </w:r>
      <w:r w:rsidRPr="005B0A86">
        <w:rPr>
          <w:rStyle w:val="StyleUnderline"/>
        </w:rPr>
        <w:t xml:space="preserve"> the newly </w:t>
      </w:r>
      <w:r w:rsidRPr="002673F8">
        <w:rPr>
          <w:rStyle w:val="StyleUnderline"/>
          <w:highlight w:val="yellow"/>
        </w:rPr>
        <w:t>intensified enforcement regime produced</w:t>
      </w:r>
      <w:r w:rsidRPr="005B0A86">
        <w:rPr>
          <w:rStyle w:val="StyleUnderline"/>
        </w:rPr>
        <w:t xml:space="preserve"> a</w:t>
      </w:r>
      <w:r>
        <w:rPr>
          <w:rStyle w:val="StyleUnderline"/>
        </w:rPr>
        <w:t xml:space="preserve"> </w:t>
      </w:r>
      <w:r w:rsidRPr="002673F8">
        <w:rPr>
          <w:rStyle w:val="StyleUnderline"/>
          <w:highlight w:val="yellow"/>
        </w:rPr>
        <w:t>radical exposure</w:t>
      </w:r>
      <w:r w:rsidRPr="005B0A86">
        <w:rPr>
          <w:rStyle w:val="StyleUnderline"/>
        </w:rPr>
        <w:t xml:space="preserve"> for migrants </w:t>
      </w:r>
      <w:r w:rsidRPr="002673F8">
        <w:rPr>
          <w:rStyle w:val="StyleUnderline"/>
          <w:highlight w:val="yellow"/>
        </w:rPr>
        <w:t>which</w:t>
      </w:r>
      <w:r w:rsidRPr="005B0A86">
        <w:rPr>
          <w:rStyle w:val="StyleUnderline"/>
        </w:rPr>
        <w:t xml:space="preserve"> stripped them of their humanity and </w:t>
      </w:r>
      <w:r w:rsidRPr="002673F8">
        <w:rPr>
          <w:rStyle w:val="StyleUnderline"/>
          <w:highlight w:val="yellow"/>
        </w:rPr>
        <w:t>permitted their killing without punishment</w:t>
      </w:r>
      <w:r w:rsidRPr="005B0A86">
        <w:rPr>
          <w:rStyle w:val="StyleUnderline"/>
        </w:rPr>
        <w:t>.</w:t>
      </w:r>
      <w:r>
        <w:rPr>
          <w:rStyle w:val="StyleUnderline"/>
        </w:rPr>
        <w:t xml:space="preserve"> </w:t>
      </w:r>
      <w:r w:rsidRPr="005B0A86">
        <w:rPr>
          <w:sz w:val="16"/>
        </w:rPr>
        <w:t xml:space="preserve">In an effort to reduce the probability of some migrants successfully crossing the border and thereby deter others from attempting to cross, </w:t>
      </w:r>
      <w:r w:rsidRPr="005B0A86">
        <w:rPr>
          <w:rStyle w:val="StyleUnderline"/>
        </w:rPr>
        <w:t>prevention through deterrence</w:t>
      </w:r>
      <w:r>
        <w:rPr>
          <w:rStyle w:val="StyleUnderline"/>
        </w:rPr>
        <w:t xml:space="preserve"> </w:t>
      </w:r>
      <w:r w:rsidRPr="005B0A86">
        <w:rPr>
          <w:rStyle w:val="StyleUnderline"/>
        </w:rPr>
        <w:t>depended on some human beings being constituted as bare life.</w:t>
      </w:r>
      <w:r w:rsidRPr="005B0A86">
        <w:rPr>
          <w:sz w:val="16"/>
        </w:rPr>
        <w:t xml:space="preserve"> The key division involves the creation of bare life, ie the differentiation between those who can be sacrificed for the well-being (or perceived well-being) of others and those whose well-being is ostensibly promoted. </w:t>
      </w:r>
      <w:r w:rsidRPr="002673F8">
        <w:rPr>
          <w:rStyle w:val="StyleUnderline"/>
          <w:highlight w:val="yellow"/>
        </w:rPr>
        <w:t>Those whose</w:t>
      </w:r>
      <w:r w:rsidRPr="005B0A86">
        <w:rPr>
          <w:rStyle w:val="StyleUnderline"/>
        </w:rPr>
        <w:t xml:space="preserve"> well-being is promoted are the ones</w:t>
      </w:r>
      <w:r>
        <w:rPr>
          <w:rStyle w:val="StyleUnderline"/>
        </w:rPr>
        <w:t xml:space="preserve"> </w:t>
      </w:r>
      <w:r w:rsidRPr="005B0A86">
        <w:rPr>
          <w:rStyle w:val="StyleUnderline"/>
        </w:rPr>
        <w:t xml:space="preserve">who </w:t>
      </w:r>
      <w:r w:rsidRPr="002673F8">
        <w:rPr>
          <w:rStyle w:val="StyleUnderline"/>
          <w:highlight w:val="yellow"/>
        </w:rPr>
        <w:t>claim that migrants are swamping their country</w:t>
      </w:r>
      <w:r w:rsidRPr="005B0A86">
        <w:rPr>
          <w:rStyle w:val="StyleUnderline"/>
        </w:rPr>
        <w:t xml:space="preserve"> and who clamor for `control of</w:t>
      </w:r>
      <w:r>
        <w:rPr>
          <w:rStyle w:val="StyleUnderline"/>
        </w:rPr>
        <w:t xml:space="preserve"> </w:t>
      </w:r>
      <w:r w:rsidRPr="005B0A86">
        <w:rPr>
          <w:rStyle w:val="StyleUnderline"/>
        </w:rPr>
        <w:t xml:space="preserve">our borders', as well as those who </w:t>
      </w:r>
      <w:r w:rsidRPr="002673F8">
        <w:rPr>
          <w:rStyle w:val="StyleUnderline"/>
          <w:highlight w:val="yellow"/>
        </w:rPr>
        <w:t>benefit directly and indirectly from</w:t>
      </w:r>
      <w:r w:rsidRPr="005B0A86">
        <w:rPr>
          <w:rStyle w:val="StyleUnderline"/>
        </w:rPr>
        <w:t xml:space="preserve"> the </w:t>
      </w:r>
      <w:r w:rsidRPr="002673F8">
        <w:rPr>
          <w:rStyle w:val="StyleUnderline"/>
          <w:highlight w:val="yellow"/>
        </w:rPr>
        <w:t>labor of the migrants who successfully cross</w:t>
      </w:r>
      <w:r w:rsidRPr="005B0A86">
        <w:rPr>
          <w:rStyle w:val="StyleUnderline"/>
        </w:rPr>
        <w:t>. Juridical power obviously does not recede completely,</w:t>
      </w:r>
      <w:r>
        <w:rPr>
          <w:rStyle w:val="StyleUnderline"/>
        </w:rPr>
        <w:t xml:space="preserve"> </w:t>
      </w:r>
      <w:r w:rsidRPr="005B0A86">
        <w:rPr>
          <w:rStyle w:val="StyleUnderline"/>
        </w:rPr>
        <w:t>but rather works in tandem with biopower.</w:t>
      </w:r>
      <w:r w:rsidRPr="005B0A86">
        <w:rPr>
          <w:sz w:val="16"/>
        </w:rPr>
        <w:t xml:space="preserve"> Foucault's distinction between the population and the multiplicity of individuals is relevant here. The multiplicity of individuals will ``only be pertinent to the extent that, properly managed, maintained, and encouraged, it will make possible what one wants to obtain at the level that is pertinent'' (Foucault, 2009, page 44). Prevention through deterrence seeks to do just this with the multiplicity of individuals who attempt to cross the US Mexico border without authorization. `Management' is simply not the concentrated, focused kind of management found with disciplinary power, but is more consistent with Foucault's notion that the apparatus of security `lets things happen', albeit after certain policies/strategies are in place (page 45). </w:t>
      </w:r>
    </w:p>
    <w:p w14:paraId="300364F9" w14:textId="77777777" w:rsidR="00DC41DD" w:rsidRDefault="00DC41DD" w:rsidP="00DC41DD">
      <w:pPr>
        <w:pStyle w:val="Heading4"/>
      </w:pPr>
      <w:r>
        <w:t xml:space="preserve">The USCIS can require biometrics for individuals seeking citizenship </w:t>
      </w:r>
    </w:p>
    <w:p w14:paraId="0D45802C" w14:textId="77777777" w:rsidR="00DC41DD" w:rsidRDefault="00DC41DD" w:rsidP="00DC41DD">
      <w:r w:rsidRPr="00931741">
        <w:rPr>
          <w:rStyle w:val="Style13ptBold"/>
        </w:rPr>
        <w:t xml:space="preserve">USCIS 16 </w:t>
      </w:r>
      <w:r>
        <w:t>(</w:t>
      </w:r>
      <w:r w:rsidRPr="00931741">
        <w:t xml:space="preserve">U.S. Citizenship and Immigration Services administers the nation’s lawful immigration system, safeguarding its integrity and promise by efficiently and fairly adjudicating requests for immigration benefits while protecting Americans, securing the homeland, and honoring our values. </w:t>
      </w:r>
      <w:r>
        <w:t>“</w:t>
      </w:r>
      <w:r w:rsidRPr="00931741">
        <w:t>Preparing for Your Biometric Services Appointment</w:t>
      </w:r>
      <w:r>
        <w:t xml:space="preserve">,” </w:t>
      </w:r>
      <w:r w:rsidRPr="00931741">
        <w:t>Last Reviewed/Updated: 12/19/2016</w:t>
      </w:r>
      <w:r>
        <w:t xml:space="preserve">, Accessed 7.4.18, </w:t>
      </w:r>
      <w:hyperlink r:id="rId15" w:history="1">
        <w:r w:rsidRPr="00190971">
          <w:rPr>
            <w:rStyle w:val="Hyperlink"/>
          </w:rPr>
          <w:t>https://www.uscis.gov/forms/forms-information/preparing-your-biometric-services-appointment</w:t>
        </w:r>
      </w:hyperlink>
      <w:r>
        <w:t xml:space="preserve"> ) //ZoL</w:t>
      </w:r>
    </w:p>
    <w:p w14:paraId="0B3729D1" w14:textId="67906316" w:rsidR="00DC41DD" w:rsidRPr="009D4E9F" w:rsidRDefault="00DC41DD" w:rsidP="00DC41DD">
      <w:pPr>
        <w:rPr>
          <w:sz w:val="16"/>
        </w:rPr>
      </w:pPr>
      <w:r w:rsidRPr="00931741">
        <w:rPr>
          <w:sz w:val="16"/>
        </w:rPr>
        <w:t xml:space="preserve">Note: </w:t>
      </w:r>
      <w:r w:rsidRPr="007A6A89">
        <w:rPr>
          <w:highlight w:val="green"/>
          <w:u w:val="single"/>
        </w:rPr>
        <w:t>USCIS has</w:t>
      </w:r>
      <w:r w:rsidRPr="00931741">
        <w:rPr>
          <w:u w:val="single"/>
        </w:rPr>
        <w:t xml:space="preserve"> the general </w:t>
      </w:r>
      <w:r w:rsidRPr="007A6A89">
        <w:rPr>
          <w:highlight w:val="green"/>
          <w:u w:val="single"/>
        </w:rPr>
        <w:t xml:space="preserve">authority </w:t>
      </w:r>
      <w:r w:rsidRPr="007A6A89">
        <w:rPr>
          <w:rStyle w:val="Emphasis"/>
          <w:highlight w:val="green"/>
        </w:rPr>
        <w:t>to require and collect biometrics</w:t>
      </w:r>
      <w:r w:rsidRPr="00931741">
        <w:rPr>
          <w:rStyle w:val="Emphasis"/>
        </w:rPr>
        <w:t xml:space="preserve"> </w:t>
      </w:r>
      <w:r w:rsidRPr="00931741">
        <w:rPr>
          <w:sz w:val="16"/>
        </w:rPr>
        <w:t>(</w:t>
      </w:r>
      <w:r w:rsidRPr="00931741">
        <w:rPr>
          <w:u w:val="single"/>
        </w:rPr>
        <w:t>fingerprints, photograph, and/or digital signature</w:t>
      </w:r>
      <w:r w:rsidRPr="00931741">
        <w:rPr>
          <w:sz w:val="16"/>
        </w:rPr>
        <w:t xml:space="preserve">) </w:t>
      </w:r>
      <w:r w:rsidRPr="007A6A89">
        <w:rPr>
          <w:highlight w:val="green"/>
          <w:u w:val="single"/>
        </w:rPr>
        <w:t>from any</w:t>
      </w:r>
      <w:r w:rsidRPr="00931741">
        <w:rPr>
          <w:u w:val="single"/>
        </w:rPr>
        <w:t xml:space="preserve"> </w:t>
      </w:r>
      <w:r w:rsidRPr="00931741">
        <w:rPr>
          <w:sz w:val="16"/>
        </w:rPr>
        <w:t xml:space="preserve">applicant, petitioner, sponsor, beneficiary, or other </w:t>
      </w:r>
      <w:r w:rsidRPr="007A6A89">
        <w:rPr>
          <w:highlight w:val="green"/>
          <w:u w:val="single"/>
        </w:rPr>
        <w:t>individual</w:t>
      </w:r>
      <w:r w:rsidRPr="00931741">
        <w:rPr>
          <w:u w:val="single"/>
        </w:rPr>
        <w:t xml:space="preserve"> </w:t>
      </w:r>
      <w:r w:rsidRPr="00931741">
        <w:rPr>
          <w:sz w:val="16"/>
        </w:rPr>
        <w:t xml:space="preserve">residing in the United States </w:t>
      </w:r>
      <w:r w:rsidRPr="007A6A89">
        <w:rPr>
          <w:highlight w:val="green"/>
          <w:u w:val="single"/>
        </w:rPr>
        <w:t xml:space="preserve">for </w:t>
      </w:r>
      <w:r w:rsidRPr="007A6A89">
        <w:rPr>
          <w:rStyle w:val="Emphasis"/>
          <w:highlight w:val="green"/>
        </w:rPr>
        <w:t>any immigration and naturalization benefit</w:t>
      </w:r>
      <w:r w:rsidRPr="00931741">
        <w:rPr>
          <w:sz w:val="16"/>
        </w:rPr>
        <w:t>. See 8 CFR 103.2 (b)(9).</w:t>
      </w:r>
    </w:p>
    <w:p w14:paraId="5E4BE827" w14:textId="77777777" w:rsidR="00DC41DD" w:rsidRDefault="00DC41DD" w:rsidP="00DC41DD">
      <w:pPr>
        <w:pStyle w:val="Heading4"/>
      </w:pPr>
      <w:r>
        <w:t xml:space="preserve">Biometrics are ethically questionable – Reducing the person to a state of bare life </w:t>
      </w:r>
    </w:p>
    <w:p w14:paraId="211606F9" w14:textId="77777777" w:rsidR="00DC41DD" w:rsidRPr="00BD1014" w:rsidRDefault="00DC41DD" w:rsidP="00DC41DD">
      <w:pPr>
        <w:rPr>
          <w:sz w:val="16"/>
          <w:szCs w:val="16"/>
        </w:rPr>
      </w:pPr>
      <w:r w:rsidRPr="007E311A">
        <w:rPr>
          <w:rStyle w:val="Style13ptBold"/>
        </w:rPr>
        <w:t>Mordini and Massari 08</w:t>
      </w:r>
      <w:r>
        <w:t xml:space="preserve"> </w:t>
      </w:r>
      <w:r w:rsidRPr="007E311A">
        <w:rPr>
          <w:sz w:val="16"/>
          <w:szCs w:val="16"/>
        </w:rPr>
        <w:t xml:space="preserve">(EMILIO MORDINI, is a leading keynote speaker, and has extensively published in academic peer reviewed publications and edited various books. He chairs Responsible Technology, a Paris based consultancy devoted to Responsible Research and Innovation (RRI) and anticipatory governance. Emilio is Associate Researcher at the Haifa University Health and Risk Communication Center and Academic Supervisor at the Certificate of Advanced Studies “Biometrics &amp; Privacy” – Universitäre Fernstudien Schweiz, and SONIA MASSARI, is director of the Gustolab Institute, Center for Food Studies, and academic and program director of the University of Illinois at Urbana-Champaign, Rome Center. She is the 2014 recipient of NAFSA's Teaching, Learning, and Scholarship Knowledge Community (TLS KC) Innovative Research in International Education award, “Body, Biometrics and Identity.” Bioethics, Vol. 22, Issue 9, pp. 488-498, November 2008. Available at SSRN: https://ssrn.com/abstract=1284671 or </w:t>
      </w:r>
      <w:hyperlink r:id="rId16" w:history="1">
        <w:r w:rsidRPr="007E311A">
          <w:rPr>
            <w:rStyle w:val="Hyperlink"/>
            <w:sz w:val="16"/>
            <w:szCs w:val="16"/>
          </w:rPr>
          <w:t>http://dx.doi.org/10.1111/j.1467-8519.2008.00700.x</w:t>
        </w:r>
      </w:hyperlink>
      <w:r w:rsidRPr="007E311A">
        <w:rPr>
          <w:sz w:val="16"/>
          <w:szCs w:val="16"/>
        </w:rPr>
        <w:t xml:space="preserve"> ) //ZoL </w:t>
      </w:r>
    </w:p>
    <w:p w14:paraId="65163A06" w14:textId="77777777" w:rsidR="00DC41DD" w:rsidRPr="00675A4F" w:rsidRDefault="00DC41DD" w:rsidP="00DC41DD">
      <w:pPr>
        <w:rPr>
          <w:sz w:val="16"/>
        </w:rPr>
      </w:pPr>
      <w:r w:rsidRPr="00675A4F">
        <w:rPr>
          <w:sz w:val="16"/>
        </w:rPr>
        <w:t xml:space="preserve">INFORMATIZATION OF THE BODY Together with function creep, </w:t>
      </w:r>
      <w:r w:rsidRPr="00D65526">
        <w:rPr>
          <w:u w:val="single"/>
        </w:rPr>
        <w:t>informatization of the</w:t>
      </w:r>
      <w:r>
        <w:rPr>
          <w:u w:val="single"/>
        </w:rPr>
        <w:t xml:space="preserve"> </w:t>
      </w:r>
      <w:r w:rsidRPr="00D65526">
        <w:rPr>
          <w:u w:val="single"/>
        </w:rPr>
        <w:t>body is the other general issue that concerns biometric</w:t>
      </w:r>
      <w:r>
        <w:rPr>
          <w:u w:val="single"/>
        </w:rPr>
        <w:t xml:space="preserve"> </w:t>
      </w:r>
      <w:r w:rsidRPr="00D65526">
        <w:rPr>
          <w:u w:val="single"/>
        </w:rPr>
        <w:t>ethics</w:t>
      </w:r>
      <w:r w:rsidRPr="00675A4F">
        <w:rPr>
          <w:sz w:val="16"/>
        </w:rPr>
        <w:t xml:space="preserve">. Scholars speak of ‘informatization of the body’ to point out the digitalization of physical and behavioral attributes of a person and their distribution across the global information network.48 According to a popular aphorism, </w:t>
      </w:r>
      <w:r w:rsidRPr="007A6A89">
        <w:rPr>
          <w:highlight w:val="green"/>
          <w:u w:val="single"/>
        </w:rPr>
        <w:t>biometrics</w:t>
      </w:r>
      <w:r w:rsidRPr="00D65526">
        <w:rPr>
          <w:u w:val="single"/>
        </w:rPr>
        <w:t xml:space="preserve"> are </w:t>
      </w:r>
      <w:r w:rsidRPr="007A6A89">
        <w:rPr>
          <w:highlight w:val="green"/>
          <w:u w:val="single"/>
        </w:rPr>
        <w:t>turn</w:t>
      </w:r>
      <w:r w:rsidRPr="00D65526">
        <w:rPr>
          <w:u w:val="single"/>
        </w:rPr>
        <w:t xml:space="preserve">ing </w:t>
      </w:r>
      <w:r w:rsidRPr="007A6A89">
        <w:rPr>
          <w:highlight w:val="green"/>
          <w:u w:val="single"/>
        </w:rPr>
        <w:t>the human body into a passport or a password</w:t>
      </w:r>
      <w:r w:rsidRPr="00675A4F">
        <w:rPr>
          <w:sz w:val="16"/>
        </w:rPr>
        <w:t xml:space="preserve">. As usual, aphorisms say more than they intend. Taking the dictum seriously, we would be two: our self and our body. </w:t>
      </w:r>
      <w:r w:rsidRPr="00D65526">
        <w:rPr>
          <w:u w:val="single"/>
        </w:rPr>
        <w:t>Who are we, if we are not</w:t>
      </w:r>
      <w:r>
        <w:rPr>
          <w:u w:val="single"/>
        </w:rPr>
        <w:t xml:space="preserve"> </w:t>
      </w:r>
      <w:r w:rsidRPr="00D65526">
        <w:rPr>
          <w:u w:val="single"/>
        </w:rPr>
        <w:t>our body? And what is our body without us</w:t>
      </w:r>
      <w:r w:rsidRPr="00675A4F">
        <w:rPr>
          <w:sz w:val="16"/>
        </w:rPr>
        <w:t xml:space="preserve">? Briefly, at the core of the notion of ‘informatization of the body’ there is a concern for the ways in which </w:t>
      </w:r>
      <w:r w:rsidRPr="007A6A89">
        <w:rPr>
          <w:highlight w:val="green"/>
          <w:u w:val="single"/>
        </w:rPr>
        <w:t>digitalization of physical features</w:t>
      </w:r>
      <w:r>
        <w:rPr>
          <w:u w:val="single"/>
        </w:rPr>
        <w:t xml:space="preserve"> </w:t>
      </w:r>
      <w:r w:rsidRPr="00675A4F">
        <w:rPr>
          <w:sz w:val="16"/>
          <w:szCs w:val="16"/>
        </w:rPr>
        <w:t xml:space="preserve">49 </w:t>
      </w:r>
      <w:r w:rsidRPr="00675A4F">
        <w:rPr>
          <w:u w:val="single"/>
        </w:rPr>
        <w:t xml:space="preserve">may </w:t>
      </w:r>
      <w:r w:rsidRPr="007A6A89">
        <w:rPr>
          <w:highlight w:val="green"/>
          <w:u w:val="single"/>
        </w:rPr>
        <w:t>affect the representation of ourselves and may produce processes of ‘disembodiment’</w:t>
      </w:r>
      <w:r w:rsidRPr="00D65526">
        <w:rPr>
          <w:u w:val="single"/>
        </w:rPr>
        <w:t>.</w:t>
      </w:r>
      <w:r w:rsidRPr="00675A4F">
        <w:rPr>
          <w:sz w:val="16"/>
        </w:rPr>
        <w:t xml:space="preserve"> While privacy advocates and civil liberty organizations are concerned with the risk of function creep, </w:t>
      </w:r>
      <w:r w:rsidRPr="00D65526">
        <w:rPr>
          <w:u w:val="single"/>
        </w:rPr>
        <w:t>philosophers</w:t>
      </w:r>
      <w:r>
        <w:rPr>
          <w:u w:val="single"/>
        </w:rPr>
        <w:t xml:space="preserve"> </w:t>
      </w:r>
      <w:r w:rsidRPr="00D65526">
        <w:rPr>
          <w:u w:val="single"/>
        </w:rPr>
        <w:t xml:space="preserve">are often concerned with </w:t>
      </w:r>
      <w:r w:rsidRPr="007A6A89">
        <w:rPr>
          <w:highlight w:val="green"/>
          <w:u w:val="single"/>
        </w:rPr>
        <w:t>informatization of the body</w:t>
      </w:r>
      <w:r w:rsidRPr="00D65526">
        <w:rPr>
          <w:u w:val="single"/>
        </w:rPr>
        <w:t xml:space="preserve">, because it </w:t>
      </w:r>
      <w:r w:rsidRPr="007A6A89">
        <w:rPr>
          <w:highlight w:val="green"/>
          <w:u w:val="single"/>
        </w:rPr>
        <w:t>would touch our inner nature</w:t>
      </w:r>
      <w:r w:rsidRPr="00D65526">
        <w:rPr>
          <w:u w:val="single"/>
        </w:rPr>
        <w:t>, the</w:t>
      </w:r>
      <w:r>
        <w:rPr>
          <w:u w:val="single"/>
        </w:rPr>
        <w:t xml:space="preserve"> </w:t>
      </w:r>
      <w:r w:rsidRPr="00D65526">
        <w:rPr>
          <w:u w:val="single"/>
        </w:rPr>
        <w:t>‘human essence’.</w:t>
      </w:r>
      <w:r w:rsidRPr="00675A4F">
        <w:rPr>
          <w:sz w:val="16"/>
        </w:rPr>
        <w:t xml:space="preserve"> </w:t>
      </w:r>
      <w:r w:rsidRPr="007A6A89">
        <w:rPr>
          <w:highlight w:val="green"/>
          <w:u w:val="single"/>
        </w:rPr>
        <w:t>Biometric systems digitalize physical appearances and behaviors in order to process them</w:t>
      </w:r>
      <w:r w:rsidRPr="00675A4F">
        <w:rPr>
          <w:sz w:val="16"/>
        </w:rPr>
        <w:t xml:space="preserve">. The passage from analogical to digital representations is not a trivial one, because digital representations always imply a certain degree of simplification, which modifies the nature of the represented object. </w:t>
      </w:r>
      <w:r w:rsidRPr="001978A8">
        <w:rPr>
          <w:u w:val="single"/>
        </w:rPr>
        <w:t>By digitalizing representations of</w:t>
      </w:r>
      <w:r>
        <w:rPr>
          <w:u w:val="single"/>
        </w:rPr>
        <w:t xml:space="preserve"> </w:t>
      </w:r>
      <w:r w:rsidRPr="001978A8">
        <w:rPr>
          <w:u w:val="single"/>
        </w:rPr>
        <w:t xml:space="preserve">body parts and behaviors, </w:t>
      </w:r>
      <w:r w:rsidRPr="007A6A89">
        <w:rPr>
          <w:highlight w:val="green"/>
          <w:u w:val="single"/>
        </w:rPr>
        <w:t>biometric technologies tends to remove from them all dimensions but those which are relevant to recognition</w:t>
      </w:r>
      <w:r w:rsidRPr="001978A8">
        <w:rPr>
          <w:u w:val="single"/>
        </w:rPr>
        <w:t xml:space="preserve">. </w:t>
      </w:r>
      <w:r w:rsidRPr="00675A4F">
        <w:rPr>
          <w:sz w:val="16"/>
        </w:rPr>
        <w:t xml:space="preserve">Ideally, biometrics aims to turn persons into mere living objects, which can be measured and matched with similar living objects. </w:t>
      </w:r>
      <w:r w:rsidRPr="007A6A89">
        <w:rPr>
          <w:highlight w:val="green"/>
          <w:u w:val="single"/>
        </w:rPr>
        <w:t>This leads to the</w:t>
      </w:r>
      <w:r>
        <w:rPr>
          <w:u w:val="single"/>
        </w:rPr>
        <w:t xml:space="preserve"> </w:t>
      </w:r>
      <w:r w:rsidRPr="007A6A89">
        <w:rPr>
          <w:highlight w:val="green"/>
          <w:u w:val="single"/>
        </w:rPr>
        <w:t>dramatic contrast between zoe and bios</w:t>
      </w:r>
      <w:r w:rsidRPr="001978A8">
        <w:rPr>
          <w:u w:val="single"/>
        </w:rPr>
        <w:t>, natural life and</w:t>
      </w:r>
      <w:r>
        <w:rPr>
          <w:u w:val="single"/>
        </w:rPr>
        <w:t xml:space="preserve"> </w:t>
      </w:r>
      <w:r w:rsidRPr="001978A8">
        <w:rPr>
          <w:u w:val="single"/>
        </w:rPr>
        <w:t>political life</w:t>
      </w:r>
      <w:r w:rsidRPr="00675A4F">
        <w:rPr>
          <w:sz w:val="16"/>
        </w:rPr>
        <w:t xml:space="preserve">. Ancient Greeks had two words for life, zoe and bios. </w:t>
      </w:r>
      <w:r w:rsidRPr="001978A8">
        <w:rPr>
          <w:u w:val="single"/>
        </w:rPr>
        <w:t>Zoe is the life common to animals, humans, and</w:t>
      </w:r>
      <w:r>
        <w:rPr>
          <w:u w:val="single"/>
        </w:rPr>
        <w:t xml:space="preserve"> </w:t>
      </w:r>
      <w:r w:rsidRPr="001978A8">
        <w:rPr>
          <w:u w:val="single"/>
        </w:rPr>
        <w:t>gods, just life.</w:t>
      </w:r>
      <w:r w:rsidRPr="00675A4F">
        <w:rPr>
          <w:sz w:val="16"/>
        </w:rPr>
        <w:t xml:space="preserve"> </w:t>
      </w:r>
      <w:r w:rsidRPr="001978A8">
        <w:rPr>
          <w:u w:val="single"/>
        </w:rPr>
        <w:t>Bios is life that is particular to humans,</w:t>
      </w:r>
      <w:r>
        <w:rPr>
          <w:u w:val="single"/>
        </w:rPr>
        <w:t xml:space="preserve"> </w:t>
      </w:r>
      <w:r w:rsidRPr="001978A8">
        <w:rPr>
          <w:u w:val="single"/>
        </w:rPr>
        <w:t>particular because it is life in the human context, with</w:t>
      </w:r>
      <w:r>
        <w:rPr>
          <w:u w:val="single"/>
        </w:rPr>
        <w:t xml:space="preserve"> </w:t>
      </w:r>
      <w:r w:rsidRPr="001978A8">
        <w:rPr>
          <w:rStyle w:val="Emphasis"/>
        </w:rPr>
        <w:t>meanings and purposes</w:t>
      </w:r>
      <w:r w:rsidRPr="00675A4F">
        <w:rPr>
          <w:sz w:val="16"/>
        </w:rPr>
        <w:t xml:space="preserve">. The Italian philosopher Giorgio </w:t>
      </w:r>
      <w:r w:rsidRPr="007A6A89">
        <w:rPr>
          <w:highlight w:val="green"/>
          <w:u w:val="single"/>
        </w:rPr>
        <w:t>Agamben</w:t>
      </w:r>
      <w:r w:rsidRPr="001978A8">
        <w:rPr>
          <w:u w:val="single"/>
        </w:rPr>
        <w:t xml:space="preserve"> has </w:t>
      </w:r>
      <w:r w:rsidRPr="007A6A89">
        <w:rPr>
          <w:highlight w:val="green"/>
          <w:u w:val="single"/>
        </w:rPr>
        <w:t>argued that there are times when rulers create indistinct zones between human life (bios) and bare life (zoe</w:t>
      </w:r>
      <w:r w:rsidRPr="001978A8">
        <w:rPr>
          <w:u w:val="single"/>
        </w:rPr>
        <w:t>). Agamben</w:t>
      </w:r>
      <w:r w:rsidRPr="00675A4F">
        <w:rPr>
          <w:sz w:val="16"/>
        </w:rPr>
        <w:t xml:space="preserve">, following Carl Schmitt and Walter Benjamin, </w:t>
      </w:r>
      <w:r w:rsidRPr="001978A8">
        <w:rPr>
          <w:u w:val="single"/>
        </w:rPr>
        <w:t xml:space="preserve">calls these times </w:t>
      </w:r>
      <w:r w:rsidRPr="00053815">
        <w:rPr>
          <w:rStyle w:val="Emphasis"/>
        </w:rPr>
        <w:t>‘states of exception’</w:t>
      </w:r>
      <w:r w:rsidRPr="00675A4F">
        <w:rPr>
          <w:sz w:val="16"/>
        </w:rPr>
        <w:t xml:space="preserve">. </w:t>
      </w:r>
      <w:r w:rsidRPr="007A6A89">
        <w:rPr>
          <w:highlight w:val="green"/>
          <w:u w:val="single"/>
        </w:rPr>
        <w:t xml:space="preserve">In states of exception, humans are stripped of all meanings except the fact they have life, and that life, like the life of an animal, can be taken at any point </w:t>
      </w:r>
      <w:r w:rsidRPr="007A6A89">
        <w:rPr>
          <w:rStyle w:val="Emphasis"/>
          <w:highlight w:val="green"/>
        </w:rPr>
        <w:t>without it being considered murder</w:t>
      </w:r>
      <w:r w:rsidRPr="007A6A89">
        <w:rPr>
          <w:highlight w:val="green"/>
          <w:u w:val="single"/>
        </w:rPr>
        <w:t>, as happened in the concentration camps</w:t>
      </w:r>
      <w:r w:rsidRPr="00675A4F">
        <w:rPr>
          <w:sz w:val="16"/>
        </w:rPr>
        <w:t xml:space="preserve">. In January of 2004, Giorgio Agamben cancelled a trip to the United States, protesting the dictates of the US-Visit program – which requires persons entering the US to be photographed, fingerprinted and registered in the US biometric database. Then Agamben50 wrote a brief essay explaining why he would not enter what he describes as a state of exception and martial law. </w:t>
      </w:r>
      <w:r w:rsidRPr="001978A8">
        <w:rPr>
          <w:u w:val="single"/>
        </w:rPr>
        <w:t>Agamben stated that</w:t>
      </w:r>
      <w:r>
        <w:rPr>
          <w:u w:val="single"/>
        </w:rPr>
        <w:t xml:space="preserve"> </w:t>
      </w:r>
      <w:r w:rsidRPr="001978A8">
        <w:rPr>
          <w:u w:val="single"/>
        </w:rPr>
        <w:t>biometrics was akin to the tattooing that the Nazis did</w:t>
      </w:r>
      <w:r>
        <w:rPr>
          <w:u w:val="single"/>
        </w:rPr>
        <w:t xml:space="preserve"> </w:t>
      </w:r>
      <w:r w:rsidRPr="001978A8">
        <w:rPr>
          <w:u w:val="single"/>
        </w:rPr>
        <w:t>during World War II</w:t>
      </w:r>
      <w:r w:rsidRPr="00675A4F">
        <w:rPr>
          <w:sz w:val="16"/>
        </w:rPr>
        <w:t xml:space="preserve">. </w:t>
      </w:r>
      <w:r w:rsidRPr="001978A8">
        <w:rPr>
          <w:u w:val="single"/>
        </w:rPr>
        <w:t>The tattooing of concentration</w:t>
      </w:r>
      <w:r>
        <w:rPr>
          <w:u w:val="single"/>
        </w:rPr>
        <w:t xml:space="preserve"> </w:t>
      </w:r>
      <w:r w:rsidRPr="001978A8">
        <w:rPr>
          <w:u w:val="single"/>
        </w:rPr>
        <w:t>camp victims was rationalized as ‘the most normal and</w:t>
      </w:r>
      <w:r>
        <w:rPr>
          <w:u w:val="single"/>
        </w:rPr>
        <w:t xml:space="preserve"> </w:t>
      </w:r>
      <w:r w:rsidRPr="001978A8">
        <w:rPr>
          <w:u w:val="single"/>
        </w:rPr>
        <w:t>economic’ means of regulating large numbers of people.</w:t>
      </w:r>
      <w:r>
        <w:rPr>
          <w:u w:val="single"/>
        </w:rPr>
        <w:t xml:space="preserve"> </w:t>
      </w:r>
      <w:r w:rsidRPr="001978A8">
        <w:rPr>
          <w:u w:val="single"/>
        </w:rPr>
        <w:t>With this logic of utility applied during a similar state of</w:t>
      </w:r>
      <w:r>
        <w:rPr>
          <w:u w:val="single"/>
        </w:rPr>
        <w:t xml:space="preserve"> </w:t>
      </w:r>
      <w:r w:rsidRPr="001978A8">
        <w:rPr>
          <w:u w:val="single"/>
        </w:rPr>
        <w:t>exception in the United States today</w:t>
      </w:r>
      <w:r w:rsidRPr="00675A4F">
        <w:rPr>
          <w:sz w:val="16"/>
        </w:rPr>
        <w:t xml:space="preserve">, </w:t>
      </w:r>
      <w:r w:rsidRPr="007A6A89">
        <w:rPr>
          <w:highlight w:val="green"/>
          <w:u w:val="single"/>
        </w:rPr>
        <w:t xml:space="preserve">the US-Visit’s biopolitical tattooing enters a territory which ‘could well be the precursor to </w:t>
      </w:r>
      <w:r w:rsidRPr="006F2080">
        <w:rPr>
          <w:u w:val="single"/>
        </w:rPr>
        <w:t xml:space="preserve">what we will be asked to accept later as </w:t>
      </w:r>
      <w:r w:rsidRPr="007A6A89">
        <w:rPr>
          <w:highlight w:val="green"/>
          <w:u w:val="single"/>
        </w:rPr>
        <w:t xml:space="preserve">the </w:t>
      </w:r>
      <w:r w:rsidRPr="006F2080">
        <w:rPr>
          <w:u w:val="single"/>
        </w:rPr>
        <w:t xml:space="preserve">normal identity </w:t>
      </w:r>
      <w:r w:rsidRPr="007A6A89">
        <w:rPr>
          <w:highlight w:val="green"/>
          <w:u w:val="single"/>
        </w:rPr>
        <w:t>registration of a good citizen in the state’s gears and mechanisms’</w:t>
      </w:r>
      <w:r w:rsidRPr="00675A4F">
        <w:rPr>
          <w:sz w:val="16"/>
        </w:rPr>
        <w:t xml:space="preserve">.51 </w:t>
      </w:r>
      <w:r w:rsidRPr="00675A4F">
        <w:rPr>
          <w:u w:val="single"/>
        </w:rPr>
        <w:t xml:space="preserve">Agamben envisages </w:t>
      </w:r>
      <w:r w:rsidRPr="007A6A89">
        <w:rPr>
          <w:highlight w:val="green"/>
          <w:u w:val="single"/>
        </w:rPr>
        <w:t>the reduction to bare bodies for</w:t>
      </w:r>
      <w:r w:rsidRPr="00675A4F">
        <w:rPr>
          <w:u w:val="single"/>
        </w:rPr>
        <w:t xml:space="preserve"> the </w:t>
      </w:r>
      <w:r w:rsidRPr="00675A4F">
        <w:rPr>
          <w:rStyle w:val="Emphasis"/>
        </w:rPr>
        <w:t xml:space="preserve">whole </w:t>
      </w:r>
      <w:r w:rsidRPr="007A6A89">
        <w:rPr>
          <w:rStyle w:val="Emphasis"/>
          <w:highlight w:val="green"/>
        </w:rPr>
        <w:t>humanity</w:t>
      </w:r>
      <w:r w:rsidRPr="00675A4F">
        <w:rPr>
          <w:sz w:val="16"/>
        </w:rPr>
        <w:t xml:space="preserve">.52 For him, </w:t>
      </w:r>
      <w:r w:rsidRPr="00675A4F">
        <w:rPr>
          <w:u w:val="single"/>
        </w:rPr>
        <w:t>a new bio-political relationship between citizens and</w:t>
      </w:r>
      <w:r>
        <w:rPr>
          <w:u w:val="single"/>
        </w:rPr>
        <w:t xml:space="preserve"> </w:t>
      </w:r>
      <w:r w:rsidRPr="00675A4F">
        <w:rPr>
          <w:u w:val="single"/>
        </w:rPr>
        <w:t>the state is turning citizens into pure biological life; and</w:t>
      </w:r>
      <w:r>
        <w:rPr>
          <w:u w:val="single"/>
        </w:rPr>
        <w:t xml:space="preserve"> </w:t>
      </w:r>
      <w:r w:rsidRPr="00675A4F">
        <w:rPr>
          <w:rStyle w:val="Emphasis"/>
        </w:rPr>
        <w:t>biometrics herald this new world</w:t>
      </w:r>
      <w:r w:rsidRPr="00675A4F">
        <w:rPr>
          <w:sz w:val="16"/>
        </w:rPr>
        <w:t>.</w:t>
      </w:r>
    </w:p>
    <w:p w14:paraId="20BCE188" w14:textId="77777777" w:rsidR="00DC41DD" w:rsidRPr="00A40CA5" w:rsidRDefault="00DC41DD" w:rsidP="009D4E9F"/>
    <w:p w14:paraId="0924E0B9" w14:textId="0611A6AB" w:rsidR="00DC41DD" w:rsidRDefault="00DC41DD" w:rsidP="00DC41DD">
      <w:pPr>
        <w:pStyle w:val="Heading3"/>
        <w:rPr>
          <w:ins w:id="3" w:author="Daniel Shi" w:date="2018-07-16T20:24:00Z"/>
        </w:rPr>
      </w:pPr>
      <w:r w:rsidRPr="004D6116">
        <w:t>Borders</w:t>
      </w:r>
    </w:p>
    <w:p w14:paraId="66CDC32A" w14:textId="77777777" w:rsidR="00DC41DD" w:rsidRPr="00FB2F4A" w:rsidRDefault="00DC41DD" w:rsidP="00DC41DD">
      <w:pPr>
        <w:pStyle w:val="Heading4"/>
      </w:pPr>
      <w:r>
        <w:t>Geographic circumstances allow US to elide moral responsibility justifying states of exception</w:t>
      </w:r>
    </w:p>
    <w:p w14:paraId="7EC517AB" w14:textId="77777777" w:rsidR="00DC41DD" w:rsidRPr="00FB2F4A" w:rsidRDefault="00DC41DD" w:rsidP="00DC41DD">
      <w:r w:rsidRPr="005B0A86">
        <w:rPr>
          <w:rStyle w:val="Style13ptBold"/>
        </w:rPr>
        <w:t>Doty 10</w:t>
      </w:r>
      <w:r>
        <w:t xml:space="preserve"> (Roxanne, School of Politics and Global Studies, College of Liberal Arts and Sciences, Arizona State, “Bare life: border-crossing deaths and spaces of moral alibi”, Environment and Planning D: Society and Space, Vol 29, Issue 4, pp. 599 – 612, Online: </w:t>
      </w:r>
      <w:hyperlink r:id="rId17" w:history="1">
        <w:r w:rsidRPr="00837C95">
          <w:rPr>
            <w:rStyle w:val="Hyperlink"/>
          </w:rPr>
          <w:t>https://doi.org/10.1068/d3110</w:t>
        </w:r>
      </w:hyperlink>
      <w:r>
        <w:t>, 7/5, DTS)</w:t>
      </w:r>
    </w:p>
    <w:p w14:paraId="657C296A" w14:textId="1A9BD6E9" w:rsidR="00DC41DD" w:rsidRPr="009D4E9F" w:rsidRDefault="00DC41DD" w:rsidP="00DC41DD">
      <w:pPr>
        <w:rPr>
          <w:b/>
          <w:u w:val="single"/>
        </w:rPr>
      </w:pPr>
      <w:r w:rsidRPr="0003114A">
        <w:rPr>
          <w:sz w:val="16"/>
        </w:rPr>
        <w:t xml:space="preserve">Geographic space clearly figures prominently in prevention through deterrence as it does in any strategy for controlling the territory of a sovereign nation-state. However, </w:t>
      </w:r>
      <w:r w:rsidRPr="00474C8A">
        <w:rPr>
          <w:rStyle w:val="StyleUnderline"/>
        </w:rPr>
        <w:t xml:space="preserve">space, including geographic space, is not a fixed, apolitical, or neutral object that is simply there. Rather, </w:t>
      </w:r>
      <w:r w:rsidRPr="0003114A">
        <w:rPr>
          <w:rStyle w:val="StyleUnderline"/>
        </w:rPr>
        <w:t>landscapes an</w:t>
      </w:r>
      <w:r w:rsidRPr="00474C8A">
        <w:rPr>
          <w:rStyle w:val="StyleUnderline"/>
        </w:rPr>
        <w:t xml:space="preserve">d the </w:t>
      </w:r>
      <w:r w:rsidRPr="0003114A">
        <w:rPr>
          <w:rStyle w:val="StyleUnderline"/>
          <w:highlight w:val="cyan"/>
        </w:rPr>
        <w:t>geographical spaces</w:t>
      </w:r>
      <w:r w:rsidRPr="00474C8A">
        <w:rPr>
          <w:rStyle w:val="StyleUnderline"/>
        </w:rPr>
        <w:t xml:space="preserve"> in which they are situated </w:t>
      </w:r>
      <w:r w:rsidRPr="0003114A">
        <w:rPr>
          <w:rStyle w:val="StyleUnderline"/>
          <w:highlight w:val="cyan"/>
        </w:rPr>
        <w:t>are</w:t>
      </w:r>
      <w:r w:rsidRPr="00474C8A">
        <w:rPr>
          <w:rStyle w:val="StyleUnderline"/>
        </w:rPr>
        <w:t xml:space="preserve"> </w:t>
      </w:r>
      <w:r w:rsidRPr="0003114A">
        <w:rPr>
          <w:rStyle w:val="StyleUnderline"/>
          <w:highlight w:val="cyan"/>
        </w:rPr>
        <w:t>implicated in</w:t>
      </w:r>
      <w:r w:rsidRPr="00474C8A">
        <w:rPr>
          <w:rStyle w:val="StyleUnderline"/>
        </w:rPr>
        <w:t xml:space="preserve"> the use of </w:t>
      </w:r>
      <w:r w:rsidRPr="0003114A">
        <w:rPr>
          <w:rStyle w:val="StyleUnderline"/>
          <w:highlight w:val="cyan"/>
        </w:rPr>
        <w:t>power and are</w:t>
      </w:r>
      <w:r w:rsidRPr="00474C8A">
        <w:rPr>
          <w:rStyle w:val="StyleUnderline"/>
        </w:rPr>
        <w:t xml:space="preserve"> themselves </w:t>
      </w:r>
      <w:r w:rsidRPr="0003114A">
        <w:rPr>
          <w:rStyle w:val="StyleUnderline"/>
          <w:highlight w:val="cyan"/>
        </w:rPr>
        <w:t>products of coercion, struggle, and resistance</w:t>
      </w:r>
      <w:r w:rsidRPr="00474C8A">
        <w:rPr>
          <w:rStyle w:val="StyleUnderline"/>
        </w:rPr>
        <w:t>.</w:t>
      </w:r>
      <w:r w:rsidRPr="0003114A">
        <w:rPr>
          <w:sz w:val="16"/>
        </w:rPr>
        <w:t xml:space="preserve"> That said, I believe that it is important to acknowledge that </w:t>
      </w:r>
      <w:r w:rsidRPr="00474C8A">
        <w:rPr>
          <w:rStyle w:val="StyleUnderline"/>
        </w:rPr>
        <w:t xml:space="preserve">while space itself and the significance attributed to it may be the result of social and political practices, the </w:t>
      </w:r>
      <w:r w:rsidRPr="0003114A">
        <w:rPr>
          <w:rStyle w:val="StyleUnderline"/>
          <w:highlight w:val="cyan"/>
        </w:rPr>
        <w:t>raw physicality</w:t>
      </w:r>
      <w:r w:rsidRPr="00474C8A">
        <w:rPr>
          <w:rStyle w:val="StyleUnderline"/>
        </w:rPr>
        <w:t xml:space="preserve"> of some natural environments </w:t>
      </w:r>
      <w:r w:rsidRPr="0003114A">
        <w:rPr>
          <w:rStyle w:val="StyleUnderline"/>
          <w:highlight w:val="cyan"/>
        </w:rPr>
        <w:t>have an inherent power which</w:t>
      </w:r>
      <w:r w:rsidRPr="00474C8A">
        <w:rPr>
          <w:rStyle w:val="StyleUnderline"/>
        </w:rPr>
        <w:t xml:space="preserve"> can be put to use and can function to </w:t>
      </w:r>
      <w:r w:rsidRPr="0003114A">
        <w:rPr>
          <w:rStyle w:val="StyleUnderline"/>
          <w:highlight w:val="cyan"/>
        </w:rPr>
        <w:t>mask the workings of</w:t>
      </w:r>
      <w:r w:rsidRPr="00474C8A">
        <w:rPr>
          <w:rStyle w:val="StyleUnderline"/>
        </w:rPr>
        <w:t xml:space="preserve"> social and </w:t>
      </w:r>
      <w:r w:rsidRPr="0003114A">
        <w:rPr>
          <w:rStyle w:val="StyleUnderline"/>
          <w:highlight w:val="cyan"/>
        </w:rPr>
        <w:t>political power</w:t>
      </w:r>
      <w:r w:rsidRPr="00FB2F4A">
        <w:rPr>
          <w:rStyle w:val="StyleUnderline"/>
        </w:rPr>
        <w:t xml:space="preserve">. In the case of </w:t>
      </w:r>
      <w:r w:rsidRPr="0003114A">
        <w:rPr>
          <w:rStyle w:val="StyleUnderline"/>
          <w:highlight w:val="cyan"/>
        </w:rPr>
        <w:t>US border</w:t>
      </w:r>
      <w:r w:rsidRPr="00FB2F4A">
        <w:rPr>
          <w:rStyle w:val="StyleUnderline"/>
        </w:rPr>
        <w:t xml:space="preserve"> control strategy, geographic space </w:t>
      </w:r>
      <w:r w:rsidRPr="0003114A">
        <w:rPr>
          <w:rStyle w:val="StyleUnderline"/>
          <w:highlight w:val="cyan"/>
        </w:rPr>
        <w:t>has made it possible to suggest that</w:t>
      </w:r>
      <w:r w:rsidRPr="00FB2F4A">
        <w:rPr>
          <w:rStyle w:val="StyleUnderline"/>
        </w:rPr>
        <w:t xml:space="preserve"> the consequences in the form of </w:t>
      </w:r>
      <w:r w:rsidRPr="0003114A">
        <w:rPr>
          <w:rStyle w:val="StyleUnderline"/>
          <w:highlight w:val="cyan"/>
        </w:rPr>
        <w:t>migrant deaths result from `natural causes'</w:t>
      </w:r>
      <w:r w:rsidRPr="00FB2F4A">
        <w:rPr>
          <w:rStyle w:val="StyleUnderline"/>
        </w:rPr>
        <w:t xml:space="preserve"> eg, extreme heat, dehydration, thirst, or exposure to the elements thus deflecting official responsibility. Prevention through </w:t>
      </w:r>
      <w:r w:rsidRPr="0003114A">
        <w:rPr>
          <w:rStyle w:val="StyleUnderline"/>
          <w:highlight w:val="cyan"/>
        </w:rPr>
        <w:t>deterrence created</w:t>
      </w:r>
      <w:r w:rsidRPr="00FB2F4A">
        <w:rPr>
          <w:rStyle w:val="StyleUnderline"/>
        </w:rPr>
        <w:t xml:space="preserve"> </w:t>
      </w:r>
      <w:r w:rsidRPr="0003114A">
        <w:rPr>
          <w:rStyle w:val="StyleUnderline"/>
        </w:rPr>
        <w:t>numerous spaces of exceptionalism</w:t>
      </w:r>
      <w:r w:rsidRPr="00FB2F4A">
        <w:rPr>
          <w:rStyle w:val="StyleUnderline"/>
        </w:rPr>
        <w:t xml:space="preserve"> that relied heavily on such geographic spaces. US border control strategies have turned and continue to turn much of the southwestern border areas into </w:t>
      </w:r>
      <w:r w:rsidRPr="0003114A">
        <w:rPr>
          <w:rStyle w:val="StyleUnderline"/>
          <w:highlight w:val="cyan"/>
        </w:rPr>
        <w:t>spaces of exception</w:t>
      </w:r>
      <w:r w:rsidRPr="00FB2F4A">
        <w:rPr>
          <w:rStyle w:val="StyleUnderline"/>
        </w:rPr>
        <w:t xml:space="preserve">, and those </w:t>
      </w:r>
      <w:r w:rsidRPr="0003114A">
        <w:rPr>
          <w:rStyle w:val="StyleUnderline"/>
          <w:highlight w:val="cyan"/>
        </w:rPr>
        <w:t>who traverse them</w:t>
      </w:r>
      <w:r w:rsidRPr="00FB2F4A">
        <w:rPr>
          <w:rStyle w:val="StyleUnderline"/>
        </w:rPr>
        <w:t xml:space="preserve"> potentially </w:t>
      </w:r>
      <w:r w:rsidRPr="0003114A">
        <w:rPr>
          <w:rStyle w:val="StyleUnderline"/>
          <w:highlight w:val="cyan"/>
        </w:rPr>
        <w:t>into bare life</w:t>
      </w:r>
      <w:r w:rsidRPr="0003114A">
        <w:rPr>
          <w:sz w:val="16"/>
        </w:rPr>
        <w:t>. Many of these areas are commonly referred to as `killing fields'</w:t>
      </w:r>
      <w:r w:rsidRPr="00FB2F4A">
        <w:rPr>
          <w:rStyle w:val="StyleUnderline"/>
        </w:rPr>
        <w:t>. The US Customs and Border Patrol itself uses the term `corridor of death' to describe parts of the Sonoran Desert that extends from Mexico's state of Sonora into the US state of Arizona</w:t>
      </w:r>
      <w:r w:rsidRPr="0003114A">
        <w:rPr>
          <w:sz w:val="16"/>
        </w:rPr>
        <w:t xml:space="preserve">. Most of these spaces are located far from the urban areas that in the past had been popular crossing spots eg, San Diego and El Paso though many of these spaces are amazingly close to centers of population. For example, Ana Rosa Segura-Marcial, a fifteen-year-old girl, crossed the border near Agua Prieta, Mexico/Douglas, Arizona, on 9 August 2002. Her body was found three days later in an orange grove south of Gilbert, Arizona, on the outskirts of Phoenix, one of the major metropolitan areas in the United States. The ``Yuma 14'' who perished in May of 2001 were at various times during their journey amazingly close to population centers, though they would have had no way of knowing this. </w:t>
      </w:r>
      <w:r w:rsidRPr="00FB2F4A">
        <w:rPr>
          <w:rStyle w:val="StyleUnderline"/>
        </w:rPr>
        <w:t xml:space="preserve">Thus, </w:t>
      </w:r>
      <w:r w:rsidRPr="002C6130">
        <w:rPr>
          <w:rStyle w:val="StyleUnderline"/>
          <w:highlight w:val="cyan"/>
        </w:rPr>
        <w:t>Agamben's `camp' becomes</w:t>
      </w:r>
      <w:r w:rsidRPr="00FB2F4A">
        <w:rPr>
          <w:rStyle w:val="StyleUnderline"/>
        </w:rPr>
        <w:t xml:space="preserve"> the vast and </w:t>
      </w:r>
      <w:r w:rsidRPr="002C6130">
        <w:rPr>
          <w:rStyle w:val="StyleUnderline"/>
          <w:highlight w:val="cyan"/>
        </w:rPr>
        <w:t>varied migrant crossing areas, not limited to</w:t>
      </w:r>
      <w:r w:rsidRPr="00FB2F4A">
        <w:rPr>
          <w:rStyle w:val="StyleUnderline"/>
        </w:rPr>
        <w:t xml:space="preserve"> any specific demarcated or </w:t>
      </w:r>
      <w:r w:rsidRPr="002C6130">
        <w:rPr>
          <w:rStyle w:val="StyleUnderline"/>
          <w:highlight w:val="cyan"/>
        </w:rPr>
        <w:t>confined space</w:t>
      </w:r>
      <w:r w:rsidRPr="00FB2F4A">
        <w:rPr>
          <w:rStyle w:val="StyleUnderline"/>
        </w:rPr>
        <w:t xml:space="preserve"> though `grounded' so to speak in specific geographic terrains. The natural geography of migrant crossing areas </w:t>
      </w:r>
      <w:r w:rsidRPr="002C6130">
        <w:rPr>
          <w:rStyle w:val="StyleUnderline"/>
          <w:highlight w:val="cyan"/>
        </w:rPr>
        <w:t>provides a</w:t>
      </w:r>
      <w:r w:rsidRPr="00FB2F4A">
        <w:rPr>
          <w:rStyle w:val="StyleUnderline"/>
        </w:rPr>
        <w:t xml:space="preserve"> convenient </w:t>
      </w:r>
      <w:r w:rsidRPr="002C6130">
        <w:rPr>
          <w:rStyle w:val="StyleUnderline"/>
          <w:highlight w:val="cyan"/>
        </w:rPr>
        <w:t>moral alibi</w:t>
      </w:r>
      <w:r w:rsidRPr="00FB2F4A">
        <w:rPr>
          <w:rStyle w:val="StyleUnderline"/>
        </w:rPr>
        <w:t xml:space="preserve"> in terms </w:t>
      </w:r>
      <w:r w:rsidRPr="002C6130">
        <w:rPr>
          <w:rStyle w:val="StyleUnderline"/>
          <w:highlight w:val="cyan"/>
        </w:rPr>
        <w:t>of where to locate responsibility for</w:t>
      </w:r>
      <w:r w:rsidRPr="00FB2F4A">
        <w:rPr>
          <w:rStyle w:val="StyleUnderline"/>
        </w:rPr>
        <w:t xml:space="preserve"> the </w:t>
      </w:r>
      <w:r w:rsidRPr="002C6130">
        <w:rPr>
          <w:rStyle w:val="StyleUnderline"/>
          <w:highlight w:val="cyan"/>
        </w:rPr>
        <w:t>death</w:t>
      </w:r>
      <w:r w:rsidRPr="00FB2F4A">
        <w:rPr>
          <w:rStyle w:val="StyleUnderline"/>
        </w:rPr>
        <w:t>s. State officials can simply let `nature take its course'</w:t>
      </w:r>
      <w:r w:rsidRPr="0003114A">
        <w:rPr>
          <w:sz w:val="16"/>
        </w:rPr>
        <w:t xml:space="preserve">. As Cornelius points out, the logic of US immigration policy was that if the major gateways such as the El Paso and San Diego areas could be controlled, ``geography would do the rest''. Policy makers would argue that the deaths that have resulted from prevention through deterrence are `unintended consequences' and that the intention was to deter migrants from crossing, not to subject them to the high probability of death. However, </w:t>
      </w:r>
      <w:r w:rsidRPr="00FB2F4A">
        <w:rPr>
          <w:rStyle w:val="StyleUnderline"/>
        </w:rPr>
        <w:t xml:space="preserve">an argument can be made that the concept of `unintended consequences' functions much as geography does; ie as a moral alibi to shun official responsibility for migrant deaths. The </w:t>
      </w:r>
      <w:r w:rsidRPr="002C6130">
        <w:rPr>
          <w:rStyle w:val="StyleUnderline"/>
          <w:highlight w:val="cyan"/>
        </w:rPr>
        <w:t>logic of the policy</w:t>
      </w:r>
      <w:r w:rsidRPr="00FB2F4A">
        <w:rPr>
          <w:rStyle w:val="StyleUnderline"/>
        </w:rPr>
        <w:t xml:space="preserve"> actually </w:t>
      </w:r>
      <w:r w:rsidRPr="002C6130">
        <w:rPr>
          <w:rStyle w:val="StyleUnderline"/>
          <w:highlight w:val="cyan"/>
        </w:rPr>
        <w:t>depends on</w:t>
      </w:r>
      <w:r w:rsidRPr="00FB2F4A">
        <w:rPr>
          <w:rStyle w:val="StyleUnderline"/>
        </w:rPr>
        <w:t xml:space="preserve"> the </w:t>
      </w:r>
      <w:r w:rsidRPr="002C6130">
        <w:rPr>
          <w:rStyle w:val="StyleUnderline"/>
          <w:highlight w:val="cyan"/>
        </w:rPr>
        <w:t>possibility of deaths</w:t>
      </w:r>
      <w:r w:rsidRPr="00FB2F4A">
        <w:rPr>
          <w:rStyle w:val="StyleUnderline"/>
        </w:rPr>
        <w:t xml:space="preserve"> and would be meaningless in the absence of this possibility.</w:t>
      </w:r>
      <w:r w:rsidRPr="0003114A">
        <w:rPr>
          <w:sz w:val="16"/>
        </w:rPr>
        <w:t xml:space="preserve"> Johnson argues that this </w:t>
      </w:r>
      <w:r w:rsidRPr="002C6130">
        <w:rPr>
          <w:rStyle w:val="StyleUnderline"/>
          <w:highlight w:val="cyan"/>
        </w:rPr>
        <w:t>border control</w:t>
      </w:r>
      <w:r w:rsidRPr="00FB2F4A">
        <w:rPr>
          <w:rStyle w:val="StyleUnderline"/>
        </w:rPr>
        <w:t xml:space="preserve"> operation ``was </w:t>
      </w:r>
      <w:r w:rsidRPr="002C6130">
        <w:rPr>
          <w:rStyle w:val="StyleUnderline"/>
          <w:highlight w:val="cyan"/>
        </w:rPr>
        <w:t>deliberately formulated to maximize</w:t>
      </w:r>
      <w:r w:rsidRPr="00FB2F4A">
        <w:rPr>
          <w:rStyle w:val="StyleUnderline"/>
        </w:rPr>
        <w:t xml:space="preserve"> the </w:t>
      </w:r>
      <w:r w:rsidRPr="002C6130">
        <w:rPr>
          <w:rStyle w:val="StyleUnderline"/>
          <w:highlight w:val="cyan"/>
        </w:rPr>
        <w:t>physical risks</w:t>
      </w:r>
      <w:r w:rsidRPr="00FB2F4A">
        <w:rPr>
          <w:rStyle w:val="StyleUnderline"/>
        </w:rPr>
        <w:t xml:space="preserve"> for Mexican migrant workers, thereby ensuring that hundreds of them would die''</w:t>
      </w:r>
      <w:r w:rsidRPr="0003114A">
        <w:rPr>
          <w:sz w:val="16"/>
        </w:rPr>
        <w:t xml:space="preserve">. Behind the theory lay a technology of the human body and the limits of its physical endurance. </w:t>
      </w:r>
      <w:r w:rsidRPr="00FB2F4A">
        <w:rPr>
          <w:rStyle w:val="StyleUnderline"/>
        </w:rPr>
        <w:t xml:space="preserve">While this may have remained unspoken, the horrors of a human body without sufficient water was absolutely essential to the success of prevention through deterrence. Other hazards such as the terrain itself and the difficulty of traversing it, the extreme cold of the desert nights, drowning in the water that rushes through canals, and so on could also act as deterrents, but the summer heat is the big killer. </w:t>
      </w:r>
      <w:r w:rsidRPr="002C6130">
        <w:rPr>
          <w:rStyle w:val="StyleUnderline"/>
          <w:highlight w:val="cyan"/>
        </w:rPr>
        <w:t>It is physically impossible</w:t>
      </w:r>
      <w:r w:rsidRPr="00FB2F4A">
        <w:rPr>
          <w:rStyle w:val="StyleUnderline"/>
        </w:rPr>
        <w:t xml:space="preserve"> for most people to carry a sufficient amount of water</w:t>
      </w:r>
      <w:r w:rsidRPr="0003114A">
        <w:rPr>
          <w:sz w:val="16"/>
        </w:rPr>
        <w:t xml:space="preserve">. Writer John Annerino recorded his own body's requirement for fluid when he made a 130-mile trek along Camino del Diablo for six days. The minimum he consumed in one day was two gallons but, on several days he drank as much as five gallons). In 1999 the American Civil Liberties Union of San Diego and Imperial Counties and the California Rural Legal Assistance Foundation filed a petition before the InterAmerican Commission on Human Rights on behalf of 350 migrants who had died in unauthorized entries into the United States during the implementation of Operation Gatekeeper. The petition argued that US authorities were aware that US border enforcement strategies placed migrants in mortal danger and that they had failed to develop any effective response to the mounting death toll. There is a distinctly racial element to this bare life so constructed by US immigration enforcement. In fiscal year 2005, a record year for migrant deaths in the desert, the Coalicio¨n de Derechos Humanos in conjunction with the Consular offices of Mexico, Guatemala, El Salvador, Honduras, and Brazil issued a report on border-crossing deaths. Of the 282 recorded deaths 138 were from Mexico, 2 were from Guatemala, and the rest were unknown. </w:t>
      </w:r>
      <w:r w:rsidRPr="00FB2F4A">
        <w:rPr>
          <w:rStyle w:val="StyleUnderline"/>
        </w:rPr>
        <w:t xml:space="preserve">While one may argue that it stands to reason that the number of deaths of Mexicans and Central Americans would be high in that they constitute the majority of unauthorized border crossers, this does not negate the fact that a </w:t>
      </w:r>
      <w:r w:rsidRPr="002C6130">
        <w:rPr>
          <w:rStyle w:val="StyleUnderline"/>
          <w:highlight w:val="cyan"/>
        </w:rPr>
        <w:t>certain racialized group</w:t>
      </w:r>
      <w:r w:rsidRPr="00FB2F4A">
        <w:rPr>
          <w:rStyle w:val="StyleUnderline"/>
        </w:rPr>
        <w:t xml:space="preserve">(s) </w:t>
      </w:r>
      <w:r w:rsidRPr="002C6130">
        <w:rPr>
          <w:rStyle w:val="StyleUnderline"/>
          <w:highlight w:val="cyan"/>
        </w:rPr>
        <w:t>suffers</w:t>
      </w:r>
      <w:r w:rsidRPr="00FB2F4A">
        <w:rPr>
          <w:rStyle w:val="StyleUnderline"/>
        </w:rPr>
        <w:t xml:space="preserve"> the </w:t>
      </w:r>
      <w:r w:rsidRPr="002C6130">
        <w:rPr>
          <w:rStyle w:val="StyleUnderline"/>
          <w:highlight w:val="cyan"/>
        </w:rPr>
        <w:t>most severe consequences of</w:t>
      </w:r>
      <w:r w:rsidRPr="00FB2F4A">
        <w:rPr>
          <w:rStyle w:val="StyleUnderline"/>
        </w:rPr>
        <w:t xml:space="preserve"> US </w:t>
      </w:r>
      <w:r w:rsidRPr="002C6130">
        <w:rPr>
          <w:rStyle w:val="StyleUnderline"/>
          <w:highlight w:val="cyan"/>
        </w:rPr>
        <w:t>border policies which</w:t>
      </w:r>
      <w:r w:rsidRPr="00FB2F4A">
        <w:rPr>
          <w:rStyle w:val="StyleUnderline"/>
        </w:rPr>
        <w:t xml:space="preserve"> have </w:t>
      </w:r>
      <w:r w:rsidRPr="002C6130">
        <w:rPr>
          <w:rStyle w:val="StyleUnderline"/>
          <w:highlight w:val="cyan"/>
        </w:rPr>
        <w:t>dehumanized them</w:t>
      </w:r>
      <w:r w:rsidRPr="00FB2F4A">
        <w:rPr>
          <w:rStyle w:val="StyleUnderline"/>
        </w:rPr>
        <w:t xml:space="preserve"> and denied them ``the right to have rights.''</w:t>
      </w:r>
      <w:r w:rsidRPr="0003114A">
        <w:rPr>
          <w:sz w:val="16"/>
        </w:rPr>
        <w:t xml:space="preserve"> Unauthorized migrants have come to constitute what Balibar refers to as the ``radically excluded'' who are denied the material conditions of life and recognition of their humanity. </w:t>
      </w:r>
      <w:r w:rsidRPr="00FB2F4A">
        <w:rPr>
          <w:rStyle w:val="StyleUnderline"/>
        </w:rPr>
        <w:t>They are, in a word</w:t>
      </w:r>
      <w:r w:rsidRPr="002C6130">
        <w:rPr>
          <w:rStyle w:val="StyleUnderline"/>
          <w:highlight w:val="cyan"/>
        </w:rPr>
        <w:t>, bare life</w:t>
      </w:r>
      <w:r w:rsidRPr="00FB2F4A">
        <w:rPr>
          <w:rStyle w:val="StyleUnderline"/>
        </w:rPr>
        <w:t xml:space="preserve">, life that does not deserve to live and that </w:t>
      </w:r>
      <w:r w:rsidRPr="002C6130">
        <w:rPr>
          <w:rStyle w:val="StyleUnderline"/>
          <w:highlight w:val="cyan"/>
        </w:rPr>
        <w:t>is taken</w:t>
      </w:r>
      <w:r w:rsidRPr="00FB2F4A">
        <w:rPr>
          <w:rStyle w:val="StyleUnderline"/>
        </w:rPr>
        <w:t xml:space="preserve"> in remote </w:t>
      </w:r>
      <w:r w:rsidRPr="002C6130">
        <w:rPr>
          <w:rStyle w:val="StyleUnderline"/>
          <w:highlight w:val="cyan"/>
        </w:rPr>
        <w:t>hinterlands of</w:t>
      </w:r>
      <w:r w:rsidRPr="00FB2F4A">
        <w:rPr>
          <w:rStyle w:val="StyleUnderline"/>
        </w:rPr>
        <w:t xml:space="preserve"> the vast s</w:t>
      </w:r>
      <w:r w:rsidRPr="002C6130">
        <w:rPr>
          <w:rStyle w:val="StyleUnderline"/>
          <w:highlight w:val="cyan"/>
        </w:rPr>
        <w:t>outhwest</w:t>
      </w:r>
      <w:r w:rsidRPr="00FB2F4A">
        <w:rPr>
          <w:rStyle w:val="StyleUnderline"/>
        </w:rPr>
        <w:t xml:space="preserve">ern deserts of the </w:t>
      </w:r>
      <w:r w:rsidRPr="002C6130">
        <w:rPr>
          <w:rStyle w:val="StyleUnderline"/>
          <w:highlight w:val="cyan"/>
        </w:rPr>
        <w:t>U</w:t>
      </w:r>
      <w:r w:rsidRPr="00FB2F4A">
        <w:rPr>
          <w:rStyle w:val="StyleUnderline"/>
        </w:rPr>
        <w:t xml:space="preserve">nited </w:t>
      </w:r>
      <w:r w:rsidRPr="002C6130">
        <w:rPr>
          <w:rStyle w:val="StyleUnderline"/>
          <w:highlight w:val="cyan"/>
        </w:rPr>
        <w:t>S</w:t>
      </w:r>
      <w:r w:rsidRPr="00FB2F4A">
        <w:rPr>
          <w:rStyle w:val="StyleUnderline"/>
        </w:rPr>
        <w:t xml:space="preserve">tates. The geographical spaces </w:t>
      </w:r>
      <w:r w:rsidRPr="002C6130">
        <w:rPr>
          <w:rStyle w:val="StyleUnderline"/>
          <w:highlight w:val="cyan"/>
        </w:rPr>
        <w:t>offer</w:t>
      </w:r>
      <w:r w:rsidRPr="00FB2F4A">
        <w:rPr>
          <w:rStyle w:val="StyleUnderline"/>
        </w:rPr>
        <w:t xml:space="preserve"> a potentially </w:t>
      </w:r>
      <w:r w:rsidRPr="002C6130">
        <w:rPr>
          <w:rStyle w:val="StyleUnderline"/>
          <w:highlight w:val="cyan"/>
        </w:rPr>
        <w:t>endless deferral of</w:t>
      </w:r>
      <w:r w:rsidRPr="00FB2F4A">
        <w:rPr>
          <w:rStyle w:val="StyleUnderline"/>
        </w:rPr>
        <w:t xml:space="preserve"> human </w:t>
      </w:r>
      <w:r w:rsidRPr="002C6130">
        <w:rPr>
          <w:rStyle w:val="StyleUnderline"/>
          <w:highlight w:val="cyan"/>
        </w:rPr>
        <w:t>responsibility.</w:t>
      </w:r>
    </w:p>
    <w:p w14:paraId="674DBA72" w14:textId="77777777" w:rsidR="00DC41DD" w:rsidRDefault="00DC41DD" w:rsidP="00DC41DD">
      <w:pPr>
        <w:pStyle w:val="Heading4"/>
        <w:rPr>
          <w:rStyle w:val="Style13ptBold"/>
          <w:b/>
        </w:rPr>
      </w:pPr>
      <w:r>
        <w:rPr>
          <w:rStyle w:val="Style13ptBold"/>
          <w:b/>
        </w:rPr>
        <w:t xml:space="preserve">Border reduces to homo sacer </w:t>
      </w:r>
    </w:p>
    <w:p w14:paraId="2BF699AE" w14:textId="77777777" w:rsidR="00DC41DD" w:rsidRPr="008A6D94" w:rsidRDefault="00DC41DD" w:rsidP="00DC41DD">
      <w:r w:rsidRPr="00401600">
        <w:rPr>
          <w:rStyle w:val="Style13ptBold"/>
        </w:rPr>
        <w:t>Amoore 05</w:t>
      </w:r>
      <w:r>
        <w:t xml:space="preserve"> (Louise, Louise Amoore researches and teaches in the areas of global geopolitics and security. She has particular interests in how contemporary forms of data, analytics and risk management are changing the techniques of border control and security, “Biometric Borders: Governing Mobilites in the war on terror”, May 2005, Political Geography 25, </w:t>
      </w:r>
      <w:proofErr w:type="gramStart"/>
      <w:r>
        <w:t>https://www.sciencedirect.com/science/article/pii/S0962629806000217 )</w:t>
      </w:r>
      <w:proofErr w:type="gramEnd"/>
      <w:r>
        <w:t>/AK47</w:t>
      </w:r>
    </w:p>
    <w:p w14:paraId="2E728220" w14:textId="77777777" w:rsidR="00DC41DD" w:rsidRDefault="00DC41DD" w:rsidP="00DC41DD">
      <w:pPr>
        <w:rPr>
          <w:sz w:val="16"/>
        </w:rPr>
      </w:pPr>
      <w:r w:rsidRPr="005062BE">
        <w:rPr>
          <w:sz w:val="16"/>
        </w:rPr>
        <w:t xml:space="preserve">Conclusions: life and death at the biometric border I have argued </w:t>
      </w:r>
      <w:r w:rsidRPr="00401600">
        <w:rPr>
          <w:rStyle w:val="Emphasis"/>
        </w:rPr>
        <w:t xml:space="preserve">that the </w:t>
      </w:r>
      <w:r w:rsidRPr="001F0C83">
        <w:rPr>
          <w:rStyle w:val="Emphasis"/>
          <w:highlight w:val="yellow"/>
        </w:rPr>
        <w:t>biometric border signals</w:t>
      </w:r>
      <w:r w:rsidRPr="005062BE">
        <w:rPr>
          <w:sz w:val="16"/>
        </w:rPr>
        <w:t xml:space="preserve"> a dual move in the contemporary politics of the war on terror: a significant turn to scientific and </w:t>
      </w:r>
      <w:r w:rsidRPr="001F0C83">
        <w:rPr>
          <w:rStyle w:val="Emphasis"/>
          <w:highlight w:val="yellow"/>
        </w:rPr>
        <w:t>managerial techniques</w:t>
      </w:r>
      <w:r w:rsidRPr="00401600">
        <w:rPr>
          <w:rStyle w:val="Emphasis"/>
        </w:rPr>
        <w:t xml:space="preserve"> in governing the mobility of bodies; and </w:t>
      </w:r>
      <w:r w:rsidRPr="001F0C83">
        <w:rPr>
          <w:rStyle w:val="Emphasis"/>
          <w:highlight w:val="yellow"/>
        </w:rPr>
        <w:t>an extension of biopower</w:t>
      </w:r>
      <w:r w:rsidRPr="00401600">
        <w:rPr>
          <w:rStyle w:val="Emphasis"/>
        </w:rPr>
        <w:t xml:space="preserve"> such </w:t>
      </w:r>
      <w:r w:rsidRPr="001F0C83">
        <w:rPr>
          <w:rStyle w:val="Emphasis"/>
          <w:highlight w:val="yellow"/>
        </w:rPr>
        <w:t>that the body</w:t>
      </w:r>
      <w:r w:rsidRPr="00401600">
        <w:rPr>
          <w:rStyle w:val="Emphasis"/>
        </w:rPr>
        <w:t xml:space="preserve">, in effect, </w:t>
      </w:r>
      <w:r w:rsidRPr="001F0C83">
        <w:rPr>
          <w:rStyle w:val="Emphasis"/>
          <w:highlight w:val="yellow"/>
        </w:rPr>
        <w:t>becomes the carrier</w:t>
      </w:r>
      <w:r w:rsidRPr="00401600">
        <w:rPr>
          <w:rStyle w:val="Emphasis"/>
        </w:rPr>
        <w:t xml:space="preserve"> </w:t>
      </w:r>
      <w:r w:rsidRPr="001F0C83">
        <w:rPr>
          <w:rStyle w:val="Emphasis"/>
          <w:highlight w:val="yellow"/>
        </w:rPr>
        <w:t>of the borde</w:t>
      </w:r>
      <w:r w:rsidRPr="00401600">
        <w:rPr>
          <w:rStyle w:val="Emphasis"/>
        </w:rPr>
        <w:t xml:space="preserve">r as it is </w:t>
      </w:r>
      <w:r w:rsidRPr="001F0C83">
        <w:rPr>
          <w:rStyle w:val="Emphasis"/>
          <w:highlight w:val="yellow"/>
        </w:rPr>
        <w:t>inscribed</w:t>
      </w:r>
      <w:r w:rsidRPr="00401600">
        <w:rPr>
          <w:rStyle w:val="Emphasis"/>
        </w:rPr>
        <w:t xml:space="preserve"> </w:t>
      </w:r>
      <w:r w:rsidRPr="001F0C83">
        <w:rPr>
          <w:rStyle w:val="Emphasis"/>
          <w:highlight w:val="yellow"/>
        </w:rPr>
        <w:t>with</w:t>
      </w:r>
      <w:r w:rsidRPr="00401600">
        <w:rPr>
          <w:rStyle w:val="Emphasis"/>
        </w:rPr>
        <w:t xml:space="preserve"> multiple encoded </w:t>
      </w:r>
      <w:r w:rsidRPr="001F0C83">
        <w:rPr>
          <w:rStyle w:val="Emphasis"/>
          <w:highlight w:val="yellow"/>
        </w:rPr>
        <w:t>boundaries of access</w:t>
      </w:r>
      <w:r w:rsidRPr="00401600">
        <w:rPr>
          <w:rStyle w:val="Emphasis"/>
        </w:rPr>
        <w:t>.</w:t>
      </w:r>
      <w:r w:rsidRPr="005062BE">
        <w:rPr>
          <w:sz w:val="16"/>
        </w:rPr>
        <w:t xml:space="preserve"> At the time of writing, the response to the July 2005 London bombings suggests renewed political fervour for the biometric border in the UK, with proposed new terror laws encompassing biometric immigration cards and calls for an acceleration of the US VISIT style European e-borders programme. As in the opening citation of this article, </w:t>
      </w:r>
      <w:r w:rsidRPr="00401600">
        <w:rPr>
          <w:rStyle w:val="StyleUnderline"/>
        </w:rPr>
        <w:t>the response to the London attacks has indeed been that ‘there ought to be a way of solving any problem through science and law’</w:t>
      </w:r>
      <w:r w:rsidRPr="005062BE">
        <w:rPr>
          <w:sz w:val="16"/>
        </w:rPr>
        <w:t xml:space="preserve">. Yet, it is in the tragic death of Brazilian immigrant, Jean Charles de Menezes, killed by police officers engaged in the more ‘old fashioned’ stake-out surveillance of a block of flats, that </w:t>
      </w:r>
      <w:r w:rsidRPr="001F0C83">
        <w:rPr>
          <w:rStyle w:val="StyleUnderline"/>
          <w:highlight w:val="yellow"/>
        </w:rPr>
        <w:t>we find</w:t>
      </w:r>
      <w:r w:rsidRPr="0085551B">
        <w:rPr>
          <w:rStyle w:val="StyleUnderline"/>
        </w:rPr>
        <w:t xml:space="preserve"> some of the most stark </w:t>
      </w:r>
      <w:r w:rsidRPr="001F0C83">
        <w:rPr>
          <w:rStyle w:val="StyleUnderline"/>
          <w:highlight w:val="yellow"/>
        </w:rPr>
        <w:t>political implications of risk profiling</w:t>
      </w:r>
      <w:r w:rsidRPr="0085551B">
        <w:rPr>
          <w:rStyle w:val="StyleUnderline"/>
        </w:rPr>
        <w:t xml:space="preserve"> in the war on terror</w:t>
      </w:r>
      <w:r w:rsidRPr="005062BE">
        <w:rPr>
          <w:sz w:val="16"/>
        </w:rPr>
        <w:t xml:space="preserve">. In the aftermath of the Metropolitan Police’s </w:t>
      </w:r>
      <w:r w:rsidRPr="0085551B">
        <w:rPr>
          <w:rStyle w:val="StyleUnderline"/>
        </w:rPr>
        <w:t>admission that they had mistakenly shot dead</w:t>
      </w:r>
      <w:r w:rsidRPr="005062BE">
        <w:rPr>
          <w:sz w:val="16"/>
        </w:rPr>
        <w:t xml:space="preserve"> Mr. de Menezes on Stockwell underground station in the course of their anti-terror operations, </w:t>
      </w:r>
      <w:r w:rsidRPr="0085551B">
        <w:rPr>
          <w:rStyle w:val="StyleUnderline"/>
        </w:rPr>
        <w:t>the debate turned to questions of identity, status and profiling</w:t>
      </w:r>
      <w:r w:rsidRPr="005062BE">
        <w:rPr>
          <w:sz w:val="16"/>
        </w:rPr>
        <w:t xml:space="preserve">. In effect, once </w:t>
      </w:r>
      <w:r w:rsidRPr="0085551B">
        <w:rPr>
          <w:rStyle w:val="StyleUnderline"/>
        </w:rPr>
        <w:t xml:space="preserve">it became clear that </w:t>
      </w:r>
      <w:r w:rsidRPr="001F0C83">
        <w:rPr>
          <w:rStyle w:val="StyleUnderline"/>
          <w:highlight w:val="yellow"/>
        </w:rPr>
        <w:t>de Menezes</w:t>
      </w:r>
      <w:r w:rsidRPr="0085551B">
        <w:rPr>
          <w:rStyle w:val="StyleUnderline"/>
        </w:rPr>
        <w:t xml:space="preserve"> </w:t>
      </w:r>
      <w:r w:rsidRPr="001F0C83">
        <w:rPr>
          <w:rStyle w:val="StyleUnderline"/>
          <w:highlight w:val="yellow"/>
        </w:rPr>
        <w:t>could not be represented as</w:t>
      </w:r>
      <w:r w:rsidRPr="0085551B">
        <w:rPr>
          <w:rStyle w:val="StyleUnderline"/>
        </w:rPr>
        <w:t xml:space="preserve"> the terrorist </w:t>
      </w:r>
      <w:r w:rsidRPr="001F0C83">
        <w:rPr>
          <w:rStyle w:val="StyleUnderline"/>
          <w:highlight w:val="yellow"/>
        </w:rPr>
        <w:t>embodiment of bare life</w:t>
      </w:r>
      <w:r w:rsidRPr="0085551B">
        <w:rPr>
          <w:rStyle w:val="StyleUnderline"/>
        </w:rPr>
        <w:t xml:space="preserve">, a </w:t>
      </w:r>
      <w:r w:rsidRPr="001F0C83">
        <w:rPr>
          <w:rStyle w:val="StyleUnderline"/>
          <w:highlight w:val="yellow"/>
        </w:rPr>
        <w:t>struggle began to reposition his ‘otherness’</w:t>
      </w:r>
      <w:r w:rsidRPr="0085551B">
        <w:rPr>
          <w:rStyle w:val="StyleUnderline"/>
        </w:rPr>
        <w:t xml:space="preserve"> as that </w:t>
      </w:r>
      <w:r w:rsidRPr="001F0C83">
        <w:rPr>
          <w:rStyle w:val="StyleUnderline"/>
          <w:highlight w:val="yellow"/>
        </w:rPr>
        <w:t>of the illegal immigrant</w:t>
      </w:r>
      <w:r w:rsidRPr="005062BE">
        <w:rPr>
          <w:sz w:val="16"/>
        </w:rPr>
        <w:t xml:space="preserve">. The discovery that Jean Charles’ student visa may have expired two years previously led to questions surrounding his ‘legality’. Disputes emerged as to whether or not he was ‘wearing a bulky jacket’ in hot weather or had ‘jumped the ticket barrier’ (‘‘Brazilian Did’’, 2005) e presumably seen as profiles of suspicious behaviour that may have led the officer to shoot to kill. </w:t>
      </w:r>
      <w:r w:rsidRPr="0085551B">
        <w:rPr>
          <w:rStyle w:val="StyleUnderline"/>
        </w:rPr>
        <w:t xml:space="preserve">In the moment of </w:t>
      </w:r>
      <w:r w:rsidRPr="001F0C83">
        <w:rPr>
          <w:rStyle w:val="StyleUnderline"/>
          <w:highlight w:val="yellow"/>
        </w:rPr>
        <w:t>the decision to</w:t>
      </w:r>
      <w:r w:rsidRPr="0085551B">
        <w:rPr>
          <w:rStyle w:val="StyleUnderline"/>
        </w:rPr>
        <w:t xml:space="preserve"> shoot to </w:t>
      </w:r>
      <w:r w:rsidRPr="001F0C83">
        <w:rPr>
          <w:rStyle w:val="StyleUnderline"/>
          <w:highlight w:val="yellow"/>
        </w:rPr>
        <w:t>kill we</w:t>
      </w:r>
      <w:r w:rsidRPr="0085551B">
        <w:rPr>
          <w:rStyle w:val="StyleUnderline"/>
        </w:rPr>
        <w:t xml:space="preserve"> </w:t>
      </w:r>
      <w:r w:rsidRPr="001F0C83">
        <w:rPr>
          <w:rStyle w:val="StyleUnderline"/>
          <w:highlight w:val="yellow"/>
        </w:rPr>
        <w:t>see something</w:t>
      </w:r>
      <w:r w:rsidRPr="0085551B">
        <w:rPr>
          <w:rStyle w:val="StyleUnderline"/>
        </w:rPr>
        <w:t xml:space="preserve"> </w:t>
      </w:r>
      <w:r w:rsidRPr="001F0C83">
        <w:rPr>
          <w:rStyle w:val="StyleUnderline"/>
          <w:highlight w:val="yellow"/>
        </w:rPr>
        <w:t>of</w:t>
      </w:r>
      <w:r w:rsidRPr="0085551B">
        <w:rPr>
          <w:rStyle w:val="StyleUnderline"/>
        </w:rPr>
        <w:t xml:space="preserve"> the logic of the </w:t>
      </w:r>
      <w:r w:rsidRPr="001F0C83">
        <w:rPr>
          <w:rStyle w:val="StyleUnderline"/>
          <w:highlight w:val="yellow"/>
        </w:rPr>
        <w:t>profiling</w:t>
      </w:r>
      <w:r w:rsidRPr="0085551B">
        <w:rPr>
          <w:rStyle w:val="StyleUnderline"/>
        </w:rPr>
        <w:t xml:space="preserve"> of suspicious behaviour that underpins the logic of the biometric border.</w:t>
      </w:r>
      <w:r w:rsidRPr="005062BE">
        <w:rPr>
          <w:sz w:val="16"/>
        </w:rPr>
        <w:t xml:space="preserve"> </w:t>
      </w:r>
      <w:r w:rsidRPr="0085551B">
        <w:rPr>
          <w:rStyle w:val="StyleUnderline"/>
        </w:rPr>
        <w:t>The distinction, though, is that</w:t>
      </w:r>
      <w:r w:rsidRPr="005062BE">
        <w:rPr>
          <w:sz w:val="16"/>
        </w:rPr>
        <w:t xml:space="preserve"> (despite lost CCTV footage that could have, paradoxically, exposed his ‘normal’ gait and denim jacket and his use of the frequent traveller’s Oyster card), </w:t>
      </w:r>
      <w:r w:rsidRPr="001F0C83">
        <w:rPr>
          <w:rStyle w:val="Emphasis"/>
          <w:highlight w:val="yellow"/>
        </w:rPr>
        <w:t>this killing of Homo Sacer is visible</w:t>
      </w:r>
      <w:r w:rsidRPr="0085551B">
        <w:rPr>
          <w:rStyle w:val="Emphasis"/>
        </w:rPr>
        <w:t xml:space="preserve"> in a way that </w:t>
      </w:r>
      <w:r w:rsidRPr="001F0C83">
        <w:rPr>
          <w:rStyle w:val="Emphasis"/>
        </w:rPr>
        <w:t>the</w:t>
      </w:r>
      <w:r w:rsidRPr="0085551B">
        <w:rPr>
          <w:rStyle w:val="Emphasis"/>
        </w:rPr>
        <w:t xml:space="preserve"> </w:t>
      </w:r>
      <w:r w:rsidRPr="001F0C83">
        <w:rPr>
          <w:rStyle w:val="Emphasis"/>
          <w:highlight w:val="yellow"/>
        </w:rPr>
        <w:t>multiple deaths</w:t>
      </w:r>
      <w:r w:rsidRPr="0085551B">
        <w:rPr>
          <w:rStyle w:val="Emphasis"/>
        </w:rPr>
        <w:t xml:space="preserve"> that </w:t>
      </w:r>
      <w:r w:rsidRPr="001F0C83">
        <w:rPr>
          <w:rStyle w:val="Emphasis"/>
          <w:highlight w:val="yellow"/>
        </w:rPr>
        <w:t>will</w:t>
      </w:r>
      <w:r w:rsidRPr="0085551B">
        <w:rPr>
          <w:rStyle w:val="Emphasis"/>
        </w:rPr>
        <w:t xml:space="preserve"> </w:t>
      </w:r>
      <w:r w:rsidRPr="001F0C83">
        <w:rPr>
          <w:rStyle w:val="Emphasis"/>
          <w:highlight w:val="yellow"/>
        </w:rPr>
        <w:t>undoubtedly occur at the biometric border</w:t>
      </w:r>
      <w:r w:rsidRPr="0085551B">
        <w:rPr>
          <w:rStyle w:val="Emphasis"/>
        </w:rPr>
        <w:t xml:space="preserve"> are not. </w:t>
      </w:r>
      <w:r w:rsidRPr="0085551B">
        <w:rPr>
          <w:rStyle w:val="StyleUnderline"/>
        </w:rPr>
        <w:t xml:space="preserve">When the integrated databases of </w:t>
      </w:r>
      <w:r w:rsidRPr="001F0C83">
        <w:rPr>
          <w:rStyle w:val="StyleUnderline"/>
          <w:highlight w:val="yellow"/>
        </w:rPr>
        <w:t>US VISIT</w:t>
      </w:r>
      <w:r w:rsidRPr="0085551B">
        <w:rPr>
          <w:rStyle w:val="StyleUnderline"/>
        </w:rPr>
        <w:t xml:space="preserve"> reach a moment of decision based on patterns of behaviour, these will not be in public view, even to the limited extent that de Menezes’ death is visible</w:t>
      </w:r>
      <w:r w:rsidRPr="005062BE">
        <w:rPr>
          <w:sz w:val="16"/>
        </w:rPr>
        <w:t xml:space="preserve">. </w:t>
      </w:r>
      <w:r w:rsidRPr="0085551B">
        <w:rPr>
          <w:rStyle w:val="Emphasis"/>
        </w:rPr>
        <w:t xml:space="preserve">The biometric border </w:t>
      </w:r>
      <w:r w:rsidRPr="001F0C83">
        <w:rPr>
          <w:rStyle w:val="Emphasis"/>
          <w:highlight w:val="yellow"/>
        </w:rPr>
        <w:t>envisages</w:t>
      </w:r>
      <w:r w:rsidRPr="0085551B">
        <w:rPr>
          <w:rStyle w:val="Emphasis"/>
        </w:rPr>
        <w:t xml:space="preserve"> </w:t>
      </w:r>
      <w:r w:rsidRPr="001F0C83">
        <w:rPr>
          <w:rStyle w:val="Emphasis"/>
          <w:highlight w:val="yellow"/>
        </w:rPr>
        <w:t>drawing a</w:t>
      </w:r>
      <w:r w:rsidRPr="0085551B">
        <w:rPr>
          <w:rStyle w:val="Emphasis"/>
        </w:rPr>
        <w:t xml:space="preserve"> clear, clean and unambiguous </w:t>
      </w:r>
      <w:r w:rsidRPr="001F0C83">
        <w:rPr>
          <w:rStyle w:val="Emphasis"/>
          <w:highlight w:val="yellow"/>
        </w:rPr>
        <w:t>line</w:t>
      </w:r>
      <w:r w:rsidRPr="0085551B">
        <w:rPr>
          <w:rStyle w:val="Emphasis"/>
        </w:rPr>
        <w:t xml:space="preserve"> between</w:t>
      </w:r>
      <w:r w:rsidRPr="005062BE">
        <w:rPr>
          <w:sz w:val="16"/>
        </w:rPr>
        <w:t xml:space="preserve"> legitimate/low risk and illegitimate/high risk mobilities (a line that cannot be drawn, but is always in process of being drawn). </w:t>
      </w:r>
      <w:r w:rsidRPr="0085551B">
        <w:rPr>
          <w:rStyle w:val="StyleUnderline"/>
        </w:rPr>
        <w:t xml:space="preserve">Within the logic of the biometric border, the </w:t>
      </w:r>
      <w:r w:rsidRPr="001F0C83">
        <w:rPr>
          <w:rStyle w:val="StyleUnderline"/>
          <w:highlight w:val="yellow"/>
        </w:rPr>
        <w:t>immigrant risks</w:t>
      </w:r>
      <w:r w:rsidRPr="0085551B">
        <w:rPr>
          <w:rStyle w:val="StyleUnderline"/>
        </w:rPr>
        <w:t xml:space="preserve">, in an acute and absolute sense, </w:t>
      </w:r>
      <w:r w:rsidRPr="001F0C83">
        <w:rPr>
          <w:rStyle w:val="StyleUnderline"/>
          <w:highlight w:val="yellow"/>
        </w:rPr>
        <w:t>being profiled as a terrorist</w:t>
      </w:r>
      <w:r w:rsidRPr="0085551B">
        <w:rPr>
          <w:rStyle w:val="StyleUnderline"/>
        </w:rPr>
        <w:t>, particularly if he has no papers</w:t>
      </w:r>
      <w:r w:rsidRPr="005062BE">
        <w:rPr>
          <w:sz w:val="16"/>
        </w:rPr>
        <w:t xml:space="preserve">. De Genova (2002, p. 436) has depicted </w:t>
      </w:r>
      <w:r w:rsidRPr="0085551B">
        <w:rPr>
          <w:rStyle w:val="StyleUnderline"/>
        </w:rPr>
        <w:t>the border as ‘the exemplary theatre for staging the spectacle of the ‘‘illegal alien’’ that the law produces’.</w:t>
      </w:r>
      <w:r w:rsidRPr="005062BE">
        <w:rPr>
          <w:sz w:val="16"/>
        </w:rPr>
        <w:t xml:space="preserve"> Within the war on terror, the biometric border is, at least potentially, staging that spectacle on the railway platform, the subway, the city street, the vehicle license bureau, and so on. Read in this way </w:t>
      </w:r>
      <w:r w:rsidRPr="0085551B">
        <w:rPr>
          <w:rStyle w:val="StyleUnderline"/>
        </w:rPr>
        <w:t xml:space="preserve">the </w:t>
      </w:r>
      <w:r w:rsidRPr="001F0C83">
        <w:rPr>
          <w:rStyle w:val="StyleUnderline"/>
          <w:highlight w:val="yellow"/>
        </w:rPr>
        <w:t xml:space="preserve">border becomes a condition </w:t>
      </w:r>
      <w:r w:rsidRPr="000975A6">
        <w:rPr>
          <w:rStyle w:val="StyleUnderline"/>
          <w:highlight w:val="yellow"/>
        </w:rPr>
        <w:t>of being</w:t>
      </w:r>
      <w:r w:rsidRPr="0085551B">
        <w:rPr>
          <w:rStyle w:val="StyleUnderline"/>
        </w:rPr>
        <w:t xml:space="preserve"> </w:t>
      </w:r>
      <w:r w:rsidRPr="000975A6">
        <w:rPr>
          <w:rStyle w:val="StyleUnderline"/>
          <w:highlight w:val="yellow"/>
        </w:rPr>
        <w:t>that is always in the act of becoming</w:t>
      </w:r>
      <w:r w:rsidRPr="0085551B">
        <w:rPr>
          <w:rStyle w:val="StyleUnderline"/>
        </w:rPr>
        <w:t xml:space="preserve">, it is never entirely crossed, but appears instead as a constant demand for proof of status and legitimacy. The biometric border </w:t>
      </w:r>
      <w:r w:rsidRPr="000975A6">
        <w:rPr>
          <w:rStyle w:val="StyleUnderline"/>
          <w:highlight w:val="yellow"/>
        </w:rPr>
        <w:t xml:space="preserve">performs </w:t>
      </w:r>
      <w:r w:rsidRPr="000975A6">
        <w:rPr>
          <w:rStyle w:val="StyleUnderline"/>
        </w:rPr>
        <w:t>something</w:t>
      </w:r>
      <w:r w:rsidRPr="005062BE">
        <w:rPr>
          <w:sz w:val="16"/>
        </w:rPr>
        <w:t>, then, of Agamben’s (1998, p. 8) ‘</w:t>
      </w:r>
      <w:r w:rsidRPr="000975A6">
        <w:rPr>
          <w:rStyle w:val="Emphasis"/>
          <w:highlight w:val="yellow"/>
        </w:rPr>
        <w:t>bare life’</w:t>
      </w:r>
      <w:r w:rsidRPr="0085551B">
        <w:rPr>
          <w:rStyle w:val="Emphasis"/>
        </w:rPr>
        <w:t xml:space="preserve"> </w:t>
      </w:r>
      <w:r w:rsidRPr="000975A6">
        <w:rPr>
          <w:rStyle w:val="Emphasis"/>
          <w:highlight w:val="yellow"/>
        </w:rPr>
        <w:t xml:space="preserve">in which living is reduced to </w:t>
      </w:r>
      <w:r w:rsidRPr="000975A6">
        <w:rPr>
          <w:rStyle w:val="Emphasis"/>
        </w:rPr>
        <w:t>calculability</w:t>
      </w:r>
      <w:r w:rsidRPr="0085551B">
        <w:rPr>
          <w:rStyle w:val="Emphasis"/>
        </w:rPr>
        <w:t xml:space="preserve">, to </w:t>
      </w:r>
      <w:r w:rsidRPr="000975A6">
        <w:rPr>
          <w:rStyle w:val="Emphasis"/>
          <w:highlight w:val="yellow"/>
        </w:rPr>
        <w:t>the ‘life of homo sacer. who may be killed</w:t>
      </w:r>
      <w:r w:rsidRPr="0085551B">
        <w:rPr>
          <w:rStyle w:val="Emphasis"/>
        </w:rPr>
        <w:t xml:space="preserve"> and yet not sacrificed’</w:t>
      </w:r>
      <w:r w:rsidRPr="005062BE">
        <w:rPr>
          <w:sz w:val="16"/>
        </w:rPr>
        <w:t xml:space="preserve">. </w:t>
      </w:r>
      <w:r w:rsidRPr="0085551B">
        <w:rPr>
          <w:rStyle w:val="StyleUnderline"/>
        </w:rPr>
        <w:t>The establishment of verifiable identity at the biometric border thus becomes a condition of being, in the sense of living within a particular society or way of life</w:t>
      </w:r>
      <w:r w:rsidRPr="005062BE">
        <w:rPr>
          <w:sz w:val="16"/>
        </w:rPr>
        <w:t xml:space="preserve">, if not indeed a condition of life itself. I have argued throughout this paper that </w:t>
      </w:r>
      <w:r w:rsidRPr="0085551B">
        <w:rPr>
          <w:rStyle w:val="StyleUnderline"/>
        </w:rPr>
        <w:t xml:space="preserve">the biometric </w:t>
      </w:r>
      <w:r w:rsidRPr="000975A6">
        <w:rPr>
          <w:rStyle w:val="StyleUnderline"/>
        </w:rPr>
        <w:t>border</w:t>
      </w:r>
      <w:r w:rsidRPr="0085551B">
        <w:rPr>
          <w:rStyle w:val="StyleUnderline"/>
        </w:rPr>
        <w:t xml:space="preserve"> implicates us all in the governing of mobility and in the profiling of suspicious behaviour</w:t>
      </w:r>
      <w:r w:rsidRPr="005062BE">
        <w:rPr>
          <w:sz w:val="16"/>
        </w:rPr>
        <w:t xml:space="preserve">. It does so via the promise of happiness and security and a world rid of ambiguity and uncertainty. The war on terror not only separates ‘our war’ from ‘their terror’, </w:t>
      </w:r>
      <w:r w:rsidRPr="0085551B">
        <w:rPr>
          <w:rStyle w:val="StyleUnderline"/>
        </w:rPr>
        <w:t>but also ‘our globalization’ of legitimate and civilized business and leisure travel from ‘their globalization’ of trafficking and illegal migration</w:t>
      </w:r>
      <w:r w:rsidRPr="005062BE">
        <w:rPr>
          <w:sz w:val="16"/>
        </w:rPr>
        <w:t xml:space="preserve">. The </w:t>
      </w:r>
      <w:r w:rsidRPr="0085551B">
        <w:rPr>
          <w:rStyle w:val="StyleUnderline"/>
        </w:rPr>
        <w:t>distinction is, of course, a feigned divide</w:t>
      </w:r>
      <w:r w:rsidRPr="005062BE">
        <w:rPr>
          <w:sz w:val="16"/>
        </w:rPr>
        <w:t xml:space="preserve">. Consider, for example, the many ways in which the category of migrant illegality actively supports the ‘legitimate’ worlds. Buried in the newspaper reports of Jean Charles de Menezes’ death was the background information that he had been working as a contract electrician and, the night before the shooting, as a night porter in a London hotel. </w:t>
      </w:r>
      <w:r w:rsidRPr="005062BE">
        <w:rPr>
          <w:rStyle w:val="Emphasis"/>
        </w:rPr>
        <w:t xml:space="preserve">Where the </w:t>
      </w:r>
      <w:r w:rsidRPr="000975A6">
        <w:rPr>
          <w:rStyle w:val="Emphasis"/>
        </w:rPr>
        <w:t>biometric border promises invulnerability</w:t>
      </w:r>
      <w:r w:rsidRPr="005062BE">
        <w:rPr>
          <w:rStyle w:val="Emphasis"/>
        </w:rPr>
        <w:t xml:space="preserve"> through the risk profiling of categories of people, we might begin our critique by reflecting on the ways in which the low risk practices of our daily lives are wrapped up in the high risks borne in the lives of others</w:t>
      </w:r>
      <w:r w:rsidRPr="005062BE">
        <w:rPr>
          <w:sz w:val="16"/>
        </w:rPr>
        <w:t>.</w:t>
      </w:r>
    </w:p>
    <w:p w14:paraId="79F6DE43" w14:textId="77777777" w:rsidR="00DC41DD" w:rsidRDefault="00DC41DD" w:rsidP="00DC41DD">
      <w:pPr>
        <w:pStyle w:val="Heading4"/>
      </w:pPr>
      <w:r>
        <w:t xml:space="preserve">The border is a unique and perpetual state of exception – Unethical and omnipresent </w:t>
      </w:r>
    </w:p>
    <w:p w14:paraId="0EB9ABFA" w14:textId="77777777" w:rsidR="00DC41DD" w:rsidRDefault="00DC41DD" w:rsidP="00DC41DD">
      <w:r w:rsidRPr="00E60065">
        <w:rPr>
          <w:rStyle w:val="Style13ptBold"/>
        </w:rPr>
        <w:t>Salter 08</w:t>
      </w:r>
      <w:r>
        <w:t xml:space="preserve"> (Mark B. Salter, </w:t>
      </w:r>
      <w:r w:rsidRPr="00E60065">
        <w:t>School of Political Studies, University of Ottawa, Ottawa, Canada</w:t>
      </w:r>
      <w:r>
        <w:t xml:space="preserve">, “When the exception becomes the rule: borders, sovereignty, and citizenship,” </w:t>
      </w:r>
      <w:r w:rsidRPr="00E60065">
        <w:t>Published online: 01 Jul 2008</w:t>
      </w:r>
      <w:r>
        <w:t>, Accessed 7.2.18,</w:t>
      </w:r>
      <w:r w:rsidRPr="00E60065">
        <w:t xml:space="preserve"> </w:t>
      </w:r>
      <w:r>
        <w:t xml:space="preserve">Citizenship Studies, 12:4, 365-380, </w:t>
      </w:r>
      <w:hyperlink r:id="rId18" w:history="1">
        <w:r w:rsidRPr="00C83952">
          <w:rPr>
            <w:rStyle w:val="Hyperlink"/>
          </w:rPr>
          <w:t>http://dx.doi.org/10.1080/13621020802184234</w:t>
        </w:r>
      </w:hyperlink>
      <w:r>
        <w:t xml:space="preserve"> ) //ZoL</w:t>
      </w:r>
    </w:p>
    <w:p w14:paraId="04073E36" w14:textId="77777777" w:rsidR="00DC41DD" w:rsidRPr="002A7A48" w:rsidRDefault="00DC41DD" w:rsidP="00DC41DD">
      <w:pPr>
        <w:rPr>
          <w:rStyle w:val="Emphasis"/>
        </w:rPr>
      </w:pPr>
      <w:r w:rsidRPr="00CC7FA0">
        <w:rPr>
          <w:sz w:val="16"/>
        </w:rPr>
        <w:t>It is important to place borders within their spatio-historical context because of two prevailing hypotheses about the ‘bounding of the bordering process’ prevalent in both critical geography and international relations theories. Newman argues, ‘</w:t>
      </w:r>
      <w:r w:rsidRPr="007A6A89">
        <w:rPr>
          <w:highlight w:val="green"/>
          <w:u w:val="single"/>
        </w:rPr>
        <w:t>It is the process of bordering</w:t>
      </w:r>
      <w:r w:rsidRPr="007A6A89">
        <w:rPr>
          <w:sz w:val="16"/>
          <w:highlight w:val="green"/>
        </w:rPr>
        <w:t xml:space="preserve">, </w:t>
      </w:r>
      <w:r w:rsidRPr="007A6A89">
        <w:rPr>
          <w:rStyle w:val="Emphasis"/>
          <w:highlight w:val="green"/>
        </w:rPr>
        <w:t>rather than the border line</w:t>
      </w:r>
      <w:r w:rsidRPr="00312E82">
        <w:rPr>
          <w:rStyle w:val="Emphasis"/>
        </w:rPr>
        <w:t xml:space="preserve"> </w:t>
      </w:r>
      <w:r w:rsidRPr="00CC7FA0">
        <w:rPr>
          <w:sz w:val="16"/>
        </w:rPr>
        <w:t xml:space="preserve">per se, </w:t>
      </w:r>
      <w:r w:rsidRPr="007A6A89">
        <w:rPr>
          <w:highlight w:val="green"/>
          <w:u w:val="single"/>
        </w:rPr>
        <w:t>that has</w:t>
      </w:r>
      <w:r w:rsidRPr="00312E82">
        <w:rPr>
          <w:u w:val="single"/>
        </w:rPr>
        <w:t xml:space="preserve"> universal </w:t>
      </w:r>
      <w:r w:rsidRPr="007A6A89">
        <w:rPr>
          <w:highlight w:val="green"/>
          <w:u w:val="single"/>
        </w:rPr>
        <w:t>significance in the ordering of society</w:t>
      </w:r>
      <w:r w:rsidRPr="00CC7FA0">
        <w:rPr>
          <w:sz w:val="16"/>
        </w:rPr>
        <w:t xml:space="preserve">. </w:t>
      </w:r>
      <w:r w:rsidRPr="00312E82">
        <w:rPr>
          <w:u w:val="single"/>
        </w:rPr>
        <w:t xml:space="preserve">All </w:t>
      </w:r>
      <w:r w:rsidRPr="007A6A89">
        <w:rPr>
          <w:highlight w:val="green"/>
          <w:u w:val="single"/>
        </w:rPr>
        <w:t>borders share a common function</w:t>
      </w:r>
      <w:r w:rsidRPr="00312E82">
        <w:rPr>
          <w:u w:val="single"/>
        </w:rPr>
        <w:t xml:space="preserve"> </w:t>
      </w:r>
      <w:r w:rsidRPr="00CC7FA0">
        <w:rPr>
          <w:sz w:val="16"/>
        </w:rPr>
        <w:t xml:space="preserve">to the extent that </w:t>
      </w:r>
      <w:r w:rsidRPr="007A6A89">
        <w:rPr>
          <w:rStyle w:val="Emphasis"/>
          <w:highlight w:val="green"/>
        </w:rPr>
        <w:t>they</w:t>
      </w:r>
      <w:r w:rsidRPr="00312E82">
        <w:rPr>
          <w:rStyle w:val="Emphasis"/>
        </w:rPr>
        <w:t xml:space="preserve"> include some and </w:t>
      </w:r>
      <w:r w:rsidRPr="007A6A89">
        <w:rPr>
          <w:rStyle w:val="Emphasis"/>
          <w:highlight w:val="green"/>
        </w:rPr>
        <w:t>exclude</w:t>
      </w:r>
      <w:r w:rsidRPr="00312E82">
        <w:rPr>
          <w:rStyle w:val="Emphasis"/>
        </w:rPr>
        <w:t xml:space="preserve"> many </w:t>
      </w:r>
      <w:r w:rsidRPr="007A6A89">
        <w:rPr>
          <w:rStyle w:val="Emphasis"/>
          <w:highlight w:val="green"/>
        </w:rPr>
        <w:t>others’</w:t>
      </w:r>
      <w:r w:rsidRPr="00312E82">
        <w:rPr>
          <w:rStyle w:val="Emphasis"/>
        </w:rPr>
        <w:t xml:space="preserve"> </w:t>
      </w:r>
      <w:r w:rsidRPr="00CC7FA0">
        <w:rPr>
          <w:sz w:val="16"/>
        </w:rPr>
        <w:t xml:space="preserve">(2003, p. 15). This focus on the bordering process resists both the vapid suggestions that borders are disappearing or that borders are hardening or ‘rebordering’. But the largesse of Newman’s claim, productive as it may be for border studies in casting a wide net to all bordering processes, fails to differentiate between sovereign borders and other types of borders. </w:t>
      </w:r>
      <w:r w:rsidRPr="00312E82">
        <w:rPr>
          <w:u w:val="single"/>
        </w:rPr>
        <w:t>Exclusion from a cultural,</w:t>
      </w:r>
      <w:r>
        <w:rPr>
          <w:u w:val="single"/>
        </w:rPr>
        <w:t xml:space="preserve"> </w:t>
      </w:r>
      <w:r w:rsidRPr="00312E82">
        <w:rPr>
          <w:u w:val="single"/>
        </w:rPr>
        <w:t>economic, or social space may have important and political consequences</w:t>
      </w:r>
      <w:r w:rsidRPr="00CC7FA0">
        <w:rPr>
          <w:sz w:val="16"/>
        </w:rPr>
        <w:t xml:space="preserve">. For this reason, it is important to differentiate borders and checkpoints (such as those in the Occupied Palestinian Territories): borders represent a legal admission by a sovereign into the domain of his/her authority and protection; checkpoints are not (Parsons and Salter forthcoming).8 I would argue that the exclusion from the protection of the sovereign state (including the failure to protect refugees), is of a different quality. </w:t>
      </w:r>
      <w:r w:rsidRPr="007A6A89">
        <w:rPr>
          <w:highlight w:val="green"/>
          <w:u w:val="single"/>
        </w:rPr>
        <w:t>Entry is a moment of</w:t>
      </w:r>
      <w:r w:rsidRPr="00312E82">
        <w:rPr>
          <w:u w:val="single"/>
        </w:rPr>
        <w:t xml:space="preserve"> crisis – a moment of </w:t>
      </w:r>
      <w:r w:rsidRPr="007A6A89">
        <w:rPr>
          <w:highlight w:val="green"/>
          <w:u w:val="single"/>
        </w:rPr>
        <w:t>absolute surrender to the</w:t>
      </w:r>
      <w:r w:rsidRPr="00312E82">
        <w:rPr>
          <w:u w:val="single"/>
        </w:rPr>
        <w:t xml:space="preserve"> sovereign power of the </w:t>
      </w:r>
      <w:r w:rsidRPr="007A6A89">
        <w:rPr>
          <w:highlight w:val="green"/>
          <w:u w:val="single"/>
        </w:rPr>
        <w:t>state</w:t>
      </w:r>
      <w:r w:rsidRPr="00312E82">
        <w:rPr>
          <w:u w:val="single"/>
        </w:rPr>
        <w:t>, within a particular governmental machinery of border, customs,</w:t>
      </w:r>
      <w:r>
        <w:rPr>
          <w:u w:val="single"/>
        </w:rPr>
        <w:t xml:space="preserve"> </w:t>
      </w:r>
      <w:r w:rsidRPr="00312E82">
        <w:rPr>
          <w:u w:val="single"/>
        </w:rPr>
        <w:t>and immigration officers</w:t>
      </w:r>
      <w:r w:rsidRPr="00CC7FA0">
        <w:rPr>
          <w:sz w:val="16"/>
        </w:rPr>
        <w:t xml:space="preserve">. </w:t>
      </w:r>
      <w:r w:rsidRPr="002A7A48">
        <w:rPr>
          <w:u w:val="single"/>
        </w:rPr>
        <w:t>The decision by the state is fundamentally an admission into the legal</w:t>
      </w:r>
      <w:r>
        <w:rPr>
          <w:u w:val="single"/>
        </w:rPr>
        <w:t xml:space="preserve"> </w:t>
      </w:r>
      <w:r w:rsidRPr="002A7A48">
        <w:rPr>
          <w:u w:val="single"/>
        </w:rPr>
        <w:t xml:space="preserve">contract of the state, which differentiates it from other kinds of decisions </w:t>
      </w:r>
      <w:r w:rsidRPr="00CC7FA0">
        <w:rPr>
          <w:sz w:val="16"/>
        </w:rPr>
        <w:t xml:space="preserve">(such as admission to a club, a corporation, an organization, or a space). Or, to put it another way, </w:t>
      </w:r>
      <w:r w:rsidRPr="007A6A89">
        <w:rPr>
          <w:rStyle w:val="Emphasis"/>
          <w:highlight w:val="green"/>
        </w:rPr>
        <w:t>all decisions to exclude are political</w:t>
      </w:r>
      <w:r w:rsidRPr="007A6A89">
        <w:rPr>
          <w:highlight w:val="green"/>
          <w:u w:val="single"/>
        </w:rPr>
        <w:t>, but the decision to exclude from the state is the domain of sovereign politics</w:t>
      </w:r>
      <w:r w:rsidRPr="002A7A48">
        <w:rPr>
          <w:u w:val="single"/>
        </w:rPr>
        <w:t>.</w:t>
      </w:r>
      <w:r>
        <w:rPr>
          <w:u w:val="single"/>
        </w:rPr>
        <w:t xml:space="preserve"> </w:t>
      </w:r>
      <w:r w:rsidRPr="00CC7FA0">
        <w:rPr>
          <w:sz w:val="16"/>
        </w:rPr>
        <w:t>Similarly, Balibar has argued that ‘</w:t>
      </w:r>
      <w:r w:rsidRPr="002A7A48">
        <w:rPr>
          <w:u w:val="single"/>
        </w:rPr>
        <w:t xml:space="preserve">the border is everywhere’ </w:t>
      </w:r>
      <w:r w:rsidRPr="00CC7FA0">
        <w:rPr>
          <w:sz w:val="16"/>
        </w:rPr>
        <w:t xml:space="preserve">(2002, p. 80).9 </w:t>
      </w:r>
      <w:r w:rsidRPr="002A7A48">
        <w:rPr>
          <w:u w:val="single"/>
        </w:rPr>
        <w:t>But border</w:t>
      </w:r>
      <w:r>
        <w:rPr>
          <w:u w:val="single"/>
        </w:rPr>
        <w:t xml:space="preserve"> </w:t>
      </w:r>
      <w:r w:rsidRPr="002A7A48">
        <w:rPr>
          <w:u w:val="single"/>
        </w:rPr>
        <w:t>functions occur at specific sites</w:t>
      </w:r>
      <w:r w:rsidRPr="00CC7FA0">
        <w:rPr>
          <w:sz w:val="16"/>
        </w:rPr>
        <w:t xml:space="preserve">. It is analytically important to separate processes of social sorting, surveillance, self-policing from the bordering process of suppliance in the face an admission/expulsion decision (Lyon 2002). In other words, I want to retain something specific about the border – and in particular the border inspection (see Lugo 2000, Salter 2006). </w:t>
      </w:r>
      <w:r w:rsidRPr="007A6A89">
        <w:rPr>
          <w:highlight w:val="green"/>
          <w:u w:val="single"/>
        </w:rPr>
        <w:t>At the border, there is no ethic of hospitality</w:t>
      </w:r>
      <w:r w:rsidRPr="002A7A48">
        <w:rPr>
          <w:u w:val="single"/>
        </w:rPr>
        <w:t xml:space="preserve"> which precedes the examination of citizenship, </w:t>
      </w:r>
      <w:r w:rsidRPr="007A6A89">
        <w:rPr>
          <w:highlight w:val="green"/>
          <w:u w:val="single"/>
        </w:rPr>
        <w:t>unlike</w:t>
      </w:r>
      <w:r w:rsidRPr="002A7A48">
        <w:rPr>
          <w:u w:val="single"/>
        </w:rPr>
        <w:t xml:space="preserve"> at</w:t>
      </w:r>
      <w:r>
        <w:rPr>
          <w:u w:val="single"/>
        </w:rPr>
        <w:t xml:space="preserve"> </w:t>
      </w:r>
      <w:r w:rsidRPr="007A6A89">
        <w:rPr>
          <w:highlight w:val="green"/>
          <w:u w:val="single"/>
        </w:rPr>
        <w:t>other institutions</w:t>
      </w:r>
      <w:r w:rsidRPr="00CC7FA0">
        <w:rPr>
          <w:sz w:val="16"/>
        </w:rPr>
        <w:t xml:space="preserve">. This is an important supplement to Foucauldian analyses of institutions – </w:t>
      </w:r>
      <w:r w:rsidRPr="002A7A48">
        <w:rPr>
          <w:u w:val="single"/>
        </w:rPr>
        <w:t>even</w:t>
      </w:r>
      <w:r>
        <w:rPr>
          <w:u w:val="single"/>
        </w:rPr>
        <w:t xml:space="preserve"> </w:t>
      </w:r>
      <w:r w:rsidRPr="002A7A48">
        <w:rPr>
          <w:u w:val="single"/>
        </w:rPr>
        <w:t>if the function of the clinic, the prison, the military hospital, is control, there is an ethic of care or</w:t>
      </w:r>
      <w:r>
        <w:rPr>
          <w:u w:val="single"/>
        </w:rPr>
        <w:t xml:space="preserve"> </w:t>
      </w:r>
      <w:r w:rsidRPr="002A7A48">
        <w:rPr>
          <w:u w:val="single"/>
        </w:rPr>
        <w:t>and ethic of hospitality in whose name those managerial/punitive functions are administered</w:t>
      </w:r>
      <w:r w:rsidRPr="00CC7FA0">
        <w:rPr>
          <w:sz w:val="16"/>
        </w:rPr>
        <w:t xml:space="preserve">. At the clinic, there is an ethic of care that precedes the citizenship test; in the courts, there is an ethic of truth that precedes the citizenship test; at the prison, there is an ethic of rehabilitation that coincides with punishment. </w:t>
      </w:r>
      <w:r w:rsidRPr="007A6A89">
        <w:rPr>
          <w:rStyle w:val="Emphasis"/>
          <w:highlight w:val="green"/>
        </w:rPr>
        <w:t>The only ‘ethic’ which governs the border is the Machiavellian ‘virtue’ of security</w:t>
      </w:r>
      <w:r w:rsidRPr="002A7A48">
        <w:rPr>
          <w:rStyle w:val="Emphasis"/>
        </w:rPr>
        <w:t xml:space="preserve"> – </w:t>
      </w:r>
      <w:r w:rsidRPr="007A6A89">
        <w:rPr>
          <w:rStyle w:val="Emphasis"/>
          <w:highlight w:val="green"/>
        </w:rPr>
        <w:t>which is a narrative of sovereign protection that obscures the running state of exception at the border</w:t>
      </w:r>
      <w:r w:rsidRPr="002A7A48">
        <w:rPr>
          <w:rStyle w:val="Emphasis"/>
        </w:rPr>
        <w:t>.10</w:t>
      </w:r>
    </w:p>
    <w:p w14:paraId="24EA4D6C" w14:textId="77777777" w:rsidR="00DC41DD" w:rsidRPr="005062BE" w:rsidRDefault="00DC41DD" w:rsidP="009D4E9F"/>
    <w:p w14:paraId="4BA8FDBA" w14:textId="77777777" w:rsidR="00DC41DD" w:rsidRDefault="00DC41DD" w:rsidP="00DC41DD">
      <w:pPr>
        <w:pStyle w:val="Heading3"/>
      </w:pPr>
      <w:r>
        <w:t>Biopolitics</w:t>
      </w:r>
    </w:p>
    <w:p w14:paraId="2D1AAC14" w14:textId="77777777" w:rsidR="00DC41DD" w:rsidRDefault="00DC41DD" w:rsidP="00DC41DD">
      <w:pPr>
        <w:pStyle w:val="Heading4"/>
      </w:pPr>
      <w:r>
        <w:t>States of exception are founded on affective responses of culture</w:t>
      </w:r>
    </w:p>
    <w:p w14:paraId="73483721" w14:textId="77777777" w:rsidR="00DC41DD" w:rsidRPr="00D5577A" w:rsidRDefault="00DC41DD" w:rsidP="00DC41DD">
      <w:r w:rsidRPr="00C06498">
        <w:rPr>
          <w:rStyle w:val="Style13ptBold"/>
        </w:rPr>
        <w:t>Norman 18</w:t>
      </w:r>
      <w:r>
        <w:t xml:space="preserve"> (Ludvig, Research Fellow at the Swedish Institute of International Affairs, Lecturer at Uppsala University and Senior Fellow at the Institute of European Studies at UC Berkeley, “Theorizing the social foundations of exceptional security politics: Rights, emotions and community”, Cooperation and Conflict 2018, Vol. 53(1) 84–100, Online: </w:t>
      </w:r>
      <w:hyperlink r:id="rId19" w:history="1">
        <w:r w:rsidRPr="00186F04">
          <w:rPr>
            <w:rStyle w:val="Hyperlink"/>
          </w:rPr>
          <w:t>http://journals.sagepub.com/doi/abs/10.1177/0010836717716722</w:t>
        </w:r>
      </w:hyperlink>
      <w:r>
        <w:t>, 7/9, DTS)</w:t>
      </w:r>
    </w:p>
    <w:p w14:paraId="3477F236" w14:textId="77777777" w:rsidR="00DC41DD" w:rsidRPr="009F5933" w:rsidRDefault="00DC41DD" w:rsidP="00DC41DD">
      <w:r w:rsidRPr="001017FE">
        <w:rPr>
          <w:rStyle w:val="StyleUnderline"/>
          <w:highlight w:val="yellow"/>
        </w:rPr>
        <w:t>Exceptional security</w:t>
      </w:r>
      <w:r w:rsidRPr="00C06498">
        <w:rPr>
          <w:rStyle w:val="StyleUnderline"/>
        </w:rPr>
        <w:t xml:space="preserve"> measures </w:t>
      </w:r>
      <w:r w:rsidRPr="001017FE">
        <w:rPr>
          <w:rStyle w:val="StyleUnderline"/>
          <w:highlight w:val="yellow"/>
        </w:rPr>
        <w:t>are</w:t>
      </w:r>
      <w:r w:rsidRPr="00C06498">
        <w:rPr>
          <w:rStyle w:val="StyleUnderline"/>
        </w:rPr>
        <w:t xml:space="preserve"> intimately </w:t>
      </w:r>
      <w:r w:rsidRPr="001017FE">
        <w:rPr>
          <w:rStyle w:val="StyleUnderline"/>
          <w:highlight w:val="yellow"/>
        </w:rPr>
        <w:t>associated with</w:t>
      </w:r>
      <w:r w:rsidRPr="00C06498">
        <w:rPr>
          <w:rStyle w:val="StyleUnderline"/>
        </w:rPr>
        <w:t xml:space="preserve"> the </w:t>
      </w:r>
      <w:r w:rsidRPr="001017FE">
        <w:rPr>
          <w:rStyle w:val="StyleUnderline"/>
          <w:highlight w:val="yellow"/>
        </w:rPr>
        <w:t>violation of</w:t>
      </w:r>
      <w:r w:rsidRPr="00C06498">
        <w:rPr>
          <w:rStyle w:val="StyleUnderline"/>
        </w:rPr>
        <w:t xml:space="preserve"> fundamental</w:t>
      </w:r>
      <w:r>
        <w:rPr>
          <w:rStyle w:val="StyleUnderline"/>
        </w:rPr>
        <w:t xml:space="preserve"> </w:t>
      </w:r>
      <w:r w:rsidRPr="001017FE">
        <w:rPr>
          <w:rStyle w:val="StyleUnderline"/>
          <w:highlight w:val="yellow"/>
        </w:rPr>
        <w:t>rights</w:t>
      </w:r>
      <w:r w:rsidRPr="00C06498">
        <w:rPr>
          <w:rStyle w:val="StyleUnderline"/>
        </w:rPr>
        <w:t>.</w:t>
      </w:r>
      <w:r w:rsidRPr="00C06498">
        <w:rPr>
          <w:sz w:val="16"/>
        </w:rPr>
        <w:t xml:space="preserve"> Addressing questions of what drives exceptional security politics requires a clear conceptualization of what rights are, and equally important what rights mean in particular social settings (cf. Somers and Roberts, 2008). </w:t>
      </w:r>
      <w:r w:rsidRPr="00C06498">
        <w:rPr>
          <w:rStyle w:val="StyleUnderline"/>
        </w:rPr>
        <w:t>Here rights are conceptualized provisionally as the</w:t>
      </w:r>
      <w:r>
        <w:rPr>
          <w:rStyle w:val="StyleUnderline"/>
        </w:rPr>
        <w:t xml:space="preserve"> </w:t>
      </w:r>
      <w:r w:rsidRPr="00C06498">
        <w:rPr>
          <w:rStyle w:val="StyleUnderline"/>
        </w:rPr>
        <w:t>codified set of rules that both regulate and to some extent constitute social relations in the</w:t>
      </w:r>
      <w:r>
        <w:rPr>
          <w:rStyle w:val="StyleUnderline"/>
        </w:rPr>
        <w:t xml:space="preserve"> </w:t>
      </w:r>
      <w:r w:rsidRPr="00C06498">
        <w:rPr>
          <w:rStyle w:val="StyleUnderline"/>
        </w:rPr>
        <w:t>context of a society</w:t>
      </w:r>
      <w:r w:rsidRPr="00C06498">
        <w:rPr>
          <w:sz w:val="16"/>
        </w:rPr>
        <w:t xml:space="preserve">. This conceptualization straddles the line between two notions, one associated with the universal aspect of rights underlying liberal democracy, and the other symbolic and performative aspect of rights associated with recognition, status, belonging and collective emotions. </w:t>
      </w:r>
      <w:r w:rsidRPr="00C06498">
        <w:rPr>
          <w:rStyle w:val="StyleUnderline"/>
        </w:rPr>
        <w:t xml:space="preserve">The link between rights and emotions relies on the idea that </w:t>
      </w:r>
      <w:r w:rsidRPr="001017FE">
        <w:rPr>
          <w:rStyle w:val="StyleUnderline"/>
          <w:highlight w:val="yellow"/>
        </w:rPr>
        <w:t>emotions are shaped by culturally produced meanings and embedded in</w:t>
      </w:r>
      <w:r w:rsidRPr="00C06498">
        <w:rPr>
          <w:rStyle w:val="StyleUnderline"/>
        </w:rPr>
        <w:t xml:space="preserve"> </w:t>
      </w:r>
      <w:r w:rsidRPr="001017FE">
        <w:rPr>
          <w:rStyle w:val="StyleUnderline"/>
          <w:highlight w:val="yellow"/>
        </w:rPr>
        <w:t>specific</w:t>
      </w:r>
      <w:r w:rsidRPr="00C06498">
        <w:rPr>
          <w:rStyle w:val="StyleUnderline"/>
        </w:rPr>
        <w:t xml:space="preserve"> social and political </w:t>
      </w:r>
      <w:r w:rsidRPr="001017FE">
        <w:rPr>
          <w:rStyle w:val="StyleUnderline"/>
          <w:highlight w:val="yellow"/>
        </w:rPr>
        <w:t>contexts</w:t>
      </w:r>
      <w:r w:rsidRPr="00C06498">
        <w:rPr>
          <w:rStyle w:val="StyleUnderline"/>
        </w:rPr>
        <w:t>. Here, rights are</w:t>
      </w:r>
      <w:r>
        <w:rPr>
          <w:rStyle w:val="StyleUnderline"/>
        </w:rPr>
        <w:t xml:space="preserve"> </w:t>
      </w:r>
      <w:r w:rsidRPr="00C06498">
        <w:rPr>
          <w:rStyle w:val="StyleUnderline"/>
        </w:rPr>
        <w:t xml:space="preserve">associated with collective emotions by the way that </w:t>
      </w:r>
      <w:r w:rsidRPr="001017FE">
        <w:rPr>
          <w:rStyle w:val="StyleUnderline"/>
          <w:highlight w:val="yellow"/>
        </w:rPr>
        <w:t>they</w:t>
      </w:r>
      <w:r w:rsidRPr="00C06498">
        <w:rPr>
          <w:rStyle w:val="StyleUnderline"/>
        </w:rPr>
        <w:t xml:space="preserve"> help </w:t>
      </w:r>
      <w:r w:rsidRPr="001017FE">
        <w:rPr>
          <w:rStyle w:val="StyleUnderline"/>
          <w:highlight w:val="yellow"/>
        </w:rPr>
        <w:t>delineate</w:t>
      </w:r>
      <w:r w:rsidRPr="00C06498">
        <w:rPr>
          <w:rStyle w:val="StyleUnderline"/>
        </w:rPr>
        <w:t xml:space="preserve"> the </w:t>
      </w:r>
      <w:r w:rsidRPr="001017FE">
        <w:rPr>
          <w:rStyle w:val="StyleUnderline"/>
          <w:highlight w:val="yellow"/>
        </w:rPr>
        <w:t>boundaries of</w:t>
      </w:r>
      <w:r>
        <w:rPr>
          <w:rStyle w:val="StyleUnderline"/>
        </w:rPr>
        <w:t xml:space="preserve"> </w:t>
      </w:r>
      <w:r w:rsidRPr="001017FE">
        <w:rPr>
          <w:rStyle w:val="StyleUnderline"/>
          <w:highlight w:val="yellow"/>
        </w:rPr>
        <w:t>political communities in terms of who belongs</w:t>
      </w:r>
      <w:r w:rsidRPr="00C06498">
        <w:rPr>
          <w:rStyle w:val="StyleUnderline"/>
        </w:rPr>
        <w:t xml:space="preserve"> and who does not. </w:t>
      </w:r>
      <w:r w:rsidRPr="00C06498">
        <w:rPr>
          <w:sz w:val="16"/>
        </w:rPr>
        <w:t xml:space="preserve">While not denying how emotions emerge from particular bodies, </w:t>
      </w:r>
      <w:r w:rsidRPr="00C06498">
        <w:rPr>
          <w:rStyle w:val="StyleUnderline"/>
        </w:rPr>
        <w:t>emotions are also ‘formed and structured by particular</w:t>
      </w:r>
      <w:r>
        <w:rPr>
          <w:rStyle w:val="StyleUnderline"/>
        </w:rPr>
        <w:t xml:space="preserve"> </w:t>
      </w:r>
      <w:r w:rsidRPr="00C06498">
        <w:rPr>
          <w:rStyle w:val="StyleUnderline"/>
        </w:rPr>
        <w:t>social and cultural environments [and] constituted in relation to culturally specific traditions’</w:t>
      </w:r>
      <w:r w:rsidRPr="00C06498">
        <w:rPr>
          <w:sz w:val="16"/>
        </w:rPr>
        <w:t xml:space="preserve">. This is not to say that social context determines how individuals feel, nor that emotional states are fixed and unchangeable (Ross, 2014). Rather the argument here is that social context conditions which emotions are reinforced and reproduced in particular settings. Following Mercer, collective identities and emotions depend on each other. </w:t>
      </w:r>
      <w:r w:rsidRPr="001017FE">
        <w:rPr>
          <w:rStyle w:val="StyleUnderline"/>
          <w:highlight w:val="yellow"/>
        </w:rPr>
        <w:t>Strong collective identities constructed around</w:t>
      </w:r>
      <w:r>
        <w:rPr>
          <w:rStyle w:val="StyleUnderline"/>
        </w:rPr>
        <w:t xml:space="preserve"> </w:t>
      </w:r>
      <w:r w:rsidRPr="00C06498">
        <w:rPr>
          <w:rStyle w:val="StyleUnderline"/>
        </w:rPr>
        <w:t xml:space="preserve">pervasive </w:t>
      </w:r>
      <w:r w:rsidRPr="001017FE">
        <w:rPr>
          <w:rStyle w:val="StyleUnderline"/>
          <w:highlight w:val="yellow"/>
        </w:rPr>
        <w:t>shared understandings</w:t>
      </w:r>
      <w:r w:rsidRPr="00C06498">
        <w:rPr>
          <w:rStyle w:val="StyleUnderline"/>
        </w:rPr>
        <w:t xml:space="preserve"> </w:t>
      </w:r>
      <w:r w:rsidRPr="001017FE">
        <w:rPr>
          <w:rStyle w:val="StyleUnderline"/>
          <w:highlight w:val="yellow"/>
        </w:rPr>
        <w:t>condition the emergence of ‘emotional’ consensus</w:t>
      </w:r>
      <w:r w:rsidRPr="00C06498">
        <w:rPr>
          <w:rStyle w:val="StyleUnderline"/>
        </w:rPr>
        <w:t xml:space="preserve">, also </w:t>
      </w:r>
      <w:r w:rsidRPr="001017FE">
        <w:rPr>
          <w:rStyle w:val="StyleUnderline"/>
          <w:highlight w:val="yellow"/>
        </w:rPr>
        <w:t>by reinforcing confidence</w:t>
      </w:r>
      <w:r w:rsidRPr="00C06498">
        <w:rPr>
          <w:rStyle w:val="StyleUnderline"/>
        </w:rPr>
        <w:t xml:space="preserve"> in the appropriateness of particular emotional responses.</w:t>
      </w:r>
      <w:r w:rsidRPr="00C06498">
        <w:rPr>
          <w:sz w:val="16"/>
        </w:rPr>
        <w:t xml:space="preserve"> The link between identity and emotion supplies the basis for understanding how compromising rights in the name of security is made possible. Exceptional politics are ultimately defined in relation to a specific body of legally codified rights and procedures. </w:t>
      </w:r>
      <w:r w:rsidRPr="00C06498">
        <w:rPr>
          <w:rStyle w:val="StyleUnderline"/>
        </w:rPr>
        <w:t>The symbolic aspect of rights helps explain why exceptional security politics often</w:t>
      </w:r>
      <w:r>
        <w:rPr>
          <w:rStyle w:val="StyleUnderline"/>
        </w:rPr>
        <w:t xml:space="preserve"> </w:t>
      </w:r>
      <w:r w:rsidRPr="00C06498">
        <w:rPr>
          <w:rStyle w:val="StyleUnderline"/>
        </w:rPr>
        <w:t>garner such broad public support despite their apparent contradictions to liberal democratic</w:t>
      </w:r>
      <w:r>
        <w:rPr>
          <w:rStyle w:val="StyleUnderline"/>
        </w:rPr>
        <w:t xml:space="preserve"> </w:t>
      </w:r>
      <w:r w:rsidRPr="00C06498">
        <w:rPr>
          <w:rStyle w:val="StyleUnderline"/>
        </w:rPr>
        <w:t>rights.</w:t>
      </w:r>
      <w:r w:rsidRPr="00C06498">
        <w:rPr>
          <w:sz w:val="16"/>
        </w:rPr>
        <w:t xml:space="preserve"> Two central aspects of rights can be highlighted. </w:t>
      </w:r>
      <w:r w:rsidRPr="00C06498">
        <w:rPr>
          <w:rStyle w:val="StyleUnderline"/>
        </w:rPr>
        <w:t xml:space="preserve">Firstly, rights in </w:t>
      </w:r>
      <w:r w:rsidRPr="001017FE">
        <w:rPr>
          <w:rStyle w:val="StyleUnderline"/>
          <w:highlight w:val="yellow"/>
        </w:rPr>
        <w:t>liberal political theory</w:t>
      </w:r>
      <w:r w:rsidRPr="00C06498">
        <w:rPr>
          <w:rStyle w:val="StyleUnderline"/>
        </w:rPr>
        <w:t xml:space="preserve"> are primarily </w:t>
      </w:r>
      <w:r w:rsidRPr="001017FE">
        <w:rPr>
          <w:rStyle w:val="StyleUnderline"/>
          <w:highlight w:val="yellow"/>
        </w:rPr>
        <w:t>treated as</w:t>
      </w:r>
      <w:r w:rsidRPr="00C06498">
        <w:rPr>
          <w:rStyle w:val="StyleUnderline"/>
        </w:rPr>
        <w:t xml:space="preserve"> a question of </w:t>
      </w:r>
      <w:r w:rsidRPr="001017FE">
        <w:rPr>
          <w:rStyle w:val="StyleUnderline"/>
          <w:highlight w:val="yellow"/>
        </w:rPr>
        <w:t>formal guarantees to</w:t>
      </w:r>
      <w:r w:rsidRPr="00C06498">
        <w:rPr>
          <w:rStyle w:val="StyleUnderline"/>
        </w:rPr>
        <w:t xml:space="preserve"> enjoy </w:t>
      </w:r>
      <w:r w:rsidRPr="001017FE">
        <w:rPr>
          <w:rStyle w:val="StyleUnderline"/>
        </w:rPr>
        <w:t>protection</w:t>
      </w:r>
      <w:r w:rsidRPr="00C06498">
        <w:rPr>
          <w:rStyle w:val="StyleUnderline"/>
        </w:rPr>
        <w:t xml:space="preserve"> and</w:t>
      </w:r>
      <w:r>
        <w:rPr>
          <w:rStyle w:val="StyleUnderline"/>
        </w:rPr>
        <w:t xml:space="preserve"> </w:t>
      </w:r>
      <w:r w:rsidRPr="00C06498">
        <w:rPr>
          <w:rStyle w:val="StyleUnderline"/>
        </w:rPr>
        <w:t xml:space="preserve">the ability to </w:t>
      </w:r>
      <w:r w:rsidRPr="001017FE">
        <w:rPr>
          <w:rStyle w:val="StyleUnderline"/>
          <w:highlight w:val="yellow"/>
        </w:rPr>
        <w:t>realize individual goals</w:t>
      </w:r>
      <w:r w:rsidRPr="00C06498">
        <w:rPr>
          <w:rStyle w:val="StyleUnderline"/>
        </w:rPr>
        <w:t xml:space="preserve">. Right to </w:t>
      </w:r>
      <w:r w:rsidRPr="001017FE">
        <w:rPr>
          <w:rStyle w:val="StyleUnderline"/>
          <w:highlight w:val="yellow"/>
        </w:rPr>
        <w:t>due process, equality</w:t>
      </w:r>
      <w:r w:rsidRPr="00C06498">
        <w:rPr>
          <w:rStyle w:val="StyleUnderline"/>
        </w:rPr>
        <w:t xml:space="preserve"> before the law, </w:t>
      </w:r>
      <w:r w:rsidRPr="001017FE">
        <w:rPr>
          <w:rStyle w:val="StyleUnderline"/>
          <w:highlight w:val="yellow"/>
        </w:rPr>
        <w:t>property and privacy rights are central pillars</w:t>
      </w:r>
      <w:r w:rsidRPr="00C06498">
        <w:rPr>
          <w:rStyle w:val="StyleUnderline"/>
        </w:rPr>
        <w:t xml:space="preserve"> of liberal democracy. The codification of</w:t>
      </w:r>
      <w:r>
        <w:rPr>
          <w:rStyle w:val="StyleUnderline"/>
        </w:rPr>
        <w:t xml:space="preserve"> </w:t>
      </w:r>
      <w:r w:rsidRPr="00C06498">
        <w:rPr>
          <w:rStyle w:val="StyleUnderline"/>
        </w:rPr>
        <w:t>these rights in primary or secondary law is a defining characteristic of such political</w:t>
      </w:r>
      <w:r>
        <w:rPr>
          <w:rStyle w:val="StyleUnderline"/>
        </w:rPr>
        <w:t xml:space="preserve"> </w:t>
      </w:r>
      <w:r w:rsidRPr="00C06498">
        <w:rPr>
          <w:rStyle w:val="StyleUnderline"/>
        </w:rPr>
        <w:t xml:space="preserve">orders. </w:t>
      </w:r>
      <w:r w:rsidRPr="00C06498">
        <w:rPr>
          <w:sz w:val="16"/>
        </w:rPr>
        <w:t xml:space="preserve">The very strength of this conception of rights resides in the fact that it does not make them dependent on particular contexts. </w:t>
      </w:r>
      <w:r w:rsidRPr="00C06498">
        <w:rPr>
          <w:rStyle w:val="StyleUnderline"/>
        </w:rPr>
        <w:t>Instead, rights are conceptualized as universal.</w:t>
      </w:r>
      <w:r>
        <w:rPr>
          <w:rStyle w:val="StyleUnderline"/>
        </w:rPr>
        <w:t xml:space="preserve"> </w:t>
      </w:r>
      <w:r w:rsidRPr="001017FE">
        <w:rPr>
          <w:rStyle w:val="StyleUnderline"/>
          <w:highlight w:val="yellow"/>
        </w:rPr>
        <w:t>They supply</w:t>
      </w:r>
      <w:r w:rsidRPr="00C06498">
        <w:rPr>
          <w:rStyle w:val="StyleUnderline"/>
        </w:rPr>
        <w:t xml:space="preserve"> the </w:t>
      </w:r>
      <w:r w:rsidRPr="001017FE">
        <w:rPr>
          <w:rStyle w:val="StyleUnderline"/>
          <w:highlight w:val="yellow"/>
        </w:rPr>
        <w:t>limits within which politics needs to remain</w:t>
      </w:r>
      <w:r w:rsidRPr="00C06498">
        <w:rPr>
          <w:rStyle w:val="StyleUnderline"/>
        </w:rPr>
        <w:t xml:space="preserve">, even </w:t>
      </w:r>
      <w:r w:rsidRPr="001017FE">
        <w:rPr>
          <w:rStyle w:val="StyleUnderline"/>
          <w:highlight w:val="yellow"/>
        </w:rPr>
        <w:t>in</w:t>
      </w:r>
      <w:r w:rsidRPr="00C06498">
        <w:rPr>
          <w:rStyle w:val="StyleUnderline"/>
        </w:rPr>
        <w:t xml:space="preserve"> times of</w:t>
      </w:r>
      <w:r>
        <w:rPr>
          <w:rStyle w:val="StyleUnderline"/>
        </w:rPr>
        <w:t xml:space="preserve"> </w:t>
      </w:r>
      <w:r w:rsidRPr="001017FE">
        <w:rPr>
          <w:rStyle w:val="StyleUnderline"/>
          <w:highlight w:val="yellow"/>
        </w:rPr>
        <w:t>crisis.</w:t>
      </w:r>
      <w:r w:rsidRPr="00C06498">
        <w:rPr>
          <w:rStyle w:val="StyleUnderline"/>
        </w:rPr>
        <w:t xml:space="preserve"> Hence, rights are not thought of in terms of the meanings that</w:t>
      </w:r>
      <w:r>
        <w:rPr>
          <w:rStyle w:val="StyleUnderline"/>
        </w:rPr>
        <w:t xml:space="preserve"> </w:t>
      </w:r>
      <w:r w:rsidRPr="00C06498">
        <w:rPr>
          <w:rStyle w:val="StyleUnderline"/>
        </w:rPr>
        <w:t>are imputed on them by agents or the emotions they might induce</w:t>
      </w:r>
      <w:r w:rsidRPr="00C06498">
        <w:rPr>
          <w:sz w:val="16"/>
        </w:rPr>
        <w:t xml:space="preserve">. The second aspect of rights instead highlight their concrete application in social and political settings. Sociologists of rights have shown, </w:t>
      </w:r>
      <w:r w:rsidRPr="00C06498">
        <w:rPr>
          <w:rStyle w:val="StyleUnderline"/>
        </w:rPr>
        <w:t xml:space="preserve">how </w:t>
      </w:r>
      <w:r w:rsidRPr="001017FE">
        <w:rPr>
          <w:rStyle w:val="StyleUnderline"/>
          <w:highlight w:val="yellow"/>
        </w:rPr>
        <w:t>legal rights become intelligible</w:t>
      </w:r>
      <w:r w:rsidRPr="00C06498">
        <w:rPr>
          <w:rStyle w:val="StyleUnderline"/>
        </w:rPr>
        <w:t xml:space="preserve"> also </w:t>
      </w:r>
      <w:r w:rsidRPr="001017FE">
        <w:rPr>
          <w:rStyle w:val="StyleUnderline"/>
          <w:highlight w:val="yellow"/>
        </w:rPr>
        <w:t>by attending to how they are bound up with</w:t>
      </w:r>
      <w:r w:rsidRPr="00C06498">
        <w:rPr>
          <w:rStyle w:val="StyleUnderline"/>
        </w:rPr>
        <w:t xml:space="preserve"> </w:t>
      </w:r>
      <w:r w:rsidRPr="001017FE">
        <w:rPr>
          <w:rStyle w:val="StyleUnderline"/>
          <w:highlight w:val="yellow"/>
        </w:rPr>
        <w:t>particularist institutions</w:t>
      </w:r>
      <w:r w:rsidRPr="00C06498">
        <w:rPr>
          <w:rStyle w:val="StyleUnderline"/>
        </w:rPr>
        <w:t>, such as that of citizenship and</w:t>
      </w:r>
      <w:r>
        <w:rPr>
          <w:rStyle w:val="StyleUnderline"/>
        </w:rPr>
        <w:t xml:space="preserve"> </w:t>
      </w:r>
      <w:r w:rsidRPr="00C06498">
        <w:rPr>
          <w:rStyle w:val="StyleUnderline"/>
        </w:rPr>
        <w:t>more informal cultural membership.</w:t>
      </w:r>
      <w:r>
        <w:rPr>
          <w:rStyle w:val="StyleUnderline"/>
        </w:rPr>
        <w:t xml:space="preserve"> </w:t>
      </w:r>
      <w:r w:rsidRPr="00C06498">
        <w:rPr>
          <w:sz w:val="16"/>
        </w:rPr>
        <w:t>Thus, apart from the civic–juridical aspect of rights there are also a second layer here associated to the ‘right to have rights’</w:t>
      </w:r>
      <w:r w:rsidRPr="00C06498">
        <w:rPr>
          <w:rStyle w:val="StyleUnderline"/>
        </w:rPr>
        <w:t>. It</w:t>
      </w:r>
      <w:r>
        <w:rPr>
          <w:rStyle w:val="StyleUnderline"/>
        </w:rPr>
        <w:t xml:space="preserve"> </w:t>
      </w:r>
      <w:r w:rsidRPr="00C06498">
        <w:rPr>
          <w:rStyle w:val="StyleUnderline"/>
        </w:rPr>
        <w:t xml:space="preserve">is this aspect of </w:t>
      </w:r>
      <w:r w:rsidRPr="001017FE">
        <w:rPr>
          <w:rStyle w:val="StyleUnderline"/>
          <w:highlight w:val="yellow"/>
        </w:rPr>
        <w:t>boundary-drawing</w:t>
      </w:r>
      <w:r w:rsidRPr="00C06498">
        <w:rPr>
          <w:rStyle w:val="StyleUnderline"/>
        </w:rPr>
        <w:t xml:space="preserve"> that </w:t>
      </w:r>
      <w:r w:rsidRPr="001017FE">
        <w:rPr>
          <w:rStyle w:val="StyleUnderline"/>
          <w:highlight w:val="yellow"/>
        </w:rPr>
        <w:t>connects rights to identity and political subjectivity</w:t>
      </w:r>
      <w:r>
        <w:rPr>
          <w:rStyle w:val="StyleUnderline"/>
        </w:rPr>
        <w:t xml:space="preserve"> </w:t>
      </w:r>
      <w:r w:rsidRPr="00C06498">
        <w:rPr>
          <w:rStyle w:val="StyleUnderline"/>
        </w:rPr>
        <w:t>and, in doing so, to collective emotions.</w:t>
      </w:r>
      <w:r>
        <w:rPr>
          <w:rStyle w:val="StyleUnderline"/>
        </w:rPr>
        <w:t xml:space="preserve"> </w:t>
      </w:r>
      <w:r w:rsidRPr="00C06498">
        <w:rPr>
          <w:sz w:val="16"/>
        </w:rPr>
        <w:t xml:space="preserve">The access to rights thus has an important symbolic aspect, and is intrinsically related to belonging. </w:t>
      </w:r>
      <w:r w:rsidRPr="00C06498">
        <w:rPr>
          <w:rStyle w:val="StyleUnderline"/>
        </w:rPr>
        <w:t xml:space="preserve">Such </w:t>
      </w:r>
      <w:r w:rsidRPr="001017FE">
        <w:rPr>
          <w:rStyle w:val="StyleUnderline"/>
          <w:highlight w:val="yellow"/>
        </w:rPr>
        <w:t>access</w:t>
      </w:r>
      <w:r w:rsidRPr="00C06498">
        <w:rPr>
          <w:rStyle w:val="StyleUnderline"/>
        </w:rPr>
        <w:t xml:space="preserve"> can be </w:t>
      </w:r>
      <w:r w:rsidRPr="001017FE">
        <w:rPr>
          <w:rStyle w:val="StyleUnderline"/>
          <w:highlight w:val="yellow"/>
        </w:rPr>
        <w:t>regarded a</w:t>
      </w:r>
      <w:r w:rsidRPr="00C06498">
        <w:rPr>
          <w:rStyle w:val="StyleUnderline"/>
        </w:rPr>
        <w:t xml:space="preserve">s a </w:t>
      </w:r>
      <w:r w:rsidRPr="001017FE">
        <w:rPr>
          <w:rStyle w:val="StyleUnderline"/>
          <w:highlight w:val="yellow"/>
        </w:rPr>
        <w:t>formalization of social</w:t>
      </w:r>
      <w:r w:rsidRPr="00C06498">
        <w:rPr>
          <w:rStyle w:val="StyleUnderline"/>
        </w:rPr>
        <w:t xml:space="preserve"> </w:t>
      </w:r>
      <w:r w:rsidRPr="001017FE">
        <w:rPr>
          <w:rStyle w:val="StyleUnderline"/>
          <w:highlight w:val="yellow"/>
        </w:rPr>
        <w:t>hierarchies and</w:t>
      </w:r>
      <w:r w:rsidRPr="00C06498">
        <w:rPr>
          <w:rStyle w:val="StyleUnderline"/>
        </w:rPr>
        <w:t xml:space="preserve"> status and affirms individuals’ sense of self-worth. Rights from this perspective </w:t>
      </w:r>
      <w:r w:rsidRPr="001017FE">
        <w:rPr>
          <w:rStyle w:val="StyleUnderline"/>
          <w:highlight w:val="yellow"/>
        </w:rPr>
        <w:t>serve as the link between private and collective emotions</w:t>
      </w:r>
      <w:r w:rsidRPr="00C06498">
        <w:rPr>
          <w:rStyle w:val="StyleUnderline"/>
        </w:rPr>
        <w:t xml:space="preserve"> and are part of the ‘processes </w:t>
      </w:r>
      <w:r w:rsidRPr="001017FE">
        <w:rPr>
          <w:rStyle w:val="StyleUnderline"/>
          <w:highlight w:val="yellow"/>
        </w:rPr>
        <w:t>that render emotions political’</w:t>
      </w:r>
      <w:r w:rsidRPr="00C06498">
        <w:rPr>
          <w:sz w:val="16"/>
        </w:rPr>
        <w:t xml:space="preserve">. This perspective on rights helps conceptualize how exceptional measures are underpinned by processes of positive reinforcement, in contrast to perspectives awarding a primary role to fear for the production of political subjectivities. </w:t>
      </w:r>
      <w:r w:rsidRPr="00C06498">
        <w:rPr>
          <w:rStyle w:val="StyleUnderline"/>
        </w:rPr>
        <w:t>Without discounting the possibility that fear plays a role, ‘positive’ emotions become</w:t>
      </w:r>
      <w:r>
        <w:rPr>
          <w:rStyle w:val="StyleUnderline"/>
        </w:rPr>
        <w:t xml:space="preserve"> </w:t>
      </w:r>
      <w:r w:rsidRPr="00C06498">
        <w:rPr>
          <w:rStyle w:val="StyleUnderline"/>
        </w:rPr>
        <w:t>important as rights are associated with recognition of status and a sense of belonging.</w:t>
      </w:r>
      <w:r>
        <w:rPr>
          <w:rStyle w:val="StyleUnderline"/>
        </w:rPr>
        <w:t xml:space="preserve"> </w:t>
      </w:r>
      <w:r w:rsidRPr="00C06498">
        <w:rPr>
          <w:sz w:val="16"/>
        </w:rPr>
        <w:t xml:space="preserve">Mercer (2014) has referred to such </w:t>
      </w:r>
      <w:r w:rsidRPr="00C06498">
        <w:rPr>
          <w:rStyle w:val="StyleUnderline"/>
        </w:rPr>
        <w:t>emotional dynamics as ‘social emotions’,</w:t>
      </w:r>
      <w:r>
        <w:rPr>
          <w:rStyle w:val="StyleUnderline"/>
        </w:rPr>
        <w:t xml:space="preserve"> </w:t>
      </w:r>
      <w:r w:rsidRPr="00C06498">
        <w:rPr>
          <w:rStyle w:val="StyleUnderline"/>
        </w:rPr>
        <w:t>emotions that involve relationships with, for instance, a group or community</w:t>
      </w:r>
      <w:r>
        <w:rPr>
          <w:rStyle w:val="StyleUnderline"/>
        </w:rPr>
        <w:t xml:space="preserve"> </w:t>
      </w:r>
      <w:r w:rsidRPr="00C06498">
        <w:rPr>
          <w:rStyle w:val="StyleUnderline"/>
        </w:rPr>
        <w:t>involving things that agents deem intrinsically important, such as ‘status, power, justice,</w:t>
      </w:r>
      <w:r>
        <w:rPr>
          <w:rStyle w:val="StyleUnderline"/>
        </w:rPr>
        <w:t xml:space="preserve"> </w:t>
      </w:r>
      <w:r w:rsidRPr="00C06498">
        <w:rPr>
          <w:rStyle w:val="StyleUnderline"/>
        </w:rPr>
        <w:t xml:space="preserve">or feelings of attachment’. </w:t>
      </w:r>
      <w:r w:rsidRPr="001017FE">
        <w:rPr>
          <w:rStyle w:val="StyleUnderline"/>
          <w:highlight w:val="yellow"/>
        </w:rPr>
        <w:t>In times of perceived crisis</w:t>
      </w:r>
      <w:r w:rsidRPr="00C06498">
        <w:rPr>
          <w:rStyle w:val="StyleUnderline"/>
        </w:rPr>
        <w:t xml:space="preserve"> links between</w:t>
      </w:r>
      <w:r>
        <w:rPr>
          <w:rStyle w:val="StyleUnderline"/>
        </w:rPr>
        <w:t xml:space="preserve"> </w:t>
      </w:r>
      <w:r w:rsidRPr="001017FE">
        <w:rPr>
          <w:rStyle w:val="StyleUnderline"/>
          <w:highlight w:val="yellow"/>
        </w:rPr>
        <w:t>feelings of belonging and</w:t>
      </w:r>
      <w:r w:rsidRPr="00C06498">
        <w:rPr>
          <w:rStyle w:val="StyleUnderline"/>
        </w:rPr>
        <w:t xml:space="preserve"> a system of </w:t>
      </w:r>
      <w:r w:rsidRPr="001017FE">
        <w:rPr>
          <w:rStyle w:val="StyleUnderline"/>
          <w:highlight w:val="yellow"/>
        </w:rPr>
        <w:t>codified rights are made explicit as exceptional security measures</w:t>
      </w:r>
      <w:r w:rsidRPr="00C06498">
        <w:rPr>
          <w:rStyle w:val="StyleUnderline"/>
        </w:rPr>
        <w:t xml:space="preserve"> often </w:t>
      </w:r>
      <w:r w:rsidRPr="001017FE">
        <w:rPr>
          <w:rStyle w:val="StyleUnderline"/>
          <w:highlight w:val="yellow"/>
        </w:rPr>
        <w:t>entail changes in</w:t>
      </w:r>
      <w:r w:rsidRPr="00C06498">
        <w:rPr>
          <w:rStyle w:val="StyleUnderline"/>
        </w:rPr>
        <w:t xml:space="preserve"> the very </w:t>
      </w:r>
      <w:r w:rsidRPr="001017FE">
        <w:rPr>
          <w:rStyle w:val="StyleUnderline"/>
          <w:highlight w:val="yellow"/>
        </w:rPr>
        <w:t>distribution of rights</w:t>
      </w:r>
      <w:r w:rsidRPr="00C06498">
        <w:rPr>
          <w:rStyle w:val="StyleUnderline"/>
        </w:rPr>
        <w:t>.</w:t>
      </w:r>
      <w:r>
        <w:rPr>
          <w:rStyle w:val="StyleUnderline"/>
        </w:rPr>
        <w:t xml:space="preserve"> </w:t>
      </w:r>
      <w:r w:rsidRPr="00C06498">
        <w:rPr>
          <w:sz w:val="16"/>
        </w:rPr>
        <w:t xml:space="preserve">To unpack these claims further, </w:t>
      </w:r>
      <w:r w:rsidRPr="00C06498">
        <w:rPr>
          <w:rStyle w:val="StyleUnderline"/>
        </w:rPr>
        <w:t>a body of rights can partly be seen as a system for</w:t>
      </w:r>
      <w:r>
        <w:rPr>
          <w:rStyle w:val="StyleUnderline"/>
        </w:rPr>
        <w:t xml:space="preserve"> </w:t>
      </w:r>
      <w:r w:rsidRPr="00C06498">
        <w:rPr>
          <w:rStyle w:val="StyleUnderline"/>
        </w:rPr>
        <w:t>recognition of the individual agents belonging to a social entity, such as a political community.</w:t>
      </w:r>
      <w:r>
        <w:rPr>
          <w:rStyle w:val="StyleUnderline"/>
        </w:rPr>
        <w:t xml:space="preserve"> </w:t>
      </w:r>
      <w:r w:rsidRPr="00C06498">
        <w:rPr>
          <w:sz w:val="16"/>
        </w:rPr>
        <w:t xml:space="preserve">Rights are always rights for someone. </w:t>
      </w:r>
      <w:r w:rsidRPr="00C06498">
        <w:rPr>
          <w:rStyle w:val="StyleUnderline"/>
        </w:rPr>
        <w:t>The distribution of access to rights reproduces</w:t>
      </w:r>
      <w:r>
        <w:rPr>
          <w:rStyle w:val="StyleUnderline"/>
        </w:rPr>
        <w:t xml:space="preserve"> </w:t>
      </w:r>
      <w:r w:rsidRPr="00C06498">
        <w:rPr>
          <w:rStyle w:val="StyleUnderline"/>
        </w:rPr>
        <w:t>the underlying and often tacit reasons for why the access to rights is distributed the</w:t>
      </w:r>
      <w:r>
        <w:rPr>
          <w:rStyle w:val="StyleUnderline"/>
        </w:rPr>
        <w:t xml:space="preserve"> </w:t>
      </w:r>
      <w:r w:rsidRPr="00C06498">
        <w:rPr>
          <w:rStyle w:val="StyleUnderline"/>
        </w:rPr>
        <w:t>way it is.</w:t>
      </w:r>
      <w:r w:rsidRPr="00C06498">
        <w:rPr>
          <w:sz w:val="16"/>
        </w:rPr>
        <w:t xml:space="preserve"> It is a constant reminder of the substance and the limits of the community as a whole. </w:t>
      </w:r>
      <w:r w:rsidRPr="001017FE">
        <w:rPr>
          <w:rStyle w:val="StyleUnderline"/>
          <w:highlight w:val="yellow"/>
        </w:rPr>
        <w:t>Rights</w:t>
      </w:r>
      <w:r w:rsidRPr="00C06498">
        <w:rPr>
          <w:rStyle w:val="StyleUnderline"/>
        </w:rPr>
        <w:t xml:space="preserve"> thus </w:t>
      </w:r>
      <w:r w:rsidRPr="001017FE">
        <w:rPr>
          <w:rStyle w:val="StyleUnderline"/>
          <w:highlight w:val="yellow"/>
        </w:rPr>
        <w:t>have a performative aspect</w:t>
      </w:r>
      <w:r w:rsidRPr="00C06498">
        <w:rPr>
          <w:rStyle w:val="StyleUnderline"/>
        </w:rPr>
        <w:t xml:space="preserve">, as they </w:t>
      </w:r>
      <w:r w:rsidRPr="001017FE">
        <w:rPr>
          <w:rStyle w:val="StyleUnderline"/>
          <w:highlight w:val="yellow"/>
        </w:rPr>
        <w:t>serve as</w:t>
      </w:r>
      <w:r w:rsidRPr="00C06498">
        <w:rPr>
          <w:rStyle w:val="StyleUnderline"/>
        </w:rPr>
        <w:t xml:space="preserve"> the </w:t>
      </w:r>
      <w:r w:rsidRPr="001017FE">
        <w:rPr>
          <w:rStyle w:val="StyleUnderline"/>
          <w:highlight w:val="yellow"/>
        </w:rPr>
        <w:t>formalized expressions of specific communities</w:t>
      </w:r>
      <w:r w:rsidRPr="00C06498">
        <w:rPr>
          <w:rStyle w:val="StyleUnderline"/>
        </w:rPr>
        <w:t xml:space="preserve"> that are </w:t>
      </w:r>
      <w:r w:rsidRPr="001017FE">
        <w:rPr>
          <w:rStyle w:val="StyleUnderline"/>
          <w:highlight w:val="yellow"/>
        </w:rPr>
        <w:t>bound by</w:t>
      </w:r>
      <w:r w:rsidRPr="00C06498">
        <w:rPr>
          <w:rStyle w:val="StyleUnderline"/>
        </w:rPr>
        <w:t xml:space="preserve"> a set of collective </w:t>
      </w:r>
      <w:r w:rsidRPr="001017FE">
        <w:rPr>
          <w:rStyle w:val="StyleUnderline"/>
          <w:highlight w:val="yellow"/>
        </w:rPr>
        <w:t>self-understandings</w:t>
      </w:r>
      <w:r w:rsidRPr="00C06498">
        <w:rPr>
          <w:rStyle w:val="StyleUnderline"/>
        </w:rPr>
        <w:t xml:space="preserve"> and</w:t>
      </w:r>
      <w:r>
        <w:rPr>
          <w:rStyle w:val="StyleUnderline"/>
        </w:rPr>
        <w:t xml:space="preserve"> </w:t>
      </w:r>
      <w:r w:rsidRPr="00C06498">
        <w:rPr>
          <w:rStyle w:val="StyleUnderline"/>
        </w:rPr>
        <w:t>emotional attachments.</w:t>
      </w:r>
      <w:r w:rsidRPr="00C06498">
        <w:rPr>
          <w:sz w:val="16"/>
        </w:rPr>
        <w:t xml:space="preserve"> The distribution of rights serves as a reference point for collective emotional attachments. Exceptional security politics highlights the relation between rights and collective emotions, by redefining the access to rights. The dual concept of rights is central for understanding the social processes involved in the enactment and implementation of exceptional security practices. This does not mean that the distribution of rights is the only, or necessarily the primary way in which, ‘social emotions’ are produced. </w:t>
      </w:r>
    </w:p>
    <w:p w14:paraId="7893D9F4" w14:textId="77777777" w:rsidR="00DC41DD" w:rsidRPr="002210FE" w:rsidRDefault="00DC41DD" w:rsidP="00DC41DD">
      <w:pPr>
        <w:pStyle w:val="Heading4"/>
      </w:pPr>
      <w:r>
        <w:t>New security policies on immigration poses humanity as a threat reinscribing biopolitical control and extending the state of exception</w:t>
      </w:r>
    </w:p>
    <w:p w14:paraId="5B1D6BC3" w14:textId="77777777" w:rsidR="00DC41DD" w:rsidRDefault="00DC41DD" w:rsidP="00DC41DD">
      <w:r w:rsidRPr="00A40CA5">
        <w:rPr>
          <w:rStyle w:val="Style13ptBold"/>
        </w:rPr>
        <w:t>Agamben 2008</w:t>
      </w:r>
      <w:r w:rsidRPr="00A40CA5">
        <w:t xml:space="preserve"> (Giorgio, Agamben was educated in law and philosophy at the University of Rome,  </w:t>
      </w:r>
      <w:r>
        <w:t xml:space="preserve">“No to Biopolitical Tattooing”, Communication and Critical/Cultural Studies Vol. 5, No. 2, June 2008, </w:t>
      </w:r>
      <w:r w:rsidRPr="00A40CA5">
        <w:t>https://www.tandfonline.com/doi/10.1080/14791420802027452</w:t>
      </w:r>
      <w:r>
        <w:t xml:space="preserve">)/AK47 </w:t>
      </w:r>
    </w:p>
    <w:p w14:paraId="12BBF714" w14:textId="74887763" w:rsidR="00DC41DD" w:rsidRDefault="00DC41DD" w:rsidP="00DC41DD">
      <w:pPr>
        <w:rPr>
          <w:sz w:val="16"/>
        </w:rPr>
      </w:pPr>
      <w:r w:rsidRPr="002210FE">
        <w:rPr>
          <w:sz w:val="16"/>
        </w:rPr>
        <w:t xml:space="preserve">The newspapers have made it clear: from now on, </w:t>
      </w:r>
      <w:r w:rsidRPr="00844D24">
        <w:rPr>
          <w:rStyle w:val="StyleUnderline"/>
          <w:highlight w:val="yellow"/>
        </w:rPr>
        <w:t>visitors</w:t>
      </w:r>
      <w:r w:rsidRPr="002210FE">
        <w:rPr>
          <w:rStyle w:val="StyleUnderline"/>
        </w:rPr>
        <w:t xml:space="preserve"> who enter the United States on a visa </w:t>
      </w:r>
      <w:r w:rsidRPr="00844D24">
        <w:rPr>
          <w:rStyle w:val="StyleUnderline"/>
          <w:highlight w:val="yellow"/>
        </w:rPr>
        <w:t>will have their</w:t>
      </w:r>
      <w:r w:rsidRPr="002210FE">
        <w:rPr>
          <w:rStyle w:val="StyleUnderline"/>
        </w:rPr>
        <w:t xml:space="preserve"> </w:t>
      </w:r>
      <w:r w:rsidRPr="00844D24">
        <w:rPr>
          <w:rStyle w:val="StyleUnderline"/>
          <w:highlight w:val="yellow"/>
        </w:rPr>
        <w:t>fingerprints</w:t>
      </w:r>
      <w:r w:rsidRPr="002210FE">
        <w:rPr>
          <w:rStyle w:val="StyleUnderline"/>
        </w:rPr>
        <w:t xml:space="preserve"> </w:t>
      </w:r>
      <w:r w:rsidRPr="00844D24">
        <w:rPr>
          <w:rStyle w:val="StyleUnderline"/>
          <w:highlight w:val="yellow"/>
        </w:rPr>
        <w:t>and photograph filed</w:t>
      </w:r>
      <w:r w:rsidRPr="002210FE">
        <w:rPr>
          <w:rStyle w:val="StyleUnderline"/>
        </w:rPr>
        <w:t xml:space="preserve"> by immigration authorities</w:t>
      </w:r>
      <w:r w:rsidRPr="002210FE">
        <w:rPr>
          <w:sz w:val="16"/>
        </w:rPr>
        <w:t xml:space="preserve">. Personally, I have no intention of submitting myself to such procedures, and this is why I have canceled indefinitely the course that I was scheduled to teach this March at New York University. I would like to explain the reason for this refusal, why, despite very cordial relations over the years with American colleagues and students alike, I consider my decision both necessary and final, and why I hope other intellectuals and other European instructors will do the same. It is not merely a knee-jerk reaction to a procedure that has long been imposed on criminals and political dissidents. If this was all it was, we could certainly participate on moral grounds, and thereby express solidarity with the humiliating conditions to which so many human beings are submitted today. But the essence lies elsewhere. The </w:t>
      </w:r>
      <w:r w:rsidRPr="00844D24">
        <w:rPr>
          <w:rStyle w:val="StyleUnderline"/>
          <w:highlight w:val="yellow"/>
        </w:rPr>
        <w:t>problem</w:t>
      </w:r>
      <w:r w:rsidRPr="002210FE">
        <w:rPr>
          <w:rStyle w:val="StyleUnderline"/>
        </w:rPr>
        <w:t xml:space="preserve"> </w:t>
      </w:r>
      <w:r w:rsidRPr="00844D24">
        <w:rPr>
          <w:rStyle w:val="StyleUnderline"/>
          <w:highlight w:val="yellow"/>
        </w:rPr>
        <w:t>exceeds the limits of</w:t>
      </w:r>
      <w:r w:rsidRPr="002210FE">
        <w:rPr>
          <w:rStyle w:val="StyleUnderline"/>
        </w:rPr>
        <w:t xml:space="preserve"> personal sensitivity; quite simply, it concerns the juridico-political (or simply, ‘‘</w:t>
      </w:r>
      <w:r w:rsidRPr="00844D24">
        <w:rPr>
          <w:rStyle w:val="Emphasis"/>
          <w:highlight w:val="yellow"/>
        </w:rPr>
        <w:t>biopolitical’’</w:t>
      </w:r>
      <w:r w:rsidRPr="002210FE">
        <w:rPr>
          <w:rStyle w:val="Emphasis"/>
        </w:rPr>
        <w:t xml:space="preserve">) </w:t>
      </w:r>
      <w:r w:rsidRPr="00844D24">
        <w:rPr>
          <w:rStyle w:val="Emphasis"/>
          <w:highlight w:val="yellow"/>
        </w:rPr>
        <w:t>status</w:t>
      </w:r>
      <w:r w:rsidRPr="002210FE">
        <w:rPr>
          <w:rStyle w:val="Emphasis"/>
        </w:rPr>
        <w:t xml:space="preserve"> of citizens who live in allegedly democratic States.</w:t>
      </w:r>
      <w:r w:rsidRPr="002210FE">
        <w:rPr>
          <w:sz w:val="16"/>
        </w:rPr>
        <w:t xml:space="preserve"> In recent years, there have </w:t>
      </w:r>
      <w:r w:rsidRPr="00844D24">
        <w:rPr>
          <w:rStyle w:val="Emphasis"/>
          <w:highlight w:val="yellow"/>
        </w:rPr>
        <w:t>been</w:t>
      </w:r>
      <w:r w:rsidRPr="002210FE">
        <w:rPr>
          <w:rStyle w:val="Emphasis"/>
        </w:rPr>
        <w:t xml:space="preserve"> </w:t>
      </w:r>
      <w:r w:rsidRPr="00844D24">
        <w:rPr>
          <w:rStyle w:val="Emphasis"/>
          <w:highlight w:val="yellow"/>
        </w:rPr>
        <w:t>efforts to convince us to accept as normal</w:t>
      </w:r>
      <w:r w:rsidRPr="002210FE">
        <w:rPr>
          <w:rStyle w:val="Emphasis"/>
        </w:rPr>
        <w:t xml:space="preserve"> and humane those </w:t>
      </w:r>
      <w:r w:rsidRPr="00844D24">
        <w:rPr>
          <w:rStyle w:val="Emphasis"/>
          <w:highlight w:val="yellow"/>
        </w:rPr>
        <w:t>means of control</w:t>
      </w:r>
      <w:r w:rsidRPr="002210FE">
        <w:rPr>
          <w:rStyle w:val="Emphasis"/>
        </w:rPr>
        <w:t xml:space="preserve"> </w:t>
      </w:r>
      <w:r w:rsidRPr="00844D24">
        <w:rPr>
          <w:rStyle w:val="Emphasis"/>
          <w:highlight w:val="yellow"/>
        </w:rPr>
        <w:t>that have always been</w:t>
      </w:r>
      <w:r w:rsidRPr="002210FE">
        <w:rPr>
          <w:rStyle w:val="Emphasis"/>
        </w:rPr>
        <w:t xml:space="preserve"> considered as </w:t>
      </w:r>
      <w:r w:rsidRPr="00844D24">
        <w:rPr>
          <w:rStyle w:val="Emphasis"/>
          <w:highlight w:val="yellow"/>
        </w:rPr>
        <w:t>exceptional</w:t>
      </w:r>
      <w:r w:rsidRPr="002210FE">
        <w:rPr>
          <w:rStyle w:val="Emphasis"/>
        </w:rPr>
        <w:t xml:space="preserve"> </w:t>
      </w:r>
      <w:r w:rsidRPr="00844D24">
        <w:rPr>
          <w:rStyle w:val="Emphasis"/>
          <w:highlight w:val="yellow"/>
        </w:rPr>
        <w:t>and</w:t>
      </w:r>
      <w:r w:rsidRPr="002210FE">
        <w:rPr>
          <w:rStyle w:val="Emphasis"/>
        </w:rPr>
        <w:t xml:space="preserve"> properly </w:t>
      </w:r>
      <w:r w:rsidRPr="00844D24">
        <w:rPr>
          <w:rStyle w:val="Emphasis"/>
          <w:highlight w:val="yellow"/>
        </w:rPr>
        <w:t>inhuman</w:t>
      </w:r>
      <w:r w:rsidRPr="002210FE">
        <w:rPr>
          <w:sz w:val="16"/>
        </w:rPr>
        <w:t xml:space="preserve">. Nobody is unaware that the </w:t>
      </w:r>
      <w:r w:rsidRPr="00844D24">
        <w:rPr>
          <w:rStyle w:val="Emphasis"/>
          <w:highlight w:val="yellow"/>
        </w:rPr>
        <w:t>exercise of State</w:t>
      </w:r>
      <w:r w:rsidRPr="002210FE">
        <w:rPr>
          <w:rStyle w:val="Emphasis"/>
        </w:rPr>
        <w:t xml:space="preserve"> </w:t>
      </w:r>
      <w:r w:rsidRPr="00844D24">
        <w:rPr>
          <w:rStyle w:val="Emphasis"/>
          <w:highlight w:val="yellow"/>
        </w:rPr>
        <w:t>control</w:t>
      </w:r>
      <w:r w:rsidRPr="002210FE">
        <w:rPr>
          <w:rStyle w:val="Emphasis"/>
        </w:rPr>
        <w:t xml:space="preserve"> over individuals </w:t>
      </w:r>
      <w:r w:rsidRPr="00844D24">
        <w:rPr>
          <w:rStyle w:val="Emphasis"/>
          <w:highlight w:val="yellow"/>
        </w:rPr>
        <w:t>by</w:t>
      </w:r>
      <w:r w:rsidRPr="002210FE">
        <w:rPr>
          <w:rStyle w:val="Emphasis"/>
        </w:rPr>
        <w:t xml:space="preserve"> means of </w:t>
      </w:r>
      <w:r w:rsidRPr="00844D24">
        <w:rPr>
          <w:rStyle w:val="Emphasis"/>
          <w:highlight w:val="yellow"/>
        </w:rPr>
        <w:t>tracking</w:t>
      </w:r>
      <w:r w:rsidRPr="002210FE">
        <w:rPr>
          <w:rStyle w:val="Emphasis"/>
        </w:rPr>
        <w:t xml:space="preserve"> electronic devices</w:t>
      </w:r>
      <w:r w:rsidRPr="002210FE">
        <w:rPr>
          <w:sz w:val="16"/>
        </w:rPr>
        <w:t xml:space="preserve">, such as credit cards or cellular phones, </w:t>
      </w:r>
      <w:r w:rsidRPr="00844D24">
        <w:rPr>
          <w:rStyle w:val="Emphasis"/>
          <w:highlight w:val="yellow"/>
        </w:rPr>
        <w:t>has reached</w:t>
      </w:r>
      <w:r w:rsidRPr="002210FE">
        <w:rPr>
          <w:rStyle w:val="Emphasis"/>
        </w:rPr>
        <w:t xml:space="preserve"> previously </w:t>
      </w:r>
      <w:r w:rsidRPr="00844D24">
        <w:rPr>
          <w:rStyle w:val="Emphasis"/>
          <w:highlight w:val="yellow"/>
        </w:rPr>
        <w:t>unimaginable proportions</w:t>
      </w:r>
      <w:r w:rsidRPr="002210FE">
        <w:rPr>
          <w:sz w:val="16"/>
        </w:rPr>
        <w:t xml:space="preserve">. </w:t>
      </w:r>
      <w:r w:rsidRPr="002210FE">
        <w:rPr>
          <w:rStyle w:val="Emphasis"/>
        </w:rPr>
        <w:t>One could not</w:t>
      </w:r>
      <w:r w:rsidRPr="002210FE">
        <w:rPr>
          <w:sz w:val="16"/>
        </w:rPr>
        <w:t xml:space="preserve">, however, </w:t>
      </w:r>
      <w:r w:rsidRPr="002210FE">
        <w:rPr>
          <w:rStyle w:val="Emphasis"/>
        </w:rPr>
        <w:t xml:space="preserve">cross certain thresholds in the control and in the manipulation of bodies without </w:t>
      </w:r>
      <w:r w:rsidRPr="00844D24">
        <w:rPr>
          <w:rStyle w:val="Emphasis"/>
          <w:highlight w:val="yellow"/>
        </w:rPr>
        <w:t>entering</w:t>
      </w:r>
      <w:r w:rsidRPr="002210FE">
        <w:rPr>
          <w:rStyle w:val="Emphasis"/>
        </w:rPr>
        <w:t xml:space="preserve"> into </w:t>
      </w:r>
      <w:r w:rsidRPr="00844D24">
        <w:rPr>
          <w:rStyle w:val="Emphasis"/>
          <w:highlight w:val="yellow"/>
        </w:rPr>
        <w:t>a new biopolitical era</w:t>
      </w:r>
      <w:r w:rsidRPr="002210FE">
        <w:rPr>
          <w:sz w:val="16"/>
        </w:rPr>
        <w:t xml:space="preserve">, without crossing over into what Michel Foucault called </w:t>
      </w:r>
      <w:r w:rsidRPr="002210FE">
        <w:rPr>
          <w:rStyle w:val="Emphasis"/>
        </w:rPr>
        <w:t xml:space="preserve">the </w:t>
      </w:r>
      <w:r w:rsidRPr="00844D24">
        <w:rPr>
          <w:rStyle w:val="Emphasis"/>
          <w:highlight w:val="yellow"/>
        </w:rPr>
        <w:t>progressive animalization of man</w:t>
      </w:r>
      <w:r w:rsidRPr="002210FE">
        <w:rPr>
          <w:rStyle w:val="Emphasis"/>
        </w:rPr>
        <w:t xml:space="preserve">, implemented </w:t>
      </w:r>
      <w:r w:rsidRPr="00844D24">
        <w:rPr>
          <w:rStyle w:val="Emphasis"/>
          <w:highlight w:val="yellow"/>
        </w:rPr>
        <w:t>by means of</w:t>
      </w:r>
      <w:r w:rsidRPr="002210FE">
        <w:rPr>
          <w:rStyle w:val="Emphasis"/>
        </w:rPr>
        <w:t xml:space="preserve"> the most </w:t>
      </w:r>
      <w:r w:rsidRPr="00844D24">
        <w:rPr>
          <w:rStyle w:val="Emphasis"/>
          <w:highlight w:val="yellow"/>
        </w:rPr>
        <w:t>sophisticated technologies</w:t>
      </w:r>
      <w:r w:rsidRPr="002210FE">
        <w:rPr>
          <w:rStyle w:val="Emphasis"/>
        </w:rPr>
        <w:t>.</w:t>
      </w:r>
      <w:r w:rsidRPr="002210FE">
        <w:rPr>
          <w:sz w:val="16"/>
        </w:rPr>
        <w:t xml:space="preserve"> </w:t>
      </w:r>
      <w:r w:rsidRPr="002210FE">
        <w:rPr>
          <w:rStyle w:val="StyleUnderline"/>
        </w:rPr>
        <w:t>Electronic scanning of fingerprints and of the retina, subcutaneous tattooing, along with other similar practices</w:t>
      </w:r>
      <w:r w:rsidRPr="002210FE">
        <w:rPr>
          <w:sz w:val="16"/>
        </w:rPr>
        <w:t xml:space="preserve">, </w:t>
      </w:r>
      <w:r w:rsidRPr="002210FE">
        <w:rPr>
          <w:rStyle w:val="StyleUnderline"/>
        </w:rPr>
        <w:t xml:space="preserve">are all elements that serve to define this threshold. </w:t>
      </w:r>
      <w:r w:rsidRPr="002210FE">
        <w:rPr>
          <w:sz w:val="16"/>
        </w:rPr>
        <w:t xml:space="preserve">Those who invoke security measures in order to justify these practices should not sway us: security measures have nothing to do with it. </w:t>
      </w:r>
      <w:r w:rsidRPr="002210FE">
        <w:rPr>
          <w:rStyle w:val="Emphasis"/>
        </w:rPr>
        <w:t xml:space="preserve">History teaches us how many </w:t>
      </w:r>
      <w:r w:rsidRPr="00844D24">
        <w:rPr>
          <w:rStyle w:val="Emphasis"/>
          <w:highlight w:val="yellow"/>
        </w:rPr>
        <w:t>such practices</w:t>
      </w:r>
      <w:r w:rsidRPr="002210FE">
        <w:rPr>
          <w:rStyle w:val="Emphasis"/>
        </w:rPr>
        <w:t xml:space="preserve">, initially reserved for foreigners, </w:t>
      </w:r>
      <w:r w:rsidRPr="00844D24">
        <w:rPr>
          <w:rStyle w:val="Emphasis"/>
          <w:highlight w:val="yellow"/>
        </w:rPr>
        <w:t>are</w:t>
      </w:r>
      <w:r w:rsidRPr="002210FE">
        <w:rPr>
          <w:rStyle w:val="Emphasis"/>
        </w:rPr>
        <w:t xml:space="preserve"> soon </w:t>
      </w:r>
      <w:r w:rsidRPr="00844D24">
        <w:rPr>
          <w:rStyle w:val="Emphasis"/>
          <w:highlight w:val="yellow"/>
        </w:rPr>
        <w:t>applied to</w:t>
      </w:r>
      <w:r w:rsidRPr="002210FE">
        <w:rPr>
          <w:rStyle w:val="Emphasis"/>
        </w:rPr>
        <w:t xml:space="preserve"> </w:t>
      </w:r>
      <w:r w:rsidRPr="00844D24">
        <w:rPr>
          <w:rStyle w:val="Emphasis"/>
          <w:highlight w:val="yellow"/>
        </w:rPr>
        <w:t>every citizen</w:t>
      </w:r>
      <w:r w:rsidRPr="002210FE">
        <w:rPr>
          <w:rStyle w:val="Emphasis"/>
        </w:rPr>
        <w:t xml:space="preserve"> alike</w:t>
      </w:r>
      <w:r w:rsidRPr="002210FE">
        <w:rPr>
          <w:sz w:val="16"/>
        </w:rPr>
        <w:t xml:space="preserve">. </w:t>
      </w:r>
      <w:r w:rsidRPr="002210FE">
        <w:rPr>
          <w:rStyle w:val="StyleUnderline"/>
        </w:rPr>
        <w:t>What is at stake</w:t>
      </w:r>
      <w:r w:rsidRPr="002210FE">
        <w:rPr>
          <w:sz w:val="16"/>
        </w:rPr>
        <w:t xml:space="preserve"> here is none other than </w:t>
      </w:r>
      <w:r w:rsidRPr="002210FE">
        <w:rPr>
          <w:rStyle w:val="Emphasis"/>
        </w:rPr>
        <w:t xml:space="preserve">the </w:t>
      </w:r>
      <w:r w:rsidRPr="00844D24">
        <w:rPr>
          <w:rStyle w:val="Emphasis"/>
          <w:highlight w:val="yellow"/>
        </w:rPr>
        <w:t>new and ‘‘normal’’</w:t>
      </w:r>
      <w:r w:rsidRPr="002210FE">
        <w:rPr>
          <w:rStyle w:val="Emphasis"/>
        </w:rPr>
        <w:t xml:space="preserve"> </w:t>
      </w:r>
      <w:r w:rsidRPr="00844D24">
        <w:rPr>
          <w:rStyle w:val="Emphasis"/>
          <w:highlight w:val="yellow"/>
        </w:rPr>
        <w:t>biopolitical relation</w:t>
      </w:r>
      <w:r w:rsidRPr="002210FE">
        <w:rPr>
          <w:rStyle w:val="Emphasis"/>
        </w:rPr>
        <w:t xml:space="preserve"> </w:t>
      </w:r>
      <w:r w:rsidRPr="00844D24">
        <w:rPr>
          <w:rStyle w:val="Emphasis"/>
          <w:highlight w:val="yellow"/>
        </w:rPr>
        <w:t>between citizens and the State</w:t>
      </w:r>
      <w:r w:rsidRPr="002210FE">
        <w:rPr>
          <w:sz w:val="16"/>
        </w:rPr>
        <w:t xml:space="preserve">. This </w:t>
      </w:r>
      <w:r w:rsidRPr="00844D24">
        <w:rPr>
          <w:rStyle w:val="StyleUnderline"/>
          <w:highlight w:val="yellow"/>
        </w:rPr>
        <w:t>relation</w:t>
      </w:r>
      <w:r w:rsidRPr="002210FE">
        <w:rPr>
          <w:rStyle w:val="StyleUnderline"/>
        </w:rPr>
        <w:t xml:space="preserve"> no longer has to do with free and active participation in the public sphere, but instead </w:t>
      </w:r>
      <w:r w:rsidRPr="00844D24">
        <w:rPr>
          <w:rStyle w:val="StyleUnderline"/>
          <w:highlight w:val="yellow"/>
        </w:rPr>
        <w:t>concerns</w:t>
      </w:r>
      <w:r w:rsidRPr="002210FE">
        <w:rPr>
          <w:rStyle w:val="StyleUnderline"/>
        </w:rPr>
        <w:t xml:space="preserve"> the routine </w:t>
      </w:r>
      <w:r w:rsidRPr="00844D24">
        <w:rPr>
          <w:rStyle w:val="StyleUnderline"/>
          <w:highlight w:val="yellow"/>
        </w:rPr>
        <w:t>inscription and registration of</w:t>
      </w:r>
      <w:r w:rsidRPr="002210FE">
        <w:rPr>
          <w:rStyle w:val="StyleUnderline"/>
        </w:rPr>
        <w:t xml:space="preserve"> the most </w:t>
      </w:r>
      <w:r w:rsidRPr="00844D24">
        <w:rPr>
          <w:rStyle w:val="StyleUnderline"/>
          <w:highlight w:val="yellow"/>
        </w:rPr>
        <w:t>private</w:t>
      </w:r>
      <w:r w:rsidRPr="002210FE">
        <w:rPr>
          <w:rStyle w:val="StyleUnderline"/>
        </w:rPr>
        <w:t xml:space="preserve"> and most incommunicable element of </w:t>
      </w:r>
      <w:r w:rsidRPr="00844D24">
        <w:rPr>
          <w:rStyle w:val="StyleUnderline"/>
          <w:highlight w:val="yellow"/>
        </w:rPr>
        <w:t>subjectivity</w:t>
      </w:r>
      <w:r w:rsidRPr="002210FE">
        <w:rPr>
          <w:rStyle w:val="Emphasis"/>
        </w:rPr>
        <w:t>* the biopolitical life of the body</w:t>
      </w:r>
      <w:r w:rsidRPr="002210FE">
        <w:rPr>
          <w:sz w:val="16"/>
        </w:rPr>
        <w:t xml:space="preserve">. While </w:t>
      </w:r>
      <w:r w:rsidRPr="002210FE">
        <w:rPr>
          <w:rStyle w:val="StyleUnderline"/>
        </w:rPr>
        <w:t xml:space="preserve">the </w:t>
      </w:r>
      <w:r w:rsidRPr="00844D24">
        <w:rPr>
          <w:rStyle w:val="StyleUnderline"/>
          <w:highlight w:val="yellow"/>
        </w:rPr>
        <w:t>media</w:t>
      </w:r>
      <w:r w:rsidRPr="002210FE">
        <w:rPr>
          <w:rStyle w:val="StyleUnderline"/>
        </w:rPr>
        <w:t xml:space="preserve"> </w:t>
      </w:r>
      <w:r w:rsidRPr="00844D24">
        <w:rPr>
          <w:rStyle w:val="StyleUnderline"/>
          <w:highlight w:val="yellow"/>
        </w:rPr>
        <w:t>apparatus</w:t>
      </w:r>
      <w:r w:rsidRPr="002210FE">
        <w:rPr>
          <w:rStyle w:val="StyleUnderline"/>
        </w:rPr>
        <w:t xml:space="preserve"> controls and </w:t>
      </w:r>
      <w:r w:rsidRPr="00844D24">
        <w:rPr>
          <w:rStyle w:val="StyleUnderline"/>
          <w:highlight w:val="yellow"/>
        </w:rPr>
        <w:t xml:space="preserve">manipulates </w:t>
      </w:r>
      <w:r w:rsidRPr="00844D24">
        <w:rPr>
          <w:rStyle w:val="StyleUnderline"/>
        </w:rPr>
        <w:t xml:space="preserve">public </w:t>
      </w:r>
      <w:r w:rsidRPr="00844D24">
        <w:rPr>
          <w:rStyle w:val="StyleUnderline"/>
          <w:highlight w:val="yellow"/>
        </w:rPr>
        <w:t>speech</w:t>
      </w:r>
      <w:r w:rsidRPr="002210FE">
        <w:rPr>
          <w:sz w:val="16"/>
        </w:rPr>
        <w:t xml:space="preserve">, a corresponding </w:t>
      </w:r>
      <w:r w:rsidRPr="00844D24">
        <w:rPr>
          <w:rStyle w:val="Emphasis"/>
          <w:highlight w:val="yellow"/>
        </w:rPr>
        <w:t>technological apparatus</w:t>
      </w:r>
      <w:r w:rsidRPr="002210FE">
        <w:rPr>
          <w:rStyle w:val="Emphasis"/>
        </w:rPr>
        <w:t xml:space="preserve"> identifies and </w:t>
      </w:r>
      <w:r w:rsidRPr="00844D24">
        <w:rPr>
          <w:rStyle w:val="Emphasis"/>
          <w:highlight w:val="yellow"/>
        </w:rPr>
        <w:t>registers bare life</w:t>
      </w:r>
      <w:r w:rsidRPr="002210FE">
        <w:rPr>
          <w:sz w:val="16"/>
        </w:rPr>
        <w:t xml:space="preserve">. Between these two extremes of speech </w:t>
      </w:r>
      <w:r w:rsidRPr="00844D24">
        <w:rPr>
          <w:rStyle w:val="Emphasis"/>
          <w:highlight w:val="yellow"/>
        </w:rPr>
        <w:t>without a body</w:t>
      </w:r>
      <w:r w:rsidRPr="002210FE">
        <w:rPr>
          <w:rStyle w:val="Emphasis"/>
        </w:rPr>
        <w:t xml:space="preserve"> </w:t>
      </w:r>
      <w:r w:rsidRPr="00844D24">
        <w:rPr>
          <w:rStyle w:val="Emphasis"/>
          <w:highlight w:val="yellow"/>
        </w:rPr>
        <w:t>and a body without speech</w:t>
      </w:r>
      <w:r w:rsidRPr="002210FE">
        <w:rPr>
          <w:rStyle w:val="Emphasis"/>
        </w:rPr>
        <w:t xml:space="preserve">, the space of what we once called </w:t>
      </w:r>
      <w:r w:rsidRPr="00844D24">
        <w:rPr>
          <w:rStyle w:val="Emphasis"/>
          <w:highlight w:val="yellow"/>
        </w:rPr>
        <w:t>politics is</w:t>
      </w:r>
      <w:r w:rsidRPr="002210FE">
        <w:rPr>
          <w:rStyle w:val="Emphasis"/>
        </w:rPr>
        <w:t xml:space="preserve"> increasingly </w:t>
      </w:r>
      <w:r w:rsidRPr="00844D24">
        <w:rPr>
          <w:rStyle w:val="Emphasis"/>
          <w:highlight w:val="yellow"/>
        </w:rPr>
        <w:t>reduced</w:t>
      </w:r>
      <w:r w:rsidRPr="002210FE">
        <w:rPr>
          <w:rStyle w:val="Emphasis"/>
        </w:rPr>
        <w:t xml:space="preserve">, increasingly </w:t>
      </w:r>
      <w:r w:rsidRPr="00844D24">
        <w:rPr>
          <w:rStyle w:val="Emphasis"/>
          <w:highlight w:val="yellow"/>
        </w:rPr>
        <w:t>exiguous</w:t>
      </w:r>
      <w:r w:rsidRPr="002210FE">
        <w:rPr>
          <w:sz w:val="16"/>
        </w:rPr>
        <w:t xml:space="preserve">. Thus, </w:t>
      </w:r>
      <w:r w:rsidRPr="002210FE">
        <w:rPr>
          <w:rStyle w:val="StyleUnderline"/>
        </w:rPr>
        <w:t>by applying these procedures to the citizen*or rather, to the human being as such*the State is applying a technological apparatus that was invented for a dangerous class of persons</w:t>
      </w:r>
      <w:r w:rsidRPr="002210FE">
        <w:rPr>
          <w:sz w:val="16"/>
        </w:rPr>
        <w:t xml:space="preserve">. </w:t>
      </w:r>
      <w:r w:rsidRPr="00844D24">
        <w:rPr>
          <w:rStyle w:val="Emphasis"/>
          <w:highlight w:val="yellow"/>
        </w:rPr>
        <w:t>The State</w:t>
      </w:r>
      <w:r w:rsidRPr="002210FE">
        <w:rPr>
          <w:sz w:val="16"/>
        </w:rPr>
        <w:t xml:space="preserve">, which ought to constitute the very space of public life, instead </w:t>
      </w:r>
      <w:r w:rsidRPr="00844D24">
        <w:rPr>
          <w:rStyle w:val="Emphasis"/>
          <w:highlight w:val="yellow"/>
        </w:rPr>
        <w:t>has made the citizen</w:t>
      </w:r>
      <w:r w:rsidRPr="002210FE">
        <w:rPr>
          <w:rStyle w:val="Emphasis"/>
        </w:rPr>
        <w:t xml:space="preserve"> </w:t>
      </w:r>
      <w:r w:rsidRPr="00844D24">
        <w:rPr>
          <w:rStyle w:val="Emphasis"/>
          <w:highlight w:val="yellow"/>
        </w:rPr>
        <w:t>into the suspect par excellence</w:t>
      </w:r>
      <w:r w:rsidRPr="002210FE">
        <w:rPr>
          <w:rStyle w:val="Emphasis"/>
        </w:rPr>
        <w:t xml:space="preserve">*to the point that </w:t>
      </w:r>
      <w:r w:rsidRPr="00844D24">
        <w:rPr>
          <w:rStyle w:val="Emphasis"/>
          <w:highlight w:val="yellow"/>
        </w:rPr>
        <w:t>humanity</w:t>
      </w:r>
      <w:r w:rsidRPr="002210FE">
        <w:rPr>
          <w:rStyle w:val="Emphasis"/>
        </w:rPr>
        <w:t xml:space="preserve"> </w:t>
      </w:r>
      <w:r w:rsidRPr="00844D24">
        <w:rPr>
          <w:rStyle w:val="Emphasis"/>
          <w:highlight w:val="yellow"/>
        </w:rPr>
        <w:t>itself has become a dangerous class</w:t>
      </w:r>
      <w:r w:rsidRPr="002210FE">
        <w:rPr>
          <w:rStyle w:val="Emphasis"/>
        </w:rPr>
        <w:t>.</w:t>
      </w:r>
      <w:r w:rsidRPr="002210FE">
        <w:rPr>
          <w:sz w:val="16"/>
        </w:rPr>
        <w:t xml:space="preserve"> A few years ago, I wrote that </w:t>
      </w:r>
      <w:r w:rsidRPr="002210FE">
        <w:rPr>
          <w:rStyle w:val="Emphasis"/>
        </w:rPr>
        <w:t xml:space="preserve">the </w:t>
      </w:r>
      <w:r w:rsidRPr="00844D24">
        <w:rPr>
          <w:rStyle w:val="Emphasis"/>
        </w:rPr>
        <w:t>political paradigm of the West was no longer the city-state, but the concentration camp,</w:t>
      </w:r>
      <w:r w:rsidRPr="002210FE">
        <w:rPr>
          <w:rStyle w:val="Emphasis"/>
        </w:rPr>
        <w:t xml:space="preserve"> and that we had crossed from Athens to Auschwitz.</w:t>
      </w:r>
      <w:r w:rsidRPr="002210FE">
        <w:rPr>
          <w:sz w:val="16"/>
        </w:rPr>
        <w:t xml:space="preserve"> This was obviously a philosophical claim, not a historical account, since one could not confuse phenomena that must, on the contrary, be distinguished. I would like to suggest that </w:t>
      </w:r>
      <w:r w:rsidRPr="00844D24">
        <w:rPr>
          <w:rStyle w:val="StyleUnderline"/>
          <w:highlight w:val="yellow"/>
        </w:rPr>
        <w:t>at Auschwitz</w:t>
      </w:r>
      <w:r w:rsidRPr="002210FE">
        <w:rPr>
          <w:rStyle w:val="StyleUnderline"/>
        </w:rPr>
        <w:t xml:space="preserve">, </w:t>
      </w:r>
      <w:r w:rsidRPr="00844D24">
        <w:rPr>
          <w:rStyle w:val="StyleUnderline"/>
          <w:highlight w:val="yellow"/>
        </w:rPr>
        <w:t>tattooing</w:t>
      </w:r>
      <w:r w:rsidRPr="002210FE">
        <w:rPr>
          <w:rStyle w:val="StyleUnderline"/>
        </w:rPr>
        <w:t xml:space="preserve"> undoubtedly </w:t>
      </w:r>
      <w:r w:rsidRPr="00844D24">
        <w:rPr>
          <w:rStyle w:val="StyleUnderline"/>
          <w:highlight w:val="yellow"/>
        </w:rPr>
        <w:t>became</w:t>
      </w:r>
      <w:r w:rsidRPr="002210FE">
        <w:rPr>
          <w:rStyle w:val="StyleUnderline"/>
        </w:rPr>
        <w:t xml:space="preserve"> </w:t>
      </w:r>
      <w:r w:rsidRPr="00844D24">
        <w:rPr>
          <w:rStyle w:val="StyleUnderline"/>
          <w:highlight w:val="yellow"/>
        </w:rPr>
        <w:t>the</w:t>
      </w:r>
      <w:r w:rsidRPr="002210FE">
        <w:rPr>
          <w:rStyle w:val="StyleUnderline"/>
        </w:rPr>
        <w:t xml:space="preserve"> most routine and most economical </w:t>
      </w:r>
      <w:r w:rsidRPr="00844D24">
        <w:rPr>
          <w:rStyle w:val="StyleUnderline"/>
          <w:highlight w:val="yellow"/>
        </w:rPr>
        <w:t>means of regulating</w:t>
      </w:r>
      <w:r w:rsidRPr="002210FE">
        <w:rPr>
          <w:rStyle w:val="StyleUnderline"/>
        </w:rPr>
        <w:t xml:space="preserve"> the inscription and registration </w:t>
      </w:r>
      <w:r w:rsidRPr="00844D24">
        <w:rPr>
          <w:rStyle w:val="StyleUnderline"/>
          <w:highlight w:val="yellow"/>
        </w:rPr>
        <w:t>of deportees</w:t>
      </w:r>
      <w:r w:rsidRPr="002210FE">
        <w:rPr>
          <w:rStyle w:val="StyleUnderline"/>
        </w:rPr>
        <w:t xml:space="preserve"> arriving at concentration camps</w:t>
      </w:r>
      <w:r w:rsidRPr="002210FE">
        <w:rPr>
          <w:sz w:val="16"/>
        </w:rPr>
        <w:t xml:space="preserve">. </w:t>
      </w:r>
      <w:r w:rsidRPr="002210FE">
        <w:rPr>
          <w:rStyle w:val="Emphasis"/>
        </w:rPr>
        <w:t xml:space="preserve">The </w:t>
      </w:r>
      <w:r w:rsidRPr="00844D24">
        <w:rPr>
          <w:rStyle w:val="Emphasis"/>
          <w:highlight w:val="yellow"/>
        </w:rPr>
        <w:t>biopolitical tattooing</w:t>
      </w:r>
      <w:r w:rsidRPr="002210FE">
        <w:rPr>
          <w:rStyle w:val="Emphasis"/>
        </w:rPr>
        <w:t xml:space="preserve"> </w:t>
      </w:r>
      <w:r w:rsidRPr="00844D24">
        <w:rPr>
          <w:rStyle w:val="Emphasis"/>
          <w:highlight w:val="yellow"/>
        </w:rPr>
        <w:t>that the United States is now</w:t>
      </w:r>
      <w:r w:rsidRPr="002210FE">
        <w:rPr>
          <w:rStyle w:val="Emphasis"/>
        </w:rPr>
        <w:t xml:space="preserve"> </w:t>
      </w:r>
      <w:r w:rsidRPr="00844D24">
        <w:rPr>
          <w:rStyle w:val="Emphasis"/>
          <w:highlight w:val="yellow"/>
        </w:rPr>
        <w:t>imposing</w:t>
      </w:r>
      <w:r w:rsidRPr="002210FE">
        <w:rPr>
          <w:rStyle w:val="Emphasis"/>
        </w:rPr>
        <w:t xml:space="preserve"> in order to enter its territory could </w:t>
      </w:r>
      <w:r w:rsidRPr="00844D24">
        <w:rPr>
          <w:rStyle w:val="Emphasis"/>
          <w:highlight w:val="yellow"/>
        </w:rPr>
        <w:t>very well be the harbinger of future demands*to accept</w:t>
      </w:r>
      <w:r w:rsidRPr="002210FE">
        <w:rPr>
          <w:rStyle w:val="Emphasis"/>
        </w:rPr>
        <w:t xml:space="preserve"> </w:t>
      </w:r>
      <w:r w:rsidRPr="00844D24">
        <w:rPr>
          <w:rStyle w:val="Emphasis"/>
          <w:highlight w:val="yellow"/>
        </w:rPr>
        <w:t>as</w:t>
      </w:r>
      <w:r w:rsidRPr="002210FE">
        <w:rPr>
          <w:rStyle w:val="Emphasis"/>
        </w:rPr>
        <w:t xml:space="preserve"> routine </w:t>
      </w:r>
      <w:r w:rsidRPr="00844D24">
        <w:rPr>
          <w:rStyle w:val="Emphasis"/>
          <w:highlight w:val="yellow"/>
        </w:rPr>
        <w:t>the inscription</w:t>
      </w:r>
      <w:r w:rsidRPr="002210FE">
        <w:rPr>
          <w:rStyle w:val="Emphasis"/>
        </w:rPr>
        <w:t xml:space="preserve"> </w:t>
      </w:r>
      <w:r w:rsidRPr="00844D24">
        <w:rPr>
          <w:rStyle w:val="Emphasis"/>
          <w:highlight w:val="yellow"/>
        </w:rPr>
        <w:t>of the</w:t>
      </w:r>
      <w:r w:rsidRPr="002210FE">
        <w:rPr>
          <w:rStyle w:val="Emphasis"/>
        </w:rPr>
        <w:t xml:space="preserve"> good </w:t>
      </w:r>
      <w:r w:rsidRPr="00844D24">
        <w:rPr>
          <w:rStyle w:val="Emphasis"/>
          <w:highlight w:val="yellow"/>
        </w:rPr>
        <w:t>citizen into the gears</w:t>
      </w:r>
      <w:r w:rsidRPr="002210FE">
        <w:rPr>
          <w:rStyle w:val="Emphasis"/>
        </w:rPr>
        <w:t xml:space="preserve"> and mechanisms </w:t>
      </w:r>
      <w:r w:rsidRPr="00844D24">
        <w:rPr>
          <w:rStyle w:val="Emphasis"/>
          <w:highlight w:val="yellow"/>
        </w:rPr>
        <w:t>of the State</w:t>
      </w:r>
      <w:r w:rsidRPr="002210FE">
        <w:rPr>
          <w:sz w:val="16"/>
        </w:rPr>
        <w:t>. This is why we must oppose it.</w:t>
      </w:r>
    </w:p>
    <w:p w14:paraId="3258FAD7" w14:textId="77777777" w:rsidR="009D4E9F" w:rsidRPr="002210FE" w:rsidRDefault="009D4E9F" w:rsidP="009D4E9F"/>
    <w:p w14:paraId="50026892" w14:textId="77777777" w:rsidR="00DC41DD" w:rsidRDefault="00DC41DD" w:rsidP="00DC41DD">
      <w:pPr>
        <w:pStyle w:val="Heading3"/>
      </w:pPr>
      <w:r>
        <w:t>Necropolitics</w:t>
      </w:r>
    </w:p>
    <w:p w14:paraId="07728C9F" w14:textId="1990F9FC" w:rsidR="00DC41DD" w:rsidRDefault="00DC41DD" w:rsidP="00DC41DD">
      <w:pPr>
        <w:pStyle w:val="Heading4"/>
      </w:pPr>
      <w:r>
        <w:t xml:space="preserve">Immigration is produced in excess which puts </w:t>
      </w:r>
      <w:r w:rsidR="008C4D22">
        <w:t>migrants in a state of exception which enables reduction to bare life</w:t>
      </w:r>
    </w:p>
    <w:p w14:paraId="50897299" w14:textId="77777777" w:rsidR="00DC41DD" w:rsidRPr="0084130A" w:rsidRDefault="00DC41DD" w:rsidP="00DC41DD">
      <w:r w:rsidRPr="0084130A">
        <w:rPr>
          <w:rStyle w:val="Style13ptBold"/>
        </w:rPr>
        <w:t>Chakkour 15</w:t>
      </w:r>
      <w:r>
        <w:t xml:space="preserve"> (Soukaina, PhD Student, Utrecht University, Erasmus Mundus Master's Degree in Women's and Gender Studies, “Speaking near Necropolitics: Sovereignty, Geopolitics of Death and Sexual Difference”, Utrecht University, Online: </w:t>
      </w:r>
      <w:hyperlink r:id="rId20" w:history="1">
        <w:r w:rsidRPr="000B7CEE">
          <w:rPr>
            <w:rStyle w:val="Hyperlink"/>
          </w:rPr>
          <w:t>https://dspace.library.uu.nl/bitstream/handle/1874/320641/ChakkourS-Thesis-GEMMA-FinalDraft.pdf?sequence=2&amp;isAllowed=y</w:t>
        </w:r>
      </w:hyperlink>
      <w:r>
        <w:t>, 7/6, DTS)</w:t>
      </w:r>
    </w:p>
    <w:p w14:paraId="43FE3252" w14:textId="14A3F5E3" w:rsidR="00DC41DD" w:rsidRDefault="00DC41DD" w:rsidP="00DC41DD">
      <w:pPr>
        <w:rPr>
          <w:rStyle w:val="StyleUnderline"/>
        </w:rPr>
      </w:pPr>
      <w:r w:rsidRPr="00D17983">
        <w:rPr>
          <w:rStyle w:val="StyleUnderline"/>
        </w:rPr>
        <w:t>After examining the space of necropolitics</w:t>
      </w:r>
      <w:r w:rsidRPr="00D17983">
        <w:rPr>
          <w:sz w:val="16"/>
        </w:rPr>
        <w:t xml:space="preserve"> (the first and third world as categories of division), and the mechanism of necropolitics (the bureaucracy), </w:t>
      </w:r>
      <w:r w:rsidRPr="00D17983">
        <w:rPr>
          <w:rStyle w:val="StyleUnderline"/>
        </w:rPr>
        <w:t>I will now turn my attention</w:t>
      </w:r>
      <w:r>
        <w:rPr>
          <w:rStyle w:val="StyleUnderline"/>
        </w:rPr>
        <w:t xml:space="preserve"> </w:t>
      </w:r>
      <w:r w:rsidRPr="00D17983">
        <w:rPr>
          <w:rStyle w:val="StyleUnderline"/>
        </w:rPr>
        <w:t>to the very subject of the deaths we are dealing with: the migrant. In this section, the idea of</w:t>
      </w:r>
      <w:r>
        <w:rPr>
          <w:rStyle w:val="StyleUnderline"/>
        </w:rPr>
        <w:t xml:space="preserve"> </w:t>
      </w:r>
      <w:r w:rsidRPr="00D17983">
        <w:rPr>
          <w:rStyle w:val="StyleUnderline"/>
        </w:rPr>
        <w:t xml:space="preserve">abandonment is central. In the case study we are dealing with, the </w:t>
      </w:r>
      <w:r w:rsidRPr="001017FE">
        <w:rPr>
          <w:rStyle w:val="StyleUnderline"/>
          <w:highlight w:val="yellow"/>
        </w:rPr>
        <w:t>flows of migrants are perceived as excesses that must be managed</w:t>
      </w:r>
      <w:r w:rsidRPr="00D17983">
        <w:rPr>
          <w:rStyle w:val="StyleUnderline"/>
        </w:rPr>
        <w:t xml:space="preserve"> one way or another. The migrant as excess</w:t>
      </w:r>
      <w:r>
        <w:rPr>
          <w:rStyle w:val="StyleUnderline"/>
        </w:rPr>
        <w:t xml:space="preserve"> </w:t>
      </w:r>
      <w:r w:rsidRPr="00D17983">
        <w:rPr>
          <w:rStyle w:val="StyleUnderline"/>
        </w:rPr>
        <w:t xml:space="preserve">expresses itself </w:t>
      </w:r>
      <w:r w:rsidRPr="001017FE">
        <w:rPr>
          <w:rStyle w:val="StyleUnderline"/>
          <w:highlight w:val="yellow"/>
        </w:rPr>
        <w:t>in the</w:t>
      </w:r>
      <w:r w:rsidRPr="00D17983">
        <w:rPr>
          <w:rStyle w:val="StyleUnderline"/>
        </w:rPr>
        <w:t xml:space="preserve"> </w:t>
      </w:r>
      <w:r w:rsidRPr="001017FE">
        <w:rPr>
          <w:rStyle w:val="StyleUnderline"/>
          <w:highlight w:val="yellow"/>
        </w:rPr>
        <w:t>disposability</w:t>
      </w:r>
      <w:r w:rsidRPr="00D17983">
        <w:rPr>
          <w:rStyle w:val="StyleUnderline"/>
        </w:rPr>
        <w:t xml:space="preserve"> and the perishability </w:t>
      </w:r>
      <w:r w:rsidRPr="001017FE">
        <w:rPr>
          <w:rStyle w:val="StyleUnderline"/>
          <w:highlight w:val="yellow"/>
        </w:rPr>
        <w:t>of its body</w:t>
      </w:r>
      <w:r w:rsidRPr="00D17983">
        <w:rPr>
          <w:rStyle w:val="StyleUnderline"/>
        </w:rPr>
        <w:t>.</w:t>
      </w:r>
      <w:r w:rsidRPr="00D17983">
        <w:rPr>
          <w:sz w:val="16"/>
        </w:rPr>
        <w:t xml:space="preserve"> This is to say that </w:t>
      </w:r>
      <w:r w:rsidRPr="001017FE">
        <w:rPr>
          <w:rStyle w:val="StyleUnderline"/>
          <w:highlight w:val="yellow"/>
        </w:rPr>
        <w:t>the migrant</w:t>
      </w:r>
      <w:r w:rsidRPr="00D17983">
        <w:rPr>
          <w:sz w:val="16"/>
        </w:rPr>
        <w:t xml:space="preserve"> as a figure is invested with an energy that is disposable. </w:t>
      </w:r>
      <w:r w:rsidRPr="00D17983">
        <w:rPr>
          <w:rStyle w:val="StyleUnderline"/>
        </w:rPr>
        <w:t>This is precisely what</w:t>
      </w:r>
      <w:r>
        <w:rPr>
          <w:rStyle w:val="StyleUnderline"/>
        </w:rPr>
        <w:t xml:space="preserve"> </w:t>
      </w:r>
      <w:r w:rsidRPr="001017FE">
        <w:rPr>
          <w:rStyle w:val="StyleUnderline"/>
          <w:highlight w:val="yellow"/>
        </w:rPr>
        <w:t>produces within</w:t>
      </w:r>
      <w:r w:rsidRPr="00D17983">
        <w:rPr>
          <w:rStyle w:val="StyleUnderline"/>
        </w:rPr>
        <w:t xml:space="preserve"> the migrant </w:t>
      </w:r>
      <w:r w:rsidRPr="001017FE">
        <w:rPr>
          <w:rStyle w:val="StyleUnderline"/>
          <w:highlight w:val="yellow"/>
        </w:rPr>
        <w:t>a necropolitical dimension</w:t>
      </w:r>
      <w:r w:rsidRPr="00D17983">
        <w:rPr>
          <w:rStyle w:val="StyleUnderline"/>
        </w:rPr>
        <w:t>, which in turn reduces the migrant to</w:t>
      </w:r>
      <w:r>
        <w:rPr>
          <w:rStyle w:val="StyleUnderline"/>
        </w:rPr>
        <w:t xml:space="preserve"> </w:t>
      </w:r>
      <w:r w:rsidRPr="001017FE">
        <w:rPr>
          <w:rStyle w:val="StyleUnderline"/>
          <w:highlight w:val="yellow"/>
        </w:rPr>
        <w:t>its ability to</w:t>
      </w:r>
      <w:r w:rsidRPr="00D17983">
        <w:rPr>
          <w:rStyle w:val="StyleUnderline"/>
        </w:rPr>
        <w:t xml:space="preserve"> be killed and disposed of. We can call this in other terms, </w:t>
      </w:r>
      <w:r w:rsidRPr="001017FE">
        <w:rPr>
          <w:rStyle w:val="StyleUnderline"/>
          <w:highlight w:val="yellow"/>
        </w:rPr>
        <w:t>the production of bare life as</w:t>
      </w:r>
      <w:r w:rsidRPr="00D17983">
        <w:rPr>
          <w:rStyle w:val="StyleUnderline"/>
        </w:rPr>
        <w:t xml:space="preserve"> it has been pointed out earlier. The </w:t>
      </w:r>
      <w:r w:rsidRPr="001017FE">
        <w:rPr>
          <w:rStyle w:val="StyleUnderline"/>
          <w:highlight w:val="yellow"/>
        </w:rPr>
        <w:t>necropolitical management</w:t>
      </w:r>
      <w:r w:rsidRPr="00D17983">
        <w:rPr>
          <w:rStyle w:val="StyleUnderline"/>
        </w:rPr>
        <w:t xml:space="preserve"> then depends on</w:t>
      </w:r>
      <w:r>
        <w:rPr>
          <w:rStyle w:val="StyleUnderline"/>
        </w:rPr>
        <w:t xml:space="preserve"> </w:t>
      </w:r>
      <w:r w:rsidRPr="001017FE">
        <w:rPr>
          <w:rStyle w:val="StyleUnderline"/>
          <w:highlight w:val="yellow"/>
        </w:rPr>
        <w:t>corner</w:t>
      </w:r>
      <w:r w:rsidRPr="00D17983">
        <w:rPr>
          <w:rStyle w:val="StyleUnderline"/>
        </w:rPr>
        <w:t xml:space="preserve">ing </w:t>
      </w:r>
      <w:r w:rsidRPr="001017FE">
        <w:rPr>
          <w:rStyle w:val="StyleUnderline"/>
          <w:highlight w:val="yellow"/>
        </w:rPr>
        <w:t>certain subjectivities in</w:t>
      </w:r>
      <w:r w:rsidRPr="00D17983">
        <w:rPr>
          <w:rStyle w:val="StyleUnderline"/>
        </w:rPr>
        <w:t xml:space="preserve"> their condition: in the case of the migrants, this condition is</w:t>
      </w:r>
      <w:r>
        <w:rPr>
          <w:rStyle w:val="StyleUnderline"/>
        </w:rPr>
        <w:t xml:space="preserve"> </w:t>
      </w:r>
      <w:r w:rsidRPr="001017FE">
        <w:rPr>
          <w:rStyle w:val="StyleUnderline"/>
          <w:highlight w:val="yellow"/>
        </w:rPr>
        <w:t>illegality, which enables</w:t>
      </w:r>
      <w:r w:rsidRPr="00D17983">
        <w:rPr>
          <w:rStyle w:val="StyleUnderline"/>
        </w:rPr>
        <w:t xml:space="preserve"> the </w:t>
      </w:r>
      <w:r w:rsidRPr="001017FE">
        <w:rPr>
          <w:rStyle w:val="StyleUnderline"/>
          <w:highlight w:val="yellow"/>
        </w:rPr>
        <w:t>reduction to bare life</w:t>
      </w:r>
      <w:r w:rsidRPr="00D17983">
        <w:rPr>
          <w:rStyle w:val="StyleUnderline"/>
        </w:rPr>
        <w:t>. By declaring certain bodies illegal,</w:t>
      </w:r>
      <w:r>
        <w:rPr>
          <w:rStyle w:val="StyleUnderline"/>
        </w:rPr>
        <w:t xml:space="preserve"> </w:t>
      </w:r>
      <w:r w:rsidRPr="00D17983">
        <w:rPr>
          <w:rStyle w:val="StyleUnderline"/>
        </w:rPr>
        <w:t>sovereignty expresses itself necropolitically.</w:t>
      </w:r>
      <w:r>
        <w:rPr>
          <w:rStyle w:val="StyleUnderline"/>
        </w:rPr>
        <w:t xml:space="preserve"> </w:t>
      </w:r>
      <w:r w:rsidRPr="00D17983">
        <w:rPr>
          <w:sz w:val="16"/>
        </w:rPr>
        <w:t xml:space="preserve">The ban that is constituted on the figure of the migrant in terms of the restriction on movement constitute simultaneously the abandonment of the figure of the migrant. </w:t>
      </w:r>
      <w:r w:rsidRPr="00D17983">
        <w:rPr>
          <w:rStyle w:val="StyleUnderline"/>
        </w:rPr>
        <w:t>The</w:t>
      </w:r>
      <w:r>
        <w:rPr>
          <w:rStyle w:val="StyleUnderline"/>
        </w:rPr>
        <w:t xml:space="preserve"> </w:t>
      </w:r>
      <w:r w:rsidRPr="001017FE">
        <w:rPr>
          <w:rStyle w:val="StyleUnderline"/>
          <w:highlight w:val="yellow"/>
        </w:rPr>
        <w:t>abandonment is materialized in placing</w:t>
      </w:r>
      <w:r w:rsidRPr="00D17983">
        <w:rPr>
          <w:rStyle w:val="StyleUnderline"/>
        </w:rPr>
        <w:t xml:space="preserve"> the migrant in a situation of illegality. With the</w:t>
      </w:r>
      <w:r>
        <w:rPr>
          <w:rStyle w:val="StyleUnderline"/>
        </w:rPr>
        <w:t xml:space="preserve"> </w:t>
      </w:r>
      <w:r w:rsidRPr="00D17983">
        <w:rPr>
          <w:rStyle w:val="StyleUnderline"/>
        </w:rPr>
        <w:t xml:space="preserve">fulfillment of such task, the </w:t>
      </w:r>
      <w:r w:rsidRPr="001017FE">
        <w:rPr>
          <w:rStyle w:val="StyleUnderline"/>
          <w:highlight w:val="yellow"/>
        </w:rPr>
        <w:t>migrant</w:t>
      </w:r>
      <w:r w:rsidRPr="00D17983">
        <w:rPr>
          <w:rStyle w:val="StyleUnderline"/>
        </w:rPr>
        <w:t xml:space="preserve"> then is effectively put </w:t>
      </w:r>
      <w:r w:rsidRPr="001017FE">
        <w:rPr>
          <w:rStyle w:val="StyleUnderline"/>
          <w:highlight w:val="yellow"/>
        </w:rPr>
        <w:t>at the mercy of necropower</w:t>
      </w:r>
      <w:r w:rsidRPr="00D17983">
        <w:rPr>
          <w:rStyle w:val="StyleUnderline"/>
        </w:rPr>
        <w:t>: its</w:t>
      </w:r>
      <w:r>
        <w:rPr>
          <w:rStyle w:val="StyleUnderline"/>
        </w:rPr>
        <w:t xml:space="preserve"> </w:t>
      </w:r>
      <w:r w:rsidRPr="00D17983">
        <w:rPr>
          <w:rStyle w:val="StyleUnderline"/>
        </w:rPr>
        <w:t>life becomes exposed to death.</w:t>
      </w:r>
      <w:r w:rsidRPr="00D17983">
        <w:rPr>
          <w:sz w:val="16"/>
        </w:rPr>
        <w:t xml:space="preserve"> As the migrant is placed in a domain of illegality, this reflects also its status as homo sacer: who can be killed without consequences and whose life does not matter. </w:t>
      </w:r>
      <w:r w:rsidRPr="00D17983">
        <w:rPr>
          <w:rStyle w:val="StyleUnderline"/>
        </w:rPr>
        <w:t xml:space="preserve">The </w:t>
      </w:r>
      <w:r w:rsidRPr="001017FE">
        <w:rPr>
          <w:rStyle w:val="StyleUnderline"/>
          <w:highlight w:val="yellow"/>
        </w:rPr>
        <w:t>death of</w:t>
      </w:r>
      <w:r w:rsidRPr="00D17983">
        <w:rPr>
          <w:rStyle w:val="StyleUnderline"/>
        </w:rPr>
        <w:t xml:space="preserve"> the </w:t>
      </w:r>
      <w:r w:rsidRPr="001017FE">
        <w:rPr>
          <w:rStyle w:val="StyleUnderline"/>
          <w:highlight w:val="yellow"/>
        </w:rPr>
        <w:t>migrants expresses</w:t>
      </w:r>
      <w:r w:rsidRPr="00D17983">
        <w:rPr>
          <w:rStyle w:val="StyleUnderline"/>
        </w:rPr>
        <w:t xml:space="preserve"> the </w:t>
      </w:r>
      <w:r w:rsidRPr="001017FE">
        <w:rPr>
          <w:rStyle w:val="StyleUnderline"/>
          <w:highlight w:val="yellow"/>
        </w:rPr>
        <w:t>de facto relation of abandonment through</w:t>
      </w:r>
      <w:r>
        <w:rPr>
          <w:rStyle w:val="StyleUnderline"/>
        </w:rPr>
        <w:t xml:space="preserve"> </w:t>
      </w:r>
      <w:r w:rsidRPr="00D17983">
        <w:rPr>
          <w:rStyle w:val="StyleUnderline"/>
        </w:rPr>
        <w:t xml:space="preserve">the </w:t>
      </w:r>
      <w:r w:rsidRPr="001017FE">
        <w:rPr>
          <w:rStyle w:val="StyleUnderline"/>
          <w:highlight w:val="yellow"/>
        </w:rPr>
        <w:t>exception</w:t>
      </w:r>
      <w:r w:rsidRPr="00D17983">
        <w:rPr>
          <w:rStyle w:val="StyleUnderline"/>
        </w:rPr>
        <w:t xml:space="preserve">: by </w:t>
      </w:r>
      <w:r w:rsidRPr="001017FE">
        <w:rPr>
          <w:rStyle w:val="StyleUnderline"/>
          <w:highlight w:val="yellow"/>
        </w:rPr>
        <w:t>elevating</w:t>
      </w:r>
      <w:r w:rsidRPr="00D17983">
        <w:rPr>
          <w:rStyle w:val="StyleUnderline"/>
        </w:rPr>
        <w:t xml:space="preserve"> the very </w:t>
      </w:r>
      <w:r w:rsidRPr="001017FE">
        <w:rPr>
          <w:rStyle w:val="StyleUnderline"/>
          <w:highlight w:val="yellow"/>
        </w:rPr>
        <w:t>conditions of</w:t>
      </w:r>
      <w:r w:rsidRPr="00D17983">
        <w:rPr>
          <w:rStyle w:val="StyleUnderline"/>
        </w:rPr>
        <w:t xml:space="preserve"> the </w:t>
      </w:r>
      <w:r w:rsidRPr="001017FE">
        <w:rPr>
          <w:rStyle w:val="StyleUnderline"/>
          <w:highlight w:val="yellow"/>
        </w:rPr>
        <w:t>migrants into</w:t>
      </w:r>
      <w:r w:rsidRPr="00D17983">
        <w:rPr>
          <w:rStyle w:val="StyleUnderline"/>
        </w:rPr>
        <w:t xml:space="preserve"> a </w:t>
      </w:r>
      <w:r w:rsidRPr="001017FE">
        <w:rPr>
          <w:rStyle w:val="StyleUnderline"/>
          <w:highlight w:val="yellow"/>
        </w:rPr>
        <w:t>state of exception –</w:t>
      </w:r>
      <w:r>
        <w:rPr>
          <w:rStyle w:val="StyleUnderline"/>
        </w:rPr>
        <w:t xml:space="preserve"> </w:t>
      </w:r>
      <w:r w:rsidRPr="00D17983">
        <w:rPr>
          <w:rStyle w:val="StyleUnderline"/>
        </w:rPr>
        <w:t xml:space="preserve">which becomes easy </w:t>
      </w:r>
      <w:r w:rsidRPr="001017FE">
        <w:rPr>
          <w:rStyle w:val="StyleUnderline"/>
          <w:highlight w:val="yellow"/>
        </w:rPr>
        <w:t>when mobilizing the discourse of securitizing</w:t>
      </w:r>
      <w:r w:rsidRPr="00D17983">
        <w:rPr>
          <w:rStyle w:val="StyleUnderline"/>
        </w:rPr>
        <w:t xml:space="preserve"> and safety – the migrants</w:t>
      </w:r>
      <w:r>
        <w:rPr>
          <w:rStyle w:val="StyleUnderline"/>
        </w:rPr>
        <w:t xml:space="preserve"> </w:t>
      </w:r>
      <w:r w:rsidRPr="00D17983">
        <w:rPr>
          <w:rStyle w:val="StyleUnderline"/>
        </w:rPr>
        <w:t>who abandon everything come to be abandoned.</w:t>
      </w:r>
      <w:r w:rsidRPr="00D17983">
        <w:rPr>
          <w:sz w:val="16"/>
        </w:rPr>
        <w:t xml:space="preserve"> The abandonment effectively bestows on the migrants the status of bare life, abstracting their existence to a life that does not matter. The necropolitical management becomes what Agamben predicted to be: To kill without committing murder, to kill without being punished. The migrant then becomes the space of the necropolitical production: the result of unfortunate bureaucracy in a space where death is a matter of hazard, and where accountability vanishes under the weight of faceless bureaucracy. We can conclude then that the migrant is reduced to bare life; while abandoning their home countries are actually being abandoned by politics and sovereignty. </w:t>
      </w:r>
      <w:r w:rsidRPr="001017FE">
        <w:rPr>
          <w:rStyle w:val="StyleUnderline"/>
          <w:highlight w:val="yellow"/>
        </w:rPr>
        <w:t>The migrant</w:t>
      </w:r>
      <w:r w:rsidRPr="00D17983">
        <w:rPr>
          <w:rStyle w:val="StyleUnderline"/>
        </w:rPr>
        <w:t xml:space="preserve"> then </w:t>
      </w:r>
      <w:r w:rsidRPr="001017FE">
        <w:rPr>
          <w:rStyle w:val="StyleUnderline"/>
          <w:highlight w:val="yellow"/>
        </w:rPr>
        <w:t>is a figure</w:t>
      </w:r>
      <w:r w:rsidRPr="00D17983">
        <w:rPr>
          <w:rStyle w:val="StyleUnderline"/>
        </w:rPr>
        <w:t xml:space="preserve">, which is </w:t>
      </w:r>
      <w:r w:rsidRPr="001017FE">
        <w:rPr>
          <w:rStyle w:val="StyleUnderline"/>
          <w:highlight w:val="yellow"/>
        </w:rPr>
        <w:t>saturated with</w:t>
      </w:r>
      <w:r>
        <w:rPr>
          <w:rStyle w:val="StyleUnderline"/>
        </w:rPr>
        <w:t xml:space="preserve"> </w:t>
      </w:r>
      <w:r w:rsidRPr="001017FE">
        <w:rPr>
          <w:rStyle w:val="StyleUnderline"/>
          <w:highlight w:val="yellow"/>
        </w:rPr>
        <w:t>death since</w:t>
      </w:r>
      <w:r w:rsidRPr="00D17983">
        <w:rPr>
          <w:rStyle w:val="StyleUnderline"/>
        </w:rPr>
        <w:t xml:space="preserve"> the repercussion of </w:t>
      </w:r>
      <w:r w:rsidRPr="001017FE">
        <w:rPr>
          <w:rStyle w:val="StyleUnderline"/>
          <w:highlight w:val="yellow"/>
        </w:rPr>
        <w:t>their movement</w:t>
      </w:r>
      <w:r w:rsidRPr="00D17983">
        <w:rPr>
          <w:rStyle w:val="StyleUnderline"/>
        </w:rPr>
        <w:t xml:space="preserve"> can (and it does) </w:t>
      </w:r>
      <w:r w:rsidRPr="001017FE">
        <w:rPr>
          <w:rStyle w:val="StyleUnderline"/>
          <w:highlight w:val="yellow"/>
        </w:rPr>
        <w:t>lead to their death</w:t>
      </w:r>
      <w:r w:rsidRPr="001017FE">
        <w:rPr>
          <w:rStyle w:val="StyleUnderline"/>
        </w:rPr>
        <w:t>.</w:t>
      </w:r>
      <w:r w:rsidRPr="00D17983">
        <w:rPr>
          <w:rStyle w:val="StyleUnderline"/>
        </w:rPr>
        <w:t xml:space="preserve"> The</w:t>
      </w:r>
      <w:r>
        <w:rPr>
          <w:rStyle w:val="StyleUnderline"/>
        </w:rPr>
        <w:t xml:space="preserve"> </w:t>
      </w:r>
      <w:r w:rsidRPr="00D17983">
        <w:rPr>
          <w:rStyle w:val="StyleUnderline"/>
        </w:rPr>
        <w:t>inscription of the figure of the migrant in the sovereign system starts with their displacement</w:t>
      </w:r>
      <w:r>
        <w:rPr>
          <w:rStyle w:val="StyleUnderline"/>
        </w:rPr>
        <w:t xml:space="preserve"> </w:t>
      </w:r>
      <w:r w:rsidRPr="00D17983">
        <w:rPr>
          <w:rStyle w:val="StyleUnderline"/>
        </w:rPr>
        <w:t>to the realm of illegality.</w:t>
      </w:r>
      <w:r w:rsidRPr="00D17983">
        <w:rPr>
          <w:sz w:val="16"/>
        </w:rPr>
        <w:t xml:space="preserve"> This illegality is a zone of necropower, since it deprives the life of the migrant from any significance in the order of power by making the death of the migrant unpunishable. The position of illegality might also be recognized in Mbembe’s language as the position of the slain and wounded body whose death does not matter. </w:t>
      </w:r>
      <w:r w:rsidRPr="00D17983">
        <w:rPr>
          <w:rStyle w:val="StyleUnderline"/>
        </w:rPr>
        <w:t>The placement of</w:t>
      </w:r>
      <w:r>
        <w:rPr>
          <w:rStyle w:val="StyleUnderline"/>
        </w:rPr>
        <w:t xml:space="preserve"> </w:t>
      </w:r>
      <w:r w:rsidRPr="00D17983">
        <w:rPr>
          <w:rStyle w:val="StyleUnderline"/>
        </w:rPr>
        <w:t xml:space="preserve">the migrant in the zone of </w:t>
      </w:r>
      <w:r w:rsidRPr="001017FE">
        <w:rPr>
          <w:rStyle w:val="StyleUnderline"/>
          <w:highlight w:val="yellow"/>
        </w:rPr>
        <w:t>illegality also</w:t>
      </w:r>
      <w:r w:rsidRPr="00D17983">
        <w:rPr>
          <w:rStyle w:val="StyleUnderline"/>
        </w:rPr>
        <w:t xml:space="preserve"> fulfills the function of </w:t>
      </w:r>
      <w:r w:rsidRPr="001017FE">
        <w:rPr>
          <w:rStyle w:val="StyleUnderline"/>
          <w:highlight w:val="yellow"/>
        </w:rPr>
        <w:t>excluding the migrant from the political</w:t>
      </w:r>
      <w:r w:rsidRPr="00D17983">
        <w:rPr>
          <w:rStyle w:val="StyleUnderline"/>
        </w:rPr>
        <w:t xml:space="preserve"> sphere: as such the act of abandonment is twofold: within it lies also the act of</w:t>
      </w:r>
      <w:r>
        <w:rPr>
          <w:rStyle w:val="StyleUnderline"/>
        </w:rPr>
        <w:t xml:space="preserve"> </w:t>
      </w:r>
      <w:r w:rsidRPr="00D17983">
        <w:rPr>
          <w:rStyle w:val="StyleUnderline"/>
        </w:rPr>
        <w:t>exclusion and Agamben is right in conflating the exclusionary inclusion with the ban.</w:t>
      </w:r>
    </w:p>
    <w:p w14:paraId="711CAF92" w14:textId="77777777" w:rsidR="009D4E9F" w:rsidRPr="00D17983" w:rsidRDefault="009D4E9F" w:rsidP="009D4E9F">
      <w:pPr>
        <w:rPr>
          <w:rStyle w:val="StyleUnderline"/>
        </w:rPr>
      </w:pPr>
    </w:p>
    <w:p w14:paraId="3BC7344C" w14:textId="77777777" w:rsidR="00DC41DD" w:rsidRDefault="00DC41DD" w:rsidP="00DC41DD">
      <w:pPr>
        <w:pStyle w:val="Heading3"/>
      </w:pPr>
      <w:r>
        <w:t>Democracy</w:t>
      </w:r>
    </w:p>
    <w:p w14:paraId="642E28DD" w14:textId="77777777" w:rsidR="00DC41DD" w:rsidRPr="004D6116" w:rsidRDefault="00DC41DD" w:rsidP="00DC41DD">
      <w:pPr>
        <w:pStyle w:val="Heading4"/>
        <w:rPr>
          <w:rStyle w:val="Style13ptBold"/>
          <w:b/>
        </w:rPr>
      </w:pPr>
      <w:r>
        <w:rPr>
          <w:rStyle w:val="Style13ptBold"/>
          <w:b/>
        </w:rPr>
        <w:t>The state of exception has become normalized in government, destroying democracy</w:t>
      </w:r>
    </w:p>
    <w:p w14:paraId="59E29DA5" w14:textId="77777777" w:rsidR="00DC41DD" w:rsidRDefault="00DC41DD" w:rsidP="00DC41DD">
      <w:r w:rsidRPr="004D6116">
        <w:rPr>
          <w:rStyle w:val="Style13ptBold"/>
        </w:rPr>
        <w:t xml:space="preserve">Gates 2008 </w:t>
      </w:r>
      <w:r>
        <w:t>(Kelly, Kelly Gates is an Assistant Professor in the Department of Communication at University of California, San Diego, “Biometric Registration: The Liquidation of US Democracy?”,</w:t>
      </w:r>
      <w:r w:rsidRPr="004D6116">
        <w:t xml:space="preserve"> </w:t>
      </w:r>
      <w:r>
        <w:t xml:space="preserve">Communication and Critical/Cultural Studies Vol. 5, No. 2, June 2008, </w:t>
      </w:r>
      <w:hyperlink r:id="rId21" w:history="1">
        <w:r w:rsidRPr="00D27B0C">
          <w:rPr>
            <w:rStyle w:val="Hyperlink"/>
          </w:rPr>
          <w:t>https://www.tandfonline.com/toc/rccc20/5/2)/AK47</w:t>
        </w:r>
      </w:hyperlink>
    </w:p>
    <w:p w14:paraId="65C6AA57" w14:textId="78B50DCC" w:rsidR="00DC41DD" w:rsidRDefault="00DC41DD" w:rsidP="00DC41DD">
      <w:pPr>
        <w:rPr>
          <w:sz w:val="16"/>
        </w:rPr>
      </w:pPr>
      <w:r w:rsidRPr="0062689B">
        <w:rPr>
          <w:sz w:val="16"/>
        </w:rPr>
        <w:t xml:space="preserve">Despite its limited impact, we should respect Agamben’s refusal to submit to biometric registration and, more importantly, recognize the fundamental and deeply disturbing underlying issue. What more intensified state identification systems portend, and what we in the US are willfully refusing to acknowledge, is </w:t>
      </w:r>
      <w:r w:rsidRPr="0094038E">
        <w:rPr>
          <w:rStyle w:val="StyleUnderline"/>
        </w:rPr>
        <w:t xml:space="preserve">that </w:t>
      </w:r>
      <w:r w:rsidRPr="000975A6">
        <w:rPr>
          <w:rStyle w:val="StyleUnderline"/>
          <w:highlight w:val="yellow"/>
        </w:rPr>
        <w:t>we are</w:t>
      </w:r>
      <w:r w:rsidRPr="0094038E">
        <w:rPr>
          <w:rStyle w:val="StyleUnderline"/>
        </w:rPr>
        <w:t xml:space="preserve"> dangerously close to</w:t>
      </w:r>
      <w:r w:rsidRPr="0062689B">
        <w:rPr>
          <w:sz w:val="16"/>
        </w:rPr>
        <w:t xml:space="preserve"> (if not already) </w:t>
      </w:r>
      <w:r w:rsidRPr="000975A6">
        <w:rPr>
          <w:rStyle w:val="Emphasis"/>
          <w:highlight w:val="yellow"/>
        </w:rPr>
        <w:t>witnessing</w:t>
      </w:r>
      <w:r w:rsidRPr="0094038E">
        <w:rPr>
          <w:rStyle w:val="Emphasis"/>
        </w:rPr>
        <w:t xml:space="preserve"> the </w:t>
      </w:r>
      <w:r w:rsidRPr="000975A6">
        <w:rPr>
          <w:rStyle w:val="Emphasis"/>
          <w:highlight w:val="yellow"/>
        </w:rPr>
        <w:t>liquidation o</w:t>
      </w:r>
      <w:r w:rsidRPr="0094038E">
        <w:rPr>
          <w:rStyle w:val="Emphasis"/>
        </w:rPr>
        <w:t xml:space="preserve">f our </w:t>
      </w:r>
      <w:r w:rsidRPr="000975A6">
        <w:rPr>
          <w:rStyle w:val="Emphasis"/>
          <w:highlight w:val="yellow"/>
        </w:rPr>
        <w:t>democracy</w:t>
      </w:r>
      <w:r w:rsidRPr="0062689B">
        <w:rPr>
          <w:sz w:val="16"/>
        </w:rPr>
        <w:t xml:space="preserve">.6 This liquidation is </w:t>
      </w:r>
      <w:r w:rsidRPr="0094038E">
        <w:rPr>
          <w:rStyle w:val="StyleUnderline"/>
        </w:rPr>
        <w:t xml:space="preserve">occurring </w:t>
      </w:r>
      <w:r w:rsidRPr="000975A6">
        <w:rPr>
          <w:rStyle w:val="StyleUnderline"/>
          <w:highlight w:val="yellow"/>
        </w:rPr>
        <w:t>through</w:t>
      </w:r>
      <w:r w:rsidRPr="0094038E">
        <w:rPr>
          <w:rStyle w:val="StyleUnderline"/>
        </w:rPr>
        <w:t xml:space="preserve"> the implementation</w:t>
      </w:r>
      <w:r w:rsidRPr="0062689B">
        <w:rPr>
          <w:sz w:val="16"/>
        </w:rPr>
        <w:t xml:space="preserve"> </w:t>
      </w:r>
      <w:r w:rsidRPr="0094038E">
        <w:rPr>
          <w:rStyle w:val="StyleUnderline"/>
        </w:rPr>
        <w:t xml:space="preserve">of new </w:t>
      </w:r>
      <w:r w:rsidRPr="000975A6">
        <w:rPr>
          <w:rStyle w:val="StyleUnderline"/>
          <w:highlight w:val="yellow"/>
        </w:rPr>
        <w:t>biometric registration</w:t>
      </w:r>
      <w:r w:rsidRPr="0094038E">
        <w:rPr>
          <w:rStyle w:val="StyleUnderline"/>
        </w:rPr>
        <w:t xml:space="preserve"> systems</w:t>
      </w:r>
      <w:r w:rsidRPr="0062689B">
        <w:rPr>
          <w:sz w:val="16"/>
        </w:rPr>
        <w:t xml:space="preserve"> to be sure, but also through what Agamben elsewhere and more importantly has identified </w:t>
      </w:r>
      <w:r w:rsidRPr="000975A6">
        <w:rPr>
          <w:rStyle w:val="StyleUnderline"/>
          <w:highlight w:val="yellow"/>
        </w:rPr>
        <w:t>as</w:t>
      </w:r>
      <w:r w:rsidRPr="0094038E">
        <w:rPr>
          <w:rStyle w:val="StyleUnderline"/>
        </w:rPr>
        <w:t xml:space="preserve"> </w:t>
      </w:r>
      <w:r w:rsidRPr="000975A6">
        <w:rPr>
          <w:rStyle w:val="StyleUnderline"/>
          <w:highlight w:val="yellow"/>
        </w:rPr>
        <w:t>the exercise of the ‘‘state of exception’’</w:t>
      </w:r>
      <w:r w:rsidRPr="0062689B">
        <w:rPr>
          <w:sz w:val="16"/>
        </w:rPr>
        <w:t>*</w:t>
      </w:r>
      <w:r w:rsidRPr="0094038E">
        <w:rPr>
          <w:rStyle w:val="Emphasis"/>
        </w:rPr>
        <w:t>the suspension of law itself</w:t>
      </w:r>
      <w:r w:rsidRPr="0062689B">
        <w:rPr>
          <w:sz w:val="16"/>
        </w:rPr>
        <w:t>*</w:t>
      </w:r>
      <w:r w:rsidRPr="0094038E">
        <w:rPr>
          <w:rStyle w:val="StyleUnderline"/>
        </w:rPr>
        <w:t>as the dominant paradigm of government.</w:t>
      </w:r>
      <w:r w:rsidRPr="0062689B">
        <w:rPr>
          <w:sz w:val="16"/>
        </w:rPr>
        <w:t xml:space="preserve">7 </w:t>
      </w:r>
      <w:r w:rsidRPr="000975A6">
        <w:rPr>
          <w:rStyle w:val="Emphasis"/>
          <w:highlight w:val="yellow"/>
        </w:rPr>
        <w:t>Warrantless</w:t>
      </w:r>
      <w:r w:rsidRPr="0094038E">
        <w:rPr>
          <w:rStyle w:val="Emphasis"/>
        </w:rPr>
        <w:t xml:space="preserve"> government </w:t>
      </w:r>
      <w:r w:rsidRPr="000975A6">
        <w:rPr>
          <w:rStyle w:val="Emphasis"/>
          <w:highlight w:val="yellow"/>
        </w:rPr>
        <w:t>eavesdropping</w:t>
      </w:r>
      <w:r w:rsidRPr="0062689B">
        <w:rPr>
          <w:sz w:val="16"/>
        </w:rPr>
        <w:t xml:space="preserve">, the </w:t>
      </w:r>
      <w:r w:rsidRPr="000975A6">
        <w:rPr>
          <w:rStyle w:val="Emphasis"/>
          <w:highlight w:val="yellow"/>
        </w:rPr>
        <w:t>attack on habeas corpus</w:t>
      </w:r>
      <w:r w:rsidRPr="0094038E">
        <w:rPr>
          <w:rStyle w:val="Emphasis"/>
        </w:rPr>
        <w:t xml:space="preserve"> standards</w:t>
      </w:r>
      <w:r w:rsidRPr="0062689B">
        <w:rPr>
          <w:sz w:val="16"/>
        </w:rPr>
        <w:t xml:space="preserve">, the </w:t>
      </w:r>
      <w:r w:rsidRPr="000975A6">
        <w:rPr>
          <w:rStyle w:val="StyleUnderline"/>
          <w:highlight w:val="yellow"/>
        </w:rPr>
        <w:t>normalization of torture</w:t>
      </w:r>
      <w:r w:rsidRPr="0062689B">
        <w:rPr>
          <w:sz w:val="16"/>
        </w:rPr>
        <w:t xml:space="preserve">, the </w:t>
      </w:r>
      <w:r w:rsidRPr="0094038E">
        <w:rPr>
          <w:rStyle w:val="StyleUnderline"/>
        </w:rPr>
        <w:t>indefinite internment of ‘‘enemy combatants</w:t>
      </w:r>
      <w:r w:rsidRPr="0062689B">
        <w:rPr>
          <w:sz w:val="16"/>
        </w:rPr>
        <w:t xml:space="preserve">,’’ and the </w:t>
      </w:r>
      <w:r w:rsidRPr="0094038E">
        <w:rPr>
          <w:rStyle w:val="StyleUnderline"/>
        </w:rPr>
        <w:t>relentless secrecy of the executive branch</w:t>
      </w:r>
      <w:r w:rsidRPr="0062689B">
        <w:rPr>
          <w:sz w:val="16"/>
        </w:rPr>
        <w:t xml:space="preserve"> </w:t>
      </w:r>
      <w:r w:rsidRPr="0094038E">
        <w:rPr>
          <w:rStyle w:val="StyleUnderline"/>
        </w:rPr>
        <w:t xml:space="preserve">and US security agencies </w:t>
      </w:r>
      <w:r w:rsidRPr="0062689B">
        <w:rPr>
          <w:sz w:val="16"/>
        </w:rPr>
        <w:t xml:space="preserve">in nearly every situation where congressional and public oversight are essential to democratic process: it is difficult to see what more evidence we need that the </w:t>
      </w:r>
      <w:r w:rsidRPr="0094038E">
        <w:rPr>
          <w:rStyle w:val="StyleUnderline"/>
        </w:rPr>
        <w:t>US constitution has been effectively suspended</w:t>
      </w:r>
      <w:r w:rsidRPr="0062689B">
        <w:rPr>
          <w:sz w:val="16"/>
        </w:rPr>
        <w:t>. I would caution eternal optimists not to place too much faith in the upcoming US election, or other future elections for that matter. The heart of modern democratic government*</w:t>
      </w:r>
      <w:r w:rsidRPr="0094038E">
        <w:rPr>
          <w:rStyle w:val="Emphasis"/>
        </w:rPr>
        <w:t xml:space="preserve">the </w:t>
      </w:r>
      <w:r w:rsidRPr="000975A6">
        <w:rPr>
          <w:rStyle w:val="Emphasis"/>
          <w:highlight w:val="yellow"/>
        </w:rPr>
        <w:t>right to vote</w:t>
      </w:r>
      <w:r w:rsidRPr="0094038E">
        <w:rPr>
          <w:rStyle w:val="Emphasis"/>
        </w:rPr>
        <w:t xml:space="preserve">*is </w:t>
      </w:r>
      <w:r w:rsidRPr="000975A6">
        <w:rPr>
          <w:rStyle w:val="Emphasis"/>
          <w:highlight w:val="yellow"/>
        </w:rPr>
        <w:t>under assault</w:t>
      </w:r>
      <w:r w:rsidRPr="0062689B">
        <w:rPr>
          <w:sz w:val="16"/>
        </w:rPr>
        <w:t xml:space="preserve">, and </w:t>
      </w:r>
      <w:r w:rsidRPr="0094038E">
        <w:rPr>
          <w:rStyle w:val="StyleUnderline"/>
        </w:rPr>
        <w:t>citizens</w:t>
      </w:r>
      <w:r w:rsidRPr="0062689B">
        <w:rPr>
          <w:sz w:val="16"/>
        </w:rPr>
        <w:t xml:space="preserve"> </w:t>
      </w:r>
      <w:r w:rsidRPr="0094038E">
        <w:rPr>
          <w:rStyle w:val="StyleUnderline"/>
        </w:rPr>
        <w:t>are here again being asked to prove their innocence as a condition of participation</w:t>
      </w:r>
      <w:r w:rsidRPr="0062689B">
        <w:rPr>
          <w:sz w:val="16"/>
        </w:rPr>
        <w:t xml:space="preserve">. The Bush administration and other conservatives are capitalizing on the widely recognized need for </w:t>
      </w:r>
      <w:r w:rsidRPr="0094038E">
        <w:rPr>
          <w:rStyle w:val="StyleUnderline"/>
        </w:rPr>
        <w:t>voting reforms</w:t>
      </w:r>
      <w:r w:rsidRPr="0062689B">
        <w:rPr>
          <w:sz w:val="16"/>
        </w:rPr>
        <w:t xml:space="preserve"> by </w:t>
      </w:r>
      <w:r w:rsidRPr="0094038E">
        <w:rPr>
          <w:rStyle w:val="StyleUnderline"/>
        </w:rPr>
        <w:t>pushing</w:t>
      </w:r>
      <w:r w:rsidRPr="0062689B">
        <w:rPr>
          <w:sz w:val="16"/>
        </w:rPr>
        <w:t xml:space="preserve"> the case that voter-impersonation fraud is a major problem, and one with a predictable solution: </w:t>
      </w:r>
      <w:r w:rsidRPr="0094038E">
        <w:rPr>
          <w:rStyle w:val="StyleUnderline"/>
        </w:rPr>
        <w:t>stricter voter identification requirements</w:t>
      </w:r>
      <w:r w:rsidRPr="0062689B">
        <w:rPr>
          <w:sz w:val="16"/>
        </w:rPr>
        <w:t xml:space="preserve">. The </w:t>
      </w:r>
      <w:r w:rsidRPr="0094038E">
        <w:rPr>
          <w:rStyle w:val="StyleUnderline"/>
        </w:rPr>
        <w:t>Supreme Court</w:t>
      </w:r>
      <w:r w:rsidRPr="0062689B">
        <w:rPr>
          <w:sz w:val="16"/>
        </w:rPr>
        <w:t xml:space="preserve"> has just </w:t>
      </w:r>
      <w:r w:rsidRPr="0094038E">
        <w:rPr>
          <w:rStyle w:val="StyleUnderline"/>
        </w:rPr>
        <w:t>heard the</w:t>
      </w:r>
      <w:r w:rsidRPr="0062689B">
        <w:rPr>
          <w:sz w:val="16"/>
        </w:rPr>
        <w:t xml:space="preserve"> Democrats’ </w:t>
      </w:r>
      <w:r w:rsidRPr="0094038E">
        <w:rPr>
          <w:rStyle w:val="StyleUnderline"/>
        </w:rPr>
        <w:t>challenge to Indiana’s voter-identification law</w:t>
      </w:r>
      <w:r w:rsidRPr="0062689B">
        <w:rPr>
          <w:sz w:val="16"/>
        </w:rPr>
        <w:t xml:space="preserve">, a case the American Civil Liberties Union calls ‘‘the most important voting rights case since Bush v. Gore.’’8 The Indiana law, one of the most restrictive such laws in the nation, </w:t>
      </w:r>
      <w:r w:rsidRPr="000975A6">
        <w:rPr>
          <w:rStyle w:val="StyleUnderline"/>
          <w:highlight w:val="yellow"/>
        </w:rPr>
        <w:t>requires voters to produce government</w:t>
      </w:r>
      <w:r>
        <w:rPr>
          <w:rStyle w:val="StyleUnderline"/>
          <w:highlight w:val="yellow"/>
        </w:rPr>
        <w:t xml:space="preserve"> </w:t>
      </w:r>
      <w:r w:rsidRPr="000975A6">
        <w:rPr>
          <w:rStyle w:val="StyleUnderline"/>
          <w:highlight w:val="yellow"/>
        </w:rPr>
        <w:t>issued photo IDs</w:t>
      </w:r>
      <w:r w:rsidRPr="0062689B">
        <w:rPr>
          <w:sz w:val="16"/>
        </w:rPr>
        <w:t xml:space="preserve"> at the polls. As the Times reported, the questioning of a majority of the Justices (the conservative majority) suggested that they </w:t>
      </w:r>
      <w:r w:rsidRPr="0094038E">
        <w:rPr>
          <w:rStyle w:val="StyleUnderline"/>
        </w:rPr>
        <w:t>did not accept</w:t>
      </w:r>
      <w:r w:rsidRPr="0062689B">
        <w:rPr>
          <w:sz w:val="16"/>
        </w:rPr>
        <w:t xml:space="preserve"> the Indiana Democratic Party’s </w:t>
      </w:r>
      <w:r w:rsidRPr="0094038E">
        <w:rPr>
          <w:rStyle w:val="StyleUnderline"/>
        </w:rPr>
        <w:t>challenge to the law as ‘‘an unconstitutional burden on the right to vote</w:t>
      </w:r>
      <w:r w:rsidRPr="0062689B">
        <w:rPr>
          <w:sz w:val="16"/>
        </w:rPr>
        <w:t xml:space="preserve">.’’9 In fact, the tenor of debate at the High Court hearing indicated that the </w:t>
      </w:r>
      <w:r w:rsidRPr="0094038E">
        <w:rPr>
          <w:rStyle w:val="StyleUnderline"/>
        </w:rPr>
        <w:t>Justices may go even further than deciding the case in favor of the state and rule that the challenge itself ‘‘was improperly brought in the first place</w:t>
      </w:r>
      <w:r w:rsidRPr="0062689B">
        <w:rPr>
          <w:sz w:val="16"/>
        </w:rPr>
        <w:t xml:space="preserve">.’’10 This decision would make it ‘‘much more difficult to challenge any new state election regulations before they go into effect,’’11 </w:t>
      </w:r>
      <w:r w:rsidRPr="0094038E">
        <w:rPr>
          <w:rStyle w:val="StyleUnderline"/>
        </w:rPr>
        <w:t>providing an opportunity for states to pursue stricter voter ID requirements</w:t>
      </w:r>
      <w:r w:rsidRPr="0062689B">
        <w:rPr>
          <w:sz w:val="16"/>
        </w:rPr>
        <w:t xml:space="preserve"> across the country before November 2008. Regardless of what the Supreme Court ultimately decides in this particular case, in the face of more intensified identification systems at every turn, </w:t>
      </w:r>
      <w:r w:rsidRPr="0094038E">
        <w:rPr>
          <w:rStyle w:val="StyleUnderline"/>
        </w:rPr>
        <w:t>it is becoming increasingly difficult to make an effective case against stronger voter identification requirements</w:t>
      </w:r>
      <w:r w:rsidRPr="0062689B">
        <w:rPr>
          <w:sz w:val="16"/>
        </w:rPr>
        <w:t xml:space="preserve">. Why should it matter if voters have to show a government-issued photo ID in order to vote? As the Indiana Democratic Party and the ACLU argued before the Supreme Court, there is no evidence to suggest that voter-impersonation fraud occurs on any significant scale in Indiana or any other state. Like welfare fraud, </w:t>
      </w:r>
      <w:r w:rsidRPr="000975A6">
        <w:rPr>
          <w:rStyle w:val="StyleUnderline"/>
          <w:highlight w:val="yellow"/>
        </w:rPr>
        <w:t>voter</w:t>
      </w:r>
      <w:r w:rsidRPr="0094038E">
        <w:rPr>
          <w:rStyle w:val="StyleUnderline"/>
        </w:rPr>
        <w:t xml:space="preserve"> </w:t>
      </w:r>
      <w:r w:rsidRPr="000975A6">
        <w:rPr>
          <w:rStyle w:val="StyleUnderline"/>
          <w:highlight w:val="yellow"/>
        </w:rPr>
        <w:t>impersonation</w:t>
      </w:r>
      <w:r w:rsidRPr="0094038E">
        <w:rPr>
          <w:rStyle w:val="StyleUnderline"/>
        </w:rPr>
        <w:t xml:space="preserve"> fraud is a problem of questionable magnitude,</w:t>
      </w:r>
      <w:r w:rsidRPr="0062689B">
        <w:rPr>
          <w:sz w:val="16"/>
        </w:rPr>
        <w:t xml:space="preserve"> </w:t>
      </w:r>
      <w:r w:rsidRPr="0094038E">
        <w:rPr>
          <w:rStyle w:val="Emphasis"/>
        </w:rPr>
        <w:t xml:space="preserve">conveniently </w:t>
      </w:r>
      <w:r w:rsidRPr="000975A6">
        <w:rPr>
          <w:rStyle w:val="Emphasis"/>
          <w:highlight w:val="yellow"/>
        </w:rPr>
        <w:t>used as an alibi</w:t>
      </w:r>
      <w:r w:rsidRPr="0094038E">
        <w:rPr>
          <w:rStyle w:val="Emphasis"/>
        </w:rPr>
        <w:t xml:space="preserve"> </w:t>
      </w:r>
      <w:r w:rsidRPr="000975A6">
        <w:rPr>
          <w:rStyle w:val="Emphasis"/>
          <w:highlight w:val="yellow"/>
        </w:rPr>
        <w:t>for efforts</w:t>
      </w:r>
      <w:r w:rsidRPr="0094038E">
        <w:rPr>
          <w:rStyle w:val="Emphasis"/>
        </w:rPr>
        <w:t xml:space="preserve"> </w:t>
      </w:r>
      <w:r w:rsidRPr="000975A6">
        <w:rPr>
          <w:rStyle w:val="Emphasis"/>
          <w:highlight w:val="yellow"/>
        </w:rPr>
        <w:t>to exploit white resentment for political advantage</w:t>
      </w:r>
      <w:r w:rsidRPr="0094038E">
        <w:rPr>
          <w:rStyle w:val="Emphasis"/>
        </w:rPr>
        <w:t xml:space="preserve">. </w:t>
      </w:r>
      <w:r w:rsidRPr="0062689B">
        <w:rPr>
          <w:sz w:val="16"/>
        </w:rPr>
        <w:t xml:space="preserve">It is not that these types of fraud never occur, but they do not occur at the rate advocates of more government ID regulation claim. In fact, the types of voter fraud that more likely have an impact on elections*like absentee-ballot fraud and people voting in multiple states in which they have residences*will not be prevented by new photo ID requirements.12 The fact that conservatives are pushing for new government regulations in the absence of substantive evidence of a problem is in itself suspicious. As opponents of stricter voter ID laws also maintain, photo ID requirements create a disproportionate burden for poor people and members of minority groups who are less likely to have government-issued IDs, and more likely to vote Democrat. But what should also concern us about Indiana’s voter ID law, and the receptive hearing it received from the majority of the Justices, is </w:t>
      </w:r>
      <w:r w:rsidRPr="0094038E">
        <w:rPr>
          <w:rStyle w:val="StyleUnderline"/>
        </w:rPr>
        <w:t xml:space="preserve">the </w:t>
      </w:r>
      <w:r w:rsidRPr="000975A6">
        <w:rPr>
          <w:rStyle w:val="StyleUnderline"/>
          <w:highlight w:val="yellow"/>
        </w:rPr>
        <w:t>inevitable shortcomings</w:t>
      </w:r>
      <w:r w:rsidRPr="0094038E">
        <w:rPr>
          <w:rStyle w:val="StyleUnderline"/>
        </w:rPr>
        <w:t xml:space="preserve"> of photo IDs</w:t>
      </w:r>
      <w:r w:rsidRPr="0062689B">
        <w:rPr>
          <w:sz w:val="16"/>
        </w:rPr>
        <w:t xml:space="preserve"> as technologies of identity verification. There is nothing foolproof about the fraud-preventing potential of government-issued photo IDs, which </w:t>
      </w:r>
      <w:r w:rsidRPr="000975A6">
        <w:rPr>
          <w:rStyle w:val="StyleUnderline"/>
          <w:highlight w:val="yellow"/>
        </w:rPr>
        <w:t xml:space="preserve">means </w:t>
      </w:r>
      <w:r w:rsidRPr="000975A6">
        <w:rPr>
          <w:rStyle w:val="StyleUnderline"/>
        </w:rPr>
        <w:t>that</w:t>
      </w:r>
      <w:r w:rsidRPr="0094038E">
        <w:rPr>
          <w:rStyle w:val="StyleUnderline"/>
        </w:rPr>
        <w:t xml:space="preserve"> </w:t>
      </w:r>
      <w:r w:rsidRPr="000975A6">
        <w:rPr>
          <w:rStyle w:val="StyleUnderline"/>
          <w:highlight w:val="yellow"/>
        </w:rPr>
        <w:t>further measures</w:t>
      </w:r>
      <w:r w:rsidRPr="0094038E">
        <w:rPr>
          <w:rStyle w:val="StyleUnderline"/>
        </w:rPr>
        <w:t xml:space="preserve"> </w:t>
      </w:r>
      <w:r w:rsidRPr="000975A6">
        <w:rPr>
          <w:rStyle w:val="StyleUnderline"/>
          <w:highlight w:val="yellow"/>
        </w:rPr>
        <w:t>will likely be pursued</w:t>
      </w:r>
      <w:r w:rsidRPr="0094038E">
        <w:rPr>
          <w:rStyle w:val="StyleUnderline"/>
        </w:rPr>
        <w:t xml:space="preserve"> later on in an effort to create more reliable forms of voter identity verification, </w:t>
      </w:r>
      <w:r w:rsidRPr="000975A6">
        <w:rPr>
          <w:rStyle w:val="Emphasis"/>
          <w:highlight w:val="yellow"/>
        </w:rPr>
        <w:t>including</w:t>
      </w:r>
      <w:r w:rsidRPr="0094038E">
        <w:rPr>
          <w:rStyle w:val="Emphasis"/>
        </w:rPr>
        <w:t xml:space="preserve"> the use of </w:t>
      </w:r>
      <w:r w:rsidRPr="000975A6">
        <w:rPr>
          <w:rStyle w:val="Emphasis"/>
          <w:highlight w:val="yellow"/>
        </w:rPr>
        <w:t>biometrics</w:t>
      </w:r>
      <w:r w:rsidRPr="0094038E">
        <w:rPr>
          <w:rStyle w:val="StyleUnderline"/>
        </w:rPr>
        <w:t>,</w:t>
      </w:r>
      <w:r w:rsidRPr="0062689B">
        <w:rPr>
          <w:sz w:val="16"/>
        </w:rPr>
        <w:t xml:space="preserve"> which in fact are already being integrated into government-issued IDs. There is </w:t>
      </w:r>
      <w:r w:rsidRPr="0094038E">
        <w:rPr>
          <w:rStyle w:val="StyleUnderline"/>
        </w:rPr>
        <w:t>nothing inevitable</w:t>
      </w:r>
      <w:r w:rsidRPr="0062689B">
        <w:rPr>
          <w:sz w:val="16"/>
        </w:rPr>
        <w:t xml:space="preserve"> </w:t>
      </w:r>
      <w:r w:rsidRPr="0094038E">
        <w:rPr>
          <w:rStyle w:val="StyleUnderline"/>
        </w:rPr>
        <w:t>about the institutionalization of biometric</w:t>
      </w:r>
      <w:r w:rsidRPr="0062689B">
        <w:rPr>
          <w:sz w:val="16"/>
        </w:rPr>
        <w:t xml:space="preserve"> voter </w:t>
      </w:r>
      <w:r w:rsidRPr="0094038E">
        <w:rPr>
          <w:rStyle w:val="StyleUnderline"/>
        </w:rPr>
        <w:t>identification</w:t>
      </w:r>
      <w:r w:rsidRPr="0062689B">
        <w:rPr>
          <w:sz w:val="16"/>
        </w:rPr>
        <w:t xml:space="preserve">, </w:t>
      </w:r>
      <w:r w:rsidRPr="0094038E">
        <w:rPr>
          <w:rStyle w:val="Emphasis"/>
        </w:rPr>
        <w:t xml:space="preserve">but the </w:t>
      </w:r>
      <w:r w:rsidRPr="000975A6">
        <w:rPr>
          <w:rStyle w:val="Emphasis"/>
          <w:highlight w:val="yellow"/>
        </w:rPr>
        <w:t xml:space="preserve">logic defining it as </w:t>
      </w:r>
      <w:r w:rsidRPr="000975A6">
        <w:rPr>
          <w:rStyle w:val="Emphasis"/>
        </w:rPr>
        <w:t xml:space="preserve">a </w:t>
      </w:r>
      <w:r w:rsidRPr="000975A6">
        <w:rPr>
          <w:rStyle w:val="Emphasis"/>
          <w:highlight w:val="yellow"/>
        </w:rPr>
        <w:t>necessary</w:t>
      </w:r>
      <w:r w:rsidRPr="0094038E">
        <w:rPr>
          <w:rStyle w:val="Emphasis"/>
        </w:rPr>
        <w:t xml:space="preserve"> measure</w:t>
      </w:r>
      <w:r w:rsidRPr="0062689B">
        <w:rPr>
          <w:sz w:val="16"/>
        </w:rPr>
        <w:t xml:space="preserve"> for fraud prevention </w:t>
      </w:r>
      <w:r w:rsidRPr="000975A6">
        <w:rPr>
          <w:rStyle w:val="Emphasis"/>
          <w:highlight w:val="yellow"/>
        </w:rPr>
        <w:t>has already been articulated</w:t>
      </w:r>
      <w:r w:rsidRPr="0062689B">
        <w:rPr>
          <w:sz w:val="16"/>
        </w:rPr>
        <w:t xml:space="preserve">. </w:t>
      </w:r>
      <w:r w:rsidRPr="0094038E">
        <w:rPr>
          <w:rStyle w:val="StyleUnderline"/>
        </w:rPr>
        <w:t>Biometric technologies are at the heart of the problem that Agamben has identified</w:t>
      </w:r>
      <w:r w:rsidRPr="0062689B">
        <w:rPr>
          <w:sz w:val="16"/>
        </w:rPr>
        <w:t xml:space="preserve"> with new US visitor ID requirements. As he argues, </w:t>
      </w:r>
      <w:r w:rsidRPr="000975A6">
        <w:rPr>
          <w:rStyle w:val="Emphasis"/>
          <w:highlight w:val="yellow"/>
        </w:rPr>
        <w:t>these technologies</w:t>
      </w:r>
      <w:r w:rsidRPr="0094038E">
        <w:rPr>
          <w:rStyle w:val="Emphasis"/>
        </w:rPr>
        <w:t xml:space="preserve"> </w:t>
      </w:r>
      <w:r w:rsidRPr="000975A6">
        <w:rPr>
          <w:rStyle w:val="Emphasis"/>
          <w:highlight w:val="yellow"/>
        </w:rPr>
        <w:t>serve to define</w:t>
      </w:r>
      <w:r w:rsidRPr="0094038E">
        <w:rPr>
          <w:rStyle w:val="Emphasis"/>
        </w:rPr>
        <w:t xml:space="preserve"> </w:t>
      </w:r>
      <w:r w:rsidRPr="000975A6">
        <w:rPr>
          <w:rStyle w:val="Emphasis"/>
          <w:highlight w:val="yellow"/>
        </w:rPr>
        <w:t>the threshold</w:t>
      </w:r>
      <w:r w:rsidRPr="0094038E">
        <w:rPr>
          <w:rStyle w:val="Emphasis"/>
        </w:rPr>
        <w:t xml:space="preserve"> beyond </w:t>
      </w:r>
      <w:r w:rsidRPr="000975A6">
        <w:rPr>
          <w:rStyle w:val="Emphasis"/>
          <w:highlight w:val="yellow"/>
        </w:rPr>
        <w:t>which is emerging a ‘‘new</w:t>
      </w:r>
      <w:r w:rsidRPr="0094038E">
        <w:rPr>
          <w:rStyle w:val="Emphasis"/>
        </w:rPr>
        <w:t xml:space="preserve"> </w:t>
      </w:r>
      <w:r w:rsidRPr="000975A6">
        <w:rPr>
          <w:rStyle w:val="Emphasis"/>
          <w:highlight w:val="yellow"/>
        </w:rPr>
        <w:t>biopolitical era’’</w:t>
      </w:r>
      <w:r w:rsidRPr="0062689B">
        <w:rPr>
          <w:sz w:val="16"/>
        </w:rPr>
        <w:t xml:space="preserve"> characterized by a </w:t>
      </w:r>
      <w:r w:rsidRPr="000975A6">
        <w:rPr>
          <w:rStyle w:val="Emphasis"/>
          <w:highlight w:val="yellow"/>
        </w:rPr>
        <w:t>shift away from ‘‘active participation</w:t>
      </w:r>
      <w:r w:rsidRPr="0094038E">
        <w:rPr>
          <w:rStyle w:val="Emphasis"/>
        </w:rPr>
        <w:t xml:space="preserve"> in the public sphere’’</w:t>
      </w:r>
      <w:r w:rsidRPr="0062689B">
        <w:rPr>
          <w:sz w:val="16"/>
        </w:rPr>
        <w:t xml:space="preserve"> and </w:t>
      </w:r>
      <w:r w:rsidRPr="000975A6">
        <w:rPr>
          <w:rStyle w:val="Emphasis"/>
          <w:highlight w:val="yellow"/>
        </w:rPr>
        <w:t>toward</w:t>
      </w:r>
      <w:r w:rsidRPr="0094038E">
        <w:rPr>
          <w:rStyle w:val="Emphasis"/>
        </w:rPr>
        <w:t xml:space="preserve"> ‘‘the </w:t>
      </w:r>
      <w:r w:rsidRPr="000975A6">
        <w:rPr>
          <w:rStyle w:val="Emphasis"/>
          <w:highlight w:val="yellow"/>
        </w:rPr>
        <w:t>routine inscription and registration</w:t>
      </w:r>
      <w:r w:rsidRPr="0062689B">
        <w:rPr>
          <w:sz w:val="16"/>
        </w:rPr>
        <w:t xml:space="preserve"> of the most private and most incommunicable element </w:t>
      </w:r>
      <w:r w:rsidRPr="000975A6">
        <w:rPr>
          <w:rStyle w:val="Emphasis"/>
          <w:highlight w:val="yellow"/>
        </w:rPr>
        <w:t>of subjectivity</w:t>
      </w:r>
      <w:r w:rsidRPr="0062689B">
        <w:rPr>
          <w:sz w:val="16"/>
        </w:rPr>
        <w:t xml:space="preserve">.’’ </w:t>
      </w:r>
      <w:r w:rsidRPr="0094038E">
        <w:rPr>
          <w:rStyle w:val="StyleUnderline"/>
        </w:rPr>
        <w:t xml:space="preserve">Biometric registration is </w:t>
      </w:r>
      <w:r w:rsidRPr="000975A6">
        <w:rPr>
          <w:rStyle w:val="StyleUnderline"/>
          <w:highlight w:val="yellow"/>
        </w:rPr>
        <w:t>concerned not with</w:t>
      </w:r>
      <w:r w:rsidRPr="0094038E">
        <w:rPr>
          <w:rStyle w:val="StyleUnderline"/>
        </w:rPr>
        <w:t xml:space="preserve"> the </w:t>
      </w:r>
      <w:r w:rsidRPr="000975A6">
        <w:rPr>
          <w:rStyle w:val="StyleUnderline"/>
          <w:highlight w:val="yellow"/>
        </w:rPr>
        <w:t>political life</w:t>
      </w:r>
      <w:r w:rsidRPr="0094038E">
        <w:rPr>
          <w:rStyle w:val="StyleUnderline"/>
        </w:rPr>
        <w:t xml:space="preserve"> of the citizen but with</w:t>
      </w:r>
      <w:r w:rsidRPr="0062689B">
        <w:rPr>
          <w:sz w:val="16"/>
        </w:rPr>
        <w:t xml:space="preserve"> ‘‘</w:t>
      </w:r>
      <w:r w:rsidRPr="0062689B">
        <w:rPr>
          <w:rStyle w:val="Emphasis"/>
        </w:rPr>
        <w:t>the biopolitical life of the body</w:t>
      </w:r>
      <w:r w:rsidRPr="0062689B">
        <w:rPr>
          <w:sz w:val="16"/>
        </w:rPr>
        <w:t xml:space="preserve">.’’ As Agamben’s objections suggest, </w:t>
      </w:r>
      <w:r w:rsidRPr="0062689B">
        <w:rPr>
          <w:rStyle w:val="Emphasis"/>
        </w:rPr>
        <w:t xml:space="preserve">there is something that seems </w:t>
      </w:r>
      <w:r w:rsidRPr="000975A6">
        <w:rPr>
          <w:rStyle w:val="Emphasis"/>
          <w:highlight w:val="yellow"/>
        </w:rPr>
        <w:t>inherently authoritarian</w:t>
      </w:r>
      <w:r w:rsidRPr="0062689B">
        <w:rPr>
          <w:rStyle w:val="Emphasis"/>
        </w:rPr>
        <w:t xml:space="preserve"> about the state’s effort </w:t>
      </w:r>
      <w:r w:rsidRPr="000975A6">
        <w:rPr>
          <w:rStyle w:val="Emphasis"/>
          <w:highlight w:val="yellow"/>
        </w:rPr>
        <w:t>to make bodies machine-readable</w:t>
      </w:r>
      <w:r w:rsidRPr="0062689B">
        <w:rPr>
          <w:sz w:val="16"/>
        </w:rPr>
        <w:t xml:space="preserve">, </w:t>
      </w:r>
      <w:r w:rsidRPr="0062689B">
        <w:rPr>
          <w:rStyle w:val="StyleUnderline"/>
        </w:rPr>
        <w:t>capturing them with scanning devices and storing their digital representations in a database</w:t>
      </w:r>
      <w:r w:rsidRPr="0062689B">
        <w:rPr>
          <w:sz w:val="16"/>
        </w:rPr>
        <w:t xml:space="preserve">. The </w:t>
      </w:r>
      <w:r w:rsidRPr="000975A6">
        <w:rPr>
          <w:rStyle w:val="Emphasis"/>
          <w:highlight w:val="yellow"/>
        </w:rPr>
        <w:t>process seems</w:t>
      </w:r>
      <w:r w:rsidRPr="0062689B">
        <w:rPr>
          <w:rStyle w:val="Emphasis"/>
        </w:rPr>
        <w:t xml:space="preserve"> far </w:t>
      </w:r>
      <w:r w:rsidRPr="000975A6">
        <w:rPr>
          <w:rStyle w:val="Emphasis"/>
          <w:highlight w:val="yellow"/>
        </w:rPr>
        <w:t>too economical and efficient, cold</w:t>
      </w:r>
      <w:r w:rsidRPr="0062689B">
        <w:rPr>
          <w:rStyle w:val="Emphasis"/>
        </w:rPr>
        <w:t xml:space="preserve"> </w:t>
      </w:r>
      <w:r w:rsidRPr="000975A6">
        <w:rPr>
          <w:rStyle w:val="Emphasis"/>
          <w:highlight w:val="yellow"/>
        </w:rPr>
        <w:t>and calculating, institutional and automatic</w:t>
      </w:r>
      <w:r w:rsidRPr="0062689B">
        <w:rPr>
          <w:sz w:val="16"/>
        </w:rPr>
        <w:t xml:space="preserve">. It </w:t>
      </w:r>
      <w:r w:rsidRPr="000975A6">
        <w:rPr>
          <w:rStyle w:val="StyleUnderline"/>
          <w:highlight w:val="yellow"/>
        </w:rPr>
        <w:t>threatens</w:t>
      </w:r>
      <w:r w:rsidRPr="0062689B">
        <w:rPr>
          <w:rStyle w:val="StyleUnderline"/>
        </w:rPr>
        <w:t xml:space="preserve"> to close a space of </w:t>
      </w:r>
      <w:r w:rsidRPr="000975A6">
        <w:rPr>
          <w:rStyle w:val="StyleUnderline"/>
          <w:highlight w:val="yellow"/>
        </w:rPr>
        <w:t>freedom</w:t>
      </w:r>
      <w:r w:rsidRPr="0062689B">
        <w:rPr>
          <w:rStyle w:val="StyleUnderline"/>
        </w:rPr>
        <w:t>,</w:t>
      </w:r>
      <w:r w:rsidRPr="0062689B">
        <w:rPr>
          <w:sz w:val="16"/>
        </w:rPr>
        <w:t xml:space="preserve"> which perhaps never existed, </w:t>
      </w:r>
      <w:r w:rsidRPr="0062689B">
        <w:rPr>
          <w:rStyle w:val="StyleUnderline"/>
        </w:rPr>
        <w:t>between our bodies and our documents, our official identities and our own capacity for self-definition</w:t>
      </w:r>
      <w:r w:rsidRPr="0062689B">
        <w:rPr>
          <w:sz w:val="16"/>
        </w:rPr>
        <w:t xml:space="preserve">. Whether we like it or not, </w:t>
      </w:r>
      <w:r w:rsidRPr="0062689B">
        <w:rPr>
          <w:rStyle w:val="Emphasis"/>
        </w:rPr>
        <w:t xml:space="preserve">in the </w:t>
      </w:r>
      <w:r w:rsidRPr="000975A6">
        <w:rPr>
          <w:rStyle w:val="Emphasis"/>
        </w:rPr>
        <w:t xml:space="preserve">context of </w:t>
      </w:r>
      <w:r w:rsidRPr="000975A6">
        <w:rPr>
          <w:rStyle w:val="Emphasis"/>
          <w:highlight w:val="yellow"/>
        </w:rPr>
        <w:t>an indefinite ‘‘state of exception</w:t>
      </w:r>
      <w:r w:rsidRPr="0062689B">
        <w:rPr>
          <w:rStyle w:val="Emphasis"/>
        </w:rPr>
        <w:t xml:space="preserve">,’’ biometric </w:t>
      </w:r>
      <w:r w:rsidRPr="000975A6">
        <w:rPr>
          <w:rStyle w:val="Emphasis"/>
          <w:highlight w:val="yellow"/>
        </w:rPr>
        <w:t>registration haunts</w:t>
      </w:r>
      <w:r w:rsidRPr="0062689B">
        <w:rPr>
          <w:sz w:val="16"/>
        </w:rPr>
        <w:t xml:space="preserve"> each of </w:t>
      </w:r>
      <w:r w:rsidRPr="000975A6">
        <w:rPr>
          <w:rStyle w:val="StyleUnderline"/>
          <w:highlight w:val="yellow"/>
        </w:rPr>
        <w:t>us with the prospect of becomin</w:t>
      </w:r>
      <w:r w:rsidRPr="000975A6">
        <w:rPr>
          <w:sz w:val="16"/>
          <w:highlight w:val="yellow"/>
        </w:rPr>
        <w:t>g</w:t>
      </w:r>
      <w:r w:rsidRPr="0062689B">
        <w:rPr>
          <w:sz w:val="16"/>
        </w:rPr>
        <w:t xml:space="preserve"> what Agamben calls ‘‘</w:t>
      </w:r>
      <w:r w:rsidRPr="000975A6">
        <w:rPr>
          <w:rStyle w:val="Emphasis"/>
          <w:highlight w:val="yellow"/>
        </w:rPr>
        <w:t>homo sacer</w:t>
      </w:r>
      <w:r w:rsidRPr="0062689B">
        <w:rPr>
          <w:rStyle w:val="Emphasis"/>
        </w:rPr>
        <w:t xml:space="preserve">,’’ </w:t>
      </w:r>
      <w:r w:rsidRPr="000975A6">
        <w:rPr>
          <w:rStyle w:val="Emphasis"/>
          <w:highlight w:val="yellow"/>
        </w:rPr>
        <w:t xml:space="preserve">creatures ‘‘legally dead </w:t>
      </w:r>
      <w:r w:rsidRPr="000975A6">
        <w:rPr>
          <w:rStyle w:val="Emphasis"/>
        </w:rPr>
        <w:t>while biologically still alive</w:t>
      </w:r>
      <w:r w:rsidRPr="000975A6">
        <w:rPr>
          <w:sz w:val="16"/>
        </w:rPr>
        <w:t>,’’13 non-</w:t>
      </w:r>
      <w:r w:rsidRPr="000975A6">
        <w:rPr>
          <w:rStyle w:val="StyleUnderline"/>
        </w:rPr>
        <w:t>persons stripped of our rights and open to indefinite internment.</w:t>
      </w:r>
      <w:r w:rsidRPr="000975A6">
        <w:rPr>
          <w:sz w:val="16"/>
        </w:rPr>
        <w:t xml:space="preserve"> In</w:t>
      </w:r>
      <w:r w:rsidRPr="0062689B">
        <w:rPr>
          <w:sz w:val="16"/>
        </w:rPr>
        <w:t xml:space="preserve"> the face of these grave threats to democracy and global human rights, we should ask ourselves precisely what functions are served by the state’s meticulous attention to instituting new registration and identification requirements.</w:t>
      </w:r>
    </w:p>
    <w:p w14:paraId="54DF4697" w14:textId="77777777" w:rsidR="009D4E9F" w:rsidRPr="0062689B" w:rsidRDefault="009D4E9F" w:rsidP="009D4E9F"/>
    <w:p w14:paraId="1181BEEC" w14:textId="77777777" w:rsidR="00DC41DD" w:rsidRDefault="00DC41DD" w:rsidP="00DC41DD">
      <w:pPr>
        <w:pStyle w:val="Heading3"/>
      </w:pPr>
      <w:r>
        <w:t>Media</w:t>
      </w:r>
    </w:p>
    <w:p w14:paraId="39862C1E" w14:textId="77777777" w:rsidR="00DC41DD" w:rsidRDefault="00DC41DD" w:rsidP="00DC41DD">
      <w:pPr>
        <w:pStyle w:val="Heading4"/>
      </w:pPr>
      <w:r>
        <w:t>Media perpetuates a politics of fear that creates relational modes of exclusion premised off national security</w:t>
      </w:r>
    </w:p>
    <w:p w14:paraId="6B574034" w14:textId="77777777" w:rsidR="00DC41DD" w:rsidRPr="0090007D" w:rsidRDefault="00DC41DD" w:rsidP="00DC41DD">
      <w:r w:rsidRPr="0090007D">
        <w:rPr>
          <w:rStyle w:val="Style13ptBold"/>
        </w:rPr>
        <w:t>Zembylas 10</w:t>
      </w:r>
      <w:r>
        <w:t xml:space="preserve"> (Michalinos, Assistant Professor of Education at the Open University of Cyprus, “Agamben's Theory of Biopower and Immigrants/Refugees/Asylum Seekers: Discourses of Citizenship and the Implications for Curriculum Theorizing”, Journal of Curriculum Theorizing Vol 26, No 2 (2010), Online: http://journal.jctonline.org/index.php/jct/article/view/195, 7/2, DTS)</w:t>
      </w:r>
    </w:p>
    <w:p w14:paraId="0D470BC5" w14:textId="77777777" w:rsidR="00DC41DD" w:rsidRPr="0035391A" w:rsidRDefault="00DC41DD" w:rsidP="00DC41DD">
      <w:pPr>
        <w:rPr>
          <w:sz w:val="16"/>
        </w:rPr>
      </w:pPr>
      <w:r w:rsidRPr="0035391A">
        <w:rPr>
          <w:sz w:val="16"/>
        </w:rPr>
        <w:t>All over the western world, there is an increasing armory of technologies of control and exclusion that are mobilized against immigrants, refugees and asylum seekers such as detention facilities and prevention of access to work, education, health care and housing. A new kind of global imaginary is being shaped by the fear of the Other or what Fisher (2006) has termed fearism, that is, “</w:t>
      </w:r>
      <w:r w:rsidRPr="0090007D">
        <w:rPr>
          <w:rStyle w:val="StyleUnderline"/>
        </w:rPr>
        <w:t xml:space="preserve">a process and </w:t>
      </w:r>
      <w:r w:rsidRPr="004B58A7">
        <w:rPr>
          <w:rStyle w:val="StyleUnderline"/>
          <w:highlight w:val="cyan"/>
        </w:rPr>
        <w:t>discourse hegemony</w:t>
      </w:r>
      <w:r w:rsidRPr="0090007D">
        <w:rPr>
          <w:rStyle w:val="StyleUnderline"/>
        </w:rPr>
        <w:t xml:space="preserve"> [which] </w:t>
      </w:r>
      <w:r w:rsidRPr="004B58A7">
        <w:rPr>
          <w:rStyle w:val="StyleUnderline"/>
          <w:highlight w:val="cyan"/>
        </w:rPr>
        <w:t>create</w:t>
      </w:r>
      <w:r w:rsidRPr="0090007D">
        <w:rPr>
          <w:rStyle w:val="StyleUnderline"/>
        </w:rPr>
        <w:t>s an</w:t>
      </w:r>
      <w:r>
        <w:rPr>
          <w:rStyle w:val="StyleUnderline"/>
        </w:rPr>
        <w:t xml:space="preserve"> </w:t>
      </w:r>
      <w:r w:rsidRPr="0090007D">
        <w:rPr>
          <w:rStyle w:val="StyleUnderline"/>
        </w:rPr>
        <w:t xml:space="preserve">experience of fear that is normalized…keeping </w:t>
      </w:r>
      <w:r w:rsidRPr="004B58A7">
        <w:rPr>
          <w:rStyle w:val="StyleUnderline"/>
          <w:highlight w:val="cyan"/>
        </w:rPr>
        <w:t>the cultural matrix of ‘fear’ operative and</w:t>
      </w:r>
      <w:r w:rsidRPr="0090007D">
        <w:rPr>
          <w:rStyle w:val="StyleUnderline"/>
        </w:rPr>
        <w:t xml:space="preserve"> relatively</w:t>
      </w:r>
      <w:r>
        <w:rPr>
          <w:rStyle w:val="StyleUnderline"/>
        </w:rPr>
        <w:t xml:space="preserve"> </w:t>
      </w:r>
      <w:r w:rsidRPr="004B58A7">
        <w:rPr>
          <w:rStyle w:val="StyleUnderline"/>
          <w:highlight w:val="cyan"/>
        </w:rPr>
        <w:t>invisible</w:t>
      </w:r>
      <w:r w:rsidRPr="0090007D">
        <w:rPr>
          <w:rStyle w:val="StyleUnderline"/>
        </w:rPr>
        <w:t xml:space="preserve">”. The concept of </w:t>
      </w:r>
      <w:r w:rsidRPr="004B58A7">
        <w:rPr>
          <w:rStyle w:val="StyleUnderline"/>
          <w:highlight w:val="cyan"/>
        </w:rPr>
        <w:t>fearism shows how</w:t>
      </w:r>
      <w:r w:rsidRPr="0090007D">
        <w:rPr>
          <w:rStyle w:val="StyleUnderline"/>
        </w:rPr>
        <w:t xml:space="preserve"> popular culture and the </w:t>
      </w:r>
      <w:r w:rsidRPr="004B58A7">
        <w:rPr>
          <w:rStyle w:val="StyleUnderline"/>
          <w:highlight w:val="cyan"/>
        </w:rPr>
        <w:t>media have</w:t>
      </w:r>
      <w:r w:rsidRPr="0090007D">
        <w:rPr>
          <w:rStyle w:val="StyleUnderline"/>
        </w:rPr>
        <w:t xml:space="preserve"> been the </w:t>
      </w:r>
      <w:r w:rsidRPr="004B58A7">
        <w:rPr>
          <w:rStyle w:val="StyleUnderline"/>
          <w:highlight w:val="cyan"/>
        </w:rPr>
        <w:t>key</w:t>
      </w:r>
      <w:r w:rsidRPr="0090007D">
        <w:rPr>
          <w:rStyle w:val="StyleUnderline"/>
        </w:rPr>
        <w:t xml:space="preserve"> elements </w:t>
      </w:r>
      <w:r w:rsidRPr="004B58A7">
        <w:rPr>
          <w:rStyle w:val="StyleUnderline"/>
          <w:highlight w:val="cyan"/>
        </w:rPr>
        <w:t xml:space="preserve">in </w:t>
      </w:r>
      <w:r w:rsidRPr="004B58A7">
        <w:rPr>
          <w:rStyle w:val="StyleUnderline"/>
        </w:rPr>
        <w:t>promoting</w:t>
      </w:r>
      <w:r w:rsidRPr="0090007D">
        <w:rPr>
          <w:rStyle w:val="StyleUnderline"/>
        </w:rPr>
        <w:t xml:space="preserve"> the contemporary fear culture</w:t>
      </w:r>
      <w:r>
        <w:rPr>
          <w:rStyle w:val="StyleUnderline"/>
        </w:rPr>
        <w:t xml:space="preserve"> </w:t>
      </w:r>
      <w:r w:rsidRPr="0090007D">
        <w:rPr>
          <w:rStyle w:val="StyleUnderline"/>
        </w:rPr>
        <w:t xml:space="preserve">and </w:t>
      </w:r>
      <w:r w:rsidRPr="004B58A7">
        <w:rPr>
          <w:rStyle w:val="StyleUnderline"/>
          <w:highlight w:val="cyan"/>
        </w:rPr>
        <w:t>popularizing</w:t>
      </w:r>
      <w:r w:rsidRPr="0090007D">
        <w:rPr>
          <w:rStyle w:val="StyleUnderline"/>
        </w:rPr>
        <w:t xml:space="preserve"> the </w:t>
      </w:r>
      <w:r w:rsidRPr="004B58A7">
        <w:rPr>
          <w:rStyle w:val="StyleUnderline"/>
          <w:highlight w:val="cyan"/>
        </w:rPr>
        <w:t>hostile attitudes toward immigrants</w:t>
      </w:r>
      <w:r w:rsidRPr="0090007D">
        <w:rPr>
          <w:rStyle w:val="StyleUnderline"/>
        </w:rPr>
        <w:t>, refugees and asylum seekers.</w:t>
      </w:r>
      <w:r>
        <w:rPr>
          <w:rStyle w:val="StyleUnderline"/>
        </w:rPr>
        <w:t xml:space="preserve"> </w:t>
      </w:r>
      <w:r w:rsidRPr="0090007D">
        <w:rPr>
          <w:rStyle w:val="StyleUnderline"/>
        </w:rPr>
        <w:t xml:space="preserve">The </w:t>
      </w:r>
      <w:r w:rsidRPr="004B58A7">
        <w:rPr>
          <w:rStyle w:val="StyleUnderline"/>
          <w:highlight w:val="cyan"/>
        </w:rPr>
        <w:t>politics of fear acknowledges</w:t>
      </w:r>
      <w:r w:rsidRPr="0090007D">
        <w:rPr>
          <w:rStyle w:val="StyleUnderline"/>
        </w:rPr>
        <w:t xml:space="preserve"> the </w:t>
      </w:r>
      <w:r w:rsidRPr="004B58A7">
        <w:rPr>
          <w:rStyle w:val="StyleUnderline"/>
          <w:highlight w:val="cyan"/>
        </w:rPr>
        <w:t>important role of</w:t>
      </w:r>
      <w:r w:rsidRPr="0090007D">
        <w:rPr>
          <w:rStyle w:val="StyleUnderline"/>
        </w:rPr>
        <w:t xml:space="preserve"> power </w:t>
      </w:r>
      <w:r w:rsidRPr="004B58A7">
        <w:rPr>
          <w:rStyle w:val="StyleUnderline"/>
          <w:highlight w:val="cyan"/>
        </w:rPr>
        <w:t>relations and cultural scripts in</w:t>
      </w:r>
      <w:r w:rsidRPr="0090007D">
        <w:rPr>
          <w:rStyle w:val="StyleUnderline"/>
        </w:rPr>
        <w:t xml:space="preserve"> the process of </w:t>
      </w:r>
      <w:r w:rsidRPr="004B58A7">
        <w:rPr>
          <w:rStyle w:val="StyleUnderline"/>
          <w:highlight w:val="cyan"/>
        </w:rPr>
        <w:t>figuring immigrants</w:t>
      </w:r>
      <w:r w:rsidRPr="0090007D">
        <w:rPr>
          <w:rStyle w:val="StyleUnderline"/>
        </w:rPr>
        <w:t>, refugees and asylum</w:t>
      </w:r>
      <w:r>
        <w:rPr>
          <w:rStyle w:val="StyleUnderline"/>
        </w:rPr>
        <w:t xml:space="preserve"> </w:t>
      </w:r>
      <w:r w:rsidRPr="0090007D">
        <w:rPr>
          <w:rStyle w:val="StyleUnderline"/>
        </w:rPr>
        <w:t xml:space="preserve">seekers as fearsome; these </w:t>
      </w:r>
      <w:r w:rsidRPr="004B58A7">
        <w:rPr>
          <w:rStyle w:val="StyleUnderline"/>
          <w:highlight w:val="cyan"/>
        </w:rPr>
        <w:t>groups are fearsome because they</w:t>
      </w:r>
      <w:r w:rsidRPr="0090007D">
        <w:rPr>
          <w:rStyle w:val="StyleUnderline"/>
        </w:rPr>
        <w:t xml:space="preserve"> </w:t>
      </w:r>
      <w:r w:rsidRPr="004B58A7">
        <w:rPr>
          <w:rStyle w:val="StyleUnderline"/>
          <w:highlight w:val="cyan"/>
        </w:rPr>
        <w:t>are</w:t>
      </w:r>
      <w:r w:rsidRPr="0090007D">
        <w:rPr>
          <w:rStyle w:val="StyleUnderline"/>
        </w:rPr>
        <w:t xml:space="preserve"> constructed as </w:t>
      </w:r>
      <w:r w:rsidRPr="004B58A7">
        <w:rPr>
          <w:rStyle w:val="StyleUnderline"/>
          <w:highlight w:val="cyan"/>
        </w:rPr>
        <w:t>a danger to our</w:t>
      </w:r>
      <w:r>
        <w:rPr>
          <w:rStyle w:val="StyleUnderline"/>
        </w:rPr>
        <w:t xml:space="preserve"> </w:t>
      </w:r>
      <w:r w:rsidRPr="0090007D">
        <w:rPr>
          <w:rStyle w:val="StyleUnderline"/>
        </w:rPr>
        <w:t xml:space="preserve">(e.g., our national group) very </w:t>
      </w:r>
      <w:r w:rsidRPr="004B58A7">
        <w:rPr>
          <w:rStyle w:val="StyleUnderline"/>
          <w:highlight w:val="cyan"/>
        </w:rPr>
        <w:t>existence</w:t>
      </w:r>
      <w:r w:rsidRPr="0090007D">
        <w:rPr>
          <w:rStyle w:val="StyleUnderline"/>
        </w:rPr>
        <w:t>. Fear of the Other is produced, circulated and capitalized</w:t>
      </w:r>
      <w:r>
        <w:rPr>
          <w:rStyle w:val="StyleUnderline"/>
        </w:rPr>
        <w:t xml:space="preserve"> </w:t>
      </w:r>
      <w:r w:rsidRPr="0090007D">
        <w:rPr>
          <w:rStyle w:val="StyleUnderline"/>
        </w:rPr>
        <w:t>on to achieve political and economic purposes.</w:t>
      </w:r>
      <w:r>
        <w:rPr>
          <w:rStyle w:val="StyleUnderline"/>
        </w:rPr>
        <w:t xml:space="preserve"> </w:t>
      </w:r>
      <w:r w:rsidRPr="0035391A">
        <w:rPr>
          <w:sz w:val="16"/>
        </w:rPr>
        <w:t xml:space="preserve">However, in this discourse fear is not reduced to a personal emotion, nor confined to a political sentiment that is manipulated by politicians). Rather, </w:t>
      </w:r>
      <w:r w:rsidRPr="004B58A7">
        <w:rPr>
          <w:rStyle w:val="StyleUnderline"/>
          <w:highlight w:val="cyan"/>
        </w:rPr>
        <w:t>fear</w:t>
      </w:r>
      <w:r w:rsidRPr="0090007D">
        <w:rPr>
          <w:rStyle w:val="StyleUnderline"/>
        </w:rPr>
        <w:t xml:space="preserve"> comes</w:t>
      </w:r>
      <w:r>
        <w:rPr>
          <w:rStyle w:val="StyleUnderline"/>
        </w:rPr>
        <w:t xml:space="preserve"> </w:t>
      </w:r>
      <w:r w:rsidRPr="0090007D">
        <w:rPr>
          <w:rStyle w:val="StyleUnderline"/>
        </w:rPr>
        <w:t xml:space="preserve">from individuals and is then directed </w:t>
      </w:r>
      <w:r w:rsidRPr="004B58A7">
        <w:rPr>
          <w:rStyle w:val="StyleUnderline"/>
          <w:highlight w:val="cyan"/>
        </w:rPr>
        <w:t>toward others</w:t>
      </w:r>
      <w:r w:rsidRPr="0090007D">
        <w:rPr>
          <w:rStyle w:val="StyleUnderline"/>
        </w:rPr>
        <w:t xml:space="preserve"> and thus fear </w:t>
      </w:r>
      <w:r w:rsidRPr="004B58A7">
        <w:rPr>
          <w:rStyle w:val="StyleUnderline"/>
          <w:highlight w:val="cyan"/>
        </w:rPr>
        <w:t>becomes a dominant relational mode that aligns bodies to a</w:t>
      </w:r>
      <w:r w:rsidRPr="0090007D">
        <w:rPr>
          <w:rStyle w:val="StyleUnderline"/>
        </w:rPr>
        <w:t xml:space="preserve"> particular </w:t>
      </w:r>
      <w:r w:rsidRPr="004B58A7">
        <w:rPr>
          <w:rStyle w:val="StyleUnderline"/>
          <w:highlight w:val="cyan"/>
        </w:rPr>
        <w:t>sense of belonging.</w:t>
      </w:r>
      <w:r w:rsidRPr="0090007D">
        <w:rPr>
          <w:rStyle w:val="StyleUnderline"/>
        </w:rPr>
        <w:t xml:space="preserve"> </w:t>
      </w:r>
      <w:r w:rsidRPr="0035391A">
        <w:rPr>
          <w:sz w:val="16"/>
        </w:rPr>
        <w:t xml:space="preserve">Therefore, fear produces fearful subjects in relation to fearsome others and secures the very boundaries between us and them. Fear creates boundaries between “what I am” and “that which I am not,” through the very affect of turning away from an object that threatens “that which I am.” </w:t>
      </w:r>
      <w:r w:rsidRPr="004B58A7">
        <w:rPr>
          <w:rStyle w:val="StyleUnderline"/>
          <w:highlight w:val="cyan"/>
        </w:rPr>
        <w:t>Fear</w:t>
      </w:r>
      <w:r w:rsidRPr="0035391A">
        <w:rPr>
          <w:rStyle w:val="StyleUnderline"/>
        </w:rPr>
        <w:t xml:space="preserve"> works by </w:t>
      </w:r>
      <w:r w:rsidRPr="004B58A7">
        <w:rPr>
          <w:rStyle w:val="StyleUnderline"/>
        </w:rPr>
        <w:t>enabling some bodies to inhabit</w:t>
      </w:r>
      <w:r w:rsidRPr="0035391A">
        <w:rPr>
          <w:rStyle w:val="StyleUnderline"/>
        </w:rPr>
        <w:t xml:space="preserve"> and move in public space and by </w:t>
      </w:r>
      <w:r w:rsidRPr="004B58A7">
        <w:rPr>
          <w:rStyle w:val="StyleUnderline"/>
          <w:highlight w:val="cyan"/>
        </w:rPr>
        <w:t>restrict</w:t>
      </w:r>
      <w:r w:rsidRPr="0035391A">
        <w:rPr>
          <w:rStyle w:val="StyleUnderline"/>
        </w:rPr>
        <w:t>ing the</w:t>
      </w:r>
      <w:r>
        <w:rPr>
          <w:rStyle w:val="StyleUnderline"/>
        </w:rPr>
        <w:t xml:space="preserve"> </w:t>
      </w:r>
      <w:r w:rsidRPr="004B58A7">
        <w:rPr>
          <w:rStyle w:val="StyleUnderline"/>
          <w:highlight w:val="cyan"/>
        </w:rPr>
        <w:t>movement of</w:t>
      </w:r>
      <w:r w:rsidRPr="0035391A">
        <w:rPr>
          <w:rStyle w:val="StyleUnderline"/>
        </w:rPr>
        <w:t xml:space="preserve"> other bodies to spaces that are enclosed, such as when nation–states create policies</w:t>
      </w:r>
      <w:r>
        <w:rPr>
          <w:rStyle w:val="StyleUnderline"/>
        </w:rPr>
        <w:t xml:space="preserve"> </w:t>
      </w:r>
      <w:r w:rsidRPr="0035391A">
        <w:rPr>
          <w:rStyle w:val="StyleUnderline"/>
        </w:rPr>
        <w:t xml:space="preserve">to prevent ‘illegal’ </w:t>
      </w:r>
      <w:r w:rsidRPr="004B58A7">
        <w:rPr>
          <w:rStyle w:val="StyleUnderline"/>
          <w:highlight w:val="cyan"/>
        </w:rPr>
        <w:t>immigrants</w:t>
      </w:r>
      <w:r w:rsidRPr="0035391A">
        <w:rPr>
          <w:rStyle w:val="StyleUnderline"/>
        </w:rPr>
        <w:t xml:space="preserve">, ‘un–qualified’ refugees or ‘bogus’ asylum seekers </w:t>
      </w:r>
      <w:r w:rsidRPr="004B58A7">
        <w:rPr>
          <w:rStyle w:val="StyleUnderline"/>
          <w:highlight w:val="cyan"/>
        </w:rPr>
        <w:t>to enter the state</w:t>
      </w:r>
      <w:r w:rsidRPr="0035391A">
        <w:rPr>
          <w:rStyle w:val="StyleUnderline"/>
        </w:rPr>
        <w:t>.</w:t>
      </w:r>
      <w:r>
        <w:rPr>
          <w:rStyle w:val="StyleUnderline"/>
        </w:rPr>
        <w:t xml:space="preserve"> </w:t>
      </w:r>
      <w:r w:rsidRPr="0035391A">
        <w:rPr>
          <w:rStyle w:val="StyleUnderline"/>
        </w:rPr>
        <w:t>It is the flow of fear among ‘legal’ citizens that establishes these boundaries between ‘us’</w:t>
      </w:r>
      <w:r>
        <w:rPr>
          <w:rStyle w:val="StyleUnderline"/>
        </w:rPr>
        <w:t xml:space="preserve"> </w:t>
      </w:r>
      <w:r w:rsidRPr="0035391A">
        <w:rPr>
          <w:rStyle w:val="StyleUnderline"/>
        </w:rPr>
        <w:t>and ‘them’</w:t>
      </w:r>
      <w:r w:rsidRPr="0035391A">
        <w:rPr>
          <w:sz w:val="16"/>
        </w:rPr>
        <w:t xml:space="preserve">—the fear that illegal immigrants, unqualified refugees and bogus asylum seekers, for example, threaten the well–being of a state or the character of a nation. </w:t>
      </w:r>
      <w:r w:rsidRPr="004B58A7">
        <w:rPr>
          <w:rStyle w:val="StyleUnderline"/>
          <w:highlight w:val="cyan"/>
        </w:rPr>
        <w:t>Public discourses and</w:t>
      </w:r>
      <w:r w:rsidRPr="0035391A">
        <w:rPr>
          <w:rStyle w:val="StyleUnderline"/>
        </w:rPr>
        <w:t xml:space="preserve"> </w:t>
      </w:r>
      <w:r w:rsidRPr="004B58A7">
        <w:rPr>
          <w:rStyle w:val="StyleUnderline"/>
          <w:highlight w:val="cyan"/>
        </w:rPr>
        <w:t>news media</w:t>
      </w:r>
      <w:r w:rsidRPr="0035391A">
        <w:rPr>
          <w:rStyle w:val="StyleUnderline"/>
        </w:rPr>
        <w:t xml:space="preserve"> against immigrants, refugees and asylum seekers play a</w:t>
      </w:r>
      <w:r>
        <w:rPr>
          <w:rStyle w:val="StyleUnderline"/>
        </w:rPr>
        <w:t xml:space="preserve"> </w:t>
      </w:r>
      <w:r w:rsidRPr="0035391A">
        <w:rPr>
          <w:rStyle w:val="StyleUnderline"/>
        </w:rPr>
        <w:t>crucial role in circulating the idea that these groups pose a threat to the well–being and security</w:t>
      </w:r>
      <w:r>
        <w:rPr>
          <w:rStyle w:val="StyleUnderline"/>
        </w:rPr>
        <w:t xml:space="preserve"> </w:t>
      </w:r>
      <w:r w:rsidRPr="0035391A">
        <w:rPr>
          <w:rStyle w:val="StyleUnderline"/>
        </w:rPr>
        <w:t xml:space="preserve">of a state. Once the Other is </w:t>
      </w:r>
      <w:r w:rsidRPr="004B58A7">
        <w:rPr>
          <w:rStyle w:val="StyleUnderline"/>
          <w:highlight w:val="cyan"/>
        </w:rPr>
        <w:t>constituted</w:t>
      </w:r>
      <w:r w:rsidRPr="0035391A">
        <w:rPr>
          <w:rStyle w:val="StyleUnderline"/>
        </w:rPr>
        <w:t xml:space="preserve"> as </w:t>
      </w:r>
      <w:r w:rsidRPr="004B58A7">
        <w:rPr>
          <w:rStyle w:val="StyleUnderline"/>
          <w:highlight w:val="cyan"/>
        </w:rPr>
        <w:t>a threat to ‘our’ sense of</w:t>
      </w:r>
      <w:r w:rsidRPr="0035391A">
        <w:rPr>
          <w:rStyle w:val="StyleUnderline"/>
        </w:rPr>
        <w:t xml:space="preserve"> national </w:t>
      </w:r>
      <w:r w:rsidRPr="004B58A7">
        <w:rPr>
          <w:rStyle w:val="StyleUnderline"/>
          <w:highlight w:val="cyan"/>
        </w:rPr>
        <w:t>belonging</w:t>
      </w:r>
      <w:r w:rsidRPr="0035391A">
        <w:rPr>
          <w:rStyle w:val="StyleUnderline"/>
        </w:rPr>
        <w:t>, then ‘</w:t>
      </w:r>
      <w:r w:rsidRPr="004B58A7">
        <w:rPr>
          <w:rStyle w:val="StyleUnderline"/>
          <w:highlight w:val="cyan"/>
        </w:rPr>
        <w:t>we’ learn to desire</w:t>
      </w:r>
      <w:r w:rsidRPr="0035391A">
        <w:rPr>
          <w:rStyle w:val="StyleUnderline"/>
        </w:rPr>
        <w:t xml:space="preserve"> and demand ‘</w:t>
      </w:r>
      <w:r w:rsidRPr="004B58A7">
        <w:rPr>
          <w:rStyle w:val="StyleUnderline"/>
          <w:highlight w:val="cyan"/>
        </w:rPr>
        <w:t>their’ exclusion from</w:t>
      </w:r>
      <w:r w:rsidRPr="0035391A">
        <w:rPr>
          <w:rStyle w:val="StyleUnderline"/>
        </w:rPr>
        <w:t xml:space="preserve"> the sphere of human </w:t>
      </w:r>
      <w:r w:rsidRPr="004B58A7">
        <w:rPr>
          <w:rStyle w:val="StyleUnderline"/>
          <w:highlight w:val="cyan"/>
        </w:rPr>
        <w:t>values, civic rights and moral obligations</w:t>
      </w:r>
      <w:r w:rsidRPr="0035391A">
        <w:rPr>
          <w:sz w:val="16"/>
        </w:rPr>
        <w:t>. It is this process that we need to interrogate, as Agamben urges us. He writes: “It would be more honest and, above all, more useful to carefully investigate</w:t>
      </w:r>
      <w:r w:rsidRPr="0035391A">
        <w:rPr>
          <w:rStyle w:val="StyleUnderline"/>
        </w:rPr>
        <w:t>…[the] deployments of power by which human beings could be so completely</w:t>
      </w:r>
      <w:r>
        <w:rPr>
          <w:rStyle w:val="StyleUnderline"/>
        </w:rPr>
        <w:t xml:space="preserve"> </w:t>
      </w:r>
      <w:r w:rsidRPr="0035391A">
        <w:rPr>
          <w:rStyle w:val="StyleUnderline"/>
        </w:rPr>
        <w:t>deprived of their rights…that no act committed against them could appear any longer a</w:t>
      </w:r>
      <w:r>
        <w:rPr>
          <w:rStyle w:val="StyleUnderline"/>
        </w:rPr>
        <w:t xml:space="preserve"> </w:t>
      </w:r>
      <w:r w:rsidRPr="0035391A">
        <w:rPr>
          <w:rStyle w:val="StyleUnderline"/>
        </w:rPr>
        <w:t>crime</w:t>
      </w:r>
      <w:r w:rsidRPr="0035391A">
        <w:rPr>
          <w:sz w:val="16"/>
        </w:rPr>
        <w:t xml:space="preserve">” But how do liberal and humanitarian discourses of citizenship education respond to such obvious cases of misrecognition and violation of human rights? </w:t>
      </w:r>
    </w:p>
    <w:p w14:paraId="799B4839" w14:textId="77777777" w:rsidR="00DC41DD" w:rsidRDefault="00DC41DD" w:rsidP="00DC41DD">
      <w:pPr>
        <w:pStyle w:val="Heading4"/>
      </w:pPr>
      <w:r>
        <w:t>The media apparatus transforms language coopting speech biopolitically and makes individuals oblivious to death</w:t>
      </w:r>
    </w:p>
    <w:p w14:paraId="552EB3BC" w14:textId="77777777" w:rsidR="00DC41DD" w:rsidRDefault="00DC41DD" w:rsidP="00DC41DD">
      <w:r w:rsidRPr="00B21C39">
        <w:rPr>
          <w:rStyle w:val="Style13ptBold"/>
        </w:rPr>
        <w:t>Murphy 2008</w:t>
      </w:r>
      <w:r>
        <w:t xml:space="preserve"> (Stuart, a scholar at Ryerson university, “Thanatopolitics: Reading in Agamben a Rejoinder to Biopolitical Life”, Communication and Critical/Cultural Studies Vol. 5, No. 2, June 2008, </w:t>
      </w:r>
      <w:hyperlink r:id="rId22" w:history="1">
        <w:r w:rsidRPr="00D27B0C">
          <w:rPr>
            <w:rStyle w:val="Hyperlink"/>
          </w:rPr>
          <w:t>https://www.tandfonline.com/toc/rccc20/5/2)/AK47</w:t>
        </w:r>
      </w:hyperlink>
    </w:p>
    <w:p w14:paraId="7BB2050A" w14:textId="77777777" w:rsidR="00DC41DD" w:rsidRPr="004D6116" w:rsidRDefault="00DC41DD" w:rsidP="00DC41DD">
      <w:pPr>
        <w:rPr>
          <w:sz w:val="16"/>
        </w:rPr>
      </w:pPr>
      <w:r w:rsidRPr="004D6116">
        <w:rPr>
          <w:sz w:val="16"/>
        </w:rPr>
        <w:t xml:space="preserve">Ironically enough, here is a sobering instance of what Agamben means when he writes that ‘‘the </w:t>
      </w:r>
      <w:r w:rsidRPr="00C65103">
        <w:rPr>
          <w:rStyle w:val="StyleUnderline"/>
        </w:rPr>
        <w:t>media apparatus</w:t>
      </w:r>
      <w:r w:rsidRPr="004D6116">
        <w:rPr>
          <w:sz w:val="16"/>
        </w:rPr>
        <w:t xml:space="preserve"> controls and </w:t>
      </w:r>
      <w:r w:rsidRPr="00C65103">
        <w:rPr>
          <w:rStyle w:val="StyleUnderline"/>
        </w:rPr>
        <w:t>manipulates public speech</w:t>
      </w:r>
      <w:r w:rsidRPr="004D6116">
        <w:rPr>
          <w:sz w:val="16"/>
        </w:rPr>
        <w:t xml:space="preserve">.’’ It is not simply that The New York Times declined to publish a translation of Agamben’s editorial, but that its </w:t>
      </w:r>
      <w:r w:rsidRPr="002A7804">
        <w:rPr>
          <w:rStyle w:val="StyleUnderline"/>
          <w:highlight w:val="yellow"/>
        </w:rPr>
        <w:t>content</w:t>
      </w:r>
      <w:r w:rsidRPr="00C65103">
        <w:rPr>
          <w:rStyle w:val="StyleUnderline"/>
        </w:rPr>
        <w:t xml:space="preserve"> has been </w:t>
      </w:r>
      <w:r w:rsidRPr="002A7804">
        <w:rPr>
          <w:rStyle w:val="StyleUnderline"/>
          <w:highlight w:val="yellow"/>
        </w:rPr>
        <w:t>remediated</w:t>
      </w:r>
      <w:r w:rsidRPr="004D6116">
        <w:rPr>
          <w:sz w:val="16"/>
        </w:rPr>
        <w:t xml:space="preserve"> as a story ostensibly about the editorial, framed in such a way as to mock and protest the position it takes. Agamben’s </w:t>
      </w:r>
      <w:r w:rsidRPr="002A7804">
        <w:rPr>
          <w:rStyle w:val="StyleUnderline"/>
          <w:highlight w:val="yellow"/>
        </w:rPr>
        <w:t>words</w:t>
      </w:r>
      <w:r w:rsidRPr="00C65103">
        <w:rPr>
          <w:rStyle w:val="StyleUnderline"/>
        </w:rPr>
        <w:t xml:space="preserve"> are </w:t>
      </w:r>
      <w:r w:rsidRPr="002A7804">
        <w:rPr>
          <w:rStyle w:val="StyleUnderline"/>
          <w:highlight w:val="yellow"/>
        </w:rPr>
        <w:t>disembodied</w:t>
      </w:r>
      <w:r w:rsidRPr="00C65103">
        <w:rPr>
          <w:rStyle w:val="StyleUnderline"/>
        </w:rPr>
        <w:t xml:space="preserve">, subject to the control and </w:t>
      </w:r>
      <w:r w:rsidRPr="002A7804">
        <w:rPr>
          <w:rStyle w:val="StyleUnderline"/>
        </w:rPr>
        <w:t>manipulation of the media apparatus</w:t>
      </w:r>
      <w:r w:rsidRPr="00C65103">
        <w:rPr>
          <w:rStyle w:val="StyleUnderline"/>
        </w:rPr>
        <w:t>;</w:t>
      </w:r>
      <w:r w:rsidRPr="004D6116">
        <w:rPr>
          <w:sz w:val="16"/>
        </w:rPr>
        <w:t xml:space="preserve"> his original editorial, which might count as ‘‘public speech,’’ is censored. Is it so ‘‘</w:t>
      </w:r>
      <w:r w:rsidRPr="002A7804">
        <w:rPr>
          <w:sz w:val="16"/>
        </w:rPr>
        <w:t>massively</w:t>
      </w:r>
      <w:r w:rsidRPr="004D6116">
        <w:rPr>
          <w:sz w:val="16"/>
        </w:rPr>
        <w:t xml:space="preserve"> paranoid’’ to assume that the </w:t>
      </w:r>
      <w:r w:rsidRPr="002A7804">
        <w:rPr>
          <w:rStyle w:val="Emphasis"/>
          <w:highlight w:val="yellow"/>
        </w:rPr>
        <w:t>media apparatus</w:t>
      </w:r>
      <w:r w:rsidRPr="00C65103">
        <w:rPr>
          <w:rStyle w:val="Emphasis"/>
        </w:rPr>
        <w:t xml:space="preserve"> </w:t>
      </w:r>
      <w:r w:rsidRPr="002A7804">
        <w:rPr>
          <w:rStyle w:val="Emphasis"/>
          <w:highlight w:val="yellow"/>
        </w:rPr>
        <w:t>and the technological apparatus</w:t>
      </w:r>
      <w:r w:rsidRPr="00C65103">
        <w:rPr>
          <w:rStyle w:val="Emphasis"/>
        </w:rPr>
        <w:t xml:space="preserve"> </w:t>
      </w:r>
      <w:r w:rsidRPr="002A7804">
        <w:rPr>
          <w:rStyle w:val="Emphasis"/>
          <w:highlight w:val="yellow"/>
        </w:rPr>
        <w:t>work together</w:t>
      </w:r>
      <w:r w:rsidRPr="00C65103">
        <w:rPr>
          <w:rStyle w:val="Emphasis"/>
        </w:rPr>
        <w:t xml:space="preserve"> </w:t>
      </w:r>
      <w:r w:rsidRPr="002A7804">
        <w:rPr>
          <w:rStyle w:val="Emphasis"/>
          <w:highlight w:val="yellow"/>
        </w:rPr>
        <w:t>to</w:t>
      </w:r>
      <w:r w:rsidRPr="00C65103">
        <w:rPr>
          <w:rStyle w:val="Emphasis"/>
        </w:rPr>
        <w:t xml:space="preserve"> </w:t>
      </w:r>
      <w:r w:rsidRPr="002A7804">
        <w:rPr>
          <w:rStyle w:val="Emphasis"/>
          <w:highlight w:val="yellow"/>
        </w:rPr>
        <w:t>produce ‘‘speech without a body and a body without speech’</w:t>
      </w:r>
      <w:r w:rsidRPr="002A7804">
        <w:rPr>
          <w:sz w:val="16"/>
          <w:highlight w:val="yellow"/>
        </w:rPr>
        <w:t>’</w:t>
      </w:r>
      <w:r w:rsidRPr="004D6116">
        <w:rPr>
          <w:sz w:val="16"/>
        </w:rPr>
        <w:t>? By manipulating Agamben’s response, controlling the uptake of such ‘‘matters of conscience’’ or ‘‘massive paranoia,’’ The New York Times casts Agamben himself as a body without speech, a body whose speech says nothing and means nothing, a body that has already been identified and registered as one worthy of proscription from public life, whether on US territory or in the US newspaper of record</w:t>
      </w:r>
      <w:r w:rsidRPr="00C65103">
        <w:rPr>
          <w:rStyle w:val="StyleUnderline"/>
        </w:rPr>
        <w:t>. How should we understand this ‘‘</w:t>
      </w:r>
      <w:r w:rsidRPr="002A7804">
        <w:rPr>
          <w:rStyle w:val="StyleUnderline"/>
          <w:highlight w:val="yellow"/>
        </w:rPr>
        <w:t>technological apparatus’’</w:t>
      </w:r>
      <w:r w:rsidRPr="00C65103">
        <w:rPr>
          <w:rStyle w:val="StyleUnderline"/>
        </w:rPr>
        <w:t xml:space="preserve"> that ‘‘</w:t>
      </w:r>
      <w:r w:rsidRPr="002A7804">
        <w:rPr>
          <w:rStyle w:val="StyleUnderline"/>
          <w:highlight w:val="yellow"/>
        </w:rPr>
        <w:t>identifies</w:t>
      </w:r>
      <w:r w:rsidRPr="00C65103">
        <w:rPr>
          <w:rStyle w:val="StyleUnderline"/>
        </w:rPr>
        <w:t xml:space="preserve"> and </w:t>
      </w:r>
      <w:r w:rsidRPr="002A7804">
        <w:rPr>
          <w:rStyle w:val="StyleUnderline"/>
          <w:highlight w:val="yellow"/>
        </w:rPr>
        <w:t>registers</w:t>
      </w:r>
      <w:r w:rsidRPr="00C65103">
        <w:rPr>
          <w:rStyle w:val="StyleUnderline"/>
        </w:rPr>
        <w:t xml:space="preserve"> </w:t>
      </w:r>
      <w:r w:rsidRPr="002A7804">
        <w:rPr>
          <w:rStyle w:val="StyleUnderline"/>
          <w:highlight w:val="yellow"/>
        </w:rPr>
        <w:t>bare life’’</w:t>
      </w:r>
      <w:r w:rsidRPr="004D6116">
        <w:rPr>
          <w:sz w:val="16"/>
        </w:rPr>
        <w:t xml:space="preserve">? In keeping with Agamben’s earlier work, </w:t>
      </w:r>
      <w:r w:rsidRPr="00C65103">
        <w:rPr>
          <w:rStyle w:val="StyleUnderline"/>
        </w:rPr>
        <w:t xml:space="preserve">we might see it as </w:t>
      </w:r>
      <w:r w:rsidRPr="002A7804">
        <w:rPr>
          <w:rStyle w:val="StyleUnderline"/>
          <w:highlight w:val="yellow"/>
        </w:rPr>
        <w:t>opening</w:t>
      </w:r>
      <w:r w:rsidRPr="00C65103">
        <w:rPr>
          <w:rStyle w:val="StyleUnderline"/>
        </w:rPr>
        <w:t xml:space="preserve"> a ‘‘</w:t>
      </w:r>
      <w:r w:rsidRPr="002A7804">
        <w:rPr>
          <w:rStyle w:val="StyleUnderline"/>
          <w:highlight w:val="yellow"/>
        </w:rPr>
        <w:t>zone of indistinction</w:t>
      </w:r>
      <w:r w:rsidRPr="00C65103">
        <w:rPr>
          <w:rStyle w:val="StyleUnderline"/>
        </w:rPr>
        <w:t>,’’3 an ‘‘</w:t>
      </w:r>
      <w:r w:rsidRPr="002A7804">
        <w:rPr>
          <w:rStyle w:val="StyleUnderline"/>
        </w:rPr>
        <w:t>ambiguous zone</w:t>
      </w:r>
      <w:r w:rsidRPr="00C65103">
        <w:rPr>
          <w:rStyle w:val="StyleUnderline"/>
        </w:rPr>
        <w:t xml:space="preserve">,’’4 or ‘‘a zone of indifference’’5 </w:t>
      </w:r>
      <w:r w:rsidRPr="002A7804">
        <w:rPr>
          <w:rStyle w:val="StyleUnderline"/>
          <w:highlight w:val="yellow"/>
        </w:rPr>
        <w:t>that produces</w:t>
      </w:r>
      <w:r w:rsidRPr="00C65103">
        <w:rPr>
          <w:rStyle w:val="StyleUnderline"/>
        </w:rPr>
        <w:t xml:space="preserve"> a form of </w:t>
      </w:r>
      <w:r w:rsidRPr="002A7804">
        <w:rPr>
          <w:rStyle w:val="StyleUnderline"/>
          <w:highlight w:val="yellow"/>
        </w:rPr>
        <w:t>death</w:t>
      </w:r>
      <w:r w:rsidRPr="004D6116">
        <w:rPr>
          <w:sz w:val="16"/>
        </w:rPr>
        <w:t xml:space="preserve">. Here, we might recall the prisoner in Kafka’s penal colony. Deprived of public speech, </w:t>
      </w:r>
      <w:r w:rsidRPr="002A7804">
        <w:rPr>
          <w:rStyle w:val="StyleUnderline"/>
          <w:highlight w:val="yellow"/>
        </w:rPr>
        <w:t>language is co-opted</w:t>
      </w:r>
      <w:r w:rsidRPr="00C65103">
        <w:rPr>
          <w:rStyle w:val="StyleUnderline"/>
        </w:rPr>
        <w:t xml:space="preserve"> by the machine [der Apparat] </w:t>
      </w:r>
      <w:r w:rsidRPr="002A7804">
        <w:rPr>
          <w:rStyle w:val="StyleUnderline"/>
          <w:highlight w:val="yellow"/>
        </w:rPr>
        <w:t>that violently inscribes the law</w:t>
      </w:r>
      <w:r w:rsidRPr="00C65103">
        <w:rPr>
          <w:rStyle w:val="StyleUnderline"/>
        </w:rPr>
        <w:t xml:space="preserve"> on his body, simultaneously identifying and registering what Carl Schmitt would call the juridical norm and the sovereign decision</w:t>
      </w:r>
      <w:r w:rsidRPr="004D6116">
        <w:rPr>
          <w:sz w:val="16"/>
        </w:rPr>
        <w:t xml:space="preserve">.6 While </w:t>
      </w:r>
      <w:r w:rsidRPr="00C65103">
        <w:rPr>
          <w:rStyle w:val="StyleUnderline"/>
        </w:rPr>
        <w:t>the ‘‘technological apparatus’’ renders the body speechless,</w:t>
      </w:r>
      <w:r w:rsidRPr="004D6116">
        <w:rPr>
          <w:sz w:val="16"/>
        </w:rPr>
        <w:t xml:space="preserve"> Agamben suggests that the ‘‘</w:t>
      </w:r>
      <w:r w:rsidRPr="002A7804">
        <w:rPr>
          <w:rStyle w:val="Emphasis"/>
          <w:highlight w:val="yellow"/>
        </w:rPr>
        <w:t>media apparatus’’</w:t>
      </w:r>
      <w:r w:rsidRPr="00C65103">
        <w:rPr>
          <w:rStyle w:val="Emphasis"/>
        </w:rPr>
        <w:t xml:space="preserve"> effects a similar death</w:t>
      </w:r>
      <w:r w:rsidRPr="004D6116">
        <w:rPr>
          <w:sz w:val="16"/>
        </w:rPr>
        <w:t xml:space="preserve">, </w:t>
      </w:r>
      <w:r w:rsidRPr="002A7804">
        <w:rPr>
          <w:rStyle w:val="Emphasis"/>
          <w:highlight w:val="yellow"/>
        </w:rPr>
        <w:t>transforming language</w:t>
      </w:r>
      <w:r w:rsidRPr="00C65103">
        <w:rPr>
          <w:rStyle w:val="Emphasis"/>
        </w:rPr>
        <w:t xml:space="preserve"> </w:t>
      </w:r>
      <w:r w:rsidRPr="002A7804">
        <w:rPr>
          <w:rStyle w:val="Emphasis"/>
          <w:highlight w:val="yellow"/>
        </w:rPr>
        <w:t>into bodiless speech</w:t>
      </w:r>
      <w:r w:rsidRPr="00C65103">
        <w:rPr>
          <w:rStyle w:val="Emphasis"/>
        </w:rPr>
        <w:t xml:space="preserve">, pure spectacle, </w:t>
      </w:r>
      <w:r w:rsidRPr="002A7804">
        <w:rPr>
          <w:rStyle w:val="Emphasis"/>
          <w:highlight w:val="yellow"/>
        </w:rPr>
        <w:t>propaganda</w:t>
      </w:r>
      <w:r w:rsidRPr="00C65103">
        <w:rPr>
          <w:rStyle w:val="Emphasis"/>
        </w:rPr>
        <w:t>.</w:t>
      </w:r>
      <w:r w:rsidRPr="004D6116">
        <w:rPr>
          <w:sz w:val="16"/>
        </w:rPr>
        <w:t xml:space="preserve"> These are </w:t>
      </w:r>
      <w:r w:rsidRPr="00C65103">
        <w:rPr>
          <w:rStyle w:val="Emphasis"/>
        </w:rPr>
        <w:t>the gears and mechanisms of biopolitical power</w:t>
      </w:r>
      <w:r w:rsidRPr="004D6116">
        <w:rPr>
          <w:sz w:val="16"/>
        </w:rPr>
        <w:t xml:space="preserve">. And I believe we are invited to read ‘‘biopolitics’’ not in Agamben’s usual sense of the term but as Foucault understands it. Agamben’s conception of biopolitical power draws on Schmitt, and is understood as negative: namely, </w:t>
      </w:r>
      <w:r w:rsidRPr="00C65103">
        <w:rPr>
          <w:rStyle w:val="StyleUnderline"/>
        </w:rPr>
        <w:t xml:space="preserve">the </w:t>
      </w:r>
      <w:r w:rsidRPr="002A7804">
        <w:rPr>
          <w:rStyle w:val="StyleUnderline"/>
        </w:rPr>
        <w:t>decisive power</w:t>
      </w:r>
      <w:r w:rsidRPr="00C65103">
        <w:rPr>
          <w:rStyle w:val="StyleUnderline"/>
        </w:rPr>
        <w:t xml:space="preserve"> of the sovereign ban that he sees as continuous from antiquity to the present</w:t>
      </w:r>
      <w:r w:rsidRPr="004D6116">
        <w:rPr>
          <w:sz w:val="16"/>
        </w:rPr>
        <w:t xml:space="preserve">. Foucault, on the other hand, </w:t>
      </w:r>
      <w:r w:rsidRPr="002A7804">
        <w:rPr>
          <w:rStyle w:val="Emphasis"/>
        </w:rPr>
        <w:t>sees a shift occurring</w:t>
      </w:r>
      <w:r w:rsidRPr="00C65103">
        <w:rPr>
          <w:rStyle w:val="Emphasis"/>
        </w:rPr>
        <w:t xml:space="preserve"> in modernity, when modern biopolitics becomes productive or enabling. </w:t>
      </w:r>
      <w:r w:rsidRPr="004D6116">
        <w:rPr>
          <w:sz w:val="16"/>
        </w:rPr>
        <w:t xml:space="preserve">And as Rey Chow has argued,7 Foucauldian biopolitics is more resonant with the </w:t>
      </w:r>
      <w:proofErr w:type="gramStart"/>
      <w:r w:rsidRPr="004D6116">
        <w:rPr>
          <w:sz w:val="16"/>
        </w:rPr>
        <w:t>high tech</w:t>
      </w:r>
      <w:proofErr w:type="gramEnd"/>
      <w:r w:rsidRPr="004D6116">
        <w:rPr>
          <w:sz w:val="16"/>
        </w:rPr>
        <w:t xml:space="preserve"> identification and registration that Agamben mentions, including biometrical data derived from such technologies as retinal scanning and the digitization and storage of human fingerprints. Indeed, in his editorial, Agamben points to the </w:t>
      </w:r>
      <w:r w:rsidRPr="002A7804">
        <w:rPr>
          <w:rStyle w:val="StyleUnderline"/>
          <w:highlight w:val="yellow"/>
        </w:rPr>
        <w:t>productive power</w:t>
      </w:r>
      <w:r w:rsidRPr="00C65103">
        <w:rPr>
          <w:rStyle w:val="StyleUnderline"/>
        </w:rPr>
        <w:t xml:space="preserve"> of the media to </w:t>
      </w:r>
      <w:r w:rsidRPr="002A7804">
        <w:rPr>
          <w:rStyle w:val="StyleUnderline"/>
          <w:highlight w:val="yellow"/>
        </w:rPr>
        <w:t>act biopolitically</w:t>
      </w:r>
      <w:r w:rsidRPr="00C65103">
        <w:rPr>
          <w:rStyle w:val="StyleUnderline"/>
        </w:rPr>
        <w:t>*</w:t>
      </w:r>
      <w:r w:rsidRPr="002A7804">
        <w:rPr>
          <w:rStyle w:val="StyleUnderline"/>
          <w:highlight w:val="yellow"/>
        </w:rPr>
        <w:t>through</w:t>
      </w:r>
      <w:r w:rsidRPr="00C65103">
        <w:rPr>
          <w:rStyle w:val="StyleUnderline"/>
        </w:rPr>
        <w:t xml:space="preserve"> the indirect but productive </w:t>
      </w:r>
      <w:r w:rsidRPr="002A7804">
        <w:rPr>
          <w:rStyle w:val="StyleUnderline"/>
          <w:highlight w:val="yellow"/>
        </w:rPr>
        <w:t>manipulation and control of language</w:t>
      </w:r>
      <w:r w:rsidRPr="00C65103">
        <w:rPr>
          <w:rStyle w:val="StyleUnderline"/>
        </w:rPr>
        <w:t>, of public speech, and of communicative and cultural practices more generally.</w:t>
      </w:r>
      <w:r w:rsidRPr="004D6116">
        <w:rPr>
          <w:sz w:val="16"/>
        </w:rPr>
        <w:t xml:space="preserve"> And as I suggested above, the article in The New York Times is, perhaps, an unwitting instance of just how public perception is massaged. Foucault marks the important shift from classical biopower to modern biopolitics. Classical biopower is summed up as the sovereign decision ‘‘to take life or let live,’’ whereas </w:t>
      </w:r>
      <w:r w:rsidRPr="002A7804">
        <w:rPr>
          <w:rStyle w:val="Emphasis"/>
          <w:highlight w:val="yellow"/>
        </w:rPr>
        <w:t>modern biopolitics is conceived as ‘‘the power to ‘make’ live and ‘let’ die</w:t>
      </w:r>
      <w:r w:rsidRPr="004D6116">
        <w:rPr>
          <w:sz w:val="16"/>
        </w:rPr>
        <w:t xml:space="preserve">.’’8 </w:t>
      </w:r>
      <w:r w:rsidRPr="00C65103">
        <w:rPr>
          <w:rStyle w:val="Emphasis"/>
        </w:rPr>
        <w:t xml:space="preserve">The </w:t>
      </w:r>
      <w:r w:rsidRPr="002A7804">
        <w:rPr>
          <w:rStyle w:val="Emphasis"/>
          <w:highlight w:val="yellow"/>
        </w:rPr>
        <w:t>decision to kill</w:t>
      </w:r>
      <w:r w:rsidRPr="00C65103">
        <w:rPr>
          <w:rStyle w:val="Emphasis"/>
        </w:rPr>
        <w:t xml:space="preserve"> or let live </w:t>
      </w:r>
      <w:r w:rsidRPr="002A7804">
        <w:rPr>
          <w:rStyle w:val="Emphasis"/>
          <w:highlight w:val="yellow"/>
        </w:rPr>
        <w:t>is replaced</w:t>
      </w:r>
      <w:r w:rsidRPr="00C65103">
        <w:rPr>
          <w:rStyle w:val="Emphasis"/>
        </w:rPr>
        <w:t xml:space="preserve"> </w:t>
      </w:r>
      <w:r w:rsidRPr="002A7804">
        <w:rPr>
          <w:rStyle w:val="Emphasis"/>
          <w:highlight w:val="yellow"/>
        </w:rPr>
        <w:t>with</w:t>
      </w:r>
      <w:r w:rsidRPr="00C65103">
        <w:rPr>
          <w:rStyle w:val="Emphasis"/>
        </w:rPr>
        <w:t xml:space="preserve"> a productive biopolitics that is twofold, that ‘‘</w:t>
      </w:r>
      <w:r w:rsidRPr="002A7804">
        <w:rPr>
          <w:rStyle w:val="Emphasis"/>
          <w:highlight w:val="yellow"/>
        </w:rPr>
        <w:t>makes live’’ and ‘‘lets</w:t>
      </w:r>
      <w:r w:rsidRPr="004D6116">
        <w:rPr>
          <w:sz w:val="16"/>
        </w:rPr>
        <w:t xml:space="preserve"> die.’’ </w:t>
      </w:r>
      <w:r w:rsidRPr="002A7804">
        <w:rPr>
          <w:rStyle w:val="Emphasis"/>
          <w:highlight w:val="yellow"/>
        </w:rPr>
        <w:t>Death becomes a consequenc</w:t>
      </w:r>
      <w:r w:rsidRPr="00C65103">
        <w:rPr>
          <w:rStyle w:val="Emphasis"/>
        </w:rPr>
        <w:t>e*a necessary part*</w:t>
      </w:r>
      <w:r w:rsidRPr="002A7804">
        <w:rPr>
          <w:rStyle w:val="Emphasis"/>
          <w:highlight w:val="yellow"/>
        </w:rPr>
        <w:t>of living</w:t>
      </w:r>
      <w:r w:rsidRPr="004D6116">
        <w:rPr>
          <w:sz w:val="16"/>
        </w:rPr>
        <w:t xml:space="preserve">. Such </w:t>
      </w:r>
      <w:r w:rsidRPr="002A7804">
        <w:rPr>
          <w:rStyle w:val="Emphasis"/>
          <w:highlight w:val="yellow"/>
        </w:rPr>
        <w:t>death is</w:t>
      </w:r>
      <w:r w:rsidRPr="00C65103">
        <w:rPr>
          <w:rStyle w:val="Emphasis"/>
        </w:rPr>
        <w:t xml:space="preserve"> too </w:t>
      </w:r>
      <w:r w:rsidRPr="002A7804">
        <w:rPr>
          <w:rStyle w:val="Emphasis"/>
          <w:highlight w:val="yellow"/>
        </w:rPr>
        <w:t>easily elided and dismissed</w:t>
      </w:r>
      <w:r w:rsidRPr="00C65103">
        <w:rPr>
          <w:rStyle w:val="Emphasis"/>
        </w:rPr>
        <w:t>.</w:t>
      </w:r>
      <w:r w:rsidRPr="004D6116">
        <w:rPr>
          <w:sz w:val="16"/>
        </w:rPr>
        <w:t xml:space="preserve"> </w:t>
      </w:r>
      <w:r w:rsidRPr="002A7804">
        <w:rPr>
          <w:rStyle w:val="Emphasis"/>
          <w:highlight w:val="yellow"/>
        </w:rPr>
        <w:t>Nobody is</w:t>
      </w:r>
      <w:r w:rsidRPr="00C65103">
        <w:rPr>
          <w:rStyle w:val="Emphasis"/>
        </w:rPr>
        <w:t xml:space="preserve"> </w:t>
      </w:r>
      <w:r w:rsidRPr="002A7804">
        <w:rPr>
          <w:rStyle w:val="Emphasis"/>
          <w:highlight w:val="yellow"/>
        </w:rPr>
        <w:t>killed</w:t>
      </w:r>
      <w:r w:rsidRPr="00C65103">
        <w:rPr>
          <w:rStyle w:val="Emphasis"/>
        </w:rPr>
        <w:t xml:space="preserve">, at least not directly, and </w:t>
      </w:r>
      <w:r w:rsidRPr="002A7804">
        <w:rPr>
          <w:rStyle w:val="Emphasis"/>
          <w:highlight w:val="yellow"/>
        </w:rPr>
        <w:t>nobody’s hands are bloodied</w:t>
      </w:r>
      <w:r w:rsidRPr="00C65103">
        <w:rPr>
          <w:rStyle w:val="Emphasis"/>
        </w:rPr>
        <w:t xml:space="preserve">, at least not that we can see; the </w:t>
      </w:r>
      <w:r w:rsidRPr="002A7804">
        <w:rPr>
          <w:rStyle w:val="Emphasis"/>
          <w:highlight w:val="yellow"/>
        </w:rPr>
        <w:t>crimes</w:t>
      </w:r>
      <w:r w:rsidRPr="00C65103">
        <w:rPr>
          <w:rStyle w:val="Emphasis"/>
        </w:rPr>
        <w:t xml:space="preserve"> are </w:t>
      </w:r>
      <w:r w:rsidRPr="002A7804">
        <w:rPr>
          <w:rStyle w:val="Emphasis"/>
          <w:highlight w:val="yellow"/>
        </w:rPr>
        <w:t>outsourced</w:t>
      </w:r>
      <w:r w:rsidRPr="00C65103">
        <w:rPr>
          <w:rStyle w:val="Emphasis"/>
        </w:rPr>
        <w:t xml:space="preserve"> to penal colonies, </w:t>
      </w:r>
      <w:r w:rsidRPr="002A7804">
        <w:rPr>
          <w:rStyle w:val="Emphasis"/>
          <w:highlight w:val="yellow"/>
        </w:rPr>
        <w:t>through ‘‘extraordinary rendition’’</w:t>
      </w:r>
      <w:r w:rsidRPr="00C65103">
        <w:rPr>
          <w:rStyle w:val="Emphasis"/>
        </w:rPr>
        <w:t xml:space="preserve"> become ordinary,</w:t>
      </w:r>
      <w:r w:rsidRPr="004D6116">
        <w:rPr>
          <w:sz w:val="16"/>
        </w:rPr>
        <w:t xml:space="preserve"> </w:t>
      </w:r>
      <w:r w:rsidRPr="002A7804">
        <w:rPr>
          <w:rStyle w:val="Emphasis"/>
          <w:highlight w:val="yellow"/>
        </w:rPr>
        <w:t>obfuscated by</w:t>
      </w:r>
      <w:r w:rsidRPr="00C65103">
        <w:rPr>
          <w:rStyle w:val="Emphasis"/>
        </w:rPr>
        <w:t xml:space="preserve"> State </w:t>
      </w:r>
      <w:r w:rsidRPr="002A7804">
        <w:rPr>
          <w:rStyle w:val="Emphasis"/>
          <w:highlight w:val="yellow"/>
        </w:rPr>
        <w:t>bureaucracy</w:t>
      </w:r>
      <w:r w:rsidRPr="00C65103">
        <w:rPr>
          <w:rStyle w:val="Emphasis"/>
        </w:rPr>
        <w:t xml:space="preserve">, and </w:t>
      </w:r>
      <w:r w:rsidRPr="002A7804">
        <w:rPr>
          <w:rStyle w:val="Emphasis"/>
          <w:highlight w:val="yellow"/>
        </w:rPr>
        <w:t>covered up by</w:t>
      </w:r>
      <w:r w:rsidRPr="00C65103">
        <w:rPr>
          <w:rStyle w:val="Emphasis"/>
        </w:rPr>
        <w:t xml:space="preserve"> one </w:t>
      </w:r>
      <w:r w:rsidRPr="002A7804">
        <w:rPr>
          <w:rStyle w:val="Emphasis"/>
          <w:highlight w:val="yellow"/>
        </w:rPr>
        <w:t>media spectacle</w:t>
      </w:r>
      <w:r w:rsidRPr="00C65103">
        <w:rPr>
          <w:rStyle w:val="Emphasis"/>
        </w:rPr>
        <w:t xml:space="preserve"> after another</w:t>
      </w:r>
      <w:r w:rsidRPr="004D6116">
        <w:rPr>
          <w:sz w:val="16"/>
        </w:rPr>
        <w:t xml:space="preserve">. These </w:t>
      </w:r>
      <w:r w:rsidRPr="00310DA5">
        <w:rPr>
          <w:rStyle w:val="StyleUnderline"/>
          <w:highlight w:val="yellow"/>
        </w:rPr>
        <w:t>deaths are</w:t>
      </w:r>
      <w:r w:rsidRPr="00C65103">
        <w:rPr>
          <w:rStyle w:val="StyleUnderline"/>
        </w:rPr>
        <w:t xml:space="preserve"> never ‘‘caused’’</w:t>
      </w:r>
      <w:r w:rsidRPr="004D6116">
        <w:rPr>
          <w:sz w:val="16"/>
        </w:rPr>
        <w:t xml:space="preserve"> as such; officially, </w:t>
      </w:r>
      <w:r w:rsidRPr="00C65103">
        <w:rPr>
          <w:rStyle w:val="StyleUnderline"/>
        </w:rPr>
        <w:t>they are merely ‘‘</w:t>
      </w:r>
      <w:r w:rsidRPr="00310DA5">
        <w:rPr>
          <w:rStyle w:val="StyleUnderline"/>
          <w:highlight w:val="yellow"/>
        </w:rPr>
        <w:t>allowed</w:t>
      </w:r>
      <w:r w:rsidRPr="004D6116">
        <w:rPr>
          <w:sz w:val="16"/>
        </w:rPr>
        <w:t>,</w:t>
      </w:r>
      <w:r w:rsidRPr="00C65103">
        <w:rPr>
          <w:rStyle w:val="StyleUnderline"/>
        </w:rPr>
        <w:t>’’ a passive event, collateral damage.</w:t>
      </w:r>
      <w:r w:rsidRPr="004D6116">
        <w:rPr>
          <w:sz w:val="16"/>
        </w:rPr>
        <w:t xml:space="preserve"> But biopolitical logic requires them. In order that </w:t>
      </w:r>
      <w:r w:rsidRPr="00310DA5">
        <w:rPr>
          <w:rStyle w:val="StyleUnderline"/>
          <w:highlight w:val="yellow"/>
        </w:rPr>
        <w:t>we’’ may live</w:t>
      </w:r>
      <w:r w:rsidRPr="00C65103">
        <w:rPr>
          <w:rStyle w:val="StyleUnderline"/>
        </w:rPr>
        <w:t>, live well and live fully, ‘‘</w:t>
      </w:r>
      <w:r w:rsidRPr="00310DA5">
        <w:rPr>
          <w:rStyle w:val="Emphasis"/>
          <w:highlight w:val="yellow"/>
        </w:rPr>
        <w:t>they’’ must die</w:t>
      </w:r>
      <w:r w:rsidRPr="00C65103">
        <w:rPr>
          <w:rStyle w:val="StyleUnderline"/>
        </w:rPr>
        <w:t>,</w:t>
      </w:r>
      <w:r w:rsidRPr="004D6116">
        <w:rPr>
          <w:sz w:val="16"/>
        </w:rPr>
        <w:t xml:space="preserve"> </w:t>
      </w:r>
      <w:r w:rsidRPr="00C65103">
        <w:rPr>
          <w:rStyle w:val="Emphasis"/>
        </w:rPr>
        <w:t xml:space="preserve">the distinction between the virtuous citizen and </w:t>
      </w:r>
      <w:r w:rsidRPr="00310DA5">
        <w:rPr>
          <w:rStyle w:val="Emphasis"/>
          <w:highlight w:val="yellow"/>
        </w:rPr>
        <w:t>the other excluded as bare</w:t>
      </w:r>
      <w:r w:rsidRPr="00C65103">
        <w:rPr>
          <w:rStyle w:val="Emphasis"/>
        </w:rPr>
        <w:t xml:space="preserve"> life, </w:t>
      </w:r>
      <w:r w:rsidRPr="00310DA5">
        <w:rPr>
          <w:rStyle w:val="Emphasis"/>
          <w:highlight w:val="yellow"/>
        </w:rPr>
        <w:t>disposable life</w:t>
      </w:r>
      <w:r w:rsidRPr="00C65103">
        <w:rPr>
          <w:rStyle w:val="Emphasis"/>
        </w:rPr>
        <w:t>.</w:t>
      </w:r>
      <w:r w:rsidRPr="004D6116">
        <w:rPr>
          <w:sz w:val="16"/>
        </w:rPr>
        <w:t xml:space="preserve"> Here we might think </w:t>
      </w:r>
      <w:r w:rsidRPr="00C65103">
        <w:rPr>
          <w:rStyle w:val="Emphasis"/>
        </w:rPr>
        <w:t xml:space="preserve">of the </w:t>
      </w:r>
      <w:r w:rsidRPr="00310DA5">
        <w:rPr>
          <w:rStyle w:val="Emphasis"/>
        </w:rPr>
        <w:t>neomort kept ‘‘alive’’ for organ harvesting</w:t>
      </w:r>
      <w:r w:rsidRPr="00C65103">
        <w:rPr>
          <w:rStyle w:val="Emphasis"/>
        </w:rPr>
        <w:t>, the deaths resulting from pharmaceutical testing in poorer parts of the globe, or the repatriated corpses of US soldiers forbidden from entering ‘‘public speech’’ through a media moratorium</w:t>
      </w:r>
      <w:r w:rsidRPr="004D6116">
        <w:rPr>
          <w:sz w:val="16"/>
        </w:rPr>
        <w:t>.</w:t>
      </w:r>
    </w:p>
    <w:p w14:paraId="7778575A" w14:textId="77777777" w:rsidR="00DC41DD" w:rsidRPr="00401600" w:rsidRDefault="00DC41DD" w:rsidP="00DC41DD">
      <w:pPr>
        <w:pStyle w:val="Heading4"/>
        <w:rPr>
          <w:bCs/>
        </w:rPr>
      </w:pPr>
      <w:r>
        <w:rPr>
          <w:bCs/>
        </w:rPr>
        <w:t>Depoliticization of central state authority has widened the scope of terror detection, infiltrating the private sphere while cloaked under the mask of fear</w:t>
      </w:r>
    </w:p>
    <w:p w14:paraId="5EBC0850" w14:textId="77777777" w:rsidR="00DC41DD" w:rsidRPr="008A6D94" w:rsidRDefault="00DC41DD" w:rsidP="00DC41DD">
      <w:r w:rsidRPr="00401600">
        <w:rPr>
          <w:rStyle w:val="Style13ptBold"/>
        </w:rPr>
        <w:t>Amoore 05</w:t>
      </w:r>
      <w:r>
        <w:t xml:space="preserve"> (Louise, Louise Amoore researches and teaches in the areas of global geopolitics and security. She has particular interests in how contemporary forms of data, analytics and risk management are changing the techniques of border control and security, “Biometric Borders: Governing Mobilites in the war on terror”, May 2005, Political Geography 25, </w:t>
      </w:r>
      <w:proofErr w:type="gramStart"/>
      <w:r>
        <w:t>https://www.sciencedirect.com/science/article/pii/S0962629806000217 )</w:t>
      </w:r>
      <w:proofErr w:type="gramEnd"/>
      <w:r>
        <w:t>/AK47</w:t>
      </w:r>
    </w:p>
    <w:p w14:paraId="6E97BF33" w14:textId="09D04283" w:rsidR="00DC41DD" w:rsidRDefault="00DC41DD" w:rsidP="00DC41DD">
      <w:pPr>
        <w:rPr>
          <w:sz w:val="16"/>
        </w:rPr>
      </w:pPr>
      <w:r w:rsidRPr="00401600">
        <w:rPr>
          <w:sz w:val="16"/>
        </w:rPr>
        <w:t xml:space="preserve">Authority and authorization </w:t>
      </w:r>
      <w:proofErr w:type="gramStart"/>
      <w:r w:rsidRPr="00401600">
        <w:rPr>
          <w:sz w:val="16"/>
        </w:rPr>
        <w:t>In</w:t>
      </w:r>
      <w:proofErr w:type="gramEnd"/>
      <w:r w:rsidRPr="00401600">
        <w:rPr>
          <w:sz w:val="16"/>
        </w:rPr>
        <w:t xml:space="preserve"> their discussion of the governmentalization of contemporary societies, Rose and Valverde (1998, p. 550) suggest that the ‘</w:t>
      </w:r>
      <w:r w:rsidRPr="002C0B6B">
        <w:rPr>
          <w:rStyle w:val="StyleUnderline"/>
        </w:rPr>
        <w:t>authority of authority’ has been established and defended ‘through alliances between the different legitimacies conferred by law and expertise’</w:t>
      </w:r>
      <w:r w:rsidRPr="00401600">
        <w:rPr>
          <w:sz w:val="16"/>
        </w:rPr>
        <w:t xml:space="preserve">. Understood though this frame, the </w:t>
      </w:r>
      <w:r w:rsidRPr="002C0B6B">
        <w:rPr>
          <w:rStyle w:val="StyleUnderline"/>
        </w:rPr>
        <w:t>rise of the biometric border represents just such a mode of</w:t>
      </w:r>
      <w:r w:rsidRPr="00401600">
        <w:rPr>
          <w:sz w:val="16"/>
        </w:rPr>
        <w:t xml:space="preserve"> 344 L. Amoore / Political Geography 25 (2006) 336e351 authority: conferred by a raft of anti-terror legislation stitched together with the expertise of the risk managers. The </w:t>
      </w:r>
      <w:r w:rsidRPr="00E97E23">
        <w:rPr>
          <w:rStyle w:val="Emphasis"/>
          <w:highlight w:val="yellow"/>
        </w:rPr>
        <w:t>alliance between law</w:t>
      </w:r>
      <w:r w:rsidRPr="00E97E23">
        <w:rPr>
          <w:rStyle w:val="Emphasis"/>
        </w:rPr>
        <w:t xml:space="preserve"> </w:t>
      </w:r>
      <w:r w:rsidRPr="00E97E23">
        <w:rPr>
          <w:rStyle w:val="Emphasis"/>
          <w:highlight w:val="yellow"/>
        </w:rPr>
        <w:t>and expertise</w:t>
      </w:r>
      <w:r w:rsidRPr="002C0B6B">
        <w:rPr>
          <w:rStyle w:val="Emphasis"/>
        </w:rPr>
        <w:t xml:space="preserve"> noted by Rose and Valverde </w:t>
      </w:r>
      <w:r w:rsidRPr="00E97E23">
        <w:rPr>
          <w:rStyle w:val="Emphasis"/>
          <w:highlight w:val="yellow"/>
        </w:rPr>
        <w:t>is</w:t>
      </w:r>
      <w:r w:rsidRPr="002C0B6B">
        <w:rPr>
          <w:rStyle w:val="Emphasis"/>
        </w:rPr>
        <w:t xml:space="preserve"> part of what Foucault termed a ‘</w:t>
      </w:r>
      <w:r w:rsidRPr="00E97E23">
        <w:rPr>
          <w:rStyle w:val="Emphasis"/>
          <w:highlight w:val="yellow"/>
        </w:rPr>
        <w:t>normalizing society’</w:t>
      </w:r>
      <w:r w:rsidRPr="00401600">
        <w:rPr>
          <w:sz w:val="16"/>
        </w:rPr>
        <w:t xml:space="preserve">, in which the </w:t>
      </w:r>
      <w:r w:rsidRPr="002C0B6B">
        <w:rPr>
          <w:rStyle w:val="StyleUnderline"/>
        </w:rPr>
        <w:t>calculated administration of life</w:t>
      </w:r>
      <w:r w:rsidRPr="00401600">
        <w:rPr>
          <w:sz w:val="16"/>
        </w:rPr>
        <w:t xml:space="preserve"> is the key technology of power (Foucault, 1976, p. 144). </w:t>
      </w:r>
      <w:r w:rsidRPr="002C0B6B">
        <w:rPr>
          <w:rStyle w:val="StyleUnderline"/>
        </w:rPr>
        <w:t xml:space="preserve">The </w:t>
      </w:r>
      <w:r w:rsidRPr="00E97E23">
        <w:rPr>
          <w:rStyle w:val="StyleUnderline"/>
          <w:highlight w:val="yellow"/>
        </w:rPr>
        <w:t>increasing hybridization</w:t>
      </w:r>
      <w:r w:rsidRPr="002C0B6B">
        <w:rPr>
          <w:rStyle w:val="StyleUnderline"/>
        </w:rPr>
        <w:t xml:space="preserve"> </w:t>
      </w:r>
      <w:r w:rsidRPr="00E97E23">
        <w:rPr>
          <w:rStyle w:val="StyleUnderline"/>
          <w:highlight w:val="yellow"/>
        </w:rPr>
        <w:t>of legal and non-legal authorities</w:t>
      </w:r>
      <w:r w:rsidRPr="002C0B6B">
        <w:rPr>
          <w:rStyle w:val="StyleUnderline"/>
        </w:rPr>
        <w:t>,</w:t>
      </w:r>
      <w:r w:rsidRPr="00401600">
        <w:rPr>
          <w:sz w:val="16"/>
        </w:rPr>
        <w:t xml:space="preserve"> as Rose and Valverde (p. 542) argue, draws on a continuum of regulatory apparatuses, from the strictly juridical to the professional and personal. On announcing Accenture’s contract, for example, </w:t>
      </w:r>
      <w:r w:rsidRPr="002C0B6B">
        <w:rPr>
          <w:rStyle w:val="StyleUnderline"/>
        </w:rPr>
        <w:t>the Department of Homeland Security said that ‘</w:t>
      </w:r>
      <w:r w:rsidRPr="00E97E23">
        <w:rPr>
          <w:rStyle w:val="StyleUnderline"/>
          <w:highlight w:val="yellow"/>
        </w:rPr>
        <w:t>by harnessing</w:t>
      </w:r>
      <w:r w:rsidRPr="002C0B6B">
        <w:rPr>
          <w:rStyle w:val="StyleUnderline"/>
        </w:rPr>
        <w:t xml:space="preserve"> the </w:t>
      </w:r>
      <w:r w:rsidRPr="00E97E23">
        <w:rPr>
          <w:rStyle w:val="StyleUnderline"/>
          <w:highlight w:val="yellow"/>
        </w:rPr>
        <w:t>power of the best</w:t>
      </w:r>
      <w:r w:rsidRPr="002C0B6B">
        <w:rPr>
          <w:rStyle w:val="StyleUnderline"/>
        </w:rPr>
        <w:t xml:space="preserve"> </w:t>
      </w:r>
      <w:r w:rsidRPr="00E97E23">
        <w:rPr>
          <w:rStyle w:val="StyleUnderline"/>
          <w:highlight w:val="yellow"/>
        </w:rPr>
        <w:t>minds</w:t>
      </w:r>
      <w:r w:rsidRPr="002C0B6B">
        <w:rPr>
          <w:rStyle w:val="StyleUnderline"/>
        </w:rPr>
        <w:t xml:space="preserve"> in the private sector it is possible to enhance the security of our country while increasing efficiency at our borders’</w:t>
      </w:r>
      <w:r w:rsidRPr="00401600">
        <w:rPr>
          <w:sz w:val="16"/>
        </w:rPr>
        <w:t xml:space="preserve"> (Department of Homeland Security, 2004). Similarly, Accenture’s Eric Stange talks of the Smart Border Alliance as ‘a strong team of highly qualified companies with significant border management expertise’ (Accenture press release, 2004, p. 2). For one of Accenture’s sub-contractors, Titan Corporation, </w:t>
      </w:r>
      <w:r w:rsidRPr="002C0B6B">
        <w:rPr>
          <w:rStyle w:val="StyleUnderline"/>
        </w:rPr>
        <w:t>some of this expertise was honed in the Abu Ghraib prison in Iraq, where they supplied interrogators and interpreters</w:t>
      </w:r>
      <w:r w:rsidRPr="00401600">
        <w:rPr>
          <w:sz w:val="16"/>
        </w:rPr>
        <w:t>. Yet, very little of this has registered in public debate, beyond vague concerns about an offshore company winning a US government contract.8 In effect, the expertise becomes the norm, as one immigration lawyer explained, ‘</w:t>
      </w:r>
      <w:r w:rsidRPr="00E97E23">
        <w:rPr>
          <w:rStyle w:val="Emphasis"/>
          <w:highlight w:val="yellow"/>
        </w:rPr>
        <w:t>since 9/11</w:t>
      </w:r>
      <w:r w:rsidRPr="002C0B6B">
        <w:rPr>
          <w:rStyle w:val="Emphasis"/>
        </w:rPr>
        <w:t xml:space="preserve"> the </w:t>
      </w:r>
      <w:r w:rsidRPr="00E97E23">
        <w:rPr>
          <w:rStyle w:val="Emphasis"/>
          <w:highlight w:val="yellow"/>
        </w:rPr>
        <w:t>public authorities</w:t>
      </w:r>
      <w:r w:rsidRPr="002C0B6B">
        <w:rPr>
          <w:rStyle w:val="Emphasis"/>
        </w:rPr>
        <w:t xml:space="preserve"> </w:t>
      </w:r>
      <w:r w:rsidRPr="00E97E23">
        <w:rPr>
          <w:rStyle w:val="Emphasis"/>
          <w:highlight w:val="yellow"/>
        </w:rPr>
        <w:t>have turned to</w:t>
      </w:r>
      <w:r w:rsidRPr="002C0B6B">
        <w:rPr>
          <w:rStyle w:val="Emphasis"/>
        </w:rPr>
        <w:t xml:space="preserve"> the </w:t>
      </w:r>
      <w:r w:rsidRPr="00E97E23">
        <w:rPr>
          <w:rStyle w:val="Emphasis"/>
          <w:highlight w:val="yellow"/>
        </w:rPr>
        <w:t>private authorities</w:t>
      </w:r>
      <w:r w:rsidRPr="002C0B6B">
        <w:rPr>
          <w:rStyle w:val="Emphasis"/>
        </w:rPr>
        <w:t xml:space="preserve"> </w:t>
      </w:r>
      <w:r w:rsidRPr="00E97E23">
        <w:rPr>
          <w:rStyle w:val="Emphasis"/>
          <w:highlight w:val="yellow"/>
        </w:rPr>
        <w:t>to design</w:t>
      </w:r>
      <w:r w:rsidRPr="002C0B6B">
        <w:rPr>
          <w:rStyle w:val="Emphasis"/>
        </w:rPr>
        <w:t xml:space="preserve"> the architecture of the systems, to make ‘‘</w:t>
      </w:r>
      <w:r w:rsidRPr="00E97E23">
        <w:rPr>
          <w:rStyle w:val="Emphasis"/>
          <w:highlight w:val="yellow"/>
        </w:rPr>
        <w:t>efficient systems’’</w:t>
      </w:r>
      <w:r w:rsidRPr="00401600">
        <w:rPr>
          <w:sz w:val="16"/>
        </w:rPr>
        <w:t xml:space="preserve">.so this is only ever treated as a technical problem, and not a question of politics’.9 The </w:t>
      </w:r>
      <w:r w:rsidRPr="006F2E02">
        <w:rPr>
          <w:rStyle w:val="Emphasis"/>
          <w:highlight w:val="yellow"/>
        </w:rPr>
        <w:t>active depoliticisation</w:t>
      </w:r>
      <w:r w:rsidRPr="002C0B6B">
        <w:rPr>
          <w:rStyle w:val="Emphasis"/>
        </w:rPr>
        <w:t xml:space="preserve"> that is </w:t>
      </w:r>
      <w:r w:rsidRPr="006F2E02">
        <w:rPr>
          <w:rStyle w:val="Emphasis"/>
        </w:rPr>
        <w:t>enabled via</w:t>
      </w:r>
      <w:r w:rsidRPr="002C0B6B">
        <w:rPr>
          <w:rStyle w:val="Emphasis"/>
        </w:rPr>
        <w:t xml:space="preserve"> the </w:t>
      </w:r>
      <w:r w:rsidRPr="006F2E02">
        <w:rPr>
          <w:rStyle w:val="Emphasis"/>
        </w:rPr>
        <w:t>authorization of groups</w:t>
      </w:r>
      <w:r w:rsidRPr="002C0B6B">
        <w:rPr>
          <w:rStyle w:val="Emphasis"/>
        </w:rPr>
        <w:t xml:space="preserve"> such as Smart Borders, however, does not imply simply a shift from public to private authority</w:t>
      </w:r>
      <w:r w:rsidRPr="00401600">
        <w:rPr>
          <w:sz w:val="16"/>
        </w:rPr>
        <w:t xml:space="preserve">. Rather, </w:t>
      </w:r>
      <w:r w:rsidRPr="002C0B6B">
        <w:rPr>
          <w:rStyle w:val="Emphasis"/>
        </w:rPr>
        <w:t xml:space="preserve">the </w:t>
      </w:r>
      <w:r w:rsidRPr="006F2E02">
        <w:rPr>
          <w:rStyle w:val="Emphasis"/>
          <w:highlight w:val="yellow"/>
        </w:rPr>
        <w:t>authority of the state is enhanced</w:t>
      </w:r>
      <w:r w:rsidRPr="002C0B6B">
        <w:rPr>
          <w:rStyle w:val="Emphasis"/>
        </w:rPr>
        <w:t xml:space="preserve"> and revitalized</w:t>
      </w:r>
      <w:r w:rsidRPr="00401600">
        <w:rPr>
          <w:sz w:val="16"/>
        </w:rPr>
        <w:t xml:space="preserve">, the </w:t>
      </w:r>
      <w:r w:rsidRPr="002C0B6B">
        <w:rPr>
          <w:rStyle w:val="StyleUnderline"/>
        </w:rPr>
        <w:t xml:space="preserve">apparent </w:t>
      </w:r>
      <w:r w:rsidRPr="006F2E02">
        <w:rPr>
          <w:rStyle w:val="StyleUnderline"/>
          <w:highlight w:val="yellow"/>
        </w:rPr>
        <w:t>loss of sovereignty</w:t>
      </w:r>
      <w:r w:rsidRPr="002C0B6B">
        <w:rPr>
          <w:rStyle w:val="StyleUnderline"/>
        </w:rPr>
        <w:t xml:space="preserve"> being ‘</w:t>
      </w:r>
      <w:r w:rsidRPr="006F2E02">
        <w:rPr>
          <w:rStyle w:val="StyleUnderline"/>
          <w:highlight w:val="yellow"/>
        </w:rPr>
        <w:t>compensated</w:t>
      </w:r>
      <w:r w:rsidRPr="002C0B6B">
        <w:rPr>
          <w:rStyle w:val="StyleUnderline"/>
        </w:rPr>
        <w:t xml:space="preserve"> </w:t>
      </w:r>
      <w:r w:rsidRPr="006F2E02">
        <w:rPr>
          <w:rStyle w:val="StyleUnderline"/>
          <w:highlight w:val="yellow"/>
        </w:rPr>
        <w:t>through</w:t>
      </w:r>
      <w:r w:rsidRPr="002C0B6B">
        <w:rPr>
          <w:rStyle w:val="StyleUnderline"/>
        </w:rPr>
        <w:t xml:space="preserve"> the </w:t>
      </w:r>
      <w:r w:rsidRPr="006F2E02">
        <w:rPr>
          <w:rStyle w:val="StyleUnderline"/>
          <w:highlight w:val="yellow"/>
        </w:rPr>
        <w:t>resurgence of sovereignty</w:t>
      </w:r>
      <w:r w:rsidRPr="002C0B6B">
        <w:rPr>
          <w:rStyle w:val="StyleUnderline"/>
        </w:rPr>
        <w:t xml:space="preserve"> within the field of governmentality</w:t>
      </w:r>
      <w:r w:rsidRPr="00401600">
        <w:rPr>
          <w:sz w:val="16"/>
        </w:rPr>
        <w:t xml:space="preserve">’ (Butler, 2004, p. 56). Understood as examples of Butler’s resurgent ‘petty sovereigns’, the </w:t>
      </w:r>
      <w:r w:rsidRPr="002C0B6B">
        <w:rPr>
          <w:rStyle w:val="StyleUnderline"/>
        </w:rPr>
        <w:t>US VISIT disperses power throughout a network of authorities whose actions are sanctioned by a state that declares ‘exceptions’ to or ‘suspensions’ of the rule of law</w:t>
      </w:r>
      <w:r w:rsidRPr="00401600">
        <w:rPr>
          <w:sz w:val="16"/>
        </w:rPr>
        <w:t xml:space="preserve"> (Agamben, 2005; Butler, 2004). Connolly (2005, p. 145) makes an important point, then, when he argues, partially contra-Agamben, that ‘the sovereign is not simply he (orshe) who first decides that there is an exception and then decides how to resolve it’. Instead, ‘sovereign is that which decides an exception exists and how to decide it, with the that composed of a plurality of forces circulating through and under the positional sovereignty of the official arbitrating body’. I am arguing here </w:t>
      </w:r>
      <w:r w:rsidRPr="002C0B6B">
        <w:rPr>
          <w:rStyle w:val="StyleUnderline"/>
        </w:rPr>
        <w:t>not that sovereignty is somehow lost by the state to private players, nor that authority has become governmentalized around the consultants and data integration multinational</w:t>
      </w:r>
      <w:r w:rsidRPr="00401600">
        <w:rPr>
          <w:sz w:val="16"/>
        </w:rPr>
        <w:t xml:space="preserve">s. The authority to designate the exception and to produce the figures of the trusted traveller and Agamben’s (1998) abandoned figure of Homo Sacer, though, is diffused to the point that it is in the hands of all citizens. As Gregory (2004, p. 16) has captured the ‘banality of the colonial present and our complicity in its horrors’, so </w:t>
      </w:r>
      <w:r w:rsidRPr="00401600">
        <w:rPr>
          <w:rStyle w:val="StyleUnderline"/>
        </w:rPr>
        <w:t>the proliferation of contemporary spaces of exception should not prevent us from attending to the mundane violences of ‘practices that mark other people as irredeemably ‘‘Other’’’</w:t>
      </w:r>
      <w:r w:rsidRPr="00401600">
        <w:rPr>
          <w:sz w:val="16"/>
        </w:rPr>
        <w:t xml:space="preserve">. One effect of this dispersal of spaces of exception into the routines of everyday life has been what Coutin (2000) has called ‘the surveillance of migrant illegality’. In Accenture’s bid for the US VISIT contract, for example, they reportedly ‘wowed government officials with a demo that included wireless tags that tracked immigrants’ whereabouts’ (‘‘Accenture Hits the Daily 8 Interviewed in the New York Times, Representative Richard Neal declared the US VISIT contact to be ‘outrageous’. ‘The Bush administration’, he argued, ‘has awarded the largest homeland security contract in history to a company that has given up its US citizenship and moved to Bermuda’. ‘If companies want a slice of the American pie’, he declared, ‘then they had better help bake it’ (2004, p. 26). 9 Interview, Immigration Law Center, November 7, 2004. L. Amoore / Political Geography 25 (2006) 336e351 345 Double’’, 2004, p. 74). Despite a legal framework that ostensibly restricts the deployment of US VISIT powers to border management, the potential to disperse US VISIT authority into the governing and surveillance of migrant workers was clear even before the award of the contract. </w:t>
      </w:r>
      <w:r w:rsidRPr="00401600">
        <w:rPr>
          <w:rStyle w:val="Emphasis"/>
        </w:rPr>
        <w:t xml:space="preserve">The </w:t>
      </w:r>
      <w:r w:rsidRPr="006F2E02">
        <w:rPr>
          <w:rStyle w:val="Emphasis"/>
          <w:highlight w:val="yellow"/>
        </w:rPr>
        <w:t>extra-legal authority</w:t>
      </w:r>
      <w:r w:rsidRPr="00401600">
        <w:rPr>
          <w:rStyle w:val="Emphasis"/>
        </w:rPr>
        <w:t xml:space="preserve"> conferred by expertise has </w:t>
      </w:r>
      <w:r w:rsidRPr="006F2E02">
        <w:rPr>
          <w:rStyle w:val="Emphasis"/>
          <w:highlight w:val="yellow"/>
        </w:rPr>
        <w:t>enabled the bundling</w:t>
      </w:r>
      <w:r w:rsidRPr="00401600">
        <w:rPr>
          <w:rStyle w:val="Emphasis"/>
        </w:rPr>
        <w:t xml:space="preserve"> together </w:t>
      </w:r>
      <w:r w:rsidRPr="006F2E02">
        <w:rPr>
          <w:rStyle w:val="Emphasis"/>
          <w:highlight w:val="yellow"/>
        </w:rPr>
        <w:t>of ‘terrorist’ with ‘illegal immigrant’</w:t>
      </w:r>
      <w:r w:rsidRPr="00401600">
        <w:rPr>
          <w:rStyle w:val="Emphasis"/>
        </w:rPr>
        <w:t xml:space="preserve">, ‘welfare tourist’ and so on, </w:t>
      </w:r>
      <w:r w:rsidRPr="006F2E02">
        <w:rPr>
          <w:rStyle w:val="Emphasis"/>
          <w:highlight w:val="yellow"/>
        </w:rPr>
        <w:t>authorizing</w:t>
      </w:r>
      <w:r w:rsidRPr="00401600">
        <w:rPr>
          <w:rStyle w:val="Emphasis"/>
        </w:rPr>
        <w:t xml:space="preserve"> an ever </w:t>
      </w:r>
      <w:r w:rsidRPr="006F2E02">
        <w:rPr>
          <w:rStyle w:val="Emphasis"/>
          <w:highlight w:val="yellow"/>
        </w:rPr>
        <w:t>widening sphere</w:t>
      </w:r>
      <w:r w:rsidRPr="00401600">
        <w:rPr>
          <w:rStyle w:val="Emphasis"/>
        </w:rPr>
        <w:t xml:space="preserve"> </w:t>
      </w:r>
      <w:r w:rsidRPr="006F2E02">
        <w:rPr>
          <w:rStyle w:val="Emphasis"/>
          <w:highlight w:val="yellow"/>
        </w:rPr>
        <w:t xml:space="preserve">of actors </w:t>
      </w:r>
      <w:r w:rsidRPr="006F2E02">
        <w:rPr>
          <w:rStyle w:val="Emphasis"/>
        </w:rPr>
        <w:t>to</w:t>
      </w:r>
      <w:r w:rsidRPr="00401600">
        <w:rPr>
          <w:rStyle w:val="Emphasis"/>
        </w:rPr>
        <w:t xml:space="preserve"> </w:t>
      </w:r>
      <w:r w:rsidRPr="006F2E02">
        <w:rPr>
          <w:rStyle w:val="Emphasis"/>
          <w:highlight w:val="yellow"/>
        </w:rPr>
        <w:t>engage in surveillance</w:t>
      </w:r>
      <w:r w:rsidRPr="00401600">
        <w:rPr>
          <w:rStyle w:val="Emphasis"/>
        </w:rPr>
        <w:t xml:space="preserve"> and policing. </w:t>
      </w:r>
      <w:r w:rsidRPr="00401600">
        <w:rPr>
          <w:sz w:val="16"/>
        </w:rPr>
        <w:t xml:space="preserve">In many ways, the emphasis on risk profiling embodied within US VISIT is merely an initial step in rendering ordinary and everyday the monitoring of suspicious or risky groups. Following the award of US VISIT, Accenture’s Eric Stange explained in an interview that </w:t>
      </w:r>
      <w:r w:rsidRPr="00401600">
        <w:rPr>
          <w:rStyle w:val="StyleUnderline"/>
        </w:rPr>
        <w:t xml:space="preserve">what is ultimately required in the war on terror is a ‘cultural change’, a shift that </w:t>
      </w:r>
      <w:r w:rsidRPr="006F2E02">
        <w:rPr>
          <w:rStyle w:val="StyleUnderline"/>
          <w:highlight w:val="yellow"/>
        </w:rPr>
        <w:t>extends beyond</w:t>
      </w:r>
      <w:r w:rsidRPr="00401600">
        <w:rPr>
          <w:rStyle w:val="StyleUnderline"/>
        </w:rPr>
        <w:t xml:space="preserve"> </w:t>
      </w:r>
      <w:r w:rsidRPr="006F2E02">
        <w:rPr>
          <w:rStyle w:val="StyleUnderline"/>
          <w:highlight w:val="yellow"/>
        </w:rPr>
        <w:t>governments</w:t>
      </w:r>
      <w:r w:rsidRPr="00401600">
        <w:rPr>
          <w:rStyle w:val="StyleUnderline"/>
        </w:rPr>
        <w:t xml:space="preserve"> and private firms and ‘</w:t>
      </w:r>
      <w:r w:rsidRPr="006F2E02">
        <w:rPr>
          <w:rStyle w:val="StyleUnderline"/>
          <w:highlight w:val="yellow"/>
        </w:rPr>
        <w:t>into individuals perceptions</w:t>
      </w:r>
      <w:r w:rsidRPr="00401600">
        <w:rPr>
          <w:rStyle w:val="StyleUnderline"/>
        </w:rPr>
        <w:t xml:space="preserve"> and responsibilities’</w:t>
      </w:r>
      <w:r w:rsidRPr="00401600">
        <w:rPr>
          <w:sz w:val="16"/>
        </w:rPr>
        <w:t xml:space="preserve"> (‘‘Beta’’, 2004). During 2003 Accenture organized a major trans-American series of ‘citizens workshops’ on homeland security, concluding that ‘</w:t>
      </w:r>
      <w:r w:rsidRPr="00401600">
        <w:rPr>
          <w:rStyle w:val="Emphasis"/>
        </w:rPr>
        <w:t xml:space="preserve">the </w:t>
      </w:r>
      <w:r w:rsidRPr="006F2E02">
        <w:rPr>
          <w:rStyle w:val="Emphasis"/>
          <w:highlight w:val="yellow"/>
        </w:rPr>
        <w:t>people are the nation’s</w:t>
      </w:r>
      <w:r w:rsidRPr="00401600">
        <w:rPr>
          <w:rStyle w:val="Emphasis"/>
        </w:rPr>
        <w:t xml:space="preserve"> most important and untapped </w:t>
      </w:r>
      <w:r w:rsidRPr="006F2E02">
        <w:rPr>
          <w:rStyle w:val="Emphasis"/>
          <w:highlight w:val="yellow"/>
        </w:rPr>
        <w:t>resource</w:t>
      </w:r>
      <w:r w:rsidRPr="00401600">
        <w:rPr>
          <w:rStyle w:val="Emphasis"/>
        </w:rPr>
        <w:t xml:space="preserve"> </w:t>
      </w:r>
      <w:r w:rsidRPr="006F2E02">
        <w:rPr>
          <w:rStyle w:val="Emphasis"/>
          <w:highlight w:val="yellow"/>
        </w:rPr>
        <w:t>in the</w:t>
      </w:r>
      <w:r w:rsidRPr="00401600">
        <w:rPr>
          <w:rStyle w:val="Emphasis"/>
        </w:rPr>
        <w:t xml:space="preserve"> homeland </w:t>
      </w:r>
      <w:r w:rsidRPr="006F2E02">
        <w:rPr>
          <w:rStyle w:val="Emphasis"/>
          <w:highlight w:val="yellow"/>
        </w:rPr>
        <w:t>security enterprise’</w:t>
      </w:r>
      <w:r w:rsidRPr="00401600">
        <w:rPr>
          <w:sz w:val="16"/>
        </w:rPr>
        <w:t xml:space="preserve"> (Council for Excellence, 2004, p. 7). The subsequent report identifies information </w:t>
      </w:r>
      <w:r w:rsidRPr="00401600">
        <w:rPr>
          <w:rStyle w:val="Emphasis"/>
        </w:rPr>
        <w:t xml:space="preserve">sharing and </w:t>
      </w:r>
      <w:r w:rsidRPr="006F2E02">
        <w:rPr>
          <w:rStyle w:val="Emphasis"/>
          <w:highlight w:val="yellow"/>
        </w:rPr>
        <w:t>secure borders as citizens’</w:t>
      </w:r>
      <w:r w:rsidRPr="00401600">
        <w:rPr>
          <w:rStyle w:val="Emphasis"/>
        </w:rPr>
        <w:t xml:space="preserve"> </w:t>
      </w:r>
      <w:r w:rsidRPr="006F2E02">
        <w:rPr>
          <w:rStyle w:val="Emphasis"/>
          <w:highlight w:val="yellow"/>
        </w:rPr>
        <w:t>strategic priorities</w:t>
      </w:r>
      <w:r w:rsidRPr="00401600">
        <w:rPr>
          <w:rStyle w:val="Emphasis"/>
        </w:rPr>
        <w:t>, suggesting that ‘wellintentioned Americans’</w:t>
      </w:r>
      <w:r w:rsidRPr="00401600">
        <w:rPr>
          <w:sz w:val="16"/>
        </w:rPr>
        <w:t xml:space="preserve"> should volunteer their time to help fight the war on terror (p. 11). Yet, there are apparently no questions raised as to the </w:t>
      </w:r>
      <w:r w:rsidRPr="006F2E02">
        <w:rPr>
          <w:rStyle w:val="StyleUnderline"/>
          <w:highlight w:val="yellow"/>
        </w:rPr>
        <w:t>implications</w:t>
      </w:r>
      <w:r w:rsidRPr="00401600">
        <w:rPr>
          <w:rStyle w:val="StyleUnderline"/>
        </w:rPr>
        <w:t xml:space="preserve"> of such citizen </w:t>
      </w:r>
      <w:r w:rsidRPr="006F2E02">
        <w:rPr>
          <w:rStyle w:val="StyleUnderline"/>
          <w:highlight w:val="yellow"/>
        </w:rPr>
        <w:t>profiling</w:t>
      </w:r>
      <w:r w:rsidRPr="00401600">
        <w:rPr>
          <w:rStyle w:val="StyleUnderline"/>
        </w:rPr>
        <w:t xml:space="preserve"> for the </w:t>
      </w:r>
      <w:r w:rsidRPr="006F2E02">
        <w:rPr>
          <w:rStyle w:val="StyleUnderline"/>
          <w:highlight w:val="yellow"/>
        </w:rPr>
        <w:t>Arab Americans and</w:t>
      </w:r>
      <w:r w:rsidRPr="00401600">
        <w:rPr>
          <w:rStyle w:val="StyleUnderline"/>
        </w:rPr>
        <w:t xml:space="preserve"> other groups who have found that risk profiling is </w:t>
      </w:r>
      <w:r w:rsidRPr="006F2E02">
        <w:rPr>
          <w:rStyle w:val="StyleUnderline"/>
          <w:highlight w:val="yellow"/>
        </w:rPr>
        <w:t>racial</w:t>
      </w:r>
      <w:r w:rsidRPr="00401600">
        <w:rPr>
          <w:rStyle w:val="StyleUnderline"/>
        </w:rPr>
        <w:t xml:space="preserve"> and </w:t>
      </w:r>
      <w:r w:rsidRPr="006F2E02">
        <w:rPr>
          <w:rStyle w:val="StyleUnderline"/>
          <w:highlight w:val="yellow"/>
        </w:rPr>
        <w:t>ethnic targeting</w:t>
      </w:r>
      <w:r w:rsidRPr="00401600">
        <w:rPr>
          <w:sz w:val="16"/>
        </w:rPr>
        <w:t xml:space="preserve"> (Edley, 2003; Nagel, 2002). As Butler (2004, p. 39) has put the problem, ‘when the alert goes out, every member of the population is asked to become a ‘‘foot soldier’’’ </w:t>
      </w:r>
      <w:r w:rsidRPr="00401600">
        <w:rPr>
          <w:rStyle w:val="StyleUnderline"/>
        </w:rPr>
        <w:t xml:space="preserve">in the war on terror, observing the behaviour of fellow passengers on a train, new neighbours in town, ‘and anyone who looks vaguely Arab in the dominant racial imaginary’. </w:t>
      </w:r>
      <w:r w:rsidRPr="00401600">
        <w:rPr>
          <w:sz w:val="16"/>
        </w:rPr>
        <w:t xml:space="preserve">At the time of writing, in the wake of the July London bombings, the Chief Constable of London transport police is calling for increased vigilance on the part of commuters and tourists, </w:t>
      </w:r>
      <w:r w:rsidRPr="00401600">
        <w:rPr>
          <w:rStyle w:val="StyleUnderline"/>
        </w:rPr>
        <w:t xml:space="preserve">simultaneously </w:t>
      </w:r>
      <w:r w:rsidRPr="006F2E02">
        <w:rPr>
          <w:rStyle w:val="StyleUnderline"/>
          <w:highlight w:val="yellow"/>
        </w:rPr>
        <w:t>urging</w:t>
      </w:r>
      <w:r w:rsidRPr="00401600">
        <w:rPr>
          <w:rStyle w:val="StyleUnderline"/>
        </w:rPr>
        <w:t xml:space="preserve"> that </w:t>
      </w:r>
      <w:r w:rsidRPr="006F2E02">
        <w:rPr>
          <w:rStyle w:val="StyleUnderline"/>
          <w:highlight w:val="yellow"/>
        </w:rPr>
        <w:t>stop and search</w:t>
      </w:r>
      <w:r w:rsidRPr="00401600">
        <w:rPr>
          <w:rStyle w:val="StyleUnderline"/>
        </w:rPr>
        <w:t xml:space="preserve"> powers should </w:t>
      </w:r>
      <w:r w:rsidRPr="006F2E02">
        <w:rPr>
          <w:rStyle w:val="StyleUnderline"/>
          <w:highlight w:val="yellow"/>
        </w:rPr>
        <w:t>be</w:t>
      </w:r>
      <w:r w:rsidRPr="00401600">
        <w:rPr>
          <w:rStyle w:val="StyleUnderline"/>
        </w:rPr>
        <w:t xml:space="preserve"> ‘</w:t>
      </w:r>
      <w:r w:rsidRPr="006F2E02">
        <w:rPr>
          <w:rStyle w:val="StyleUnderline"/>
          <w:highlight w:val="yellow"/>
        </w:rPr>
        <w:t>targeted’</w:t>
      </w:r>
      <w:r w:rsidRPr="00401600">
        <w:rPr>
          <w:rStyle w:val="StyleUnderline"/>
        </w:rPr>
        <w:t xml:space="preserve"> and ‘should not waste time on white old ladies’</w:t>
      </w:r>
      <w:r w:rsidRPr="00401600">
        <w:rPr>
          <w:sz w:val="16"/>
        </w:rPr>
        <w:t xml:space="preserve"> (‘‘Plan to Improve’’, 2005). The making of the responsible and vigilant homeland security citizen is closely tied into the adventure </w:t>
      </w:r>
      <w:r w:rsidRPr="00401600">
        <w:rPr>
          <w:rStyle w:val="StyleUnderline"/>
        </w:rPr>
        <w:t>and lifestyle gadgetry of smart phones and mobile hand-held technologies</w:t>
      </w:r>
      <w:r w:rsidRPr="00401600">
        <w:rPr>
          <w:sz w:val="16"/>
        </w:rPr>
        <w:t xml:space="preserve">. Alongside the award of border control contracts to data and risk management companies, such firms also draw the citizen into the everyday armoury of the war on terror. A Seattle IT company, Town Compass LLC, for example, markets ‘personal products to fight the war on terror’. Their ‘Most Wanted Terrorists’ database is available as a free download to pocket PCs and smart phones as part of a ‘terrorism survival’ bundle. Town Compass promises that ‘people can have the photos and descriptions at their fingertips at all times in case they spot a suspicious person, easily comparing the person to the photo without endangering themselves’ (cited in ‘‘Homeland Security Focus’’, 2004, p. 4). </w:t>
      </w:r>
      <w:r w:rsidRPr="00401600">
        <w:rPr>
          <w:rStyle w:val="StyleUnderline"/>
        </w:rPr>
        <w:t xml:space="preserve">Should the </w:t>
      </w:r>
      <w:r w:rsidRPr="006F2E02">
        <w:rPr>
          <w:rStyle w:val="StyleUnderline"/>
          <w:highlight w:val="yellow"/>
        </w:rPr>
        <w:t>vigilant citizen</w:t>
      </w:r>
      <w:r w:rsidRPr="00401600">
        <w:rPr>
          <w:rStyle w:val="StyleUnderline"/>
        </w:rPr>
        <w:t xml:space="preserve"> succeed in identifying a suspicious person, the download </w:t>
      </w:r>
      <w:r w:rsidRPr="006F2E02">
        <w:rPr>
          <w:rStyle w:val="StyleUnderline"/>
          <w:highlight w:val="yellow"/>
        </w:rPr>
        <w:t>comes</w:t>
      </w:r>
      <w:r w:rsidRPr="00401600">
        <w:rPr>
          <w:rStyle w:val="StyleUnderline"/>
        </w:rPr>
        <w:t xml:space="preserve"> complete </w:t>
      </w:r>
      <w:r w:rsidRPr="006F2E02">
        <w:rPr>
          <w:rStyle w:val="StyleUnderline"/>
          <w:highlight w:val="yellow"/>
        </w:rPr>
        <w:t>with</w:t>
      </w:r>
      <w:r w:rsidRPr="00401600">
        <w:rPr>
          <w:rStyle w:val="StyleUnderline"/>
        </w:rPr>
        <w:t xml:space="preserve"> one-touch dialing to the FBI and full details of currently available </w:t>
      </w:r>
      <w:r w:rsidRPr="006F2E02">
        <w:rPr>
          <w:rStyle w:val="StyleUnderline"/>
          <w:highlight w:val="yellow"/>
        </w:rPr>
        <w:t>rewards</w:t>
      </w:r>
      <w:r w:rsidRPr="00401600">
        <w:rPr>
          <w:rStyle w:val="StyleUnderline"/>
        </w:rPr>
        <w:t xml:space="preserve">. </w:t>
      </w:r>
      <w:r w:rsidRPr="00401600">
        <w:rPr>
          <w:sz w:val="16"/>
        </w:rPr>
        <w:t>The electro</w:t>
      </w:r>
      <w:r w:rsidRPr="00401600">
        <w:rPr>
          <w:rStyle w:val="StyleUnderline"/>
        </w:rPr>
        <w:t xml:space="preserve">nically </w:t>
      </w:r>
      <w:r w:rsidRPr="006F2E02">
        <w:rPr>
          <w:rStyle w:val="StyleUnderline"/>
          <w:highlight w:val="yellow"/>
        </w:rPr>
        <w:t>enabled citizen as foot soldier</w:t>
      </w:r>
      <w:r w:rsidRPr="00401600">
        <w:rPr>
          <w:rStyle w:val="StyleUnderline"/>
        </w:rPr>
        <w:t xml:space="preserve"> in the war on terror has similarly been called up (</w:t>
      </w:r>
      <w:r w:rsidRPr="00401600">
        <w:rPr>
          <w:sz w:val="16"/>
        </w:rPr>
        <w:t xml:space="preserve">and into being) by the UK government following the London bombings. The ‘Life Savers’ hotline number is downloaded to mobile phones with the message that ‘people should consider whether the behaviour of those they encounter, through work or socially, gives them any reason to think they might be planning terrorist attacks’ (Home Office, 2005). In each of these cases </w:t>
      </w:r>
      <w:r w:rsidRPr="00401600">
        <w:rPr>
          <w:rStyle w:val="Emphasis"/>
        </w:rPr>
        <w:t xml:space="preserve">the </w:t>
      </w:r>
      <w:r w:rsidRPr="006F2E02">
        <w:rPr>
          <w:rStyle w:val="Emphasis"/>
          <w:highlight w:val="yellow"/>
        </w:rPr>
        <w:t>risk profiling</w:t>
      </w:r>
      <w:r w:rsidRPr="00401600">
        <w:rPr>
          <w:rStyle w:val="Emphasis"/>
        </w:rPr>
        <w:t xml:space="preserve"> and targeted governance </w:t>
      </w:r>
      <w:r w:rsidRPr="006F2E02">
        <w:rPr>
          <w:rStyle w:val="Emphasis"/>
        </w:rPr>
        <w:t>that</w:t>
      </w:r>
      <w:r w:rsidRPr="00401600">
        <w:rPr>
          <w:rStyle w:val="Emphasis"/>
        </w:rPr>
        <w:t xml:space="preserve"> is writ large </w:t>
      </w:r>
      <w:r w:rsidRPr="006F2E02">
        <w:rPr>
          <w:rStyle w:val="Emphasis"/>
          <w:highlight w:val="yellow"/>
        </w:rPr>
        <w:t>in</w:t>
      </w:r>
      <w:r w:rsidRPr="00401600">
        <w:rPr>
          <w:rStyle w:val="Emphasis"/>
        </w:rPr>
        <w:t xml:space="preserve"> the </w:t>
      </w:r>
      <w:r w:rsidRPr="006F2E02">
        <w:rPr>
          <w:rStyle w:val="Emphasis"/>
          <w:highlight w:val="yellow"/>
        </w:rPr>
        <w:t>US VISIT</w:t>
      </w:r>
      <w:r w:rsidRPr="00401600">
        <w:rPr>
          <w:rStyle w:val="Emphasis"/>
        </w:rPr>
        <w:t xml:space="preserve"> programme </w:t>
      </w:r>
      <w:r w:rsidRPr="006F2E02">
        <w:rPr>
          <w:rStyle w:val="Emphasis"/>
          <w:highlight w:val="yellow"/>
        </w:rPr>
        <w:t>establishes</w:t>
      </w:r>
      <w:r w:rsidRPr="00401600">
        <w:rPr>
          <w:rStyle w:val="Emphasis"/>
        </w:rPr>
        <w:t xml:space="preserve"> a </w:t>
      </w:r>
      <w:r w:rsidRPr="006F2E02">
        <w:rPr>
          <w:rStyle w:val="Emphasis"/>
          <w:highlight w:val="yellow"/>
        </w:rPr>
        <w:t>new</w:t>
      </w:r>
      <w:r w:rsidRPr="00401600">
        <w:rPr>
          <w:rStyle w:val="Emphasis"/>
        </w:rPr>
        <w:t xml:space="preserve"> process of </w:t>
      </w:r>
      <w:r w:rsidRPr="006F2E02">
        <w:rPr>
          <w:rStyle w:val="Emphasis"/>
          <w:highlight w:val="yellow"/>
        </w:rPr>
        <w:t>authorization</w:t>
      </w:r>
      <w:r w:rsidRPr="00401600">
        <w:rPr>
          <w:rStyle w:val="Emphasis"/>
        </w:rPr>
        <w:t xml:space="preserve">, in which the </w:t>
      </w:r>
      <w:r w:rsidRPr="006F2E02">
        <w:rPr>
          <w:rStyle w:val="Emphasis"/>
          <w:highlight w:val="yellow"/>
        </w:rPr>
        <w:t>everyday spheres</w:t>
      </w:r>
      <w:r w:rsidRPr="00401600">
        <w:rPr>
          <w:rStyle w:val="Emphasis"/>
        </w:rPr>
        <w:t xml:space="preserve"> of the commute, the office and the </w:t>
      </w:r>
      <w:r w:rsidRPr="006F2E02">
        <w:rPr>
          <w:rStyle w:val="Emphasis"/>
        </w:rPr>
        <w:t xml:space="preserve">household </w:t>
      </w:r>
      <w:r w:rsidRPr="006F2E02">
        <w:rPr>
          <w:rStyle w:val="Emphasis"/>
          <w:highlight w:val="yellow"/>
        </w:rPr>
        <w:t>become sites of authority in the war on terror</w:t>
      </w:r>
      <w:r w:rsidRPr="00401600">
        <w:rPr>
          <w:sz w:val="16"/>
        </w:rPr>
        <w:t xml:space="preserve">. For a politics of resistance or dissent, the problem of the growing ubiquity of the ‘homeland security citizen’ is one that appears to foreclose the possibility of public critique. Elsewhere I 346 L. Amoore / Political Geography 25 (2006) 336e351 have discussed in greater </w:t>
      </w:r>
      <w:r w:rsidRPr="00401600">
        <w:rPr>
          <w:rStyle w:val="StyleUnderline"/>
        </w:rPr>
        <w:t>depth the problematic of resistance within the war on terror, suggesting that we find ourselves in ambivalent subject positions: both frequent flier and immigrant rights campaigner, for example; or both London city commuter and anti-war protester</w:t>
      </w:r>
      <w:r w:rsidRPr="00401600">
        <w:rPr>
          <w:sz w:val="16"/>
        </w:rPr>
        <w:t xml:space="preserve"> (Amoore, 2006). Though outside the scope of this article to pursue the resistance question further, I have argued that </w:t>
      </w:r>
      <w:r w:rsidRPr="00401600">
        <w:rPr>
          <w:rStyle w:val="StyleUnderline"/>
        </w:rPr>
        <w:t>the looming presence of the biometric border should be taken seriously politically, but that it should also be destablised and critiqued, perhaps made less serious</w:t>
      </w:r>
      <w:r w:rsidRPr="00401600">
        <w:rPr>
          <w:sz w:val="16"/>
        </w:rPr>
        <w:t xml:space="preserve">, as in some of the examples of artistic interventions I have discussed. I will suggest one example here, then, of an important and growing body of satirical readings of the making of the homeland security citizen. San Francisco animator, Mark Fiore, subjects the risk discourses of the Department of Homeland Security to observant political satire. In his short animation Minister of Fear, Fiore depicts Secretary Tom Ridge as </w:t>
      </w:r>
      <w:r w:rsidRPr="00401600">
        <w:rPr>
          <w:rStyle w:val="StyleUnderline"/>
        </w:rPr>
        <w:t xml:space="preserve">the </w:t>
      </w:r>
      <w:r w:rsidRPr="006F2E02">
        <w:rPr>
          <w:rStyle w:val="StyleUnderline"/>
          <w:highlight w:val="yellow"/>
        </w:rPr>
        <w:t>cloaked and masked ‘minister of fear’, bringing</w:t>
      </w:r>
      <w:r w:rsidRPr="00401600">
        <w:rPr>
          <w:rStyle w:val="StyleUnderline"/>
        </w:rPr>
        <w:t xml:space="preserve"> the </w:t>
      </w:r>
      <w:r w:rsidRPr="006F2E02">
        <w:rPr>
          <w:rStyle w:val="StyleUnderline"/>
          <w:highlight w:val="yellow"/>
        </w:rPr>
        <w:t>risks</w:t>
      </w:r>
      <w:r w:rsidRPr="00401600">
        <w:rPr>
          <w:rStyle w:val="StyleUnderline"/>
        </w:rPr>
        <w:t xml:space="preserve"> of global terrorism </w:t>
      </w:r>
      <w:r w:rsidRPr="006F2E02">
        <w:rPr>
          <w:rStyle w:val="StyleUnderline"/>
          <w:highlight w:val="yellow"/>
        </w:rPr>
        <w:t>to</w:t>
      </w:r>
      <w:r w:rsidRPr="00401600">
        <w:rPr>
          <w:rStyle w:val="StyleUnderline"/>
        </w:rPr>
        <w:t xml:space="preserve"> the living rooms of </w:t>
      </w:r>
      <w:r w:rsidRPr="006F2E02">
        <w:rPr>
          <w:rStyle w:val="StyleUnderline"/>
          <w:highlight w:val="yellow"/>
        </w:rPr>
        <w:t>America</w:t>
      </w:r>
      <w:r w:rsidRPr="00401600">
        <w:rPr>
          <w:sz w:val="16"/>
        </w:rPr>
        <w:t xml:space="preserve">. The Minister vacillates wildly between the calm assurance that the state has security in control: ‘remain calm, stand down, go about your business, code yellow’; and a screaming panic that warns ‘they are coming, look out! You never know where the terrorists might strike, they are coming. but in a non-specific and unsubstantiated way’.10 In Are you a </w:t>
      </w:r>
      <w:proofErr w:type="gramStart"/>
      <w:r w:rsidRPr="00401600">
        <w:rPr>
          <w:sz w:val="16"/>
        </w:rPr>
        <w:t>Patriot?,</w:t>
      </w:r>
      <w:proofErr w:type="gramEnd"/>
      <w:r w:rsidRPr="00401600">
        <w:rPr>
          <w:sz w:val="16"/>
        </w:rPr>
        <w:t xml:space="preserve"> </w:t>
      </w:r>
      <w:r w:rsidRPr="00401600">
        <w:rPr>
          <w:rStyle w:val="StyleUnderline"/>
        </w:rPr>
        <w:t xml:space="preserve">Fiore targets the </w:t>
      </w:r>
      <w:r w:rsidRPr="006F2E02">
        <w:rPr>
          <w:rStyle w:val="StyleUnderline"/>
        </w:rPr>
        <w:t>Patriot Act’s explicit focus</w:t>
      </w:r>
      <w:r w:rsidRPr="00401600">
        <w:rPr>
          <w:rStyle w:val="StyleUnderline"/>
        </w:rPr>
        <w:t xml:space="preserve"> on citizens as surveillant individuals. The viewer is asked ‘to decide who should be investigated using the anti-terrorist Patriot Act’. The animation then shows a number of stereotyped mug shots, each time asking the viewer to decide: ‘suspected terrorist?; suspected pipe bomb nut?; suspected identity thief</w:t>
      </w:r>
      <w:r w:rsidRPr="00401600">
        <w:rPr>
          <w:sz w:val="16"/>
        </w:rPr>
        <w:t xml:space="preserve">’.11 Rather as Heath Bunting’s works replay the dataveillance techniques of the war on terror, unsettling their apparently secure roots in science and law and rendering them incomplete and contingent, Mark Fiore unsettles the assumptions underpinning the making of the homeland security citizen. His short films serve to question the logics of profiling ‘suspicious behaviour’ and to repoliticise the homeland security discourses of risk and fear. We are left with the feeling that there is political significance in reclaiming uncertainty, in ‘accepting permanent uncertainty’, as Bigo (2001, 2002) puts it, and ‘learning to live’ with our fears. Indeed, as many writers have suggested, art, comedy and laughter have an important role to play in a politics that disrupts what we have come to see as necessary or normal ways of living (Bleiker, 2000; Odysseos, 2001). In the face of a war on terror that appeals to our sense of normal ‘ways of life’ and the ‘normal run of things’ (Johnson, 2002), satirical accounts such as Fiore’s serve to question what is seen as a normal way of life. If </w:t>
      </w:r>
      <w:r w:rsidRPr="00401600">
        <w:rPr>
          <w:rStyle w:val="StyleUnderline"/>
        </w:rPr>
        <w:t>the daily commute, the workplace and the city street are to become domains of homeland security surveillance,12 then a politics of dissent must begin from the point of unsettling their ubiquity and ordinariness, making them extraordinary and open to question</w:t>
      </w:r>
      <w:r w:rsidRPr="00401600">
        <w:rPr>
          <w:sz w:val="16"/>
        </w:rPr>
        <w:t>.</w:t>
      </w:r>
    </w:p>
    <w:p w14:paraId="15946360" w14:textId="77777777" w:rsidR="009D4E9F" w:rsidRPr="00401600" w:rsidRDefault="009D4E9F" w:rsidP="009D4E9F"/>
    <w:p w14:paraId="4E8EF512" w14:textId="3E736EC3" w:rsidR="00DC41DD" w:rsidRDefault="007E0538" w:rsidP="00DC41DD">
      <w:pPr>
        <w:pStyle w:val="Heading3"/>
      </w:pPr>
      <w:ins w:id="4" w:author="Daniel Shi" w:date="2018-07-16T20:26:00Z">
        <w:r>
          <w:t>Solvency--</w:t>
        </w:r>
      </w:ins>
      <w:r w:rsidR="00DC41DD" w:rsidRPr="004B58A7">
        <w:t>Destitue</w:t>
      </w:r>
      <w:r w:rsidR="00DC41DD">
        <w:t>nt</w:t>
      </w:r>
      <w:r w:rsidR="00DC41DD" w:rsidRPr="004B58A7">
        <w:t xml:space="preserve"> power</w:t>
      </w:r>
    </w:p>
    <w:p w14:paraId="5D5CA2F5" w14:textId="77777777" w:rsidR="00DC41DD" w:rsidRPr="00B24742" w:rsidRDefault="00DC41DD" w:rsidP="00DC41DD">
      <w:pPr>
        <w:pStyle w:val="Heading4"/>
      </w:pPr>
      <w:r>
        <w:t xml:space="preserve">A </w:t>
      </w:r>
      <w:r w:rsidRPr="00B24742">
        <w:t xml:space="preserve">political praxis of destituent power </w:t>
      </w:r>
      <w:r>
        <w:t>is key to</w:t>
      </w:r>
      <w:r w:rsidRPr="00B24742">
        <w:t xml:space="preserve"> breaking completely from the law can we expose the anarchy captured in the state of control and resist co-option</w:t>
      </w:r>
    </w:p>
    <w:p w14:paraId="45E46EAA" w14:textId="77777777" w:rsidR="00DC41DD" w:rsidRPr="00AF30E0" w:rsidRDefault="00DC41DD" w:rsidP="00DC41DD">
      <w:pPr>
        <w:rPr>
          <w:sz w:val="16"/>
          <w:szCs w:val="16"/>
        </w:rPr>
      </w:pPr>
      <w:r w:rsidRPr="00AF30E0">
        <w:rPr>
          <w:rStyle w:val="Style13ptBold"/>
        </w:rPr>
        <w:t>Agamben 1</w:t>
      </w:r>
      <w:r>
        <w:rPr>
          <w:rStyle w:val="Style13ptBold"/>
        </w:rPr>
        <w:t xml:space="preserve">3 </w:t>
      </w:r>
      <w:r w:rsidRPr="00AF30E0">
        <w:rPr>
          <w:sz w:val="16"/>
          <w:szCs w:val="16"/>
        </w:rPr>
        <w:t xml:space="preserve">[Giorgio, a leading continental philosopher best known for his work on the concepts of the state of exception, form-of-life and homo sacer, “From the State of Control to a Praxis of Destituent Power,” </w:t>
      </w:r>
      <w:hyperlink r:id="rId23" w:history="1">
        <w:r w:rsidRPr="00AF30E0">
          <w:rPr>
            <w:sz w:val="16"/>
            <w:szCs w:val="16"/>
          </w:rPr>
          <w:t>http://roarmag.org/2014/02/agamben-destituent-power-democracy/</w:t>
        </w:r>
      </w:hyperlink>
      <w:r w:rsidRPr="00AF30E0">
        <w:rPr>
          <w:sz w:val="16"/>
          <w:szCs w:val="16"/>
        </w:rPr>
        <w:t>, omak]</w:t>
      </w:r>
    </w:p>
    <w:p w14:paraId="67764B8B" w14:textId="77777777" w:rsidR="00DC41DD" w:rsidRPr="00AF30E0" w:rsidRDefault="00DC41DD" w:rsidP="00DC41DD">
      <w:pPr>
        <w:rPr>
          <w:sz w:val="16"/>
        </w:rPr>
      </w:pPr>
      <w:r w:rsidRPr="00AF30E0">
        <w:rPr>
          <w:sz w:val="16"/>
        </w:rPr>
        <w:t xml:space="preserve">But I would like to conclude — or better to simply stop my lecture (in philosophy, like in art, no conclusion is possible, you can only abandon your work) — with something which, as far as I can see now, is perhaps the most urgent political problem. If the state we have in front of us is the security state I described, we have to think anew the traditional strategies of political conflicts. What shall we do, what strategy shall we follow? </w:t>
      </w:r>
      <w:r w:rsidRPr="00D450F1">
        <w:rPr>
          <w:rStyle w:val="StyleUnderline"/>
        </w:rPr>
        <w:t xml:space="preserve">The </w:t>
      </w:r>
      <w:r w:rsidRPr="00D450F1">
        <w:rPr>
          <w:rStyle w:val="StyleUnderline"/>
          <w:highlight w:val="yellow"/>
        </w:rPr>
        <w:t>security paradigm</w:t>
      </w:r>
      <w:r w:rsidRPr="00AF30E0">
        <w:rPr>
          <w:rStyle w:val="StyleUnderline"/>
        </w:rPr>
        <w:t xml:space="preserve"> implies that each form of dissent</w:t>
      </w:r>
      <w:r w:rsidRPr="00AF30E0">
        <w:rPr>
          <w:sz w:val="16"/>
        </w:rPr>
        <w:t xml:space="preserve">, each more or less violent attempt to overthrow the order, </w:t>
      </w:r>
      <w:r w:rsidRPr="00D450F1">
        <w:rPr>
          <w:rStyle w:val="StyleUnderline"/>
          <w:highlight w:val="yellow"/>
        </w:rPr>
        <w:t>becomes an opportunity to govern</w:t>
      </w:r>
      <w:r w:rsidRPr="00AF30E0">
        <w:rPr>
          <w:rStyle w:val="StyleUnderline"/>
        </w:rPr>
        <w:t xml:space="preserve"> these </w:t>
      </w:r>
      <w:r w:rsidRPr="00D450F1">
        <w:rPr>
          <w:rStyle w:val="StyleUnderline"/>
          <w:highlight w:val="yellow"/>
        </w:rPr>
        <w:t>actions into</w:t>
      </w:r>
      <w:r w:rsidRPr="00AF30E0">
        <w:rPr>
          <w:rStyle w:val="StyleUnderline"/>
        </w:rPr>
        <w:t xml:space="preserve"> a </w:t>
      </w:r>
      <w:r w:rsidRPr="00D450F1">
        <w:rPr>
          <w:rStyle w:val="StyleUnderline"/>
          <w:highlight w:val="yellow"/>
        </w:rPr>
        <w:t>profit</w:t>
      </w:r>
      <w:r w:rsidRPr="00AF30E0">
        <w:rPr>
          <w:rStyle w:val="StyleUnderline"/>
        </w:rPr>
        <w:t>able direction</w:t>
      </w:r>
      <w:r w:rsidRPr="00AF30E0">
        <w:rPr>
          <w:sz w:val="16"/>
        </w:rPr>
        <w:t xml:space="preserve">. </w:t>
      </w:r>
      <w:r w:rsidRPr="00AF30E0">
        <w:rPr>
          <w:rStyle w:val="StyleUnderline"/>
        </w:rPr>
        <w:t xml:space="preserve">This is evident in the </w:t>
      </w:r>
      <w:r w:rsidRPr="00D450F1">
        <w:rPr>
          <w:rStyle w:val="StyleUnderline"/>
          <w:highlight w:val="yellow"/>
        </w:rPr>
        <w:t>dialectics</w:t>
      </w:r>
      <w:r w:rsidRPr="00AF30E0">
        <w:rPr>
          <w:rStyle w:val="StyleUnderline"/>
        </w:rPr>
        <w:t xml:space="preserve"> that tightly </w:t>
      </w:r>
      <w:r w:rsidRPr="00D450F1">
        <w:rPr>
          <w:rStyle w:val="StyleUnderline"/>
          <w:highlight w:val="yellow"/>
        </w:rPr>
        <w:t>bind</w:t>
      </w:r>
      <w:r w:rsidRPr="00AF30E0">
        <w:rPr>
          <w:rStyle w:val="StyleUnderline"/>
        </w:rPr>
        <w:t xml:space="preserve"> together </w:t>
      </w:r>
      <w:r w:rsidRPr="00D450F1">
        <w:rPr>
          <w:rStyle w:val="StyleUnderline"/>
          <w:highlight w:val="yellow"/>
        </w:rPr>
        <w:t>terrorism and state</w:t>
      </w:r>
      <w:r w:rsidRPr="00AF30E0">
        <w:rPr>
          <w:rStyle w:val="StyleUnderline"/>
        </w:rPr>
        <w:t xml:space="preserve"> in an endless vicious spiral.</w:t>
      </w:r>
      <w:r w:rsidRPr="00AF30E0">
        <w:rPr>
          <w:sz w:val="16"/>
        </w:rPr>
        <w:t xml:space="preserve"> Starting with French Revolution, the political tradition of modernity has conceived of radical changes in the form of a revolutionary process that acts as the pouvoir constituant, the “constituent power”, of a new institutional order. </w:t>
      </w:r>
      <w:r w:rsidRPr="00AF30E0">
        <w:rPr>
          <w:rStyle w:val="StyleUnderline"/>
        </w:rPr>
        <w:t xml:space="preserve">I think that </w:t>
      </w:r>
      <w:r w:rsidRPr="00D450F1">
        <w:rPr>
          <w:rStyle w:val="StyleUnderline"/>
          <w:highlight w:val="yellow"/>
        </w:rPr>
        <w:t>we have to abandon this paradigm</w:t>
      </w:r>
      <w:r w:rsidRPr="00AF30E0">
        <w:rPr>
          <w:rStyle w:val="StyleUnderline"/>
        </w:rPr>
        <w:t xml:space="preserve"> and try </w:t>
      </w:r>
      <w:r w:rsidRPr="00D450F1">
        <w:rPr>
          <w:rStyle w:val="StyleUnderline"/>
          <w:highlight w:val="yellow"/>
        </w:rPr>
        <w:t>to think</w:t>
      </w:r>
      <w:r w:rsidRPr="00AF30E0">
        <w:rPr>
          <w:rStyle w:val="StyleUnderline"/>
        </w:rPr>
        <w:t xml:space="preserve"> something </w:t>
      </w:r>
      <w:r w:rsidRPr="00D450F1">
        <w:rPr>
          <w:rStyle w:val="StyleUnderline"/>
          <w:highlight w:val="yellow"/>
        </w:rPr>
        <w:t>as</w:t>
      </w:r>
      <w:r w:rsidRPr="00AF30E0">
        <w:rPr>
          <w:rStyle w:val="StyleUnderline"/>
        </w:rPr>
        <w:t xml:space="preserve"> a puissance destituante, a </w:t>
      </w:r>
      <w:r w:rsidRPr="00D450F1">
        <w:rPr>
          <w:rStyle w:val="StyleUnderline"/>
          <w:highlight w:val="yellow"/>
        </w:rPr>
        <w:t>purely “destituent power”, that</w:t>
      </w:r>
      <w:r w:rsidRPr="00AF30E0">
        <w:rPr>
          <w:rStyle w:val="StyleUnderline"/>
        </w:rPr>
        <w:t xml:space="preserve"> </w:t>
      </w:r>
      <w:r w:rsidRPr="00D450F1">
        <w:rPr>
          <w:rStyle w:val="StyleUnderline"/>
          <w:highlight w:val="yellow"/>
        </w:rPr>
        <w:t>cannot be captured in</w:t>
      </w:r>
      <w:r w:rsidRPr="00AF30E0">
        <w:rPr>
          <w:rStyle w:val="StyleUnderline"/>
        </w:rPr>
        <w:t xml:space="preserve"> the spiral of </w:t>
      </w:r>
      <w:r w:rsidRPr="00D450F1">
        <w:rPr>
          <w:rStyle w:val="StyleUnderline"/>
          <w:highlight w:val="yellow"/>
        </w:rPr>
        <w:t xml:space="preserve">security. It </w:t>
      </w:r>
      <w:r w:rsidRPr="00D450F1">
        <w:rPr>
          <w:rStyle w:val="StyleUnderline"/>
        </w:rPr>
        <w:t>is</w:t>
      </w:r>
      <w:r w:rsidRPr="00AF30E0">
        <w:rPr>
          <w:sz w:val="16"/>
        </w:rPr>
        <w:t xml:space="preserve"> a destituent power of this sort that Benjamin has in mind in his essay On the Critique of Violence, when he tries to define </w:t>
      </w:r>
      <w:r w:rsidRPr="00AF30E0">
        <w:rPr>
          <w:rStyle w:val="StyleUnderline"/>
        </w:rPr>
        <w:t>a pure violence which could “</w:t>
      </w:r>
      <w:r w:rsidRPr="00D450F1">
        <w:rPr>
          <w:rStyle w:val="StyleUnderline"/>
          <w:highlight w:val="yellow"/>
        </w:rPr>
        <w:t>break the false dialectics of lawmaking violence</w:t>
      </w:r>
      <w:r w:rsidRPr="00AF30E0">
        <w:rPr>
          <w:rStyle w:val="StyleUnderline"/>
        </w:rPr>
        <w:t xml:space="preserve"> and law-preserving violence,</w:t>
      </w:r>
      <w:r w:rsidRPr="00AF30E0">
        <w:rPr>
          <w:sz w:val="16"/>
        </w:rPr>
        <w:t xml:space="preserve">” an example of which is Sorel’s proletarian general strike. “On the breaking of this cycle,” he writes at the end of the essay “maintained by mythic forms of law, on the destitution of law with all the forces on which it depends, finally therefore on the abolition of state power, a new historical epoch is founded.” </w:t>
      </w:r>
      <w:r w:rsidRPr="00AF30E0">
        <w:rPr>
          <w:rStyle w:val="StyleUnderline"/>
        </w:rPr>
        <w:t xml:space="preserve">While a constituent power destroys law only to recreate it in a new form, </w:t>
      </w:r>
      <w:r w:rsidRPr="00D450F1">
        <w:rPr>
          <w:rStyle w:val="StyleUnderline"/>
          <w:highlight w:val="yellow"/>
        </w:rPr>
        <w:t>destituent power</w:t>
      </w:r>
      <w:r w:rsidRPr="00AF30E0">
        <w:rPr>
          <w:rStyle w:val="StyleUnderline"/>
        </w:rPr>
        <w:t xml:space="preserve"> — insofar as it </w:t>
      </w:r>
      <w:r w:rsidRPr="00D450F1">
        <w:rPr>
          <w:rStyle w:val="StyleUnderline"/>
          <w:highlight w:val="yellow"/>
        </w:rPr>
        <w:t>deposes once for all the law</w:t>
      </w:r>
      <w:r w:rsidRPr="00AF30E0">
        <w:rPr>
          <w:rStyle w:val="StyleUnderline"/>
        </w:rPr>
        <w:t xml:space="preserve"> — can open a really new historical epoch</w:t>
      </w:r>
      <w:r w:rsidRPr="00D450F1">
        <w:rPr>
          <w:rStyle w:val="StyleUnderline"/>
        </w:rPr>
        <w:t xml:space="preserve">. </w:t>
      </w:r>
      <w:r w:rsidRPr="00D450F1">
        <w:rPr>
          <w:rStyle w:val="StyleUnderline"/>
          <w:highlight w:val="yellow"/>
        </w:rPr>
        <w:t>To</w:t>
      </w:r>
      <w:r w:rsidRPr="00AF30E0">
        <w:rPr>
          <w:sz w:val="16"/>
        </w:rPr>
        <w:t xml:space="preserve"> think such a purely destituent power is not an easy task. Benjamin wrote once that nothing is so anarchical as the bourgeois order. In the same sense, Pasolini in his last movie has one of the four Salò masters saying to their slaves: </w:t>
      </w:r>
      <w:r w:rsidRPr="00AF30E0">
        <w:rPr>
          <w:rStyle w:val="StyleUnderline"/>
        </w:rPr>
        <w:t xml:space="preserve">“true </w:t>
      </w:r>
      <w:r w:rsidRPr="00D450F1">
        <w:rPr>
          <w:rStyle w:val="StyleUnderline"/>
          <w:highlight w:val="yellow"/>
        </w:rPr>
        <w:t>anarchy</w:t>
      </w:r>
      <w:r w:rsidRPr="00AF30E0">
        <w:rPr>
          <w:rStyle w:val="StyleUnderline"/>
        </w:rPr>
        <w:t xml:space="preserve"> is the anarchy of power.” It is precisely </w:t>
      </w:r>
      <w:r w:rsidRPr="00D450F1">
        <w:rPr>
          <w:rStyle w:val="StyleUnderline"/>
          <w:highlight w:val="yellow"/>
        </w:rPr>
        <w:t>because power constitutes itself</w:t>
      </w:r>
      <w:r w:rsidRPr="00AF30E0">
        <w:rPr>
          <w:rStyle w:val="StyleUnderline"/>
        </w:rPr>
        <w:t xml:space="preserve"> </w:t>
      </w:r>
      <w:r w:rsidRPr="00D450F1">
        <w:rPr>
          <w:rStyle w:val="StyleUnderline"/>
          <w:highlight w:val="yellow"/>
        </w:rPr>
        <w:t>through</w:t>
      </w:r>
      <w:r w:rsidRPr="00AF30E0">
        <w:rPr>
          <w:rStyle w:val="StyleUnderline"/>
        </w:rPr>
        <w:t xml:space="preserve"> the </w:t>
      </w:r>
      <w:r w:rsidRPr="00D450F1">
        <w:rPr>
          <w:rStyle w:val="StyleUnderline"/>
          <w:highlight w:val="yellow"/>
        </w:rPr>
        <w:t>inclusion</w:t>
      </w:r>
      <w:r w:rsidRPr="00AF30E0">
        <w:rPr>
          <w:rStyle w:val="StyleUnderline"/>
        </w:rPr>
        <w:t xml:space="preserve"> and the capture of anarchy and anomy that it is so difficult to have an immediate access to these dimensions; it is so hard to think today of something as a true anarchy or a true anomy. I think </w:t>
      </w:r>
      <w:r w:rsidRPr="00D450F1">
        <w:rPr>
          <w:rStyle w:val="StyleUnderline"/>
          <w:highlight w:val="yellow"/>
        </w:rPr>
        <w:t>that</w:t>
      </w:r>
      <w:r w:rsidRPr="00AF30E0">
        <w:rPr>
          <w:rStyle w:val="StyleUnderline"/>
        </w:rPr>
        <w:t xml:space="preserve"> a </w:t>
      </w:r>
      <w:r w:rsidRPr="00D450F1">
        <w:rPr>
          <w:rStyle w:val="StyleUnderline"/>
          <w:highlight w:val="yellow"/>
        </w:rPr>
        <w:t>praxis</w:t>
      </w:r>
      <w:r w:rsidRPr="00AF30E0">
        <w:rPr>
          <w:rStyle w:val="StyleUnderline"/>
        </w:rPr>
        <w:t xml:space="preserve"> which </w:t>
      </w:r>
      <w:r w:rsidRPr="00D450F1">
        <w:rPr>
          <w:rStyle w:val="StyleUnderline"/>
          <w:highlight w:val="yellow"/>
        </w:rPr>
        <w:t>would succeed in exposing</w:t>
      </w:r>
      <w:r w:rsidRPr="00AF30E0">
        <w:rPr>
          <w:rStyle w:val="StyleUnderline"/>
        </w:rPr>
        <w:t xml:space="preserve"> clearly </w:t>
      </w:r>
      <w:r w:rsidRPr="00D450F1">
        <w:rPr>
          <w:rStyle w:val="StyleUnderline"/>
          <w:highlight w:val="yellow"/>
        </w:rPr>
        <w:t>the anarchy and the anomy</w:t>
      </w:r>
      <w:r w:rsidRPr="00AF30E0">
        <w:rPr>
          <w:rStyle w:val="StyleUnderline"/>
        </w:rPr>
        <w:t xml:space="preserve"> </w:t>
      </w:r>
      <w:r w:rsidRPr="00D450F1">
        <w:rPr>
          <w:rStyle w:val="StyleUnderline"/>
          <w:highlight w:val="yellow"/>
        </w:rPr>
        <w:t>captured in</w:t>
      </w:r>
      <w:r w:rsidRPr="00AF30E0">
        <w:rPr>
          <w:rStyle w:val="StyleUnderline"/>
        </w:rPr>
        <w:t xml:space="preserve"> the governmental </w:t>
      </w:r>
      <w:r w:rsidRPr="00D450F1">
        <w:rPr>
          <w:rStyle w:val="StyleUnderline"/>
          <w:highlight w:val="yellow"/>
        </w:rPr>
        <w:t>security technologies</w:t>
      </w:r>
      <w:r w:rsidRPr="00AF30E0">
        <w:rPr>
          <w:rStyle w:val="StyleUnderline"/>
        </w:rPr>
        <w:t xml:space="preserve"> could act as a purely destituent power</w:t>
      </w:r>
      <w:r w:rsidRPr="00AF30E0">
        <w:rPr>
          <w:sz w:val="16"/>
        </w:rPr>
        <w:t xml:space="preserve">. A really new political dimension becomes possible only when we grasp and depose the anarchy and the anomy of power. But this is not only a theoretical task: </w:t>
      </w:r>
      <w:r w:rsidRPr="00AF30E0">
        <w:rPr>
          <w:rStyle w:val="StyleUnderline"/>
        </w:rPr>
        <w:t>it means first of all the rediscovery of a form-of-life, the access to a new figure of that political life whose memory the security state tries at any price to cancel.</w:t>
      </w:r>
    </w:p>
    <w:p w14:paraId="403D00E4" w14:textId="77777777" w:rsidR="00DC41DD" w:rsidRPr="000C71A6" w:rsidRDefault="00DC41DD" w:rsidP="00DC41DD"/>
    <w:p w14:paraId="7F580C28" w14:textId="71EA7ADD" w:rsidR="00DC41DD" w:rsidRDefault="007E0538" w:rsidP="00DC41DD">
      <w:pPr>
        <w:pStyle w:val="Heading3"/>
      </w:pPr>
      <w:ins w:id="5" w:author="Daniel Shi" w:date="2018-07-16T20:26:00Z">
        <w:r>
          <w:t xml:space="preserve">Solvency-- </w:t>
        </w:r>
      </w:ins>
      <w:r w:rsidR="00DC41DD">
        <w:t>Inoperativity</w:t>
      </w:r>
    </w:p>
    <w:p w14:paraId="663E200E" w14:textId="36EF778D" w:rsidR="007E0538" w:rsidRPr="007E0538" w:rsidRDefault="000206F2">
      <w:pPr>
        <w:pStyle w:val="Heading4"/>
      </w:pPr>
      <w:r>
        <w:t>Inoperativity is a prerequisite to potentiality – suspending the sovereignty of law provides a radical break that constitutes the alteration of potentiality to give  it coherence in absence of bare life</w:t>
      </w:r>
    </w:p>
    <w:p w14:paraId="3378D35A" w14:textId="77777777" w:rsidR="00DC41DD" w:rsidRPr="00350E2B" w:rsidRDefault="00DC41DD" w:rsidP="00DC41DD">
      <w:r w:rsidRPr="00350E2B">
        <w:rPr>
          <w:rStyle w:val="Style13ptBold"/>
        </w:rPr>
        <w:t>Attel 9</w:t>
      </w:r>
      <w:r>
        <w:t xml:space="preserve"> (Kevin, Associate professor, Cornell Department of English, “Potentiality, Actuality, Constituent Power” Diacritics, Vol. 39, No. 3, Contemporary Italian Thought, (1) (fall 2009), pp. 35-53, Johns Hopkins University Press, Online: </w:t>
      </w:r>
      <w:hyperlink r:id="rId24" w:history="1">
        <w:r w:rsidRPr="004C0A57">
          <w:rPr>
            <w:rStyle w:val="Hyperlink"/>
          </w:rPr>
          <w:t>http://www.jstor.org/stable/23252695</w:t>
        </w:r>
      </w:hyperlink>
      <w:r>
        <w:t>, 7/11, DTS)</w:t>
      </w:r>
    </w:p>
    <w:p w14:paraId="3D50FF09" w14:textId="705DA763" w:rsidR="00DC41DD" w:rsidRDefault="00DC41DD" w:rsidP="00DC41DD">
      <w:pPr>
        <w:rPr>
          <w:sz w:val="16"/>
        </w:rPr>
      </w:pPr>
      <w:r w:rsidRPr="00350E2B">
        <w:rPr>
          <w:sz w:val="16"/>
        </w:rPr>
        <w:t xml:space="preserve">But how exactly does Agamben interpret the sentence as a description of the passage from potentiality to act? What complicates the issue here is that in </w:t>
      </w:r>
      <w:r w:rsidRPr="00350E2B">
        <w:rPr>
          <w:rStyle w:val="StyleUnderline"/>
        </w:rPr>
        <w:t xml:space="preserve">showing </w:t>
      </w:r>
      <w:r w:rsidRPr="00E34AF4">
        <w:rPr>
          <w:rStyle w:val="StyleUnderline"/>
          <w:highlight w:val="yellow"/>
        </w:rPr>
        <w:t>impotentiality</w:t>
      </w:r>
      <w:r w:rsidRPr="00E34AF4">
        <w:rPr>
          <w:rStyle w:val="StyleUnderline"/>
        </w:rPr>
        <w:t xml:space="preserve"> </w:t>
      </w:r>
      <w:r w:rsidRPr="00350E2B">
        <w:rPr>
          <w:rStyle w:val="StyleUnderline"/>
        </w:rPr>
        <w:t xml:space="preserve">to be an </w:t>
      </w:r>
      <w:r w:rsidRPr="00E34AF4">
        <w:rPr>
          <w:rStyle w:val="StyleUnderline"/>
          <w:highlight w:val="yellow"/>
        </w:rPr>
        <w:t>essential</w:t>
      </w:r>
      <w:r w:rsidRPr="00350E2B">
        <w:rPr>
          <w:rStyle w:val="StyleUnderline"/>
        </w:rPr>
        <w:t xml:space="preserve"> and equal </w:t>
      </w:r>
      <w:r w:rsidRPr="00E34AF4">
        <w:rPr>
          <w:rStyle w:val="StyleUnderline"/>
          <w:highlight w:val="yellow"/>
        </w:rPr>
        <w:t>component of potentiality</w:t>
      </w:r>
      <w:r w:rsidRPr="00350E2B">
        <w:rPr>
          <w:rStyle w:val="StyleUnderline"/>
        </w:rPr>
        <w:t xml:space="preserve">, Agamben has established that the </w:t>
      </w:r>
      <w:r w:rsidRPr="00E34AF4">
        <w:rPr>
          <w:rStyle w:val="StyleUnderline"/>
          <w:highlight w:val="yellow"/>
        </w:rPr>
        <w:t>passage to act cannot be</w:t>
      </w:r>
      <w:r w:rsidRPr="00350E2B">
        <w:rPr>
          <w:rStyle w:val="StyleUnderline"/>
        </w:rPr>
        <w:t xml:space="preserve"> seen simply as </w:t>
      </w:r>
      <w:r w:rsidRPr="00E34AF4">
        <w:rPr>
          <w:rStyle w:val="StyleUnderline"/>
          <w:highlight w:val="yellow"/>
        </w:rPr>
        <w:t>the inevitable</w:t>
      </w:r>
      <w:r w:rsidRPr="00350E2B">
        <w:rPr>
          <w:rStyle w:val="StyleUnderline"/>
        </w:rPr>
        <w:t xml:space="preserve"> end result </w:t>
      </w:r>
      <w:r w:rsidRPr="00E34AF4">
        <w:rPr>
          <w:rStyle w:val="StyleUnderline"/>
          <w:highlight w:val="yellow"/>
        </w:rPr>
        <w:t>of potentiality</w:t>
      </w:r>
      <w:r w:rsidRPr="00350E2B">
        <w:rPr>
          <w:rStyle w:val="StyleUnderline"/>
        </w:rPr>
        <w:t xml:space="preserve">'s irresistible tendency to realize itself. </w:t>
      </w:r>
      <w:r w:rsidRPr="00E34AF4">
        <w:rPr>
          <w:rStyle w:val="StyleUnderline"/>
          <w:highlight w:val="yellow"/>
        </w:rPr>
        <w:t>Being or doing is</w:t>
      </w:r>
      <w:r w:rsidRPr="00350E2B">
        <w:rPr>
          <w:rStyle w:val="StyleUnderline"/>
        </w:rPr>
        <w:t xml:space="preserve"> not </w:t>
      </w:r>
      <w:r w:rsidRPr="00E34AF4">
        <w:rPr>
          <w:rStyle w:val="StyleUnderline"/>
          <w:highlight w:val="yellow"/>
        </w:rPr>
        <w:t>founded</w:t>
      </w:r>
      <w:r w:rsidRPr="00350E2B">
        <w:rPr>
          <w:rStyle w:val="StyleUnderline"/>
        </w:rPr>
        <w:t xml:space="preserve"> on the inherent tension of potentiality toward being or doing, but also </w:t>
      </w:r>
      <w:r w:rsidRPr="00E34AF4">
        <w:rPr>
          <w:rStyle w:val="StyleUnderline"/>
          <w:highlight w:val="yellow"/>
        </w:rPr>
        <w:t>on</w:t>
      </w:r>
      <w:r w:rsidRPr="00350E2B">
        <w:rPr>
          <w:rStyle w:val="StyleUnderline"/>
        </w:rPr>
        <w:t xml:space="preserve"> a modification or </w:t>
      </w:r>
      <w:r w:rsidRPr="00E34AF4">
        <w:rPr>
          <w:rStyle w:val="StyleUnderline"/>
          <w:highlight w:val="yellow"/>
        </w:rPr>
        <w:t>alteration of</w:t>
      </w:r>
      <w:r w:rsidRPr="00350E2B">
        <w:rPr>
          <w:rStyle w:val="StyleUnderline"/>
        </w:rPr>
        <w:t xml:space="preserve"> the </w:t>
      </w:r>
      <w:r w:rsidRPr="00E34AF4">
        <w:rPr>
          <w:rStyle w:val="StyleUnderline"/>
          <w:highlight w:val="yellow"/>
        </w:rPr>
        <w:t>equally forceful potentiality not to</w:t>
      </w:r>
      <w:r w:rsidRPr="00350E2B">
        <w:rPr>
          <w:rStyle w:val="StyleUnderline"/>
        </w:rPr>
        <w:t xml:space="preserve"> be or do</w:t>
      </w:r>
      <w:r w:rsidRPr="00350E2B">
        <w:rPr>
          <w:sz w:val="16"/>
        </w:rPr>
        <w:t xml:space="preserve">. In short, energeia is not the realization solely of potentiality-to, but a sort of precipitation, the result of a process that happens in the autonomous realm of dunamis and adunamia, which in itself is relatively indifferent to energeia. </w:t>
      </w:r>
      <w:r w:rsidRPr="00350E2B">
        <w:rPr>
          <w:rStyle w:val="StyleUnderline"/>
        </w:rPr>
        <w:t>Since impotentiality is an integral component of</w:t>
      </w:r>
      <w:r w:rsidRPr="00350E2B">
        <w:rPr>
          <w:sz w:val="16"/>
        </w:rPr>
        <w:t xml:space="preserve"> (or, better, since it is) </w:t>
      </w:r>
      <w:r w:rsidRPr="00350E2B">
        <w:rPr>
          <w:rStyle w:val="StyleUnderline"/>
        </w:rPr>
        <w:t>potentiality, then conceiving of the passage to act is not as simple as saying that energeia is a matter of potentiality realizing itself</w:t>
      </w:r>
      <w:r w:rsidRPr="00350E2B">
        <w:rPr>
          <w:sz w:val="16"/>
        </w:rPr>
        <w:t xml:space="preserve"> by overcoming the obstacle of adunamia, for energeia is also, as Heller-Roazen notes, "</w:t>
      </w:r>
      <w:r w:rsidRPr="00E34AF4">
        <w:rPr>
          <w:rStyle w:val="StyleUnderline"/>
          <w:highlight w:val="yellow"/>
        </w:rPr>
        <w:t>nothing other that</w:t>
      </w:r>
      <w:r w:rsidRPr="00350E2B">
        <w:rPr>
          <w:rStyle w:val="StyleUnderline"/>
        </w:rPr>
        <w:t xml:space="preserve"> the </w:t>
      </w:r>
      <w:r w:rsidRPr="00E34AF4">
        <w:rPr>
          <w:rStyle w:val="StyleUnderline"/>
          <w:highlight w:val="yellow"/>
        </w:rPr>
        <w:t>full realization of</w:t>
      </w:r>
      <w:r w:rsidRPr="00350E2B">
        <w:rPr>
          <w:rStyle w:val="StyleUnderline"/>
        </w:rPr>
        <w:t xml:space="preserve"> the </w:t>
      </w:r>
      <w:r w:rsidRPr="00E34AF4">
        <w:rPr>
          <w:rStyle w:val="StyleUnderline"/>
          <w:highlight w:val="yellow"/>
        </w:rPr>
        <w:t>potential not to be</w:t>
      </w:r>
      <w:r w:rsidRPr="00350E2B">
        <w:rPr>
          <w:rStyle w:val="StyleUnderline"/>
        </w:rPr>
        <w:t xml:space="preserve"> (or do)," which in turn </w:t>
      </w:r>
      <w:r w:rsidRPr="00E34AF4">
        <w:rPr>
          <w:rStyle w:val="StyleUnderline"/>
          <w:highlight w:val="yellow"/>
        </w:rPr>
        <w:t>must also be</w:t>
      </w:r>
      <w:r w:rsidRPr="00350E2B">
        <w:rPr>
          <w:rStyle w:val="StyleUnderline"/>
        </w:rPr>
        <w:t xml:space="preserve"> an </w:t>
      </w:r>
      <w:r w:rsidRPr="00E34AF4">
        <w:rPr>
          <w:rStyle w:val="StyleUnderline"/>
          <w:highlight w:val="yellow"/>
        </w:rPr>
        <w:t>element that</w:t>
      </w:r>
      <w:r w:rsidRPr="00350E2B">
        <w:rPr>
          <w:rStyle w:val="StyleUnderline"/>
        </w:rPr>
        <w:t xml:space="preserve"> in some way </w:t>
      </w:r>
      <w:r w:rsidRPr="00E34AF4">
        <w:rPr>
          <w:rStyle w:val="StyleUnderline"/>
          <w:highlight w:val="yellow"/>
        </w:rPr>
        <w:t>persists in</w:t>
      </w:r>
      <w:r w:rsidRPr="00350E2B">
        <w:rPr>
          <w:rStyle w:val="StyleUnderline"/>
        </w:rPr>
        <w:t xml:space="preserve"> that </w:t>
      </w:r>
      <w:r w:rsidRPr="00E34AF4">
        <w:rPr>
          <w:rStyle w:val="StyleUnderline"/>
          <w:highlight w:val="yellow"/>
        </w:rPr>
        <w:t>realization</w:t>
      </w:r>
      <w:r w:rsidRPr="00350E2B">
        <w:rPr>
          <w:rStyle w:val="StyleUnderline"/>
        </w:rPr>
        <w:t xml:space="preserve">. </w:t>
      </w:r>
      <w:r w:rsidRPr="00350E2B">
        <w:rPr>
          <w:sz w:val="16"/>
        </w:rPr>
        <w:t xml:space="preserve">That this is the point of Agamben's reading is suggested by the fact that the section of "On Potentiality" in which the discussion of this passage is found is titled "The Act of Impotentiality." In the Italian version of the essay, however, this section bears the title "Nulla sara di impotente" [There will be nothing impotential], which indeed is the last clause of 1047a 24—26 as Agamben translates it: "What is potential is that for which, if the act of which it is said to have the potential comes about, there will be nothing impo tential." [Epotente cidper il quale, se avviene I'atto di cui e detto avere la potenza, nulla sara di impotente.] [P 183; PP 284]. Both of those titles—"The Act of Impotentiality" and "Nulla sara di impotente"—are pertinent to this crucial argument, and we must now focus on each, beginning with the second: "There will be nothing impotential." It would not be an exaggeration to suggest that Agamben's entire argument hinges on his reading of this last phrase of Aristotle's opaque sentence. Unfortunately, however, though much of his argument can be pieced together from chapter 1.3 of Homo Sacer as well as the Bar tleby essay and a few other texts, Agamben's precise reading of Aristotle's key sentence is more or less illegible in the version of "On Potentiality" published in Potentialities. "On Potentiality" was delivered as a lecture in Lisbon in 1987 and appeared in print for the first time in Heller-Roazen's English translation for the landmark 1999 collection Potentialities. It appeared more recently, however, in a substantially different form in 16 And see in general his discussion of potentiality. the Italian analogue to Potentialities, titled La potenza delpensiero (where it in fact now bears the same title as the collection). Among the changes to the Italian version is the inclusion of a long passage that explains in considerable detail how we are to understand the phrase concerning the adunaton, and in turn Agamben's entire doctrine of impotentiality. On the question of what Aristotle means by the negated adunaton in the final clause outhen estai adunaton, Agamben makes two central claims. </w:t>
      </w:r>
      <w:r w:rsidRPr="00350E2B">
        <w:rPr>
          <w:rStyle w:val="StyleUnderline"/>
        </w:rPr>
        <w:t>The first, which we have already discussed, is that adunaton does not mean "impossible" but rather "potential not to (be or do)," and the second is that we must understand the negation of adunaton</w:t>
      </w:r>
      <w:r w:rsidRPr="00350E2B">
        <w:rPr>
          <w:sz w:val="16"/>
        </w:rPr>
        <w:t xml:space="preserve"> (outhen estai) </w:t>
      </w:r>
      <w:r w:rsidRPr="00350E2B">
        <w:rPr>
          <w:rStyle w:val="StyleUnderline"/>
        </w:rPr>
        <w:t>in a "privative mode" rather than as a "modal" negation</w:t>
      </w:r>
      <w:r w:rsidRPr="00350E2B">
        <w:rPr>
          <w:sz w:val="16"/>
        </w:rPr>
        <w:t xml:space="preserve">.17 In a long passage not included in the English edition he writes that, in contrast to the reading of adunaton as "impossible," It thus is clear why Agamben titles this section of the essay "Nulla sara di impotente," the phrase on which everything hinges; for in this very unusual "privative" interpretation of the negated impotentiality in that final clause of the sentence, Agamben sees an account of what the passage to the act must entail when impotentiality is viewed as co belonging to potentiality. </w:t>
      </w:r>
      <w:r w:rsidRPr="00E34AF4">
        <w:rPr>
          <w:rStyle w:val="StyleUnderline"/>
          <w:highlight w:val="yellow"/>
        </w:rPr>
        <w:t>Impotentiality is</w:t>
      </w:r>
      <w:r w:rsidRPr="00350E2B">
        <w:rPr>
          <w:rStyle w:val="StyleUnderline"/>
        </w:rPr>
        <w:t xml:space="preserve"> not simply annulled or left behind, but is </w:t>
      </w:r>
      <w:r w:rsidRPr="00E34AF4">
        <w:rPr>
          <w:rStyle w:val="StyleUnderline"/>
          <w:highlight w:val="yellow"/>
        </w:rPr>
        <w:t>itself</w:t>
      </w:r>
      <w:r w:rsidRPr="00350E2B">
        <w:rPr>
          <w:rStyle w:val="StyleUnderline"/>
        </w:rPr>
        <w:t xml:space="preserve"> also fulfilled, </w:t>
      </w:r>
      <w:r w:rsidRPr="00E34AF4">
        <w:rPr>
          <w:rStyle w:val="StyleUnderline"/>
          <w:highlight w:val="yellow"/>
        </w:rPr>
        <w:t>actualized in the act, which means</w:t>
      </w:r>
      <w:r w:rsidRPr="00350E2B">
        <w:rPr>
          <w:rStyle w:val="StyleUnderline"/>
        </w:rPr>
        <w:t xml:space="preserve"> that </w:t>
      </w:r>
      <w:r w:rsidRPr="00E34AF4">
        <w:rPr>
          <w:rStyle w:val="StyleUnderline"/>
          <w:highlight w:val="yellow"/>
        </w:rPr>
        <w:t>the act itself is a</w:t>
      </w:r>
      <w:r w:rsidRPr="00350E2B">
        <w:rPr>
          <w:rStyle w:val="StyleUnderline"/>
        </w:rPr>
        <w:t xml:space="preserve"> sort of </w:t>
      </w:r>
      <w:r w:rsidRPr="00E34AF4">
        <w:rPr>
          <w:rStyle w:val="StyleUnderline"/>
          <w:highlight w:val="yellow"/>
        </w:rPr>
        <w:t>"privative" self-suspension</w:t>
      </w:r>
      <w:r w:rsidRPr="00350E2B">
        <w:rPr>
          <w:rStyle w:val="StyleUnderline"/>
        </w:rPr>
        <w:t xml:space="preserve"> of the potentiality-not-to, the impotenza that in the act turns on itself and suspends itself in the form of a potential not to not be.</w:t>
      </w:r>
      <w:r w:rsidRPr="00350E2B">
        <w:rPr>
          <w:sz w:val="16"/>
        </w:rPr>
        <w:t xml:space="preserve"> For Agamben this is the meaning of the clause outhen estai adunaton, "there will be nothing impotential." This is also why, as noted above, the title of this same section in the English version of the essay, "The Act of Impotentiality," is also entirely appropriate. If impotentiality is indeed the "decisive" sense of potentiality, then actuality or energeia must then decisively be thought as the fulfillment (the act) of impotentiality. At stake in Agamben's "impotential" reading of this passage is his broader critique of the primacy of actuality in the philosophical tradition, which we already saw an element of in his more or less Heideggerian affirmation of potentiality over actuality. </w:t>
      </w:r>
      <w:r w:rsidRPr="00350E2B">
        <w:rPr>
          <w:rStyle w:val="StyleUnderline"/>
        </w:rPr>
        <w:t>This analysis of the passage of impotentiality into act, however, constitutes a second element of this reconceptualization and revaluation of actuality.</w:t>
      </w:r>
      <w:r w:rsidRPr="00350E2B">
        <w:rPr>
          <w:sz w:val="16"/>
        </w:rPr>
        <w:t xml:space="preserve"> As suggested at the end of this long passage, for Agamben, in energeia</w:t>
      </w:r>
      <w:r w:rsidRPr="00350E2B">
        <w:rPr>
          <w:rStyle w:val="StyleUnderline"/>
        </w:rPr>
        <w:t xml:space="preserve">, it is not only potentiality but also and above all impotentiality that as such passes wholly over into the </w:t>
      </w:r>
      <w:r w:rsidRPr="00E34AF4">
        <w:rPr>
          <w:rStyle w:val="StyleUnderline"/>
          <w:highlight w:val="yellow"/>
        </w:rPr>
        <w:t>act,</w:t>
      </w:r>
      <w:r w:rsidRPr="00350E2B">
        <w:rPr>
          <w:rStyle w:val="StyleUnderline"/>
        </w:rPr>
        <w:t xml:space="preserve"> and if this is the case then actuality </w:t>
      </w:r>
      <w:r w:rsidRPr="00E34AF4">
        <w:rPr>
          <w:rStyle w:val="StyleUnderline"/>
          <w:highlight w:val="yellow"/>
        </w:rPr>
        <w:t>must be seen not as</w:t>
      </w:r>
      <w:r w:rsidRPr="00350E2B">
        <w:rPr>
          <w:rStyle w:val="StyleUnderline"/>
        </w:rPr>
        <w:t xml:space="preserve"> the </w:t>
      </w:r>
      <w:r w:rsidRPr="00E34AF4">
        <w:rPr>
          <w:rStyle w:val="StyleUnderline"/>
          <w:highlight w:val="yellow"/>
        </w:rPr>
        <w:t>cancellation of impotentiality</w:t>
      </w:r>
      <w:r w:rsidRPr="00350E2B">
        <w:rPr>
          <w:rStyle w:val="StyleUnderline"/>
        </w:rPr>
        <w:t xml:space="preserve"> and the fulfillment of potentiality, </w:t>
      </w:r>
      <w:r w:rsidRPr="00E34AF4">
        <w:rPr>
          <w:rStyle w:val="StyleUnderline"/>
          <w:highlight w:val="yellow"/>
        </w:rPr>
        <w:t>but</w:t>
      </w:r>
      <w:r w:rsidRPr="00350E2B">
        <w:rPr>
          <w:rStyle w:val="StyleUnderline"/>
        </w:rPr>
        <w:t xml:space="preserve"> rather </w:t>
      </w:r>
      <w:r w:rsidRPr="00E34AF4">
        <w:rPr>
          <w:rStyle w:val="StyleUnderline"/>
          <w:highlight w:val="yellow"/>
        </w:rPr>
        <w:t>as</w:t>
      </w:r>
      <w:r w:rsidRPr="00350E2B">
        <w:rPr>
          <w:rStyle w:val="StyleUnderline"/>
        </w:rPr>
        <w:t xml:space="preserve"> the </w:t>
      </w:r>
      <w:r w:rsidRPr="00E34AF4">
        <w:rPr>
          <w:rStyle w:val="StyleUnderline"/>
          <w:highlight w:val="yellow"/>
        </w:rPr>
        <w:t>precipitate of</w:t>
      </w:r>
      <w:r w:rsidRPr="00350E2B">
        <w:rPr>
          <w:rStyle w:val="StyleUnderline"/>
        </w:rPr>
        <w:t xml:space="preserve"> the </w:t>
      </w:r>
      <w:r w:rsidRPr="00E34AF4">
        <w:rPr>
          <w:rStyle w:val="StyleUnderline"/>
          <w:highlight w:val="yellow"/>
        </w:rPr>
        <w:t>self-suspension of impotentiality, which produces</w:t>
      </w:r>
      <w:r w:rsidRPr="00350E2B">
        <w:rPr>
          <w:rStyle w:val="StyleUnderline"/>
        </w:rPr>
        <w:t xml:space="preserve"> the act in the far more obscure, but for Agamben absolutely fundamental, mode of privation or </w:t>
      </w:r>
      <w:r w:rsidRPr="00E34AF4">
        <w:rPr>
          <w:rStyle w:val="StyleUnderline"/>
          <w:highlight w:val="yellow"/>
        </w:rPr>
        <w:t>steresis</w:t>
      </w:r>
      <w:r w:rsidRPr="00350E2B">
        <w:rPr>
          <w:sz w:val="16"/>
        </w:rPr>
        <w:t xml:space="preserve">. It produces the act not in the fashion of a positive ground or even a negative ground, but in a paradoxical structure of a privation that is not a negation. </w:t>
      </w:r>
      <w:r w:rsidRPr="00350E2B">
        <w:rPr>
          <w:rStyle w:val="StyleUnderline"/>
        </w:rPr>
        <w:t xml:space="preserve">The </w:t>
      </w:r>
      <w:r w:rsidRPr="00E34AF4">
        <w:rPr>
          <w:rStyle w:val="StyleUnderline"/>
          <w:highlight w:val="yellow"/>
        </w:rPr>
        <w:t>identification</w:t>
      </w:r>
      <w:r w:rsidRPr="00350E2B">
        <w:rPr>
          <w:rStyle w:val="StyleUnderline"/>
        </w:rPr>
        <w:t xml:space="preserve"> and description </w:t>
      </w:r>
      <w:r w:rsidRPr="00E34AF4">
        <w:rPr>
          <w:rStyle w:val="StyleUnderline"/>
          <w:highlight w:val="yellow"/>
        </w:rPr>
        <w:t>of this</w:t>
      </w:r>
      <w:r w:rsidRPr="00350E2B">
        <w:rPr>
          <w:rStyle w:val="StyleUnderline"/>
        </w:rPr>
        <w:t xml:space="preserve"> peculiar form of </w:t>
      </w:r>
      <w:r w:rsidRPr="00E34AF4">
        <w:rPr>
          <w:rStyle w:val="StyleUnderline"/>
          <w:highlight w:val="yellow"/>
        </w:rPr>
        <w:t>relation</w:t>
      </w:r>
      <w:r w:rsidRPr="00350E2B">
        <w:rPr>
          <w:rStyle w:val="StyleUnderline"/>
        </w:rPr>
        <w:t xml:space="preserve">—which </w:t>
      </w:r>
      <w:r w:rsidRPr="00E34AF4">
        <w:rPr>
          <w:rStyle w:val="StyleUnderline"/>
          <w:highlight w:val="yellow"/>
        </w:rPr>
        <w:t>seems to be</w:t>
      </w:r>
      <w:r w:rsidRPr="00350E2B">
        <w:rPr>
          <w:rStyle w:val="StyleUnderline"/>
        </w:rPr>
        <w:t xml:space="preserve"> precisely </w:t>
      </w:r>
      <w:r w:rsidRPr="00E34AF4">
        <w:rPr>
          <w:rStyle w:val="StyleUnderline"/>
          <w:highlight w:val="yellow"/>
        </w:rPr>
        <w:t>a form of unrelation</w:t>
      </w:r>
      <w:r w:rsidRPr="00350E2B">
        <w:rPr>
          <w:rStyle w:val="StyleUnderline"/>
        </w:rPr>
        <w:t>—is of utmost importance for Agamben's thought</w:t>
      </w:r>
      <w:r w:rsidRPr="00350E2B">
        <w:rPr>
          <w:sz w:val="16"/>
        </w:rPr>
        <w:t xml:space="preserve">, and as we will see in the next section, in Homo Sacer this </w:t>
      </w:r>
      <w:r w:rsidRPr="00350E2B">
        <w:rPr>
          <w:rStyle w:val="StyleUnderline"/>
        </w:rPr>
        <w:t xml:space="preserve">relation between a potentiality-not to (be or do) and the reality or act that it privatively produces and includes will be given the name "relation of ban" or "relation of exception," </w:t>
      </w:r>
      <w:r w:rsidRPr="00E34AF4">
        <w:rPr>
          <w:rStyle w:val="StyleUnderline"/>
          <w:highlight w:val="yellow"/>
        </w:rPr>
        <w:t>and its logic will be</w:t>
      </w:r>
      <w:r w:rsidRPr="00350E2B">
        <w:rPr>
          <w:rStyle w:val="StyleUnderline"/>
        </w:rPr>
        <w:t xml:space="preserve"> </w:t>
      </w:r>
      <w:r w:rsidRPr="00E34AF4">
        <w:rPr>
          <w:rStyle w:val="StyleUnderline"/>
          <w:highlight w:val="yellow"/>
        </w:rPr>
        <w:t>elaborated in terms</w:t>
      </w:r>
      <w:r w:rsidRPr="00350E2B">
        <w:rPr>
          <w:rStyle w:val="StyleUnderline"/>
        </w:rPr>
        <w:t xml:space="preserve"> of the </w:t>
      </w:r>
      <w:r w:rsidRPr="00E34AF4">
        <w:rPr>
          <w:rStyle w:val="StyleUnderline"/>
          <w:highlight w:val="yellow"/>
        </w:rPr>
        <w:t>paradox of sovereignty</w:t>
      </w:r>
      <w:r w:rsidRPr="00350E2B">
        <w:rPr>
          <w:rStyle w:val="StyleUnderline"/>
        </w:rPr>
        <w:t xml:space="preserve">, that is, the </w:t>
      </w:r>
      <w:r w:rsidRPr="00E34AF4">
        <w:rPr>
          <w:rStyle w:val="StyleUnderline"/>
          <w:highlight w:val="yellow"/>
        </w:rPr>
        <w:t>power</w:t>
      </w:r>
      <w:r w:rsidRPr="00350E2B">
        <w:rPr>
          <w:rStyle w:val="StyleUnderline"/>
        </w:rPr>
        <w:t xml:space="preserve"> that </w:t>
      </w:r>
      <w:r w:rsidRPr="00E34AF4">
        <w:rPr>
          <w:rStyle w:val="StyleUnderline"/>
          <w:highlight w:val="yellow"/>
        </w:rPr>
        <w:t>grounds</w:t>
      </w:r>
      <w:r w:rsidRPr="00350E2B">
        <w:rPr>
          <w:rStyle w:val="StyleUnderline"/>
        </w:rPr>
        <w:t xml:space="preserve"> the juridical </w:t>
      </w:r>
      <w:r w:rsidRPr="00E34AF4">
        <w:rPr>
          <w:rStyle w:val="StyleUnderline"/>
          <w:highlight w:val="yellow"/>
        </w:rPr>
        <w:t>order by virtue of</w:t>
      </w:r>
      <w:r w:rsidRPr="00350E2B">
        <w:rPr>
          <w:rStyle w:val="StyleUnderline"/>
        </w:rPr>
        <w:t xml:space="preserve"> its </w:t>
      </w:r>
      <w:r w:rsidRPr="00E34AF4">
        <w:rPr>
          <w:rStyle w:val="StyleUnderline"/>
          <w:highlight w:val="yellow"/>
        </w:rPr>
        <w:t>ability to suspend</w:t>
      </w:r>
      <w:r w:rsidRPr="00350E2B">
        <w:rPr>
          <w:rStyle w:val="StyleUnderline"/>
        </w:rPr>
        <w:t xml:space="preserve"> the </w:t>
      </w:r>
      <w:r w:rsidRPr="00E34AF4">
        <w:rPr>
          <w:rStyle w:val="StyleUnderline"/>
          <w:highlight w:val="yellow"/>
        </w:rPr>
        <w:t>law.</w:t>
      </w:r>
      <w:r w:rsidRPr="00350E2B">
        <w:rPr>
          <w:rStyle w:val="StyleUnderline"/>
        </w:rPr>
        <w:t xml:space="preserve"> </w:t>
      </w:r>
      <w:r w:rsidRPr="00350E2B">
        <w:rPr>
          <w:sz w:val="16"/>
        </w:rPr>
        <w:t>One of the fundamental discoveries of Homo Sacer (via Schmitt) is that the structure of this potentiality-not-to that withholds itself while privatively giving being—which is also the "essential structure of the metaphysical tradition" —is none other than the structure of sovereignty, "</w:t>
      </w:r>
      <w:r w:rsidRPr="00350E2B">
        <w:rPr>
          <w:rStyle w:val="StyleUnderline"/>
        </w:rPr>
        <w:t>the originary structure in which law refers to life and includes it in itself by suspending itself', "the hidden foundation on which the entire political system rest[s]</w:t>
      </w:r>
      <w:r w:rsidRPr="00350E2B">
        <w:rPr>
          <w:sz w:val="16"/>
        </w:rPr>
        <w:t xml:space="preserve">”. This passage would roughly replace the last paragraph on page of Potentialities. As is well known, Agamben studied law at university, but turned to philosophy soon thereafter. His legal training, however, served him well in his research for Homo Sacer, as he noted in a 2001 interview: "For a long time [after turning to philosophy], I thought it was a mistake to </w:t>
      </w:r>
      <w:r w:rsidRPr="00E34AF4">
        <w:rPr>
          <w:sz w:val="16"/>
        </w:rPr>
        <w:t xml:space="preserve">have studied law. That is something, however, that I no longer think because without this familiarity I would probably never have been able to write Homo Sacer", It is, further, on the basis of his having "caught sight" of the inclusive-exclusive ban structure that Agamben distinguishes his thought from the political traditions to which it is probably closest, namely, anarchism and Marxism It is no exaggeration, then, to say that this concept of potenza forms the philosophical foundation for the biopolitical thesis first developed in Homo Sacer. </w:t>
      </w:r>
      <w:r w:rsidRPr="00E34AF4">
        <w:rPr>
          <w:rStyle w:val="StyleUnderline"/>
        </w:rPr>
        <w:t>As noted earlier, Agamben's central analysis of the relation between sovereign power and the bare life over</w:t>
      </w:r>
      <w:r w:rsidRPr="00350E2B">
        <w:rPr>
          <w:rStyle w:val="StyleUnderline"/>
        </w:rPr>
        <w:t xml:space="preserve"> which it rules is explicitly presented as a coherent development of his earlier analysis of potentiality</w:t>
      </w:r>
      <w:r w:rsidRPr="00350E2B">
        <w:rPr>
          <w:sz w:val="16"/>
        </w:rPr>
        <w:t xml:space="preserve">. It is also, moreover, articulated as a critique of precisely the notion of constituent power that lies at the core of Negri's work. In chapter 1.3 of Homo Sacer Agamben passes from the book's opening analysis of the logic of sovereignty to that of potentiality via a discussion of the aporetic relation between constituent power and constituted power, closing with some brief but crucial comments on Negri's discussion of this relation in Insurgencies and the claim that "Negri cannot find any criterion, in his wide analysis of the historical phenomenology of constituent power, by which to isolate constituent power from sovereign power" </w:t>
      </w:r>
    </w:p>
    <w:p w14:paraId="53EB6D63" w14:textId="77777777" w:rsidR="009D4E9F" w:rsidRDefault="009D4E9F" w:rsidP="009D4E9F"/>
    <w:p w14:paraId="6754BFDA" w14:textId="77777777" w:rsidR="00DC41DD" w:rsidRDefault="00DC41DD" w:rsidP="00DC41DD">
      <w:pPr>
        <w:pStyle w:val="Heading3"/>
      </w:pPr>
      <w:r>
        <w:t>AT: Biopower Good</w:t>
      </w:r>
    </w:p>
    <w:p w14:paraId="39510841" w14:textId="77777777" w:rsidR="00DC41DD" w:rsidRDefault="00DC41DD" w:rsidP="00DC41DD">
      <w:pPr>
        <w:pStyle w:val="Heading4"/>
      </w:pPr>
      <w:r>
        <w:t>Even if biopolitics necessitates care for part of the population, it requires that subsections of the population be perpetually annihilated so that the rest can optimize the quality of their lives. Biopower deserves presumption of suspicion because it justifies violent intervention</w:t>
      </w:r>
    </w:p>
    <w:p w14:paraId="74B67B54" w14:textId="77777777" w:rsidR="00DC41DD" w:rsidRPr="000A3580" w:rsidRDefault="00DC41DD" w:rsidP="00DC41DD">
      <w:r w:rsidRPr="000A3580">
        <w:rPr>
          <w:rStyle w:val="Style13ptBold"/>
        </w:rPr>
        <w:t>Dillon 5</w:t>
      </w:r>
      <w:r>
        <w:t xml:space="preserve"> (Michael, Professor of Politics and International Relations at Lancaster University, May, Foucault Studies, No.2, p.43-44</w:t>
      </w:r>
    </w:p>
    <w:p w14:paraId="17A63DEE" w14:textId="77777777" w:rsidR="00DC41DD" w:rsidRPr="00664E50" w:rsidRDefault="00DC41DD" w:rsidP="00DC41DD">
      <w:pPr>
        <w:pStyle w:val="card"/>
        <w:ind w:left="0"/>
      </w:pPr>
      <w:r w:rsidRPr="00664E50">
        <w:rPr>
          <w:rStyle w:val="underline"/>
        </w:rPr>
        <w:t xml:space="preserve">The key point of dispute with </w:t>
      </w:r>
      <w:r w:rsidRPr="00E34AF4">
        <w:rPr>
          <w:rStyle w:val="StyleUnderline"/>
          <w:highlight w:val="yellow"/>
        </w:rPr>
        <w:t>Ojakangas concerns</w:t>
      </w:r>
      <w:r w:rsidRPr="00664E50">
        <w:rPr>
          <w:rStyle w:val="underline"/>
        </w:rPr>
        <w:t xml:space="preserve"> the </w:t>
      </w:r>
      <w:r w:rsidRPr="00E34AF4">
        <w:rPr>
          <w:rStyle w:val="underline"/>
          <w:highlight w:val="yellow"/>
        </w:rPr>
        <w:t>self-immolating logic of biopolitics</w:t>
      </w:r>
      <w:r w:rsidRPr="00664E50">
        <w:rPr>
          <w:sz w:val="16"/>
        </w:rPr>
        <w:t xml:space="preserve">. “Not bare life that is exposed to an unconditional threat of death,” he says in the introduction to his paper, “but the care of ‘all living’ is the foundation of biopower.” (emphasis in the original). Ojakangas says: “Foucault’s biopower has nothing to do with that [Agamben] kind of bare life.” I agree. Foucault’s biopolitics concerns an historically biologised life whose biologisation continues to mutate as the life sciences themselves offer changing interpretations and technical determinations of life. This biologised life of biopolitics nonetheless also raises the stake for Foucault of a life that is not a biologised life. So it does for Agamben, but differently and in a different way.24 For Foucault, the biologised life of biopolitics also raises the issue of a life threatened in supremely violent and novel ways. So it does for Agamben, but again differently and for the same complex of reasons. </w:t>
      </w:r>
      <w:proofErr w:type="gramStart"/>
      <w:r w:rsidRPr="00664E50">
        <w:rPr>
          <w:sz w:val="16"/>
        </w:rPr>
        <w:t>25  In</w:t>
      </w:r>
      <w:proofErr w:type="gramEnd"/>
      <w:r w:rsidRPr="00664E50">
        <w:rPr>
          <w:sz w:val="16"/>
        </w:rPr>
        <w:t xml:space="preserve"> contesting Agamben in the ways that he does, Ojakangas marks an important difference, then, between Foucault and Agamben. That done, perhaps the difference needs however to be both marked differently and interrogated differently. I have argued that there is a certain betrayal in the way Agamben reworks Foucault. There is however much more going on in this ‘betrayal’ than misconstruction and misinterpretation. There is a value in it. Exploring that value requires another ethic of reading in addition to that of the exegesis required to mark it out. For </w:t>
      </w:r>
      <w:r w:rsidRPr="00664E50">
        <w:rPr>
          <w:rStyle w:val="underline"/>
        </w:rPr>
        <w:t>Agamben’s loathing of biopolitics is</w:t>
      </w:r>
      <w:r w:rsidRPr="00664E50">
        <w:rPr>
          <w:sz w:val="16"/>
        </w:rPr>
        <w:t xml:space="preserve"> I think </w:t>
      </w:r>
      <w:r w:rsidRPr="00664E50">
        <w:rPr>
          <w:rStyle w:val="underline"/>
        </w:rPr>
        <w:t>more ‘true’ to the burgeoning suspicion and fear that progressively marked Foucault’s reflections on it than Ojakangas’ account can give credit for</w:t>
      </w:r>
      <w:r w:rsidRPr="00664E50">
        <w:rPr>
          <w:sz w:val="16"/>
        </w:rPr>
        <w:t xml:space="preserve">, since he concentrates on providing the exegetical audit required to mark it out rather than evaluate it.  </w:t>
      </w:r>
      <w:r w:rsidRPr="00E34AF4">
        <w:rPr>
          <w:rStyle w:val="underline"/>
          <w:highlight w:val="yellow"/>
        </w:rPr>
        <w:t>In posing</w:t>
      </w:r>
      <w:r w:rsidRPr="00664E50">
        <w:rPr>
          <w:rStyle w:val="underline"/>
        </w:rPr>
        <w:t xml:space="preserve"> an </w:t>
      </w:r>
      <w:r w:rsidRPr="00E34AF4">
        <w:rPr>
          <w:rStyle w:val="underline"/>
          <w:highlight w:val="yellow"/>
        </w:rPr>
        <w:t>intrinsic</w:t>
      </w:r>
      <w:r w:rsidRPr="00E34AF4">
        <w:rPr>
          <w:sz w:val="16"/>
          <w:highlight w:val="yellow"/>
        </w:rPr>
        <w:t xml:space="preserve"> </w:t>
      </w:r>
      <w:r w:rsidRPr="00E34AF4">
        <w:rPr>
          <w:sz w:val="16"/>
        </w:rPr>
        <w:t>a</w:t>
      </w:r>
      <w:r w:rsidRPr="00664E50">
        <w:rPr>
          <w:sz w:val="16"/>
        </w:rPr>
        <w:t xml:space="preserve">nd unique </w:t>
      </w:r>
      <w:r w:rsidRPr="00E34AF4">
        <w:rPr>
          <w:rStyle w:val="underline"/>
          <w:highlight w:val="yellow"/>
        </w:rPr>
        <w:t>threat to life through the</w:t>
      </w:r>
      <w:r w:rsidRPr="00664E50">
        <w:rPr>
          <w:rStyle w:val="underline"/>
        </w:rPr>
        <w:t xml:space="preserve"> very </w:t>
      </w:r>
      <w:r w:rsidRPr="00E34AF4">
        <w:rPr>
          <w:rStyle w:val="underline"/>
          <w:highlight w:val="yellow"/>
        </w:rPr>
        <w:t>ways in which it</w:t>
      </w:r>
      <w:r w:rsidRPr="00664E50">
        <w:rPr>
          <w:sz w:val="16"/>
        </w:rPr>
        <w:t xml:space="preserve"> promotes, </w:t>
      </w:r>
      <w:r w:rsidRPr="00E34AF4">
        <w:rPr>
          <w:rStyle w:val="underline"/>
          <w:highlight w:val="yellow"/>
        </w:rPr>
        <w:t>protects</w:t>
      </w:r>
      <w:r w:rsidRPr="00664E50">
        <w:rPr>
          <w:sz w:val="16"/>
        </w:rPr>
        <w:t xml:space="preserve"> and invests </w:t>
      </w:r>
      <w:r w:rsidRPr="00E34AF4">
        <w:rPr>
          <w:rStyle w:val="underline"/>
          <w:highlight w:val="yellow"/>
        </w:rPr>
        <w:t>life, ‘care for all living’ threatens life</w:t>
      </w:r>
      <w:r w:rsidRPr="00664E50">
        <w:rPr>
          <w:rStyle w:val="underline"/>
        </w:rPr>
        <w:t xml:space="preserve"> in its own distinctive ways. </w:t>
      </w:r>
      <w:r w:rsidRPr="00E34AF4">
        <w:rPr>
          <w:rStyle w:val="underline"/>
          <w:highlight w:val="yellow"/>
        </w:rPr>
        <w:t>Massacres have become vital</w:t>
      </w:r>
      <w:r w:rsidRPr="00664E50">
        <w:rPr>
          <w:sz w:val="16"/>
        </w:rPr>
        <w:t xml:space="preserve">. The threshold of modernity is reached when the life of the species is wagered on its own (bio) political strategies. </w:t>
      </w:r>
      <w:r w:rsidRPr="00E34AF4">
        <w:rPr>
          <w:rStyle w:val="underline"/>
          <w:highlight w:val="yellow"/>
        </w:rPr>
        <w:t>Biopolitics must</w:t>
      </w:r>
      <w:r w:rsidRPr="00664E50">
        <w:rPr>
          <w:rStyle w:val="underline"/>
        </w:rPr>
        <w:t xml:space="preserve"> and does </w:t>
      </w:r>
      <w:r w:rsidRPr="00E34AF4">
        <w:rPr>
          <w:rStyle w:val="underline"/>
          <w:highlight w:val="yellow"/>
        </w:rPr>
        <w:t>recuperate</w:t>
      </w:r>
      <w:r w:rsidRPr="00664E50">
        <w:rPr>
          <w:rStyle w:val="underline"/>
        </w:rPr>
        <w:t xml:space="preserve"> the </w:t>
      </w:r>
      <w:r w:rsidRPr="00E34AF4">
        <w:rPr>
          <w:rStyle w:val="underline"/>
          <w:highlight w:val="yellow"/>
        </w:rPr>
        <w:t>death function</w:t>
      </w:r>
      <w:r w:rsidRPr="00664E50">
        <w:rPr>
          <w:rStyle w:val="underline"/>
        </w:rPr>
        <w:t>. It does teach us how to punish and who to kill</w:t>
      </w:r>
      <w:r w:rsidRPr="00664E50">
        <w:rPr>
          <w:sz w:val="16"/>
        </w:rPr>
        <w:t>.</w:t>
      </w:r>
      <w:proofErr w:type="gramStart"/>
      <w:r w:rsidRPr="00664E50">
        <w:rPr>
          <w:sz w:val="16"/>
        </w:rPr>
        <w:t xml:space="preserve">26  </w:t>
      </w:r>
      <w:r w:rsidRPr="00E34AF4">
        <w:rPr>
          <w:rStyle w:val="underline"/>
          <w:highlight w:val="yellow"/>
        </w:rPr>
        <w:t>Power</w:t>
      </w:r>
      <w:proofErr w:type="gramEnd"/>
      <w:r w:rsidRPr="00E34AF4">
        <w:rPr>
          <w:rStyle w:val="underline"/>
          <w:highlight w:val="yellow"/>
        </w:rPr>
        <w:t xml:space="preserve"> over life must adjudicate</w:t>
      </w:r>
      <w:r w:rsidRPr="00664E50">
        <w:rPr>
          <w:rStyle w:val="underline"/>
        </w:rPr>
        <w:t xml:space="preserve"> punishment and </w:t>
      </w:r>
      <w:r w:rsidRPr="00E34AF4">
        <w:rPr>
          <w:rStyle w:val="underline"/>
          <w:highlight w:val="yellow"/>
        </w:rPr>
        <w:t>death as it distributes live across terrains of value</w:t>
      </w:r>
      <w:r w:rsidRPr="00664E50">
        <w:rPr>
          <w:sz w:val="16"/>
        </w:rPr>
        <w:t xml:space="preserve"> that the life sciences constantly revise in the cause of life’s very promotion. It has to. </w:t>
      </w:r>
      <w:r w:rsidRPr="00664E50">
        <w:rPr>
          <w:rStyle w:val="underline"/>
        </w:rPr>
        <w:t xml:space="preserve">That is also why we now have a </w:t>
      </w:r>
      <w:r w:rsidRPr="00E34AF4">
        <w:rPr>
          <w:rStyle w:val="underline"/>
          <w:highlight w:val="yellow"/>
        </w:rPr>
        <w:t>biopolitics gone geopolitical</w:t>
      </w:r>
      <w:r w:rsidRPr="00664E50">
        <w:rPr>
          <w:rStyle w:val="underline"/>
        </w:rPr>
        <w:t xml:space="preserve">ly global </w:t>
      </w:r>
      <w:r w:rsidRPr="00E34AF4">
        <w:rPr>
          <w:rStyle w:val="underline"/>
          <w:highlight w:val="yellow"/>
        </w:rPr>
        <w:t>in</w:t>
      </w:r>
      <w:r w:rsidRPr="00664E50">
        <w:rPr>
          <w:rStyle w:val="underline"/>
        </w:rPr>
        <w:t xml:space="preserve"> humanitarian </w:t>
      </w:r>
      <w:r w:rsidRPr="00E34AF4">
        <w:rPr>
          <w:rStyle w:val="underline"/>
          <w:highlight w:val="yellow"/>
        </w:rPr>
        <w:t>wars of intervention and martial doctrines of</w:t>
      </w:r>
      <w:r w:rsidRPr="00664E50">
        <w:rPr>
          <w:rStyle w:val="underline"/>
        </w:rPr>
        <w:t xml:space="preserve"> virtuous </w:t>
      </w:r>
      <w:r w:rsidRPr="00E34AF4">
        <w:rPr>
          <w:rStyle w:val="underline"/>
          <w:highlight w:val="yellow"/>
        </w:rPr>
        <w:t>war</w:t>
      </w:r>
      <w:r w:rsidRPr="00664E50">
        <w:rPr>
          <w:sz w:val="16"/>
        </w:rPr>
        <w:t xml:space="preserve">.27 </w:t>
      </w:r>
      <w:r w:rsidRPr="00664E50">
        <w:rPr>
          <w:rStyle w:val="underline"/>
        </w:rPr>
        <w:t>Here</w:t>
      </w:r>
      <w:r w:rsidRPr="00664E50">
        <w:rPr>
          <w:sz w:val="16"/>
        </w:rPr>
        <w:t xml:space="preserve">, also, </w:t>
      </w:r>
      <w:r w:rsidRPr="00664E50">
        <w:rPr>
          <w:rStyle w:val="underline"/>
        </w:rPr>
        <w:t xml:space="preserve">is the reason why the </w:t>
      </w:r>
      <w:r w:rsidRPr="00E34AF4">
        <w:rPr>
          <w:rStyle w:val="underline"/>
          <w:highlight w:val="yellow"/>
        </w:rPr>
        <w:t>modernising</w:t>
      </w:r>
      <w:r w:rsidRPr="00664E50">
        <w:rPr>
          <w:rStyle w:val="underline"/>
        </w:rPr>
        <w:t xml:space="preserve"> developmental politics of </w:t>
      </w:r>
      <w:r w:rsidRPr="00E34AF4">
        <w:rPr>
          <w:rStyle w:val="underline"/>
          <w:highlight w:val="yellow"/>
        </w:rPr>
        <w:t>biopolitics go racist</w:t>
      </w:r>
      <w:r w:rsidRPr="00664E50">
        <w:rPr>
          <w:sz w:val="16"/>
        </w:rPr>
        <w:t>: “So you can understand the importance – I almost said the vital importance – of racism to such an exercise of power.”28 In racism, Foucault insists: “We are dealing with a mechanism that allows biopower to work.”29 But: “The specificity of modern racism, or what gives it its specificity, is not bound up with mentalities, ideologies or the lies of power. It is bound up with the techniques of power, with the technology of power.”</w:t>
      </w:r>
      <w:proofErr w:type="gramStart"/>
      <w:r w:rsidRPr="00664E50">
        <w:rPr>
          <w:sz w:val="16"/>
        </w:rPr>
        <w:t>30  In</w:t>
      </w:r>
      <w:proofErr w:type="gramEnd"/>
      <w:r w:rsidRPr="00664E50">
        <w:rPr>
          <w:sz w:val="16"/>
        </w:rPr>
        <w:t xml:space="preserve"> thus threatening life, biopolitics prompts a revision of the question of life and especially of the life of a politics that is not exhaustively biologised; comprehensively subject to biopolitical governance in such a way that life shows up as nothing but the material required for biopolitical governance, whether in terms posed by Foucault or Agamben. </w:t>
      </w:r>
      <w:r w:rsidRPr="00664E50">
        <w:rPr>
          <w:rStyle w:val="underline"/>
        </w:rPr>
        <w:t xml:space="preserve">Emphasising </w:t>
      </w:r>
      <w:r w:rsidRPr="00E34AF4">
        <w:rPr>
          <w:rStyle w:val="underline"/>
          <w:highlight w:val="yellow"/>
        </w:rPr>
        <w:t>care for</w:t>
      </w:r>
      <w:r w:rsidRPr="00664E50">
        <w:rPr>
          <w:rStyle w:val="underline"/>
        </w:rPr>
        <w:t xml:space="preserve"> all </w:t>
      </w:r>
      <w:r w:rsidRPr="00E34AF4">
        <w:rPr>
          <w:rStyle w:val="underline"/>
          <w:highlight w:val="yellow"/>
        </w:rPr>
        <w:t>living</w:t>
      </w:r>
      <w:r w:rsidRPr="00664E50">
        <w:rPr>
          <w:sz w:val="16"/>
        </w:rPr>
        <w:t xml:space="preserve"> - the promotion, protection and investment of the life of individuals and populations – </w:t>
      </w:r>
      <w:r w:rsidRPr="00E34AF4">
        <w:rPr>
          <w:rStyle w:val="underline"/>
          <w:highlight w:val="yellow"/>
        </w:rPr>
        <w:t>elides</w:t>
      </w:r>
      <w:r w:rsidRPr="00664E50">
        <w:rPr>
          <w:rStyle w:val="underline"/>
        </w:rPr>
        <w:t xml:space="preserve"> the </w:t>
      </w:r>
      <w:r w:rsidRPr="00E34AF4">
        <w:rPr>
          <w:rStyle w:val="underline"/>
          <w:highlight w:val="yellow"/>
        </w:rPr>
        <w:t>issue of being cared to death</w:t>
      </w:r>
      <w:r w:rsidRPr="00664E50">
        <w:rPr>
          <w:rStyle w:val="underline"/>
        </w:rPr>
        <w:t xml:space="preserve">. Being cared to death poses the issue of the life that is presupposed, nomologically for Agamben and biologically for Foucault, </w:t>
      </w:r>
      <w:r w:rsidRPr="00E34AF4">
        <w:rPr>
          <w:rStyle w:val="underline"/>
          <w:highlight w:val="yellow"/>
        </w:rPr>
        <w:t>in biopolitics</w:t>
      </w:r>
      <w:r w:rsidRPr="00664E50">
        <w:rPr>
          <w:rStyle w:val="underline"/>
        </w:rPr>
        <w:t>. Each foregrounds the self-immolating logic that ineluctably applies in a politics of life that understands life biologically</w:t>
      </w:r>
      <w:r w:rsidRPr="00664E50">
        <w:rPr>
          <w:sz w:val="16"/>
        </w:rPr>
        <w:t xml:space="preserve">, in the way that Foucault documents for us, </w:t>
      </w:r>
      <w:r w:rsidRPr="00664E50">
        <w:rPr>
          <w:rStyle w:val="underline"/>
        </w:rPr>
        <w:t>or nomologically</w:t>
      </w:r>
      <w:r w:rsidRPr="00664E50">
        <w:rPr>
          <w:sz w:val="16"/>
        </w:rPr>
        <w:t xml:space="preserve">, in the way that Agamben’s bare life contends. When recalling the significance of the Christian pastorate to biopolitics, </w:t>
      </w:r>
      <w:r w:rsidRPr="00664E50">
        <w:rPr>
          <w:rStyle w:val="underline"/>
        </w:rPr>
        <w:t>Ojakangas seems to emphasize a line of succession</w:t>
      </w:r>
      <w:r w:rsidRPr="00664E50">
        <w:rPr>
          <w:sz w:val="16"/>
        </w:rPr>
        <w:t xml:space="preserve"> rather than of radical dissociation. One, moreover, </w:t>
      </w:r>
      <w:r w:rsidRPr="00664E50">
        <w:rPr>
          <w:rStyle w:val="underline"/>
        </w:rPr>
        <w:t>which threatens to elide the intrinsic violence of biopolitics and its essential relation with correction and death</w:t>
      </w:r>
      <w:r w:rsidRPr="00664E50">
        <w:rPr>
          <w:sz w:val="16"/>
        </w:rPr>
        <w:t xml:space="preserve">.  </w:t>
      </w:r>
    </w:p>
    <w:p w14:paraId="1D760E1C" w14:textId="77777777" w:rsidR="000A3580" w:rsidRPr="000A3580" w:rsidRDefault="000A3580" w:rsidP="000A3580"/>
    <w:p w14:paraId="3F5D8CF1" w14:textId="77777777" w:rsidR="001017FE" w:rsidRPr="004D6116" w:rsidRDefault="001017FE" w:rsidP="001017FE">
      <w:pPr>
        <w:pStyle w:val="Heading3"/>
      </w:pPr>
      <w:r w:rsidRPr="004D6116">
        <w:t xml:space="preserve">Embrace </w:t>
      </w:r>
      <w:r>
        <w:t>R</w:t>
      </w:r>
      <w:r w:rsidRPr="004D6116">
        <w:t>efuge</w:t>
      </w:r>
    </w:p>
    <w:p w14:paraId="02F4DAF6" w14:textId="7765E820" w:rsidR="001017FE" w:rsidRPr="008A6D94" w:rsidRDefault="001017FE" w:rsidP="001017FE">
      <w:pPr>
        <w:pStyle w:val="Heading4"/>
        <w:rPr>
          <w:rStyle w:val="Style13ptBold"/>
          <w:b/>
        </w:rPr>
      </w:pPr>
      <w:r w:rsidRPr="008A6D94">
        <w:rPr>
          <w:rStyle w:val="Style13ptBold"/>
          <w:b/>
        </w:rPr>
        <w:t>Embracing</w:t>
      </w:r>
      <w:r>
        <w:rPr>
          <w:rStyle w:val="Style13ptBold"/>
          <w:b/>
        </w:rPr>
        <w:t xml:space="preserve"> refugee status good</w:t>
      </w:r>
      <w:ins w:id="6" w:author="Daniel Shi" w:date="2018-07-16T20:29:00Z">
        <w:r w:rsidR="007E0538">
          <w:rPr>
            <w:rStyle w:val="Style13ptBold"/>
            <w:b/>
          </w:rPr>
          <w:t>—focus on the figure of the refugee?</w:t>
        </w:r>
      </w:ins>
    </w:p>
    <w:p w14:paraId="0680C7F1" w14:textId="77777777" w:rsidR="001017FE" w:rsidRDefault="001017FE" w:rsidP="001017FE">
      <w:r w:rsidRPr="008C6380">
        <w:rPr>
          <w:rStyle w:val="Style13ptBold"/>
        </w:rPr>
        <w:t>Agamben 2k</w:t>
      </w:r>
      <w:r>
        <w:t xml:space="preserve"> (Giorgio, Agamben was educated in law and philosophy at the University of Rome,  “Means Without End: Notes on Politics” , 2000, </w:t>
      </w:r>
      <w:hyperlink r:id="rId25" w:history="1">
        <w:r w:rsidRPr="00444DEF">
          <w:rPr>
            <w:rStyle w:val="Hyperlink"/>
          </w:rPr>
          <w:t>https://s3.amazonaws.com/academia.edu.documents/16626455/open15_p90-95%281%29.pdf?AWSAccessKeyId=AKIAIWOWYYGZ2Y53UL3A&amp;Expires=1530548086&amp;Signature=aGqw285k3b%2BzacVQDRcyoBbTiak%3D&amp;response-content-disposition=inline%3B%20filename%3DBeyond_human_rights.pdf)/AK47</w:t>
        </w:r>
      </w:hyperlink>
    </w:p>
    <w:p w14:paraId="1583215A" w14:textId="5A43FD0C" w:rsidR="001017FE" w:rsidRDefault="001017FE" w:rsidP="001017FE">
      <w:pPr>
        <w:rPr>
          <w:rStyle w:val="StyleUnderline"/>
        </w:rPr>
      </w:pPr>
      <w:r w:rsidRPr="006A5F6F">
        <w:rPr>
          <w:rStyle w:val="StyleUnderline"/>
          <w:highlight w:val="yellow"/>
        </w:rPr>
        <w:t>Refugees driven</w:t>
      </w:r>
      <w:r w:rsidRPr="008C6380">
        <w:rPr>
          <w:rStyle w:val="StyleUnderline"/>
        </w:rPr>
        <w:t xml:space="preserve"> from country to country </w:t>
      </w:r>
      <w:r w:rsidRPr="006A5F6F">
        <w:rPr>
          <w:rStyle w:val="StyleUnderline"/>
          <w:highlight w:val="yellow"/>
        </w:rPr>
        <w:t>represent the vanguard of their peoples</w:t>
      </w:r>
      <w:r w:rsidRPr="008A6D94">
        <w:rPr>
          <w:sz w:val="16"/>
        </w:rPr>
        <w:t xml:space="preserve">.’1 One ought to reﬂect on the meaning of this analysis, which after ﬁfty years has lost none of its relevance. It is not only the case that the problem presents itself inside and outside of Europe with just as much urgency as then. It is also the case that, given the by now unstoppable decline of the nation-state and the general corrosion of traditional political-juridical categories, the </w:t>
      </w:r>
      <w:r w:rsidRPr="006A5F6F">
        <w:rPr>
          <w:rStyle w:val="StyleUnderline"/>
          <w:highlight w:val="yellow"/>
        </w:rPr>
        <w:t xml:space="preserve">refugee is </w:t>
      </w:r>
      <w:r w:rsidRPr="006A5F6F">
        <w:rPr>
          <w:rStyle w:val="StyleUnderline"/>
        </w:rPr>
        <w:t>perhaps</w:t>
      </w:r>
      <w:r w:rsidRPr="008C6380">
        <w:rPr>
          <w:rStyle w:val="StyleUnderline"/>
        </w:rPr>
        <w:t xml:space="preserve"> </w:t>
      </w:r>
      <w:r w:rsidRPr="006A5F6F">
        <w:rPr>
          <w:rStyle w:val="StyleUnderline"/>
          <w:highlight w:val="yellow"/>
        </w:rPr>
        <w:t>the only</w:t>
      </w:r>
      <w:r w:rsidRPr="008C6380">
        <w:rPr>
          <w:rStyle w:val="StyleUnderline"/>
        </w:rPr>
        <w:t xml:space="preserve"> thinkable </w:t>
      </w:r>
      <w:r w:rsidRPr="006A5F6F">
        <w:rPr>
          <w:rStyle w:val="StyleUnderline"/>
          <w:highlight w:val="yellow"/>
        </w:rPr>
        <w:t>ﬁgure for</w:t>
      </w:r>
      <w:r w:rsidRPr="008C6380">
        <w:rPr>
          <w:rStyle w:val="StyleUnderline"/>
        </w:rPr>
        <w:t xml:space="preserve"> the people of our time and the only category in </w:t>
      </w:r>
      <w:r w:rsidRPr="006A5F6F">
        <w:rPr>
          <w:rStyle w:val="StyleUnderline"/>
          <w:highlight w:val="yellow"/>
        </w:rPr>
        <w:t>which one may see</w:t>
      </w:r>
      <w:r w:rsidRPr="008C6380">
        <w:rPr>
          <w:rStyle w:val="StyleUnderline"/>
        </w:rPr>
        <w:t xml:space="preserve"> today</w:t>
      </w:r>
      <w:r w:rsidRPr="008A6D94">
        <w:rPr>
          <w:sz w:val="16"/>
        </w:rPr>
        <w:t xml:space="preserve"> – at least until the process of dissolution of the nationstate and of its sovereignty has achieved full completion – </w:t>
      </w:r>
      <w:r w:rsidRPr="006A5F6F">
        <w:rPr>
          <w:rStyle w:val="StyleUnderline"/>
          <w:highlight w:val="yellow"/>
        </w:rPr>
        <w:t>the</w:t>
      </w:r>
      <w:r w:rsidRPr="008C6380">
        <w:rPr>
          <w:rStyle w:val="StyleUnderline"/>
        </w:rPr>
        <w:t xml:space="preserve"> forms and </w:t>
      </w:r>
      <w:r w:rsidRPr="006A5F6F">
        <w:rPr>
          <w:rStyle w:val="StyleUnderline"/>
          <w:highlight w:val="yellow"/>
        </w:rPr>
        <w:t>limits of</w:t>
      </w:r>
      <w:r w:rsidRPr="008C6380">
        <w:rPr>
          <w:rStyle w:val="StyleUnderline"/>
        </w:rPr>
        <w:t xml:space="preserve"> </w:t>
      </w:r>
      <w:r w:rsidRPr="006A5F6F">
        <w:rPr>
          <w:rStyle w:val="StyleUnderline"/>
          <w:highlight w:val="yellow"/>
        </w:rPr>
        <w:t>a coming</w:t>
      </w:r>
      <w:r w:rsidRPr="008C6380">
        <w:rPr>
          <w:rStyle w:val="StyleUnderline"/>
        </w:rPr>
        <w:t xml:space="preserve"> </w:t>
      </w:r>
      <w:r w:rsidRPr="006A5F6F">
        <w:rPr>
          <w:rStyle w:val="StyleUnderline"/>
          <w:highlight w:val="yellow"/>
        </w:rPr>
        <w:t>political community</w:t>
      </w:r>
      <w:r w:rsidRPr="008C6380">
        <w:rPr>
          <w:rStyle w:val="StyleUnderline"/>
        </w:rPr>
        <w:t>.</w:t>
      </w:r>
      <w:r w:rsidRPr="008A6D94">
        <w:rPr>
          <w:sz w:val="16"/>
        </w:rPr>
        <w:t xml:space="preserve"> It is even possible that, if we want to be equal to the absolutely new tasks ahead, we will have to abandon decidedly, without reservation, the fundamental concepts through which we have so far represented the subjects of the political (Man, the Citizen and its rights, but also the sovereign people, the worker, and so forth) and build our political philosophy anew starting from the one and only ﬁgure of the refugee. The ﬁrst </w:t>
      </w:r>
      <w:r w:rsidRPr="008C6380">
        <w:rPr>
          <w:rStyle w:val="StyleUnderline"/>
        </w:rPr>
        <w:t>appearance of refugees as a mass phenomenon took place at the end of World War I</w:t>
      </w:r>
      <w:r w:rsidRPr="008A6D94">
        <w:rPr>
          <w:sz w:val="16"/>
        </w:rPr>
        <w:t xml:space="preserve">, when the fall of the Russian, Austro-Hungarian, and Ottoman empires, along with the new order created by the peace treaties, upset profoundly the demographic and territorial constitution of Central Eastern Europe. In a short period, 1.5 million White Russians, seven hundred thousand Armenians, ﬁve hundred thousand Bulgarians, a million Greeks, and hundreds of thousands of Germans, Hungarians, and Romanians left their countries. To these moving masses, one needs to add the explosive situation determined by the fact that about 30 percent of the population in the </w:t>
      </w:r>
      <w:r w:rsidRPr="00B66258">
        <w:rPr>
          <w:rStyle w:val="StyleUnderline"/>
        </w:rPr>
        <w:t>new states created by the peace treaties on the model of the nation-state</w:t>
      </w:r>
      <w:r w:rsidRPr="008A6D94">
        <w:rPr>
          <w:sz w:val="16"/>
        </w:rPr>
        <w:t xml:space="preserve"> (Yugoslavia and Czechoslovakia, for example), was constituted by minorities that had </w:t>
      </w:r>
      <w:r w:rsidRPr="00671451">
        <w:rPr>
          <w:sz w:val="16"/>
        </w:rPr>
        <w:t xml:space="preserve">to be safeguarded by a series of international treaties – the so-called Minority Treaties – which very often were not enforced. A few years later, the </w:t>
      </w:r>
      <w:r w:rsidRPr="00671451">
        <w:rPr>
          <w:rStyle w:val="StyleUnderline"/>
        </w:rPr>
        <w:t>racial laws in Germany and the civil war in Spain dispersed throughout Europe a new and important contingent of refugees</w:t>
      </w:r>
      <w:r w:rsidRPr="00671451">
        <w:rPr>
          <w:sz w:val="16"/>
        </w:rPr>
        <w:t xml:space="preserve">. </w:t>
      </w:r>
      <w:r w:rsidRPr="00671451">
        <w:rPr>
          <w:sz w:val="8"/>
          <w:szCs w:val="8"/>
        </w:rPr>
        <w:t>We are used to distinguishing between refugees and stateless people, but this distinction was not then as simple as it may seem at ﬁrst glance, nor is it even today. From the beginning, many refugees, who were not technically stateless, preferred to become such rather than return to their country. (This was the case with the Polish and Romanian Jews who were in France or Germany at the end of the war, and today it is the case with those who are politically persecuted or for whom returning to their countries would mean putting their own survival at risk.) On the other hand, Russian, Armenian, and Hungarian refugees were promptly denationalized by the new Turkish and Soviet governments. It is important to note how, starting with World War I, many European states began to pass laws allowing the denaturalization and denationalization of their own citizens: France was ﬁrst, in 1915, with regard to naturalized citizens of ‘enemy origin’; in 1922, Belgium followed this example by revoking the naturalization of those citizens who had committed ‘antinational’ acts during the war; in 1926, the Italian Fascist regime passed an analogous law with regard to citizens who had shown themselves ‘undeserving of Italian citizenship’; in 1933, it was Austria’s turn; and so on, until in 1935 the Nuremberg Laws divided German citizens into citizens with full rights and citizens without political rights. Such laws – and the mass statelessness resulting from them – mark a decisive turn in the life of the modern nation-state as well as its deﬁnitive emancipation from naive notions of the citizen and a people. This is not the place to retrace the history of the various international organizations through which single states, the League of Nations, and later, the United Nations have tried to face the refugee problem, from the Nansen Bureau for the Russian and Armenian refugees (1921) to the High Commission for Refugees from Germany (1936) to the Intergovernmental Committee for Refugees (1938) to the UN’s International Refugee Organizaa a tion (1946) to the present Ofﬁce of the High Commissioner for Refugees (1951), whose activity, according to its statute, does not have a political character but rather only a ‘social and humanitarian’ one. What is essential is that each and every time refugees no longer represent individual cases but rather a mass phenomenon (as was the case between the two world wars and is now once again), these organizations as well as the single states – all the solemn evocations of the inalienable rights of human beings notwithstanding – have proved to be absolutely incapable not only of solving the problem but also of facing it in an adequate manner. The whole question, therefore, was handed over to humanitarian organizations and to the police. The reasons for such impotence lie not only in the selﬁshness and blindness of bureaucratic apparatuses, but also in the very ambiguity of the fundamental notions regulating the inscription of the native (that is, of life) in the juridi e cal order of the nation-state. Hannah Arendt titled the chapter of her book Imperialism that concerns the refugee m problem ‘The Decline of the NationState and the End of the Rights of Man’.2 One should try to take seriously this formulation, which indissolubly links the fate of the Rights of Man with the fate of the modern nation-state in such a way that the waning of the latter necessarily implies the obsolescence of the former. Here the paradox is that precisely the ﬁgure that should have embodied human rights</w:t>
      </w:r>
      <w:r w:rsidRPr="008A6D94">
        <w:rPr>
          <w:sz w:val="8"/>
          <w:szCs w:val="8"/>
        </w:rPr>
        <w:t xml:space="preserve"> more than any other – namely, the refugee – marked instead the radical crisis of the concept. The</w:t>
      </w:r>
      <w:r w:rsidRPr="008A6D94">
        <w:rPr>
          <w:sz w:val="16"/>
        </w:rPr>
        <w:t xml:space="preserve"> </w:t>
      </w:r>
      <w:r w:rsidRPr="006A5F6F">
        <w:rPr>
          <w:rStyle w:val="StyleUnderline"/>
          <w:highlight w:val="yellow"/>
        </w:rPr>
        <w:t>conception of</w:t>
      </w:r>
      <w:r w:rsidRPr="00236BA7">
        <w:rPr>
          <w:rStyle w:val="StyleUnderline"/>
        </w:rPr>
        <w:t xml:space="preserve"> </w:t>
      </w:r>
      <w:r w:rsidRPr="006A5F6F">
        <w:rPr>
          <w:rStyle w:val="StyleUnderline"/>
          <w:highlight w:val="yellow"/>
        </w:rPr>
        <w:t>human rights</w:t>
      </w:r>
      <w:r w:rsidRPr="00236BA7">
        <w:rPr>
          <w:rStyle w:val="StyleUnderline"/>
        </w:rPr>
        <w:t xml:space="preserve"> based on the supposed existence of a human</w:t>
      </w:r>
      <w:r>
        <w:rPr>
          <w:rStyle w:val="StyleUnderline"/>
        </w:rPr>
        <w:t xml:space="preserve"> </w:t>
      </w:r>
      <w:r w:rsidRPr="00236BA7">
        <w:rPr>
          <w:rStyle w:val="StyleUnderline"/>
        </w:rPr>
        <w:t xml:space="preserve">being as such, Arendt tells us, </w:t>
      </w:r>
      <w:r w:rsidRPr="006A5F6F">
        <w:rPr>
          <w:rStyle w:val="StyleUnderline"/>
          <w:highlight w:val="yellow"/>
        </w:rPr>
        <w:t>proves to be</w:t>
      </w:r>
      <w:r w:rsidRPr="00236BA7">
        <w:rPr>
          <w:rStyle w:val="StyleUnderline"/>
        </w:rPr>
        <w:t xml:space="preserve"> </w:t>
      </w:r>
      <w:r w:rsidRPr="006A5F6F">
        <w:rPr>
          <w:rStyle w:val="StyleUnderline"/>
          <w:highlight w:val="yellow"/>
        </w:rPr>
        <w:t>untenable</w:t>
      </w:r>
      <w:r w:rsidRPr="00236BA7">
        <w:rPr>
          <w:rStyle w:val="StyleUnderline"/>
        </w:rPr>
        <w:t xml:space="preserve"> as soon as those who profess it ﬁnd themselves confronted for the ﬁrst time with people who have really lost every quality and every speciﬁc relation except for the pure fact of being human.</w:t>
      </w:r>
      <w:r w:rsidRPr="008A6D94">
        <w:rPr>
          <w:sz w:val="16"/>
        </w:rPr>
        <w:t xml:space="preserve">3 In the </w:t>
      </w:r>
      <w:r w:rsidRPr="00671451">
        <w:rPr>
          <w:sz w:val="16"/>
        </w:rPr>
        <w:t xml:space="preserve">system of the nation-state, socalled sacred and inalienable </w:t>
      </w:r>
      <w:r w:rsidRPr="00671451">
        <w:rPr>
          <w:rStyle w:val="StyleUnderline"/>
        </w:rPr>
        <w:t>human rights are revealed to be without any protection precisely when it is no longer possible to conceive of them as rights</w:t>
      </w:r>
      <w:r w:rsidRPr="00671451">
        <w:rPr>
          <w:sz w:val="16"/>
        </w:rPr>
        <w:t xml:space="preserve"> of the citizens of a state. This is implicit, after all, in the ambiguity of the very title of the 1789 Déclaration des droits de l’homme et du citoyen, in which it is unclear whether the two terms are to name two distinct realities or whether they are to form, instead, a hendiadys in which the ﬁrst term is actually always already contained in the second. That there is </w:t>
      </w:r>
      <w:r w:rsidRPr="00671451">
        <w:rPr>
          <w:rStyle w:val="StyleUnderline"/>
        </w:rPr>
        <w:t>no autonomous space in the political order of the nation-state for something like</w:t>
      </w:r>
      <w:r w:rsidRPr="00B66258">
        <w:rPr>
          <w:rStyle w:val="StyleUnderline"/>
        </w:rPr>
        <w:t xml:space="preserve"> the pure human in itself</w:t>
      </w:r>
      <w:r w:rsidRPr="008A6D94">
        <w:rPr>
          <w:sz w:val="16"/>
        </w:rPr>
        <w:t xml:space="preserve"> is evident at the very least from the fact that, even in the best of cases, the status of refugee has always been considered a temporary condition that ought to lead either to naturalization or to repatriation. A </w:t>
      </w:r>
      <w:r w:rsidRPr="00B66258">
        <w:rPr>
          <w:rStyle w:val="StyleUnderline"/>
        </w:rPr>
        <w:t>stable statute for the human in itself is inconceivable in the law of the nation-state.</w:t>
      </w:r>
      <w:r w:rsidRPr="008A6D94">
        <w:rPr>
          <w:sz w:val="16"/>
        </w:rPr>
        <w:t xml:space="preserve"> It is time to cease to look at all the declarations of rights from 1789 to the present day as proclamations of eternal metajuridical values aimed at binding the legislator to the respect of such values; it is time, rather, to understand them according to their real function in the modern state. </w:t>
      </w:r>
      <w:r w:rsidRPr="006A5F6F">
        <w:rPr>
          <w:rStyle w:val="Emphasis"/>
          <w:highlight w:val="yellow"/>
        </w:rPr>
        <w:t>Human rights</w:t>
      </w:r>
      <w:r w:rsidRPr="00B66258">
        <w:rPr>
          <w:rStyle w:val="Emphasis"/>
        </w:rPr>
        <w:t xml:space="preserve">, in fact, </w:t>
      </w:r>
      <w:r w:rsidRPr="006A5F6F">
        <w:rPr>
          <w:rStyle w:val="Emphasis"/>
          <w:highlight w:val="yellow"/>
        </w:rPr>
        <w:t>represent</w:t>
      </w:r>
      <w:r w:rsidRPr="00B66258">
        <w:rPr>
          <w:rStyle w:val="Emphasis"/>
        </w:rPr>
        <w:t xml:space="preserve"> ﬁrst of all </w:t>
      </w:r>
      <w:r w:rsidRPr="006A5F6F">
        <w:rPr>
          <w:rStyle w:val="Emphasis"/>
          <w:highlight w:val="yellow"/>
        </w:rPr>
        <w:t xml:space="preserve">the originary </w:t>
      </w:r>
      <w:r w:rsidRPr="006A5F6F">
        <w:rPr>
          <w:rStyle w:val="StyleUnderline"/>
          <w:highlight w:val="yellow"/>
        </w:rPr>
        <w:t>ﬁgure</w:t>
      </w:r>
      <w:r w:rsidRPr="00B66258">
        <w:rPr>
          <w:rStyle w:val="StyleUnderline"/>
        </w:rPr>
        <w:t xml:space="preserve"> </w:t>
      </w:r>
      <w:r w:rsidRPr="006A5F6F">
        <w:rPr>
          <w:rStyle w:val="StyleUnderline"/>
          <w:highlight w:val="yellow"/>
        </w:rPr>
        <w:t>for the inscription of</w:t>
      </w:r>
      <w:r w:rsidRPr="00B66258">
        <w:rPr>
          <w:rStyle w:val="StyleUnderline"/>
        </w:rPr>
        <w:t xml:space="preserve"> </w:t>
      </w:r>
      <w:r w:rsidRPr="006A5F6F">
        <w:rPr>
          <w:rStyle w:val="StyleUnderline"/>
          <w:highlight w:val="yellow"/>
        </w:rPr>
        <w:t>natural</w:t>
      </w:r>
      <w:r w:rsidRPr="00B66258">
        <w:rPr>
          <w:rStyle w:val="StyleUnderline"/>
        </w:rPr>
        <w:t xml:space="preserve"> naked </w:t>
      </w:r>
      <w:r w:rsidRPr="006A5F6F">
        <w:rPr>
          <w:rStyle w:val="StyleUnderline"/>
          <w:highlight w:val="yellow"/>
        </w:rPr>
        <w:t>life</w:t>
      </w:r>
      <w:r w:rsidRPr="00B66258">
        <w:rPr>
          <w:rStyle w:val="StyleUnderline"/>
        </w:rPr>
        <w:t xml:space="preserve"> in the political-juridical order of the nation-state</w:t>
      </w:r>
      <w:r w:rsidRPr="008A6D94">
        <w:rPr>
          <w:sz w:val="16"/>
        </w:rPr>
        <w:t xml:space="preserve">. Naked life (the human being), which in antiquity belonged to God and in the classical world was clearly distinct (as zoe) from political life (bios), </w:t>
      </w:r>
      <w:r w:rsidRPr="006A5F6F">
        <w:rPr>
          <w:rStyle w:val="Emphasis"/>
          <w:highlight w:val="yellow"/>
        </w:rPr>
        <w:t>comes to the</w:t>
      </w:r>
      <w:r w:rsidRPr="00B66258">
        <w:rPr>
          <w:rStyle w:val="Emphasis"/>
        </w:rPr>
        <w:t xml:space="preserve"> </w:t>
      </w:r>
      <w:r w:rsidRPr="006A5F6F">
        <w:rPr>
          <w:rStyle w:val="Emphasis"/>
          <w:highlight w:val="yellow"/>
        </w:rPr>
        <w:t>forefront</w:t>
      </w:r>
      <w:r w:rsidRPr="00B66258">
        <w:rPr>
          <w:rStyle w:val="Emphasis"/>
        </w:rPr>
        <w:t xml:space="preserve"> </w:t>
      </w:r>
      <w:r w:rsidRPr="006A5F6F">
        <w:rPr>
          <w:rStyle w:val="Emphasis"/>
          <w:highlight w:val="yellow"/>
        </w:rPr>
        <w:t>in the management</w:t>
      </w:r>
      <w:r w:rsidRPr="00B66258">
        <w:rPr>
          <w:rStyle w:val="Emphasis"/>
        </w:rPr>
        <w:t xml:space="preserve"> </w:t>
      </w:r>
      <w:r w:rsidRPr="006A5F6F">
        <w:rPr>
          <w:rStyle w:val="Emphasis"/>
          <w:highlight w:val="yellow"/>
        </w:rPr>
        <w:t>of the state and</w:t>
      </w:r>
      <w:r w:rsidRPr="00B66258">
        <w:rPr>
          <w:rStyle w:val="Emphasis"/>
        </w:rPr>
        <w:t xml:space="preserve"> becomes, so to speak, </w:t>
      </w:r>
      <w:r w:rsidRPr="006A5F6F">
        <w:rPr>
          <w:rStyle w:val="Emphasis"/>
          <w:highlight w:val="yellow"/>
        </w:rPr>
        <w:t>its</w:t>
      </w:r>
      <w:r w:rsidRPr="00B66258">
        <w:rPr>
          <w:rStyle w:val="Emphasis"/>
        </w:rPr>
        <w:t xml:space="preserve"> earthly </w:t>
      </w:r>
      <w:r w:rsidRPr="006A5F6F">
        <w:rPr>
          <w:rStyle w:val="Emphasis"/>
          <w:highlight w:val="yellow"/>
        </w:rPr>
        <w:t>foundation</w:t>
      </w:r>
      <w:r w:rsidRPr="00B66258">
        <w:rPr>
          <w:rStyle w:val="Emphasis"/>
        </w:rPr>
        <w:t>.</w:t>
      </w:r>
      <w:r w:rsidRPr="008A6D94">
        <w:rPr>
          <w:sz w:val="16"/>
        </w:rPr>
        <w:t xml:space="preserve"> </w:t>
      </w:r>
      <w:r w:rsidRPr="006A5F6F">
        <w:rPr>
          <w:rStyle w:val="StyleUnderline"/>
          <w:highlight w:val="yellow"/>
        </w:rPr>
        <w:t>Nation-state means a state</w:t>
      </w:r>
      <w:r w:rsidRPr="00B66258">
        <w:rPr>
          <w:rStyle w:val="StyleUnderline"/>
        </w:rPr>
        <w:t xml:space="preserve"> </w:t>
      </w:r>
      <w:r w:rsidRPr="006A5F6F">
        <w:rPr>
          <w:rStyle w:val="StyleUnderline"/>
          <w:highlight w:val="yellow"/>
        </w:rPr>
        <w:t>that makes nativity</w:t>
      </w:r>
      <w:r w:rsidRPr="00B66258">
        <w:rPr>
          <w:rStyle w:val="StyleUnderline"/>
        </w:rPr>
        <w:t xml:space="preserve"> or birth</w:t>
      </w:r>
      <w:r w:rsidRPr="008A6D94">
        <w:rPr>
          <w:sz w:val="16"/>
        </w:rPr>
        <w:t xml:space="preserve"> [nascita] (that is, naked human life) </w:t>
      </w:r>
      <w:r w:rsidRPr="006A5F6F">
        <w:rPr>
          <w:rStyle w:val="StyleUnderline"/>
          <w:highlight w:val="yellow"/>
        </w:rPr>
        <w:t>the foundation of its own</w:t>
      </w:r>
      <w:r w:rsidRPr="00B66258">
        <w:rPr>
          <w:rStyle w:val="StyleUnderline"/>
        </w:rPr>
        <w:t xml:space="preserve"> </w:t>
      </w:r>
      <w:r w:rsidRPr="006A5F6F">
        <w:rPr>
          <w:rStyle w:val="StyleUnderline"/>
          <w:highlight w:val="yellow"/>
        </w:rPr>
        <w:t>sovereignty</w:t>
      </w:r>
      <w:r w:rsidRPr="008A6D94">
        <w:rPr>
          <w:sz w:val="16"/>
        </w:rPr>
        <w:t xml:space="preserve">. This is the meaning (and it is not even a hidden one) of the ﬁrst three articles of the 1789 Declaration: it is only because this declaration inscribed (in articles 1 and 2) the native element in the heart of any political organization that it can ﬁrmly bind (in article 3) the principle of sovereignty to the nation (in conformity with its etymon, native [natío] originally meant simply ‘birth’ [nascita]. The ﬁction that is implicit here is that birth [ h nascita] comes into being immediately as nation, so that there may not be any difference between the two moments. </w:t>
      </w:r>
      <w:r w:rsidRPr="006A5F6F">
        <w:rPr>
          <w:rStyle w:val="Emphasis"/>
          <w:highlight w:val="yellow"/>
        </w:rPr>
        <w:t>Rights</w:t>
      </w:r>
      <w:r w:rsidRPr="00B66258">
        <w:rPr>
          <w:rStyle w:val="Emphasis"/>
        </w:rPr>
        <w:t xml:space="preserve">, in other words, </w:t>
      </w:r>
      <w:r w:rsidRPr="006A5F6F">
        <w:rPr>
          <w:rStyle w:val="Emphasis"/>
          <w:highlight w:val="yellow"/>
        </w:rPr>
        <w:t>are attributed</w:t>
      </w:r>
      <w:r w:rsidRPr="00B66258">
        <w:rPr>
          <w:rStyle w:val="Emphasis"/>
        </w:rPr>
        <w:t xml:space="preserve"> to the human being </w:t>
      </w:r>
      <w:r w:rsidRPr="006A5F6F">
        <w:rPr>
          <w:rStyle w:val="Emphasis"/>
          <w:highlight w:val="yellow"/>
        </w:rPr>
        <w:t>only to the degree</w:t>
      </w:r>
      <w:r w:rsidRPr="00B66258">
        <w:rPr>
          <w:rStyle w:val="Emphasis"/>
        </w:rPr>
        <w:t xml:space="preserve"> </w:t>
      </w:r>
      <w:r w:rsidRPr="006A5F6F">
        <w:rPr>
          <w:rStyle w:val="Emphasis"/>
          <w:highlight w:val="yellow"/>
        </w:rPr>
        <w:t>to which he or she</w:t>
      </w:r>
      <w:r w:rsidRPr="00B66258">
        <w:rPr>
          <w:rStyle w:val="Emphasis"/>
        </w:rPr>
        <w:t xml:space="preserve"> </w:t>
      </w:r>
      <w:r w:rsidRPr="006A5F6F">
        <w:rPr>
          <w:rStyle w:val="Emphasis"/>
          <w:highlight w:val="yellow"/>
        </w:rPr>
        <w:t>is the</w:t>
      </w:r>
      <w:r w:rsidRPr="00B66258">
        <w:rPr>
          <w:rStyle w:val="Emphasis"/>
        </w:rPr>
        <w:t xml:space="preserve"> immediately vanishing </w:t>
      </w:r>
      <w:r w:rsidRPr="006A5F6F">
        <w:rPr>
          <w:rStyle w:val="Emphasis"/>
          <w:highlight w:val="yellow"/>
        </w:rPr>
        <w:t>presupposition</w:t>
      </w:r>
      <w:r w:rsidRPr="00B66258">
        <w:rPr>
          <w:rStyle w:val="Emphasis"/>
        </w:rPr>
        <w:t xml:space="preserve"> </w:t>
      </w:r>
      <w:r w:rsidRPr="008A6D94">
        <w:rPr>
          <w:sz w:val="16"/>
        </w:rPr>
        <w:t xml:space="preserve">(and, in fact, the presupposition that must never come to light as such) </w:t>
      </w:r>
      <w:r w:rsidRPr="006A5F6F">
        <w:rPr>
          <w:rStyle w:val="Emphasis"/>
          <w:highlight w:val="yellow"/>
        </w:rPr>
        <w:t>of the citizen</w:t>
      </w:r>
      <w:r w:rsidRPr="00B66258">
        <w:rPr>
          <w:rStyle w:val="Emphasis"/>
        </w:rPr>
        <w:t>.</w:t>
      </w:r>
      <w:r>
        <w:rPr>
          <w:rStyle w:val="Emphasis"/>
        </w:rPr>
        <w:t xml:space="preserve"> </w:t>
      </w:r>
      <w:r w:rsidRPr="008A6D94">
        <w:rPr>
          <w:sz w:val="16"/>
        </w:rPr>
        <w:t xml:space="preserve">If the refugee represents such a disquieting element in the order of the nation-state, this is so primarily because, by </w:t>
      </w:r>
      <w:r w:rsidRPr="006A5F6F">
        <w:rPr>
          <w:rStyle w:val="StyleUnderline"/>
          <w:highlight w:val="yellow"/>
        </w:rPr>
        <w:t>breaking the identity</w:t>
      </w:r>
      <w:r w:rsidRPr="00B66258">
        <w:rPr>
          <w:rStyle w:val="StyleUnderline"/>
        </w:rPr>
        <w:t xml:space="preserve"> between the </w:t>
      </w:r>
      <w:r w:rsidRPr="006A5F6F">
        <w:rPr>
          <w:rStyle w:val="StyleUnderline"/>
          <w:highlight w:val="yellow"/>
        </w:rPr>
        <w:t>human and</w:t>
      </w:r>
      <w:r w:rsidRPr="00B66258">
        <w:rPr>
          <w:rStyle w:val="StyleUnderline"/>
        </w:rPr>
        <w:t xml:space="preserve"> the </w:t>
      </w:r>
      <w:r w:rsidRPr="006A5F6F">
        <w:rPr>
          <w:rStyle w:val="StyleUnderline"/>
          <w:highlight w:val="yellow"/>
        </w:rPr>
        <w:t>citizen</w:t>
      </w:r>
      <w:r w:rsidRPr="008A6D94">
        <w:rPr>
          <w:sz w:val="16"/>
        </w:rPr>
        <w:t xml:space="preserve"> and that between nativity and nationality, it </w:t>
      </w:r>
      <w:r w:rsidRPr="006A5F6F">
        <w:rPr>
          <w:rStyle w:val="StyleUnderline"/>
          <w:highlight w:val="yellow"/>
        </w:rPr>
        <w:t>brings</w:t>
      </w:r>
      <w:r w:rsidRPr="00B66258">
        <w:rPr>
          <w:rStyle w:val="StyleUnderline"/>
        </w:rPr>
        <w:t xml:space="preserve"> the originary </w:t>
      </w:r>
      <w:r w:rsidRPr="006A5F6F">
        <w:rPr>
          <w:rStyle w:val="StyleUnderline"/>
          <w:highlight w:val="yellow"/>
        </w:rPr>
        <w:t>ﬁction of sovereignty to crisis</w:t>
      </w:r>
      <w:r w:rsidRPr="00B66258">
        <w:rPr>
          <w:rStyle w:val="StyleUnderline"/>
        </w:rPr>
        <w:t>.</w:t>
      </w:r>
      <w:r w:rsidRPr="008A6D94">
        <w:rPr>
          <w:sz w:val="16"/>
        </w:rPr>
        <w:t xml:space="preserve"> Single exceptions to such a principle, of course, have always existed. What is new in our time is that </w:t>
      </w:r>
      <w:r w:rsidRPr="00B66258">
        <w:rPr>
          <w:rStyle w:val="StyleUnderline"/>
        </w:rPr>
        <w:t>growing sections of humankind are no longer representable inside the nation-state</w:t>
      </w:r>
      <w:r w:rsidRPr="008A6D94">
        <w:rPr>
          <w:sz w:val="16"/>
        </w:rPr>
        <w:t xml:space="preserve"> – and this novelty threatens the very foundations of the latter. Inasmuch as the refugee, </w:t>
      </w:r>
      <w:r w:rsidRPr="00B66258">
        <w:rPr>
          <w:rStyle w:val="StyleUnderline"/>
        </w:rPr>
        <w:t>an apparently marginal ﬁgure, unhinges the old trinity of state-nation-territory, it deserves instead to be regarded as the central ﬁgure of our political history</w:t>
      </w:r>
      <w:r w:rsidRPr="008A6D94">
        <w:rPr>
          <w:sz w:val="16"/>
        </w:rPr>
        <w:t xml:space="preserve">. We should not forget that the ﬁrst camps were built in Europe as spaces for controlling refugees, and that the succession of internment camps concentration camps-extermination camps represents a perfectly real ﬁliation. One of the few rules the </w:t>
      </w:r>
      <w:r w:rsidRPr="006A5F6F">
        <w:rPr>
          <w:rStyle w:val="Emphasis"/>
          <w:highlight w:val="yellow"/>
        </w:rPr>
        <w:t>Nazis</w:t>
      </w:r>
      <w:r w:rsidRPr="00B66258">
        <w:rPr>
          <w:rStyle w:val="Emphasis"/>
        </w:rPr>
        <w:t xml:space="preserve"> constantly </w:t>
      </w:r>
      <w:r w:rsidRPr="006A5F6F">
        <w:rPr>
          <w:rStyle w:val="Emphasis"/>
          <w:highlight w:val="yellow"/>
        </w:rPr>
        <w:t>obeyed throughout</w:t>
      </w:r>
      <w:r w:rsidRPr="00B66258">
        <w:rPr>
          <w:rStyle w:val="Emphasis"/>
        </w:rPr>
        <w:t xml:space="preserve"> the course of </w:t>
      </w:r>
      <w:r w:rsidRPr="006A5F6F">
        <w:rPr>
          <w:rStyle w:val="Emphasis"/>
          <w:highlight w:val="yellow"/>
        </w:rPr>
        <w:t>the ‘ﬁnal solution’</w:t>
      </w:r>
      <w:r w:rsidRPr="00B66258">
        <w:rPr>
          <w:rStyle w:val="Emphasis"/>
        </w:rPr>
        <w:t xml:space="preserve"> </w:t>
      </w:r>
      <w:r w:rsidRPr="006A5F6F">
        <w:rPr>
          <w:rStyle w:val="Emphasis"/>
          <w:highlight w:val="yellow"/>
        </w:rPr>
        <w:t>was that Jews and Gypsies</w:t>
      </w:r>
      <w:r w:rsidRPr="00B66258">
        <w:rPr>
          <w:rStyle w:val="Emphasis"/>
        </w:rPr>
        <w:t xml:space="preserve"> </w:t>
      </w:r>
      <w:r w:rsidRPr="006A5F6F">
        <w:rPr>
          <w:rStyle w:val="Emphasis"/>
          <w:highlight w:val="yellow"/>
        </w:rPr>
        <w:t>could be sent to extermination camps only after</w:t>
      </w:r>
      <w:r w:rsidRPr="00B66258">
        <w:rPr>
          <w:rStyle w:val="Emphasis"/>
        </w:rPr>
        <w:t xml:space="preserve"> </w:t>
      </w:r>
      <w:r w:rsidRPr="006A5F6F">
        <w:rPr>
          <w:rStyle w:val="Emphasis"/>
          <w:highlight w:val="yellow"/>
        </w:rPr>
        <w:t>having been</w:t>
      </w:r>
      <w:r w:rsidRPr="00B66258">
        <w:rPr>
          <w:rStyle w:val="Emphasis"/>
        </w:rPr>
        <w:t xml:space="preserve"> fully </w:t>
      </w:r>
      <w:r w:rsidRPr="006A5F6F">
        <w:rPr>
          <w:rStyle w:val="Emphasis"/>
          <w:highlight w:val="yellow"/>
        </w:rPr>
        <w:t>denationalized</w:t>
      </w:r>
      <w:r w:rsidRPr="008A6D94">
        <w:rPr>
          <w:sz w:val="16"/>
        </w:rPr>
        <w:t xml:space="preserve"> (that is, after they had been stripped of even that second-class citizenship to which they had been relegated after the Nuremberg Laws). </w:t>
      </w:r>
      <w:r w:rsidRPr="00B66258">
        <w:rPr>
          <w:rStyle w:val="StyleUnderline"/>
        </w:rPr>
        <w:t xml:space="preserve">When their </w:t>
      </w:r>
      <w:r w:rsidRPr="006A5F6F">
        <w:rPr>
          <w:rStyle w:val="StyleUnderline"/>
          <w:highlight w:val="yellow"/>
        </w:rPr>
        <w:t>rights are no longer</w:t>
      </w:r>
      <w:r w:rsidRPr="00B66258">
        <w:rPr>
          <w:rStyle w:val="StyleUnderline"/>
        </w:rPr>
        <w:t xml:space="preserve"> the rights of the citizen, that is when human beings </w:t>
      </w:r>
      <w:r w:rsidRPr="006A5F6F">
        <w:rPr>
          <w:rStyle w:val="StyleUnderline"/>
        </w:rPr>
        <w:t xml:space="preserve">are </w:t>
      </w:r>
      <w:r w:rsidRPr="006A5F6F">
        <w:rPr>
          <w:rStyle w:val="StyleUnderline"/>
          <w:highlight w:val="yellow"/>
        </w:rPr>
        <w:t>truly sacred</w:t>
      </w:r>
      <w:r w:rsidRPr="00B66258">
        <w:rPr>
          <w:rStyle w:val="StyleUnderline"/>
        </w:rPr>
        <w:t>, in d the sense that this term used to have in the Roman law of the archaic period: doomed to death.</w:t>
      </w:r>
      <w:r>
        <w:rPr>
          <w:rStyle w:val="StyleUnderline"/>
        </w:rPr>
        <w:t xml:space="preserve"> </w:t>
      </w:r>
      <w:r w:rsidRPr="008A6D94">
        <w:rPr>
          <w:sz w:val="16"/>
        </w:rPr>
        <w:t xml:space="preserve">The </w:t>
      </w:r>
      <w:r w:rsidRPr="00671451">
        <w:rPr>
          <w:rStyle w:val="StyleUnderline"/>
          <w:highlight w:val="yellow"/>
        </w:rPr>
        <w:t>concept of refugee must be resolutely separated from the</w:t>
      </w:r>
      <w:r w:rsidRPr="00B66258">
        <w:rPr>
          <w:rStyle w:val="StyleUnderline"/>
        </w:rPr>
        <w:t xml:space="preserve"> </w:t>
      </w:r>
      <w:r w:rsidRPr="00671451">
        <w:rPr>
          <w:rStyle w:val="StyleUnderline"/>
          <w:highlight w:val="yellow"/>
        </w:rPr>
        <w:t>concept of</w:t>
      </w:r>
      <w:r w:rsidRPr="00B66258">
        <w:rPr>
          <w:rStyle w:val="StyleUnderline"/>
        </w:rPr>
        <w:t xml:space="preserve"> the ‘</w:t>
      </w:r>
      <w:r w:rsidRPr="00671451">
        <w:rPr>
          <w:rStyle w:val="StyleUnderline"/>
          <w:highlight w:val="yellow"/>
        </w:rPr>
        <w:t>human rights’</w:t>
      </w:r>
      <w:r w:rsidRPr="00B66258">
        <w:rPr>
          <w:rStyle w:val="StyleUnderline"/>
        </w:rPr>
        <w:t xml:space="preserve">, </w:t>
      </w:r>
      <w:r w:rsidRPr="00671451">
        <w:rPr>
          <w:rStyle w:val="StyleUnderline"/>
          <w:highlight w:val="yellow"/>
        </w:rPr>
        <w:t>and the right of asylum</w:t>
      </w:r>
      <w:r w:rsidRPr="008A6D94">
        <w:rPr>
          <w:sz w:val="16"/>
        </w:rPr>
        <w:t xml:space="preserve"> (which in any case is by now in the process of being drastically restricted in the legislation of the European states) </w:t>
      </w:r>
      <w:r w:rsidRPr="00B66258">
        <w:rPr>
          <w:rStyle w:val="StyleUnderline"/>
        </w:rPr>
        <w:t xml:space="preserve">must </w:t>
      </w:r>
      <w:r w:rsidRPr="00671451">
        <w:rPr>
          <w:rStyle w:val="StyleUnderline"/>
          <w:highlight w:val="yellow"/>
        </w:rPr>
        <w:t>no longer</w:t>
      </w:r>
      <w:r w:rsidRPr="00B66258">
        <w:rPr>
          <w:rStyle w:val="StyleUnderline"/>
        </w:rPr>
        <w:t xml:space="preserve"> be </w:t>
      </w:r>
      <w:r w:rsidRPr="00671451">
        <w:rPr>
          <w:rStyle w:val="StyleUnderline"/>
          <w:highlight w:val="yellow"/>
        </w:rPr>
        <w:t>considered</w:t>
      </w:r>
      <w:r w:rsidRPr="00B66258">
        <w:rPr>
          <w:rStyle w:val="StyleUnderline"/>
        </w:rPr>
        <w:t xml:space="preserve"> as the </w:t>
      </w:r>
      <w:r w:rsidRPr="00671451">
        <w:rPr>
          <w:rStyle w:val="StyleUnderline"/>
          <w:highlight w:val="yellow"/>
        </w:rPr>
        <w:t>conceptual category in which to inscribe</w:t>
      </w:r>
      <w:r w:rsidRPr="00B66258">
        <w:rPr>
          <w:rStyle w:val="StyleUnderline"/>
        </w:rPr>
        <w:t xml:space="preserve"> the phenomenon of </w:t>
      </w:r>
      <w:r w:rsidRPr="00671451">
        <w:rPr>
          <w:rStyle w:val="StyleUnderline"/>
          <w:highlight w:val="yellow"/>
        </w:rPr>
        <w:t>refugees</w:t>
      </w:r>
      <w:r w:rsidRPr="008A6D94">
        <w:rPr>
          <w:sz w:val="16"/>
        </w:rPr>
        <w:t xml:space="preserve">. (One needs only to look at Agnes Heller’s recent Theses on the Right of Asylum to realize that this m cannot but lead today to awkward confusions.) The refugee should be considered for what it is, namely, nothing less than a limit-concept that at once brings a radical crisis to the principles of the nation-state and clears the way for a renewal of categories that can no longer be delayed. Meanwhile, in fact, </w:t>
      </w:r>
      <w:r w:rsidRPr="00B66258">
        <w:rPr>
          <w:rStyle w:val="StyleUnderline"/>
        </w:rPr>
        <w:t>the phenomenon of so-called illegal immigration</w:t>
      </w:r>
      <w:r w:rsidRPr="008A6D94">
        <w:rPr>
          <w:sz w:val="16"/>
        </w:rPr>
        <w:t xml:space="preserve"> into the countries of the European Union </w:t>
      </w:r>
      <w:r w:rsidRPr="00B66258">
        <w:rPr>
          <w:rStyle w:val="StyleUnderline"/>
        </w:rPr>
        <w:t>has reached</w:t>
      </w:r>
      <w:r w:rsidRPr="008A6D94">
        <w:rPr>
          <w:sz w:val="16"/>
        </w:rPr>
        <w:t xml:space="preserve"> (and shall increasingly reach in the coming years, given the estimated twenty million immigrants from Central European countries) </w:t>
      </w:r>
      <w:r w:rsidRPr="00B66258">
        <w:rPr>
          <w:rStyle w:val="StyleUnderline"/>
        </w:rPr>
        <w:t>characteristics and proportions such that this reversal of perspective is fully justiﬁed.</w:t>
      </w:r>
      <w:r w:rsidRPr="008A6D94">
        <w:rPr>
          <w:sz w:val="16"/>
        </w:rPr>
        <w:t xml:space="preserve"> What </w:t>
      </w:r>
      <w:r w:rsidRPr="00B66258">
        <w:rPr>
          <w:rStyle w:val="StyleUnderline"/>
        </w:rPr>
        <w:t>industrialized countries face today is a permanently resident mass of noncitizens that do not want to be and cannot be either naturalized or repatriated</w:t>
      </w:r>
      <w:r w:rsidRPr="008A6D94">
        <w:rPr>
          <w:sz w:val="16"/>
        </w:rPr>
        <w:t xml:space="preserve">. These noncitizens often have nationalities of origin, but, inasmuch as they prefer not to beneﬁt from their own states’ protection, they ﬁnd themselves, as refugees, in a condition of de facto statelessness. Tomas Hammar has created the neologism of ‘denizens’ for these noncitizen residents, a neologism that has the merit of showing how the concept of ‘citizen’ is no longer adequate for describing the social-political reality of modern states.4 On the other hand, </w:t>
      </w:r>
      <w:r w:rsidRPr="00B66258">
        <w:rPr>
          <w:rStyle w:val="StyleUnderline"/>
        </w:rPr>
        <w:t>the citizens of advanced industrial states</w:t>
      </w:r>
      <w:r w:rsidRPr="008A6D94">
        <w:rPr>
          <w:sz w:val="16"/>
        </w:rPr>
        <w:t xml:space="preserve"> (in the United States as well as Europe) demonstrate, through an increasing desertion of the codiﬁed instances of political participation, </w:t>
      </w:r>
      <w:r w:rsidRPr="00B66258">
        <w:rPr>
          <w:rStyle w:val="StyleUnderline"/>
        </w:rPr>
        <w:t>an evident propensity to turn into denizens, into noncitizen permanent residents, so that citizens and denizens – at least in certain social strata – are entering an area of potential indistinction</w:t>
      </w:r>
      <w:r w:rsidRPr="008A6D94">
        <w:rPr>
          <w:sz w:val="16"/>
        </w:rPr>
        <w:t xml:space="preserve">. In a parallel way, </w:t>
      </w:r>
      <w:r w:rsidRPr="00B66258">
        <w:rPr>
          <w:rStyle w:val="StyleUnderline"/>
        </w:rPr>
        <w:t>xenophobic reactions and defensive mobilizations are on the rise, in conformity with the well-known principle according to which substantial assimilation in the presence of formal differences exacerbates hatred and intolerance.</w:t>
      </w:r>
      <w:r>
        <w:rPr>
          <w:rStyle w:val="StyleUnderline"/>
        </w:rPr>
        <w:t xml:space="preserve"> </w:t>
      </w:r>
      <w:r w:rsidRPr="008A6D94">
        <w:rPr>
          <w:sz w:val="16"/>
        </w:rPr>
        <w:t>Before extermination camps are reopened in Europe (something that is already starting to happen</w:t>
      </w:r>
      <w:r w:rsidRPr="00B66258">
        <w:rPr>
          <w:rStyle w:val="StyleUnderline"/>
        </w:rPr>
        <w:t xml:space="preserve">), it is necessary that the nation-states ﬁnd the courage to question the very principle of the inscription of nativity </w:t>
      </w:r>
      <w:r w:rsidRPr="008A6D94">
        <w:rPr>
          <w:sz w:val="16"/>
        </w:rPr>
        <w:t xml:space="preserve">as well as the trinity of state-nation-territory that is founded on that principle. It is not easy to indicate right now the ways in which all this may concretely happen. One of the options taken into consideration for solving the problem of Jerusalem is that it become – simultaneously and without any territorial partition – the capital of two different states. </w:t>
      </w:r>
      <w:r w:rsidRPr="00B66258">
        <w:rPr>
          <w:rStyle w:val="StyleUnderline"/>
        </w:rPr>
        <w:t>The paradoxical condition of reciprocal extraterritoriality</w:t>
      </w:r>
      <w:r w:rsidRPr="008A6D94">
        <w:rPr>
          <w:sz w:val="16"/>
        </w:rPr>
        <w:t xml:space="preserve"> (or, better yet, aterritoriality) </w:t>
      </w:r>
      <w:r w:rsidRPr="00B66258">
        <w:rPr>
          <w:rStyle w:val="StyleUnderline"/>
        </w:rPr>
        <w:t xml:space="preserve">that would thus be implied could be generalized as a model of new international relations. </w:t>
      </w:r>
      <w:r w:rsidRPr="006A5F6F">
        <w:rPr>
          <w:rStyle w:val="Emphasis"/>
          <w:highlight w:val="yellow"/>
        </w:rPr>
        <w:t>Instead of two</w:t>
      </w:r>
      <w:r w:rsidRPr="00B66258">
        <w:rPr>
          <w:rStyle w:val="Emphasis"/>
        </w:rPr>
        <w:t xml:space="preserve"> national </w:t>
      </w:r>
      <w:r w:rsidRPr="006A5F6F">
        <w:rPr>
          <w:rStyle w:val="Emphasis"/>
          <w:highlight w:val="yellow"/>
        </w:rPr>
        <w:t>states separated by</w:t>
      </w:r>
      <w:r w:rsidRPr="00B66258">
        <w:rPr>
          <w:rStyle w:val="Emphasis"/>
        </w:rPr>
        <w:t xml:space="preserve"> unce</w:t>
      </w:r>
      <w:r>
        <w:rPr>
          <w:rStyle w:val="Emphasis"/>
        </w:rPr>
        <w:t xml:space="preserve">rtain and </w:t>
      </w:r>
      <w:r w:rsidRPr="006A5F6F">
        <w:rPr>
          <w:rStyle w:val="Emphasis"/>
          <w:highlight w:val="yellow"/>
        </w:rPr>
        <w:t>threatening boundaries</w:t>
      </w:r>
      <w:r w:rsidRPr="00B66258">
        <w:rPr>
          <w:rStyle w:val="Emphasis"/>
        </w:rPr>
        <w:t xml:space="preserve">, it </w:t>
      </w:r>
      <w:r w:rsidRPr="006A5F6F">
        <w:rPr>
          <w:rStyle w:val="Emphasis"/>
          <w:highlight w:val="yellow"/>
        </w:rPr>
        <w:t>might be possible to imagine two political communities</w:t>
      </w:r>
      <w:r w:rsidRPr="00B66258">
        <w:rPr>
          <w:rStyle w:val="Emphasis"/>
        </w:rPr>
        <w:t xml:space="preserve"> </w:t>
      </w:r>
      <w:r w:rsidRPr="006A5F6F">
        <w:rPr>
          <w:rStyle w:val="Emphasis"/>
          <w:highlight w:val="yellow"/>
        </w:rPr>
        <w:t>existing</w:t>
      </w:r>
      <w:r w:rsidRPr="00B66258">
        <w:rPr>
          <w:rStyle w:val="Emphasis"/>
        </w:rPr>
        <w:t xml:space="preserve"> </w:t>
      </w:r>
      <w:r w:rsidRPr="006A5F6F">
        <w:rPr>
          <w:rStyle w:val="Emphasis"/>
          <w:highlight w:val="yellow"/>
        </w:rPr>
        <w:t>on the same region</w:t>
      </w:r>
      <w:r w:rsidRPr="00B66258">
        <w:rPr>
          <w:rStyle w:val="Emphasis"/>
        </w:rPr>
        <w:t xml:space="preserve"> and </w:t>
      </w:r>
      <w:r w:rsidRPr="006A5F6F">
        <w:rPr>
          <w:rStyle w:val="Emphasis"/>
          <w:highlight w:val="yellow"/>
        </w:rPr>
        <w:t>in a condition of exodus from each other</w:t>
      </w:r>
      <w:r w:rsidRPr="00B66258">
        <w:rPr>
          <w:rStyle w:val="Emphasis"/>
        </w:rPr>
        <w:t xml:space="preserve"> – communities</w:t>
      </w:r>
      <w:r>
        <w:rPr>
          <w:rStyle w:val="Emphasis"/>
        </w:rPr>
        <w:t xml:space="preserve"> </w:t>
      </w:r>
      <w:r w:rsidRPr="00B66258">
        <w:rPr>
          <w:rStyle w:val="Emphasis"/>
        </w:rPr>
        <w:t xml:space="preserve">that would </w:t>
      </w:r>
      <w:r w:rsidRPr="006A5F6F">
        <w:rPr>
          <w:rStyle w:val="Emphasis"/>
          <w:highlight w:val="yellow"/>
        </w:rPr>
        <w:t>articulate</w:t>
      </w:r>
      <w:r w:rsidRPr="00B66258">
        <w:rPr>
          <w:rStyle w:val="Emphasis"/>
        </w:rPr>
        <w:t xml:space="preserve"> </w:t>
      </w:r>
      <w:r w:rsidRPr="006A5F6F">
        <w:rPr>
          <w:rStyle w:val="Emphasis"/>
          <w:highlight w:val="yellow"/>
        </w:rPr>
        <w:t>each other via</w:t>
      </w:r>
      <w:r w:rsidRPr="00B66258">
        <w:rPr>
          <w:rStyle w:val="Emphasis"/>
        </w:rPr>
        <w:t xml:space="preserve"> a series of </w:t>
      </w:r>
      <w:r w:rsidRPr="006A5F6F">
        <w:rPr>
          <w:rStyle w:val="Emphasis"/>
          <w:highlight w:val="yellow"/>
        </w:rPr>
        <w:t>reciprocal extraterritorialities</w:t>
      </w:r>
      <w:r w:rsidRPr="008A6D94">
        <w:rPr>
          <w:sz w:val="16"/>
        </w:rPr>
        <w:t xml:space="preserve"> in which the guiding concept would no longer be the ius (right) of the citizen s but rather the refugium (refuge) of the m singular. In an analogous way, we could conceive of Europe not as an impossible ‘Europe of the nations’, whose catastrophe one can already foresee in the short run, but </w:t>
      </w:r>
      <w:r w:rsidRPr="006A5F6F">
        <w:rPr>
          <w:rStyle w:val="StyleUnderline"/>
          <w:highlight w:val="yellow"/>
        </w:rPr>
        <w:t>rather as</w:t>
      </w:r>
      <w:r w:rsidRPr="00B66258">
        <w:rPr>
          <w:rStyle w:val="StyleUnderline"/>
        </w:rPr>
        <w:t xml:space="preserve"> an </w:t>
      </w:r>
      <w:r w:rsidRPr="006A5F6F">
        <w:rPr>
          <w:rStyle w:val="StyleUnderline"/>
          <w:highlight w:val="yellow"/>
        </w:rPr>
        <w:t>aterritorial or extraterritorial</w:t>
      </w:r>
      <w:r w:rsidRPr="00B66258">
        <w:rPr>
          <w:rStyle w:val="StyleUnderline"/>
        </w:rPr>
        <w:t xml:space="preserve"> space </w:t>
      </w:r>
      <w:r w:rsidRPr="006A5F6F">
        <w:rPr>
          <w:rStyle w:val="StyleUnderline"/>
          <w:highlight w:val="yellow"/>
        </w:rPr>
        <w:t>in which</w:t>
      </w:r>
      <w:r w:rsidRPr="00B66258">
        <w:rPr>
          <w:rStyle w:val="StyleUnderline"/>
        </w:rPr>
        <w:t xml:space="preserve"> all the</w:t>
      </w:r>
      <w:r w:rsidRPr="008A6D94">
        <w:rPr>
          <w:sz w:val="16"/>
        </w:rPr>
        <w:t xml:space="preserve"> (citizen and noncitizen) </w:t>
      </w:r>
      <w:r w:rsidRPr="006A5F6F">
        <w:rPr>
          <w:rStyle w:val="StyleUnderline"/>
          <w:highlight w:val="yellow"/>
        </w:rPr>
        <w:t>residents</w:t>
      </w:r>
      <w:r w:rsidRPr="00B66258">
        <w:rPr>
          <w:rStyle w:val="StyleUnderline"/>
        </w:rPr>
        <w:t xml:space="preserve"> of the European states </w:t>
      </w:r>
      <w:r w:rsidRPr="006A5F6F">
        <w:rPr>
          <w:rStyle w:val="StyleUnderline"/>
          <w:highlight w:val="yellow"/>
        </w:rPr>
        <w:t>would be in a position of exodus or refuge</w:t>
      </w:r>
      <w:r w:rsidRPr="00B66258">
        <w:rPr>
          <w:rStyle w:val="StyleUnderline"/>
        </w:rPr>
        <w:t>; the status of European would then mean the being-in-</w:t>
      </w:r>
      <w:r w:rsidRPr="00671451">
        <w:rPr>
          <w:rStyle w:val="StyleUnderline"/>
          <w:highlight w:val="yellow"/>
        </w:rPr>
        <w:t>exodus of the citizen</w:t>
      </w:r>
      <w:r w:rsidRPr="008A6D94">
        <w:rPr>
          <w:sz w:val="16"/>
        </w:rPr>
        <w:t xml:space="preserve"> (a condition that obviously could also be one of immobility). European space would thus </w:t>
      </w:r>
      <w:r w:rsidRPr="00671451">
        <w:rPr>
          <w:rStyle w:val="StyleUnderline"/>
          <w:highlight w:val="yellow"/>
        </w:rPr>
        <w:t>mark</w:t>
      </w:r>
      <w:r w:rsidRPr="00B66258">
        <w:rPr>
          <w:rStyle w:val="StyleUnderline"/>
        </w:rPr>
        <w:t xml:space="preserve"> an </w:t>
      </w:r>
      <w:r w:rsidRPr="00671451">
        <w:rPr>
          <w:rStyle w:val="StyleUnderline"/>
          <w:highlight w:val="yellow"/>
        </w:rPr>
        <w:t>irreducible difference</w:t>
      </w:r>
      <w:r w:rsidRPr="00B66258">
        <w:rPr>
          <w:rStyle w:val="StyleUnderline"/>
        </w:rPr>
        <w:t xml:space="preserve"> </w:t>
      </w:r>
      <w:r w:rsidRPr="00671451">
        <w:rPr>
          <w:rStyle w:val="StyleUnderline"/>
          <w:highlight w:val="yellow"/>
        </w:rPr>
        <w:t>between birth</w:t>
      </w:r>
      <w:r w:rsidRPr="008A6D94">
        <w:rPr>
          <w:sz w:val="16"/>
        </w:rPr>
        <w:t xml:space="preserve"> [nascita] </w:t>
      </w:r>
      <w:r w:rsidRPr="00671451">
        <w:rPr>
          <w:rStyle w:val="StyleUnderline"/>
          <w:highlight w:val="yellow"/>
        </w:rPr>
        <w:t>and nation</w:t>
      </w:r>
      <w:r w:rsidRPr="00B66258">
        <w:rPr>
          <w:rStyle w:val="StyleUnderline"/>
        </w:rPr>
        <w:t xml:space="preserve"> </w:t>
      </w:r>
      <w:r w:rsidRPr="00671451">
        <w:rPr>
          <w:rStyle w:val="StyleUnderline"/>
          <w:highlight w:val="yellow"/>
        </w:rPr>
        <w:t>in which the old</w:t>
      </w:r>
      <w:r w:rsidRPr="00B66258">
        <w:rPr>
          <w:rStyle w:val="StyleUnderline"/>
        </w:rPr>
        <w:t xml:space="preserve"> </w:t>
      </w:r>
      <w:r w:rsidRPr="00671451">
        <w:rPr>
          <w:rStyle w:val="StyleUnderline"/>
          <w:highlight w:val="yellow"/>
        </w:rPr>
        <w:t>concept of people</w:t>
      </w:r>
      <w:r w:rsidRPr="008A6D94">
        <w:rPr>
          <w:sz w:val="16"/>
        </w:rPr>
        <w:t xml:space="preserve"> (which, as is well known, is always a minority) </w:t>
      </w:r>
      <w:r w:rsidRPr="00671451">
        <w:rPr>
          <w:rStyle w:val="Emphasis"/>
          <w:highlight w:val="yellow"/>
        </w:rPr>
        <w:t>could again ﬁnd</w:t>
      </w:r>
      <w:r w:rsidRPr="00B66258">
        <w:rPr>
          <w:rStyle w:val="Emphasis"/>
        </w:rPr>
        <w:t xml:space="preserve"> a </w:t>
      </w:r>
      <w:r w:rsidRPr="00671451">
        <w:rPr>
          <w:rStyle w:val="Emphasis"/>
          <w:highlight w:val="yellow"/>
        </w:rPr>
        <w:t>political meaning</w:t>
      </w:r>
      <w:r w:rsidRPr="00B66258">
        <w:rPr>
          <w:rStyle w:val="Emphasis"/>
        </w:rPr>
        <w:t xml:space="preserve">, thus </w:t>
      </w:r>
      <w:r w:rsidRPr="00671451">
        <w:rPr>
          <w:rStyle w:val="Emphasis"/>
          <w:highlight w:val="yellow"/>
        </w:rPr>
        <w:t>decidedly opposing itself to the</w:t>
      </w:r>
      <w:r w:rsidRPr="00B66258">
        <w:rPr>
          <w:rStyle w:val="Emphasis"/>
        </w:rPr>
        <w:t xml:space="preserve"> </w:t>
      </w:r>
      <w:r w:rsidRPr="00671451">
        <w:rPr>
          <w:rStyle w:val="Emphasis"/>
          <w:highlight w:val="yellow"/>
        </w:rPr>
        <w:t>concept of nation</w:t>
      </w:r>
      <w:r w:rsidRPr="008A6D94">
        <w:rPr>
          <w:sz w:val="16"/>
        </w:rPr>
        <w:t xml:space="preserve"> (which has so far unduly usurped it). This </w:t>
      </w:r>
      <w:r w:rsidRPr="00B66258">
        <w:rPr>
          <w:rStyle w:val="StyleUnderline"/>
        </w:rPr>
        <w:t xml:space="preserve">space would </w:t>
      </w:r>
      <w:r w:rsidRPr="00671451">
        <w:rPr>
          <w:rStyle w:val="StyleUnderline"/>
          <w:highlight w:val="yellow"/>
        </w:rPr>
        <w:t>coincide neither with any</w:t>
      </w:r>
      <w:r w:rsidRPr="00B66258">
        <w:rPr>
          <w:rStyle w:val="StyleUnderline"/>
        </w:rPr>
        <w:t xml:space="preserve"> of the </w:t>
      </w:r>
      <w:r w:rsidRPr="00671451">
        <w:rPr>
          <w:rStyle w:val="StyleUnderline"/>
          <w:highlight w:val="yellow"/>
        </w:rPr>
        <w:t>homogeneous national territories</w:t>
      </w:r>
      <w:r w:rsidRPr="00B66258">
        <w:rPr>
          <w:rStyle w:val="StyleUnderline"/>
        </w:rPr>
        <w:t xml:space="preserve"> nor with their topographical sum</w:t>
      </w:r>
      <w:r w:rsidRPr="008A6D94">
        <w:rPr>
          <w:sz w:val="16"/>
        </w:rPr>
        <w:t xml:space="preserve">, but would rather act on them by articulating and perforating them topologically as in the Klein bottle or in the y Möbius strip, where exterior and interior in-determine each other. In this new space, </w:t>
      </w:r>
      <w:r w:rsidRPr="00B66258">
        <w:rPr>
          <w:rStyle w:val="StyleUnderline"/>
        </w:rPr>
        <w:t>European cities would rediscover their ancient vocation of cities of the world by entering into a relation of reciprocal extraterritoriality</w:t>
      </w:r>
      <w:r w:rsidRPr="008A6D94">
        <w:rPr>
          <w:sz w:val="16"/>
        </w:rPr>
        <w:t xml:space="preserve">. As I write this essay, 425 Palestinians expelled by the state of Israel ﬁnd themselves in a sort of no-man’s-land. These men certainly constitute, accord ing to Hannah Arendt’s suggestion, ‘the vanguard of their people’. But </w:t>
      </w:r>
      <w:r w:rsidRPr="00B66258">
        <w:rPr>
          <w:rStyle w:val="StyleUnderline"/>
        </w:rPr>
        <w:t>that is so not necessarily or not merely in the sense that they might form the originary nucleus of a future national state</w:t>
      </w:r>
      <w:r w:rsidRPr="008A6D94">
        <w:rPr>
          <w:sz w:val="16"/>
        </w:rPr>
        <w:t xml:space="preserve">, or in the sense that they might solve the Palestinian question in a way just as insufﬁcient as the way in which Israel has solved the Jewish question. Rather, the no-man’s-land in which they are reff f ugees has already started from this very moment to act back onto the territory of the state of Israel by perforating it and altering it in such a way that the image of that snowy mountain has become more internal to it than any other region of Eretz Israel. </w:t>
      </w:r>
      <w:r w:rsidRPr="00B66258">
        <w:rPr>
          <w:rStyle w:val="StyleUnderline"/>
        </w:rPr>
        <w:t>Only in a world in which the spaces of states have been thus perforated and topologically deformed and in which the citizen has been able to recognize the refugee that he or she is – only in such a world is the political survival of humankind today thinkable</w:t>
      </w:r>
      <w:r>
        <w:rPr>
          <w:rStyle w:val="StyleUnderline"/>
        </w:rPr>
        <w:t>.</w:t>
      </w:r>
    </w:p>
    <w:p w14:paraId="7D4F903E" w14:textId="77777777" w:rsidR="009D4E9F" w:rsidRPr="00B66258" w:rsidRDefault="009D4E9F" w:rsidP="009D4E9F">
      <w:pPr>
        <w:rPr>
          <w:rStyle w:val="StyleUnderline"/>
        </w:rPr>
      </w:pPr>
    </w:p>
    <w:p w14:paraId="3C89FAE9" w14:textId="77777777" w:rsidR="003F5F7C" w:rsidRDefault="003F5F7C" w:rsidP="003F5F7C">
      <w:pPr>
        <w:pStyle w:val="Heading3"/>
      </w:pPr>
      <w:r>
        <w:t>Thanatopolitics</w:t>
      </w:r>
    </w:p>
    <w:p w14:paraId="146BA296" w14:textId="77777777" w:rsidR="003F5F7C" w:rsidRDefault="003F5F7C" w:rsidP="003F5F7C">
      <w:pPr>
        <w:pStyle w:val="Heading4"/>
      </w:pPr>
      <w:r>
        <w:t>Affirm thanatopolitics that focuses politics on the recognition of death</w:t>
      </w:r>
    </w:p>
    <w:p w14:paraId="00491FE0" w14:textId="77777777" w:rsidR="003F5F7C" w:rsidRDefault="003F5F7C" w:rsidP="003F5F7C">
      <w:r w:rsidRPr="00B21C39">
        <w:rPr>
          <w:rStyle w:val="Style13ptBold"/>
        </w:rPr>
        <w:t>Murphy 2008</w:t>
      </w:r>
      <w:r>
        <w:t xml:space="preserve"> (Stuart, a scholar at Ryerson university, “Thanatopolitics: Reading in Agamben a Rejoinder to Biopolitical Life”, Communication and Critical/Cultural Studies Vol. 5, No. 2, June 2008, </w:t>
      </w:r>
      <w:hyperlink r:id="rId26" w:history="1">
        <w:r w:rsidRPr="00D27B0C">
          <w:rPr>
            <w:rStyle w:val="Hyperlink"/>
          </w:rPr>
          <w:t>https://www.tandfonline.com/toc/rccc20/5/2)/AK47</w:t>
        </w:r>
      </w:hyperlink>
    </w:p>
    <w:p w14:paraId="10587D84" w14:textId="0644F7DB" w:rsidR="003F5F7C" w:rsidRDefault="003F5F7C" w:rsidP="003F5F7C">
      <w:pPr>
        <w:rPr>
          <w:sz w:val="16"/>
        </w:rPr>
      </w:pPr>
      <w:r w:rsidRPr="003D3EEA">
        <w:rPr>
          <w:sz w:val="16"/>
        </w:rPr>
        <w:t xml:space="preserve">In the space that remains, I will take up the question of death in order to protest the biopolitical logic that continues to define its terms. I believe that Agamben’s conception of biopolitics is not radical enough because it is informed by the logic of the exception*essentially a juridical logic derived from Schmitt. Agamben states that the exception is an inclusive-exclusion or an exclusive-inclusion,9 both included and excluded from the juridical.10 Here the juridical appears to be more originary and encompassing than the political. This follows from what some might call a problematic reading of Aristotle on Agamben’s part, and so I will return to Aristotle to suggest </w:t>
      </w:r>
      <w:r w:rsidRPr="003D3EEA">
        <w:rPr>
          <w:rStyle w:val="StyleUnderline"/>
        </w:rPr>
        <w:t xml:space="preserve">how </w:t>
      </w:r>
      <w:r w:rsidRPr="00504B1A">
        <w:rPr>
          <w:rStyle w:val="StyleUnderline"/>
          <w:highlight w:val="yellow"/>
        </w:rPr>
        <w:t>both the living and</w:t>
      </w:r>
      <w:r w:rsidRPr="00310DA5">
        <w:rPr>
          <w:rStyle w:val="StyleUnderline"/>
        </w:rPr>
        <w:t xml:space="preserve"> the </w:t>
      </w:r>
      <w:r w:rsidRPr="00504B1A">
        <w:rPr>
          <w:rStyle w:val="StyleUnderline"/>
          <w:highlight w:val="yellow"/>
        </w:rPr>
        <w:t>dead fall within the</w:t>
      </w:r>
      <w:r w:rsidRPr="00310DA5">
        <w:rPr>
          <w:rStyle w:val="StyleUnderline"/>
        </w:rPr>
        <w:t xml:space="preserve"> sphere of the </w:t>
      </w:r>
      <w:r w:rsidRPr="00504B1A">
        <w:rPr>
          <w:rStyle w:val="StyleUnderline"/>
          <w:highlight w:val="yellow"/>
        </w:rPr>
        <w:t>political</w:t>
      </w:r>
      <w:r w:rsidRPr="003D3EEA">
        <w:rPr>
          <w:rStyle w:val="StyleUnderline"/>
        </w:rPr>
        <w:t>, marking a ‘‘threshold’</w:t>
      </w:r>
      <w:r w:rsidRPr="003D3EEA">
        <w:rPr>
          <w:sz w:val="16"/>
        </w:rPr>
        <w:t xml:space="preserve">’ (one of Agamben’s frequently used terms) that </w:t>
      </w:r>
      <w:r w:rsidRPr="003D3EEA">
        <w:rPr>
          <w:rStyle w:val="StyleUnderline"/>
        </w:rPr>
        <w:t xml:space="preserve">is perhaps </w:t>
      </w:r>
      <w:r w:rsidRPr="00504B1A">
        <w:rPr>
          <w:rStyle w:val="StyleUnderline"/>
          <w:highlight w:val="yellow"/>
        </w:rPr>
        <w:t>not just within the sovereign’s</w:t>
      </w:r>
      <w:r w:rsidRPr="003D3EEA">
        <w:rPr>
          <w:rStyle w:val="StyleUnderline"/>
        </w:rPr>
        <w:t xml:space="preserve"> </w:t>
      </w:r>
      <w:r w:rsidRPr="00504B1A">
        <w:rPr>
          <w:rStyle w:val="StyleUnderline"/>
          <w:highlight w:val="yellow"/>
        </w:rPr>
        <w:t>power</w:t>
      </w:r>
      <w:r w:rsidRPr="003D3EEA">
        <w:rPr>
          <w:rStyle w:val="StyleUnderline"/>
        </w:rPr>
        <w:t xml:space="preserve"> to bridge juridically</w:t>
      </w:r>
      <w:r w:rsidRPr="003D3EEA">
        <w:rPr>
          <w:sz w:val="16"/>
        </w:rPr>
        <w:t xml:space="preserve">. In other words, Aristotle’s </w:t>
      </w:r>
      <w:r w:rsidRPr="003D3EEA">
        <w:rPr>
          <w:rStyle w:val="StyleUnderline"/>
        </w:rPr>
        <w:t xml:space="preserve">more radical conception of the political allows us to see how </w:t>
      </w:r>
      <w:r w:rsidRPr="00504B1A">
        <w:rPr>
          <w:rStyle w:val="StyleUnderline"/>
          <w:highlight w:val="yellow"/>
        </w:rPr>
        <w:t>death exceeds</w:t>
      </w:r>
      <w:r w:rsidRPr="003D3EEA">
        <w:rPr>
          <w:rStyle w:val="StyleUnderline"/>
        </w:rPr>
        <w:t xml:space="preserve">, in some sense, </w:t>
      </w:r>
      <w:r w:rsidRPr="00504B1A">
        <w:rPr>
          <w:rStyle w:val="StyleUnderline"/>
          <w:highlight w:val="yellow"/>
        </w:rPr>
        <w:t>the</w:t>
      </w:r>
      <w:r w:rsidRPr="003D3EEA">
        <w:rPr>
          <w:rStyle w:val="StyleUnderline"/>
        </w:rPr>
        <w:t xml:space="preserve"> juridical </w:t>
      </w:r>
      <w:r w:rsidRPr="00504B1A">
        <w:rPr>
          <w:rStyle w:val="StyleUnderline"/>
          <w:highlight w:val="yellow"/>
        </w:rPr>
        <w:t>logic of the exception</w:t>
      </w:r>
      <w:r w:rsidRPr="003D3EEA">
        <w:rPr>
          <w:rStyle w:val="StyleUnderline"/>
        </w:rPr>
        <w:t>.</w:t>
      </w:r>
      <w:r w:rsidRPr="003D3EEA">
        <w:rPr>
          <w:sz w:val="16"/>
        </w:rPr>
        <w:t xml:space="preserve"> Following recent work,11 we might look toward what I would call </w:t>
      </w:r>
      <w:r w:rsidRPr="003D3EEA">
        <w:rPr>
          <w:rStyle w:val="Emphasis"/>
        </w:rPr>
        <w:t xml:space="preserve">the </w:t>
      </w:r>
      <w:r w:rsidRPr="00504B1A">
        <w:rPr>
          <w:rStyle w:val="Emphasis"/>
          <w:highlight w:val="yellow"/>
        </w:rPr>
        <w:t>productive bafflement of death</w:t>
      </w:r>
      <w:r w:rsidRPr="003D3EEA">
        <w:rPr>
          <w:rStyle w:val="Emphasis"/>
        </w:rPr>
        <w:t xml:space="preserve"> as a way </w:t>
      </w:r>
      <w:r w:rsidRPr="00504B1A">
        <w:rPr>
          <w:rStyle w:val="Emphasis"/>
          <w:highlight w:val="yellow"/>
        </w:rPr>
        <w:t>to interrupt</w:t>
      </w:r>
      <w:r w:rsidRPr="003D3EEA">
        <w:rPr>
          <w:rStyle w:val="Emphasis"/>
        </w:rPr>
        <w:t xml:space="preserve">, to </w:t>
      </w:r>
      <w:r w:rsidRPr="00504B1A">
        <w:rPr>
          <w:rStyle w:val="Emphasis"/>
        </w:rPr>
        <w:t>momentarily suspend</w:t>
      </w:r>
      <w:r w:rsidRPr="003D3EEA">
        <w:rPr>
          <w:rStyle w:val="Emphasis"/>
        </w:rPr>
        <w:t xml:space="preserve">, or to </w:t>
      </w:r>
      <w:r w:rsidRPr="00504B1A">
        <w:rPr>
          <w:rStyle w:val="Emphasis"/>
        </w:rPr>
        <w:t xml:space="preserve">meaningfully subvert </w:t>
      </w:r>
      <w:r w:rsidRPr="00504B1A">
        <w:rPr>
          <w:rStyle w:val="Emphasis"/>
          <w:highlight w:val="yellow"/>
        </w:rPr>
        <w:t>biopolitical</w:t>
      </w:r>
      <w:r w:rsidRPr="003D3EEA">
        <w:rPr>
          <w:rStyle w:val="Emphasis"/>
        </w:rPr>
        <w:t xml:space="preserve"> </w:t>
      </w:r>
      <w:r w:rsidRPr="00504B1A">
        <w:rPr>
          <w:rStyle w:val="Emphasis"/>
          <w:highlight w:val="yellow"/>
        </w:rPr>
        <w:t>logic through thanatopolitics</w:t>
      </w:r>
      <w:r w:rsidRPr="003D3EEA">
        <w:rPr>
          <w:sz w:val="16"/>
        </w:rPr>
        <w:t xml:space="preserve">. While space does not here permit a full discussion of whether Aristotle includes zoe¯ within the sphere of the political, </w:t>
      </w:r>
      <w:r w:rsidRPr="003D3EEA">
        <w:rPr>
          <w:rStyle w:val="StyleUnderline"/>
        </w:rPr>
        <w:t>it is worth citing a passage that Agamben himself cites when he distinguishes ‘‘the simple fact of living’’ from ‘‘politically qualified life,’’12 zoe¯ from bios</w:t>
      </w:r>
      <w:r w:rsidRPr="003D3EEA">
        <w:rPr>
          <w:sz w:val="16"/>
        </w:rPr>
        <w:t xml:space="preserve">. </w:t>
      </w:r>
      <w:r w:rsidRPr="003D3EEA">
        <w:rPr>
          <w:rStyle w:val="StyleUnderline"/>
        </w:rPr>
        <w:t xml:space="preserve">The </w:t>
      </w:r>
      <w:r w:rsidRPr="00504B1A">
        <w:rPr>
          <w:rStyle w:val="StyleUnderline"/>
          <w:highlight w:val="yellow"/>
        </w:rPr>
        <w:t>polis</w:t>
      </w:r>
      <w:r w:rsidRPr="003D3EEA">
        <w:rPr>
          <w:rStyle w:val="StyleUnderline"/>
        </w:rPr>
        <w:t>, according to Aristotle, ‘‘</w:t>
      </w:r>
      <w:r w:rsidRPr="00504B1A">
        <w:rPr>
          <w:rStyle w:val="StyleUnderline"/>
          <w:highlight w:val="yellow"/>
        </w:rPr>
        <w:t>comes into being for the sake of living</w:t>
      </w:r>
      <w:r w:rsidRPr="003D3EEA">
        <w:rPr>
          <w:sz w:val="16"/>
        </w:rPr>
        <w:t xml:space="preserve"> [tou ze¯n], </w:t>
      </w:r>
      <w:r w:rsidRPr="003D3EEA">
        <w:rPr>
          <w:rStyle w:val="StyleUnderline"/>
        </w:rPr>
        <w:t xml:space="preserve">but </w:t>
      </w:r>
      <w:r w:rsidRPr="00504B1A">
        <w:rPr>
          <w:rStyle w:val="StyleUnderline"/>
          <w:highlight w:val="yellow"/>
        </w:rPr>
        <w:t>continues</w:t>
      </w:r>
      <w:r w:rsidRPr="003D3EEA">
        <w:rPr>
          <w:rStyle w:val="StyleUnderline"/>
        </w:rPr>
        <w:t xml:space="preserve"> to be </w:t>
      </w:r>
      <w:r w:rsidRPr="00504B1A">
        <w:rPr>
          <w:rStyle w:val="StyleUnderline"/>
          <w:highlight w:val="yellow"/>
        </w:rPr>
        <w:t>for the sake of living</w:t>
      </w:r>
      <w:r w:rsidRPr="003D3EEA">
        <w:rPr>
          <w:rStyle w:val="StyleUnderline"/>
        </w:rPr>
        <w:t xml:space="preserve"> well</w:t>
      </w:r>
      <w:r w:rsidRPr="003D3EEA">
        <w:rPr>
          <w:sz w:val="16"/>
        </w:rPr>
        <w:t xml:space="preserve"> [tou eu ze¯n].’’13 Thus, </w:t>
      </w:r>
      <w:r w:rsidRPr="003D3EEA">
        <w:rPr>
          <w:rStyle w:val="StyleUnderline"/>
        </w:rPr>
        <w:t xml:space="preserve">it is the </w:t>
      </w:r>
      <w:r w:rsidRPr="00504B1A">
        <w:rPr>
          <w:rStyle w:val="StyleUnderline"/>
          <w:highlight w:val="yellow"/>
        </w:rPr>
        <w:t>good life, happiness</w:t>
      </w:r>
      <w:r w:rsidRPr="003D3EEA">
        <w:rPr>
          <w:rStyle w:val="StyleUnderline"/>
        </w:rPr>
        <w:t>,</w:t>
      </w:r>
      <w:r w:rsidRPr="003D3EEA">
        <w:rPr>
          <w:sz w:val="16"/>
        </w:rPr>
        <w:t xml:space="preserve"> or Aristotelian </w:t>
      </w:r>
      <w:r w:rsidRPr="003D3EEA">
        <w:rPr>
          <w:rStyle w:val="StyleUnderline"/>
        </w:rPr>
        <w:t xml:space="preserve">eudaimonia that </w:t>
      </w:r>
      <w:r w:rsidRPr="00504B1A">
        <w:rPr>
          <w:rStyle w:val="StyleUnderline"/>
          <w:highlight w:val="yellow"/>
        </w:rPr>
        <w:t>binds</w:t>
      </w:r>
      <w:r w:rsidRPr="003D3EEA">
        <w:rPr>
          <w:rStyle w:val="StyleUnderline"/>
        </w:rPr>
        <w:t xml:space="preserve"> a </w:t>
      </w:r>
      <w:r w:rsidRPr="00504B1A">
        <w:rPr>
          <w:rStyle w:val="StyleUnderline"/>
          <w:highlight w:val="yellow"/>
        </w:rPr>
        <w:t>community together</w:t>
      </w:r>
      <w:r w:rsidRPr="003D3EEA">
        <w:rPr>
          <w:rStyle w:val="StyleUnderline"/>
        </w:rPr>
        <w:t>, and sustains that community over time as a polis, politically</w:t>
      </w:r>
      <w:r w:rsidRPr="003D3EEA">
        <w:rPr>
          <w:sz w:val="16"/>
        </w:rPr>
        <w:t xml:space="preserve">. While Agamben begins with and focuses exclusively on life and its negation through juridical decisionism (‘‘to take life or let live’’), it is important to note that for the Ancient Greeks life and death go hand-in-hand. Attic tragedy makes this clear, and we glimpse this in Aristotle, too, when he reflects on eudaimonia in the Nicomachean Ethics. Should eudaimonia be attributed to the dead? While he defines eudaimonia as virtuous activity of the soul, and thus not properly a part of death, Aristotle nevertheless admits that he is baffled when describing what causes eudaimonia: ‘‘It would be odd ... if the dead man were to share in these changes and become at one time happy, at another wretched; while it would also be odd if the fortunes of the descendants did not for some time have some effect on the happiness of their ancestors.’’14 </w:t>
      </w:r>
      <w:r w:rsidRPr="003D3EEA">
        <w:rPr>
          <w:rStyle w:val="StyleUnderline"/>
        </w:rPr>
        <w:t xml:space="preserve">Certainly, these effects make sense if we believe that our </w:t>
      </w:r>
      <w:r w:rsidRPr="00504B1A">
        <w:rPr>
          <w:rStyle w:val="StyleUnderline"/>
        </w:rPr>
        <w:t>honors and disgraces</w:t>
      </w:r>
      <w:r w:rsidRPr="003D3EEA">
        <w:rPr>
          <w:rStyle w:val="StyleUnderline"/>
        </w:rPr>
        <w:t xml:space="preserve"> are intimately entwined with those of our friends and relatives, both living and dead</w:t>
      </w:r>
      <w:r w:rsidRPr="003D3EEA">
        <w:rPr>
          <w:sz w:val="16"/>
        </w:rPr>
        <w:t xml:space="preserve">. Surely </w:t>
      </w:r>
      <w:r w:rsidRPr="00504B1A">
        <w:rPr>
          <w:rStyle w:val="StyleUnderline"/>
          <w:highlight w:val="yellow"/>
        </w:rPr>
        <w:t xml:space="preserve">we </w:t>
      </w:r>
      <w:r w:rsidRPr="00504B1A">
        <w:rPr>
          <w:rStyle w:val="Emphasis"/>
          <w:highlight w:val="yellow"/>
        </w:rPr>
        <w:t>lose some</w:t>
      </w:r>
      <w:r w:rsidRPr="003D3EEA">
        <w:rPr>
          <w:rStyle w:val="Emphasis"/>
        </w:rPr>
        <w:t xml:space="preserve"> of our </w:t>
      </w:r>
      <w:r w:rsidRPr="00504B1A">
        <w:rPr>
          <w:rStyle w:val="Emphasis"/>
          <w:highlight w:val="yellow"/>
        </w:rPr>
        <w:t>humanity if we see death as no more than</w:t>
      </w:r>
      <w:r w:rsidRPr="003D3EEA">
        <w:rPr>
          <w:rStyle w:val="Emphasis"/>
        </w:rPr>
        <w:t xml:space="preserve"> </w:t>
      </w:r>
      <w:r w:rsidRPr="00504B1A">
        <w:rPr>
          <w:rStyle w:val="Emphasis"/>
          <w:highlight w:val="yellow"/>
        </w:rPr>
        <w:t>the cessation</w:t>
      </w:r>
      <w:r w:rsidRPr="003D3EEA">
        <w:rPr>
          <w:rStyle w:val="Emphasis"/>
        </w:rPr>
        <w:t xml:space="preserve"> or negation </w:t>
      </w:r>
      <w:r w:rsidRPr="00504B1A">
        <w:rPr>
          <w:rStyle w:val="Emphasis"/>
          <w:highlight w:val="yellow"/>
        </w:rPr>
        <w:t>of life</w:t>
      </w:r>
      <w:r w:rsidRPr="003D3EEA">
        <w:rPr>
          <w:rStyle w:val="Emphasis"/>
        </w:rPr>
        <w:t>, little more than the registration and identification of determinate biometrical data</w:t>
      </w:r>
      <w:r w:rsidRPr="003D3EEA">
        <w:rPr>
          <w:sz w:val="16"/>
        </w:rPr>
        <w:t xml:space="preserve">. Indeed, Aristotle proceeds to claim that </w:t>
      </w:r>
      <w:r w:rsidRPr="00504B1A">
        <w:rPr>
          <w:rStyle w:val="StyleUnderline"/>
          <w:highlight w:val="yellow"/>
        </w:rPr>
        <w:t>we</w:t>
      </w:r>
      <w:r w:rsidRPr="003D3EEA">
        <w:rPr>
          <w:rStyle w:val="StyleUnderline"/>
        </w:rPr>
        <w:t xml:space="preserve"> who are living </w:t>
      </w:r>
      <w:r w:rsidRPr="00504B1A">
        <w:rPr>
          <w:rStyle w:val="StyleUnderline"/>
          <w:highlight w:val="yellow"/>
        </w:rPr>
        <w:t>must be mindful</w:t>
      </w:r>
      <w:r w:rsidRPr="003D3EEA">
        <w:rPr>
          <w:rStyle w:val="StyleUnderline"/>
        </w:rPr>
        <w:t xml:space="preserve"> </w:t>
      </w:r>
      <w:r w:rsidRPr="00504B1A">
        <w:rPr>
          <w:rStyle w:val="StyleUnderline"/>
          <w:highlight w:val="yellow"/>
        </w:rPr>
        <w:t>of</w:t>
      </w:r>
      <w:r w:rsidRPr="003D3EEA">
        <w:rPr>
          <w:rStyle w:val="StyleUnderline"/>
        </w:rPr>
        <w:t xml:space="preserve"> our </w:t>
      </w:r>
      <w:r w:rsidRPr="00504B1A">
        <w:rPr>
          <w:rStyle w:val="StyleUnderline"/>
          <w:highlight w:val="yellow"/>
        </w:rPr>
        <w:t>actions</w:t>
      </w:r>
      <w:r w:rsidRPr="003D3EEA">
        <w:rPr>
          <w:rStyle w:val="StyleUnderline"/>
        </w:rPr>
        <w:t xml:space="preserve"> and </w:t>
      </w:r>
      <w:r w:rsidRPr="00504B1A">
        <w:rPr>
          <w:rStyle w:val="StyleUnderline"/>
          <w:highlight w:val="yellow"/>
        </w:rPr>
        <w:t>how they</w:t>
      </w:r>
      <w:r w:rsidRPr="003D3EEA">
        <w:rPr>
          <w:rStyle w:val="StyleUnderline"/>
        </w:rPr>
        <w:t xml:space="preserve"> will </w:t>
      </w:r>
      <w:r w:rsidRPr="00504B1A">
        <w:rPr>
          <w:rStyle w:val="StyleUnderline"/>
          <w:highlight w:val="yellow"/>
        </w:rPr>
        <w:t>affect the dead</w:t>
      </w:r>
      <w:r w:rsidRPr="003D3EEA">
        <w:rPr>
          <w:rStyle w:val="StyleUnderline"/>
        </w:rPr>
        <w:t xml:space="preserve"> because to fail to do so would be ‘‘too unfriendly</w:t>
      </w:r>
      <w:r w:rsidRPr="003D3EEA">
        <w:rPr>
          <w:sz w:val="16"/>
        </w:rPr>
        <w:t xml:space="preserve"> [lian aphilon]’’ </w:t>
      </w:r>
      <w:r w:rsidRPr="003D3EEA">
        <w:rPr>
          <w:rStyle w:val="Emphasis"/>
        </w:rPr>
        <w:t>and would contravene accepted beliefs</w:t>
      </w:r>
      <w:r w:rsidRPr="003D3EEA">
        <w:rPr>
          <w:sz w:val="16"/>
        </w:rPr>
        <w:t xml:space="preserve">.15 Eudaimonia seems to </w:t>
      </w:r>
      <w:r w:rsidRPr="003D3EEA">
        <w:rPr>
          <w:rStyle w:val="Emphasis"/>
        </w:rPr>
        <w:t xml:space="preserve">cross the threshold of life and death, suggesting a kind of </w:t>
      </w:r>
      <w:r w:rsidRPr="00504B1A">
        <w:rPr>
          <w:rStyle w:val="Emphasis"/>
          <w:highlight w:val="yellow"/>
        </w:rPr>
        <w:t>political agency in death</w:t>
      </w:r>
      <w:r w:rsidRPr="003D3EEA">
        <w:rPr>
          <w:rStyle w:val="Emphasis"/>
        </w:rPr>
        <w:t xml:space="preserve"> itself</w:t>
      </w:r>
      <w:r w:rsidRPr="003D3EEA">
        <w:rPr>
          <w:sz w:val="16"/>
        </w:rPr>
        <w:t xml:space="preserve">, a power that might act on us to bind together or to sustain a living community in friendship and shared beliefs and values. </w:t>
      </w:r>
      <w:r w:rsidRPr="003D3EEA">
        <w:rPr>
          <w:rStyle w:val="StyleUnderline"/>
        </w:rPr>
        <w:t>While we might deride or dismiss this as</w:t>
      </w:r>
      <w:r w:rsidRPr="003D3EEA">
        <w:rPr>
          <w:sz w:val="16"/>
        </w:rPr>
        <w:t xml:space="preserve"> ancient </w:t>
      </w:r>
      <w:r w:rsidRPr="003D3EEA">
        <w:rPr>
          <w:rStyle w:val="StyleUnderline"/>
        </w:rPr>
        <w:t>superstition</w:t>
      </w:r>
      <w:r w:rsidRPr="003D3EEA">
        <w:rPr>
          <w:sz w:val="16"/>
        </w:rPr>
        <w:t>, w</w:t>
      </w:r>
      <w:r w:rsidRPr="003D3EEA">
        <w:rPr>
          <w:rStyle w:val="Emphasis"/>
        </w:rPr>
        <w:t xml:space="preserve">e must wonder </w:t>
      </w:r>
      <w:r w:rsidRPr="00504B1A">
        <w:rPr>
          <w:rStyle w:val="Emphasis"/>
          <w:highlight w:val="yellow"/>
        </w:rPr>
        <w:t>why we turn our faces from the dead</w:t>
      </w:r>
      <w:r w:rsidRPr="003D3EEA">
        <w:rPr>
          <w:rStyle w:val="Emphasis"/>
        </w:rPr>
        <w:t>,</w:t>
      </w:r>
      <w:r w:rsidRPr="003D3EEA">
        <w:rPr>
          <w:sz w:val="16"/>
        </w:rPr>
        <w:t xml:space="preserve"> </w:t>
      </w:r>
      <w:r w:rsidRPr="00504B1A">
        <w:rPr>
          <w:rStyle w:val="StyleUnderline"/>
          <w:highlight w:val="yellow"/>
        </w:rPr>
        <w:t>why the Bush Administration</w:t>
      </w:r>
      <w:r w:rsidRPr="003D3EEA">
        <w:rPr>
          <w:rStyle w:val="StyleUnderline"/>
        </w:rPr>
        <w:t xml:space="preserve"> </w:t>
      </w:r>
      <w:r w:rsidRPr="00504B1A">
        <w:rPr>
          <w:rStyle w:val="StyleUnderline"/>
          <w:highlight w:val="yellow"/>
        </w:rPr>
        <w:t>forbids us to see images</w:t>
      </w:r>
      <w:r w:rsidRPr="003D3EEA">
        <w:rPr>
          <w:rStyle w:val="StyleUnderline"/>
        </w:rPr>
        <w:t xml:space="preserve"> </w:t>
      </w:r>
      <w:r w:rsidRPr="00504B1A">
        <w:rPr>
          <w:rStyle w:val="StyleUnderline"/>
          <w:highlight w:val="yellow"/>
        </w:rPr>
        <w:t>of the war dead</w:t>
      </w:r>
      <w:r w:rsidRPr="003D3EEA">
        <w:rPr>
          <w:rStyle w:val="StyleUnderline"/>
        </w:rPr>
        <w:t>, why they cover up photographs from Abu Ghraib and Guanta´namo, and why there is a taboo against the defilement of the dead.</w:t>
      </w:r>
      <w:r w:rsidRPr="003D3EEA">
        <w:rPr>
          <w:sz w:val="16"/>
        </w:rPr>
        <w:t xml:space="preserve"> And </w:t>
      </w:r>
      <w:r w:rsidRPr="003D3EEA">
        <w:rPr>
          <w:rStyle w:val="Emphasis"/>
        </w:rPr>
        <w:t xml:space="preserve">what should we make of those </w:t>
      </w:r>
      <w:r w:rsidRPr="00504B1A">
        <w:rPr>
          <w:rStyle w:val="Emphasis"/>
          <w:highlight w:val="yellow"/>
        </w:rPr>
        <w:t>lives that are martyred</w:t>
      </w:r>
      <w:r w:rsidRPr="003D3EEA">
        <w:rPr>
          <w:rStyle w:val="Emphasis"/>
        </w:rPr>
        <w:t xml:space="preserve"> </w:t>
      </w:r>
      <w:r w:rsidRPr="003D3EEA">
        <w:rPr>
          <w:sz w:val="16"/>
        </w:rPr>
        <w:t xml:space="preserve">and exalted only in death? </w:t>
      </w:r>
      <w:r w:rsidRPr="003D3EEA">
        <w:rPr>
          <w:rStyle w:val="StyleUnderline"/>
        </w:rPr>
        <w:t>How are they memorialized</w:t>
      </w:r>
      <w:r w:rsidRPr="003D3EEA">
        <w:rPr>
          <w:sz w:val="16"/>
        </w:rPr>
        <w:t xml:space="preserve">? </w:t>
      </w:r>
      <w:r w:rsidRPr="003D3EEA">
        <w:rPr>
          <w:rStyle w:val="StyleUnderline"/>
        </w:rPr>
        <w:t xml:space="preserve">Do </w:t>
      </w:r>
      <w:r w:rsidRPr="00504B1A">
        <w:rPr>
          <w:rStyle w:val="StyleUnderline"/>
          <w:highlight w:val="yellow"/>
        </w:rPr>
        <w:t>we</w:t>
      </w:r>
      <w:r w:rsidRPr="003D3EEA">
        <w:rPr>
          <w:rStyle w:val="StyleUnderline"/>
        </w:rPr>
        <w:t xml:space="preserve"> not</w:t>
      </w:r>
      <w:r w:rsidRPr="003D3EEA">
        <w:rPr>
          <w:rStyle w:val="Emphasis"/>
        </w:rPr>
        <w:t xml:space="preserve"> </w:t>
      </w:r>
      <w:r w:rsidRPr="00504B1A">
        <w:rPr>
          <w:rStyle w:val="Emphasis"/>
          <w:highlight w:val="yellow"/>
        </w:rPr>
        <w:t>have a responsibility, a calling, a regard</w:t>
      </w:r>
      <w:r w:rsidRPr="003D3EEA">
        <w:rPr>
          <w:rStyle w:val="Emphasis"/>
        </w:rPr>
        <w:t xml:space="preserve"> </w:t>
      </w:r>
      <w:r w:rsidRPr="00504B1A">
        <w:rPr>
          <w:rStyle w:val="Emphasis"/>
          <w:highlight w:val="yellow"/>
        </w:rPr>
        <w:t>for the dead</w:t>
      </w:r>
      <w:r w:rsidRPr="003D3EEA">
        <w:rPr>
          <w:sz w:val="16"/>
        </w:rPr>
        <w:t xml:space="preserve">? Might this </w:t>
      </w:r>
      <w:r w:rsidRPr="00504B1A">
        <w:rPr>
          <w:rStyle w:val="StyleUnderline"/>
          <w:highlight w:val="yellow"/>
        </w:rPr>
        <w:t>ethic promise an alternative political representation</w:t>
      </w:r>
      <w:r w:rsidRPr="003D3EEA">
        <w:rPr>
          <w:sz w:val="16"/>
        </w:rPr>
        <w:t xml:space="preserve">, </w:t>
      </w:r>
      <w:r w:rsidRPr="003D3EEA">
        <w:rPr>
          <w:rStyle w:val="Emphasis"/>
        </w:rPr>
        <w:t xml:space="preserve">one </w:t>
      </w:r>
      <w:r w:rsidRPr="00504B1A">
        <w:rPr>
          <w:rStyle w:val="Emphasis"/>
          <w:highlight w:val="yellow"/>
        </w:rPr>
        <w:t>that refuses the</w:t>
      </w:r>
      <w:r w:rsidRPr="003D3EEA">
        <w:rPr>
          <w:rStyle w:val="Emphasis"/>
        </w:rPr>
        <w:t xml:space="preserve"> </w:t>
      </w:r>
      <w:r w:rsidRPr="00504B1A">
        <w:rPr>
          <w:rStyle w:val="Emphasis"/>
          <w:highlight w:val="yellow"/>
        </w:rPr>
        <w:t>negation of embodied experience</w:t>
      </w:r>
      <w:r w:rsidRPr="003D3EEA">
        <w:rPr>
          <w:rStyle w:val="Emphasis"/>
        </w:rPr>
        <w:t xml:space="preserve"> </w:t>
      </w:r>
      <w:r w:rsidRPr="00504B1A">
        <w:rPr>
          <w:rStyle w:val="Emphasis"/>
          <w:highlight w:val="yellow"/>
        </w:rPr>
        <w:t>and challenges</w:t>
      </w:r>
      <w:r w:rsidRPr="003D3EEA">
        <w:rPr>
          <w:rStyle w:val="Emphasis"/>
        </w:rPr>
        <w:t xml:space="preserve"> the seemingly absolute </w:t>
      </w:r>
      <w:r w:rsidRPr="00504B1A">
        <w:rPr>
          <w:rStyle w:val="Emphasis"/>
          <w:highlight w:val="yellow"/>
        </w:rPr>
        <w:t>morality of biopolitical</w:t>
      </w:r>
      <w:r w:rsidRPr="003D3EEA">
        <w:rPr>
          <w:rStyle w:val="Emphasis"/>
        </w:rPr>
        <w:t xml:space="preserve"> </w:t>
      </w:r>
      <w:r w:rsidRPr="00504B1A">
        <w:rPr>
          <w:rStyle w:val="Emphasis"/>
          <w:highlight w:val="yellow"/>
        </w:rPr>
        <w:t>life</w:t>
      </w:r>
      <w:r w:rsidRPr="00504B1A">
        <w:rPr>
          <w:sz w:val="16"/>
        </w:rPr>
        <w:t>?</w:t>
      </w:r>
      <w:r w:rsidRPr="003D3EEA">
        <w:rPr>
          <w:sz w:val="16"/>
        </w:rPr>
        <w:t xml:space="preserve"> </w:t>
      </w:r>
      <w:r w:rsidRPr="003D3EEA">
        <w:rPr>
          <w:rStyle w:val="Emphasis"/>
        </w:rPr>
        <w:t xml:space="preserve">A </w:t>
      </w:r>
      <w:r w:rsidRPr="00E97E23">
        <w:rPr>
          <w:rStyle w:val="Emphasis"/>
          <w:highlight w:val="yellow"/>
        </w:rPr>
        <w:t>politics of death</w:t>
      </w:r>
      <w:r w:rsidRPr="003D3EEA">
        <w:rPr>
          <w:rStyle w:val="Emphasis"/>
        </w:rPr>
        <w:t xml:space="preserve"> might, then, be a strategy for the productive </w:t>
      </w:r>
      <w:r w:rsidRPr="00E97E23">
        <w:rPr>
          <w:rStyle w:val="Emphasis"/>
          <w:highlight w:val="yellow"/>
        </w:rPr>
        <w:t>rethinking of biopolitics, from the technological apparatus</w:t>
      </w:r>
      <w:r w:rsidRPr="003D3EEA">
        <w:rPr>
          <w:rStyle w:val="Emphasis"/>
        </w:rPr>
        <w:t xml:space="preserve"> that kills </w:t>
      </w:r>
      <w:r w:rsidRPr="00E97E23">
        <w:rPr>
          <w:rStyle w:val="Emphasis"/>
          <w:highlight w:val="yellow"/>
        </w:rPr>
        <w:t>to the media apparatus</w:t>
      </w:r>
      <w:r w:rsidRPr="003D3EEA">
        <w:rPr>
          <w:rStyle w:val="Emphasis"/>
        </w:rPr>
        <w:t xml:space="preserve"> </w:t>
      </w:r>
      <w:r w:rsidRPr="00E97E23">
        <w:rPr>
          <w:rStyle w:val="Emphasis"/>
          <w:highlight w:val="yellow"/>
        </w:rPr>
        <w:t>that</w:t>
      </w:r>
      <w:r w:rsidRPr="003D3EEA">
        <w:rPr>
          <w:rStyle w:val="Emphasis"/>
        </w:rPr>
        <w:t xml:space="preserve"> defines its terms and </w:t>
      </w:r>
      <w:r w:rsidRPr="00E97E23">
        <w:rPr>
          <w:rStyle w:val="Emphasis"/>
          <w:highlight w:val="yellow"/>
        </w:rPr>
        <w:t>mobilizes</w:t>
      </w:r>
      <w:r w:rsidRPr="003D3EEA">
        <w:rPr>
          <w:rStyle w:val="Emphasis"/>
        </w:rPr>
        <w:t xml:space="preserve"> public </w:t>
      </w:r>
      <w:r w:rsidRPr="00E97E23">
        <w:rPr>
          <w:rStyle w:val="Emphasis"/>
          <w:highlight w:val="yellow"/>
        </w:rPr>
        <w:t>perception</w:t>
      </w:r>
      <w:r w:rsidRPr="003D3EEA">
        <w:rPr>
          <w:rStyle w:val="Emphasis"/>
        </w:rPr>
        <w:t xml:space="preserve"> and morality.</w:t>
      </w:r>
      <w:r w:rsidRPr="003D3EEA">
        <w:rPr>
          <w:sz w:val="16"/>
        </w:rPr>
        <w:t xml:space="preserve"> Agamben writes: ‘‘</w:t>
      </w:r>
      <w:r w:rsidRPr="00E97E23">
        <w:rPr>
          <w:rStyle w:val="StyleUnderline"/>
          <w:highlight w:val="yellow"/>
        </w:rPr>
        <w:t>What the State cannot tolerate</w:t>
      </w:r>
      <w:r w:rsidRPr="003D3EEA">
        <w:rPr>
          <w:rStyle w:val="StyleUnderline"/>
        </w:rPr>
        <w:t xml:space="preserve"> in any way ... </w:t>
      </w:r>
      <w:r w:rsidRPr="00E97E23">
        <w:rPr>
          <w:rStyle w:val="StyleUnderline"/>
          <w:highlight w:val="yellow"/>
        </w:rPr>
        <w:t>is</w:t>
      </w:r>
      <w:r w:rsidRPr="003D3EEA">
        <w:rPr>
          <w:rStyle w:val="StyleUnderline"/>
        </w:rPr>
        <w:t xml:space="preserve"> that the singularities form a </w:t>
      </w:r>
      <w:r w:rsidRPr="00E97E23">
        <w:rPr>
          <w:rStyle w:val="StyleUnderline"/>
          <w:highlight w:val="yellow"/>
        </w:rPr>
        <w:t>community without</w:t>
      </w:r>
      <w:r w:rsidRPr="003D3EEA">
        <w:rPr>
          <w:rStyle w:val="StyleUnderline"/>
        </w:rPr>
        <w:t xml:space="preserve"> </w:t>
      </w:r>
      <w:r w:rsidRPr="00E97E23">
        <w:rPr>
          <w:rStyle w:val="StyleUnderline"/>
          <w:highlight w:val="yellow"/>
        </w:rPr>
        <w:t>affirming an identity</w:t>
      </w:r>
      <w:r w:rsidRPr="003D3EEA">
        <w:rPr>
          <w:rStyle w:val="StyleUnderline"/>
        </w:rPr>
        <w:t>, that humans co-belong without any representable condition of belonging</w:t>
      </w:r>
      <w:r w:rsidRPr="003D3EEA">
        <w:rPr>
          <w:sz w:val="16"/>
        </w:rPr>
        <w:t xml:space="preserve">.’’16 Across the threshold that separates life and death, </w:t>
      </w:r>
      <w:r w:rsidRPr="003D3EEA">
        <w:rPr>
          <w:rStyle w:val="StyleUnderline"/>
        </w:rPr>
        <w:t xml:space="preserve">we might accept the living and the dead as co-belonging in such a way that thwarts the concretion of identity, identity politics, and representability. </w:t>
      </w:r>
      <w:r w:rsidRPr="003D3EEA">
        <w:rPr>
          <w:sz w:val="16"/>
        </w:rPr>
        <w:t>We might appreciate in death a pre-political community ethic that is more than the negation of life or the moral failure to live, more than the production of biopolitical life that is presumed to be foundational.</w:t>
      </w:r>
    </w:p>
    <w:p w14:paraId="1EE5358C" w14:textId="77777777" w:rsidR="009D4E9F" w:rsidRPr="003D3EEA" w:rsidRDefault="009D4E9F" w:rsidP="009D4E9F"/>
    <w:p w14:paraId="42B45981" w14:textId="77777777" w:rsidR="003F5F7C" w:rsidRDefault="003F5F7C" w:rsidP="003F5F7C">
      <w:pPr>
        <w:pStyle w:val="Heading3"/>
      </w:pPr>
      <w:r>
        <w:t>Camp Cartography</w:t>
      </w:r>
    </w:p>
    <w:p w14:paraId="1BDA91A4" w14:textId="77777777" w:rsidR="003F5F7C" w:rsidRDefault="003F5F7C" w:rsidP="003F5F7C">
      <w:pPr>
        <w:pStyle w:val="Heading4"/>
      </w:pPr>
      <w:r>
        <w:t>Camp Cartography</w:t>
      </w:r>
    </w:p>
    <w:p w14:paraId="2B120A02" w14:textId="77777777" w:rsidR="003F5F7C" w:rsidRPr="00AE3A12" w:rsidRDefault="003F5F7C" w:rsidP="003F5F7C">
      <w:r w:rsidRPr="00AE3A12">
        <w:rPr>
          <w:rStyle w:val="Style13ptBold"/>
        </w:rPr>
        <w:t>Rygiel 12</w:t>
      </w:r>
      <w:r>
        <w:t xml:space="preserve"> (Kim, Associate Professor in the Department of Political Science at Wilfrid Laurier University and the Balsillie School of International Affairs and is the Associate Director and research associate with Laurier’s International Migration Research Centre (IMRC), “Politicizing camps: forging transgressive citizenships in and through transit”, Citizenship Studies  Volume 16, 2012 - Issue 5-6: Citizenship After Orientalism: An Unfinished Project, Online:https://www.tandfonline.com/doi/full/10.1080/13621025.2012.698511?scroll=top&amp;needAccess=true, 7/9, DTS)</w:t>
      </w:r>
    </w:p>
    <w:p w14:paraId="6E16C8DD" w14:textId="77777777" w:rsidR="003F5F7C" w:rsidRPr="00AE3A12" w:rsidRDefault="003F5F7C" w:rsidP="003F5F7C">
      <w:pPr>
        <w:rPr>
          <w:sz w:val="16"/>
        </w:rPr>
      </w:pPr>
      <w:r w:rsidRPr="00AE3A12">
        <w:rPr>
          <w:sz w:val="16"/>
        </w:rPr>
        <w:t xml:space="preserve">Here, camp cartographies provide a mirror with which to reflect on our own experiences of community, particularly those formed negatively in defensive positions around security (from others) and alternative ways in which we can create moments of a positively imbued sense of coming together. </w:t>
      </w:r>
      <w:r w:rsidRPr="00055C46">
        <w:rPr>
          <w:rStyle w:val="StyleUnderline"/>
        </w:rPr>
        <w:t xml:space="preserve">The point here is not to romanticize or </w:t>
      </w:r>
      <w:r w:rsidRPr="00AE3A12">
        <w:rPr>
          <w:rStyle w:val="StyleUnderline"/>
        </w:rPr>
        <w:t xml:space="preserve">aestheticize </w:t>
      </w:r>
      <w:r w:rsidRPr="00AE3A12">
        <w:rPr>
          <w:rStyle w:val="StyleUnderline"/>
          <w:highlight w:val="cyan"/>
        </w:rPr>
        <w:t>the camp</w:t>
      </w:r>
      <w:r w:rsidRPr="00AE3A12">
        <w:rPr>
          <w:rStyle w:val="StyleUnderline"/>
        </w:rPr>
        <w:t xml:space="preserve"> but to note that </w:t>
      </w:r>
      <w:r w:rsidRPr="00AE3A12">
        <w:rPr>
          <w:rStyle w:val="StyleUnderline"/>
          <w:highlight w:val="cyan"/>
        </w:rPr>
        <w:t>it is not simply a space of abjection</w:t>
      </w:r>
      <w:r w:rsidRPr="00055C46">
        <w:rPr>
          <w:rStyle w:val="StyleUnderline"/>
        </w:rPr>
        <w:t xml:space="preserve">. Instead, </w:t>
      </w:r>
      <w:r w:rsidRPr="00AE3A12">
        <w:rPr>
          <w:rStyle w:val="StyleUnderline"/>
          <w:highlight w:val="cyan"/>
        </w:rPr>
        <w:t>camps are places of politics that depend on</w:t>
      </w:r>
      <w:r w:rsidRPr="00055C46">
        <w:rPr>
          <w:rStyle w:val="StyleUnderline"/>
        </w:rPr>
        <w:t xml:space="preserve"> political, social, economic and cultural </w:t>
      </w:r>
      <w:r w:rsidRPr="00AE3A12">
        <w:rPr>
          <w:rStyle w:val="StyleUnderline"/>
          <w:highlight w:val="cyan"/>
        </w:rPr>
        <w:t>relations forged in time and space.</w:t>
      </w:r>
      <w:r>
        <w:rPr>
          <w:rStyle w:val="StyleUnderline"/>
        </w:rPr>
        <w:t xml:space="preserve"> </w:t>
      </w:r>
      <w:r w:rsidRPr="00055C46">
        <w:rPr>
          <w:rStyle w:val="StyleUnderline"/>
        </w:rPr>
        <w:t xml:space="preserve">Moreover, </w:t>
      </w:r>
      <w:r w:rsidRPr="00AE3A12">
        <w:rPr>
          <w:rStyle w:val="StyleUnderline"/>
        </w:rPr>
        <w:t>they are not spaces outside of citizenship. On the one hand, camps are constitutive of spaces of belonging</w:t>
      </w:r>
      <w:r w:rsidRPr="00055C46">
        <w:rPr>
          <w:rStyle w:val="StyleUnderline"/>
        </w:rPr>
        <w:t xml:space="preserve"> and citizenshi</w:t>
      </w:r>
      <w:r w:rsidRPr="00AE3A12">
        <w:rPr>
          <w:sz w:val="16"/>
        </w:rPr>
        <w:t xml:space="preserve">p (of cities, states and the liberal modern citizen subject) </w:t>
      </w:r>
      <w:r w:rsidRPr="00055C46">
        <w:rPr>
          <w:rStyle w:val="StyleUnderline"/>
        </w:rPr>
        <w:t>that have been integral to orientalist imaginative geographies. On the other</w:t>
      </w:r>
      <w:r>
        <w:rPr>
          <w:rStyle w:val="StyleUnderline"/>
        </w:rPr>
        <w:t xml:space="preserve"> </w:t>
      </w:r>
      <w:r w:rsidRPr="00055C46">
        <w:rPr>
          <w:rStyle w:val="StyleUnderline"/>
        </w:rPr>
        <w:t xml:space="preserve">hand, as these </w:t>
      </w:r>
      <w:r w:rsidRPr="00AE3A12">
        <w:rPr>
          <w:rStyle w:val="StyleUnderline"/>
          <w:highlight w:val="cyan"/>
        </w:rPr>
        <w:t>counter-cartographies reveal</w:t>
      </w:r>
      <w:r w:rsidRPr="00055C46">
        <w:rPr>
          <w:rStyle w:val="StyleUnderline"/>
        </w:rPr>
        <w:t xml:space="preserve">, </w:t>
      </w:r>
      <w:r w:rsidRPr="00AE3A12">
        <w:rPr>
          <w:rStyle w:val="StyleUnderline"/>
          <w:highlight w:val="cyan"/>
        </w:rPr>
        <w:t>camps are</w:t>
      </w:r>
      <w:r w:rsidRPr="00055C46">
        <w:rPr>
          <w:rStyle w:val="StyleUnderline"/>
        </w:rPr>
        <w:t xml:space="preserve"> also </w:t>
      </w:r>
      <w:r w:rsidRPr="00AE3A12">
        <w:rPr>
          <w:rStyle w:val="StyleUnderline"/>
          <w:highlight w:val="cyan"/>
        </w:rPr>
        <w:t>in their own right political spaces in which individuals forge political, social, cultural and economic relations from which new identities may emerge</w:t>
      </w:r>
      <w:r w:rsidRPr="00AE3A12">
        <w:rPr>
          <w:sz w:val="16"/>
        </w:rPr>
        <w:t xml:space="preserve">. Importantly, it is through </w:t>
      </w:r>
      <w:r w:rsidRPr="00055C46">
        <w:rPr>
          <w:rStyle w:val="StyleUnderline"/>
        </w:rPr>
        <w:t>transnational networks of</w:t>
      </w:r>
      <w:r>
        <w:rPr>
          <w:rStyle w:val="StyleUnderline"/>
        </w:rPr>
        <w:t xml:space="preserve"> </w:t>
      </w:r>
      <w:r w:rsidRPr="00055C46">
        <w:rPr>
          <w:rStyle w:val="StyleUnderline"/>
        </w:rPr>
        <w:t>solidarity and survival that camps become politicized spaces in which claims to rights can</w:t>
      </w:r>
      <w:r>
        <w:rPr>
          <w:rStyle w:val="StyleUnderline"/>
        </w:rPr>
        <w:t xml:space="preserve"> </w:t>
      </w:r>
      <w:r w:rsidRPr="00055C46">
        <w:rPr>
          <w:rStyle w:val="StyleUnderline"/>
        </w:rPr>
        <w:t>be made</w:t>
      </w:r>
      <w:r w:rsidRPr="00AE3A12">
        <w:rPr>
          <w:sz w:val="16"/>
        </w:rPr>
        <w:t>. In so far as these networks cross citizen/non-citizen boundaries and spaces of legality and illegality</w:t>
      </w:r>
      <w:r w:rsidRPr="00AE3A12">
        <w:rPr>
          <w:sz w:val="16"/>
          <w:highlight w:val="cyan"/>
        </w:rPr>
        <w:t xml:space="preserve">, </w:t>
      </w:r>
      <w:r w:rsidRPr="00AE3A12">
        <w:rPr>
          <w:rStyle w:val="StyleUnderline"/>
          <w:highlight w:val="cyan"/>
        </w:rPr>
        <w:t>they have the potential to unsettle</w:t>
      </w:r>
      <w:r w:rsidRPr="00055C46">
        <w:rPr>
          <w:rStyle w:val="StyleUnderline"/>
        </w:rPr>
        <w:t xml:space="preserve"> the </w:t>
      </w:r>
      <w:r w:rsidRPr="00AE3A12">
        <w:rPr>
          <w:rStyle w:val="StyleUnderline"/>
          <w:highlight w:val="cyan"/>
        </w:rPr>
        <w:t>orientalist constructions of such naturally existing binaries. They point</w:t>
      </w:r>
      <w:r w:rsidRPr="00055C46">
        <w:rPr>
          <w:rStyle w:val="StyleUnderline"/>
        </w:rPr>
        <w:t xml:space="preserve">, instead, </w:t>
      </w:r>
      <w:r w:rsidRPr="00AE3A12">
        <w:rPr>
          <w:rStyle w:val="StyleUnderline"/>
          <w:highlight w:val="cyan"/>
        </w:rPr>
        <w:t>to the political artifice of</w:t>
      </w:r>
      <w:r w:rsidRPr="00055C46">
        <w:rPr>
          <w:rStyle w:val="StyleUnderline"/>
        </w:rPr>
        <w:t xml:space="preserve"> such</w:t>
      </w:r>
      <w:r>
        <w:rPr>
          <w:rStyle w:val="StyleUnderline"/>
        </w:rPr>
        <w:t xml:space="preserve"> </w:t>
      </w:r>
      <w:r w:rsidRPr="00AE3A12">
        <w:rPr>
          <w:rStyle w:val="StyleUnderline"/>
          <w:highlight w:val="cyan"/>
        </w:rPr>
        <w:t>constructions as</w:t>
      </w:r>
      <w:r w:rsidRPr="00055C46">
        <w:rPr>
          <w:rStyle w:val="StyleUnderline"/>
        </w:rPr>
        <w:t xml:space="preserve"> part of the </w:t>
      </w:r>
      <w:r w:rsidRPr="00AE3A12">
        <w:rPr>
          <w:rStyle w:val="StyleUnderline"/>
          <w:highlight w:val="cyan"/>
        </w:rPr>
        <w:t>ongoing political work</w:t>
      </w:r>
      <w:r w:rsidRPr="00055C46">
        <w:rPr>
          <w:rStyle w:val="StyleUnderline"/>
        </w:rPr>
        <w:t xml:space="preserve"> necessary for denying some access to</w:t>
      </w:r>
      <w:r>
        <w:rPr>
          <w:rStyle w:val="StyleUnderline"/>
        </w:rPr>
        <w:t xml:space="preserve"> </w:t>
      </w:r>
      <w:r w:rsidRPr="00055C46">
        <w:rPr>
          <w:rStyle w:val="StyleUnderline"/>
        </w:rPr>
        <w:t>the privileges of modern citizenship awarded to the few.</w:t>
      </w:r>
      <w:r>
        <w:rPr>
          <w:rStyle w:val="StyleUnderline"/>
        </w:rPr>
        <w:t xml:space="preserve"> </w:t>
      </w:r>
      <w:r w:rsidRPr="00AE3A12">
        <w:rPr>
          <w:sz w:val="16"/>
        </w:rPr>
        <w:t xml:space="preserve">Conclusion: forging transgressive citizenships in and through transit What do these camps tell about those excluded from our spaces and imaginaries of citizenship? What do they say about the relationship of these spaces of exclusion in relation to the privileged ‘us’ who reside as ‘legal’ citizens in the nation-state and city? If camp spaces are not just ‘other’ to the polis but constitutive of it, and if camps can be thought of as proto-urban spaces, which are productive of citizenship subjects, in spaces and places deemed to be outside citizenship, can the study of camps as political and politicized spaces open up the boundaries of modern citizenship? By providing alternative imaginative geographies, can critical camp cartographies unsettle ideas of belonging, settlement and entitlement, and the illegal/legal, non-citizen/citizen binaries that continue to be used to justify the entitlement of a few against the exclusion of many? </w:t>
      </w:r>
      <w:r w:rsidRPr="00055C46">
        <w:rPr>
          <w:rStyle w:val="StyleUnderline"/>
        </w:rPr>
        <w:t>As this article has argued,</w:t>
      </w:r>
      <w:r>
        <w:rPr>
          <w:rStyle w:val="StyleUnderline"/>
        </w:rPr>
        <w:t xml:space="preserve"> </w:t>
      </w:r>
      <w:r w:rsidRPr="00055C46">
        <w:rPr>
          <w:rStyle w:val="StyleUnderline"/>
        </w:rPr>
        <w:t>such tropes are anything but new. Rather they are inherent to discourses of occidental</w:t>
      </w:r>
      <w:r>
        <w:rPr>
          <w:rStyle w:val="StyleUnderline"/>
        </w:rPr>
        <w:t xml:space="preserve"> </w:t>
      </w:r>
      <w:r w:rsidRPr="00055C46">
        <w:rPr>
          <w:rStyle w:val="StyleUnderline"/>
        </w:rPr>
        <w:t>citizenship. Occidental citizenship has a long history of (re)producing orientalist</w:t>
      </w:r>
      <w:r>
        <w:rPr>
          <w:rStyle w:val="StyleUnderline"/>
        </w:rPr>
        <w:t xml:space="preserve"> </w:t>
      </w:r>
      <w:r w:rsidRPr="00055C46">
        <w:rPr>
          <w:rStyle w:val="StyleUnderline"/>
        </w:rPr>
        <w:t>imaginative geographies based on dividing the world’s people into cultural and</w:t>
      </w:r>
      <w:r>
        <w:rPr>
          <w:rStyle w:val="StyleUnderline"/>
        </w:rPr>
        <w:t xml:space="preserve"> </w:t>
      </w:r>
      <w:r w:rsidRPr="00055C46">
        <w:rPr>
          <w:rStyle w:val="StyleUnderline"/>
        </w:rPr>
        <w:t>civilizational groupings and fixing them in territorial space.</w:t>
      </w:r>
      <w:r w:rsidRPr="00AE3A12">
        <w:rPr>
          <w:sz w:val="16"/>
        </w:rPr>
        <w:t xml:space="preserve"> From the protection of imperial citizens from ‘barbarian’ cultures to today’s migrant camps, the logic of occidental citizenship of protecting the ‘civilized’ few from the ‘barbarian’ others persists. </w:t>
      </w:r>
      <w:r w:rsidRPr="00055C46">
        <w:rPr>
          <w:rStyle w:val="StyleUnderline"/>
        </w:rPr>
        <w:t>However if,</w:t>
      </w:r>
      <w:r>
        <w:rPr>
          <w:rStyle w:val="StyleUnderline"/>
        </w:rPr>
        <w:t xml:space="preserve"> </w:t>
      </w:r>
      <w:r w:rsidRPr="00055C46">
        <w:rPr>
          <w:rStyle w:val="StyleUnderline"/>
        </w:rPr>
        <w:t xml:space="preserve">as </w:t>
      </w:r>
      <w:r w:rsidRPr="00AE3A12">
        <w:rPr>
          <w:rStyle w:val="StyleUnderline"/>
        </w:rPr>
        <w:t>critical cartography promises</w:t>
      </w:r>
      <w:r w:rsidRPr="00055C46">
        <w:rPr>
          <w:rStyle w:val="StyleUnderline"/>
        </w:rPr>
        <w:t>, ‘part of our being is becoming’</w:t>
      </w:r>
      <w:r>
        <w:rPr>
          <w:rStyle w:val="StyleUnderline"/>
        </w:rPr>
        <w:t>,</w:t>
      </w:r>
      <w:r w:rsidRPr="00AE3A12">
        <w:rPr>
          <w:sz w:val="16"/>
        </w:rPr>
        <w:t xml:space="preserve"> then </w:t>
      </w:r>
      <w:r w:rsidRPr="00AE3A12">
        <w:rPr>
          <w:rStyle w:val="StyleUnderline"/>
          <w:highlight w:val="cyan"/>
        </w:rPr>
        <w:t>producing alternative imaginative geographies</w:t>
      </w:r>
      <w:r w:rsidRPr="00055C46">
        <w:rPr>
          <w:rStyle w:val="StyleUnderline"/>
        </w:rPr>
        <w:t xml:space="preserve"> </w:t>
      </w:r>
      <w:r w:rsidRPr="00AE3A12">
        <w:rPr>
          <w:rStyle w:val="StyleUnderline"/>
          <w:highlight w:val="cyan"/>
        </w:rPr>
        <w:t>that destabilize and de-orientalize our ways of knowing the world</w:t>
      </w:r>
      <w:r w:rsidRPr="00055C46">
        <w:rPr>
          <w:rStyle w:val="StyleUnderline"/>
        </w:rPr>
        <w:t xml:space="preserve"> and living in it with others </w:t>
      </w:r>
      <w:r w:rsidRPr="00AE3A12">
        <w:rPr>
          <w:rStyle w:val="StyleUnderline"/>
          <w:highlight w:val="cyan"/>
        </w:rPr>
        <w:t>is a first step</w:t>
      </w:r>
      <w:r w:rsidRPr="00055C46">
        <w:rPr>
          <w:rStyle w:val="StyleUnderline"/>
        </w:rPr>
        <w:t>.</w:t>
      </w:r>
      <w:r>
        <w:rPr>
          <w:rStyle w:val="StyleUnderline"/>
        </w:rPr>
        <w:t xml:space="preserve"> </w:t>
      </w:r>
      <w:r w:rsidRPr="00AE3A12">
        <w:rPr>
          <w:sz w:val="16"/>
        </w:rPr>
        <w:t xml:space="preserve">As the examples of critical camp cartographies illustrate, </w:t>
      </w:r>
      <w:r w:rsidRPr="00AE3A12">
        <w:rPr>
          <w:rStyle w:val="StyleUnderline"/>
          <w:highlight w:val="cyan"/>
        </w:rPr>
        <w:t>cartography as political strategy makes visible camp spaces</w:t>
      </w:r>
      <w:r w:rsidRPr="00055C46">
        <w:rPr>
          <w:rStyle w:val="StyleUnderline"/>
        </w:rPr>
        <w:t xml:space="preserve"> and the lives of those </w:t>
      </w:r>
      <w:r w:rsidRPr="00AE3A12">
        <w:rPr>
          <w:rStyle w:val="StyleUnderline"/>
          <w:highlight w:val="cyan"/>
        </w:rPr>
        <w:t>living in them as political</w:t>
      </w:r>
      <w:r w:rsidRPr="00055C46">
        <w:rPr>
          <w:rStyle w:val="StyleUnderline"/>
        </w:rPr>
        <w:t xml:space="preserve"> and human beings</w:t>
      </w:r>
      <w:r>
        <w:rPr>
          <w:rStyle w:val="StyleUnderline"/>
        </w:rPr>
        <w:t xml:space="preserve"> </w:t>
      </w:r>
      <w:r w:rsidRPr="00AE3A12">
        <w:rPr>
          <w:rStyle w:val="StyleUnderline"/>
          <w:highlight w:val="cyan"/>
        </w:rPr>
        <w:t>by treating the camp not as a space of exception but as a social, economic and political space</w:t>
      </w:r>
      <w:r w:rsidRPr="00055C46">
        <w:rPr>
          <w:rStyle w:val="StyleUnderline"/>
        </w:rPr>
        <w:t>.</w:t>
      </w:r>
      <w:r>
        <w:rPr>
          <w:rStyle w:val="StyleUnderline"/>
        </w:rPr>
        <w:t xml:space="preserve"> </w:t>
      </w:r>
      <w:r w:rsidRPr="00055C46">
        <w:rPr>
          <w:rStyle w:val="StyleUnderline"/>
        </w:rPr>
        <w:t xml:space="preserve">However, this process of creation is also one of treating the camp as a politicized space, </w:t>
      </w:r>
      <w:r w:rsidRPr="00AE3A12">
        <w:rPr>
          <w:rStyle w:val="StyleUnderline"/>
          <w:highlight w:val="cyan"/>
        </w:rPr>
        <w:t>with the potential to create</w:t>
      </w:r>
      <w:r w:rsidRPr="00055C46">
        <w:rPr>
          <w:rStyle w:val="StyleUnderline"/>
        </w:rPr>
        <w:t xml:space="preserve"> moments of </w:t>
      </w:r>
      <w:r w:rsidRPr="00AE3A12">
        <w:rPr>
          <w:rStyle w:val="StyleUnderline"/>
          <w:highlight w:val="cyan"/>
        </w:rPr>
        <w:t>solidarity</w:t>
      </w:r>
      <w:r w:rsidRPr="00055C46">
        <w:rPr>
          <w:rStyle w:val="StyleUnderline"/>
        </w:rPr>
        <w:t xml:space="preserve"> between non-citizen migrants and citizens.</w:t>
      </w:r>
      <w:r w:rsidRPr="00AE3A12">
        <w:rPr>
          <w:sz w:val="16"/>
        </w:rPr>
        <w:t xml:space="preserve"> In this way, </w:t>
      </w:r>
      <w:r w:rsidRPr="00AE3A12">
        <w:rPr>
          <w:rStyle w:val="StyleUnderline"/>
          <w:highlight w:val="cyan"/>
        </w:rPr>
        <w:t>camp cartographies make visible a politics of connectivity that opens the boundaries of citizenship by dislocating the privileged perspective</w:t>
      </w:r>
      <w:r w:rsidRPr="00055C46">
        <w:rPr>
          <w:rStyle w:val="StyleUnderline"/>
        </w:rPr>
        <w:t xml:space="preserve"> of the citizen, fixed in place and space,</w:t>
      </w:r>
      <w:r>
        <w:rPr>
          <w:rStyle w:val="StyleUnderline"/>
        </w:rPr>
        <w:t xml:space="preserve"> </w:t>
      </w:r>
      <w:r w:rsidRPr="00055C46">
        <w:rPr>
          <w:rStyle w:val="StyleUnderline"/>
        </w:rPr>
        <w:t>and the spatial binary of inside/outside</w:t>
      </w:r>
      <w:r w:rsidRPr="00AE3A12">
        <w:rPr>
          <w:sz w:val="16"/>
        </w:rPr>
        <w:t xml:space="preserve"> (Walker 1993) </w:t>
      </w:r>
      <w:r w:rsidRPr="00055C46">
        <w:rPr>
          <w:rStyle w:val="StyleUnderline"/>
        </w:rPr>
        <w:t>that structure the citizen/non-citizen</w:t>
      </w:r>
      <w:r>
        <w:rPr>
          <w:rStyle w:val="StyleUnderline"/>
        </w:rPr>
        <w:t xml:space="preserve"> </w:t>
      </w:r>
      <w:r w:rsidRPr="00055C46">
        <w:rPr>
          <w:rStyle w:val="StyleUnderline"/>
        </w:rPr>
        <w:t xml:space="preserve">divide. Such new </w:t>
      </w:r>
      <w:r w:rsidRPr="00AE3A12">
        <w:rPr>
          <w:rStyle w:val="StyleUnderline"/>
          <w:highlight w:val="cyan"/>
        </w:rPr>
        <w:t>imaginative geographies reveal how</w:t>
      </w:r>
      <w:r w:rsidRPr="00055C46">
        <w:rPr>
          <w:rStyle w:val="StyleUnderline"/>
        </w:rPr>
        <w:t xml:space="preserve"> these </w:t>
      </w:r>
      <w:r w:rsidRPr="00AE3A12">
        <w:rPr>
          <w:rStyle w:val="StyleUnderline"/>
          <w:highlight w:val="cyan"/>
        </w:rPr>
        <w:t>spaces of inclusion and exclusion are</w:t>
      </w:r>
      <w:r w:rsidRPr="00055C46">
        <w:rPr>
          <w:rStyle w:val="StyleUnderline"/>
        </w:rPr>
        <w:t xml:space="preserve"> similarly </w:t>
      </w:r>
      <w:r w:rsidRPr="00AE3A12">
        <w:rPr>
          <w:rStyle w:val="StyleUnderline"/>
          <w:highlight w:val="cyan"/>
        </w:rPr>
        <w:t>connected through sustained networks</w:t>
      </w:r>
      <w:r w:rsidRPr="00AE3A12">
        <w:rPr>
          <w:sz w:val="16"/>
        </w:rPr>
        <w:t xml:space="preserve"> (whether social, cultural, political, economic or administrative) that bridge as much as they separate camp from polis. </w:t>
      </w:r>
      <w:r w:rsidRPr="00AE3A12">
        <w:rPr>
          <w:rStyle w:val="StyleUnderline"/>
        </w:rPr>
        <w:t>The increasing visibility of this fact forces those of ‘us’ as ‘citizens’ to consider</w:t>
      </w:r>
      <w:r w:rsidRPr="00AE3A12">
        <w:rPr>
          <w:sz w:val="16"/>
        </w:rPr>
        <w:t xml:space="preserve"> what Massey (2004) calls </w:t>
      </w:r>
      <w:r w:rsidRPr="00AE3A12">
        <w:rPr>
          <w:rStyle w:val="StyleUnderline"/>
        </w:rPr>
        <w:t>‘geographies of responsibility’ by showing how such spaces of inclusion and</w:t>
      </w:r>
      <w:r>
        <w:rPr>
          <w:rStyle w:val="StyleUnderline"/>
        </w:rPr>
        <w:t xml:space="preserve"> </w:t>
      </w:r>
      <w:r w:rsidRPr="00AE3A12">
        <w:rPr>
          <w:rStyle w:val="StyleUnderline"/>
        </w:rPr>
        <w:t>exclusion are linked.</w:t>
      </w:r>
      <w:r w:rsidRPr="00AE3A12">
        <w:rPr>
          <w:sz w:val="16"/>
        </w:rPr>
        <w:t xml:space="preserve"> Camp cartographies can confront us, as citizens, with questions of how we feel about such a politics of inequality and exploitation, the foundation of which sustains camp spaces as living spaces for millions just as it provides entitlements to some of ‘us’ to more resources and rights. Can we still discuss citizenship without looking at it from the position of the many excluded from it? Do we want to continue to retain an orientalizing logic as the foundational logic of citizenship? This is a logic that justifies citizenship for the few in the wealthier global north by excluding the many people who are simply in search of better lives and are identified as being somehow outside of citizenship because they are ‘illegal’, without proper documentation, or because they are somehow not like ‘us’? </w:t>
      </w:r>
      <w:r w:rsidRPr="00AE3A12">
        <w:rPr>
          <w:rStyle w:val="StyleUnderline"/>
        </w:rPr>
        <w:t xml:space="preserve">In this way, </w:t>
      </w:r>
      <w:r w:rsidRPr="00AE3A12">
        <w:rPr>
          <w:rStyle w:val="StyleUnderline"/>
          <w:highlight w:val="cyan"/>
        </w:rPr>
        <w:t>camp cartographies provide de-orientalizing imaginative geographies that make</w:t>
      </w:r>
      <w:r w:rsidRPr="00AE3A12">
        <w:rPr>
          <w:rStyle w:val="StyleUnderline"/>
        </w:rPr>
        <w:t xml:space="preserve"> </w:t>
      </w:r>
      <w:r w:rsidRPr="00AE3A12">
        <w:rPr>
          <w:rStyle w:val="StyleUnderline"/>
          <w:highlight w:val="cyan"/>
        </w:rPr>
        <w:t xml:space="preserve">visible </w:t>
      </w:r>
      <w:r w:rsidRPr="00AE3A12">
        <w:rPr>
          <w:rStyle w:val="StyleUnderline"/>
        </w:rPr>
        <w:t>the</w:t>
      </w:r>
      <w:r>
        <w:rPr>
          <w:rStyle w:val="StyleUnderline"/>
        </w:rPr>
        <w:t xml:space="preserve"> </w:t>
      </w:r>
      <w:r w:rsidRPr="00AE3A12">
        <w:rPr>
          <w:rStyle w:val="StyleUnderline"/>
          <w:highlight w:val="cyan"/>
        </w:rPr>
        <w:t>relational ontology between camp and city</w:t>
      </w:r>
      <w:r w:rsidRPr="00AE3A12">
        <w:rPr>
          <w:rStyle w:val="StyleUnderline"/>
        </w:rPr>
        <w:t xml:space="preserve"> and between an ‘us’ and a ‘them’ </w:t>
      </w:r>
      <w:r w:rsidRPr="00AE3A12">
        <w:rPr>
          <w:rStyle w:val="StyleUnderline"/>
          <w:highlight w:val="cyan"/>
        </w:rPr>
        <w:t>and point towards</w:t>
      </w:r>
      <w:r w:rsidRPr="00AE3A12">
        <w:rPr>
          <w:rStyle w:val="StyleUnderline"/>
        </w:rPr>
        <w:t xml:space="preserve"> what it might mean to construct </w:t>
      </w:r>
      <w:r w:rsidRPr="00AE3A12">
        <w:rPr>
          <w:rStyle w:val="StyleUnderline"/>
          <w:highlight w:val="cyan"/>
        </w:rPr>
        <w:t>new understandings of citizenship based on ‘geographies of responsibility’</w:t>
      </w:r>
      <w:r w:rsidRPr="00AE3A12">
        <w:rPr>
          <w:rStyle w:val="StyleUnderline"/>
        </w:rPr>
        <w:t>.</w:t>
      </w:r>
      <w:r w:rsidRPr="00AE3A12">
        <w:rPr>
          <w:sz w:val="16"/>
        </w:rPr>
        <w:t xml:space="preserve"> As Weizman (2005) suggests, </w:t>
      </w:r>
      <w:r w:rsidRPr="00AE3A12">
        <w:rPr>
          <w:rStyle w:val="StyleUnderline"/>
        </w:rPr>
        <w:t>critically thinking about camps</w:t>
      </w:r>
      <w:r>
        <w:rPr>
          <w:rStyle w:val="StyleUnderline"/>
        </w:rPr>
        <w:t xml:space="preserve"> </w:t>
      </w:r>
      <w:r w:rsidRPr="003506AD">
        <w:rPr>
          <w:rStyle w:val="StyleUnderline"/>
          <w:highlight w:val="cyan"/>
        </w:rPr>
        <w:t>and</w:t>
      </w:r>
      <w:r w:rsidRPr="00AE3A12">
        <w:rPr>
          <w:rStyle w:val="StyleUnderline"/>
        </w:rPr>
        <w:t xml:space="preserve"> exceptionality can </w:t>
      </w:r>
      <w:r w:rsidRPr="003506AD">
        <w:rPr>
          <w:rStyle w:val="StyleUnderline"/>
          <w:highlight w:val="cyan"/>
        </w:rPr>
        <w:t>‘result in</w:t>
      </w:r>
      <w:r w:rsidRPr="00AE3A12">
        <w:rPr>
          <w:rStyle w:val="StyleUnderline"/>
        </w:rPr>
        <w:t xml:space="preserve"> a kind of </w:t>
      </w:r>
      <w:r w:rsidRPr="003506AD">
        <w:rPr>
          <w:rStyle w:val="StyleUnderline"/>
          <w:highlight w:val="cyan"/>
        </w:rPr>
        <w:t>geographical slippage that produces new sites of potentiality</w:t>
      </w:r>
      <w:r w:rsidRPr="00AE3A12">
        <w:rPr>
          <w:sz w:val="16"/>
        </w:rPr>
        <w:t xml:space="preserve"> ... We can set up our own enclaves and we, too, can walk through walls’.</w:t>
      </w:r>
    </w:p>
    <w:p w14:paraId="15537535" w14:textId="77777777" w:rsidR="003F5F7C" w:rsidRDefault="003F5F7C" w:rsidP="003F5F7C"/>
    <w:p w14:paraId="62A12385" w14:textId="77777777" w:rsidR="003F5F7C" w:rsidRDefault="003F5F7C" w:rsidP="003F5F7C">
      <w:pPr>
        <w:pStyle w:val="Heading3"/>
      </w:pPr>
      <w:r>
        <w:t>Shed Legality</w:t>
      </w:r>
    </w:p>
    <w:p w14:paraId="5ADC878C" w14:textId="77777777" w:rsidR="003F5F7C" w:rsidRDefault="003F5F7C" w:rsidP="003F5F7C"/>
    <w:p w14:paraId="5948E4B8" w14:textId="77777777" w:rsidR="003F5F7C" w:rsidRPr="006100C7" w:rsidRDefault="003F5F7C" w:rsidP="003F5F7C">
      <w:pPr>
        <w:pStyle w:val="Heading4"/>
      </w:pPr>
      <w:r>
        <w:t>The aff advocates to remove legal statuses off of migrants –Only by making themselves unclassifiable through acts of desperation can the homo sacer find salvation and throw a wrench in the gears of the state</w:t>
      </w:r>
    </w:p>
    <w:p w14:paraId="5C7B3F08" w14:textId="77777777" w:rsidR="003F5F7C" w:rsidRDefault="003F5F7C" w:rsidP="003F5F7C">
      <w:r w:rsidRPr="00A43683">
        <w:rPr>
          <w:rStyle w:val="Style13ptBold"/>
        </w:rPr>
        <w:t>Ellerman</w:t>
      </w:r>
      <w:r>
        <w:rPr>
          <w:rStyle w:val="Style13ptBold"/>
        </w:rPr>
        <w:t>n</w:t>
      </w:r>
      <w:r w:rsidRPr="00A43683">
        <w:rPr>
          <w:rStyle w:val="Style13ptBold"/>
        </w:rPr>
        <w:t xml:space="preserve"> 9 </w:t>
      </w:r>
      <w:r>
        <w:t xml:space="preserve">(Antje Ellermann, is </w:t>
      </w:r>
      <w:r w:rsidRPr="004A76C3">
        <w:t xml:space="preserve">an Associate Professor of Political Science (Comparative Politics) and Director of the Institute for European Studies at the University of British Columbia in Vancouver. </w:t>
      </w:r>
      <w:r>
        <w:t>They are</w:t>
      </w:r>
      <w:r w:rsidRPr="004A76C3">
        <w:t xml:space="preserve"> also the cluster lead for UBC’s newly established Migration Research Excellence C</w:t>
      </w:r>
      <w:r>
        <w:t>luster, “</w:t>
      </w:r>
      <w:r w:rsidRPr="004A76C3">
        <w:t>Undocumented Migrants and Resistance in the State of Exception</w:t>
      </w:r>
      <w:r>
        <w:t xml:space="preserve">,” Prepared April 2009, Accessed 7.2.18, </w:t>
      </w:r>
      <w:hyperlink r:id="rId27" w:history="1">
        <w:r w:rsidRPr="00C83952">
          <w:rPr>
            <w:rStyle w:val="Hyperlink"/>
          </w:rPr>
          <w:t>http://aei.pitt.edu/33054/1/ellermann._antje.pdf</w:t>
        </w:r>
      </w:hyperlink>
      <w:r>
        <w:t xml:space="preserve"> ) //ZoL</w:t>
      </w:r>
    </w:p>
    <w:p w14:paraId="7B8AE452" w14:textId="28FA5218" w:rsidR="003F5F7C" w:rsidRDefault="003F5F7C" w:rsidP="003F5F7C">
      <w:pPr>
        <w:rPr>
          <w:sz w:val="16"/>
        </w:rPr>
      </w:pPr>
      <w:r w:rsidRPr="00814A09">
        <w:rPr>
          <w:sz w:val="16"/>
        </w:rPr>
        <w:t xml:space="preserve">Conclusion </w:t>
      </w:r>
      <w:r w:rsidRPr="00814A09">
        <w:rPr>
          <w:u w:val="single"/>
        </w:rPr>
        <w:t xml:space="preserve">This paper </w:t>
      </w:r>
      <w:r w:rsidRPr="00814A09">
        <w:rPr>
          <w:sz w:val="16"/>
        </w:rPr>
        <w:t xml:space="preserve">explored the possibility for resistance under conditions of extreme state power. I </w:t>
      </w:r>
      <w:r w:rsidRPr="00814A09">
        <w:rPr>
          <w:u w:val="single"/>
        </w:rPr>
        <w:t>examined the strategies of illegal migrants under deportation orders whose existence closely corresponds to Agamben’s notion of bare life in the state of exception</w:t>
      </w:r>
      <w:r w:rsidRPr="00814A09">
        <w:rPr>
          <w:sz w:val="16"/>
        </w:rPr>
        <w:t xml:space="preserve">. </w:t>
      </w:r>
      <w:r w:rsidRPr="007A6A89">
        <w:rPr>
          <w:highlight w:val="green"/>
          <w:u w:val="single"/>
        </w:rPr>
        <w:t>Threatened with</w:t>
      </w:r>
      <w:r w:rsidRPr="00814A09">
        <w:rPr>
          <w:sz w:val="16"/>
        </w:rPr>
        <w:t xml:space="preserve"> one of the most awesome powers of the sovereign—</w:t>
      </w:r>
      <w:r w:rsidRPr="007A6A89">
        <w:rPr>
          <w:highlight w:val="green"/>
          <w:u w:val="single"/>
        </w:rPr>
        <w:t>expulsion</w:t>
      </w:r>
      <w:r w:rsidRPr="00814A09">
        <w:rPr>
          <w:sz w:val="16"/>
        </w:rPr>
        <w:t xml:space="preserve">—many </w:t>
      </w:r>
      <w:r w:rsidRPr="007A6A89">
        <w:rPr>
          <w:rStyle w:val="Emphasis"/>
          <w:highlight w:val="green"/>
        </w:rPr>
        <w:t>migrants strategically shed their legal identity in order to escape the reach of the state</w:t>
      </w:r>
      <w:r w:rsidRPr="00814A09">
        <w:rPr>
          <w:sz w:val="16"/>
        </w:rPr>
        <w:t xml:space="preserve">. Remarkably, in doing so </w:t>
      </w:r>
      <w:r w:rsidRPr="007A6A89">
        <w:rPr>
          <w:highlight w:val="green"/>
          <w:u w:val="single"/>
        </w:rPr>
        <w:t>they often succeed</w:t>
      </w:r>
      <w:r w:rsidRPr="00814A09">
        <w:rPr>
          <w:u w:val="single"/>
        </w:rPr>
        <w:t xml:space="preserve"> in </w:t>
      </w:r>
      <w:r w:rsidRPr="007A6A89">
        <w:rPr>
          <w:highlight w:val="green"/>
          <w:u w:val="single"/>
        </w:rPr>
        <w:t>preventing the state from exercising its</w:t>
      </w:r>
      <w:r w:rsidRPr="00814A09">
        <w:rPr>
          <w:u w:val="single"/>
        </w:rPr>
        <w:t xml:space="preserve"> sovereign </w:t>
      </w:r>
      <w:r w:rsidRPr="007A6A89">
        <w:rPr>
          <w:highlight w:val="green"/>
          <w:u w:val="single"/>
        </w:rPr>
        <w:t>powers</w:t>
      </w:r>
      <w:r w:rsidRPr="00814A09">
        <w:rPr>
          <w:sz w:val="16"/>
        </w:rPr>
        <w:t xml:space="preserve">. As Scott has argued, </w:t>
      </w:r>
      <w:r w:rsidRPr="00814A09">
        <w:rPr>
          <w:u w:val="single"/>
        </w:rPr>
        <w:t>these strategies of resistance do not amount to acts of empowerment</w:t>
      </w:r>
      <w:r w:rsidRPr="00814A09">
        <w:rPr>
          <w:sz w:val="16"/>
        </w:rPr>
        <w:t xml:space="preserve">, </w:t>
      </w:r>
      <w:r w:rsidRPr="00814A09">
        <w:rPr>
          <w:u w:val="single"/>
        </w:rPr>
        <w:t xml:space="preserve">but are </w:t>
      </w:r>
      <w:r w:rsidRPr="00814A09">
        <w:rPr>
          <w:sz w:val="16"/>
        </w:rPr>
        <w:t xml:space="preserve">better understood as </w:t>
      </w:r>
      <w:r w:rsidRPr="00814A09">
        <w:rPr>
          <w:rStyle w:val="Emphasis"/>
        </w:rPr>
        <w:t>acts of desperation</w:t>
      </w:r>
      <w:r w:rsidRPr="00814A09">
        <w:rPr>
          <w:sz w:val="16"/>
        </w:rPr>
        <w:t xml:space="preserve">. In his study of poor villagers in Malaysia, </w:t>
      </w:r>
      <w:r w:rsidRPr="007A6A89">
        <w:rPr>
          <w:highlight w:val="green"/>
          <w:u w:val="single"/>
        </w:rPr>
        <w:t>the wielders of the “weapons of the weak” were able to defy social sanctioning because their poverty had already robbed them of their dignity</w:t>
      </w:r>
      <w:r w:rsidRPr="00814A09">
        <w:rPr>
          <w:sz w:val="16"/>
        </w:rPr>
        <w:t xml:space="preserve">. </w:t>
      </w:r>
      <w:r w:rsidRPr="007A6A89">
        <w:rPr>
          <w:rStyle w:val="Emphasis"/>
          <w:highlight w:val="green"/>
        </w:rPr>
        <w:t>They</w:t>
      </w:r>
      <w:r w:rsidRPr="00814A09">
        <w:rPr>
          <w:rStyle w:val="Emphasis"/>
        </w:rPr>
        <w:t xml:space="preserve">, like the migrants in this study, </w:t>
      </w:r>
      <w:r w:rsidRPr="007A6A89">
        <w:rPr>
          <w:rStyle w:val="Emphasis"/>
          <w:highlight w:val="green"/>
        </w:rPr>
        <w:t>had nothing left to lose</w:t>
      </w:r>
      <w:r w:rsidRPr="00814A09">
        <w:rPr>
          <w:sz w:val="16"/>
        </w:rPr>
        <w:t xml:space="preserve">. </w:t>
      </w:r>
      <w:r w:rsidRPr="00814A09">
        <w:rPr>
          <w:u w:val="single"/>
        </w:rPr>
        <w:t>Life in the state of exception does not give rise to acts of political emancipation for the simple reason that homo sacer cannot make any rights claims against the state</w:t>
      </w:r>
      <w:r w:rsidRPr="00814A09">
        <w:rPr>
          <w:sz w:val="16"/>
        </w:rPr>
        <w:t xml:space="preserve">. And yet, the significance of homo sacer’s act of rendering herself unclassifiable, unnamable, and illegible rests exactly on the very powerlessness of bare life. Unlike the sovereign, </w:t>
      </w:r>
      <w:r w:rsidRPr="007A6A89">
        <w:rPr>
          <w:highlight w:val="green"/>
          <w:u w:val="single"/>
        </w:rPr>
        <w:t>homo sacer has nothing left to lose and can act unconstrained by the fear of the consequences of resistance</w:t>
      </w:r>
      <w:r w:rsidRPr="007A6A89">
        <w:rPr>
          <w:sz w:val="16"/>
          <w:highlight w:val="green"/>
        </w:rPr>
        <w:t>.</w:t>
      </w:r>
      <w:r w:rsidRPr="00814A09">
        <w:rPr>
          <w:sz w:val="16"/>
        </w:rPr>
        <w:t xml:space="preserve"> Often, </w:t>
      </w:r>
      <w:r w:rsidRPr="007A6A89">
        <w:rPr>
          <w:highlight w:val="green"/>
          <w:u w:val="single"/>
        </w:rPr>
        <w:t>these acts of desperation succeed in thwarting social control</w:t>
      </w:r>
      <w:r w:rsidRPr="007A6A89">
        <w:rPr>
          <w:sz w:val="16"/>
          <w:highlight w:val="green"/>
        </w:rPr>
        <w:t xml:space="preserve">. </w:t>
      </w:r>
      <w:r w:rsidRPr="007A6A89">
        <w:rPr>
          <w:highlight w:val="green"/>
          <w:u w:val="single"/>
        </w:rPr>
        <w:t>Without a legal identity, migrants cannot be forcefully removed from the territory</w:t>
      </w:r>
      <w:r w:rsidRPr="00814A09">
        <w:rPr>
          <w:sz w:val="16"/>
        </w:rPr>
        <w:t xml:space="preserve">. Despite the enormity of sovereign power over those in the state of exception, the state’s hands are tied by its own liberal constitution. </w:t>
      </w:r>
      <w:r w:rsidRPr="007A6A89">
        <w:rPr>
          <w:highlight w:val="green"/>
          <w:u w:val="single"/>
        </w:rPr>
        <w:t>Thus</w:t>
      </w:r>
      <w:r w:rsidRPr="00814A09">
        <w:rPr>
          <w:sz w:val="16"/>
        </w:rPr>
        <w:t xml:space="preserve">, as Foucault’s concept of biopower indicates, </w:t>
      </w:r>
      <w:r w:rsidRPr="00814A09">
        <w:rPr>
          <w:u w:val="single"/>
        </w:rPr>
        <w:t xml:space="preserve">liberal </w:t>
      </w:r>
      <w:r w:rsidRPr="007A6A89">
        <w:rPr>
          <w:highlight w:val="green"/>
          <w:u w:val="single"/>
        </w:rPr>
        <w:t>states no longer direct their power toward the destruction, but rather the preservation of life</w:t>
      </w:r>
      <w:r w:rsidRPr="00814A09">
        <w:rPr>
          <w:sz w:val="16"/>
        </w:rPr>
        <w:t xml:space="preserve">. Even when confronted with acts of resistance that threaten its sovereignty, </w:t>
      </w:r>
      <w:r w:rsidRPr="007A6A89">
        <w:rPr>
          <w:highlight w:val="green"/>
          <w:u w:val="single"/>
        </w:rPr>
        <w:t>the state cannot resort to the unchecked use of physical force or indefinitely deprive individuals of their freedom. We could refer to this scenario as a “reverse state of exception,”</w:t>
      </w:r>
      <w:r w:rsidRPr="00814A09">
        <w:rPr>
          <w:u w:val="single"/>
        </w:rPr>
        <w:t xml:space="preserve"> </w:t>
      </w:r>
      <w:r w:rsidRPr="00814A09">
        <w:rPr>
          <w:sz w:val="16"/>
        </w:rPr>
        <w:t>at the danger of</w:t>
      </w:r>
      <w:r w:rsidRPr="00814A09">
        <w:rPr>
          <w:u w:val="single"/>
        </w:rPr>
        <w:t xml:space="preserve"> </w:t>
      </w:r>
      <w:r w:rsidRPr="00814A09">
        <w:rPr>
          <w:sz w:val="16"/>
        </w:rPr>
        <w:t xml:space="preserve">overstating the force of individual resistance and underplaying the scope of state power. This discussion of the identity-stripping strategies of illegal migrants describes a situation where </w:t>
      </w:r>
      <w:r w:rsidRPr="00814A09">
        <w:rPr>
          <w:u w:val="single"/>
        </w:rPr>
        <w:t>homo sacer suspends the routine state-individual relationship by withholding her cooperation and compliance</w:t>
      </w:r>
      <w:r w:rsidRPr="00814A09">
        <w:rPr>
          <w:sz w:val="16"/>
        </w:rPr>
        <w:t xml:space="preserve">. </w:t>
      </w:r>
      <w:r w:rsidRPr="007A6A89">
        <w:rPr>
          <w:rStyle w:val="Emphasis"/>
          <w:highlight w:val="green"/>
        </w:rPr>
        <w:t>The state</w:t>
      </w:r>
      <w:r w:rsidRPr="00814A09">
        <w:rPr>
          <w:sz w:val="16"/>
        </w:rPr>
        <w:t xml:space="preserve">, by contrast, </w:t>
      </w:r>
      <w:r w:rsidRPr="007A6A89">
        <w:rPr>
          <w:rStyle w:val="Emphasis"/>
          <w:highlight w:val="green"/>
        </w:rPr>
        <w:t>is constrained in countering these acts of resistance and is oftentimes powerless to secure the individuals’ obedience</w:t>
      </w:r>
      <w:r w:rsidRPr="00814A09">
        <w:rPr>
          <w:rStyle w:val="Emphasis"/>
        </w:rPr>
        <w:t xml:space="preserve">. </w:t>
      </w:r>
      <w:r w:rsidRPr="00814A09">
        <w:rPr>
          <w:sz w:val="16"/>
        </w:rPr>
        <w:t xml:space="preserve">Because in liberal democracies order so pervasively rests on voluntary compliance, </w:t>
      </w:r>
      <w:r w:rsidRPr="00814A09">
        <w:rPr>
          <w:u w:val="single"/>
        </w:rPr>
        <w:t>sovereign power reaches an impasse where the state can no longer offer meaningful incentives to secure compliance</w:t>
      </w:r>
      <w:r w:rsidRPr="00814A09">
        <w:rPr>
          <w:sz w:val="16"/>
        </w:rPr>
        <w:t xml:space="preserve">. Ironically, then, </w:t>
      </w:r>
      <w:r w:rsidRPr="007A6A89">
        <w:rPr>
          <w:highlight w:val="green"/>
          <w:u w:val="single"/>
        </w:rPr>
        <w:t>it is those who hold no claims against the state that are most able to frustrate state control</w:t>
      </w:r>
      <w:r w:rsidRPr="007A6A89">
        <w:rPr>
          <w:sz w:val="16"/>
          <w:highlight w:val="green"/>
        </w:rPr>
        <w:t>.</w:t>
      </w:r>
    </w:p>
    <w:p w14:paraId="262C22EF" w14:textId="77777777" w:rsidR="009D4E9F" w:rsidRPr="009D4E9F" w:rsidRDefault="009D4E9F" w:rsidP="009D4E9F"/>
    <w:p w14:paraId="55611B25" w14:textId="4B228D05" w:rsidR="005B2640" w:rsidRDefault="005B2640" w:rsidP="005B2640">
      <w:pPr>
        <w:pStyle w:val="Heading2"/>
      </w:pPr>
      <w:r>
        <w:t>Antiblackness</w:t>
      </w:r>
    </w:p>
    <w:p w14:paraId="0788E218" w14:textId="335B244C" w:rsidR="005B2640" w:rsidRPr="005B2640" w:rsidRDefault="005B2640" w:rsidP="005B2640">
      <w:pPr>
        <w:pStyle w:val="Heading3"/>
      </w:pPr>
      <w:r>
        <w:t>Homo Sacer</w:t>
      </w:r>
    </w:p>
    <w:p w14:paraId="095B2C1E" w14:textId="77777777" w:rsidR="005B2640" w:rsidRPr="008866B5" w:rsidRDefault="005B2640" w:rsidP="005B2640">
      <w:pPr>
        <w:pStyle w:val="Heading4"/>
        <w:rPr>
          <w:rStyle w:val="Style13ptBold"/>
          <w:b/>
        </w:rPr>
      </w:pPr>
      <w:r>
        <w:rPr>
          <w:rStyle w:val="Style13ptBold"/>
          <w:b/>
        </w:rPr>
        <w:t>The concept of the non-human homo sacer is necessary to interrogate the foundations of antiblackness and social death</w:t>
      </w:r>
    </w:p>
    <w:p w14:paraId="09B82DEE" w14:textId="77777777" w:rsidR="005B2640" w:rsidRDefault="005B2640" w:rsidP="005B2640">
      <w:r w:rsidRPr="00246E02">
        <w:rPr>
          <w:rStyle w:val="Style13ptBold"/>
        </w:rPr>
        <w:t>Basevich 12</w:t>
      </w:r>
      <w:r>
        <w:t xml:space="preserve"> (Elvira, Ph.D. in Philosophy at The Graduate Center, CUNY,”</w:t>
      </w:r>
      <w:r w:rsidRPr="00246E02">
        <w:t xml:space="preserve"> </w:t>
      </w:r>
      <w:r>
        <w:t xml:space="preserve">Foucauldian Resonances: Agamben On Race, Citizenship, And </w:t>
      </w:r>
      <w:proofErr w:type="gramStart"/>
      <w:r>
        <w:t>The</w:t>
      </w:r>
      <w:proofErr w:type="gramEnd"/>
      <w:r>
        <w:t xml:space="preserve"> Modern State”, Sofia Philosophical Review, VOL 6 No.2, 2012, sphr-bg.org/download/200.html)/AK47</w:t>
      </w:r>
    </w:p>
    <w:p w14:paraId="79C6AB52" w14:textId="77777777" w:rsidR="005B2640" w:rsidRPr="00791C0F" w:rsidRDefault="005B2640" w:rsidP="005B2640">
      <w:pPr>
        <w:rPr>
          <w:sz w:val="16"/>
        </w:rPr>
      </w:pPr>
      <w:r w:rsidRPr="00791C0F">
        <w:rPr>
          <w:sz w:val="16"/>
        </w:rPr>
        <w:t xml:space="preserve">Given the connection between homo sacer, bare life, and race, </w:t>
      </w:r>
      <w:r w:rsidRPr="00602566">
        <w:rPr>
          <w:rStyle w:val="StyleUnderline"/>
        </w:rPr>
        <w:t xml:space="preserve">we can use </w:t>
      </w:r>
      <w:r w:rsidRPr="00505A5F">
        <w:rPr>
          <w:rStyle w:val="StyleUnderline"/>
          <w:highlight w:val="yellow"/>
        </w:rPr>
        <w:t>Agamben’s framework</w:t>
      </w:r>
      <w:r w:rsidRPr="00602566">
        <w:rPr>
          <w:rStyle w:val="StyleUnderline"/>
        </w:rPr>
        <w:t xml:space="preserve"> to shed some light on the way discourses around non-white peoples in the United States historically took form.</w:t>
      </w:r>
      <w:r w:rsidRPr="00791C0F">
        <w:rPr>
          <w:sz w:val="16"/>
        </w:rPr>
        <w:t xml:space="preserve"> According to Agamben, bare life is not fully human life. In the Aristotelian framework, bare life as zoe is associated with the merely perceptive soul of plants and animals. </w:t>
      </w:r>
      <w:r w:rsidRPr="00505A5F">
        <w:rPr>
          <w:rStyle w:val="StyleUnderline"/>
          <w:highlight w:val="yellow"/>
        </w:rPr>
        <w:t>Politically zoe</w:t>
      </w:r>
      <w:r w:rsidRPr="00602566">
        <w:rPr>
          <w:rStyle w:val="StyleUnderline"/>
        </w:rPr>
        <w:t xml:space="preserve"> </w:t>
      </w:r>
      <w:r w:rsidRPr="00505A5F">
        <w:rPr>
          <w:rStyle w:val="StyleUnderline"/>
          <w:highlight w:val="yellow"/>
        </w:rPr>
        <w:t>signifies</w:t>
      </w:r>
      <w:r w:rsidRPr="00602566">
        <w:rPr>
          <w:rStyle w:val="StyleUnderline"/>
        </w:rPr>
        <w:t xml:space="preserve"> total </w:t>
      </w:r>
      <w:r w:rsidRPr="00505A5F">
        <w:rPr>
          <w:rStyle w:val="StyleUnderline"/>
          <w:highlight w:val="yellow"/>
        </w:rPr>
        <w:t>lack of civilization</w:t>
      </w:r>
      <w:r w:rsidRPr="00602566">
        <w:rPr>
          <w:rStyle w:val="StyleUnderline"/>
        </w:rPr>
        <w:t xml:space="preserve">, rationality, and morality. In affirming African Americans as bare life, these discourses associated them with the chaos of nature, which is exactly the kind of racial stereotype that has shadowed African Americans for centuries. </w:t>
      </w:r>
      <w:r w:rsidRPr="00791C0F">
        <w:rPr>
          <w:sz w:val="16"/>
        </w:rPr>
        <w:t xml:space="preserve">For example, one could argue that the </w:t>
      </w:r>
      <w:r w:rsidRPr="00505A5F">
        <w:rPr>
          <w:rStyle w:val="Emphasis"/>
          <w:highlight w:val="yellow"/>
        </w:rPr>
        <w:t>ascription of bare life</w:t>
      </w:r>
      <w:r w:rsidRPr="00602566">
        <w:rPr>
          <w:rStyle w:val="Emphasis"/>
        </w:rPr>
        <w:t xml:space="preserve"> by sovereign power </w:t>
      </w:r>
      <w:r w:rsidRPr="00505A5F">
        <w:rPr>
          <w:rStyle w:val="Emphasis"/>
          <w:highlight w:val="yellow"/>
        </w:rPr>
        <w:t>promoted racial stereotypes</w:t>
      </w:r>
      <w:r w:rsidRPr="00602566">
        <w:rPr>
          <w:rStyle w:val="Emphasis"/>
        </w:rPr>
        <w:t xml:space="preserve"> </w:t>
      </w:r>
      <w:r w:rsidRPr="00505A5F">
        <w:rPr>
          <w:rStyle w:val="Emphasis"/>
          <w:highlight w:val="yellow"/>
        </w:rPr>
        <w:t>about</w:t>
      </w:r>
      <w:r w:rsidRPr="00602566">
        <w:rPr>
          <w:rStyle w:val="Emphasis"/>
        </w:rPr>
        <w:t xml:space="preserve"> the </w:t>
      </w:r>
      <w:r w:rsidRPr="00505A5F">
        <w:rPr>
          <w:rStyle w:val="Emphasis"/>
          <w:highlight w:val="yellow"/>
        </w:rPr>
        <w:t>hyper-sexualized, animal-like black man</w:t>
      </w:r>
      <w:r w:rsidRPr="00602566">
        <w:rPr>
          <w:rStyle w:val="Emphasis"/>
        </w:rPr>
        <w:t xml:space="preserve"> </w:t>
      </w:r>
      <w:r w:rsidRPr="00505A5F">
        <w:rPr>
          <w:rStyle w:val="Emphasis"/>
          <w:highlight w:val="yellow"/>
        </w:rPr>
        <w:t>and the brawny Amazon black woman</w:t>
      </w:r>
      <w:r w:rsidRPr="00791C0F">
        <w:rPr>
          <w:sz w:val="16"/>
        </w:rPr>
        <w:t xml:space="preserve">. The </w:t>
      </w:r>
      <w:r w:rsidRPr="00505A5F">
        <w:rPr>
          <w:rStyle w:val="StyleUnderline"/>
          <w:highlight w:val="yellow"/>
        </w:rPr>
        <w:t>portrayal</w:t>
      </w:r>
      <w:r w:rsidRPr="00602566">
        <w:rPr>
          <w:rStyle w:val="Emphasis"/>
        </w:rPr>
        <w:t xml:space="preserve"> of black life </w:t>
      </w:r>
      <w:r w:rsidRPr="00505A5F">
        <w:rPr>
          <w:rStyle w:val="Emphasis"/>
          <w:highlight w:val="yellow"/>
        </w:rPr>
        <w:t>as subhuman</w:t>
      </w:r>
      <w:r w:rsidRPr="00602566">
        <w:rPr>
          <w:rStyle w:val="Emphasis"/>
        </w:rPr>
        <w:t xml:space="preserve"> in turn served to </w:t>
      </w:r>
      <w:r w:rsidRPr="00505A5F">
        <w:rPr>
          <w:rStyle w:val="Emphasis"/>
          <w:highlight w:val="yellow"/>
        </w:rPr>
        <w:t>justify blacks’ slavery</w:t>
      </w:r>
      <w:r w:rsidRPr="00602566">
        <w:rPr>
          <w:rStyle w:val="Emphasis"/>
        </w:rPr>
        <w:t xml:space="preserve"> </w:t>
      </w:r>
      <w:r w:rsidRPr="00505A5F">
        <w:rPr>
          <w:rStyle w:val="Emphasis"/>
          <w:highlight w:val="yellow"/>
        </w:rPr>
        <w:t>and</w:t>
      </w:r>
      <w:r w:rsidRPr="00602566">
        <w:rPr>
          <w:rStyle w:val="Emphasis"/>
        </w:rPr>
        <w:t xml:space="preserve"> their subsequent </w:t>
      </w:r>
      <w:r w:rsidRPr="00505A5F">
        <w:rPr>
          <w:rStyle w:val="Emphasis"/>
          <w:highlight w:val="yellow"/>
        </w:rPr>
        <w:t>systematic</w:t>
      </w:r>
      <w:r w:rsidRPr="00602566">
        <w:rPr>
          <w:rStyle w:val="Emphasis"/>
        </w:rPr>
        <w:t xml:space="preserve"> </w:t>
      </w:r>
      <w:r w:rsidRPr="00505A5F">
        <w:rPr>
          <w:rStyle w:val="Emphasis"/>
          <w:highlight w:val="yellow"/>
        </w:rPr>
        <w:t>disenfranchisement</w:t>
      </w:r>
      <w:r w:rsidRPr="00602566">
        <w:rPr>
          <w:rStyle w:val="Emphasis"/>
        </w:rPr>
        <w:t xml:space="preserve"> </w:t>
      </w:r>
      <w:r w:rsidRPr="00505A5F">
        <w:rPr>
          <w:rStyle w:val="Emphasis"/>
          <w:highlight w:val="yellow"/>
        </w:rPr>
        <w:t>from</w:t>
      </w:r>
      <w:r w:rsidRPr="00602566">
        <w:rPr>
          <w:rStyle w:val="Emphasis"/>
        </w:rPr>
        <w:t xml:space="preserve"> </w:t>
      </w:r>
      <w:r w:rsidRPr="00505A5F">
        <w:rPr>
          <w:rStyle w:val="Emphasis"/>
          <w:highlight w:val="yellow"/>
        </w:rPr>
        <w:t>social</w:t>
      </w:r>
      <w:r w:rsidRPr="00602566">
        <w:rPr>
          <w:rStyle w:val="Emphasis"/>
        </w:rPr>
        <w:t xml:space="preserve">, economic, and political </w:t>
      </w:r>
      <w:r w:rsidRPr="00505A5F">
        <w:rPr>
          <w:rStyle w:val="Emphasis"/>
          <w:highlight w:val="yellow"/>
        </w:rPr>
        <w:t>life</w:t>
      </w:r>
      <w:r w:rsidRPr="00791C0F">
        <w:rPr>
          <w:sz w:val="16"/>
        </w:rPr>
        <w:t xml:space="preserve">. These </w:t>
      </w:r>
      <w:r w:rsidRPr="00602566">
        <w:rPr>
          <w:rStyle w:val="Emphasis"/>
        </w:rPr>
        <w:t xml:space="preserve">racial narratives make sense </w:t>
      </w:r>
      <w:r w:rsidRPr="00505A5F">
        <w:rPr>
          <w:rStyle w:val="Emphasis"/>
          <w:highlight w:val="yellow"/>
        </w:rPr>
        <w:t>in the context of</w:t>
      </w:r>
      <w:r w:rsidRPr="00602566">
        <w:rPr>
          <w:rStyle w:val="Emphasis"/>
        </w:rPr>
        <w:t xml:space="preserve"> Agamben’s analysis of </w:t>
      </w:r>
      <w:r w:rsidRPr="00505A5F">
        <w:rPr>
          <w:rStyle w:val="Emphasis"/>
          <w:highlight w:val="yellow"/>
        </w:rPr>
        <w:t>homo sacer</w:t>
      </w:r>
      <w:r w:rsidRPr="00602566">
        <w:rPr>
          <w:rStyle w:val="Emphasis"/>
        </w:rPr>
        <w:t xml:space="preserve">, for </w:t>
      </w:r>
      <w:r w:rsidRPr="00505A5F">
        <w:rPr>
          <w:rStyle w:val="Emphasis"/>
          <w:highlight w:val="yellow"/>
        </w:rPr>
        <w:t>the latter</w:t>
      </w:r>
      <w:r w:rsidRPr="00602566">
        <w:rPr>
          <w:rStyle w:val="Emphasis"/>
        </w:rPr>
        <w:t xml:space="preserve"> by definition </w:t>
      </w:r>
      <w:r w:rsidRPr="00505A5F">
        <w:rPr>
          <w:rStyle w:val="Emphasis"/>
          <w:highlight w:val="yellow"/>
        </w:rPr>
        <w:t>is not</w:t>
      </w:r>
      <w:r w:rsidRPr="00602566">
        <w:rPr>
          <w:rStyle w:val="Emphasis"/>
        </w:rPr>
        <w:t xml:space="preserve"> fully </w:t>
      </w:r>
      <w:r w:rsidRPr="00505A5F">
        <w:rPr>
          <w:rStyle w:val="Emphasis"/>
          <w:highlight w:val="yellow"/>
        </w:rPr>
        <w:t>human</w:t>
      </w:r>
      <w:r w:rsidRPr="00602566">
        <w:rPr>
          <w:rStyle w:val="Emphasis"/>
        </w:rPr>
        <w:t xml:space="preserve">. </w:t>
      </w:r>
      <w:r w:rsidRPr="00791C0F">
        <w:rPr>
          <w:sz w:val="16"/>
        </w:rPr>
        <w:t xml:space="preserve">They </w:t>
      </w:r>
      <w:r w:rsidRPr="00602566">
        <w:rPr>
          <w:rStyle w:val="Emphasis"/>
        </w:rPr>
        <w:t xml:space="preserve">helped </w:t>
      </w:r>
      <w:r w:rsidRPr="00505A5F">
        <w:rPr>
          <w:rStyle w:val="Emphasis"/>
        </w:rPr>
        <w:t>push</w:t>
      </w:r>
      <w:r w:rsidRPr="00602566">
        <w:rPr>
          <w:rStyle w:val="Emphasis"/>
        </w:rPr>
        <w:t xml:space="preserve"> certain </w:t>
      </w:r>
      <w:r w:rsidRPr="00505A5F">
        <w:rPr>
          <w:rStyle w:val="Emphasis"/>
        </w:rPr>
        <w:t>racial groups into</w:t>
      </w:r>
      <w:r w:rsidRPr="00602566">
        <w:rPr>
          <w:rStyle w:val="Emphasis"/>
        </w:rPr>
        <w:t xml:space="preserve"> the category of the sacred and the category then informed the racial stereotypes surrounding them</w:t>
      </w:r>
      <w:r w:rsidRPr="00791C0F">
        <w:rPr>
          <w:sz w:val="16"/>
        </w:rPr>
        <w:t xml:space="preserve">. Agamben emphasizes that the </w:t>
      </w:r>
      <w:r w:rsidRPr="00602566">
        <w:rPr>
          <w:rStyle w:val="Emphasis"/>
        </w:rPr>
        <w:t xml:space="preserve">judgment of the physical body is “immediately political” such that </w:t>
      </w:r>
      <w:r w:rsidRPr="00505A5F">
        <w:rPr>
          <w:rStyle w:val="Emphasis"/>
          <w:highlight w:val="yellow"/>
        </w:rPr>
        <w:t>race “is not a biological given” but a contingent historical</w:t>
      </w:r>
      <w:r w:rsidRPr="00602566">
        <w:rPr>
          <w:rStyle w:val="Emphasis"/>
        </w:rPr>
        <w:t xml:space="preserve"> </w:t>
      </w:r>
      <w:r w:rsidRPr="00505A5F">
        <w:rPr>
          <w:rStyle w:val="Emphasis"/>
          <w:highlight w:val="yellow"/>
        </w:rPr>
        <w:t>construction</w:t>
      </w:r>
      <w:r w:rsidRPr="00791C0F">
        <w:rPr>
          <w:sz w:val="16"/>
        </w:rPr>
        <w:t xml:space="preserve">. He also writes that race is not evinced by “measurable characteristics.”35 The new modern emphasis on biological heritage, which as a </w:t>
      </w:r>
      <w:r w:rsidRPr="00791C0F">
        <w:rPr>
          <w:rStyle w:val="StyleUnderline"/>
        </w:rPr>
        <w:t>political category often transcends any “measurable characteristics,” affirms difference</w:t>
      </w:r>
      <w:r w:rsidRPr="00791C0F">
        <w:rPr>
          <w:sz w:val="16"/>
        </w:rPr>
        <w:t xml:space="preserve"> (as subhuman degeneracy) </w:t>
      </w:r>
      <w:r w:rsidRPr="00791C0F">
        <w:rPr>
          <w:rStyle w:val="StyleUnderline"/>
        </w:rPr>
        <w:t>at a more fundamental, almost metaphysical, level.</w:t>
      </w:r>
      <w:r w:rsidRPr="00791C0F">
        <w:rPr>
          <w:sz w:val="16"/>
        </w:rPr>
        <w:t xml:space="preserve"> Although the biological is “immediately” politicized, what Agamben fails to see is the consequences of that </w:t>
      </w:r>
      <w:r w:rsidRPr="00505A5F">
        <w:rPr>
          <w:rStyle w:val="Emphasis"/>
          <w:highlight w:val="yellow"/>
        </w:rPr>
        <w:t>politicization “stick</w:t>
      </w:r>
      <w:r w:rsidRPr="00791C0F">
        <w:rPr>
          <w:rStyle w:val="Emphasis"/>
        </w:rPr>
        <w:t xml:space="preserve">” when it comes to </w:t>
      </w:r>
      <w:r w:rsidRPr="00505A5F">
        <w:rPr>
          <w:rStyle w:val="Emphasis"/>
          <w:highlight w:val="yellow"/>
        </w:rPr>
        <w:t>racial differences</w:t>
      </w:r>
      <w:r w:rsidRPr="00791C0F">
        <w:rPr>
          <w:rStyle w:val="Emphasis"/>
        </w:rPr>
        <w:t>,</w:t>
      </w:r>
      <w:r w:rsidRPr="00791C0F">
        <w:rPr>
          <w:sz w:val="16"/>
        </w:rPr>
        <w:t xml:space="preserve"> especially when biopolitics serves to integrate groups into a racial hierarchy that is linked to the founding of the state.36 The </w:t>
      </w:r>
      <w:r w:rsidRPr="00505A5F">
        <w:rPr>
          <w:rStyle w:val="Emphasis"/>
          <w:highlight w:val="yellow"/>
        </w:rPr>
        <w:t>normative racial group</w:t>
      </w:r>
      <w:r w:rsidRPr="00791C0F">
        <w:rPr>
          <w:rStyle w:val="Emphasis"/>
        </w:rPr>
        <w:t xml:space="preserve"> that </w:t>
      </w:r>
      <w:r w:rsidRPr="00505A5F">
        <w:rPr>
          <w:rStyle w:val="Emphasis"/>
          <w:highlight w:val="yellow"/>
        </w:rPr>
        <w:t xml:space="preserve">has </w:t>
      </w:r>
      <w:proofErr w:type="gramStart"/>
      <w:r w:rsidRPr="00505A5F">
        <w:rPr>
          <w:rStyle w:val="Emphasis"/>
          <w:highlight w:val="yellow"/>
        </w:rPr>
        <w:t>full  citizenship</w:t>
      </w:r>
      <w:proofErr w:type="gramEnd"/>
      <w:r w:rsidRPr="00791C0F">
        <w:rPr>
          <w:rStyle w:val="Emphasis"/>
        </w:rPr>
        <w:t xml:space="preserve"> </w:t>
      </w:r>
      <w:r w:rsidRPr="00505A5F">
        <w:rPr>
          <w:rStyle w:val="Emphasis"/>
          <w:highlight w:val="yellow"/>
        </w:rPr>
        <w:t>reflects the founding moment of the</w:t>
      </w:r>
      <w:r w:rsidRPr="00791C0F">
        <w:rPr>
          <w:rStyle w:val="Emphasis"/>
        </w:rPr>
        <w:t xml:space="preserve"> </w:t>
      </w:r>
      <w:r w:rsidRPr="00505A5F">
        <w:rPr>
          <w:rStyle w:val="Emphasis"/>
          <w:highlight w:val="yellow"/>
        </w:rPr>
        <w:t>state</w:t>
      </w:r>
      <w:r w:rsidRPr="00791C0F">
        <w:rPr>
          <w:rStyle w:val="Emphasis"/>
        </w:rPr>
        <w:t xml:space="preserve"> when sovereign power “decided” on the racial makeup of its legitimate and illegitimate members</w:t>
      </w:r>
      <w:r w:rsidRPr="00791C0F">
        <w:rPr>
          <w:sz w:val="16"/>
        </w:rPr>
        <w:t xml:space="preserve">. From the point of view of the biopolitical state, there is a sense in which the </w:t>
      </w:r>
      <w:r w:rsidRPr="00791C0F">
        <w:rPr>
          <w:rStyle w:val="StyleUnderline"/>
        </w:rPr>
        <w:t>citizen and the sacred one are two different substances by virtue of their racialization, even though both are equally political constructions of sovereign power</w:t>
      </w:r>
      <w:r w:rsidRPr="00791C0F">
        <w:rPr>
          <w:sz w:val="16"/>
        </w:rPr>
        <w:t xml:space="preserve">. At the inception of the United States, for example, the </w:t>
      </w:r>
      <w:r w:rsidRPr="00505A5F">
        <w:rPr>
          <w:rStyle w:val="Emphasis"/>
          <w:highlight w:val="yellow"/>
        </w:rPr>
        <w:t>politicization</w:t>
      </w:r>
      <w:r w:rsidRPr="00791C0F">
        <w:rPr>
          <w:rStyle w:val="Emphasis"/>
        </w:rPr>
        <w:t xml:space="preserve"> of black life served to construct and </w:t>
      </w:r>
      <w:r w:rsidRPr="00505A5F">
        <w:rPr>
          <w:rStyle w:val="Emphasis"/>
          <w:highlight w:val="yellow"/>
        </w:rPr>
        <w:t>affirm their racial identity in opposition to the “legitimate” citizen</w:t>
      </w:r>
      <w:r w:rsidRPr="00791C0F">
        <w:rPr>
          <w:rStyle w:val="Emphasis"/>
        </w:rPr>
        <w:t xml:space="preserve"> and at the same grou</w:t>
      </w:r>
      <w:r w:rsidRPr="00505A5F">
        <w:rPr>
          <w:rStyle w:val="Emphasis"/>
          <w:highlight w:val="yellow"/>
        </w:rPr>
        <w:t>nded their exclusion from the state as fundamentally different, inferior, and non-human beings.</w:t>
      </w:r>
      <w:r w:rsidRPr="00791C0F">
        <w:rPr>
          <w:rStyle w:val="Emphasis"/>
        </w:rPr>
        <w:t xml:space="preserve"> </w:t>
      </w:r>
      <w:r w:rsidRPr="00791C0F">
        <w:rPr>
          <w:sz w:val="16"/>
        </w:rPr>
        <w:t xml:space="preserve">This puts not only blacks, but also other non-white immigrants in a more precarious position with regard to the category of the sacred in the United States. </w:t>
      </w:r>
    </w:p>
    <w:p w14:paraId="55A75AE7" w14:textId="77777777" w:rsidR="005B2640" w:rsidRPr="00246E02" w:rsidRDefault="005B2640" w:rsidP="005B2640">
      <w:pPr>
        <w:pStyle w:val="Heading4"/>
      </w:pPr>
      <w:r>
        <w:t xml:space="preserve">The discourse of racism and exclusion is used as a tool by sovereign power to exclude certain bodies in order to create a racially homogenous citizenry – only an interrogation of sovereign power can stop the weaponization of racial discourse </w:t>
      </w:r>
    </w:p>
    <w:p w14:paraId="10574256" w14:textId="77777777" w:rsidR="005B2640" w:rsidRDefault="005B2640" w:rsidP="005B2640">
      <w:r w:rsidRPr="00246E02">
        <w:rPr>
          <w:rStyle w:val="Style13ptBold"/>
        </w:rPr>
        <w:t>Basevich 12</w:t>
      </w:r>
      <w:r>
        <w:t xml:space="preserve"> (Elvira, Ph.D. in Philosophy at The Graduate Center, CUNY,”</w:t>
      </w:r>
      <w:r w:rsidRPr="00246E02">
        <w:t xml:space="preserve"> </w:t>
      </w:r>
      <w:r>
        <w:t xml:space="preserve">Foucauldian Resonances: Agamben On Race, Citizenship, And </w:t>
      </w:r>
      <w:proofErr w:type="gramStart"/>
      <w:r>
        <w:t>The</w:t>
      </w:r>
      <w:proofErr w:type="gramEnd"/>
      <w:r>
        <w:t xml:space="preserve"> Modern State”, Sofia Philosophical Review, VOL 6 No.2, 2012, sphr-bg.org/download/200.html)/AK47</w:t>
      </w:r>
    </w:p>
    <w:p w14:paraId="7E989EBA" w14:textId="77777777" w:rsidR="005B2640" w:rsidRDefault="005B2640" w:rsidP="005B2640">
      <w:pPr>
        <w:rPr>
          <w:sz w:val="16"/>
        </w:rPr>
      </w:pPr>
      <w:r w:rsidRPr="005C4777">
        <w:rPr>
          <w:sz w:val="16"/>
        </w:rPr>
        <w:t xml:space="preserve">Once the sovereign model of power collapsed, warlike social and political relations emerged. The unity between the people and the state disintegrated. The </w:t>
      </w:r>
      <w:r w:rsidRPr="00753EFD">
        <w:rPr>
          <w:rStyle w:val="StyleUnderline"/>
          <w:highlight w:val="yellow"/>
        </w:rPr>
        <w:t>people</w:t>
      </w:r>
      <w:r w:rsidRPr="00AC4A75">
        <w:rPr>
          <w:rStyle w:val="StyleUnderline"/>
        </w:rPr>
        <w:t xml:space="preserve"> stopped identifying</w:t>
      </w:r>
      <w:r w:rsidRPr="005C4777">
        <w:rPr>
          <w:sz w:val="16"/>
        </w:rPr>
        <w:t xml:space="preserve"> themselves </w:t>
      </w:r>
      <w:r w:rsidRPr="00AC4A75">
        <w:rPr>
          <w:rStyle w:val="StyleUnderline"/>
        </w:rPr>
        <w:t xml:space="preserve">with sovereign right and </w:t>
      </w:r>
      <w:r w:rsidRPr="00753EFD">
        <w:rPr>
          <w:rStyle w:val="StyleUnderline"/>
          <w:highlight w:val="yellow"/>
        </w:rPr>
        <w:t>enlisted history as a</w:t>
      </w:r>
      <w:r w:rsidRPr="00AC4A75">
        <w:rPr>
          <w:rStyle w:val="StyleUnderline"/>
        </w:rPr>
        <w:t xml:space="preserve"> </w:t>
      </w:r>
      <w:r w:rsidRPr="00753EFD">
        <w:rPr>
          <w:rStyle w:val="StyleUnderline"/>
          <w:highlight w:val="yellow"/>
        </w:rPr>
        <w:t>weapon for contesting</w:t>
      </w:r>
      <w:r w:rsidRPr="00AC4A75">
        <w:rPr>
          <w:rStyle w:val="StyleUnderline"/>
        </w:rPr>
        <w:t xml:space="preserve"> it</w:t>
      </w:r>
      <w:r w:rsidRPr="005C4777">
        <w:rPr>
          <w:sz w:val="16"/>
        </w:rPr>
        <w:t xml:space="preserve">, seeking political recognition based on their own unique social, historical, and political differences. Foucault writes that </w:t>
      </w:r>
      <w:r w:rsidRPr="00AC4A75">
        <w:rPr>
          <w:rStyle w:val="StyleUnderline"/>
        </w:rPr>
        <w:t xml:space="preserve">these </w:t>
      </w:r>
      <w:r w:rsidRPr="00753EFD">
        <w:rPr>
          <w:rStyle w:val="StyleUnderline"/>
          <w:highlight w:val="yellow"/>
        </w:rPr>
        <w:t>struggles</w:t>
      </w:r>
      <w:r w:rsidRPr="00AC4A75">
        <w:rPr>
          <w:rStyle w:val="StyleUnderline"/>
        </w:rPr>
        <w:t xml:space="preserve"> </w:t>
      </w:r>
      <w:r w:rsidRPr="00753EFD">
        <w:rPr>
          <w:rStyle w:val="StyleUnderline"/>
          <w:highlight w:val="yellow"/>
        </w:rPr>
        <w:t>invoked</w:t>
      </w:r>
      <w:r w:rsidRPr="00AC4A75">
        <w:rPr>
          <w:rStyle w:val="StyleUnderline"/>
        </w:rPr>
        <w:t xml:space="preserve"> the </w:t>
      </w:r>
      <w:r w:rsidRPr="00753EFD">
        <w:rPr>
          <w:rStyle w:val="StyleUnderline"/>
          <w:highlight w:val="yellow"/>
        </w:rPr>
        <w:t>concept of race and ethnicity as a means for undermining</w:t>
      </w:r>
      <w:r w:rsidRPr="00AC4A75">
        <w:rPr>
          <w:rStyle w:val="StyleUnderline"/>
        </w:rPr>
        <w:t xml:space="preserve"> </w:t>
      </w:r>
      <w:r w:rsidRPr="00753EFD">
        <w:rPr>
          <w:rStyle w:val="StyleUnderline"/>
          <w:highlight w:val="yellow"/>
        </w:rPr>
        <w:t>state power</w:t>
      </w:r>
      <w:r w:rsidRPr="005C4777">
        <w:rPr>
          <w:sz w:val="16"/>
        </w:rPr>
        <w:t xml:space="preserve">, but these invocations were discontinuous and decentralized. “The </w:t>
      </w:r>
      <w:r w:rsidRPr="00753EFD">
        <w:rPr>
          <w:rStyle w:val="StyleUnderline"/>
          <w:highlight w:val="yellow"/>
        </w:rPr>
        <w:t>discourse</w:t>
      </w:r>
      <w:r w:rsidRPr="00AC4A75">
        <w:rPr>
          <w:rStyle w:val="StyleUnderline"/>
        </w:rPr>
        <w:t xml:space="preserve"> of race struggle</w:t>
      </w:r>
      <w:r w:rsidRPr="005C4777">
        <w:rPr>
          <w:sz w:val="16"/>
        </w:rPr>
        <w:t xml:space="preserve">…when it first appeared and began to function in the seventeenth century </w:t>
      </w:r>
      <w:r w:rsidRPr="00753EFD">
        <w:rPr>
          <w:rStyle w:val="StyleUnderline"/>
          <w:highlight w:val="yellow"/>
        </w:rPr>
        <w:t>was</w:t>
      </w:r>
      <w:r w:rsidRPr="00AC4A75">
        <w:rPr>
          <w:rStyle w:val="StyleUnderline"/>
        </w:rPr>
        <w:t xml:space="preserve"> essentially </w:t>
      </w:r>
      <w:r w:rsidRPr="00753EFD">
        <w:rPr>
          <w:rStyle w:val="StyleUnderline"/>
          <w:highlight w:val="yellow"/>
        </w:rPr>
        <w:t>an instrument</w:t>
      </w:r>
      <w:r w:rsidRPr="00AC4A75">
        <w:rPr>
          <w:rStyle w:val="StyleUnderline"/>
        </w:rPr>
        <w:t xml:space="preserve"> used in a struggle waged by decentered camps.</w:t>
      </w:r>
      <w:r w:rsidRPr="005C4777">
        <w:rPr>
          <w:sz w:val="16"/>
        </w:rPr>
        <w:t xml:space="preserve">”10 </w:t>
      </w:r>
      <w:r w:rsidRPr="00753EFD">
        <w:rPr>
          <w:rStyle w:val="StyleUnderline"/>
          <w:highlight w:val="yellow"/>
        </w:rPr>
        <w:t>People began to speak from outside sovereign power</w:t>
      </w:r>
      <w:r w:rsidRPr="005C4777">
        <w:rPr>
          <w:sz w:val="16"/>
        </w:rPr>
        <w:t xml:space="preserve"> – “</w:t>
      </w:r>
      <w:r w:rsidRPr="00AC4A75">
        <w:rPr>
          <w:rStyle w:val="StyleUnderline"/>
        </w:rPr>
        <w:t>from the side that is in darkness</w:t>
      </w:r>
      <w:r w:rsidRPr="005C4777">
        <w:rPr>
          <w:sz w:val="16"/>
        </w:rPr>
        <w:t xml:space="preserve">, from within the shadows”11 – </w:t>
      </w:r>
      <w:r w:rsidRPr="00AC4A75">
        <w:rPr>
          <w:rStyle w:val="StyleUnderline"/>
        </w:rPr>
        <w:t xml:space="preserve">and offered their own politico-historical formulation of their identities, which amounted to a type of discourse that sought to affirm their race or ethnicity. </w:t>
      </w:r>
      <w:r w:rsidRPr="005C4777">
        <w:rPr>
          <w:sz w:val="16"/>
        </w:rPr>
        <w:t xml:space="preserve">In being discontinuous and decentralized, </w:t>
      </w:r>
      <w:r w:rsidRPr="00AC4A75">
        <w:rPr>
          <w:rStyle w:val="StyleUnderline"/>
        </w:rPr>
        <w:t>these discourses on race were not seeking hegemony</w:t>
      </w:r>
      <w:r w:rsidRPr="005C4777">
        <w:rPr>
          <w:sz w:val="16"/>
        </w:rPr>
        <w:t xml:space="preserve"> and did not desire to take over sovereign power as the new governing body. According to Foucault, with the emergence of modernity, </w:t>
      </w:r>
      <w:r w:rsidRPr="00AC4A75">
        <w:rPr>
          <w:rStyle w:val="StyleUnderline"/>
        </w:rPr>
        <w:t>the relationship between the discourse of race and the state takes on a perverse form</w:t>
      </w:r>
      <w:r w:rsidRPr="005C4777">
        <w:rPr>
          <w:sz w:val="16"/>
        </w:rPr>
        <w:t xml:space="preserve">. </w:t>
      </w:r>
      <w:r w:rsidRPr="00AC4A75">
        <w:rPr>
          <w:rStyle w:val="Emphasis"/>
        </w:rPr>
        <w:t xml:space="preserve">The </w:t>
      </w:r>
      <w:r w:rsidRPr="00753EFD">
        <w:rPr>
          <w:rStyle w:val="Emphasis"/>
          <w:highlight w:val="yellow"/>
        </w:rPr>
        <w:t>modern state harnesses</w:t>
      </w:r>
      <w:r w:rsidRPr="00AC4A75">
        <w:rPr>
          <w:rStyle w:val="Emphasis"/>
        </w:rPr>
        <w:t xml:space="preserve"> </w:t>
      </w:r>
      <w:r w:rsidRPr="00753EFD">
        <w:rPr>
          <w:rStyle w:val="Emphasis"/>
          <w:highlight w:val="yellow"/>
        </w:rPr>
        <w:t>the discourse</w:t>
      </w:r>
      <w:r w:rsidRPr="00AC4A75">
        <w:rPr>
          <w:rStyle w:val="Emphasis"/>
        </w:rPr>
        <w:t xml:space="preserve"> of race, which was once used to contest it</w:t>
      </w:r>
      <w:r w:rsidRPr="00753EFD">
        <w:rPr>
          <w:rStyle w:val="Emphasis"/>
          <w:highlight w:val="yellow"/>
        </w:rPr>
        <w:t>, in order to bolster its legitimacy</w:t>
      </w:r>
      <w:r w:rsidRPr="00AC4A75">
        <w:rPr>
          <w:rStyle w:val="Emphasis"/>
        </w:rPr>
        <w:t xml:space="preserve"> and power</w:t>
      </w:r>
      <w:r w:rsidRPr="005C4777">
        <w:rPr>
          <w:sz w:val="16"/>
        </w:rPr>
        <w:t xml:space="preserve">. “Race becomes the discourse of a centered, centralized, and centralizing power.”12 This </w:t>
      </w:r>
      <w:r w:rsidRPr="00AC4A75">
        <w:rPr>
          <w:rStyle w:val="StyleUnderline"/>
        </w:rPr>
        <w:t xml:space="preserve">new form of </w:t>
      </w:r>
      <w:r w:rsidRPr="00753EFD">
        <w:rPr>
          <w:rStyle w:val="StyleUnderline"/>
        </w:rPr>
        <w:t>governmental rationality demonstrates</w:t>
      </w:r>
      <w:r w:rsidRPr="00AC4A75">
        <w:rPr>
          <w:rStyle w:val="StyleUnderline"/>
        </w:rPr>
        <w:t xml:space="preserve"> the “polyvalent mobility” of race discourses</w:t>
      </w:r>
      <w:r w:rsidRPr="005C4777">
        <w:rPr>
          <w:sz w:val="16"/>
        </w:rPr>
        <w:t>.</w:t>
      </w:r>
      <w:r w:rsidRPr="00AC4A75">
        <w:rPr>
          <w:rStyle w:val="Emphasis"/>
        </w:rPr>
        <w:t>13 Discourses do not have an essential meaning</w:t>
      </w:r>
      <w:r w:rsidRPr="005C4777">
        <w:rPr>
          <w:sz w:val="16"/>
        </w:rPr>
        <w:t xml:space="preserve">. A discourse that was at one historical moment progressive and challenged state power in another historical moment could be recuperated by the state and used to extend its legitimacy and power. The </w:t>
      </w:r>
      <w:r w:rsidRPr="00753EFD">
        <w:rPr>
          <w:rStyle w:val="Emphasis"/>
          <w:highlight w:val="yellow"/>
        </w:rPr>
        <w:t>state began to employ</w:t>
      </w:r>
      <w:r w:rsidRPr="00AC4A75">
        <w:rPr>
          <w:rStyle w:val="Emphasis"/>
        </w:rPr>
        <w:t xml:space="preserve"> a </w:t>
      </w:r>
      <w:r w:rsidRPr="00753EFD">
        <w:rPr>
          <w:rStyle w:val="Emphasis"/>
          <w:highlight w:val="yellow"/>
        </w:rPr>
        <w:t>master narrative of race</w:t>
      </w:r>
      <w:r w:rsidRPr="005C4777">
        <w:rPr>
          <w:sz w:val="16"/>
        </w:rPr>
        <w:t xml:space="preserve">, </w:t>
      </w:r>
      <w:r w:rsidRPr="00AC4A75">
        <w:rPr>
          <w:rStyle w:val="StyleUnderline"/>
        </w:rPr>
        <w:t xml:space="preserve">arguing that the flourishing of the social whole required that the body politic maintain a single, clearly defined racial identity. </w:t>
      </w:r>
      <w:r w:rsidRPr="005C4777">
        <w:rPr>
          <w:sz w:val="16"/>
        </w:rPr>
        <w:t xml:space="preserve">Part of the </w:t>
      </w:r>
      <w:r w:rsidRPr="00753EFD">
        <w:rPr>
          <w:rStyle w:val="StyleUnderline"/>
          <w:highlight w:val="yellow"/>
        </w:rPr>
        <w:t>functioning</w:t>
      </w:r>
      <w:r w:rsidRPr="000A2AB1">
        <w:rPr>
          <w:rStyle w:val="StyleUnderline"/>
        </w:rPr>
        <w:t xml:space="preserve"> of the state was </w:t>
      </w:r>
      <w:r w:rsidRPr="00753EFD">
        <w:rPr>
          <w:rStyle w:val="StyleUnderline"/>
          <w:highlight w:val="yellow"/>
        </w:rPr>
        <w:t xml:space="preserve">to </w:t>
      </w:r>
      <w:r w:rsidRPr="00753EFD">
        <w:rPr>
          <w:rStyle w:val="Emphasis"/>
          <w:highlight w:val="yellow"/>
        </w:rPr>
        <w:t>disenfranchise</w:t>
      </w:r>
      <w:r w:rsidRPr="005C4777">
        <w:rPr>
          <w:sz w:val="16"/>
        </w:rPr>
        <w:t xml:space="preserve"> or altogether eliminate </w:t>
      </w:r>
      <w:r w:rsidRPr="000A2AB1">
        <w:rPr>
          <w:rStyle w:val="Emphasis"/>
        </w:rPr>
        <w:t xml:space="preserve">the </w:t>
      </w:r>
      <w:r w:rsidRPr="00753EFD">
        <w:rPr>
          <w:rStyle w:val="Emphasis"/>
          <w:highlight w:val="yellow"/>
        </w:rPr>
        <w:t>social elements that undermined the state’s racial homogeneity</w:t>
      </w:r>
      <w:r w:rsidRPr="005C4777">
        <w:rPr>
          <w:sz w:val="16"/>
        </w:rPr>
        <w:t xml:space="preserve">. Although Foucault focuses on continental Europe in the mid20th century, his analysis of the connection between the modern state and racism is not limited to Fascist states. He argues that the </w:t>
      </w:r>
      <w:r w:rsidRPr="00753EFD">
        <w:rPr>
          <w:rStyle w:val="Emphasis"/>
          <w:highlight w:val="yellow"/>
        </w:rPr>
        <w:t>normative foundation of the modern liberal state</w:t>
      </w:r>
      <w:r w:rsidRPr="000A2AB1">
        <w:rPr>
          <w:rStyle w:val="Emphasis"/>
        </w:rPr>
        <w:t xml:space="preserve"> also </w:t>
      </w:r>
      <w:r w:rsidRPr="00753EFD">
        <w:rPr>
          <w:rStyle w:val="Emphasis"/>
          <w:highlight w:val="yellow"/>
        </w:rPr>
        <w:t>makes</w:t>
      </w:r>
      <w:r w:rsidRPr="000A2AB1">
        <w:rPr>
          <w:rStyle w:val="Emphasis"/>
        </w:rPr>
        <w:t xml:space="preserve"> substantive </w:t>
      </w:r>
      <w:r w:rsidRPr="00753EFD">
        <w:rPr>
          <w:rStyle w:val="Emphasis"/>
          <w:highlight w:val="yellow"/>
        </w:rPr>
        <w:t>assumptions</w:t>
      </w:r>
      <w:r w:rsidRPr="000A2AB1">
        <w:rPr>
          <w:rStyle w:val="Emphasis"/>
        </w:rPr>
        <w:t xml:space="preserve"> </w:t>
      </w:r>
      <w:r w:rsidRPr="00753EFD">
        <w:rPr>
          <w:rStyle w:val="Emphasis"/>
          <w:highlight w:val="yellow"/>
        </w:rPr>
        <w:t>about the race of the “legitimate” citizenry</w:t>
      </w:r>
      <w:r w:rsidRPr="005C4777">
        <w:rPr>
          <w:sz w:val="16"/>
        </w:rPr>
        <w:t xml:space="preserve"> that </w:t>
      </w:r>
      <w:r w:rsidRPr="000A2AB1">
        <w:rPr>
          <w:rStyle w:val="StyleUnderline"/>
        </w:rPr>
        <w:t>constitutes its body politic</w:t>
      </w:r>
      <w:r w:rsidRPr="005C4777">
        <w:rPr>
          <w:sz w:val="16"/>
        </w:rPr>
        <w:t xml:space="preserve">, for both the Fascist state and the liberal state share a biopolitical model of governmentality that </w:t>
      </w:r>
      <w:r w:rsidRPr="000A2AB1">
        <w:rPr>
          <w:rStyle w:val="StyleUnderline"/>
        </w:rPr>
        <w:t>distinguishes legitimate from illegitimate members on the basis of race</w:t>
      </w:r>
      <w:r w:rsidRPr="005C4777">
        <w:rPr>
          <w:sz w:val="16"/>
        </w:rPr>
        <w:t xml:space="preserve">. </w:t>
      </w:r>
      <w:r w:rsidRPr="000A2AB1">
        <w:rPr>
          <w:rStyle w:val="StyleUnderline"/>
        </w:rPr>
        <w:t>Maintaining a homogenous racial identity requires tremendous state intervention into the day-to-day lives of the citizenry at the biopolitical level</w:t>
      </w:r>
      <w:r w:rsidRPr="005C4777">
        <w:rPr>
          <w:sz w:val="16"/>
        </w:rPr>
        <w:t xml:space="preserve">. The </w:t>
      </w:r>
      <w:r w:rsidRPr="000A2AB1">
        <w:rPr>
          <w:rStyle w:val="StyleUnderline"/>
        </w:rPr>
        <w:t>state and doctors collude to monitor</w:t>
      </w:r>
      <w:r w:rsidRPr="005C4777">
        <w:rPr>
          <w:sz w:val="16"/>
        </w:rPr>
        <w:t xml:space="preserve"> the birth and mortality rates, mental illnesses, and </w:t>
      </w:r>
      <w:r w:rsidRPr="000A2AB1">
        <w:rPr>
          <w:rStyle w:val="StyleUnderline"/>
        </w:rPr>
        <w:t>genetic heritage</w:t>
      </w:r>
      <w:r w:rsidRPr="005C4777">
        <w:rPr>
          <w:sz w:val="16"/>
        </w:rPr>
        <w:t xml:space="preserve"> of the citizenry. Various statistics are kept and disciplines, government committees, and </w:t>
      </w:r>
      <w:r w:rsidRPr="000A2AB1">
        <w:rPr>
          <w:rStyle w:val="StyleUnderline"/>
        </w:rPr>
        <w:t>institutional practices</w:t>
      </w:r>
      <w:r w:rsidRPr="005C4777">
        <w:rPr>
          <w:sz w:val="16"/>
        </w:rPr>
        <w:t xml:space="preserve"> are invented that </w:t>
      </w:r>
      <w:r w:rsidRPr="000A2AB1">
        <w:rPr>
          <w:rStyle w:val="StyleUnderline"/>
        </w:rPr>
        <w:t>oversee the biological makeup of the citizenry.</w:t>
      </w:r>
      <w:r w:rsidRPr="005C4777">
        <w:rPr>
          <w:sz w:val="16"/>
        </w:rPr>
        <w:t xml:space="preserve"> These kind of governmental practices “</w:t>
      </w:r>
      <w:r w:rsidRPr="000A2AB1">
        <w:rPr>
          <w:rStyle w:val="StyleUnderline"/>
        </w:rPr>
        <w:t>create” an ideal population that</w:t>
      </w:r>
      <w:r w:rsidRPr="005C4777">
        <w:rPr>
          <w:sz w:val="16"/>
        </w:rPr>
        <w:t xml:space="preserve"> at the same time </w:t>
      </w:r>
      <w:r w:rsidRPr="000A2AB1">
        <w:rPr>
          <w:rStyle w:val="StyleUnderline"/>
        </w:rPr>
        <w:t>identifies themselves as the state’s legitimate subjects</w:t>
      </w:r>
      <w:r w:rsidRPr="005C4777">
        <w:rPr>
          <w:sz w:val="16"/>
        </w:rPr>
        <w:t xml:space="preserve"> and right bearers. The historical moment when the </w:t>
      </w:r>
      <w:r w:rsidRPr="000A2AB1">
        <w:rPr>
          <w:rStyle w:val="StyleUnderline"/>
        </w:rPr>
        <w:t xml:space="preserve">modern state begins to use the </w:t>
      </w:r>
      <w:r w:rsidRPr="0068598A">
        <w:rPr>
          <w:rStyle w:val="StyleUnderline"/>
          <w:highlight w:val="yellow"/>
        </w:rPr>
        <w:t>hegemonic discourse</w:t>
      </w:r>
      <w:r w:rsidRPr="005C4777">
        <w:rPr>
          <w:sz w:val="16"/>
        </w:rPr>
        <w:t xml:space="preserve"> of race </w:t>
      </w:r>
      <w:r w:rsidRPr="0068598A">
        <w:rPr>
          <w:rStyle w:val="Emphasis"/>
          <w:highlight w:val="yellow"/>
        </w:rPr>
        <w:t>is</w:t>
      </w:r>
      <w:r w:rsidRPr="000A2AB1">
        <w:rPr>
          <w:rStyle w:val="Emphasis"/>
        </w:rPr>
        <w:t xml:space="preserve"> also </w:t>
      </w:r>
      <w:r w:rsidRPr="0068598A">
        <w:rPr>
          <w:rStyle w:val="Emphasis"/>
          <w:highlight w:val="yellow"/>
        </w:rPr>
        <w:t>the point</w:t>
      </w:r>
      <w:r w:rsidRPr="000A2AB1">
        <w:rPr>
          <w:rStyle w:val="Emphasis"/>
        </w:rPr>
        <w:t xml:space="preserve"> at </w:t>
      </w:r>
      <w:r w:rsidRPr="0068598A">
        <w:rPr>
          <w:rStyle w:val="Emphasis"/>
          <w:highlight w:val="yellow"/>
        </w:rPr>
        <w:t>which biological racism takes shape</w:t>
      </w:r>
      <w:r w:rsidRPr="000A2AB1">
        <w:rPr>
          <w:rStyle w:val="Emphasis"/>
        </w:rPr>
        <w:t xml:space="preserve"> and the kind of state racism that characterizes the Nazi state emerges</w:t>
      </w:r>
      <w:r w:rsidRPr="005C4777">
        <w:rPr>
          <w:sz w:val="16"/>
        </w:rPr>
        <w:t xml:space="preserve">. Although not all modern states endorse such an explicit and extreme form of racism, Foucault thinks that the </w:t>
      </w:r>
      <w:r w:rsidRPr="000A2AB1">
        <w:rPr>
          <w:rStyle w:val="StyleUnderline"/>
        </w:rPr>
        <w:t>normative foundation of</w:t>
      </w:r>
      <w:r w:rsidRPr="005C4777">
        <w:rPr>
          <w:sz w:val="16"/>
        </w:rPr>
        <w:t xml:space="preserve"> the state, including </w:t>
      </w:r>
      <w:r w:rsidRPr="0068598A">
        <w:rPr>
          <w:rStyle w:val="StyleUnderline"/>
          <w:highlight w:val="yellow"/>
        </w:rPr>
        <w:t>liberal constitutional democracies</w:t>
      </w:r>
      <w:r w:rsidRPr="005C4777">
        <w:rPr>
          <w:sz w:val="16"/>
        </w:rPr>
        <w:t xml:space="preserve">, at least tacitly </w:t>
      </w:r>
      <w:r w:rsidRPr="0068598A">
        <w:rPr>
          <w:rStyle w:val="StyleUnderline"/>
          <w:highlight w:val="yellow"/>
        </w:rPr>
        <w:t>embrace racist</w:t>
      </w:r>
      <w:r w:rsidRPr="005C4777">
        <w:rPr>
          <w:sz w:val="16"/>
        </w:rPr>
        <w:t xml:space="preserve"> (and racializing) </w:t>
      </w:r>
      <w:r w:rsidRPr="0068598A">
        <w:rPr>
          <w:rStyle w:val="StyleUnderline"/>
          <w:highlight w:val="yellow"/>
        </w:rPr>
        <w:t>forms of political power as a way of “normalizing” society</w:t>
      </w:r>
      <w:r w:rsidRPr="005C4777">
        <w:rPr>
          <w:sz w:val="16"/>
        </w:rPr>
        <w:t xml:space="preserve">. Foucault describes this development: [Race] become[s] the discourse of a battle that has to be waged…by </w:t>
      </w:r>
      <w:r w:rsidRPr="000A2AB1">
        <w:rPr>
          <w:rStyle w:val="StyleUnderline"/>
        </w:rPr>
        <w:t>a race that is portrayed as the one true race,</w:t>
      </w:r>
      <w:r w:rsidRPr="005C4777">
        <w:rPr>
          <w:sz w:val="16"/>
        </w:rPr>
        <w:t xml:space="preserve"> the race that </w:t>
      </w:r>
      <w:r w:rsidRPr="000A2AB1">
        <w:rPr>
          <w:rStyle w:val="StyleUnderline"/>
        </w:rPr>
        <w:t>holds power and is entitled to define the norm, and against those who deviate from the norm, against those who pose a threat to the biological heritage</w:t>
      </w:r>
      <w:r w:rsidRPr="005C4777">
        <w:rPr>
          <w:sz w:val="16"/>
        </w:rPr>
        <w:t xml:space="preserve">. At this point, we have all those </w:t>
      </w:r>
      <w:r w:rsidRPr="000A2AB1">
        <w:rPr>
          <w:rStyle w:val="StyleUnderline"/>
        </w:rPr>
        <w:t>biological-racist discourses of degeneracy</w:t>
      </w:r>
      <w:r w:rsidRPr="005C4777">
        <w:rPr>
          <w:sz w:val="16"/>
        </w:rPr>
        <w:t xml:space="preserve">, but also all those institutions within the </w:t>
      </w:r>
      <w:r w:rsidRPr="0068598A">
        <w:rPr>
          <w:rStyle w:val="Emphasis"/>
          <w:highlight w:val="yellow"/>
        </w:rPr>
        <w:t>social body which make the discourse of</w:t>
      </w:r>
      <w:r w:rsidRPr="000A2AB1">
        <w:rPr>
          <w:rStyle w:val="Emphasis"/>
        </w:rPr>
        <w:t xml:space="preserve"> </w:t>
      </w:r>
      <w:r w:rsidRPr="0068598A">
        <w:rPr>
          <w:rStyle w:val="Emphasis"/>
          <w:highlight w:val="yellow"/>
        </w:rPr>
        <w:t>race struggle function as a principle of exclusion and segregation</w:t>
      </w:r>
      <w:r w:rsidRPr="000A2AB1">
        <w:rPr>
          <w:rStyle w:val="Emphasis"/>
        </w:rPr>
        <w:t xml:space="preserve"> and, ultimately, as a way of </w:t>
      </w:r>
      <w:r w:rsidRPr="0068598A">
        <w:rPr>
          <w:rStyle w:val="Emphasis"/>
          <w:highlight w:val="yellow"/>
        </w:rPr>
        <w:t>normalizing society</w:t>
      </w:r>
      <w:r w:rsidRPr="005C4777">
        <w:rPr>
          <w:sz w:val="16"/>
        </w:rPr>
        <w:t xml:space="preserve">.14 Charged with the defense of the “biological heritage” of the state, modern </w:t>
      </w:r>
      <w:r w:rsidRPr="000A2AB1">
        <w:rPr>
          <w:rStyle w:val="StyleUnderline"/>
        </w:rPr>
        <w:t>governmental rationality seeks to define and safeguard the “true race.</w:t>
      </w:r>
      <w:r w:rsidRPr="005C4777">
        <w:rPr>
          <w:sz w:val="16"/>
        </w:rPr>
        <w:t>” The disciplinary practices of institutions ensure that citizens conform to and ultimately identify with racial norms. “</w:t>
      </w:r>
      <w:r w:rsidRPr="0068598A">
        <w:rPr>
          <w:rStyle w:val="Emphasis"/>
          <w:highlight w:val="yellow"/>
        </w:rPr>
        <w:t>Subraces</w:t>
      </w:r>
      <w:r w:rsidRPr="005C4777">
        <w:rPr>
          <w:sz w:val="16"/>
        </w:rPr>
        <w:t xml:space="preserve">” that fall outside the normalizing master discourse on race </w:t>
      </w:r>
      <w:r w:rsidRPr="000A2AB1">
        <w:rPr>
          <w:rStyle w:val="Emphasis"/>
        </w:rPr>
        <w:t xml:space="preserve">are </w:t>
      </w:r>
      <w:r w:rsidRPr="0068598A">
        <w:rPr>
          <w:rStyle w:val="Emphasis"/>
          <w:highlight w:val="yellow"/>
        </w:rPr>
        <w:t>excluded as “illegitimate” members</w:t>
      </w:r>
      <w:r w:rsidRPr="000A2AB1">
        <w:rPr>
          <w:rStyle w:val="Emphasis"/>
        </w:rPr>
        <w:t xml:space="preserve"> of the biopolitical state. </w:t>
      </w:r>
      <w:r w:rsidRPr="005C4777">
        <w:rPr>
          <w:sz w:val="16"/>
        </w:rPr>
        <w:t xml:space="preserve">“Foucault’s genealogy of racism is thus situated precisely at the point of the intersection of biopolitics and governmentality.”15 The </w:t>
      </w:r>
      <w:r w:rsidRPr="0068598A">
        <w:rPr>
          <w:rStyle w:val="Emphasis"/>
          <w:highlight w:val="yellow"/>
        </w:rPr>
        <w:t>biopolitical model</w:t>
      </w:r>
      <w:r w:rsidRPr="000A2AB1">
        <w:rPr>
          <w:rStyle w:val="Emphasis"/>
        </w:rPr>
        <w:t xml:space="preserve"> of power underpins the functioning of a state whose essential objective is to </w:t>
      </w:r>
      <w:r w:rsidRPr="0068598A">
        <w:rPr>
          <w:rStyle w:val="Emphasis"/>
          <w:highlight w:val="yellow"/>
        </w:rPr>
        <w:t>distinguish “them” from “us</w:t>
      </w:r>
      <w:r w:rsidRPr="000A2AB1">
        <w:rPr>
          <w:rStyle w:val="Emphasis"/>
        </w:rPr>
        <w:t xml:space="preserve">,” </w:t>
      </w:r>
      <w:r w:rsidRPr="0068598A">
        <w:rPr>
          <w:rStyle w:val="Emphasis"/>
          <w:highlight w:val="yellow"/>
        </w:rPr>
        <w:t>enabling the flourishing of the social whole</w:t>
      </w:r>
      <w:r w:rsidRPr="005C4777">
        <w:rPr>
          <w:sz w:val="16"/>
        </w:rPr>
        <w:t xml:space="preserve">. Modern </w:t>
      </w:r>
      <w:r w:rsidRPr="000A2AB1">
        <w:rPr>
          <w:rStyle w:val="StyleUnderline"/>
        </w:rPr>
        <w:t>racism is characterized by an internal bifurcation of those who are part of the social whole and those who are outside of it. Governmental rationality consequently acquires a new objective in modernity: “To defend ourselves against society</w:t>
      </w:r>
      <w:r w:rsidRPr="005C4777">
        <w:rPr>
          <w:sz w:val="16"/>
        </w:rPr>
        <w:t xml:space="preserve">.” The state is to defend society against “all the biological threats posed by the other race, subrace, and the counterrace.”16 The latter, in a totalitarian state, which is completely permeated by the biopolitical model of power, must die in order to preserve the unity of the social whole. In a liberal state, they often suffer a social, economic, and political death as the dregs of society. </w:t>
      </w:r>
    </w:p>
    <w:p w14:paraId="400E3C55" w14:textId="77777777" w:rsidR="005B2640" w:rsidRDefault="005B2640" w:rsidP="005B2640">
      <w:pPr>
        <w:pStyle w:val="Heading4"/>
      </w:pPr>
      <w:r>
        <w:t xml:space="preserve">The state of exception forms bare like which depoliticizes and dehumanizes bodies – only an interrogation of this allows political inclusion to be extended </w:t>
      </w:r>
    </w:p>
    <w:p w14:paraId="7D2D5EF8" w14:textId="77777777" w:rsidR="005B2640" w:rsidRDefault="005B2640" w:rsidP="005B2640">
      <w:r w:rsidRPr="00246E02">
        <w:rPr>
          <w:rStyle w:val="Style13ptBold"/>
        </w:rPr>
        <w:t>Basevich 12</w:t>
      </w:r>
      <w:r>
        <w:t xml:space="preserve"> (Elvira, Ph.D. in Philosophy at The Graduate Center, CUNY,”</w:t>
      </w:r>
      <w:r w:rsidRPr="00246E02">
        <w:t xml:space="preserve"> </w:t>
      </w:r>
      <w:r>
        <w:t xml:space="preserve">Foucauldian Resonances: Agamben On Race, Citizenship, And </w:t>
      </w:r>
      <w:proofErr w:type="gramStart"/>
      <w:r>
        <w:t>The</w:t>
      </w:r>
      <w:proofErr w:type="gramEnd"/>
      <w:r>
        <w:t xml:space="preserve"> Modern State”, Sofia Philosophical Review, VOL 6 No.2, 2012, sphr-bg.org/download/200.html)/AK47</w:t>
      </w:r>
    </w:p>
    <w:p w14:paraId="50A144FB" w14:textId="1031B2B5" w:rsidR="005B2640" w:rsidRDefault="005B2640" w:rsidP="005B2640">
      <w:pPr>
        <w:rPr>
          <w:sz w:val="16"/>
        </w:rPr>
      </w:pPr>
      <w:r w:rsidRPr="008866B5">
        <w:rPr>
          <w:sz w:val="16"/>
        </w:rPr>
        <w:t xml:space="preserve">Contrary to the thinking of the ancient Greeks and Arendt, Agamben claims that the exclusion of bare life from politics actually serves to politicize, rather than depoliticize, it. Exclusion is “inclusive” because the </w:t>
      </w:r>
      <w:r w:rsidRPr="008D3262">
        <w:rPr>
          <w:rStyle w:val="StyleUnderline"/>
          <w:highlight w:val="yellow"/>
        </w:rPr>
        <w:t>ban on bare life provides</w:t>
      </w:r>
      <w:r w:rsidRPr="005F0F91">
        <w:rPr>
          <w:rStyle w:val="StyleUnderline"/>
        </w:rPr>
        <w:t xml:space="preserve"> a particular </w:t>
      </w:r>
      <w:r w:rsidRPr="008D3262">
        <w:rPr>
          <w:rStyle w:val="StyleUnderline"/>
          <w:highlight w:val="yellow"/>
        </w:rPr>
        <w:t>normative standard of humanity</w:t>
      </w:r>
      <w:r w:rsidRPr="005F0F91">
        <w:rPr>
          <w:rStyle w:val="StyleUnderline"/>
        </w:rPr>
        <w:t>. The latter mediates access to the privileges and protections of the state through citizenship</w:t>
      </w:r>
      <w:r w:rsidRPr="008866B5">
        <w:rPr>
          <w:sz w:val="16"/>
        </w:rPr>
        <w:t xml:space="preserve">. </w:t>
      </w:r>
      <w:r w:rsidRPr="008D3262">
        <w:rPr>
          <w:rStyle w:val="StyleUnderline"/>
          <w:highlight w:val="yellow"/>
        </w:rPr>
        <w:t>Sovereign power</w:t>
      </w:r>
      <w:r w:rsidRPr="005F0F91">
        <w:rPr>
          <w:rStyle w:val="StyleUnderline"/>
        </w:rPr>
        <w:t xml:space="preserve"> </w:t>
      </w:r>
      <w:proofErr w:type="gramStart"/>
      <w:r w:rsidRPr="008D3262">
        <w:rPr>
          <w:rStyle w:val="StyleUnderline"/>
          <w:highlight w:val="yellow"/>
        </w:rPr>
        <w:t>judges</w:t>
      </w:r>
      <w:proofErr w:type="gramEnd"/>
      <w:r w:rsidRPr="008D3262">
        <w:rPr>
          <w:rStyle w:val="StyleUnderline"/>
          <w:highlight w:val="yellow"/>
        </w:rPr>
        <w:t xml:space="preserve"> man’s physical being</w:t>
      </w:r>
      <w:r w:rsidRPr="008866B5">
        <w:rPr>
          <w:sz w:val="16"/>
        </w:rPr>
        <w:t xml:space="preserve"> (zoe) </w:t>
      </w:r>
      <w:r w:rsidRPr="005F0F91">
        <w:rPr>
          <w:rStyle w:val="StyleUnderline"/>
        </w:rPr>
        <w:t xml:space="preserve">and </w:t>
      </w:r>
      <w:r w:rsidRPr="008D3262">
        <w:rPr>
          <w:rStyle w:val="StyleUnderline"/>
          <w:highlight w:val="yellow"/>
        </w:rPr>
        <w:t>on</w:t>
      </w:r>
      <w:r w:rsidRPr="005F0F91">
        <w:rPr>
          <w:rStyle w:val="StyleUnderline"/>
        </w:rPr>
        <w:t xml:space="preserve"> that basis decides </w:t>
      </w:r>
      <w:r w:rsidRPr="008D3262">
        <w:rPr>
          <w:rStyle w:val="StyleUnderline"/>
          <w:highlight w:val="yellow"/>
        </w:rPr>
        <w:t>who merits the privileges</w:t>
      </w:r>
      <w:r w:rsidRPr="005F0F91">
        <w:rPr>
          <w:rStyle w:val="StyleUnderline"/>
        </w:rPr>
        <w:t xml:space="preserve"> and protections </w:t>
      </w:r>
      <w:r w:rsidRPr="008D3262">
        <w:rPr>
          <w:rStyle w:val="StyleUnderline"/>
          <w:highlight w:val="yellow"/>
        </w:rPr>
        <w:t>of</w:t>
      </w:r>
      <w:r w:rsidRPr="005F0F91">
        <w:rPr>
          <w:rStyle w:val="StyleUnderline"/>
        </w:rPr>
        <w:t xml:space="preserve"> full </w:t>
      </w:r>
      <w:r w:rsidRPr="008D3262">
        <w:rPr>
          <w:rStyle w:val="StyleUnderline"/>
          <w:highlight w:val="yellow"/>
        </w:rPr>
        <w:t>citizenship</w:t>
      </w:r>
      <w:r w:rsidRPr="005F0F91">
        <w:rPr>
          <w:rStyle w:val="StyleUnderline"/>
        </w:rPr>
        <w:t xml:space="preserve"> </w:t>
      </w:r>
      <w:r w:rsidRPr="008866B5">
        <w:rPr>
          <w:sz w:val="16"/>
        </w:rPr>
        <w:t>(bios). “</w:t>
      </w:r>
      <w:r w:rsidRPr="005F0F91">
        <w:rPr>
          <w:rStyle w:val="StyleUnderline"/>
        </w:rPr>
        <w:t>In the ‘politicization’ of bare life – the metaphysical task par excellence – the humanity of living man is decided</w:t>
      </w:r>
      <w:r w:rsidRPr="008866B5">
        <w:rPr>
          <w:sz w:val="16"/>
        </w:rPr>
        <w:t xml:space="preserve">.”18 The implication is that </w:t>
      </w:r>
      <w:r w:rsidRPr="008D3262">
        <w:rPr>
          <w:rStyle w:val="Emphasis"/>
          <w:highlight w:val="yellow"/>
        </w:rPr>
        <w:t>those</w:t>
      </w:r>
      <w:r w:rsidRPr="005F0F91">
        <w:rPr>
          <w:rStyle w:val="Emphasis"/>
        </w:rPr>
        <w:t xml:space="preserve"> who are </w:t>
      </w:r>
      <w:r w:rsidRPr="008D3262">
        <w:rPr>
          <w:rStyle w:val="Emphasis"/>
          <w:highlight w:val="yellow"/>
        </w:rPr>
        <w:t>not accorded</w:t>
      </w:r>
      <w:r w:rsidRPr="005F0F91">
        <w:rPr>
          <w:rStyle w:val="Emphasis"/>
        </w:rPr>
        <w:t xml:space="preserve"> full citizenship </w:t>
      </w:r>
      <w:r w:rsidRPr="008D3262">
        <w:rPr>
          <w:rStyle w:val="Emphasis"/>
          <w:highlight w:val="yellow"/>
        </w:rPr>
        <w:t>are not</w:t>
      </w:r>
      <w:r w:rsidRPr="005F0F91">
        <w:rPr>
          <w:rStyle w:val="Emphasis"/>
        </w:rPr>
        <w:t xml:space="preserve"> fully </w:t>
      </w:r>
      <w:r w:rsidRPr="008D3262">
        <w:rPr>
          <w:rStyle w:val="Emphasis"/>
          <w:highlight w:val="yellow"/>
        </w:rPr>
        <w:t>human</w:t>
      </w:r>
      <w:r w:rsidRPr="005F0F91">
        <w:rPr>
          <w:rStyle w:val="Emphasis"/>
        </w:rPr>
        <w:t>.</w:t>
      </w:r>
      <w:r w:rsidRPr="008866B5">
        <w:rPr>
          <w:sz w:val="16"/>
        </w:rPr>
        <w:t xml:space="preserve"> </w:t>
      </w:r>
      <w:r w:rsidRPr="005F0F91">
        <w:rPr>
          <w:rStyle w:val="StyleUnderline"/>
        </w:rPr>
        <w:t>Those who fall outside</w:t>
      </w:r>
      <w:r w:rsidRPr="008866B5">
        <w:rPr>
          <w:sz w:val="16"/>
        </w:rPr>
        <w:t xml:space="preserve"> the normative model of humanity </w:t>
      </w:r>
      <w:r w:rsidRPr="005F0F91">
        <w:rPr>
          <w:rStyle w:val="Emphasis"/>
        </w:rPr>
        <w:t xml:space="preserve">are </w:t>
      </w:r>
      <w:r w:rsidRPr="008D3262">
        <w:rPr>
          <w:rStyle w:val="Emphasis"/>
          <w:highlight w:val="yellow"/>
        </w:rPr>
        <w:t>politically, socially, and economically disenfranchised</w:t>
      </w:r>
      <w:r w:rsidRPr="008866B5">
        <w:rPr>
          <w:sz w:val="16"/>
        </w:rPr>
        <w:t xml:space="preserve">; this disenfranchisement also constitutes a type of integration. As the juridical order withdraws from the lives of the people who fall into the category of homo sacer, </w:t>
      </w:r>
      <w:r w:rsidRPr="005F0F91">
        <w:rPr>
          <w:rStyle w:val="StyleUnderline"/>
        </w:rPr>
        <w:t>biopolitics</w:t>
      </w:r>
      <w:r w:rsidRPr="008866B5">
        <w:rPr>
          <w:sz w:val="16"/>
        </w:rPr>
        <w:t xml:space="preserve"> steps in and </w:t>
      </w:r>
      <w:r w:rsidRPr="005F0F91">
        <w:rPr>
          <w:rStyle w:val="StyleUnderline"/>
        </w:rPr>
        <w:t>regulates the lives of these people</w:t>
      </w:r>
      <w:r w:rsidRPr="008866B5">
        <w:rPr>
          <w:sz w:val="16"/>
        </w:rPr>
        <w:t xml:space="preserve">. For Agamben, however, biopolitics is usually </w:t>
      </w:r>
      <w:r w:rsidRPr="005F0F91">
        <w:rPr>
          <w:rStyle w:val="StyleUnderline"/>
        </w:rPr>
        <w:t>the politics of death and dying,</w:t>
      </w:r>
      <w:r w:rsidRPr="008866B5">
        <w:rPr>
          <w:sz w:val="16"/>
        </w:rPr>
        <w:t xml:space="preserve"> rather than life. For his focus is on totalitarian states, in which biopolitical regulation usually results in the use of a state apparatus of death. </w:t>
      </w:r>
      <w:r w:rsidRPr="005F0F91">
        <w:rPr>
          <w:rStyle w:val="StyleUnderline"/>
        </w:rPr>
        <w:t>The politicization of bare life justifies the annihilation of the group</w:t>
      </w:r>
      <w:r w:rsidRPr="008866B5">
        <w:rPr>
          <w:sz w:val="16"/>
        </w:rPr>
        <w:t xml:space="preserve"> of people that sovereign power decides as being merely bare life and </w:t>
      </w:r>
      <w:r w:rsidRPr="005F0F91">
        <w:rPr>
          <w:rStyle w:val="StyleUnderline"/>
        </w:rPr>
        <w:t>not fully human</w:t>
      </w:r>
      <w:r w:rsidRPr="008866B5">
        <w:rPr>
          <w:sz w:val="16"/>
        </w:rPr>
        <w:t xml:space="preserve">. Once natural life is exposed to the judgment of sovereign power it becomes bare life. As Catherine Mills puts it, </w:t>
      </w:r>
      <w:proofErr w:type="gramStart"/>
      <w:r w:rsidRPr="008866B5">
        <w:rPr>
          <w:sz w:val="16"/>
        </w:rPr>
        <w:t>The</w:t>
      </w:r>
      <w:proofErr w:type="gramEnd"/>
      <w:r w:rsidRPr="008866B5">
        <w:rPr>
          <w:sz w:val="16"/>
        </w:rPr>
        <w:t xml:space="preserve"> question arises, then, of how life itself or natural life is politicized. The answer to this question is through abandonment to an unconditional power of death, that is, the power of sovereignty. It is in this abandonment of natural life to sovereign violence…that “bare life” makes its appearance. For bare life is not natural life per se— though it often confused with it in critical readings of Agamben, partly as a consequence of Agamben’s own inconsistency—but rather, it is the politicized form of natural life.19 </w:t>
      </w:r>
      <w:r w:rsidRPr="008D3262">
        <w:rPr>
          <w:rStyle w:val="StyleUnderline"/>
          <w:highlight w:val="yellow"/>
        </w:rPr>
        <w:t>Bare life</w:t>
      </w:r>
      <w:r w:rsidRPr="005F0F91">
        <w:rPr>
          <w:rStyle w:val="StyleUnderline"/>
        </w:rPr>
        <w:t xml:space="preserve"> is what </w:t>
      </w:r>
      <w:r w:rsidRPr="008D3262">
        <w:rPr>
          <w:rStyle w:val="StyleUnderline"/>
          <w:highlight w:val="yellow"/>
        </w:rPr>
        <w:t>is subject to “sovereign</w:t>
      </w:r>
      <w:r w:rsidRPr="005F0F91">
        <w:rPr>
          <w:rStyle w:val="StyleUnderline"/>
        </w:rPr>
        <w:t xml:space="preserve"> </w:t>
      </w:r>
      <w:r w:rsidRPr="008D3262">
        <w:rPr>
          <w:rStyle w:val="StyleUnderline"/>
          <w:highlight w:val="yellow"/>
        </w:rPr>
        <w:t>violence</w:t>
      </w:r>
      <w:r w:rsidRPr="005F0F91">
        <w:rPr>
          <w:rStyle w:val="StyleUnderline"/>
        </w:rPr>
        <w:t>” without disturbing the juridical order</w:t>
      </w:r>
      <w:r w:rsidRPr="008866B5">
        <w:rPr>
          <w:sz w:val="16"/>
        </w:rPr>
        <w:t xml:space="preserve">, for bare life by definition falls outside it. Agamben equates biopolitics with thanatopolitics because part of the essential expression of biopolitical power involves deciding who will live and who will die insofar as one fails to meet sovereign power’s standard of humanity.20 The assessment of </w:t>
      </w:r>
      <w:r w:rsidRPr="008D3262">
        <w:rPr>
          <w:rStyle w:val="StyleUnderline"/>
          <w:highlight w:val="yellow"/>
        </w:rPr>
        <w:t>political worth</w:t>
      </w:r>
      <w:r w:rsidRPr="008866B5">
        <w:rPr>
          <w:rStyle w:val="StyleUnderline"/>
        </w:rPr>
        <w:t xml:space="preserve"> in general begins with a judgment of the physical body and </w:t>
      </w:r>
      <w:r w:rsidRPr="008D3262">
        <w:rPr>
          <w:rStyle w:val="StyleUnderline"/>
          <w:highlight w:val="yellow"/>
        </w:rPr>
        <w:t>mediates</w:t>
      </w:r>
      <w:r w:rsidRPr="008866B5">
        <w:rPr>
          <w:rStyle w:val="StyleUnderline"/>
        </w:rPr>
        <w:t xml:space="preserve"> the </w:t>
      </w:r>
      <w:r w:rsidRPr="008D3262">
        <w:rPr>
          <w:rStyle w:val="StyleUnderline"/>
          <w:highlight w:val="yellow"/>
        </w:rPr>
        <w:t>value</w:t>
      </w:r>
      <w:r w:rsidRPr="008866B5">
        <w:rPr>
          <w:rStyle w:val="StyleUnderline"/>
        </w:rPr>
        <w:t xml:space="preserve"> of natural life as such</w:t>
      </w:r>
      <w:r w:rsidRPr="008866B5">
        <w:rPr>
          <w:sz w:val="16"/>
        </w:rPr>
        <w:t xml:space="preserve">.21 As with Foucault’s conception of biopolitical governmentality, this results in the collusion of the state and doctors “in which the physician and the sovereign seem to exchange roles.”22 The state intervenes to assess the health of its (potential) citizens. Its </w:t>
      </w:r>
      <w:r w:rsidRPr="008D3262">
        <w:rPr>
          <w:rStyle w:val="StyleUnderline"/>
          <w:highlight w:val="yellow"/>
        </w:rPr>
        <w:t>treatment of</w:t>
      </w:r>
      <w:r w:rsidRPr="008866B5">
        <w:rPr>
          <w:rStyle w:val="StyleUnderline"/>
        </w:rPr>
        <w:t xml:space="preserve"> the </w:t>
      </w:r>
      <w:r w:rsidRPr="008D3262">
        <w:rPr>
          <w:rStyle w:val="StyleUnderline"/>
          <w:highlight w:val="yellow"/>
        </w:rPr>
        <w:t>mentally ill, the terminally sick</w:t>
      </w:r>
      <w:r w:rsidRPr="008866B5">
        <w:rPr>
          <w:rStyle w:val="StyleUnderline"/>
        </w:rPr>
        <w:t xml:space="preserve">, and others with a physical handicap are good </w:t>
      </w:r>
      <w:r w:rsidRPr="008D3262">
        <w:rPr>
          <w:rStyle w:val="StyleUnderline"/>
          <w:highlight w:val="yellow"/>
        </w:rPr>
        <w:t>examples of how</w:t>
      </w:r>
      <w:r w:rsidRPr="008866B5">
        <w:rPr>
          <w:rStyle w:val="StyleUnderline"/>
        </w:rPr>
        <w:t xml:space="preserve"> </w:t>
      </w:r>
      <w:r w:rsidRPr="008D3262">
        <w:rPr>
          <w:rStyle w:val="StyleUnderline"/>
          <w:highlight w:val="yellow"/>
        </w:rPr>
        <w:t>biopolitics</w:t>
      </w:r>
      <w:r w:rsidRPr="008866B5">
        <w:rPr>
          <w:rStyle w:val="StyleUnderline"/>
        </w:rPr>
        <w:t xml:space="preserve"> works</w:t>
      </w:r>
      <w:r w:rsidRPr="008866B5">
        <w:rPr>
          <w:sz w:val="16"/>
        </w:rPr>
        <w:t xml:space="preserve"> in the modern context. The </w:t>
      </w:r>
      <w:r w:rsidRPr="008866B5">
        <w:rPr>
          <w:rStyle w:val="StyleUnderline"/>
        </w:rPr>
        <w:t xml:space="preserve">totalitarian state </w:t>
      </w:r>
      <w:r w:rsidRPr="008D3262">
        <w:rPr>
          <w:rStyle w:val="StyleUnderline"/>
          <w:highlight w:val="yellow"/>
        </w:rPr>
        <w:t>exterminates a group of people who threaten</w:t>
      </w:r>
      <w:r w:rsidRPr="008866B5">
        <w:rPr>
          <w:rStyle w:val="StyleUnderline"/>
        </w:rPr>
        <w:t xml:space="preserve"> </w:t>
      </w:r>
      <w:r w:rsidRPr="008D3262">
        <w:rPr>
          <w:rStyle w:val="StyleUnderline"/>
          <w:highlight w:val="yellow"/>
        </w:rPr>
        <w:t>the “health” of the state</w:t>
      </w:r>
      <w:r w:rsidRPr="008866B5">
        <w:rPr>
          <w:rStyle w:val="StyleUnderline"/>
        </w:rPr>
        <w:t xml:space="preserve">, </w:t>
      </w:r>
      <w:r w:rsidRPr="008D3262">
        <w:rPr>
          <w:rStyle w:val="StyleUnderline"/>
          <w:highlight w:val="yellow"/>
        </w:rPr>
        <w:t>whereas</w:t>
      </w:r>
      <w:r w:rsidRPr="008866B5">
        <w:rPr>
          <w:rStyle w:val="StyleUnderline"/>
        </w:rPr>
        <w:t xml:space="preserve"> a </w:t>
      </w:r>
      <w:r w:rsidRPr="008D3262">
        <w:rPr>
          <w:rStyle w:val="StyleUnderline"/>
          <w:highlight w:val="yellow"/>
        </w:rPr>
        <w:t>liberal society sanctions</w:t>
      </w:r>
      <w:r w:rsidRPr="008866B5">
        <w:rPr>
          <w:rStyle w:val="StyleUnderline"/>
        </w:rPr>
        <w:t xml:space="preserve"> the </w:t>
      </w:r>
      <w:r w:rsidRPr="008D3262">
        <w:rPr>
          <w:rStyle w:val="StyleUnderline"/>
          <w:highlight w:val="yellow"/>
        </w:rPr>
        <w:t>systematic oppression and</w:t>
      </w:r>
      <w:r w:rsidRPr="008866B5">
        <w:rPr>
          <w:rStyle w:val="StyleUnderline"/>
        </w:rPr>
        <w:t xml:space="preserve"> </w:t>
      </w:r>
      <w:r w:rsidRPr="008D3262">
        <w:rPr>
          <w:rStyle w:val="StyleUnderline"/>
          <w:highlight w:val="yellow"/>
        </w:rPr>
        <w:t>disenfranchisement</w:t>
      </w:r>
      <w:r w:rsidRPr="008866B5">
        <w:rPr>
          <w:rStyle w:val="StyleUnderline"/>
        </w:rPr>
        <w:t xml:space="preserve"> of a group of people </w:t>
      </w:r>
      <w:r w:rsidRPr="008D3262">
        <w:rPr>
          <w:rStyle w:val="StyleUnderline"/>
          <w:highlight w:val="yellow"/>
        </w:rPr>
        <w:t>by</w:t>
      </w:r>
      <w:r w:rsidRPr="008866B5">
        <w:rPr>
          <w:sz w:val="16"/>
        </w:rPr>
        <w:t xml:space="preserve">, for example, </w:t>
      </w:r>
      <w:r w:rsidRPr="008D3262">
        <w:rPr>
          <w:rStyle w:val="StyleUnderline"/>
          <w:highlight w:val="yellow"/>
        </w:rPr>
        <w:t>defunding mental health institutions</w:t>
      </w:r>
      <w:r w:rsidRPr="008866B5">
        <w:rPr>
          <w:rStyle w:val="StyleUnderline"/>
        </w:rPr>
        <w:t xml:space="preserve"> and privatizing access to health care.</w:t>
      </w:r>
      <w:r w:rsidRPr="008866B5">
        <w:rPr>
          <w:sz w:val="16"/>
        </w:rPr>
        <w:t xml:space="preserve"> In both the liberal and the totalitarian state, there is a sense </w:t>
      </w:r>
      <w:r w:rsidRPr="008D3262">
        <w:rPr>
          <w:rStyle w:val="StyleUnderline"/>
          <w:highlight w:val="yellow"/>
        </w:rPr>
        <w:t>in which bare life is</w:t>
      </w:r>
      <w:r w:rsidRPr="008866B5">
        <w:rPr>
          <w:rStyle w:val="StyleUnderline"/>
        </w:rPr>
        <w:t xml:space="preserve"> </w:t>
      </w:r>
      <w:r w:rsidRPr="008D3262">
        <w:rPr>
          <w:rStyle w:val="StyleUnderline"/>
          <w:highlight w:val="yellow"/>
        </w:rPr>
        <w:t>produced</w:t>
      </w:r>
      <w:r w:rsidRPr="008866B5">
        <w:rPr>
          <w:rStyle w:val="StyleUnderline"/>
        </w:rPr>
        <w:t xml:space="preserve"> by sovereign power</w:t>
      </w:r>
      <w:r w:rsidRPr="008866B5">
        <w:rPr>
          <w:sz w:val="16"/>
        </w:rPr>
        <w:t xml:space="preserve">.23 Which groups become associated with bare life is a result of sovereign power’s judgment. The category of bare life is thus as politically mediated as the category of citizenship. Bare life is no closer to “nature” than are juridical constructions such as citizenship. Bare life should not be confused with the natural life of zoe; it is zoe politicized. It is a political ascription divvied out by sovereign power. Biopolitics often uses natural fitness as the model for humanity. It </w:t>
      </w:r>
      <w:r w:rsidRPr="008D3262">
        <w:rPr>
          <w:rStyle w:val="StyleUnderline"/>
          <w:highlight w:val="yellow"/>
        </w:rPr>
        <w:t>invokes</w:t>
      </w:r>
      <w:r w:rsidRPr="008866B5">
        <w:rPr>
          <w:rStyle w:val="StyleUnderline"/>
        </w:rPr>
        <w:t xml:space="preserve"> the </w:t>
      </w:r>
      <w:r w:rsidRPr="008D3262">
        <w:rPr>
          <w:rStyle w:val="StyleUnderline"/>
          <w:highlight w:val="yellow"/>
        </w:rPr>
        <w:t>concepts of able-bodiedness</w:t>
      </w:r>
      <w:r w:rsidRPr="008866B5">
        <w:rPr>
          <w:rStyle w:val="StyleUnderline"/>
        </w:rPr>
        <w:t xml:space="preserve">, pure </w:t>
      </w:r>
      <w:r w:rsidRPr="008D3262">
        <w:rPr>
          <w:rStyle w:val="StyleUnderline"/>
          <w:highlight w:val="yellow"/>
        </w:rPr>
        <w:t>genetic heritage</w:t>
      </w:r>
      <w:r w:rsidRPr="008866B5">
        <w:rPr>
          <w:rStyle w:val="StyleUnderline"/>
        </w:rPr>
        <w:t xml:space="preserve">, </w:t>
      </w:r>
      <w:r w:rsidRPr="008D3262">
        <w:rPr>
          <w:rStyle w:val="StyleUnderline"/>
          <w:highlight w:val="yellow"/>
        </w:rPr>
        <w:t>and</w:t>
      </w:r>
      <w:r w:rsidRPr="008866B5">
        <w:rPr>
          <w:rStyle w:val="StyleUnderline"/>
        </w:rPr>
        <w:t xml:space="preserve"> general physiological </w:t>
      </w:r>
      <w:r w:rsidRPr="008D3262">
        <w:rPr>
          <w:rStyle w:val="StyleUnderline"/>
          <w:highlight w:val="yellow"/>
        </w:rPr>
        <w:t>vigor</w:t>
      </w:r>
      <w:r w:rsidRPr="008866B5">
        <w:rPr>
          <w:sz w:val="16"/>
        </w:rPr>
        <w:t xml:space="preserve"> as the grounds for its evaluation of people. However, this model is a political construction and flourishes only within a certain constellation of political power – one founded on biopolitics. Like Foucault, Agamben shows how the </w:t>
      </w:r>
      <w:r w:rsidRPr="008866B5">
        <w:rPr>
          <w:rStyle w:val="Emphasis"/>
        </w:rPr>
        <w:t xml:space="preserve">concept of </w:t>
      </w:r>
      <w:r w:rsidRPr="008D3262">
        <w:rPr>
          <w:rStyle w:val="Emphasis"/>
          <w:highlight w:val="yellow"/>
        </w:rPr>
        <w:t>humanity as such is</w:t>
      </w:r>
      <w:r w:rsidRPr="008866B5">
        <w:rPr>
          <w:rStyle w:val="Emphasis"/>
        </w:rPr>
        <w:t xml:space="preserve"> </w:t>
      </w:r>
      <w:r w:rsidRPr="008D3262">
        <w:rPr>
          <w:rStyle w:val="Emphasis"/>
          <w:highlight w:val="yellow"/>
        </w:rPr>
        <w:t>constructed</w:t>
      </w:r>
      <w:r w:rsidRPr="008866B5">
        <w:rPr>
          <w:rStyle w:val="Emphasis"/>
        </w:rPr>
        <w:t xml:space="preserve"> and mediated </w:t>
      </w:r>
      <w:r w:rsidRPr="008D3262">
        <w:rPr>
          <w:rStyle w:val="Emphasis"/>
          <w:highlight w:val="yellow"/>
        </w:rPr>
        <w:t>by political power</w:t>
      </w:r>
      <w:r w:rsidRPr="008866B5">
        <w:rPr>
          <w:rStyle w:val="Emphasis"/>
        </w:rPr>
        <w:t>.</w:t>
      </w:r>
      <w:r w:rsidRPr="008866B5">
        <w:rPr>
          <w:sz w:val="16"/>
        </w:rPr>
        <w:t xml:space="preserve">24 He illustrates how through the normalizing effects of biopower, certain </w:t>
      </w:r>
      <w:r w:rsidRPr="008866B5">
        <w:rPr>
          <w:rStyle w:val="StyleUnderline"/>
        </w:rPr>
        <w:t>subjects or populaces are constituted that either conform or fail to conform to the standard of humanity sovereign power proffers</w:t>
      </w:r>
      <w:r w:rsidRPr="008866B5">
        <w:rPr>
          <w:sz w:val="16"/>
        </w:rPr>
        <w:t xml:space="preserve">. Agamben characterizes the category of the sacred in multiple ways. He sometimes thinks of it as referring to an isolated group: </w:t>
      </w:r>
      <w:r w:rsidRPr="008866B5">
        <w:rPr>
          <w:rStyle w:val="StyleUnderline"/>
        </w:rPr>
        <w:t>the euthanized, Jews under fascism, and the mentally and terminally ill</w:t>
      </w:r>
      <w:r w:rsidRPr="008866B5">
        <w:rPr>
          <w:sz w:val="16"/>
        </w:rPr>
        <w:t xml:space="preserve">. He also thinks of it in terms of the discontinuous effects of sovereign power insofar </w:t>
      </w:r>
      <w:r w:rsidRPr="008866B5">
        <w:rPr>
          <w:rStyle w:val="StyleUnderline"/>
        </w:rPr>
        <w:t xml:space="preserve">as the </w:t>
      </w:r>
      <w:r w:rsidRPr="008D3262">
        <w:rPr>
          <w:rStyle w:val="StyleUnderline"/>
          <w:highlight w:val="yellow"/>
        </w:rPr>
        <w:t>sacred is</w:t>
      </w:r>
      <w:r w:rsidRPr="008866B5">
        <w:rPr>
          <w:rStyle w:val="StyleUnderline"/>
        </w:rPr>
        <w:t xml:space="preserve"> “</w:t>
      </w:r>
      <w:r w:rsidRPr="008D3262">
        <w:rPr>
          <w:rStyle w:val="StyleUnderline"/>
          <w:highlight w:val="yellow"/>
        </w:rPr>
        <w:t>disseminated</w:t>
      </w:r>
      <w:r w:rsidRPr="008866B5">
        <w:rPr>
          <w:rStyle w:val="StyleUnderline"/>
        </w:rPr>
        <w:t xml:space="preserve"> into every individual body</w:t>
      </w:r>
      <w:r w:rsidRPr="008866B5">
        <w:rPr>
          <w:sz w:val="16"/>
        </w:rPr>
        <w:t xml:space="preserve">.”25 </w:t>
      </w:r>
      <w:r w:rsidRPr="008866B5">
        <w:rPr>
          <w:rStyle w:val="StyleUnderline"/>
        </w:rPr>
        <w:t xml:space="preserve">Each </w:t>
      </w:r>
      <w:r w:rsidRPr="008D3262">
        <w:rPr>
          <w:rStyle w:val="StyleUnderline"/>
          <w:highlight w:val="yellow"/>
        </w:rPr>
        <w:t>person as a citizen still carries</w:t>
      </w:r>
      <w:r w:rsidRPr="008866B5">
        <w:rPr>
          <w:rStyle w:val="StyleUnderline"/>
        </w:rPr>
        <w:t xml:space="preserve"> within themselves </w:t>
      </w:r>
      <w:r w:rsidRPr="008D3262">
        <w:rPr>
          <w:rStyle w:val="StyleUnderline"/>
          <w:highlight w:val="yellow"/>
        </w:rPr>
        <w:t>their kernel of “bare life</w:t>
      </w:r>
      <w:r w:rsidRPr="008866B5">
        <w:rPr>
          <w:rStyle w:val="StyleUnderline"/>
        </w:rPr>
        <w:t>” – physical existence as such, which is mediated by political structures, including citizenship, law, and rights.</w:t>
      </w:r>
      <w:r w:rsidRPr="008866B5">
        <w:rPr>
          <w:sz w:val="16"/>
        </w:rPr>
        <w:t xml:space="preserve"> But those political structures cannot expel our bit of bare life. Sovereign </w:t>
      </w:r>
      <w:r w:rsidRPr="008D3262">
        <w:rPr>
          <w:rStyle w:val="StyleUnderline"/>
          <w:highlight w:val="yellow"/>
        </w:rPr>
        <w:t>power</w:t>
      </w:r>
      <w:r w:rsidRPr="008866B5">
        <w:rPr>
          <w:rStyle w:val="StyleUnderline"/>
        </w:rPr>
        <w:t xml:space="preserve"> </w:t>
      </w:r>
      <w:r w:rsidRPr="008D3262">
        <w:rPr>
          <w:rStyle w:val="StyleUnderline"/>
          <w:highlight w:val="yellow"/>
        </w:rPr>
        <w:t>continuously redefines the normative standard of humanity</w:t>
      </w:r>
      <w:r w:rsidRPr="008866B5">
        <w:rPr>
          <w:rStyle w:val="StyleUnderline"/>
        </w:rPr>
        <w:t>. Its designation of homo sacer is not fixed.</w:t>
      </w:r>
      <w:r w:rsidRPr="008866B5">
        <w:rPr>
          <w:sz w:val="16"/>
        </w:rPr>
        <w:t xml:space="preserve"> Because everyone carries within themselves their kernel of bare life, we all run the risk of falling into the category of those who must die. It is in this sense that Agamben thinks that we are all “living dead men [and women], [and potentially the] new sacred ones.”26</w:t>
      </w:r>
    </w:p>
    <w:p w14:paraId="5DA18219" w14:textId="77777777" w:rsidR="009D4E9F" w:rsidRPr="008866B5" w:rsidRDefault="009D4E9F" w:rsidP="009D4E9F"/>
    <w:p w14:paraId="263B1FAC" w14:textId="4A8C478F" w:rsidR="005B2640" w:rsidRDefault="005B2640" w:rsidP="005B2640">
      <w:pPr>
        <w:pStyle w:val="Heading2"/>
      </w:pPr>
      <w:r>
        <w:t>Capitalism</w:t>
      </w:r>
    </w:p>
    <w:p w14:paraId="02A20B86" w14:textId="5B076CB4" w:rsidR="005B2640" w:rsidRPr="005B2640" w:rsidRDefault="005B2640" w:rsidP="005B2640">
      <w:pPr>
        <w:pStyle w:val="Heading3"/>
      </w:pPr>
      <w:r>
        <w:t>Permutation</w:t>
      </w:r>
    </w:p>
    <w:p w14:paraId="453AD8AF" w14:textId="77777777" w:rsidR="005B2640" w:rsidRDefault="005B2640" w:rsidP="005B2640">
      <w:pPr>
        <w:pStyle w:val="Heading4"/>
      </w:pPr>
      <w:r>
        <w:t>Perm do both – Destituent power cultivates new political identities that exist in opposition to the sovereign in labor</w:t>
      </w:r>
    </w:p>
    <w:p w14:paraId="7D978B2F" w14:textId="77777777" w:rsidR="005B2640" w:rsidRPr="009A19F4" w:rsidRDefault="005B2640" w:rsidP="005B2640">
      <w:pPr>
        <w:rPr>
          <w:b/>
          <w:bCs/>
          <w:sz w:val="26"/>
        </w:rPr>
      </w:pPr>
      <w:r w:rsidRPr="009A19F4">
        <w:rPr>
          <w:rStyle w:val="Style13ptBold"/>
        </w:rPr>
        <w:t>Dey 16</w:t>
      </w:r>
      <w:r>
        <w:rPr>
          <w:rStyle w:val="Style13ptBold"/>
        </w:rPr>
        <w:t xml:space="preserve"> </w:t>
      </w:r>
      <w:r>
        <w:t xml:space="preserve">(Pascal, Grenoble Ecole de Management and University of St. Gallen, “Destituent entrepreneurship: disobeying sovereign rule, prefiguring post-capitalist reality”, Entrepreneurship &amp; Regional Development, Online: </w:t>
      </w:r>
      <w:hyperlink r:id="rId28" w:history="1">
        <w:r w:rsidRPr="004C0A57">
          <w:rPr>
            <w:rStyle w:val="Hyperlink"/>
          </w:rPr>
          <w:t>https://www.tandfonline.com/doi/abs/10.1080/08985626.2016.1221225</w:t>
        </w:r>
      </w:hyperlink>
      <w:r>
        <w:t>, 7/11, DTS)</w:t>
      </w:r>
    </w:p>
    <w:p w14:paraId="39C39391" w14:textId="77777777" w:rsidR="005B2640" w:rsidRPr="009A19F4" w:rsidRDefault="005B2640" w:rsidP="005B2640">
      <w:pPr>
        <w:rPr>
          <w:sz w:val="16"/>
        </w:rPr>
      </w:pPr>
      <w:r w:rsidRPr="009A19F4">
        <w:rPr>
          <w:sz w:val="16"/>
        </w:rPr>
        <w:t xml:space="preserve">This form of disobedience (referred to in political theory as constituent power; Laudani 2013) does not correspond to the events in Argentina, since the worker-occupied enterprises did not – at least during the initial stages – try to reform the sovereign structures with the aim of creating a better constitution. </w:t>
      </w:r>
      <w:r w:rsidRPr="009A19F4">
        <w:rPr>
          <w:rStyle w:val="StyleUnderline"/>
        </w:rPr>
        <w:t xml:space="preserve">Quite the contrary, the </w:t>
      </w:r>
      <w:r w:rsidRPr="002F2539">
        <w:rPr>
          <w:rStyle w:val="StyleUnderline"/>
          <w:highlight w:val="cyan"/>
        </w:rPr>
        <w:t>worker</w:t>
      </w:r>
      <w:r w:rsidRPr="009A19F4">
        <w:rPr>
          <w:rStyle w:val="StyleUnderline"/>
        </w:rPr>
        <w:t xml:space="preserve">-occupied </w:t>
      </w:r>
      <w:r w:rsidRPr="002F2539">
        <w:rPr>
          <w:rStyle w:val="StyleUnderline"/>
          <w:highlight w:val="cyan"/>
        </w:rPr>
        <w:t>enterprises symbolize a form of</w:t>
      </w:r>
      <w:r w:rsidRPr="009A19F4">
        <w:rPr>
          <w:rStyle w:val="StyleUnderline"/>
        </w:rPr>
        <w:t xml:space="preserve"> disobedience characterized by a general </w:t>
      </w:r>
      <w:r w:rsidRPr="002F2539">
        <w:rPr>
          <w:rStyle w:val="StyleUnderline"/>
          <w:highlight w:val="cyan"/>
        </w:rPr>
        <w:t>desire to withdraw from</w:t>
      </w:r>
      <w:r w:rsidRPr="009A19F4">
        <w:rPr>
          <w:rStyle w:val="StyleUnderline"/>
        </w:rPr>
        <w:t xml:space="preserve"> the impeding influence of </w:t>
      </w:r>
      <w:r w:rsidRPr="002F2539">
        <w:rPr>
          <w:rStyle w:val="StyleUnderline"/>
          <w:highlight w:val="cyan"/>
        </w:rPr>
        <w:t>the neoliberal state by</w:t>
      </w:r>
      <w:r w:rsidRPr="009A19F4">
        <w:rPr>
          <w:rStyle w:val="StyleUnderline"/>
        </w:rPr>
        <w:t xml:space="preserve"> deactivating and </w:t>
      </w:r>
      <w:r w:rsidRPr="002F2539">
        <w:rPr>
          <w:rStyle w:val="StyleUnderline"/>
          <w:highlight w:val="cyan"/>
        </w:rPr>
        <w:t>suspending its</w:t>
      </w:r>
      <w:r w:rsidRPr="009A19F4">
        <w:rPr>
          <w:rStyle w:val="StyleUnderline"/>
        </w:rPr>
        <w:t xml:space="preserve"> official norms and </w:t>
      </w:r>
      <w:r w:rsidRPr="002F2539">
        <w:rPr>
          <w:rStyle w:val="StyleUnderline"/>
          <w:highlight w:val="cyan"/>
        </w:rPr>
        <w:t>rules</w:t>
      </w:r>
      <w:r w:rsidRPr="009A19F4">
        <w:rPr>
          <w:rStyle w:val="StyleUnderline"/>
        </w:rPr>
        <w:t xml:space="preserve">. This is what Agamben (2014) refers </w:t>
      </w:r>
      <w:r w:rsidRPr="002F2539">
        <w:rPr>
          <w:rStyle w:val="StyleUnderline"/>
        </w:rPr>
        <w:t>to</w:t>
      </w:r>
      <w:r w:rsidRPr="009A19F4">
        <w:rPr>
          <w:rStyle w:val="StyleUnderline"/>
        </w:rPr>
        <w:t xml:space="preserve"> as </w:t>
      </w:r>
      <w:r w:rsidRPr="002F2539">
        <w:rPr>
          <w:rStyle w:val="StyleUnderline"/>
          <w:highlight w:val="cyan"/>
        </w:rPr>
        <w:t>destituent power</w:t>
      </w:r>
      <w:r w:rsidRPr="009A19F4">
        <w:rPr>
          <w:rStyle w:val="StyleUnderline"/>
        </w:rPr>
        <w:t xml:space="preserve">. Central to destituent power is an understanding of disobedience as the outright </w:t>
      </w:r>
      <w:r w:rsidRPr="002F2539">
        <w:rPr>
          <w:rStyle w:val="StyleUnderline"/>
          <w:highlight w:val="cyan"/>
        </w:rPr>
        <w:t>reject</w:t>
      </w:r>
      <w:r w:rsidRPr="009A19F4">
        <w:rPr>
          <w:rStyle w:val="StyleUnderline"/>
        </w:rPr>
        <w:t xml:space="preserve">ion of the legitimacy of </w:t>
      </w:r>
      <w:r w:rsidRPr="002F2539">
        <w:rPr>
          <w:rStyle w:val="StyleUnderline"/>
          <w:highlight w:val="cyan"/>
        </w:rPr>
        <w:t>sovereign rule</w:t>
      </w:r>
      <w:r w:rsidRPr="009A19F4">
        <w:rPr>
          <w:rStyle w:val="StyleUnderline"/>
        </w:rPr>
        <w:t xml:space="preserve"> and its politico-juridical apparatus</w:t>
      </w:r>
      <w:r w:rsidRPr="009A19F4">
        <w:rPr>
          <w:sz w:val="16"/>
        </w:rPr>
        <w:t xml:space="preserve">. Destituent power thus describes a revolutionary Entrepreneurship &amp; Regional Development moment characterized by resistance to official norms and sovereign rule (Laudani 2013). </w:t>
      </w:r>
      <w:r w:rsidRPr="009A19F4">
        <w:rPr>
          <w:rStyle w:val="StyleUnderline"/>
        </w:rPr>
        <w:t xml:space="preserve">Destituent power </w:t>
      </w:r>
      <w:r w:rsidRPr="002F2539">
        <w:rPr>
          <w:rStyle w:val="StyleUnderline"/>
          <w:highlight w:val="cyan"/>
        </w:rPr>
        <w:t>attends to</w:t>
      </w:r>
      <w:r w:rsidRPr="009A19F4">
        <w:rPr>
          <w:rStyle w:val="StyleUnderline"/>
        </w:rPr>
        <w:t xml:space="preserve"> ‘goals such as outright political independence or the freedom to live with dignity and without the violent imposition of force by the powerful’</w:t>
      </w:r>
      <w:r w:rsidRPr="009A19F4">
        <w:rPr>
          <w:sz w:val="16"/>
        </w:rPr>
        <w:t xml:space="preserve"> (Franceschet 2015, 241). </w:t>
      </w:r>
      <w:r w:rsidRPr="009A19F4">
        <w:rPr>
          <w:rStyle w:val="StyleUnderline"/>
        </w:rPr>
        <w:t xml:space="preserve">The defining moment of destituent power is a kind of </w:t>
      </w:r>
      <w:r w:rsidRPr="002F2539">
        <w:rPr>
          <w:rStyle w:val="StyleUnderline"/>
          <w:highlight w:val="cyan"/>
        </w:rPr>
        <w:t>disobedience predicated on resistance</w:t>
      </w:r>
      <w:r w:rsidRPr="009A19F4">
        <w:rPr>
          <w:sz w:val="16"/>
        </w:rPr>
        <w:t xml:space="preserve">. Whilst reflected in their slogan ‘Occupy, Resist, Produce’, which the workers had borrowed from the Brazilian landless movement, moments of resistance became manifest at different levels and during different stages of the occupations. Resisting bankruptcy orders and reclaiming the right to work To begin with, </w:t>
      </w:r>
      <w:r w:rsidRPr="009A19F4">
        <w:rPr>
          <w:rStyle w:val="StyleUnderline"/>
        </w:rPr>
        <w:t xml:space="preserve">resistance in the case of the occupied enterprises was </w:t>
      </w:r>
      <w:r w:rsidRPr="002F2539">
        <w:rPr>
          <w:rStyle w:val="StyleUnderline"/>
          <w:highlight w:val="cyan"/>
        </w:rPr>
        <w:t>actualized</w:t>
      </w:r>
      <w:r w:rsidRPr="009A19F4">
        <w:rPr>
          <w:rStyle w:val="StyleUnderline"/>
        </w:rPr>
        <w:t xml:space="preserve"> when the workers, who had been excluded from their officially bankrupt enterprises, reopened the enterprises to resume work.</w:t>
      </w:r>
      <w:r w:rsidRPr="009A19F4">
        <w:rPr>
          <w:sz w:val="16"/>
        </w:rPr>
        <w:t xml:space="preserve"> The general reasoning of the occupants was that the abandoned enterprises implicitly belonged to society because many of them had received state subsidies, tax exemptions and other forms of government assistance prior to their fraudulent close-downs (Cole 2007). </w:t>
      </w:r>
      <w:r w:rsidRPr="009A19F4">
        <w:rPr>
          <w:rStyle w:val="StyleUnderline"/>
        </w:rPr>
        <w:t xml:space="preserve">Since the workers construed the enterprises as public assets as they had been supported by taxpayer money, the occupations in their view merely signified the exercise of their right to work. Succinctly put, </w:t>
      </w:r>
      <w:r w:rsidRPr="002F2539">
        <w:rPr>
          <w:rStyle w:val="StyleUnderline"/>
          <w:highlight w:val="cyan"/>
        </w:rPr>
        <w:t>by taking control</w:t>
      </w:r>
      <w:r w:rsidRPr="009A19F4">
        <w:rPr>
          <w:rStyle w:val="StyleUnderline"/>
        </w:rPr>
        <w:t xml:space="preserve"> </w:t>
      </w:r>
      <w:r w:rsidRPr="002F2539">
        <w:rPr>
          <w:rStyle w:val="StyleUnderline"/>
          <w:highlight w:val="cyan"/>
        </w:rPr>
        <w:t>of the means of production</w:t>
      </w:r>
      <w:r w:rsidRPr="009A19F4">
        <w:rPr>
          <w:rStyle w:val="StyleUnderline"/>
        </w:rPr>
        <w:t xml:space="preserve">, workers were effectively ‘taking back’ what they thought belonged to them already. Looked at in this way, it becomes clear that the </w:t>
      </w:r>
      <w:r w:rsidRPr="002F2539">
        <w:rPr>
          <w:rStyle w:val="StyleUnderline"/>
          <w:highlight w:val="cyan"/>
        </w:rPr>
        <w:t>occupations resisted sovereign rule by refusing to accept</w:t>
      </w:r>
      <w:r w:rsidRPr="009A19F4">
        <w:rPr>
          <w:rStyle w:val="StyleUnderline"/>
        </w:rPr>
        <w:t xml:space="preserve"> the </w:t>
      </w:r>
      <w:r w:rsidRPr="002F2539">
        <w:rPr>
          <w:rStyle w:val="StyleUnderline"/>
          <w:highlight w:val="cyan"/>
        </w:rPr>
        <w:t>bankruptcy orders</w:t>
      </w:r>
      <w:r w:rsidRPr="009A19F4">
        <w:rPr>
          <w:rStyle w:val="StyleUnderline"/>
        </w:rPr>
        <w:t xml:space="preserve"> it had issued. </w:t>
      </w:r>
      <w:r w:rsidRPr="009A19F4">
        <w:rPr>
          <w:sz w:val="16"/>
        </w:rPr>
        <w:t>However, resuming work by claiming access to the means of production is by no means a straightforward endeavour. For instance, workers were perpetually struggling to put their factories on a sound footing (Ranis 2006), faced difficulties in gaining access to capital and in establishing relationships with the formal economy which in part had become reluctant to work and trade with the occupants. However, perhaps the main challenge to the liberation of the economic realm was the workers’ own sense of identity and self-perception</w:t>
      </w:r>
      <w:r w:rsidRPr="009A19F4">
        <w:rPr>
          <w:rStyle w:val="StyleUnderline"/>
        </w:rPr>
        <w:t xml:space="preserve">. The need for new identities: from </w:t>
      </w:r>
      <w:r w:rsidRPr="002F2539">
        <w:rPr>
          <w:rStyle w:val="StyleUnderline"/>
          <w:highlight w:val="cyan"/>
        </w:rPr>
        <w:t>workers</w:t>
      </w:r>
      <w:r w:rsidRPr="009A19F4">
        <w:rPr>
          <w:rStyle w:val="StyleUnderline"/>
        </w:rPr>
        <w:t xml:space="preserve"> to resistant entrepreneurs Workers’ </w:t>
      </w:r>
      <w:r w:rsidRPr="002F2539">
        <w:rPr>
          <w:rStyle w:val="StyleUnderline"/>
          <w:highlight w:val="cyan"/>
        </w:rPr>
        <w:t>sense of who they</w:t>
      </w:r>
      <w:r w:rsidRPr="009A19F4">
        <w:rPr>
          <w:rStyle w:val="StyleUnderline"/>
        </w:rPr>
        <w:t xml:space="preserve"> were </w:t>
      </w:r>
      <w:r w:rsidRPr="002F2539">
        <w:rPr>
          <w:rStyle w:val="StyleUnderline"/>
          <w:highlight w:val="cyan"/>
        </w:rPr>
        <w:t>was so</w:t>
      </w:r>
      <w:r w:rsidRPr="009A19F4">
        <w:rPr>
          <w:rStyle w:val="StyleUnderline"/>
        </w:rPr>
        <w:t xml:space="preserve"> </w:t>
      </w:r>
      <w:r w:rsidRPr="002F2539">
        <w:rPr>
          <w:rStyle w:val="StyleUnderline"/>
          <w:highlight w:val="cyan"/>
        </w:rPr>
        <w:t>deeply rooted in a wage-labour logic that it was</w:t>
      </w:r>
      <w:r w:rsidRPr="009A19F4">
        <w:rPr>
          <w:rStyle w:val="StyleUnderline"/>
        </w:rPr>
        <w:t xml:space="preserve"> very </w:t>
      </w:r>
      <w:r w:rsidRPr="002F2539">
        <w:rPr>
          <w:rStyle w:val="StyleUnderline"/>
          <w:highlight w:val="cyan"/>
        </w:rPr>
        <w:t>difficult</w:t>
      </w:r>
      <w:r w:rsidRPr="009A19F4">
        <w:rPr>
          <w:rStyle w:val="StyleUnderline"/>
        </w:rPr>
        <w:t xml:space="preserve"> for many </w:t>
      </w:r>
      <w:r w:rsidRPr="002F2539">
        <w:rPr>
          <w:rStyle w:val="StyleUnderline"/>
          <w:highlight w:val="cyan"/>
        </w:rPr>
        <w:t>to envision any other life</w:t>
      </w:r>
      <w:r w:rsidRPr="009A19F4">
        <w:rPr>
          <w:rStyle w:val="StyleUnderline"/>
        </w:rPr>
        <w:t xml:space="preserve"> trajectory</w:t>
      </w:r>
      <w:r w:rsidRPr="009A19F4">
        <w:rPr>
          <w:sz w:val="16"/>
        </w:rPr>
        <w:t xml:space="preserve">. Having been used to working for a wage, workers suddenly became part of a revolutionary moment of which they probably never thought they would be part (Marti and Fernandez 2015). As the following extract shows, workers were at times overwhelmed by the revolutionary prospect the occupations had opened up and notably by the inescapable transition from worker to resistant entrepreneurs: ‘If they [the bosses] had come to us with 50 pesos and told us to show up for work tomorrow, we would have done just that’ (Gibson-Graham 2006, xxxv). </w:t>
      </w:r>
      <w:r w:rsidRPr="009A19F4">
        <w:rPr>
          <w:rStyle w:val="StyleUnderline"/>
        </w:rPr>
        <w:t xml:space="preserve">The </w:t>
      </w:r>
      <w:r w:rsidRPr="002F2539">
        <w:rPr>
          <w:rStyle w:val="StyleUnderline"/>
          <w:highlight w:val="cyan"/>
        </w:rPr>
        <w:t>ability to participate</w:t>
      </w:r>
      <w:r w:rsidRPr="009A19F4">
        <w:rPr>
          <w:rStyle w:val="StyleUnderline"/>
        </w:rPr>
        <w:t xml:space="preserve"> in this revolutionary moment, and to contribute to the widening of the field of economic possibilities, </w:t>
      </w:r>
      <w:r w:rsidRPr="002F2539">
        <w:rPr>
          <w:rStyle w:val="StyleUnderline"/>
          <w:highlight w:val="cyan"/>
        </w:rPr>
        <w:t>implied</w:t>
      </w:r>
      <w:r w:rsidRPr="009A19F4">
        <w:rPr>
          <w:rStyle w:val="StyleUnderline"/>
        </w:rPr>
        <w:t xml:space="preserve"> a </w:t>
      </w:r>
      <w:r w:rsidRPr="002F2539">
        <w:rPr>
          <w:rStyle w:val="StyleUnderline"/>
          <w:highlight w:val="cyan"/>
        </w:rPr>
        <w:t>need</w:t>
      </w:r>
      <w:r w:rsidRPr="009A19F4">
        <w:rPr>
          <w:rStyle w:val="StyleUnderline"/>
        </w:rPr>
        <w:t xml:space="preserve"> on the part of the workers </w:t>
      </w:r>
      <w:r w:rsidRPr="002F2539">
        <w:rPr>
          <w:rStyle w:val="StyleUnderline"/>
          <w:highlight w:val="cyan"/>
        </w:rPr>
        <w:t>to cultivate</w:t>
      </w:r>
      <w:r w:rsidRPr="009A19F4">
        <w:rPr>
          <w:rStyle w:val="StyleUnderline"/>
        </w:rPr>
        <w:t xml:space="preserve"> a </w:t>
      </w:r>
      <w:r w:rsidRPr="002F2539">
        <w:rPr>
          <w:rStyle w:val="StyleUnderline"/>
          <w:highlight w:val="cyan"/>
        </w:rPr>
        <w:t>new</w:t>
      </w:r>
      <w:r w:rsidRPr="009A19F4">
        <w:rPr>
          <w:rStyle w:val="StyleUnderline"/>
        </w:rPr>
        <w:t xml:space="preserve"> sense of </w:t>
      </w:r>
      <w:r w:rsidRPr="002F2539">
        <w:rPr>
          <w:rStyle w:val="StyleUnderline"/>
          <w:highlight w:val="cyan"/>
        </w:rPr>
        <w:t>identity which</w:t>
      </w:r>
      <w:r w:rsidRPr="009A19F4">
        <w:rPr>
          <w:rStyle w:val="StyleUnderline"/>
        </w:rPr>
        <w:t xml:space="preserve"> would </w:t>
      </w:r>
      <w:r w:rsidRPr="002F2539">
        <w:rPr>
          <w:rStyle w:val="StyleUnderline"/>
          <w:highlight w:val="cyan"/>
        </w:rPr>
        <w:t>permit them to resist</w:t>
      </w:r>
      <w:r w:rsidRPr="009A19F4">
        <w:rPr>
          <w:rStyle w:val="StyleUnderline"/>
        </w:rPr>
        <w:t xml:space="preserve"> and transcend norms of </w:t>
      </w:r>
      <w:r w:rsidRPr="002F2539">
        <w:rPr>
          <w:rStyle w:val="StyleUnderline"/>
          <w:highlight w:val="cyan"/>
        </w:rPr>
        <w:t>authority</w:t>
      </w:r>
      <w:r w:rsidRPr="009A19F4">
        <w:rPr>
          <w:rStyle w:val="StyleUnderline"/>
        </w:rPr>
        <w:t xml:space="preserve"> and hierarchy that had hitherto informed their sense of being</w:t>
      </w:r>
      <w:r w:rsidRPr="009A19F4">
        <w:rPr>
          <w:sz w:val="16"/>
        </w:rPr>
        <w:t xml:space="preserve">. Monteagudo’s (2008) ethnographic study of the recovered balloon factory La Nueva Esperanza (The New Hope) is instructive here as it reveals how female workers learned to experience themselves as efficacious beings capable of voicing and asserting their interests and perspectives. </w:t>
      </w:r>
      <w:r w:rsidRPr="009A19F4">
        <w:rPr>
          <w:rStyle w:val="StyleUnderline"/>
        </w:rPr>
        <w:t xml:space="preserve">The decision to occupy their enterprise literally pushed the female workers into believing in and trusting their own entrepreneurial capabilities. The </w:t>
      </w:r>
      <w:r w:rsidRPr="002F2539">
        <w:rPr>
          <w:rStyle w:val="StyleUnderline"/>
          <w:highlight w:val="cyan"/>
        </w:rPr>
        <w:t>revolutionary act of occupying</w:t>
      </w:r>
      <w:r w:rsidRPr="009A19F4">
        <w:rPr>
          <w:rStyle w:val="StyleUnderline"/>
        </w:rPr>
        <w:t xml:space="preserve"> their enterprise </w:t>
      </w:r>
      <w:r w:rsidRPr="002F2539">
        <w:rPr>
          <w:rStyle w:val="StyleUnderline"/>
          <w:highlight w:val="cyan"/>
        </w:rPr>
        <w:t>allowed them to grasp</w:t>
      </w:r>
      <w:r w:rsidRPr="009A19F4">
        <w:rPr>
          <w:rStyle w:val="StyleUnderline"/>
        </w:rPr>
        <w:t xml:space="preserve"> ‘the </w:t>
      </w:r>
      <w:r w:rsidRPr="002F2539">
        <w:rPr>
          <w:rStyle w:val="StyleUnderline"/>
          <w:highlight w:val="cyan"/>
        </w:rPr>
        <w:t>possibility of becoming something other</w:t>
      </w:r>
      <w:r w:rsidRPr="009A19F4">
        <w:rPr>
          <w:rStyle w:val="StyleUnderline"/>
        </w:rPr>
        <w:t xml:space="preserve"> than wages-workers </w:t>
      </w:r>
      <w:r w:rsidRPr="009A19F4">
        <w:rPr>
          <w:sz w:val="16"/>
        </w:rPr>
        <w:t xml:space="preserve">8 P. Dey relegated to spending life producing for others within the capital-labor relation’ (Vieta 2014, 784). </w:t>
      </w:r>
      <w:r w:rsidRPr="009A19F4">
        <w:rPr>
          <w:rStyle w:val="StyleUnderline"/>
        </w:rPr>
        <w:t xml:space="preserve">Looked at from the perspective of </w:t>
      </w:r>
      <w:r w:rsidRPr="002F2539">
        <w:rPr>
          <w:rStyle w:val="StyleUnderline"/>
          <w:highlight w:val="cyan"/>
        </w:rPr>
        <w:t>destituent power</w:t>
      </w:r>
      <w:r w:rsidRPr="009A19F4">
        <w:rPr>
          <w:rStyle w:val="StyleUnderline"/>
        </w:rPr>
        <w:t xml:space="preserve">, we can see that the workers </w:t>
      </w:r>
      <w:r w:rsidRPr="002F2539">
        <w:rPr>
          <w:rStyle w:val="StyleUnderline"/>
          <w:highlight w:val="cyan"/>
        </w:rPr>
        <w:t>re-invented</w:t>
      </w:r>
      <w:r w:rsidRPr="009A19F4">
        <w:rPr>
          <w:rStyle w:val="StyleUnderline"/>
        </w:rPr>
        <w:t xml:space="preserve"> themselves as ‘</w:t>
      </w:r>
      <w:r w:rsidRPr="002F2539">
        <w:rPr>
          <w:rStyle w:val="StyleUnderline"/>
          <w:highlight w:val="cyan"/>
        </w:rPr>
        <w:t>resistant entrepreneurs’ who refused to endorse</w:t>
      </w:r>
      <w:r w:rsidRPr="009A19F4">
        <w:rPr>
          <w:rStyle w:val="StyleUnderline"/>
        </w:rPr>
        <w:t xml:space="preserve"> normative assumptions of labour, </w:t>
      </w:r>
      <w:r w:rsidRPr="002F2539">
        <w:rPr>
          <w:rStyle w:val="StyleUnderline"/>
          <w:highlight w:val="cyan"/>
        </w:rPr>
        <w:t>hierarchy</w:t>
      </w:r>
      <w:r w:rsidRPr="002F2539">
        <w:rPr>
          <w:rStyle w:val="StyleUnderline"/>
        </w:rPr>
        <w:t xml:space="preserve"> and</w:t>
      </w:r>
      <w:r w:rsidRPr="009A19F4">
        <w:rPr>
          <w:rStyle w:val="StyleUnderline"/>
        </w:rPr>
        <w:t xml:space="preserve"> coercion, understanding that c</w:t>
      </w:r>
      <w:r w:rsidRPr="002F2539">
        <w:rPr>
          <w:rStyle w:val="StyleUnderline"/>
        </w:rPr>
        <w:t>ultivat</w:t>
      </w:r>
      <w:r w:rsidRPr="009A19F4">
        <w:rPr>
          <w:rStyle w:val="StyleUnderline"/>
        </w:rPr>
        <w:t xml:space="preserve">ing </w:t>
      </w:r>
      <w:r w:rsidRPr="002F2539">
        <w:rPr>
          <w:rStyle w:val="Emphasis"/>
          <w:highlight w:val="cyan"/>
        </w:rPr>
        <w:t>a</w:t>
      </w:r>
      <w:r w:rsidRPr="002F2539">
        <w:rPr>
          <w:rStyle w:val="Emphasis"/>
        </w:rPr>
        <w:t xml:space="preserve"> novel </w:t>
      </w:r>
      <w:r w:rsidRPr="002F2539">
        <w:rPr>
          <w:rStyle w:val="Emphasis"/>
          <w:highlight w:val="cyan"/>
        </w:rPr>
        <w:t>political identity capable of pushing back against sovereign rule was imperative for liberating their economic reality</w:t>
      </w:r>
      <w:r w:rsidRPr="002F2539">
        <w:rPr>
          <w:sz w:val="16"/>
          <w:highlight w:val="cyan"/>
        </w:rPr>
        <w:t>.</w:t>
      </w:r>
      <w:r w:rsidRPr="009A19F4">
        <w:rPr>
          <w:sz w:val="16"/>
        </w:rPr>
        <w:t xml:space="preserve"> Resisting court decisions and ex-proprietors Perhaps one of the clearest examples of resistance emerged as a reaction to police violence perpetrated in the context of forced evictions. An exemplary case is provided by the workers of Brukman, a textile company in Buenos Aires, who had taken over their enterprise in 2001 after the owners had fled the indebted company (North and Huber 2004). Approximately a year after the workers’ occupation, the police took over the enterprise on the authority of a court order to reclaim the machinery. The workers, mainly women, who were present at the enterprise were immediately arrested. According to the theory of destituent power, expelling the workers from their premises signifies attempts to re-establish order within society. However, only a few hours after the arrests, supporters of the Brukman workers as well as various activists and human rights groups arrived on site to protest against the forced eviction and the detention of the female workers. The protests resulted in the withdrawal of the police forces and the release of the arrested workers. And even though various eviction attempts by the police followed, the Brukman workers were ultimately successful in retaining control over the enterprise and even received legal permission to return to their enterprise (Rossi 2015). While Brukman offers an illuminating example of how workers were able to push back police forces, it cannot be stressed enough that resistance was a collective endeavour that strongly relied upon the support from the communities. As one worker of Chilavert, a book publishing firm, reminds us: It [the enterprise] wasn’t won merely by its eight workers […] It was also won by the neighbours, the teacher, the plumber, the grandmother for the neighbourhood who came out and fought off the police, who helped stop the eviction attempt. (Huff-Hannon 2004) This anecdote draws attention to how destituent power entails the rise of a collective will that refuses to succumb to sovereign rule. </w:t>
      </w:r>
      <w:r w:rsidRPr="009A19F4">
        <w:rPr>
          <w:rStyle w:val="StyleUnderline"/>
        </w:rPr>
        <w:t xml:space="preserve">This collective will only emerges occasionally during moments of crisis (Agamben 2000). To summarize, what the concept of </w:t>
      </w:r>
      <w:r w:rsidRPr="002F2539">
        <w:rPr>
          <w:rStyle w:val="StyleUnderline"/>
          <w:highlight w:val="cyan"/>
        </w:rPr>
        <w:t>destituent power allows</w:t>
      </w:r>
      <w:r w:rsidRPr="009A19F4">
        <w:rPr>
          <w:rStyle w:val="StyleUnderline"/>
        </w:rPr>
        <w:t xml:space="preserve"> us to see is how </w:t>
      </w:r>
      <w:r w:rsidRPr="002F2539">
        <w:rPr>
          <w:rStyle w:val="StyleUnderline"/>
          <w:highlight w:val="cyan"/>
        </w:rPr>
        <w:t>workers</w:t>
      </w:r>
      <w:r w:rsidRPr="009A19F4">
        <w:rPr>
          <w:rStyle w:val="StyleUnderline"/>
        </w:rPr>
        <w:t xml:space="preserve"> turned into resistant entrepreneurs who, with the support of the community, </w:t>
      </w:r>
      <w:r w:rsidRPr="002F2539">
        <w:rPr>
          <w:rStyle w:val="StyleUnderline"/>
          <w:highlight w:val="cyan"/>
        </w:rPr>
        <w:t>fought against</w:t>
      </w:r>
      <w:r w:rsidRPr="009A19F4">
        <w:rPr>
          <w:rStyle w:val="StyleUnderline"/>
        </w:rPr>
        <w:t xml:space="preserve"> the </w:t>
      </w:r>
      <w:r w:rsidRPr="002F2539">
        <w:rPr>
          <w:rStyle w:val="StyleUnderline"/>
          <w:highlight w:val="cyan"/>
        </w:rPr>
        <w:t>debilitating effect of</w:t>
      </w:r>
      <w:r w:rsidRPr="009A19F4">
        <w:rPr>
          <w:rStyle w:val="StyleUnderline"/>
        </w:rPr>
        <w:t xml:space="preserve"> the official </w:t>
      </w:r>
      <w:r w:rsidRPr="002F2539">
        <w:rPr>
          <w:rStyle w:val="StyleUnderline"/>
          <w:highlight w:val="cyan"/>
        </w:rPr>
        <w:t>order</w:t>
      </w:r>
      <w:r w:rsidRPr="009A19F4">
        <w:rPr>
          <w:sz w:val="16"/>
        </w:rPr>
        <w:t xml:space="preserve"> (i.e. courts, governments, the police force and ex-proprietors) and who occupied the abandoned enterprises to reclaim their right to work. </w:t>
      </w:r>
    </w:p>
    <w:p w14:paraId="7E211FA6" w14:textId="77777777" w:rsidR="004271D4" w:rsidRPr="006F3798" w:rsidRDefault="004271D4" w:rsidP="006F3798">
      <w:pPr>
        <w:pStyle w:val="Heading4"/>
      </w:pPr>
      <w:r w:rsidRPr="006F3798">
        <w:t>Only through analyzing the state of exception can a power analysis that takes into account both governmentality and sovereignty can function</w:t>
      </w:r>
    </w:p>
    <w:p w14:paraId="57C81E90" w14:textId="77777777" w:rsidR="004271D4" w:rsidRDefault="004271D4" w:rsidP="004271D4">
      <w:r>
        <w:rPr>
          <w:rStyle w:val="Style13ptBold"/>
        </w:rPr>
        <w:t>De Boever 09</w:t>
      </w:r>
      <w:r>
        <w:t xml:space="preserve"> (Arne, PhD Columbia, teaches American Studies in the School of Critical Studies at the California Institute of the Arts, where he also directs the School’s MA Program in Aesthetics and Politics, “Agamben and Marx: Sovereignty, Governmentality, Economy” , Springer Institute, 8/11/09, </w:t>
      </w:r>
      <w:hyperlink r:id="rId29" w:history="1">
        <w:r>
          <w:rPr>
            <w:rStyle w:val="Hyperlink"/>
          </w:rPr>
          <w:t>https://link.springer.com/content/pdf/10.1007%2Fs10978-009-9055-0.pdf)/AK47</w:t>
        </w:r>
      </w:hyperlink>
    </w:p>
    <w:p w14:paraId="33494C83" w14:textId="77777777" w:rsidR="004271D4" w:rsidRDefault="004271D4" w:rsidP="004271D4">
      <w:pPr>
        <w:rPr>
          <w:sz w:val="16"/>
        </w:rPr>
      </w:pPr>
      <w:r>
        <w:rPr>
          <w:sz w:val="16"/>
        </w:rPr>
        <w:t xml:space="preserve">The Capitalist Relation, Governmentality, Sovereignty As is well known, Michel Foucault started using the term </w:t>
      </w:r>
      <w:r w:rsidRPr="006F3798">
        <w:rPr>
          <w:rStyle w:val="StyleUnderline"/>
          <w:highlight w:val="yellow"/>
        </w:rPr>
        <w:t>bio-power</w:t>
      </w:r>
      <w:r>
        <w:rPr>
          <w:sz w:val="16"/>
        </w:rPr>
        <w:t xml:space="preserve"> in his lectures at the Colle`ge de France in Paris in the mid-nineteen seventies. He used it to refer to a </w:t>
      </w:r>
      <w:r>
        <w:rPr>
          <w:rStyle w:val="StyleUnderline"/>
        </w:rPr>
        <w:t>kind of power that is ‘</w:t>
      </w:r>
      <w:r w:rsidRPr="006F3798">
        <w:rPr>
          <w:rStyle w:val="StyleUnderline"/>
          <w:highlight w:val="yellow"/>
        </w:rPr>
        <w:t>focused on</w:t>
      </w:r>
      <w:r>
        <w:rPr>
          <w:rStyle w:val="StyleUnderline"/>
        </w:rPr>
        <w:t xml:space="preserve"> the </w:t>
      </w:r>
      <w:r w:rsidRPr="006F3798">
        <w:rPr>
          <w:rStyle w:val="StyleUnderline"/>
          <w:highlight w:val="yellow"/>
        </w:rPr>
        <w:t>species body</w:t>
      </w:r>
      <w:r>
        <w:rPr>
          <w:sz w:val="16"/>
        </w:rPr>
        <w:t xml:space="preserve">, the body imbued with the mechanics of life and serving as the basis of biological processes: propagation, births and mortality, the level of health, life expectancy and longevity […]’ (Foucault 1990, p. 139). Bio-power was a key term in Foucault’s analysis of what he called </w:t>
      </w:r>
      <w:r w:rsidRPr="006F3798">
        <w:rPr>
          <w:rStyle w:val="StyleUnderline"/>
          <w:highlight w:val="yellow"/>
        </w:rPr>
        <w:t>governmentality</w:t>
      </w:r>
      <w:r>
        <w:rPr>
          <w:sz w:val="16"/>
        </w:rPr>
        <w:t xml:space="preserve">, or </w:t>
      </w:r>
      <w:r>
        <w:rPr>
          <w:rStyle w:val="StyleUnderline"/>
        </w:rPr>
        <w:t xml:space="preserve">the ways in </w:t>
      </w:r>
      <w:r w:rsidRPr="006F3798">
        <w:rPr>
          <w:rStyle w:val="StyleUnderline"/>
          <w:highlight w:val="yellow"/>
        </w:rPr>
        <w:t>which power regulates</w:t>
      </w:r>
      <w:r>
        <w:rPr>
          <w:rStyle w:val="StyleUnderline"/>
        </w:rPr>
        <w:t xml:space="preserve"> the life of the </w:t>
      </w:r>
      <w:r w:rsidRPr="006F3798">
        <w:rPr>
          <w:rStyle w:val="StyleUnderline"/>
          <w:highlight w:val="yellow"/>
        </w:rPr>
        <w:t>population</w:t>
      </w:r>
      <w:r>
        <w:rPr>
          <w:sz w:val="16"/>
        </w:rPr>
        <w:t>, for example, through marriage laws, by regulating commerce, changing people’s moral and religious values, etc. Unlike disciplinary power, which is ‘centered on the body as machine: its disciplining, the optimization of its capabilities, the extortion of its forces, the parallel increase of its usefulness and docility, its integration into systems of efficient and economic controls’ (p. 139) and sovereignty, which is concerned with territory and imposes laws on people to protect the government against both civil war and external enemies</w:t>
      </w:r>
      <w:r>
        <w:rPr>
          <w:rStyle w:val="StyleUnderline"/>
        </w:rPr>
        <w:t xml:space="preserve">, governmentality </w:t>
      </w:r>
      <w:r w:rsidRPr="006F3798">
        <w:rPr>
          <w:rStyle w:val="StyleUnderline"/>
          <w:highlight w:val="yellow"/>
        </w:rPr>
        <w:t>aspires</w:t>
      </w:r>
      <w:r>
        <w:rPr>
          <w:rStyle w:val="StyleUnderline"/>
        </w:rPr>
        <w:t xml:space="preserve"> to </w:t>
      </w:r>
      <w:r w:rsidRPr="006F3798">
        <w:rPr>
          <w:rStyle w:val="StyleUnderline"/>
          <w:highlight w:val="yellow"/>
        </w:rPr>
        <w:t>security</w:t>
      </w:r>
      <w:r>
        <w:rPr>
          <w:sz w:val="16"/>
        </w:rPr>
        <w:t xml:space="preserve">. A </w:t>
      </w:r>
      <w:r>
        <w:rPr>
          <w:rStyle w:val="StyleUnderline"/>
        </w:rPr>
        <w:t>government is secure when the population, through the ways in which its life is organised, guarantees the continuation of power</w:t>
      </w:r>
      <w:r>
        <w:rPr>
          <w:sz w:val="16"/>
        </w:rPr>
        <w:t xml:space="preserve">. As Foucault explains, </w:t>
      </w:r>
      <w:r w:rsidRPr="006F3798">
        <w:rPr>
          <w:rStyle w:val="StyleUnderline"/>
          <w:highlight w:val="yellow"/>
        </w:rPr>
        <w:t>security</w:t>
      </w:r>
      <w:r>
        <w:rPr>
          <w:rStyle w:val="StyleUnderline"/>
        </w:rPr>
        <w:t xml:space="preserve"> does </w:t>
      </w:r>
      <w:r w:rsidRPr="006F3798">
        <w:rPr>
          <w:rStyle w:val="StyleUnderline"/>
          <w:highlight w:val="yellow"/>
        </w:rPr>
        <w:t>not aim to control in</w:t>
      </w:r>
      <w:r>
        <w:rPr>
          <w:rStyle w:val="StyleUnderline"/>
        </w:rPr>
        <w:t xml:space="preserve"> this disciplinary or </w:t>
      </w:r>
      <w:r w:rsidRPr="006F3798">
        <w:rPr>
          <w:rStyle w:val="StyleUnderline"/>
          <w:highlight w:val="yellow"/>
        </w:rPr>
        <w:t>sovereign way</w:t>
      </w:r>
      <w:r>
        <w:rPr>
          <w:rStyle w:val="StyleUnderline"/>
        </w:rPr>
        <w:t xml:space="preserve">, </w:t>
      </w:r>
      <w:r w:rsidRPr="006F3798">
        <w:rPr>
          <w:rStyle w:val="StyleUnderline"/>
          <w:highlight w:val="yellow"/>
        </w:rPr>
        <w:t>but operates through laissez-faire</w:t>
      </w:r>
      <w:r>
        <w:rPr>
          <w:sz w:val="16"/>
        </w:rPr>
        <w:t xml:space="preserve">. It </w:t>
      </w:r>
      <w:r>
        <w:rPr>
          <w:rStyle w:val="StyleUnderline"/>
        </w:rPr>
        <w:t>does not force power onto the people</w:t>
      </w:r>
      <w:r>
        <w:rPr>
          <w:sz w:val="16"/>
        </w:rPr>
        <w:t xml:space="preserve">, but aims to make the people live in such a way that the organisation of their lives contributes to the consolidation of power (see Foucault 2007). Both in the lectures and elsewhere, Foucault maintains an </w:t>
      </w:r>
      <w:r>
        <w:rPr>
          <w:rStyle w:val="StyleUnderline"/>
        </w:rPr>
        <w:t xml:space="preserve">analytical </w:t>
      </w:r>
      <w:r w:rsidRPr="006F3798">
        <w:rPr>
          <w:rStyle w:val="StyleUnderline"/>
          <w:highlight w:val="yellow"/>
        </w:rPr>
        <w:t>separation</w:t>
      </w:r>
      <w:r>
        <w:rPr>
          <w:sz w:val="16"/>
        </w:rPr>
        <w:t>— stricter in some texts than in others—</w:t>
      </w:r>
      <w:r w:rsidRPr="006F3798">
        <w:rPr>
          <w:rStyle w:val="StyleUnderline"/>
          <w:highlight w:val="yellow"/>
        </w:rPr>
        <w:t>between</w:t>
      </w:r>
      <w:r>
        <w:rPr>
          <w:rStyle w:val="StyleUnderline"/>
        </w:rPr>
        <w:t xml:space="preserve"> the different concepts he defines, for example, between </w:t>
      </w:r>
      <w:r w:rsidRPr="006F3798">
        <w:rPr>
          <w:rStyle w:val="StyleUnderline"/>
          <w:highlight w:val="yellow"/>
        </w:rPr>
        <w:t>discipline and security</w:t>
      </w:r>
      <w:r>
        <w:rPr>
          <w:rStyle w:val="StyleUnderline"/>
        </w:rPr>
        <w:t>, or between governmentality and sovereignty</w:t>
      </w:r>
      <w:r>
        <w:rPr>
          <w:sz w:val="16"/>
        </w:rPr>
        <w:t xml:space="preserve">. Whereas discipline is centripetal and aims for final control, </w:t>
      </w:r>
      <w:r>
        <w:rPr>
          <w:rStyle w:val="StyleUnderline"/>
        </w:rPr>
        <w:t xml:space="preserve">security is centrifugal and operates through laissez-faire. </w:t>
      </w:r>
      <w:r>
        <w:rPr>
          <w:sz w:val="16"/>
        </w:rPr>
        <w:t xml:space="preserve">Whereas sovereignty imposes laws on people, </w:t>
      </w:r>
      <w:r>
        <w:rPr>
          <w:rStyle w:val="StyleUnderline"/>
        </w:rPr>
        <w:t>governmentality disposes things, specifically people in their relation to things such as natural resources, riches, etc</w:t>
      </w:r>
      <w:r>
        <w:rPr>
          <w:sz w:val="16"/>
        </w:rPr>
        <w:t xml:space="preserve">. The idea here is not so much that </w:t>
      </w:r>
      <w:r w:rsidRPr="006F3798">
        <w:rPr>
          <w:rStyle w:val="StyleUnderline"/>
          <w:highlight w:val="yellow"/>
        </w:rPr>
        <w:t>these</w:t>
      </w:r>
      <w:r>
        <w:rPr>
          <w:rStyle w:val="StyleUnderline"/>
        </w:rPr>
        <w:t xml:space="preserve"> different </w:t>
      </w:r>
      <w:r w:rsidRPr="006F3798">
        <w:rPr>
          <w:rStyle w:val="StyleUnderline"/>
          <w:highlight w:val="yellow"/>
        </w:rPr>
        <w:t>modes</w:t>
      </w:r>
      <w:r>
        <w:rPr>
          <w:sz w:val="16"/>
        </w:rPr>
        <w:t xml:space="preserve"> of power are actually separate, or would chronologically supersede each other, but that they </w:t>
      </w:r>
      <w:r w:rsidRPr="006F3798">
        <w:rPr>
          <w:rStyle w:val="Emphasis"/>
          <w:highlight w:val="yellow"/>
        </w:rPr>
        <w:t>operate at the same time</w:t>
      </w:r>
      <w:r>
        <w:rPr>
          <w:sz w:val="16"/>
        </w:rPr>
        <w:t xml:space="preserve">.1 </w:t>
      </w:r>
      <w:r w:rsidRPr="006F3798">
        <w:rPr>
          <w:rStyle w:val="Emphasis"/>
          <w:highlight w:val="yellow"/>
        </w:rPr>
        <w:t>In order to understand the dynamics</w:t>
      </w:r>
      <w:r>
        <w:rPr>
          <w:rStyle w:val="Emphasis"/>
        </w:rPr>
        <w:t xml:space="preserve"> of power, </w:t>
      </w:r>
      <w:r w:rsidRPr="006F3798">
        <w:rPr>
          <w:rStyle w:val="Emphasis"/>
          <w:highlight w:val="yellow"/>
        </w:rPr>
        <w:t>one needs</w:t>
      </w:r>
      <w:r>
        <w:rPr>
          <w:rStyle w:val="Emphasis"/>
        </w:rPr>
        <w:t xml:space="preserve"> </w:t>
      </w:r>
      <w:r w:rsidRPr="006F3798">
        <w:rPr>
          <w:rStyle w:val="Emphasis"/>
          <w:highlight w:val="yellow"/>
        </w:rPr>
        <w:t>to take recourse</w:t>
      </w:r>
      <w:r>
        <w:rPr>
          <w:rStyle w:val="Emphasis"/>
        </w:rPr>
        <w:t xml:space="preserve"> to these analytical distinctions, even though actual </w:t>
      </w:r>
      <w:r w:rsidRPr="006F3798">
        <w:rPr>
          <w:rStyle w:val="Emphasis"/>
          <w:highlight w:val="yellow"/>
        </w:rPr>
        <w:t>power relations can never be</w:t>
      </w:r>
      <w:r>
        <w:rPr>
          <w:rStyle w:val="Emphasis"/>
        </w:rPr>
        <w:t xml:space="preserve"> </w:t>
      </w:r>
      <w:r w:rsidRPr="006F3798">
        <w:rPr>
          <w:rStyle w:val="Emphasis"/>
          <w:highlight w:val="yellow"/>
        </w:rPr>
        <w:t>reduced to one mode of power</w:t>
      </w:r>
      <w:r>
        <w:rPr>
          <w:rStyle w:val="Emphasis"/>
        </w:rPr>
        <w:t xml:space="preserve"> that would be fully separate from another</w:t>
      </w:r>
      <w:r>
        <w:rPr>
          <w:sz w:val="16"/>
        </w:rPr>
        <w:t xml:space="preserve">. When in the lectures, Foucault argued that capitalism is bio-political, he thus implied </w:t>
      </w:r>
      <w:r>
        <w:rPr>
          <w:rStyle w:val="Emphasis"/>
        </w:rPr>
        <w:t>that as a power relation, it should be understood as a predominantly governmental relation</w:t>
      </w:r>
      <w:r>
        <w:rPr>
          <w:sz w:val="16"/>
        </w:rPr>
        <w:t xml:space="preserve"> (see Foucault 2004). Although such an argument has taught us much about capitalism that would otherwise have remained in the dark, it also partly risks forgetting the ways in which sovereignty is implicated in capitalism. </w:t>
      </w:r>
      <w:r w:rsidRPr="006F3798">
        <w:rPr>
          <w:rStyle w:val="StyleUnderline"/>
          <w:highlight w:val="yellow"/>
        </w:rPr>
        <w:t>Sovereignty is, in fact, an essential part of the prehistory of capita</w:t>
      </w:r>
      <w:r w:rsidRPr="006F3798">
        <w:rPr>
          <w:sz w:val="16"/>
          <w:highlight w:val="yellow"/>
          <w:u w:val="single"/>
        </w:rPr>
        <w:t>l</w:t>
      </w:r>
      <w:r>
        <w:rPr>
          <w:sz w:val="16"/>
        </w:rPr>
        <w:t xml:space="preserve"> as Karl Marx tells it in the section in Capital entitled ‘So-called Primitive Accumulation’. </w:t>
      </w:r>
      <w:r>
        <w:rPr>
          <w:rStyle w:val="StyleUnderline"/>
        </w:rPr>
        <w:t>The capitalist relation demands an analysis of power that would integrate the different concepts and kinds of power that Foucault defines</w:t>
      </w:r>
      <w:r>
        <w:rPr>
          <w:sz w:val="16"/>
        </w:rPr>
        <w:t xml:space="preserve">.2 In this essay, I will reconsider Marx’ prehistory of capital through the lens of the work of Giorgio </w:t>
      </w:r>
      <w:r w:rsidRPr="006F3798">
        <w:rPr>
          <w:rStyle w:val="StyleUnderline"/>
          <w:highlight w:val="yellow"/>
        </w:rPr>
        <w:t>Agamben</w:t>
      </w:r>
      <w:r>
        <w:rPr>
          <w:sz w:val="16"/>
        </w:rPr>
        <w:t xml:space="preserve"> who, in the wake of Foucault, has </w:t>
      </w:r>
      <w:r w:rsidRPr="006F3798">
        <w:rPr>
          <w:rStyle w:val="Emphasis"/>
          <w:highlight w:val="yellow"/>
        </w:rPr>
        <w:t>proposed a</w:t>
      </w:r>
      <w:r>
        <w:rPr>
          <w:rStyle w:val="Emphasis"/>
        </w:rPr>
        <w:t xml:space="preserve"> </w:t>
      </w:r>
      <w:r w:rsidRPr="006F3798">
        <w:rPr>
          <w:rStyle w:val="Emphasis"/>
          <w:highlight w:val="yellow"/>
        </w:rPr>
        <w:t>biopolitical theory of sovereign power</w:t>
      </w:r>
      <w:r>
        <w:rPr>
          <w:rStyle w:val="Emphasis"/>
        </w:rPr>
        <w:t xml:space="preserve"> in order </w:t>
      </w:r>
      <w:r w:rsidRPr="006F3798">
        <w:rPr>
          <w:rStyle w:val="Emphasis"/>
          <w:highlight w:val="yellow"/>
        </w:rPr>
        <w:t>to draw attention to the ways</w:t>
      </w:r>
      <w:r>
        <w:rPr>
          <w:rStyle w:val="Emphasis"/>
        </w:rPr>
        <w:t xml:space="preserve"> in which </w:t>
      </w:r>
      <w:r w:rsidRPr="006F3798">
        <w:rPr>
          <w:rStyle w:val="Emphasis"/>
          <w:highlight w:val="yellow"/>
        </w:rPr>
        <w:t>governmentality and sovereignty operate together</w:t>
      </w:r>
      <w:r>
        <w:rPr>
          <w:sz w:val="16"/>
        </w:rPr>
        <w:t xml:space="preserve">. Although Agamben mentions Marx only once in his study of sovereign power,3 I will argue </w:t>
      </w:r>
      <w:r>
        <w:rPr>
          <w:rStyle w:val="StyleUnderline"/>
        </w:rPr>
        <w:t xml:space="preserve">that his study nevertheless </w:t>
      </w:r>
      <w:r w:rsidRPr="006F3798">
        <w:rPr>
          <w:rStyle w:val="StyleUnderline"/>
          <w:highlight w:val="yellow"/>
        </w:rPr>
        <w:t>contributes to our understanding of the capitalist</w:t>
      </w:r>
      <w:r>
        <w:rPr>
          <w:rStyle w:val="StyleUnderline"/>
        </w:rPr>
        <w:t xml:space="preserve"> </w:t>
      </w:r>
      <w:r w:rsidRPr="006F3798">
        <w:rPr>
          <w:rStyle w:val="StyleUnderline"/>
          <w:highlight w:val="yellow"/>
        </w:rPr>
        <w:t>relation</w:t>
      </w:r>
      <w:r>
        <w:rPr>
          <w:rStyle w:val="StyleUnderline"/>
        </w:rPr>
        <w:t xml:space="preserve"> as not only a governmental but also a sovereign power relation.</w:t>
      </w:r>
      <w:r>
        <w:rPr>
          <w:sz w:val="16"/>
        </w:rPr>
        <w:t xml:space="preserve"> My aim is not just to highlight the presence of sovereignty in Marx’ prehistory of capital, or to draw attention to the Marxist dimension of Agamben’s work, but also to explore a mode of </w:t>
      </w:r>
      <w:r w:rsidRPr="006F3798">
        <w:rPr>
          <w:rStyle w:val="Emphasis"/>
          <w:highlight w:val="yellow"/>
        </w:rPr>
        <w:t>power analysis that would</w:t>
      </w:r>
      <w:r>
        <w:rPr>
          <w:rStyle w:val="Emphasis"/>
        </w:rPr>
        <w:t xml:space="preserve"> integrate the concepts and </w:t>
      </w:r>
      <w:r w:rsidRPr="006F3798">
        <w:rPr>
          <w:rStyle w:val="Emphasis"/>
          <w:highlight w:val="yellow"/>
        </w:rPr>
        <w:t>kinds of power</w:t>
      </w:r>
      <w:r>
        <w:rPr>
          <w:sz w:val="16"/>
        </w:rPr>
        <w:t xml:space="preserve"> that Foucault defines. As Judith Butler has argued, such </w:t>
      </w:r>
      <w:r w:rsidRPr="006F3798">
        <w:rPr>
          <w:rStyle w:val="Emphasis"/>
          <w:highlight w:val="yellow"/>
        </w:rPr>
        <w:t>integrated modes</w:t>
      </w:r>
      <w:r>
        <w:rPr>
          <w:rStyle w:val="Emphasis"/>
        </w:rPr>
        <w:t xml:space="preserve"> of analysis </w:t>
      </w:r>
      <w:r w:rsidRPr="006F3798">
        <w:rPr>
          <w:rStyle w:val="Emphasis"/>
          <w:highlight w:val="yellow"/>
        </w:rPr>
        <w:t>are of crucial importance</w:t>
      </w:r>
      <w:r>
        <w:rPr>
          <w:rStyle w:val="Emphasis"/>
        </w:rPr>
        <w:t xml:space="preserve"> today, </w:t>
      </w:r>
      <w:r w:rsidRPr="006F3798">
        <w:rPr>
          <w:rStyle w:val="Emphasis"/>
          <w:highlight w:val="yellow"/>
        </w:rPr>
        <w:t>when</w:t>
      </w:r>
      <w:r>
        <w:rPr>
          <w:rStyle w:val="Emphasis"/>
        </w:rPr>
        <w:t xml:space="preserve"> we are </w:t>
      </w:r>
      <w:r w:rsidRPr="006F3798">
        <w:rPr>
          <w:rStyle w:val="Emphasis"/>
          <w:highlight w:val="yellow"/>
        </w:rPr>
        <w:t>witnessing</w:t>
      </w:r>
      <w:r>
        <w:rPr>
          <w:rStyle w:val="Emphasis"/>
        </w:rPr>
        <w:t xml:space="preserve"> a </w:t>
      </w:r>
      <w:r w:rsidRPr="006F3798">
        <w:rPr>
          <w:rStyle w:val="Emphasis"/>
          <w:highlight w:val="yellow"/>
        </w:rPr>
        <w:t>return of sovereignty within</w:t>
      </w:r>
      <w:r>
        <w:rPr>
          <w:rStyle w:val="Emphasis"/>
        </w:rPr>
        <w:t xml:space="preserve"> the field of </w:t>
      </w:r>
      <w:r w:rsidRPr="006F3798">
        <w:rPr>
          <w:rStyle w:val="Emphasis"/>
          <w:highlight w:val="yellow"/>
        </w:rPr>
        <w:t>governmentality</w:t>
      </w:r>
      <w:r>
        <w:rPr>
          <w:rStyle w:val="Emphasis"/>
        </w:rPr>
        <w:t>, as the power to suspend national and international law in the name of national security or a national emergency</w:t>
      </w:r>
      <w:r>
        <w:rPr>
          <w:sz w:val="16"/>
        </w:rPr>
        <w:t xml:space="preserve">.4 In the first part of this essay, I show that the proletariat in Marx is a figure of what Agamben in his study of sovereign power calls bare life. I do so not by considering bare life through the lens of Marx’ theory of value (which is another interesting track to pursue) but through a philological commentary on the adjective that Marx uses again and again to characterise the proletariat and that partly gets lost in the English translation of his text, namely the word ‘vogelfrei’ or ‘free, rightless, without protection, outlawed’. </w:t>
      </w:r>
      <w:r>
        <w:rPr>
          <w:rStyle w:val="Emphasis"/>
        </w:rPr>
        <w:t xml:space="preserve">This </w:t>
      </w:r>
      <w:r w:rsidRPr="006F3798">
        <w:rPr>
          <w:rStyle w:val="Emphasis"/>
          <w:highlight w:val="yellow"/>
        </w:rPr>
        <w:t>sovereign dimension</w:t>
      </w:r>
      <w:r>
        <w:rPr>
          <w:rStyle w:val="Emphasis"/>
        </w:rPr>
        <w:t xml:space="preserve"> of the capitalist relation </w:t>
      </w:r>
      <w:r w:rsidRPr="006F3798">
        <w:rPr>
          <w:rStyle w:val="Emphasis"/>
          <w:highlight w:val="yellow"/>
        </w:rPr>
        <w:t>is</w:t>
      </w:r>
      <w:r>
        <w:rPr>
          <w:rStyle w:val="Emphasis"/>
        </w:rPr>
        <w:t xml:space="preserve"> also </w:t>
      </w:r>
      <w:r w:rsidRPr="006F3798">
        <w:rPr>
          <w:rStyle w:val="Emphasis"/>
          <w:highlight w:val="yellow"/>
        </w:rPr>
        <w:t>substantiated</w:t>
      </w:r>
      <w:r>
        <w:rPr>
          <w:rStyle w:val="Emphasis"/>
        </w:rPr>
        <w:t>,</w:t>
      </w:r>
      <w:r>
        <w:rPr>
          <w:sz w:val="16"/>
        </w:rPr>
        <w:t xml:space="preserve"> as I show in the second part of the essay, by Marx’ analysis of the logic of the capitalist relation as that of the exception. After Carl Schmitt, who wrote that ‘sovereign is who decides on the state of exception’ (Schmitt 1985, p. 5; trans. mod.)</w:t>
      </w:r>
      <w:proofErr w:type="gramStart"/>
      <w:r>
        <w:rPr>
          <w:sz w:val="16"/>
        </w:rPr>
        <w:t>5 ,</w:t>
      </w:r>
      <w:proofErr w:type="gramEnd"/>
      <w:r>
        <w:rPr>
          <w:sz w:val="16"/>
        </w:rPr>
        <w:t xml:space="preserve"> </w:t>
      </w:r>
      <w:r>
        <w:rPr>
          <w:rStyle w:val="Emphasis"/>
        </w:rPr>
        <w:t xml:space="preserve">Agamben has argued that the logic of the exception is the logic of sovereign power. </w:t>
      </w:r>
      <w:r w:rsidRPr="006F3798">
        <w:rPr>
          <w:rStyle w:val="Emphasis"/>
          <w:highlight w:val="yellow"/>
        </w:rPr>
        <w:t>Reconsidered through the lens of Agamben’s argument, Marx’ account</w:t>
      </w:r>
      <w:r>
        <w:rPr>
          <w:rStyle w:val="Emphasis"/>
        </w:rPr>
        <w:t xml:space="preserve"> of the prehistory of capital </w:t>
      </w:r>
      <w:r w:rsidRPr="006F3798">
        <w:rPr>
          <w:rStyle w:val="Emphasis"/>
          <w:highlight w:val="yellow"/>
        </w:rPr>
        <w:t>reveals that there is a sovereign logic</w:t>
      </w:r>
      <w:r>
        <w:rPr>
          <w:rStyle w:val="Emphasis"/>
        </w:rPr>
        <w:t xml:space="preserve"> of the exception </w:t>
      </w:r>
      <w:r w:rsidRPr="006F3798">
        <w:rPr>
          <w:rStyle w:val="Emphasis"/>
          <w:highlight w:val="yellow"/>
        </w:rPr>
        <w:t>at work in the capitalist relation</w:t>
      </w:r>
      <w:r>
        <w:rPr>
          <w:rStyle w:val="Emphasis"/>
        </w:rPr>
        <w:t xml:space="preserve">. </w:t>
      </w:r>
      <w:r>
        <w:rPr>
          <w:sz w:val="16"/>
        </w:rPr>
        <w:t xml:space="preserve">It is </w:t>
      </w:r>
      <w:r>
        <w:rPr>
          <w:rStyle w:val="StyleUnderline"/>
        </w:rPr>
        <w:t>this logic that produces the proletariat as a figure of bare life.</w:t>
      </w:r>
      <w:r>
        <w:rPr>
          <w:sz w:val="16"/>
        </w:rPr>
        <w:t xml:space="preserve"> In the final part of the essay, I start from Agamben’s single reference to Marx in his study of sovereign power to discuss the importance of these conclusions for Agamben’s political message, specifically for the acts of divine violence that he is calling for in response to the problems of sovereign power that he analyses.</w:t>
      </w:r>
    </w:p>
    <w:p w14:paraId="1E08FB09" w14:textId="77777777" w:rsidR="004271D4" w:rsidRPr="00B01F31" w:rsidRDefault="004271D4" w:rsidP="004271D4">
      <w:pPr>
        <w:pStyle w:val="Heading4"/>
      </w:pPr>
      <w:r w:rsidRPr="00B01F31">
        <w:t xml:space="preserve">Starting from the point of bare life allows for struggles from the proletarian subject </w:t>
      </w:r>
    </w:p>
    <w:p w14:paraId="599339A5" w14:textId="77777777" w:rsidR="004271D4" w:rsidRDefault="004271D4" w:rsidP="004271D4">
      <w:r>
        <w:rPr>
          <w:rStyle w:val="Style13ptBold"/>
        </w:rPr>
        <w:t>De Boever 09</w:t>
      </w:r>
      <w:r>
        <w:t xml:space="preserve"> (Arne, PhD Columbia, teaches American Studies in the School of Critical Studies at the California Institute of the Arts, where he also directs the School’s MA Program in Aesthetics and Politics, “Agamben and Marx: Sovereignty, Governmentality, Economy” , Springer Institute, 8/11/09, </w:t>
      </w:r>
      <w:hyperlink r:id="rId30" w:history="1">
        <w:r>
          <w:rPr>
            <w:rStyle w:val="Hyperlink"/>
          </w:rPr>
          <w:t>https://link.springer.com/content/pdf/10.1007%2Fs10978-009-9055-0.pdf)/AK47</w:t>
        </w:r>
      </w:hyperlink>
    </w:p>
    <w:p w14:paraId="001763AF" w14:textId="77777777" w:rsidR="004271D4" w:rsidRDefault="004271D4" w:rsidP="004271D4">
      <w:pPr>
        <w:rPr>
          <w:sz w:val="16"/>
        </w:rPr>
      </w:pPr>
    </w:p>
    <w:p w14:paraId="1C57E3E7" w14:textId="77777777" w:rsidR="004271D4" w:rsidRDefault="004271D4" w:rsidP="004271D4">
      <w:pPr>
        <w:rPr>
          <w:sz w:val="16"/>
        </w:rPr>
      </w:pPr>
      <w:r w:rsidRPr="006F3798">
        <w:rPr>
          <w:rStyle w:val="StyleUnderline"/>
          <w:highlight w:val="yellow"/>
        </w:rPr>
        <w:t>Agamben calls</w:t>
      </w:r>
      <w:r>
        <w:rPr>
          <w:rStyle w:val="StyleUnderline"/>
        </w:rPr>
        <w:t xml:space="preserve"> the </w:t>
      </w:r>
      <w:r w:rsidRPr="006F3798">
        <w:rPr>
          <w:rStyle w:val="StyleUnderline"/>
          <w:highlight w:val="yellow"/>
        </w:rPr>
        <w:t>life</w:t>
      </w:r>
      <w:r>
        <w:rPr>
          <w:rStyle w:val="StyleUnderline"/>
        </w:rPr>
        <w:t xml:space="preserve"> that is produced </w:t>
      </w:r>
      <w:r w:rsidRPr="006F3798">
        <w:rPr>
          <w:rStyle w:val="StyleUnderline"/>
          <w:highlight w:val="yellow"/>
        </w:rPr>
        <w:t>in the camps</w:t>
      </w:r>
      <w:r>
        <w:rPr>
          <w:rStyle w:val="StyleUnderline"/>
        </w:rPr>
        <w:t xml:space="preserve"> at the borders of the sovereign territory ‘</w:t>
      </w:r>
      <w:r w:rsidRPr="006F3798">
        <w:rPr>
          <w:rStyle w:val="StyleUnderline"/>
          <w:highlight w:val="yellow"/>
        </w:rPr>
        <w:t>bare life’</w:t>
      </w:r>
      <w:r>
        <w:rPr>
          <w:rStyle w:val="StyleUnderline"/>
        </w:rPr>
        <w:t>.</w:t>
      </w:r>
      <w:r>
        <w:rPr>
          <w:sz w:val="16"/>
        </w:rPr>
        <w:t xml:space="preserve"> He uses this term to refer to </w:t>
      </w:r>
      <w:r>
        <w:rPr>
          <w:rStyle w:val="StyleUnderline"/>
        </w:rPr>
        <w:t xml:space="preserve">a life </w:t>
      </w:r>
      <w:r w:rsidRPr="006F3798">
        <w:rPr>
          <w:rStyle w:val="StyleUnderline"/>
          <w:highlight w:val="yellow"/>
        </w:rPr>
        <w:t>stripped of all its qualities</w:t>
      </w:r>
      <w:r>
        <w:rPr>
          <w:rStyle w:val="StyleUnderline"/>
        </w:rPr>
        <w:t xml:space="preserve"> except</w:t>
      </w:r>
      <w:r>
        <w:rPr>
          <w:sz w:val="16"/>
        </w:rPr>
        <w:t xml:space="preserve"> for the mere </w:t>
      </w:r>
      <w:r>
        <w:rPr>
          <w:rStyle w:val="StyleUnderline"/>
        </w:rPr>
        <w:t>fact of being alive.</w:t>
      </w:r>
      <w:r>
        <w:rPr>
          <w:sz w:val="16"/>
        </w:rPr>
        <w:t xml:space="preserve"> </w:t>
      </w:r>
      <w:r>
        <w:rPr>
          <w:rStyle w:val="StyleUnderline"/>
        </w:rPr>
        <w:t xml:space="preserve">Bare life is </w:t>
      </w:r>
      <w:r w:rsidRPr="006F3798">
        <w:rPr>
          <w:rStyle w:val="StyleUnderline"/>
          <w:highlight w:val="yellow"/>
        </w:rPr>
        <w:t>the ultimate biopolitical substance</w:t>
      </w:r>
      <w:r>
        <w:rPr>
          <w:sz w:val="16"/>
        </w:rPr>
        <w:t xml:space="preserve">: it is </w:t>
      </w:r>
      <w:r>
        <w:rPr>
          <w:rStyle w:val="StyleUnderline"/>
        </w:rPr>
        <w:t>life that is produced</w:t>
      </w:r>
      <w:r>
        <w:rPr>
          <w:sz w:val="16"/>
        </w:rPr>
        <w:t>—excreted, one could say—</w:t>
      </w:r>
      <w:r>
        <w:rPr>
          <w:rStyle w:val="StyleUnderline"/>
        </w:rPr>
        <w:t>by sovereign power</w:t>
      </w:r>
      <w:r>
        <w:rPr>
          <w:sz w:val="16"/>
        </w:rPr>
        <w:t xml:space="preserve">. Although this ultimately erases the concrete differences between a citizen and a refugee, Agamben will polemically assert that </w:t>
      </w:r>
      <w:r>
        <w:rPr>
          <w:rStyle w:val="StyleUnderline"/>
        </w:rPr>
        <w:t>all human life</w:t>
      </w:r>
      <w:r>
        <w:rPr>
          <w:sz w:val="16"/>
        </w:rPr>
        <w:t xml:space="preserve"> (both that of a citizen and of a refugee) </w:t>
      </w:r>
      <w:r>
        <w:rPr>
          <w:rStyle w:val="StyleUnderline"/>
        </w:rPr>
        <w:t>relates to sovereign power as bare life</w:t>
      </w:r>
      <w:r>
        <w:rPr>
          <w:sz w:val="16"/>
        </w:rPr>
        <w:t xml:space="preserve">. His work is filled with figures of bare life. The most important one, which he also uses as the title of his book on sovereign power (Agamben 1998), he takes from Roman law: homo sacer or the holy person. Contrary to what one may expect, the </w:t>
      </w:r>
      <w:r w:rsidRPr="006F3798">
        <w:rPr>
          <w:rStyle w:val="StyleUnderline"/>
          <w:highlight w:val="yellow"/>
        </w:rPr>
        <w:t>holy person</w:t>
      </w:r>
      <w:r>
        <w:rPr>
          <w:rStyle w:val="StyleUnderline"/>
        </w:rPr>
        <w:t xml:space="preserve"> was a person who was in </w:t>
      </w:r>
      <w:r w:rsidRPr="006F3798">
        <w:rPr>
          <w:rStyle w:val="StyleUnderline"/>
          <w:highlight w:val="yellow"/>
        </w:rPr>
        <w:t>between</w:t>
      </w:r>
      <w:r>
        <w:rPr>
          <w:rStyle w:val="StyleUnderline"/>
        </w:rPr>
        <w:t xml:space="preserve"> </w:t>
      </w:r>
      <w:r w:rsidRPr="006F3798">
        <w:rPr>
          <w:rStyle w:val="StyleUnderline"/>
          <w:highlight w:val="yellow"/>
        </w:rPr>
        <w:t>human law and divine law and</w:t>
      </w:r>
      <w:r>
        <w:rPr>
          <w:rStyle w:val="StyleUnderline"/>
        </w:rPr>
        <w:t xml:space="preserve"> could be </w:t>
      </w:r>
      <w:r w:rsidRPr="006F3798">
        <w:rPr>
          <w:rStyle w:val="StyleUnderline"/>
          <w:highlight w:val="yellow"/>
        </w:rPr>
        <w:t>killed but not sacrificed.</w:t>
      </w:r>
      <w:r>
        <w:rPr>
          <w:sz w:val="16"/>
        </w:rPr>
        <w:t xml:space="preserve"> What interests Agamben about this figure is that</w:t>
      </w:r>
      <w:r>
        <w:rPr>
          <w:rStyle w:val="StyleUnderline"/>
        </w:rPr>
        <w:t xml:space="preserve"> s/he could be killed with impunity, </w:t>
      </w:r>
      <w:r w:rsidRPr="006F3798">
        <w:rPr>
          <w:rStyle w:val="StyleUnderline"/>
          <w:highlight w:val="yellow"/>
        </w:rPr>
        <w:t>without</w:t>
      </w:r>
      <w:r>
        <w:rPr>
          <w:rStyle w:val="StyleUnderline"/>
        </w:rPr>
        <w:t xml:space="preserve"> the killing </w:t>
      </w:r>
      <w:r w:rsidRPr="006F3798">
        <w:rPr>
          <w:rStyle w:val="StyleUnderline"/>
          <w:highlight w:val="yellow"/>
        </w:rPr>
        <w:t>being</w:t>
      </w:r>
      <w:r>
        <w:rPr>
          <w:rStyle w:val="StyleUnderline"/>
        </w:rPr>
        <w:t xml:space="preserve"> considered </w:t>
      </w:r>
      <w:r w:rsidRPr="006F3798">
        <w:rPr>
          <w:rStyle w:val="StyleUnderline"/>
          <w:highlight w:val="yellow"/>
        </w:rPr>
        <w:t>a crime</w:t>
      </w:r>
      <w:r>
        <w:rPr>
          <w:sz w:val="16"/>
        </w:rPr>
        <w:t xml:space="preserve">. As an outlaw figure, the holy person </w:t>
      </w:r>
      <w:r>
        <w:rPr>
          <w:rStyle w:val="StyleUnderline"/>
        </w:rPr>
        <w:t>belonged to the legal and political order of the Roman Empire by being excluded from it</w:t>
      </w:r>
      <w:r>
        <w:rPr>
          <w:sz w:val="16"/>
        </w:rPr>
        <w:t xml:space="preserve">. Although Agamben does not discuss this, I want to argue that the proletariat in Marx is a figure of what Agamben calls bare life. Excavating this relationship can contribute much to our understanding of the capitalist relation as a power relation. The relation between the holy person and the proletariat becomes visible in the first volume of Marx’ Capital in a section entitled ‘So-called Primitive Accumulation.’ In this section, Marx describes the historical process through which the producers (the workers) were divorced from the means of production. As he points out, this process produced a kind of freedom around which two kinds of commodity owners arose: on the one hand, ‘the owners of money, means of production, and means of subsistence’; and, on the other, the ‘free workers, sellers of their own labor-power, and therefore the sellers of labor’ (Marx 1990, p. 874). As </w:t>
      </w:r>
      <w:r w:rsidRPr="006F3798">
        <w:rPr>
          <w:rStyle w:val="StyleUnderline"/>
          <w:highlight w:val="yellow"/>
        </w:rPr>
        <w:t>Marx tells the story</w:t>
      </w:r>
      <w:r>
        <w:rPr>
          <w:rStyle w:val="StyleUnderline"/>
        </w:rPr>
        <w:t xml:space="preserve">, what was produced during this prehistory of capital was a kind of life: </w:t>
      </w:r>
      <w:r w:rsidRPr="006F3798">
        <w:rPr>
          <w:rStyle w:val="StyleUnderline"/>
          <w:highlight w:val="yellow"/>
        </w:rPr>
        <w:t>whereas</w:t>
      </w:r>
      <w:r>
        <w:rPr>
          <w:rStyle w:val="StyleUnderline"/>
        </w:rPr>
        <w:t xml:space="preserve"> human </w:t>
      </w:r>
      <w:r w:rsidRPr="006F3798">
        <w:rPr>
          <w:rStyle w:val="StyleUnderline"/>
          <w:highlight w:val="yellow"/>
        </w:rPr>
        <w:t>life</w:t>
      </w:r>
      <w:r>
        <w:rPr>
          <w:rStyle w:val="StyleUnderline"/>
        </w:rPr>
        <w:t xml:space="preserve"> used to be a part of the means of production, it </w:t>
      </w:r>
      <w:r w:rsidRPr="006F3798">
        <w:rPr>
          <w:rStyle w:val="StyleUnderline"/>
          <w:highlight w:val="yellow"/>
        </w:rPr>
        <w:t>is now split from the means of production</w:t>
      </w:r>
      <w:r>
        <w:rPr>
          <w:rStyle w:val="StyleUnderline"/>
        </w:rPr>
        <w:t xml:space="preserve">, a </w:t>
      </w:r>
      <w:r w:rsidRPr="006F3798">
        <w:rPr>
          <w:rStyle w:val="StyleUnderline"/>
        </w:rPr>
        <w:t>split through</w:t>
      </w:r>
      <w:r>
        <w:rPr>
          <w:rStyle w:val="StyleUnderline"/>
        </w:rPr>
        <w:t xml:space="preserve"> </w:t>
      </w:r>
      <w:r w:rsidRPr="006F3798">
        <w:rPr>
          <w:rStyle w:val="StyleUnderline"/>
          <w:highlight w:val="yellow"/>
        </w:rPr>
        <w:t>which</w:t>
      </w:r>
      <w:r>
        <w:rPr>
          <w:rStyle w:val="StyleUnderline"/>
        </w:rPr>
        <w:t xml:space="preserve"> it </w:t>
      </w:r>
      <w:r w:rsidRPr="006F3798">
        <w:rPr>
          <w:rStyle w:val="StyleUnderline"/>
          <w:highlight w:val="yellow"/>
        </w:rPr>
        <w:t>enters</w:t>
      </w:r>
      <w:r>
        <w:rPr>
          <w:rStyle w:val="StyleUnderline"/>
        </w:rPr>
        <w:t xml:space="preserve"> into </w:t>
      </w:r>
      <w:r w:rsidRPr="006F3798">
        <w:rPr>
          <w:rStyle w:val="StyleUnderline"/>
          <w:highlight w:val="yellow"/>
        </w:rPr>
        <w:t>a freedom</w:t>
      </w:r>
      <w:r>
        <w:rPr>
          <w:rStyle w:val="StyleUnderline"/>
        </w:rPr>
        <w:t xml:space="preserve"> that Marx understands </w:t>
      </w:r>
      <w:r w:rsidRPr="006F3798">
        <w:rPr>
          <w:rStyle w:val="StyleUnderline"/>
          <w:highlight w:val="yellow"/>
        </w:rPr>
        <w:t>to be the absence of a protection</w:t>
      </w:r>
      <w:r>
        <w:rPr>
          <w:rStyle w:val="StyleUnderline"/>
        </w:rPr>
        <w:t xml:space="preserve"> that was guaranteed by the structures of feudalism.</w:t>
      </w:r>
      <w:r>
        <w:rPr>
          <w:sz w:val="16"/>
        </w:rPr>
        <w:t xml:space="preserve"> All the guarantees of the old feudal relations suddenly fell away and what remained was an extremely vulnerable kind of life that existed in between the dying feudalist and the emerging capitalist orders. It is not difficult to see how what Marx is describing can be read as an example of what Foucault called governmentality, and specifically of bio-politics.7 The prehistory of capital tells the story of how people’s lives are being reorganised in such a way that they contribute to the consolidation of the new capitalist order. This reorganisation pertains to the biological life of the people, the life of the population, which is produced as bio-political substance by the emerging capitalist order. This reorganisation is not forced on the people but actually operates through laissez-faire, by creating the desire for freedom that then leads to the people’s expropriation</w:t>
      </w:r>
      <w:r>
        <w:rPr>
          <w:rStyle w:val="Emphasis"/>
        </w:rPr>
        <w:t xml:space="preserve">. But </w:t>
      </w:r>
      <w:r w:rsidRPr="006F3798">
        <w:rPr>
          <w:rStyle w:val="Emphasis"/>
          <w:highlight w:val="yellow"/>
        </w:rPr>
        <w:t>to limit one’s analysis</w:t>
      </w:r>
      <w:r>
        <w:rPr>
          <w:rStyle w:val="Emphasis"/>
        </w:rPr>
        <w:t xml:space="preserve"> of capitalism </w:t>
      </w:r>
      <w:r w:rsidRPr="006F3798">
        <w:rPr>
          <w:rStyle w:val="Emphasis"/>
          <w:highlight w:val="yellow"/>
        </w:rPr>
        <w:t>as a power relation</w:t>
      </w:r>
      <w:r>
        <w:rPr>
          <w:rStyle w:val="Emphasis"/>
        </w:rPr>
        <w:t xml:space="preserve"> </w:t>
      </w:r>
      <w:r w:rsidRPr="006F3798">
        <w:rPr>
          <w:rStyle w:val="Emphasis"/>
          <w:highlight w:val="yellow"/>
        </w:rPr>
        <w:t>to governmentality</w:t>
      </w:r>
      <w:r>
        <w:rPr>
          <w:rStyle w:val="Emphasis"/>
        </w:rPr>
        <w:t xml:space="preserve"> and biopolitics</w:t>
      </w:r>
      <w:r>
        <w:rPr>
          <w:sz w:val="16"/>
        </w:rPr>
        <w:t xml:space="preserve">, i.e. </w:t>
      </w:r>
      <w:r>
        <w:rPr>
          <w:rStyle w:val="Emphasis"/>
        </w:rPr>
        <w:t xml:space="preserve">to </w:t>
      </w:r>
      <w:r w:rsidRPr="006F3798">
        <w:rPr>
          <w:rStyle w:val="Emphasis"/>
          <w:highlight w:val="yellow"/>
        </w:rPr>
        <w:t>forget</w:t>
      </w:r>
      <w:r>
        <w:rPr>
          <w:rStyle w:val="Emphasis"/>
        </w:rPr>
        <w:t xml:space="preserve"> about </w:t>
      </w:r>
      <w:r w:rsidRPr="006F3798">
        <w:rPr>
          <w:rStyle w:val="Emphasis"/>
          <w:highlight w:val="yellow"/>
        </w:rPr>
        <w:t>the role that sovereignty plays</w:t>
      </w:r>
      <w:r>
        <w:rPr>
          <w:rStyle w:val="Emphasis"/>
        </w:rPr>
        <w:t xml:space="preserve"> within these developments, would mean to overlook an important dimension of the prehistory that Marx narrates.</w:t>
      </w:r>
      <w:r>
        <w:rPr>
          <w:sz w:val="16"/>
        </w:rPr>
        <w:t xml:space="preserve"> Consider for example, how Marx describes the group of people—the ‘class that does not form a class’—that capitalism’s bio-politics produces, the proletariat. Of the forty instances of the word ‘proletariat’ or ‘proletarian’ in the first volume of Capital, nineteen occur in the section on so-called primitive accumulation; in seven of those nineteen instances the word is accompanied by the adjective ‘vogelfrei’. Ben Fowkes variously translates ‘vogelfrei’ as ‘free’, ‘rightless’, ‘unattached’, or ‘unprotected’. Although the word is highly idiomatic and poses some difficulties for the translator, Fowkes does not comment on it until the beginning of the chapter on bloody legislation, where he adds the note: ‘Here, as elsewhere, </w:t>
      </w:r>
      <w:r w:rsidRPr="006F3798">
        <w:rPr>
          <w:rStyle w:val="StyleUnderline"/>
          <w:highlight w:val="yellow"/>
        </w:rPr>
        <w:t>Marx uses</w:t>
      </w:r>
      <w:r>
        <w:rPr>
          <w:rStyle w:val="StyleUnderline"/>
        </w:rPr>
        <w:t xml:space="preserve"> the word ‘‘</w:t>
      </w:r>
      <w:r w:rsidRPr="006F3798">
        <w:rPr>
          <w:rStyle w:val="StyleUnderline"/>
          <w:highlight w:val="yellow"/>
        </w:rPr>
        <w:t>vogelfrei</w:t>
      </w:r>
      <w:r>
        <w:rPr>
          <w:rStyle w:val="StyleUnderline"/>
        </w:rPr>
        <w:t xml:space="preserve">,’’ literally ‘‘free as a bird,’’ i.e. </w:t>
      </w:r>
      <w:r w:rsidRPr="006F3798">
        <w:rPr>
          <w:rStyle w:val="StyleUnderline"/>
          <w:highlight w:val="yellow"/>
        </w:rPr>
        <w:t>free but outside</w:t>
      </w:r>
      <w:r>
        <w:rPr>
          <w:rStyle w:val="StyleUnderline"/>
        </w:rPr>
        <w:t xml:space="preserve"> of the human community and therefore </w:t>
      </w:r>
      <w:r w:rsidRPr="006F3798">
        <w:rPr>
          <w:rStyle w:val="StyleUnderline"/>
          <w:highlight w:val="yellow"/>
        </w:rPr>
        <w:t>entirely unprotected</w:t>
      </w:r>
      <w:r>
        <w:rPr>
          <w:rStyle w:val="StyleUnderline"/>
        </w:rPr>
        <w:t xml:space="preserve"> and without legal rights’</w:t>
      </w:r>
      <w:r>
        <w:rPr>
          <w:sz w:val="16"/>
        </w:rPr>
        <w:t xml:space="preserve"> (p. 896). Although Fowkes’ translations of ‘vogelfrei’ are of course correct, it also needs to be noted that the dictionary translation of the word is ‘outlawed’, a </w:t>
      </w:r>
      <w:r>
        <w:rPr>
          <w:rStyle w:val="StyleUnderline"/>
        </w:rPr>
        <w:t xml:space="preserve">word that </w:t>
      </w:r>
      <w:r w:rsidRPr="006F3798">
        <w:rPr>
          <w:rStyle w:val="StyleUnderline"/>
          <w:highlight w:val="yellow"/>
        </w:rPr>
        <w:t>in combination</w:t>
      </w:r>
      <w:r>
        <w:rPr>
          <w:rStyle w:val="StyleUnderline"/>
        </w:rPr>
        <w:t xml:space="preserve"> with the other translations that Fowkes offers begins to </w:t>
      </w:r>
      <w:r w:rsidRPr="006F3798">
        <w:rPr>
          <w:rStyle w:val="StyleUnderline"/>
          <w:highlight w:val="yellow"/>
        </w:rPr>
        <w:t>reveal the connection between the proletariat and the holy person</w:t>
      </w:r>
      <w:r>
        <w:rPr>
          <w:sz w:val="16"/>
        </w:rPr>
        <w:t xml:space="preserve">. This connection can be made more substantive by adding a few historical etymological remarks about the word ‘vogelfrei’. According to most dictionaries, it means both ‘frei von Herrschaftsdiensten, frei wie ein Vogel in der Luft’ (‘free from [feudalist] servitude, free as a bird in the sky’; end of the 15th century) and also ‘rechtlos, ohne gesetzlichen Schutz, gea¨chtet’ (‘rightless, without legal protection, outlawed’; 16th century) (Etymologisches Wo¨rterbuch des Deutschen 1989, p. 1916). From the 16th century onwards, this second semantic component becomes dominant, which means that by the time that Marx is writing (1867), even though he is of course also interested in the word’s meaning ‘free from servitude’, its primary meaning is actually that of ‘outlawed’ or ‘free, rightless, unprotected’. It thus seems that for Marx, the proletariat is a figure of a legal and political abandonment in which Agamben is also interested. The literal meaning of the word ‘vogelfrei’ underlines the bio-political dimension of this abandonment. It literally means ‘den Vo¨geln (zum Frasse) freigegeben, da dem Ko¨rper eines Gea¨chteten das Grab versagt wurde’ (‘free for the birds to be eaten, since the body of an outlawed person could not be buried’) (1916). The relation between the proletariat and the holy person becomes most explicit in Jacob and Wilhelm Grimm’s explanation of the word: ‘exlex … verbannet … expositus ad necem’ (‘outside the law … banned … exposed to death’); ‘dem ko¨rper eines gea¨chteten wird das grab versagt mit der sich mehr und mehr vordra¨ngenden vorstellung dasz der gea¨chtete der to¨tung ausgesetzt ist und nicht behaust werden darf’ (‘the body of an outlawed person cannot be buried, with the more and more foregrounded idea that the outlawed person can be killed and cannot be put up in one’s house’) (Wo¨rterbuch et al. 1951, pp. 408–409). This last semantic component actually works well with another figure of bare life that I mentioned earlier on, the refugee. These </w:t>
      </w:r>
      <w:r>
        <w:rPr>
          <w:rStyle w:val="StyleUnderline"/>
        </w:rPr>
        <w:t xml:space="preserve">philological notes reveal that the </w:t>
      </w:r>
      <w:r w:rsidRPr="00B01F31">
        <w:rPr>
          <w:rStyle w:val="StyleUnderline"/>
          <w:highlight w:val="yellow"/>
        </w:rPr>
        <w:t>proletariat is related to</w:t>
      </w:r>
      <w:r>
        <w:rPr>
          <w:rStyle w:val="StyleUnderline"/>
        </w:rPr>
        <w:t xml:space="preserve"> the </w:t>
      </w:r>
      <w:r w:rsidRPr="00B01F31">
        <w:rPr>
          <w:rStyle w:val="StyleUnderline"/>
          <w:highlight w:val="yellow"/>
        </w:rPr>
        <w:t>holy person</w:t>
      </w:r>
      <w:r>
        <w:rPr>
          <w:rStyle w:val="StyleUnderline"/>
        </w:rPr>
        <w:t xml:space="preserve">. They show that the </w:t>
      </w:r>
      <w:r w:rsidRPr="00B01F31">
        <w:rPr>
          <w:rStyle w:val="StyleUnderline"/>
          <w:highlight w:val="yellow"/>
        </w:rPr>
        <w:t>life of the proletariat</w:t>
      </w:r>
      <w:r>
        <w:rPr>
          <w:rStyle w:val="StyleUnderline"/>
        </w:rPr>
        <w:t xml:space="preserve"> is conceived by Marx </w:t>
      </w:r>
      <w:r w:rsidRPr="00B01F31">
        <w:rPr>
          <w:rStyle w:val="StyleUnderline"/>
          <w:highlight w:val="yellow"/>
        </w:rPr>
        <w:t>as a kind of life</w:t>
      </w:r>
      <w:r>
        <w:rPr>
          <w:rStyle w:val="StyleUnderline"/>
        </w:rPr>
        <w:t xml:space="preserve"> </w:t>
      </w:r>
      <w:r w:rsidRPr="00B01F31">
        <w:rPr>
          <w:rStyle w:val="StyleUnderline"/>
          <w:highlight w:val="yellow"/>
        </w:rPr>
        <w:t>that can be killed with impunity,</w:t>
      </w:r>
      <w:r>
        <w:rPr>
          <w:rStyle w:val="StyleUnderline"/>
        </w:rPr>
        <w:t xml:space="preserve"> without the killing being considered a crime</w:t>
      </w:r>
      <w:r>
        <w:rPr>
          <w:sz w:val="16"/>
        </w:rPr>
        <w:t xml:space="preserve">. This is the situation that is evoked by the adjective ‘vogelfrei’. On the </w:t>
      </w:r>
      <w:r w:rsidRPr="00B01F31">
        <w:rPr>
          <w:rStyle w:val="Emphasis"/>
          <w:highlight w:val="yellow"/>
        </w:rPr>
        <w:t>basis of Agamben’s study of bare</w:t>
      </w:r>
      <w:r>
        <w:rPr>
          <w:rStyle w:val="Emphasis"/>
        </w:rPr>
        <w:t xml:space="preserve"> life, which </w:t>
      </w:r>
      <w:r w:rsidRPr="00B01F31">
        <w:rPr>
          <w:rStyle w:val="Emphasis"/>
          <w:highlight w:val="yellow"/>
        </w:rPr>
        <w:t>considers this kind of life to be</w:t>
      </w:r>
      <w:r>
        <w:rPr>
          <w:rStyle w:val="Emphasis"/>
        </w:rPr>
        <w:t xml:space="preserve"> </w:t>
      </w:r>
      <w:r w:rsidRPr="00B01F31">
        <w:rPr>
          <w:rStyle w:val="Emphasis"/>
          <w:highlight w:val="yellow"/>
        </w:rPr>
        <w:t>inextricably related to sovereignty</w:t>
      </w:r>
      <w:r>
        <w:rPr>
          <w:rStyle w:val="Emphasis"/>
        </w:rPr>
        <w:t xml:space="preserve">, one can thus begin to see that </w:t>
      </w:r>
      <w:r w:rsidRPr="00B01F31">
        <w:rPr>
          <w:rStyle w:val="Emphasis"/>
          <w:highlight w:val="yellow"/>
        </w:rPr>
        <w:t>there is something sovereign</w:t>
      </w:r>
      <w:r>
        <w:rPr>
          <w:rStyle w:val="Emphasis"/>
        </w:rPr>
        <w:t xml:space="preserve"> </w:t>
      </w:r>
      <w:r w:rsidRPr="00B01F31">
        <w:rPr>
          <w:rStyle w:val="Emphasis"/>
          <w:highlight w:val="yellow"/>
        </w:rPr>
        <w:t>about the capitalist relation as a power relation</w:t>
      </w:r>
      <w:r>
        <w:rPr>
          <w:sz w:val="16"/>
        </w:rPr>
        <w:t>. As I show in the next section of this essay, this is not only because the proletariat is a figure of bare life, but also because capitalism acts in the ways that sovereignty does, i.e. through the logic of exception.</w:t>
      </w:r>
    </w:p>
    <w:p w14:paraId="72CED8A7" w14:textId="77777777" w:rsidR="004271D4" w:rsidRPr="00B01F31" w:rsidRDefault="004271D4" w:rsidP="004271D4">
      <w:pPr>
        <w:pStyle w:val="Heading4"/>
      </w:pPr>
      <w:r w:rsidRPr="00B01F31">
        <w:t>Capitalism came to being through extralegal actions through states of exception -- the permutation’s analysis is key to break down both structures</w:t>
      </w:r>
    </w:p>
    <w:p w14:paraId="045A6DF1" w14:textId="77777777" w:rsidR="004271D4" w:rsidRDefault="004271D4" w:rsidP="004271D4">
      <w:r>
        <w:rPr>
          <w:rStyle w:val="Style13ptBold"/>
        </w:rPr>
        <w:t>De Boever 09</w:t>
      </w:r>
      <w:r>
        <w:t xml:space="preserve"> (Arne, PhD Columbia, teaches American Studies in the School of Critical Studies at the California Institute of the Arts, where he also directs the School’s MA Program in Aesthetics and Politics, “Agamben and Marx: Sovereignty, Governmentality, Economy” , Springer Institute, 8/11/09, </w:t>
      </w:r>
      <w:hyperlink r:id="rId31" w:history="1">
        <w:r>
          <w:rPr>
            <w:rStyle w:val="Hyperlink"/>
          </w:rPr>
          <w:t>https://link.springer.com/content/pdf/10.1007%2Fs10978-009-9055-0.pdf)/AK47</w:t>
        </w:r>
      </w:hyperlink>
    </w:p>
    <w:p w14:paraId="432F659F" w14:textId="0DFBE2D1" w:rsidR="005B2640" w:rsidRDefault="004271D4" w:rsidP="005B2640">
      <w:pPr>
        <w:rPr>
          <w:sz w:val="16"/>
        </w:rPr>
      </w:pPr>
      <w:r w:rsidRPr="00B01F31">
        <w:rPr>
          <w:rStyle w:val="Emphasis"/>
          <w:highlight w:val="yellow"/>
        </w:rPr>
        <w:t>Capitalism Operates Through the</w:t>
      </w:r>
      <w:r>
        <w:rPr>
          <w:rStyle w:val="Emphasis"/>
        </w:rPr>
        <w:t xml:space="preserve"> Logic of the </w:t>
      </w:r>
      <w:r w:rsidRPr="00B01F31">
        <w:rPr>
          <w:rStyle w:val="Emphasis"/>
          <w:highlight w:val="yellow"/>
        </w:rPr>
        <w:t>Exception</w:t>
      </w:r>
      <w:r>
        <w:rPr>
          <w:sz w:val="16"/>
        </w:rPr>
        <w:t xml:space="preserve"> ‘Sovereign is who decides on the state of exception’, Schmitt wrote at the beginning of Political Theology. Agamben starts from there in order to formulate the par</w:t>
      </w:r>
      <w:r>
        <w:rPr>
          <w:rStyle w:val="StyleUnderline"/>
        </w:rPr>
        <w:t xml:space="preserve">adox of </w:t>
      </w:r>
      <w:r w:rsidRPr="000E3943">
        <w:rPr>
          <w:rStyle w:val="StyleUnderline"/>
        </w:rPr>
        <w:t>sovereign power</w:t>
      </w:r>
      <w:r>
        <w:rPr>
          <w:rStyle w:val="StyleUnderline"/>
        </w:rPr>
        <w:t xml:space="preserve">: </w:t>
      </w:r>
      <w:r w:rsidRPr="000E3943">
        <w:rPr>
          <w:rStyle w:val="StyleUnderline"/>
          <w:highlight w:val="yellow"/>
        </w:rPr>
        <w:t>in order to declare that there is nothing outside the law, the sovereign needs to take up a position</w:t>
      </w:r>
      <w:r>
        <w:rPr>
          <w:rStyle w:val="StyleUnderline"/>
        </w:rPr>
        <w:t xml:space="preserve"> </w:t>
      </w:r>
      <w:r w:rsidRPr="000E3943">
        <w:rPr>
          <w:rStyle w:val="StyleUnderline"/>
          <w:highlight w:val="yellow"/>
        </w:rPr>
        <w:t>outside the law</w:t>
      </w:r>
      <w:r>
        <w:rPr>
          <w:rStyle w:val="StyleUnderline"/>
        </w:rPr>
        <w:t>, i.e. s/he needs to except him/ herself from the law</w:t>
      </w:r>
      <w:r>
        <w:rPr>
          <w:sz w:val="16"/>
        </w:rPr>
        <w:t xml:space="preserve"> in order to take up a place from where the legal order can be founded and suspended. According to Schmitt, the logic of the exception is that of theology. The sovereign relates to the law from a transcendental position of exception. That the law contains the sovereign possibility of its own suspension also means that human life relates to sovereign power through the exception. Its position in relation to the law is not a transcendental one, however, but a bio-political position of subjection. Agamben’s aim is to dismantle the device of the </w:t>
      </w:r>
      <w:r w:rsidRPr="000E3943">
        <w:rPr>
          <w:rStyle w:val="StyleUnderline"/>
          <w:highlight w:val="yellow"/>
        </w:rPr>
        <w:t>state of exception through which</w:t>
      </w:r>
      <w:r>
        <w:rPr>
          <w:rStyle w:val="StyleUnderline"/>
        </w:rPr>
        <w:t xml:space="preserve"> life has been brought within the law, and through which </w:t>
      </w:r>
      <w:r w:rsidRPr="000E3943">
        <w:rPr>
          <w:rStyle w:val="StyleUnderline"/>
          <w:highlight w:val="yellow"/>
        </w:rPr>
        <w:t>politics has been eclipsed by bio-politics</w:t>
      </w:r>
      <w:r>
        <w:rPr>
          <w:sz w:val="16"/>
        </w:rPr>
        <w:t xml:space="preserve">. </w:t>
      </w:r>
      <w:r>
        <w:rPr>
          <w:rStyle w:val="StyleUnderline"/>
        </w:rPr>
        <w:t>Marx’</w:t>
      </w:r>
      <w:r>
        <w:rPr>
          <w:sz w:val="16"/>
        </w:rPr>
        <w:t xml:space="preserve"> use of the word ‘vogelfrei’ </w:t>
      </w:r>
      <w:r>
        <w:rPr>
          <w:rStyle w:val="StyleUnderline"/>
        </w:rPr>
        <w:t>reveals his interest in the relation of the proletariat to the law</w:t>
      </w:r>
      <w:r>
        <w:rPr>
          <w:sz w:val="16"/>
        </w:rPr>
        <w:t xml:space="preserve">. But he also discusses the relation of the capitalist to the law. What he describes in the prehistory of capital is, basically, how </w:t>
      </w:r>
      <w:r w:rsidRPr="000E3943">
        <w:rPr>
          <w:rStyle w:val="Emphasis"/>
          <w:highlight w:val="yellow"/>
        </w:rPr>
        <w:t>capitalism came into being</w:t>
      </w:r>
      <w:r>
        <w:rPr>
          <w:rStyle w:val="Emphasis"/>
        </w:rPr>
        <w:t xml:space="preserve"> </w:t>
      </w:r>
      <w:r w:rsidRPr="000E3943">
        <w:rPr>
          <w:rStyle w:val="Emphasis"/>
          <w:highlight w:val="yellow"/>
        </w:rPr>
        <w:t>through</w:t>
      </w:r>
      <w:r>
        <w:rPr>
          <w:rStyle w:val="Emphasis"/>
        </w:rPr>
        <w:t xml:space="preserve"> a series of </w:t>
      </w:r>
      <w:r w:rsidRPr="000E3943">
        <w:rPr>
          <w:rStyle w:val="Emphasis"/>
          <w:highlight w:val="yellow"/>
        </w:rPr>
        <w:t>exceptional measures</w:t>
      </w:r>
      <w:r>
        <w:rPr>
          <w:rStyle w:val="Emphasis"/>
        </w:rPr>
        <w:t xml:space="preserve"> that are situated </w:t>
      </w:r>
      <w:r w:rsidRPr="000E3943">
        <w:rPr>
          <w:rStyle w:val="Emphasis"/>
          <w:highlight w:val="yellow"/>
        </w:rPr>
        <w:t>at the limit of the legal order</w:t>
      </w:r>
      <w:r>
        <w:rPr>
          <w:rStyle w:val="Emphasis"/>
        </w:rPr>
        <w:t xml:space="preserve">. The </w:t>
      </w:r>
      <w:r w:rsidRPr="000E3943">
        <w:rPr>
          <w:rStyle w:val="Emphasis"/>
          <w:highlight w:val="yellow"/>
        </w:rPr>
        <w:t>prehistory of capital was carried out by legal</w:t>
      </w:r>
      <w:r>
        <w:rPr>
          <w:rStyle w:val="Emphasis"/>
        </w:rPr>
        <w:t xml:space="preserve"> means, he writes, but ‘</w:t>
      </w:r>
      <w:r w:rsidRPr="000E3943">
        <w:rPr>
          <w:rStyle w:val="Emphasis"/>
          <w:highlight w:val="yellow"/>
        </w:rPr>
        <w:t>without</w:t>
      </w:r>
      <w:r>
        <w:rPr>
          <w:rStyle w:val="Emphasis"/>
        </w:rPr>
        <w:t xml:space="preserve"> any legal </w:t>
      </w:r>
      <w:r w:rsidRPr="000E3943">
        <w:rPr>
          <w:rStyle w:val="Emphasis"/>
          <w:highlight w:val="yellow"/>
        </w:rPr>
        <w:t>formality’</w:t>
      </w:r>
      <w:r>
        <w:rPr>
          <w:sz w:val="16"/>
        </w:rPr>
        <w:t xml:space="preserve"> (Marx 1990, p. 883). It </w:t>
      </w:r>
      <w:r w:rsidRPr="000E3943">
        <w:rPr>
          <w:rStyle w:val="StyleUnderline"/>
          <w:highlight w:val="yellow"/>
        </w:rPr>
        <w:t>happened</w:t>
      </w:r>
      <w:r>
        <w:rPr>
          <w:rStyle w:val="StyleUnderline"/>
        </w:rPr>
        <w:t xml:space="preserve"> ‘</w:t>
      </w:r>
      <w:r w:rsidRPr="000E3943">
        <w:rPr>
          <w:rStyle w:val="StyleUnderline"/>
          <w:highlight w:val="yellow"/>
        </w:rPr>
        <w:t>without</w:t>
      </w:r>
      <w:r>
        <w:rPr>
          <w:rStyle w:val="StyleUnderline"/>
        </w:rPr>
        <w:t xml:space="preserve"> the slightest </w:t>
      </w:r>
      <w:r w:rsidRPr="000E3943">
        <w:rPr>
          <w:rStyle w:val="StyleUnderline"/>
          <w:highlight w:val="yellow"/>
        </w:rPr>
        <w:t>observance of legal etiquette’</w:t>
      </w:r>
      <w:r>
        <w:rPr>
          <w:sz w:val="16"/>
        </w:rPr>
        <w:t xml:space="preserve"> (p. 884). In the end, </w:t>
      </w:r>
      <w:r w:rsidRPr="000E3943">
        <w:rPr>
          <w:rStyle w:val="StyleUnderline"/>
          <w:highlight w:val="yellow"/>
        </w:rPr>
        <w:t>the law</w:t>
      </w:r>
      <w:r>
        <w:rPr>
          <w:rStyle w:val="StyleUnderline"/>
        </w:rPr>
        <w:t xml:space="preserve"> itself </w:t>
      </w:r>
      <w:r w:rsidRPr="000E3943">
        <w:rPr>
          <w:rStyle w:val="StyleUnderline"/>
          <w:highlight w:val="yellow"/>
        </w:rPr>
        <w:t>became ‘the instrument</w:t>
      </w:r>
      <w:r>
        <w:rPr>
          <w:rStyle w:val="StyleUnderline"/>
        </w:rPr>
        <w:t xml:space="preserve"> by which the people’s land is stolen</w:t>
      </w:r>
      <w:r>
        <w:rPr>
          <w:sz w:val="16"/>
        </w:rPr>
        <w:t xml:space="preserve">’ (p. 885); in other words, </w:t>
      </w:r>
      <w:r>
        <w:rPr>
          <w:rStyle w:val="StyleUnderline"/>
        </w:rPr>
        <w:t>the law became a capitalist law</w:t>
      </w:r>
      <w:r>
        <w:rPr>
          <w:sz w:val="16"/>
        </w:rPr>
        <w:t xml:space="preserve">. As Marx sees it, </w:t>
      </w:r>
      <w:r>
        <w:rPr>
          <w:rStyle w:val="Emphasis"/>
        </w:rPr>
        <w:t xml:space="preserve">the </w:t>
      </w:r>
      <w:r w:rsidRPr="000E3943">
        <w:rPr>
          <w:rStyle w:val="Emphasis"/>
          <w:highlight w:val="yellow"/>
        </w:rPr>
        <w:t xml:space="preserve">capitalists </w:t>
      </w:r>
      <w:r w:rsidRPr="000E3943">
        <w:rPr>
          <w:rStyle w:val="Emphasis"/>
        </w:rPr>
        <w:t>actually</w:t>
      </w:r>
      <w:r>
        <w:rPr>
          <w:rStyle w:val="Emphasis"/>
        </w:rPr>
        <w:t xml:space="preserve"> </w:t>
      </w:r>
      <w:r w:rsidRPr="000E3943">
        <w:rPr>
          <w:rStyle w:val="Emphasis"/>
          <w:highlight w:val="yellow"/>
        </w:rPr>
        <w:t>acted like little sovereigns</w:t>
      </w:r>
      <w:r>
        <w:rPr>
          <w:rStyle w:val="Emphasis"/>
        </w:rPr>
        <w:t xml:space="preserve"> in order to put through their reorganisation of the lives of the people</w:t>
      </w:r>
      <w:r>
        <w:rPr>
          <w:sz w:val="16"/>
        </w:rPr>
        <w:t xml:space="preserve">. They were </w:t>
      </w:r>
      <w:r>
        <w:rPr>
          <w:rStyle w:val="StyleUnderline"/>
        </w:rPr>
        <w:t>side-stepping the legal and political order</w:t>
      </w:r>
      <w:r>
        <w:rPr>
          <w:sz w:val="16"/>
        </w:rPr>
        <w:t xml:space="preserve"> that was guaranteed by the sovereign in a successful attempt to continue the relation of servitude that existed under feudalism. Although this means there is a </w:t>
      </w:r>
      <w:r w:rsidRPr="000E3943">
        <w:rPr>
          <w:rStyle w:val="StyleUnderline"/>
          <w:highlight w:val="yellow"/>
        </w:rPr>
        <w:t>complicity between sovereignty and capitalism through the ways in which they both operate</w:t>
      </w:r>
      <w:r>
        <w:rPr>
          <w:rStyle w:val="StyleUnderline"/>
        </w:rPr>
        <w:t xml:space="preserve"> according to the logic of exception</w:t>
      </w:r>
      <w:r>
        <w:rPr>
          <w:sz w:val="16"/>
        </w:rPr>
        <w:t xml:space="preserve">, it also reveals there is a difference between the two because the capitalists are actually side-stepping a legal order that is guaranteed by the sovereign. This side-stepping move may be a move that is familiar to sovereignty; but it does not come with sovereignty’s important ethical and political implications. I would argue that the prehistory of capital as Marx tells it actually opens up new possibilities for sovereignty in the resistance against capitalism, i.e. it gestures to a kind of power that would be greater than economic power, and would be able to limit and condition the claims of capitalism. Politics emerges here as that which could keep economics in check. The problem is, however, that </w:t>
      </w:r>
      <w:r>
        <w:rPr>
          <w:rStyle w:val="StyleUnderline"/>
        </w:rPr>
        <w:t>both sovereignty and capitalism suffer from the logic of exception, which is responsible for political and economic abuses of power</w:t>
      </w:r>
      <w:r>
        <w:rPr>
          <w:sz w:val="16"/>
        </w:rPr>
        <w:t xml:space="preserve">. As Marx’ discussion anticipates, the </w:t>
      </w:r>
      <w:r>
        <w:rPr>
          <w:rStyle w:val="StyleUnderline"/>
        </w:rPr>
        <w:t>mere granting of rights— which is arguably associated with capitalism—does not necessarily overcome this problem</w:t>
      </w:r>
      <w:r>
        <w:rPr>
          <w:sz w:val="16"/>
        </w:rPr>
        <w:t xml:space="preserve">, since in the pre-history of capital, it is ultimately the law itself that becomes the instrument of exploitation (see Agamben 2000). Marx’ account thus does not simply raise the need for law, but for its other uses. Reconsidered through the lens of Agamben’s bio-political theory of sovereign power, </w:t>
      </w:r>
      <w:r>
        <w:rPr>
          <w:rStyle w:val="Emphasis"/>
        </w:rPr>
        <w:t xml:space="preserve">Marx’ prehistory of capital shows not only that </w:t>
      </w:r>
      <w:r w:rsidRPr="000E3943">
        <w:rPr>
          <w:rStyle w:val="Emphasis"/>
          <w:highlight w:val="yellow"/>
        </w:rPr>
        <w:t>the capitalist relation</w:t>
      </w:r>
      <w:r>
        <w:rPr>
          <w:rStyle w:val="Emphasis"/>
        </w:rPr>
        <w:t xml:space="preserve"> as a power relation </w:t>
      </w:r>
      <w:r w:rsidRPr="000E3943">
        <w:rPr>
          <w:rStyle w:val="Emphasis"/>
          <w:highlight w:val="yellow"/>
        </w:rPr>
        <w:t>is bio-political</w:t>
      </w:r>
      <w:r>
        <w:rPr>
          <w:rStyle w:val="Emphasis"/>
        </w:rPr>
        <w:t xml:space="preserve">, and that </w:t>
      </w:r>
      <w:r w:rsidRPr="000E3943">
        <w:rPr>
          <w:rStyle w:val="Emphasis"/>
          <w:highlight w:val="yellow"/>
        </w:rPr>
        <w:t>the transition</w:t>
      </w:r>
      <w:r>
        <w:rPr>
          <w:rStyle w:val="Emphasis"/>
        </w:rPr>
        <w:t xml:space="preserve"> of feudalism </w:t>
      </w:r>
      <w:r w:rsidRPr="000E3943">
        <w:rPr>
          <w:rStyle w:val="Emphasis"/>
          <w:highlight w:val="yellow"/>
        </w:rPr>
        <w:t>to capitalism is an example of</w:t>
      </w:r>
      <w:r>
        <w:rPr>
          <w:rStyle w:val="Emphasis"/>
        </w:rPr>
        <w:t xml:space="preserve"> what Foucault called </w:t>
      </w:r>
      <w:r w:rsidRPr="000E3943">
        <w:rPr>
          <w:rStyle w:val="Emphasis"/>
          <w:highlight w:val="yellow"/>
        </w:rPr>
        <w:t>governmentality</w:t>
      </w:r>
      <w:r>
        <w:rPr>
          <w:rStyle w:val="Emphasis"/>
        </w:rPr>
        <w:t xml:space="preserve">, </w:t>
      </w:r>
      <w:r w:rsidRPr="000E3943">
        <w:rPr>
          <w:rStyle w:val="Emphasis"/>
          <w:highlight w:val="yellow"/>
        </w:rPr>
        <w:t>but</w:t>
      </w:r>
      <w:r>
        <w:rPr>
          <w:rStyle w:val="Emphasis"/>
        </w:rPr>
        <w:t xml:space="preserve"> also </w:t>
      </w:r>
      <w:r w:rsidRPr="000E3943">
        <w:rPr>
          <w:rStyle w:val="Emphasis"/>
          <w:highlight w:val="yellow"/>
        </w:rPr>
        <w:t>that sovereignty plays a crucial role in this development</w:t>
      </w:r>
      <w:r w:rsidRPr="000E3943">
        <w:rPr>
          <w:sz w:val="16"/>
          <w:highlight w:val="yellow"/>
        </w:rPr>
        <w:t>.</w:t>
      </w:r>
      <w:r>
        <w:rPr>
          <w:sz w:val="16"/>
        </w:rPr>
        <w:t xml:space="preserve"> It shows the </w:t>
      </w:r>
      <w:r>
        <w:rPr>
          <w:rStyle w:val="StyleUnderline"/>
        </w:rPr>
        <w:t xml:space="preserve">capitalists to be </w:t>
      </w:r>
      <w:r w:rsidRPr="000E3943">
        <w:rPr>
          <w:rStyle w:val="StyleUnderline"/>
        </w:rPr>
        <w:t>acting like little sovereigns</w:t>
      </w:r>
      <w:r>
        <w:rPr>
          <w:rStyle w:val="StyleUnderline"/>
        </w:rPr>
        <w:t xml:space="preserve">, </w:t>
      </w:r>
      <w:r w:rsidRPr="000E3943">
        <w:rPr>
          <w:rStyle w:val="StyleUnderline"/>
          <w:highlight w:val="yellow"/>
        </w:rPr>
        <w:t>according to the logic of exception</w:t>
      </w:r>
      <w:r>
        <w:rPr>
          <w:sz w:val="16"/>
        </w:rPr>
        <w:t xml:space="preserve">. Their </w:t>
      </w:r>
      <w:r>
        <w:rPr>
          <w:rStyle w:val="StyleUnderline"/>
        </w:rPr>
        <w:t xml:space="preserve">actions </w:t>
      </w:r>
      <w:r w:rsidRPr="000E3943">
        <w:rPr>
          <w:rStyle w:val="StyleUnderline"/>
          <w:highlight w:val="yellow"/>
        </w:rPr>
        <w:t>produce</w:t>
      </w:r>
      <w:r>
        <w:rPr>
          <w:rStyle w:val="StyleUnderline"/>
        </w:rPr>
        <w:t xml:space="preserve"> a figure of </w:t>
      </w:r>
      <w:r w:rsidRPr="000E3943">
        <w:rPr>
          <w:rStyle w:val="StyleUnderline"/>
          <w:highlight w:val="yellow"/>
        </w:rPr>
        <w:t>bare life</w:t>
      </w:r>
      <w:r>
        <w:rPr>
          <w:rStyle w:val="StyleUnderline"/>
        </w:rPr>
        <w:t>, namely the proletariat</w:t>
      </w:r>
      <w:r>
        <w:rPr>
          <w:sz w:val="16"/>
        </w:rPr>
        <w:t xml:space="preserve">. In order to understand the capitalist relation as a power relation, we need to integrate the different kinds of power that Foucault outlines in his lectures at the Colle`ge de France, governmentality and sovereignty. This insight is particularly important today when we try to understand, for example, a phenomenon like the </w:t>
      </w:r>
      <w:r>
        <w:rPr>
          <w:rStyle w:val="StyleUnderline"/>
        </w:rPr>
        <w:t>Guantanamo Bay prison</w:t>
      </w:r>
      <w:r>
        <w:rPr>
          <w:sz w:val="16"/>
        </w:rPr>
        <w:t xml:space="preserve">. In this prison, </w:t>
      </w:r>
      <w:r>
        <w:rPr>
          <w:rStyle w:val="StyleUnderline"/>
        </w:rPr>
        <w:t>human beings suspected of terrorist activities are being held indefinitely, on the basis of very little or no evidence, and without the possibility of a civil trial</w:t>
      </w:r>
      <w:r>
        <w:rPr>
          <w:sz w:val="16"/>
        </w:rPr>
        <w:t xml:space="preserve">. This prison is not just an example of disciplinary power; in order to understand its existence, we need to understand the exceptional, </w:t>
      </w:r>
      <w:r>
        <w:rPr>
          <w:rStyle w:val="StyleUnderline"/>
        </w:rPr>
        <w:t>sovereign measures taken in the name of national security that make indefinite detention possible and that produce human life as bare life—a life stripped of all its qualities, lived in suspense, at the borders of the legal and political order of the sovereign nation-state</w:t>
      </w:r>
      <w:r>
        <w:rPr>
          <w:sz w:val="16"/>
        </w:rPr>
        <w:t xml:space="preserve">. In this last sense, Guantanamo is an example of governmentality. </w:t>
      </w:r>
      <w:r>
        <w:rPr>
          <w:rStyle w:val="StyleUnderline"/>
        </w:rPr>
        <w:t>Guantanamo Bay necessitates, in other words, a much more integrated analysis of power than the one that could all too easily be derived from the analytical framework Foucault sets up in his lectures</w:t>
      </w:r>
      <w:r>
        <w:rPr>
          <w:sz w:val="16"/>
        </w:rPr>
        <w:t xml:space="preserve">.8 As I have tried to emphasise above, this does not mean such an integrated analysis should erase the differences between discipline, security, sovereignty, bio-politics etc. </w:t>
      </w:r>
      <w:r w:rsidRPr="000E3943">
        <w:rPr>
          <w:rStyle w:val="StyleUnderline"/>
          <w:highlight w:val="yellow"/>
        </w:rPr>
        <w:t>Sovereignty is not capitalism</w:t>
      </w:r>
      <w:r>
        <w:rPr>
          <w:rStyle w:val="StyleUnderline"/>
        </w:rPr>
        <w:t xml:space="preserve">; capitalism does not have sovereignty’s important ethical and political implications; </w:t>
      </w:r>
      <w:r w:rsidRPr="000E3943">
        <w:rPr>
          <w:rStyle w:val="StyleUnderline"/>
          <w:highlight w:val="yellow"/>
        </w:rPr>
        <w:t>there is a more dramatic relation between both, which opens up possibilities for other uses of both politics and economy</w:t>
      </w:r>
      <w:r>
        <w:rPr>
          <w:rStyle w:val="StyleUnderline"/>
        </w:rPr>
        <w:t>.</w:t>
      </w:r>
      <w:r>
        <w:rPr>
          <w:sz w:val="16"/>
        </w:rPr>
        <w:t xml:space="preserve"> It is from this insight, I would argue, that we can begin to get a better sense of Agamben’s political message, which I discuss in the next section of this essay.</w:t>
      </w:r>
    </w:p>
    <w:p w14:paraId="133916F0" w14:textId="77777777" w:rsidR="009D4E9F" w:rsidRPr="009D4E9F" w:rsidRDefault="009D4E9F" w:rsidP="005B2640">
      <w:pPr>
        <w:rPr>
          <w:sz w:val="16"/>
        </w:rPr>
      </w:pPr>
    </w:p>
    <w:p w14:paraId="5A653376" w14:textId="46E21B5F" w:rsidR="005B2640" w:rsidRDefault="005B2640" w:rsidP="005B2640">
      <w:pPr>
        <w:pStyle w:val="Heading2"/>
      </w:pPr>
      <w:r>
        <w:t>Feminism</w:t>
      </w:r>
    </w:p>
    <w:p w14:paraId="6B40D58A" w14:textId="467C67BD" w:rsidR="005B2640" w:rsidRPr="005B2640" w:rsidRDefault="005B2640" w:rsidP="005B2640">
      <w:pPr>
        <w:pStyle w:val="Heading3"/>
      </w:pPr>
      <w:r>
        <w:t>Permutation</w:t>
      </w:r>
    </w:p>
    <w:p w14:paraId="6DC3949C" w14:textId="77777777" w:rsidR="00DC41DD" w:rsidRDefault="00DC41DD" w:rsidP="00DC41DD">
      <w:pPr>
        <w:pStyle w:val="Heading4"/>
      </w:pPr>
      <w:r>
        <w:t>Patriarchal power relations sustain the female body as the disposable other, subjugating them under sovereign rule. Subaltern forms of refusing subjecthood are key to resisting the patriarchy maintained by sovereign power.</w:t>
      </w:r>
    </w:p>
    <w:p w14:paraId="03291658" w14:textId="77777777" w:rsidR="00DC41DD" w:rsidRPr="0084130A" w:rsidRDefault="00DC41DD" w:rsidP="00DC41DD">
      <w:r w:rsidRPr="0084130A">
        <w:rPr>
          <w:rStyle w:val="Style13ptBold"/>
        </w:rPr>
        <w:t>Chakkour 15</w:t>
      </w:r>
      <w:r>
        <w:t xml:space="preserve"> (Soukaina, PhD Student, Utrecht University, Erasmus Mundus Master's Degree in Women's and Gender Studies, “Speaking near Necropolitics: Sovereignty, Geopolitics of Death and Sexual Difference”, Utrecht University, Online: </w:t>
      </w:r>
      <w:hyperlink r:id="rId32" w:history="1">
        <w:r w:rsidRPr="000B7CEE">
          <w:rPr>
            <w:rStyle w:val="Hyperlink"/>
          </w:rPr>
          <w:t>https://dspace.library.uu.nl/bitstream/handle/1874/320641/ChakkourS-Thesis-GEMMA-FinalDraft.pdf?sequence=2&amp;isAllowed=y</w:t>
        </w:r>
      </w:hyperlink>
      <w:r>
        <w:t>, 7/6, DTS)</w:t>
      </w:r>
    </w:p>
    <w:p w14:paraId="76D49C07" w14:textId="755C22E6" w:rsidR="005B2640" w:rsidRDefault="00DC41DD" w:rsidP="005B2640">
      <w:pPr>
        <w:rPr>
          <w:rStyle w:val="StyleUnderline"/>
        </w:rPr>
      </w:pPr>
      <w:r w:rsidRPr="006B23F1">
        <w:rPr>
          <w:sz w:val="16"/>
        </w:rPr>
        <w:t xml:space="preserve">Sexual Difference as a Site for Necropolitics What we can see from Spivak’s insights on the Sati woman – </w:t>
      </w:r>
      <w:r w:rsidRPr="00E05EB1">
        <w:rPr>
          <w:rStyle w:val="StyleUnderline"/>
          <w:highlight w:val="yellow"/>
        </w:rPr>
        <w:t>the</w:t>
      </w:r>
      <w:r w:rsidRPr="001017FE">
        <w:rPr>
          <w:rStyle w:val="StyleUnderline"/>
        </w:rPr>
        <w:t xml:space="preserve"> good wife – is that</w:t>
      </w:r>
      <w:r>
        <w:rPr>
          <w:rStyle w:val="StyleUnderline"/>
        </w:rPr>
        <w:t xml:space="preserve"> </w:t>
      </w:r>
      <w:r w:rsidRPr="001017FE">
        <w:rPr>
          <w:rStyle w:val="StyleUnderline"/>
        </w:rPr>
        <w:t xml:space="preserve">both the </w:t>
      </w:r>
      <w:r w:rsidRPr="00E05EB1">
        <w:rPr>
          <w:rStyle w:val="StyleUnderline"/>
          <w:highlight w:val="yellow"/>
        </w:rPr>
        <w:t xml:space="preserve">colonial </w:t>
      </w:r>
      <w:r w:rsidRPr="00E05EB1">
        <w:rPr>
          <w:rStyle w:val="StyleUnderline"/>
        </w:rPr>
        <w:t>powers</w:t>
      </w:r>
      <w:r w:rsidRPr="001017FE">
        <w:rPr>
          <w:rStyle w:val="StyleUnderline"/>
        </w:rPr>
        <w:t xml:space="preserve"> </w:t>
      </w:r>
      <w:r w:rsidRPr="00E05EB1">
        <w:rPr>
          <w:rStyle w:val="StyleUnderline"/>
          <w:highlight w:val="yellow"/>
        </w:rPr>
        <w:t>and</w:t>
      </w:r>
      <w:r w:rsidRPr="001017FE">
        <w:rPr>
          <w:rStyle w:val="StyleUnderline"/>
        </w:rPr>
        <w:t xml:space="preserve"> the </w:t>
      </w:r>
      <w:r w:rsidRPr="00E05EB1">
        <w:rPr>
          <w:rStyle w:val="StyleUnderline"/>
          <w:highlight w:val="yellow"/>
        </w:rPr>
        <w:t>locals deploy</w:t>
      </w:r>
      <w:r w:rsidRPr="001017FE">
        <w:rPr>
          <w:rStyle w:val="StyleUnderline"/>
        </w:rPr>
        <w:t xml:space="preserve"> </w:t>
      </w:r>
      <w:r w:rsidRPr="00E05EB1">
        <w:rPr>
          <w:rStyle w:val="StyleUnderline"/>
          <w:highlight w:val="yellow"/>
        </w:rPr>
        <w:t>systems of power which</w:t>
      </w:r>
      <w:r w:rsidRPr="001017FE">
        <w:rPr>
          <w:rStyle w:val="StyleUnderline"/>
        </w:rPr>
        <w:t xml:space="preserve"> are both dangerous</w:t>
      </w:r>
      <w:r>
        <w:rPr>
          <w:rStyle w:val="StyleUnderline"/>
        </w:rPr>
        <w:t xml:space="preserve"> </w:t>
      </w:r>
      <w:r w:rsidRPr="001017FE">
        <w:rPr>
          <w:rStyle w:val="StyleUnderline"/>
        </w:rPr>
        <w:t xml:space="preserve">and which both </w:t>
      </w:r>
      <w:r w:rsidRPr="00E05EB1">
        <w:rPr>
          <w:rStyle w:val="StyleUnderline"/>
          <w:highlight w:val="yellow"/>
        </w:rPr>
        <w:t>produce</w:t>
      </w:r>
      <w:r w:rsidRPr="001017FE">
        <w:rPr>
          <w:rStyle w:val="StyleUnderline"/>
        </w:rPr>
        <w:t xml:space="preserve"> the same effect on different levels.</w:t>
      </w:r>
      <w:r w:rsidRPr="006B23F1">
        <w:rPr>
          <w:sz w:val="16"/>
        </w:rPr>
        <w:t xml:space="preserve"> While for the British, the defacto sovereign over India at the time of colonial control, they saw no appropriate measure to deal with the Sati woman than to criminalize the practice: </w:t>
      </w:r>
      <w:r w:rsidRPr="001017FE">
        <w:rPr>
          <w:rStyle w:val="StyleUnderline"/>
        </w:rPr>
        <w:t xml:space="preserve">this is an exercise of </w:t>
      </w:r>
      <w:r w:rsidRPr="00E05EB1">
        <w:rPr>
          <w:rStyle w:val="StyleUnderline"/>
          <w:highlight w:val="yellow"/>
        </w:rPr>
        <w:t>sovereignty</w:t>
      </w:r>
      <w:r w:rsidRPr="001017FE">
        <w:rPr>
          <w:rStyle w:val="StyleUnderline"/>
        </w:rPr>
        <w:t xml:space="preserve"> at its</w:t>
      </w:r>
      <w:r>
        <w:rPr>
          <w:rStyle w:val="StyleUnderline"/>
        </w:rPr>
        <w:t xml:space="preserve"> </w:t>
      </w:r>
      <w:r w:rsidRPr="001017FE">
        <w:rPr>
          <w:rStyle w:val="StyleUnderline"/>
        </w:rPr>
        <w:t xml:space="preserve">best: the institution of a law based on the British’s universalistic logic and rule, </w:t>
      </w:r>
      <w:r w:rsidRPr="00E05EB1">
        <w:rPr>
          <w:rStyle w:val="StyleUnderline"/>
          <w:highlight w:val="yellow"/>
        </w:rPr>
        <w:t>which</w:t>
      </w:r>
      <w:r w:rsidRPr="001017FE">
        <w:rPr>
          <w:rStyle w:val="StyleUnderline"/>
        </w:rPr>
        <w:t xml:space="preserve"> is also</w:t>
      </w:r>
      <w:r>
        <w:rPr>
          <w:rStyle w:val="StyleUnderline"/>
        </w:rPr>
        <w:t xml:space="preserve"> </w:t>
      </w:r>
      <w:r w:rsidRPr="001017FE">
        <w:rPr>
          <w:rStyle w:val="StyleUnderline"/>
        </w:rPr>
        <w:t xml:space="preserve">a claim emphasized by Spivak since it </w:t>
      </w:r>
      <w:r w:rsidRPr="00E05EB1">
        <w:rPr>
          <w:rStyle w:val="StyleUnderline"/>
          <w:highlight w:val="yellow"/>
        </w:rPr>
        <w:t>demonstrates</w:t>
      </w:r>
      <w:r w:rsidRPr="001017FE">
        <w:rPr>
          <w:rStyle w:val="StyleUnderline"/>
        </w:rPr>
        <w:t xml:space="preserve"> the </w:t>
      </w:r>
      <w:r w:rsidRPr="00E05EB1">
        <w:rPr>
          <w:rStyle w:val="StyleUnderline"/>
          <w:highlight w:val="yellow"/>
        </w:rPr>
        <w:t>operations of</w:t>
      </w:r>
      <w:r w:rsidRPr="001017FE">
        <w:rPr>
          <w:rStyle w:val="StyleUnderline"/>
        </w:rPr>
        <w:t xml:space="preserve"> hegemony</w:t>
      </w:r>
      <w:r w:rsidRPr="006B23F1">
        <w:rPr>
          <w:sz w:val="16"/>
        </w:rPr>
        <w:t xml:space="preserve">. For the brown men however, </w:t>
      </w:r>
      <w:r w:rsidRPr="00E05EB1">
        <w:rPr>
          <w:rStyle w:val="StyleUnderline"/>
          <w:highlight w:val="yellow"/>
        </w:rPr>
        <w:t>marking women with the obligation</w:t>
      </w:r>
      <w:r w:rsidRPr="001017FE">
        <w:rPr>
          <w:rStyle w:val="StyleUnderline"/>
        </w:rPr>
        <w:t xml:space="preserve"> of the act </w:t>
      </w:r>
      <w:r w:rsidRPr="00E05EB1">
        <w:rPr>
          <w:rStyle w:val="StyleUnderline"/>
          <w:highlight w:val="yellow"/>
        </w:rPr>
        <w:t>of self-immolation links directly to</w:t>
      </w:r>
      <w:r w:rsidRPr="001017FE">
        <w:rPr>
          <w:rStyle w:val="StyleUnderline"/>
        </w:rPr>
        <w:t xml:space="preserve"> a practice of </w:t>
      </w:r>
      <w:r w:rsidRPr="00E05EB1">
        <w:rPr>
          <w:rStyle w:val="StyleUnderline"/>
        </w:rPr>
        <w:t xml:space="preserve">a </w:t>
      </w:r>
      <w:r w:rsidRPr="00E05EB1">
        <w:rPr>
          <w:rStyle w:val="StyleUnderline"/>
          <w:highlight w:val="yellow"/>
        </w:rPr>
        <w:t>necropolitics</w:t>
      </w:r>
      <w:r w:rsidRPr="001017FE">
        <w:rPr>
          <w:rStyle w:val="StyleUnderline"/>
        </w:rPr>
        <w:t xml:space="preserve"> which does not necessitate a state of emergency or a</w:t>
      </w:r>
      <w:r>
        <w:rPr>
          <w:rStyle w:val="StyleUnderline"/>
        </w:rPr>
        <w:t xml:space="preserve"> </w:t>
      </w:r>
      <w:r w:rsidRPr="001017FE">
        <w:rPr>
          <w:rStyle w:val="StyleUnderline"/>
        </w:rPr>
        <w:t xml:space="preserve">State altogether. In this case, </w:t>
      </w:r>
      <w:r w:rsidRPr="00E05EB1">
        <w:rPr>
          <w:rStyle w:val="StyleUnderline"/>
          <w:highlight w:val="yellow"/>
        </w:rPr>
        <w:t>self-immolation is the</w:t>
      </w:r>
      <w:r w:rsidRPr="001017FE">
        <w:rPr>
          <w:rStyle w:val="StyleUnderline"/>
        </w:rPr>
        <w:t xml:space="preserve"> direct </w:t>
      </w:r>
      <w:r w:rsidRPr="00E05EB1">
        <w:rPr>
          <w:rStyle w:val="StyleUnderline"/>
          <w:highlight w:val="yellow"/>
        </w:rPr>
        <w:t>result of</w:t>
      </w:r>
      <w:r w:rsidRPr="001017FE">
        <w:rPr>
          <w:rStyle w:val="StyleUnderline"/>
        </w:rPr>
        <w:t xml:space="preserve"> an instituted </w:t>
      </w:r>
      <w:r w:rsidRPr="00E05EB1">
        <w:rPr>
          <w:rStyle w:val="StyleUnderline"/>
          <w:highlight w:val="yellow"/>
        </w:rPr>
        <w:t>sexual difference based on</w:t>
      </w:r>
      <w:r w:rsidRPr="001017FE">
        <w:rPr>
          <w:rStyle w:val="StyleUnderline"/>
        </w:rPr>
        <w:t xml:space="preserve"> a </w:t>
      </w:r>
      <w:r w:rsidRPr="00E05EB1">
        <w:rPr>
          <w:rStyle w:val="StyleUnderline"/>
          <w:highlight w:val="yellow"/>
        </w:rPr>
        <w:t>subjugated female subjectivity</w:t>
      </w:r>
      <w:r w:rsidRPr="001017FE">
        <w:rPr>
          <w:rStyle w:val="StyleUnderline"/>
        </w:rPr>
        <w:t xml:space="preserve">, one </w:t>
      </w:r>
      <w:r w:rsidRPr="00E05EB1">
        <w:rPr>
          <w:rStyle w:val="StyleUnderline"/>
          <w:highlight w:val="yellow"/>
        </w:rPr>
        <w:t>which is</w:t>
      </w:r>
      <w:r w:rsidRPr="001017FE">
        <w:rPr>
          <w:rStyle w:val="StyleUnderline"/>
        </w:rPr>
        <w:t xml:space="preserve"> already </w:t>
      </w:r>
      <w:r w:rsidRPr="00E05EB1">
        <w:rPr>
          <w:rStyle w:val="StyleUnderline"/>
          <w:highlight w:val="yellow"/>
        </w:rPr>
        <w:t>construed as</w:t>
      </w:r>
      <w:r w:rsidRPr="001017FE">
        <w:rPr>
          <w:rStyle w:val="StyleUnderline"/>
        </w:rPr>
        <w:t xml:space="preserve"> not</w:t>
      </w:r>
      <w:r>
        <w:rPr>
          <w:rStyle w:val="StyleUnderline"/>
        </w:rPr>
        <w:t xml:space="preserve"> </w:t>
      </w:r>
      <w:r w:rsidRPr="001017FE">
        <w:rPr>
          <w:rStyle w:val="StyleUnderline"/>
        </w:rPr>
        <w:t xml:space="preserve">only other, but </w:t>
      </w:r>
      <w:r w:rsidRPr="00E05EB1">
        <w:rPr>
          <w:rStyle w:val="StyleUnderline"/>
          <w:highlight w:val="yellow"/>
        </w:rPr>
        <w:t>a disposable other</w:t>
      </w:r>
      <w:r w:rsidRPr="001017FE">
        <w:rPr>
          <w:rStyle w:val="StyleUnderline"/>
        </w:rPr>
        <w:t>, whose life is in fact the life of the master</w:t>
      </w:r>
      <w:r w:rsidRPr="006B23F1">
        <w:rPr>
          <w:sz w:val="16"/>
        </w:rPr>
        <w:t xml:space="preserve"> (the male). If the value of the goodness of the woman is to be determined by the act of voluntary suicide by self-immolation, then the act of abandonment precedes the abandonment itself: these women are already-abandoned, for their worth, as subjects, is to be determined by their death. </w:t>
      </w:r>
      <w:r w:rsidRPr="006B23F1">
        <w:rPr>
          <w:rStyle w:val="StyleUnderline"/>
        </w:rPr>
        <w:t xml:space="preserve">Here, the </w:t>
      </w:r>
      <w:r w:rsidRPr="00E05EB1">
        <w:rPr>
          <w:rStyle w:val="StyleUnderline"/>
          <w:highlight w:val="yellow"/>
        </w:rPr>
        <w:t>death of</w:t>
      </w:r>
      <w:r w:rsidRPr="006B23F1">
        <w:rPr>
          <w:rStyle w:val="StyleUnderline"/>
        </w:rPr>
        <w:t xml:space="preserve"> the </w:t>
      </w:r>
      <w:r w:rsidRPr="00E05EB1">
        <w:rPr>
          <w:rStyle w:val="StyleUnderline"/>
          <w:highlight w:val="yellow"/>
        </w:rPr>
        <w:t>woman becomes</w:t>
      </w:r>
      <w:r w:rsidRPr="006B23F1">
        <w:rPr>
          <w:rStyle w:val="StyleUnderline"/>
        </w:rPr>
        <w:t xml:space="preserve"> the </w:t>
      </w:r>
      <w:r w:rsidRPr="00E05EB1">
        <w:rPr>
          <w:rStyle w:val="StyleUnderline"/>
          <w:highlight w:val="yellow"/>
        </w:rPr>
        <w:t xml:space="preserve">sole signifier of their </w:t>
      </w:r>
      <w:r w:rsidRPr="00E05EB1">
        <w:rPr>
          <w:rStyle w:val="StyleUnderline"/>
        </w:rPr>
        <w:t>worth</w:t>
      </w:r>
      <w:r w:rsidRPr="006B23F1">
        <w:rPr>
          <w:rStyle w:val="StyleUnderline"/>
        </w:rPr>
        <w:t>, their value.</w:t>
      </w:r>
      <w:r>
        <w:rPr>
          <w:rStyle w:val="StyleUnderline"/>
        </w:rPr>
        <w:t xml:space="preserve"> </w:t>
      </w:r>
      <w:r w:rsidRPr="006B23F1">
        <w:rPr>
          <w:rStyle w:val="StyleUnderline"/>
        </w:rPr>
        <w:t xml:space="preserve">To use Agamben’s term, their </w:t>
      </w:r>
      <w:r w:rsidRPr="00E05EB1">
        <w:rPr>
          <w:rStyle w:val="StyleUnderline"/>
          <w:highlight w:val="yellow"/>
        </w:rPr>
        <w:t>bios</w:t>
      </w:r>
      <w:r w:rsidRPr="006B23F1">
        <w:rPr>
          <w:sz w:val="16"/>
        </w:rPr>
        <w:t xml:space="preserve"> (their qualified life as the good wife) </w:t>
      </w:r>
      <w:r w:rsidRPr="006B23F1">
        <w:rPr>
          <w:rStyle w:val="StyleUnderline"/>
        </w:rPr>
        <w:t>is in fact their death,</w:t>
      </w:r>
      <w:r>
        <w:rPr>
          <w:rStyle w:val="StyleUnderline"/>
        </w:rPr>
        <w:t xml:space="preserve"> </w:t>
      </w:r>
      <w:r w:rsidRPr="006B23F1">
        <w:rPr>
          <w:rStyle w:val="StyleUnderline"/>
        </w:rPr>
        <w:t>which presents us with a paradoxical situation</w:t>
      </w:r>
      <w:r w:rsidRPr="006B23F1">
        <w:rPr>
          <w:sz w:val="16"/>
        </w:rPr>
        <w:t xml:space="preserve">. The difference that these women bear –their sexual difference– s a site of a necropower at work, because in their case the only good wife that can exist is a dead wife. We should consider that this is not to put the Sati practice in condemnation, nor to speak of it in terms of political correctness and universalistic values; but it is to highlight how </w:t>
      </w:r>
      <w:r w:rsidRPr="006B23F1">
        <w:rPr>
          <w:rStyle w:val="StyleUnderline"/>
        </w:rPr>
        <w:t>sexual difference, here embodied in the female sexed subject, lives a</w:t>
      </w:r>
      <w:r>
        <w:rPr>
          <w:rStyle w:val="StyleUnderline"/>
        </w:rPr>
        <w:t xml:space="preserve"> </w:t>
      </w:r>
      <w:r w:rsidRPr="006B23F1">
        <w:rPr>
          <w:rStyle w:val="StyleUnderline"/>
        </w:rPr>
        <w:t>life that is already dead</w:t>
      </w:r>
      <w:r w:rsidRPr="006B23F1">
        <w:rPr>
          <w:sz w:val="16"/>
        </w:rPr>
        <w:t xml:space="preserve">, This is because the value of the body that immolates itself is already predetermined and already weighed by the Master (the male), the Sati practice can reveal to us in a sense how a </w:t>
      </w:r>
      <w:r w:rsidRPr="00E05EB1">
        <w:rPr>
          <w:rStyle w:val="StyleUnderline"/>
          <w:highlight w:val="yellow"/>
        </w:rPr>
        <w:t>sexual</w:t>
      </w:r>
      <w:r w:rsidRPr="006B23F1">
        <w:rPr>
          <w:rStyle w:val="StyleUnderline"/>
        </w:rPr>
        <w:t xml:space="preserve"> </w:t>
      </w:r>
      <w:r w:rsidRPr="00E05EB1">
        <w:rPr>
          <w:rStyle w:val="StyleUnderline"/>
          <w:highlight w:val="yellow"/>
        </w:rPr>
        <w:t>difference</w:t>
      </w:r>
      <w:r w:rsidRPr="006B23F1">
        <w:rPr>
          <w:rStyle w:val="StyleUnderline"/>
        </w:rPr>
        <w:t xml:space="preserve"> that </w:t>
      </w:r>
      <w:r w:rsidRPr="00E05EB1">
        <w:rPr>
          <w:rStyle w:val="StyleUnderline"/>
          <w:highlight w:val="yellow"/>
        </w:rPr>
        <w:t>is inscribed in</w:t>
      </w:r>
      <w:r w:rsidRPr="006B23F1">
        <w:rPr>
          <w:rStyle w:val="StyleUnderline"/>
        </w:rPr>
        <w:t xml:space="preserve"> an </w:t>
      </w:r>
      <w:r w:rsidRPr="00E05EB1">
        <w:rPr>
          <w:rStyle w:val="StyleUnderline"/>
          <w:highlight w:val="yellow"/>
        </w:rPr>
        <w:t>order of power that is patriarchal</w:t>
      </w:r>
      <w:r w:rsidRPr="006B23F1">
        <w:rPr>
          <w:rStyle w:val="StyleUnderline"/>
        </w:rPr>
        <w:t>,</w:t>
      </w:r>
      <w:r>
        <w:rPr>
          <w:rStyle w:val="StyleUnderline"/>
        </w:rPr>
        <w:t xml:space="preserve"> </w:t>
      </w:r>
      <w:r w:rsidRPr="006B23F1">
        <w:rPr>
          <w:rStyle w:val="StyleUnderline"/>
        </w:rPr>
        <w:t>can easily become a site of necropolitics</w:t>
      </w:r>
      <w:r w:rsidRPr="006B23F1">
        <w:rPr>
          <w:sz w:val="16"/>
        </w:rPr>
        <w:t xml:space="preserve">. In this case, and as opposed to the example discussed in the previous chapter, we are referring not to certain spaces or certain geographies, but to an imaginary and a discourse which captures sexual difference politically; and which only understands the limit of female subjectivity in its extension on the male subject: the death of this latter, after all, is the main reason of the death of the woman. </w:t>
      </w:r>
      <w:r w:rsidRPr="006B23F1">
        <w:rPr>
          <w:rStyle w:val="StyleUnderline"/>
        </w:rPr>
        <w:t>With</w:t>
      </w:r>
      <w:r>
        <w:rPr>
          <w:rStyle w:val="StyleUnderline"/>
        </w:rPr>
        <w:t xml:space="preserve"> </w:t>
      </w:r>
      <w:r w:rsidRPr="006B23F1">
        <w:rPr>
          <w:rStyle w:val="StyleUnderline"/>
        </w:rPr>
        <w:t>the colonizers, the space that is sexual difference becomes a site of power negotiation</w:t>
      </w:r>
      <w:r>
        <w:rPr>
          <w:rStyle w:val="StyleUnderline"/>
        </w:rPr>
        <w:t xml:space="preserve"> </w:t>
      </w:r>
      <w:r w:rsidRPr="006B23F1">
        <w:rPr>
          <w:rStyle w:val="StyleUnderline"/>
        </w:rPr>
        <w:t>between the white men and the brown men over the brown women</w:t>
      </w:r>
      <w:r w:rsidRPr="006B23F1">
        <w:rPr>
          <w:sz w:val="16"/>
        </w:rPr>
        <w:t xml:space="preserve">. When the British declared the practice illegal, they captured sexual difference in the order of sovereignty, making it a space of the law. All of this is part of a power negotiation that, as Spivak rightly concludes, withers away with the female subject altogether. </w:t>
      </w:r>
      <w:r w:rsidRPr="006B23F1">
        <w:rPr>
          <w:rStyle w:val="StyleUnderline"/>
        </w:rPr>
        <w:t xml:space="preserve">We can then see from this chapter that the </w:t>
      </w:r>
      <w:r w:rsidRPr="00E05EB1">
        <w:rPr>
          <w:rStyle w:val="StyleUnderline"/>
          <w:highlight w:val="yellow"/>
        </w:rPr>
        <w:t>construction of the other</w:t>
      </w:r>
      <w:r w:rsidRPr="006B23F1">
        <w:rPr>
          <w:rStyle w:val="StyleUnderline"/>
        </w:rPr>
        <w:t xml:space="preserve"> is the primary</w:t>
      </w:r>
      <w:r>
        <w:rPr>
          <w:rStyle w:val="StyleUnderline"/>
        </w:rPr>
        <w:t xml:space="preserve"> </w:t>
      </w:r>
      <w:r w:rsidRPr="006B23F1">
        <w:rPr>
          <w:rStyle w:val="StyleUnderline"/>
        </w:rPr>
        <w:t>technology of death that is induced politically</w:t>
      </w:r>
      <w:r w:rsidRPr="006B23F1">
        <w:rPr>
          <w:sz w:val="16"/>
        </w:rPr>
        <w:t xml:space="preserve">. The deployment of necropower here extends itself upon the female subject and takes sexual difference as its primary material and ground of operation. And with this reading of a necropolotics of sexual difference, it is therefore necessary to consider other alternatives. Spivak, in her text, </w:t>
      </w:r>
      <w:r w:rsidRPr="00E05EB1">
        <w:rPr>
          <w:rStyle w:val="StyleUnderline"/>
          <w:highlight w:val="yellow"/>
        </w:rPr>
        <w:t>calls for the reinstitution of</w:t>
      </w:r>
      <w:r>
        <w:rPr>
          <w:rStyle w:val="StyleUnderline"/>
        </w:rPr>
        <w:t xml:space="preserve"> </w:t>
      </w:r>
      <w:r w:rsidRPr="006B23F1">
        <w:rPr>
          <w:rStyle w:val="StyleUnderline"/>
        </w:rPr>
        <w:t>representational politics, calling on female intellectuals to reinsert the forgotten voices of</w:t>
      </w:r>
      <w:r>
        <w:rPr>
          <w:rStyle w:val="StyleUnderline"/>
        </w:rPr>
        <w:t xml:space="preserve"> </w:t>
      </w:r>
      <w:r w:rsidRPr="006B23F1">
        <w:rPr>
          <w:rStyle w:val="StyleUnderline"/>
        </w:rPr>
        <w:t>these women</w:t>
      </w:r>
      <w:r w:rsidRPr="006B23F1">
        <w:rPr>
          <w:sz w:val="16"/>
        </w:rPr>
        <w:t xml:space="preserve">. She states that: “representation has not withered away. “The female intellectual as intellectual has a circumscribed task which she must not disown with a flourish” (Spivak, 1988: 104). </w:t>
      </w:r>
      <w:r w:rsidRPr="006B23F1">
        <w:rPr>
          <w:rStyle w:val="StyleUnderline"/>
        </w:rPr>
        <w:t xml:space="preserve">With this, Spivak calls onto female intellectuals to engage with </w:t>
      </w:r>
      <w:r w:rsidRPr="00E05EB1">
        <w:rPr>
          <w:rStyle w:val="StyleUnderline"/>
          <w:highlight w:val="yellow"/>
        </w:rPr>
        <w:t>subaltern subjectivities</w:t>
      </w:r>
      <w:r w:rsidRPr="006B23F1">
        <w:rPr>
          <w:rStyle w:val="StyleUnderline"/>
        </w:rPr>
        <w:t>.</w:t>
      </w:r>
      <w:r>
        <w:rPr>
          <w:rStyle w:val="StyleUnderline"/>
        </w:rPr>
        <w:t xml:space="preserve"> </w:t>
      </w:r>
      <w:r w:rsidRPr="006B23F1">
        <w:rPr>
          <w:sz w:val="16"/>
        </w:rPr>
        <w:t>Such initiatives can be very useful. Nevertheless, the exercise of a politics of representation can be problematic precisely because of what Spivak highlights in her text: that problem of writing the other by assimilation, which only contributes to their subjugation. This is the reason why I think that a return to Braidotti’s ideas of the politics of location and the invention of new female subjectivities is necessary. In line with Spivak’s effort to recuperate lost voices</w:t>
      </w:r>
      <w:r w:rsidRPr="006B23F1">
        <w:rPr>
          <w:rStyle w:val="StyleUnderline"/>
        </w:rPr>
        <w:t>, Braidotti emphasizes, as it has been stated earlier in this chapter the</w:t>
      </w:r>
      <w:r>
        <w:rPr>
          <w:rStyle w:val="StyleUnderline"/>
        </w:rPr>
        <w:t xml:space="preserve"> </w:t>
      </w:r>
      <w:r w:rsidRPr="006B23F1">
        <w:rPr>
          <w:rStyle w:val="StyleUnderline"/>
        </w:rPr>
        <w:t>importance of the sense of location. She defines the latter as the attempt to develop a</w:t>
      </w:r>
      <w:r>
        <w:rPr>
          <w:rStyle w:val="StyleUnderline"/>
        </w:rPr>
        <w:t xml:space="preserve"> </w:t>
      </w:r>
      <w:r w:rsidRPr="006B23F1">
        <w:rPr>
          <w:rStyle w:val="StyleUnderline"/>
        </w:rPr>
        <w:t>“countermemory” and “alternative genealogies</w:t>
      </w:r>
      <w:r w:rsidRPr="006B23F1">
        <w:rPr>
          <w:sz w:val="16"/>
        </w:rPr>
        <w:t xml:space="preserve">” (Braidotti, 1993: 8), which is precisely what Spivak does in her text. Braidotti, like Spivak, </w:t>
      </w:r>
      <w:r w:rsidRPr="006B23F1">
        <w:rPr>
          <w:rStyle w:val="StyleUnderline"/>
        </w:rPr>
        <w:t xml:space="preserve">maintains that women do exist in a </w:t>
      </w:r>
      <w:r w:rsidRPr="002673F8">
        <w:rPr>
          <w:rStyle w:val="StyleUnderline"/>
          <w:highlight w:val="yellow"/>
        </w:rPr>
        <w:t>historical situation</w:t>
      </w:r>
      <w:r w:rsidRPr="006B23F1">
        <w:rPr>
          <w:rStyle w:val="StyleUnderline"/>
        </w:rPr>
        <w:t xml:space="preserve"> which </w:t>
      </w:r>
      <w:r w:rsidRPr="002673F8">
        <w:rPr>
          <w:rStyle w:val="StyleUnderline"/>
          <w:highlight w:val="yellow"/>
        </w:rPr>
        <w:t>captures them in</w:t>
      </w:r>
      <w:r w:rsidRPr="006B23F1">
        <w:rPr>
          <w:rStyle w:val="StyleUnderline"/>
        </w:rPr>
        <w:t xml:space="preserve"> a </w:t>
      </w:r>
      <w:r w:rsidRPr="002673F8">
        <w:rPr>
          <w:rStyle w:val="StyleUnderline"/>
          <w:highlight w:val="yellow"/>
        </w:rPr>
        <w:t>subjugated form</w:t>
      </w:r>
      <w:r w:rsidRPr="006B23F1">
        <w:rPr>
          <w:rStyle w:val="StyleUnderline"/>
        </w:rPr>
        <w:t>.</w:t>
      </w:r>
      <w:r w:rsidRPr="006B23F1">
        <w:rPr>
          <w:sz w:val="16"/>
        </w:rPr>
        <w:t xml:space="preserve"> She argues “as women, we are firmly attached to a culture and a logic of discourse which has historically defined woman, and the feminine, in a pejorative sense” (Braidotti, 1989: 104). Therefore she highlights the necessity of breaking through this historical condition. As also mentioned earlier, Braidotti sticks to the </w:t>
      </w:r>
      <w:r w:rsidRPr="006B23F1">
        <w:rPr>
          <w:rStyle w:val="StyleUnderline"/>
        </w:rPr>
        <w:t xml:space="preserve">idea that </w:t>
      </w:r>
      <w:r w:rsidRPr="002673F8">
        <w:rPr>
          <w:rStyle w:val="StyleUnderline"/>
          <w:highlight w:val="yellow"/>
        </w:rPr>
        <w:t>being-a-woman is a point of departure for any change to be made</w:t>
      </w:r>
      <w:r w:rsidRPr="006B23F1">
        <w:rPr>
          <w:rStyle w:val="StyleUnderline"/>
        </w:rPr>
        <w:t>. She admits that</w:t>
      </w:r>
      <w:r>
        <w:rPr>
          <w:rStyle w:val="StyleUnderline"/>
        </w:rPr>
        <w:t xml:space="preserve"> </w:t>
      </w:r>
      <w:r w:rsidRPr="006B23F1">
        <w:rPr>
          <w:rStyle w:val="StyleUnderline"/>
        </w:rPr>
        <w:t>the voice (which means the ability to speak from one’s embodied position) is a central issue</w:t>
      </w:r>
      <w:r>
        <w:rPr>
          <w:rStyle w:val="StyleUnderline"/>
        </w:rPr>
        <w:t xml:space="preserve"> </w:t>
      </w:r>
      <w:r w:rsidRPr="006B23F1">
        <w:rPr>
          <w:rStyle w:val="StyleUnderline"/>
        </w:rPr>
        <w:t xml:space="preserve">in trying to transform the situation of domination altogether. </w:t>
      </w:r>
      <w:r w:rsidRPr="006B23F1">
        <w:rPr>
          <w:sz w:val="16"/>
        </w:rPr>
        <w:t xml:space="preserve">The transformation for Braidotti, implies the acknowledgment and recognition of the voices of other women.” (Braidotti, 1993: 4). Spivak calls for the same thing, but she also highlights the female intellectual as the figure who would be reinserting the voices of these women into history. The issue with Spivak’s proposition lies in the fact that it centers on the figure of the intellectual as the instrument by which the voice of the female silenced subject is recuperated. This still contains the risk that Spivak tries to highlight all the way in her text: by speaking for the subaltern, the intellectual risks to shadow the voice of the subaltern. Braidotti, on the other hand, </w:t>
      </w:r>
      <w:r w:rsidRPr="006B23F1">
        <w:rPr>
          <w:rStyle w:val="StyleUnderline"/>
        </w:rPr>
        <w:t xml:space="preserve">by resorting to </w:t>
      </w:r>
      <w:r w:rsidRPr="002673F8">
        <w:rPr>
          <w:rStyle w:val="StyleUnderline"/>
          <w:highlight w:val="yellow"/>
        </w:rPr>
        <w:t>a methodology which</w:t>
      </w:r>
      <w:r w:rsidRPr="006B23F1">
        <w:rPr>
          <w:rStyle w:val="StyleUnderline"/>
        </w:rPr>
        <w:t xml:space="preserve"> </w:t>
      </w:r>
      <w:r w:rsidRPr="002673F8">
        <w:rPr>
          <w:rStyle w:val="StyleUnderline"/>
          <w:highlight w:val="yellow"/>
        </w:rPr>
        <w:t>refuses</w:t>
      </w:r>
      <w:r w:rsidRPr="006B23F1">
        <w:rPr>
          <w:rStyle w:val="StyleUnderline"/>
        </w:rPr>
        <w:t xml:space="preserve"> the </w:t>
      </w:r>
      <w:r w:rsidRPr="002673F8">
        <w:rPr>
          <w:rStyle w:val="StyleUnderline"/>
          <w:highlight w:val="yellow"/>
        </w:rPr>
        <w:t>centrality of</w:t>
      </w:r>
      <w:r w:rsidRPr="006B23F1">
        <w:rPr>
          <w:rStyle w:val="StyleUnderline"/>
        </w:rPr>
        <w:t xml:space="preserve"> a certain </w:t>
      </w:r>
      <w:r w:rsidRPr="002673F8">
        <w:rPr>
          <w:rStyle w:val="StyleUnderline"/>
          <w:highlight w:val="yellow"/>
        </w:rPr>
        <w:t>subjecthood</w:t>
      </w:r>
      <w:r w:rsidRPr="006B23F1">
        <w:rPr>
          <w:rStyle w:val="StyleUnderline"/>
        </w:rPr>
        <w:t xml:space="preserve"> or linearity of</w:t>
      </w:r>
      <w:r>
        <w:rPr>
          <w:rStyle w:val="StyleUnderline"/>
        </w:rPr>
        <w:t xml:space="preserve"> </w:t>
      </w:r>
      <w:r w:rsidRPr="006B23F1">
        <w:rPr>
          <w:rStyle w:val="StyleUnderline"/>
        </w:rPr>
        <w:t xml:space="preserve">conceptualizing that subjecthood </w:t>
      </w:r>
      <w:r w:rsidRPr="002673F8">
        <w:rPr>
          <w:rStyle w:val="StyleUnderline"/>
          <w:highlight w:val="yellow"/>
        </w:rPr>
        <w:t>proposes a</w:t>
      </w:r>
      <w:r w:rsidRPr="006B23F1">
        <w:rPr>
          <w:rStyle w:val="StyleUnderline"/>
        </w:rPr>
        <w:t xml:space="preserve"> more </w:t>
      </w:r>
      <w:r w:rsidRPr="002673F8">
        <w:rPr>
          <w:rStyle w:val="StyleUnderline"/>
          <w:highlight w:val="yellow"/>
        </w:rPr>
        <w:t>consistent methodology in dealing</w:t>
      </w:r>
      <w:r w:rsidRPr="006B23F1">
        <w:rPr>
          <w:rStyle w:val="StyleUnderline"/>
        </w:rPr>
        <w:t xml:space="preserve"> </w:t>
      </w:r>
      <w:r w:rsidRPr="002673F8">
        <w:rPr>
          <w:rStyle w:val="StyleUnderline"/>
          <w:highlight w:val="yellow"/>
        </w:rPr>
        <w:t>with</w:t>
      </w:r>
      <w:r>
        <w:rPr>
          <w:rStyle w:val="StyleUnderline"/>
        </w:rPr>
        <w:t xml:space="preserve"> </w:t>
      </w:r>
      <w:r w:rsidRPr="006B23F1">
        <w:rPr>
          <w:rStyle w:val="StyleUnderline"/>
        </w:rPr>
        <w:t>these questions</w:t>
      </w:r>
      <w:r w:rsidRPr="006B23F1">
        <w:rPr>
          <w:sz w:val="16"/>
        </w:rPr>
        <w:t xml:space="preserve">. For example, she refers to transdisciplinarity as the “the crossing of disciplinary boundaries without concern for the vertical distinctions around which they have been organized” (Braidotti; 1993: 3), </w:t>
      </w:r>
      <w:r w:rsidRPr="006B23F1">
        <w:rPr>
          <w:rStyle w:val="StyleUnderline"/>
        </w:rPr>
        <w:t>thus advocating a style which rejects certain figures of</w:t>
      </w:r>
      <w:r>
        <w:rPr>
          <w:rStyle w:val="StyleUnderline"/>
        </w:rPr>
        <w:t xml:space="preserve"> </w:t>
      </w:r>
      <w:r w:rsidRPr="002673F8">
        <w:rPr>
          <w:rStyle w:val="StyleUnderline"/>
          <w:highlight w:val="yellow"/>
        </w:rPr>
        <w:t>representations</w:t>
      </w:r>
      <w:r w:rsidRPr="006B23F1">
        <w:rPr>
          <w:rStyle w:val="StyleUnderline"/>
        </w:rPr>
        <w:t>.</w:t>
      </w:r>
      <w:r>
        <w:rPr>
          <w:rStyle w:val="StyleUnderline"/>
        </w:rPr>
        <w:t xml:space="preserve"> </w:t>
      </w:r>
      <w:r w:rsidRPr="006B23F1">
        <w:rPr>
          <w:sz w:val="16"/>
        </w:rPr>
        <w:t xml:space="preserve">These are important issues to consider and reflect upon, as sexual difference remains trapped in its destined historical situation, which sometimes can lead to death, or to silence, as we have seen from the example of the Sati. Braidotti states that “the question for the feminist subject is how to intervene upon the notion of Woman in this historical context, so as to create new conditions for the becoming-subject of women here and now.” (Braidotti 1993: 9). </w:t>
      </w:r>
      <w:r w:rsidRPr="006B23F1">
        <w:rPr>
          <w:rStyle w:val="StyleUnderline"/>
        </w:rPr>
        <w:t>The task, therefore is, to precisely figure out how to become-subject, away from</w:t>
      </w:r>
      <w:r>
        <w:rPr>
          <w:rStyle w:val="StyleUnderline"/>
        </w:rPr>
        <w:t xml:space="preserve"> </w:t>
      </w:r>
      <w:r w:rsidRPr="006B23F1">
        <w:rPr>
          <w:rStyle w:val="StyleUnderline"/>
        </w:rPr>
        <w:t xml:space="preserve">sovereign politics and without being trapped in necropolitical operations. </w:t>
      </w:r>
    </w:p>
    <w:p w14:paraId="6AB3C791" w14:textId="77777777" w:rsidR="009D4E9F" w:rsidRPr="006B23F1" w:rsidRDefault="009D4E9F" w:rsidP="005B2640">
      <w:pPr>
        <w:rPr>
          <w:rStyle w:val="StyleUnderline"/>
        </w:rPr>
      </w:pPr>
    </w:p>
    <w:p w14:paraId="31E3EF12" w14:textId="796DDECB" w:rsidR="009B385A" w:rsidRPr="005B2640" w:rsidRDefault="005B2640" w:rsidP="00ED2D28">
      <w:pPr>
        <w:pStyle w:val="Heading2"/>
      </w:pPr>
      <w:r>
        <w:t>Framework</w:t>
      </w:r>
    </w:p>
    <w:p w14:paraId="4D0BD69C" w14:textId="716AE9A9" w:rsidR="006453EB" w:rsidRPr="006453EB" w:rsidRDefault="006453EB" w:rsidP="006453EB">
      <w:pPr>
        <w:pStyle w:val="Heading3"/>
      </w:pPr>
      <w:r>
        <w:t>Utopian Education</w:t>
      </w:r>
    </w:p>
    <w:p w14:paraId="721EF61C" w14:textId="77777777" w:rsidR="006453EB" w:rsidRDefault="006453EB" w:rsidP="006453EB">
      <w:pPr>
        <w:pStyle w:val="Heading4"/>
      </w:pPr>
      <w:r>
        <w:t>Utopian education good – reorientation is key</w:t>
      </w:r>
    </w:p>
    <w:p w14:paraId="28D48D3B" w14:textId="0655B052" w:rsidR="006453EB" w:rsidRPr="00172236" w:rsidRDefault="006453EB" w:rsidP="006453EB">
      <w:r w:rsidRPr="0090007D">
        <w:rPr>
          <w:rStyle w:val="Style13ptBold"/>
        </w:rPr>
        <w:t>Zembylas 10</w:t>
      </w:r>
      <w:r>
        <w:t xml:space="preserve"> (Michalinos, Assistant Professor of Education at the Open University of Cyprus, “Agamben's Theory of Biopower and Immigrants/Refugees/Asylum Seekers: Discourses of Citizenship and the Implications for Curriculum Theorizing”, Journal of Curriculum Theorizing Vol 26, No 2 (2010), Online: http://journal.jctonline.org/index.php/jct/article/view/195</w:t>
      </w:r>
      <w:r w:rsidR="00891859">
        <w:t>,</w:t>
      </w:r>
      <w:bookmarkStart w:id="7" w:name="_GoBack"/>
      <w:bookmarkEnd w:id="7"/>
      <w:r>
        <w:t xml:space="preserve"> 7/2, DTS)</w:t>
      </w:r>
    </w:p>
    <w:p w14:paraId="7D3ACA0D" w14:textId="77777777" w:rsidR="006453EB" w:rsidRPr="00172236" w:rsidRDefault="006453EB" w:rsidP="006453EB">
      <w:pPr>
        <w:rPr>
          <w:rStyle w:val="StyleUnderline"/>
        </w:rPr>
      </w:pPr>
      <w:r w:rsidRPr="00172236">
        <w:rPr>
          <w:sz w:val="16"/>
        </w:rPr>
        <w:t xml:space="preserve">In light of the above criticisms, </w:t>
      </w:r>
      <w:r w:rsidRPr="00172236">
        <w:rPr>
          <w:rStyle w:val="StyleUnderline"/>
        </w:rPr>
        <w:t>Agamben’s work has been characterized by some scholars as</w:t>
      </w:r>
      <w:r>
        <w:rPr>
          <w:rStyle w:val="StyleUnderline"/>
        </w:rPr>
        <w:t xml:space="preserve"> </w:t>
      </w:r>
      <w:r w:rsidRPr="00172236">
        <w:rPr>
          <w:rStyle w:val="StyleUnderline"/>
        </w:rPr>
        <w:t>‘utopian’</w:t>
      </w:r>
      <w:r w:rsidRPr="00172236">
        <w:rPr>
          <w:sz w:val="16"/>
        </w:rPr>
        <w:t>. Bearing in mind Agamben’s theory of biopower, Lewis offers an educational intervention by suggesting that a utopian turn is secured, “</w:t>
      </w:r>
      <w:r w:rsidRPr="00172236">
        <w:rPr>
          <w:rStyle w:val="StyleUnderline"/>
        </w:rPr>
        <w:t>a not-yet conceptualized relation between zoē and bios where they do not</w:t>
      </w:r>
      <w:r>
        <w:rPr>
          <w:rStyle w:val="StyleUnderline"/>
        </w:rPr>
        <w:t xml:space="preserve"> </w:t>
      </w:r>
      <w:r w:rsidRPr="00172236">
        <w:rPr>
          <w:rStyle w:val="StyleUnderline"/>
        </w:rPr>
        <w:t>merely supersede one another, nor collapse into a state of indistinction. Instead, zoē becomes its</w:t>
      </w:r>
      <w:r>
        <w:rPr>
          <w:rStyle w:val="StyleUnderline"/>
        </w:rPr>
        <w:t xml:space="preserve"> </w:t>
      </w:r>
      <w:r w:rsidRPr="00172236">
        <w:rPr>
          <w:rStyle w:val="StyleUnderline"/>
        </w:rPr>
        <w:t>own bios and bios its own zoē</w:t>
      </w:r>
      <w:r w:rsidRPr="00172236">
        <w:rPr>
          <w:sz w:val="16"/>
        </w:rPr>
        <w:t xml:space="preserve">” (2006, p. 175). </w:t>
      </w:r>
      <w:r w:rsidRPr="00172236">
        <w:rPr>
          <w:rStyle w:val="StyleUnderline"/>
        </w:rPr>
        <w:t>What can be understood by a utopian alternative</w:t>
      </w:r>
      <w:r>
        <w:rPr>
          <w:rStyle w:val="StyleUnderline"/>
        </w:rPr>
        <w:t xml:space="preserve"> </w:t>
      </w:r>
      <w:r w:rsidRPr="00172236">
        <w:rPr>
          <w:rStyle w:val="StyleUnderline"/>
        </w:rPr>
        <w:t xml:space="preserve">is that a </w:t>
      </w:r>
      <w:r w:rsidRPr="00172236">
        <w:rPr>
          <w:rStyle w:val="StyleUnderline"/>
          <w:highlight w:val="yellow"/>
        </w:rPr>
        <w:t>biopolitical taught curriculum of citizenship works to transform</w:t>
      </w:r>
      <w:r w:rsidRPr="00172236">
        <w:rPr>
          <w:rStyle w:val="StyleUnderline"/>
        </w:rPr>
        <w:t xml:space="preserve"> currere </w:t>
      </w:r>
      <w:r w:rsidRPr="00172236">
        <w:rPr>
          <w:rStyle w:val="StyleUnderline"/>
          <w:highlight w:val="yellow"/>
        </w:rPr>
        <w:t>into a “productive</w:t>
      </w:r>
      <w:r>
        <w:rPr>
          <w:rStyle w:val="StyleUnderline"/>
        </w:rPr>
        <w:t xml:space="preserve"> </w:t>
      </w:r>
      <w:r w:rsidRPr="00172236">
        <w:rPr>
          <w:rStyle w:val="StyleUnderline"/>
        </w:rPr>
        <w:t xml:space="preserve">generative </w:t>
      </w:r>
      <w:r w:rsidRPr="00172236">
        <w:rPr>
          <w:rStyle w:val="StyleUnderline"/>
          <w:highlight w:val="yellow"/>
        </w:rPr>
        <w:t>life through which new</w:t>
      </w:r>
      <w:r w:rsidRPr="00172236">
        <w:rPr>
          <w:rStyle w:val="StyleUnderline"/>
        </w:rPr>
        <w:t xml:space="preserve"> </w:t>
      </w:r>
      <w:r w:rsidRPr="00172236">
        <w:rPr>
          <w:rStyle w:val="StyleUnderline"/>
          <w:highlight w:val="yellow"/>
        </w:rPr>
        <w:t>notions of democratic community can evolve</w:t>
      </w:r>
      <w:r w:rsidRPr="00172236">
        <w:rPr>
          <w:sz w:val="16"/>
        </w:rPr>
        <w:t xml:space="preserve">” (Lewis, 2007, p. 700). </w:t>
      </w:r>
      <w:r w:rsidRPr="00172236">
        <w:rPr>
          <w:rStyle w:val="StyleUnderline"/>
        </w:rPr>
        <w:t>It is important, then, that educators and curriculum theorists recognize biopower</w:t>
      </w:r>
      <w:r>
        <w:rPr>
          <w:rStyle w:val="StyleUnderline"/>
        </w:rPr>
        <w:t xml:space="preserve"> </w:t>
      </w:r>
      <w:r w:rsidRPr="00172236">
        <w:rPr>
          <w:rStyle w:val="StyleUnderline"/>
        </w:rPr>
        <w:t>and its implications within edutopian</w:t>
      </w:r>
      <w:r w:rsidRPr="00172236">
        <w:rPr>
          <w:sz w:val="16"/>
        </w:rPr>
        <w:t xml:space="preserve"> (Peters &amp; Freeman–Moir, 2006) projects. But if an ‘escape’ from biopower is not possible (according to Agamben’s theorization), then how and where does an edutopian project emerge? </w:t>
      </w:r>
      <w:r w:rsidRPr="00172236">
        <w:rPr>
          <w:rStyle w:val="StyleUnderline"/>
        </w:rPr>
        <w:t>Interest in utopian thinking is now being renewed in education</w:t>
      </w:r>
      <w:r w:rsidRPr="00172236">
        <w:rPr>
          <w:sz w:val="16"/>
        </w:rPr>
        <w:t xml:space="preserve"> (Lewis, 2007; Papastephanou, 2008); a detailed working of the multiple notions and manifestations of edutopian thought is impossible here, for reasons of space. However, it is sufficient to emphasize two ideas in the context of this article: </w:t>
      </w:r>
      <w:r w:rsidRPr="00172236">
        <w:rPr>
          <w:rStyle w:val="StyleUnderline"/>
        </w:rPr>
        <w:t xml:space="preserve">first, the notion of </w:t>
      </w:r>
      <w:r w:rsidRPr="002E5101">
        <w:rPr>
          <w:rStyle w:val="StyleUnderline"/>
          <w:highlight w:val="yellow"/>
        </w:rPr>
        <w:t>utopia</w:t>
      </w:r>
      <w:r w:rsidRPr="00172236">
        <w:rPr>
          <w:rStyle w:val="StyleUnderline"/>
        </w:rPr>
        <w:t xml:space="preserve"> as a possibility for </w:t>
      </w:r>
      <w:r w:rsidRPr="002E5101">
        <w:rPr>
          <w:rStyle w:val="StyleUnderline"/>
          <w:highlight w:val="yellow"/>
        </w:rPr>
        <w:t>open</w:t>
      </w:r>
      <w:r w:rsidRPr="00172236">
        <w:rPr>
          <w:rStyle w:val="StyleUnderline"/>
        </w:rPr>
        <w:t xml:space="preserve">ing a number of </w:t>
      </w:r>
      <w:r w:rsidRPr="002E5101">
        <w:rPr>
          <w:rStyle w:val="StyleUnderline"/>
          <w:highlight w:val="yellow"/>
        </w:rPr>
        <w:t>alternatives in citizenship educatio</w:t>
      </w:r>
      <w:r w:rsidRPr="00172236">
        <w:rPr>
          <w:rStyle w:val="StyleUnderline"/>
        </w:rPr>
        <w:t>n</w:t>
      </w:r>
      <w:r w:rsidRPr="00172236">
        <w:rPr>
          <w:sz w:val="16"/>
        </w:rPr>
        <w:t xml:space="preserve"> (Callan, 1999); and second, the importance of analyzing the relation between utopia and power, drawing on the later work of Foucault (Lewis, 2007). In relation to the first idea, Callan argues that </w:t>
      </w:r>
      <w:r w:rsidRPr="002E5101">
        <w:rPr>
          <w:rStyle w:val="StyleUnderline"/>
          <w:highlight w:val="yellow"/>
        </w:rPr>
        <w:t>we might cultivate</w:t>
      </w:r>
      <w:r w:rsidRPr="00172236">
        <w:rPr>
          <w:rStyle w:val="StyleUnderline"/>
        </w:rPr>
        <w:t xml:space="preserve"> a </w:t>
      </w:r>
      <w:r w:rsidRPr="002E5101">
        <w:rPr>
          <w:rStyle w:val="StyleUnderline"/>
          <w:highlight w:val="yellow"/>
        </w:rPr>
        <w:t>citizenship identity</w:t>
      </w:r>
      <w:r w:rsidRPr="00172236">
        <w:rPr>
          <w:rStyle w:val="StyleUnderline"/>
        </w:rPr>
        <w:t xml:space="preserve"> in which a</w:t>
      </w:r>
      <w:r>
        <w:rPr>
          <w:rStyle w:val="StyleUnderline"/>
        </w:rPr>
        <w:t xml:space="preserve"> </w:t>
      </w:r>
      <w:r w:rsidRPr="00172236">
        <w:rPr>
          <w:rStyle w:val="StyleUnderline"/>
        </w:rPr>
        <w:t xml:space="preserve">cosmopolitan ideal of ‘world citizenship’ is brought into the foreground; or we might seek </w:t>
      </w:r>
      <w:r w:rsidRPr="002E5101">
        <w:rPr>
          <w:rStyle w:val="StyleUnderline"/>
          <w:highlight w:val="yellow"/>
        </w:rPr>
        <w:t>to elicit</w:t>
      </w:r>
      <w:r w:rsidRPr="00172236">
        <w:rPr>
          <w:rStyle w:val="StyleUnderline"/>
        </w:rPr>
        <w:t xml:space="preserve"> a </w:t>
      </w:r>
      <w:r w:rsidRPr="002E5101">
        <w:rPr>
          <w:rStyle w:val="StyleUnderline"/>
          <w:highlight w:val="yellow"/>
        </w:rPr>
        <w:t>new kind of democratic imaginary attuned to</w:t>
      </w:r>
      <w:r w:rsidRPr="00172236">
        <w:rPr>
          <w:rStyle w:val="StyleUnderline"/>
        </w:rPr>
        <w:t xml:space="preserve"> the claims of </w:t>
      </w:r>
      <w:r w:rsidRPr="002E5101">
        <w:rPr>
          <w:rStyle w:val="StyleUnderline"/>
          <w:highlight w:val="yellow"/>
        </w:rPr>
        <w:t>justice both for</w:t>
      </w:r>
      <w:r w:rsidRPr="00172236">
        <w:rPr>
          <w:rStyle w:val="StyleUnderline"/>
        </w:rPr>
        <w:t xml:space="preserve"> the </w:t>
      </w:r>
      <w:r w:rsidRPr="002E5101">
        <w:rPr>
          <w:rStyle w:val="StyleUnderline"/>
          <w:highlight w:val="yellow"/>
        </w:rPr>
        <w:t>civic outsiders and insiders</w:t>
      </w:r>
      <w:r w:rsidRPr="00172236">
        <w:rPr>
          <w:sz w:val="16"/>
        </w:rPr>
        <w:t xml:space="preserve">. Can we allow, for example, </w:t>
      </w:r>
      <w:r w:rsidRPr="00172236">
        <w:rPr>
          <w:rStyle w:val="StyleUnderline"/>
        </w:rPr>
        <w:t xml:space="preserve">the demand </w:t>
      </w:r>
      <w:r w:rsidRPr="002E5101">
        <w:rPr>
          <w:rStyle w:val="StyleUnderline"/>
          <w:highlight w:val="yellow"/>
        </w:rPr>
        <w:t>for</w:t>
      </w:r>
      <w:r w:rsidRPr="00172236">
        <w:rPr>
          <w:rStyle w:val="StyleUnderline"/>
        </w:rPr>
        <w:t xml:space="preserve"> justice as manifest in the</w:t>
      </w:r>
      <w:r>
        <w:rPr>
          <w:rStyle w:val="StyleUnderline"/>
        </w:rPr>
        <w:t xml:space="preserve"> </w:t>
      </w:r>
      <w:r w:rsidRPr="00172236">
        <w:rPr>
          <w:rStyle w:val="StyleUnderline"/>
        </w:rPr>
        <w:t xml:space="preserve">claims of </w:t>
      </w:r>
      <w:r w:rsidRPr="002E5101">
        <w:rPr>
          <w:rStyle w:val="StyleUnderline"/>
          <w:highlight w:val="yellow"/>
        </w:rPr>
        <w:t>immigrants</w:t>
      </w:r>
      <w:r w:rsidRPr="00172236">
        <w:rPr>
          <w:rStyle w:val="StyleUnderline"/>
        </w:rPr>
        <w:t xml:space="preserve">/refugees/asylum seekers to </w:t>
      </w:r>
      <w:r w:rsidRPr="002E5101">
        <w:rPr>
          <w:rStyle w:val="StyleUnderline"/>
          <w:highlight w:val="yellow"/>
        </w:rPr>
        <w:t>play a</w:t>
      </w:r>
      <w:r w:rsidRPr="00172236">
        <w:rPr>
          <w:rStyle w:val="StyleUnderline"/>
        </w:rPr>
        <w:t xml:space="preserve"> critical </w:t>
      </w:r>
      <w:r w:rsidRPr="002E5101">
        <w:rPr>
          <w:rStyle w:val="StyleUnderline"/>
          <w:highlight w:val="yellow"/>
        </w:rPr>
        <w:t>role in reconceiving our own rights</w:t>
      </w:r>
      <w:r w:rsidRPr="00172236">
        <w:rPr>
          <w:rStyle w:val="StyleUnderline"/>
        </w:rPr>
        <w:t xml:space="preserve"> and privileges and rights of others, not only grounding these claims in the limits of modern</w:t>
      </w:r>
      <w:r>
        <w:rPr>
          <w:rStyle w:val="StyleUnderline"/>
        </w:rPr>
        <w:t xml:space="preserve"> </w:t>
      </w:r>
      <w:r w:rsidRPr="00172236">
        <w:rPr>
          <w:rStyle w:val="StyleUnderline"/>
        </w:rPr>
        <w:t>law, but also inhabiting the democratic imaginary to come</w:t>
      </w:r>
      <w:r w:rsidRPr="00172236">
        <w:rPr>
          <w:sz w:val="16"/>
        </w:rPr>
        <w:t xml:space="preserve">? As far as the second idea is concerned, </w:t>
      </w:r>
      <w:r w:rsidRPr="002E5101">
        <w:rPr>
          <w:rStyle w:val="StyleUnderline"/>
          <w:highlight w:val="yellow"/>
        </w:rPr>
        <w:t>new forms of resistance</w:t>
      </w:r>
      <w:r w:rsidRPr="00172236">
        <w:rPr>
          <w:rStyle w:val="StyleUnderline"/>
        </w:rPr>
        <w:t xml:space="preserve"> can </w:t>
      </w:r>
      <w:r w:rsidRPr="002E5101">
        <w:rPr>
          <w:rStyle w:val="StyleUnderline"/>
          <w:highlight w:val="yellow"/>
        </w:rPr>
        <w:t>emerge by</w:t>
      </w:r>
      <w:r w:rsidRPr="00172236">
        <w:rPr>
          <w:rStyle w:val="StyleUnderline"/>
        </w:rPr>
        <w:t xml:space="preserve"> further </w:t>
      </w:r>
      <w:r w:rsidRPr="002E5101">
        <w:rPr>
          <w:rStyle w:val="StyleUnderline"/>
          <w:highlight w:val="yellow"/>
        </w:rPr>
        <w:t>complicating the</w:t>
      </w:r>
      <w:r w:rsidRPr="00172236">
        <w:rPr>
          <w:rStyle w:val="StyleUnderline"/>
        </w:rPr>
        <w:t xml:space="preserve"> production of a limit</w:t>
      </w:r>
      <w:r>
        <w:rPr>
          <w:rStyle w:val="StyleUnderline"/>
        </w:rPr>
        <w:t xml:space="preserve"> </w:t>
      </w:r>
      <w:r w:rsidRPr="002E5101">
        <w:rPr>
          <w:rStyle w:val="StyleUnderline"/>
          <w:highlight w:val="yellow"/>
        </w:rPr>
        <w:t>figure of bare life</w:t>
      </w:r>
      <w:r w:rsidRPr="00172236">
        <w:rPr>
          <w:rStyle w:val="StyleUnderline"/>
        </w:rPr>
        <w:t xml:space="preserve"> such as immigrants/refugees/asylum seekers</w:t>
      </w:r>
      <w:r w:rsidRPr="00172236">
        <w:rPr>
          <w:sz w:val="16"/>
        </w:rPr>
        <w:t xml:space="preserve"> (see Foucault, 1983, 2003). Foucault’s (1983) influential notion of the </w:t>
      </w:r>
      <w:r w:rsidRPr="00172236">
        <w:rPr>
          <w:rStyle w:val="StyleUnderline"/>
        </w:rPr>
        <w:t xml:space="preserve">conduct of conduct emphasizes that </w:t>
      </w:r>
      <w:r w:rsidRPr="002E5101">
        <w:rPr>
          <w:rStyle w:val="StyleUnderline"/>
          <w:highlight w:val="yellow"/>
        </w:rPr>
        <w:t>power acts on subjects insofar as they are free</w:t>
      </w:r>
      <w:r w:rsidRPr="00172236">
        <w:rPr>
          <w:rStyle w:val="StyleUnderline"/>
        </w:rPr>
        <w:t>.</w:t>
      </w:r>
      <w:r w:rsidRPr="00172236">
        <w:rPr>
          <w:sz w:val="16"/>
        </w:rPr>
        <w:t xml:space="preserve"> For Foucault (2003), </w:t>
      </w:r>
      <w:r w:rsidRPr="00172236">
        <w:rPr>
          <w:rStyle w:val="StyleUnderline"/>
        </w:rPr>
        <w:t>the ultimate problem of modern societies is</w:t>
      </w:r>
      <w:r>
        <w:rPr>
          <w:rStyle w:val="StyleUnderline"/>
        </w:rPr>
        <w:t xml:space="preserve"> </w:t>
      </w:r>
      <w:r w:rsidRPr="00172236">
        <w:rPr>
          <w:rStyle w:val="StyleUnderline"/>
        </w:rPr>
        <w:t>that biopower</w:t>
      </w:r>
      <w:r w:rsidRPr="00172236">
        <w:rPr>
          <w:sz w:val="16"/>
        </w:rPr>
        <w:t xml:space="preserve"> (as power over life) </w:t>
      </w:r>
      <w:r w:rsidRPr="00172236">
        <w:rPr>
          <w:rStyle w:val="StyleUnderline"/>
        </w:rPr>
        <w:t>remains unacknowledged</w:t>
      </w:r>
      <w:r w:rsidRPr="00172236">
        <w:rPr>
          <w:sz w:val="16"/>
        </w:rPr>
        <w:t xml:space="preserve">. For instance, racism and colonialism are mechanisms that allow biopower to regulate the population. </w:t>
      </w:r>
      <w:r w:rsidRPr="00172236">
        <w:rPr>
          <w:rStyle w:val="StyleUnderline"/>
        </w:rPr>
        <w:t xml:space="preserve">Thus, </w:t>
      </w:r>
      <w:r w:rsidRPr="002E5101">
        <w:rPr>
          <w:rStyle w:val="StyleUnderline"/>
          <w:highlight w:val="yellow"/>
        </w:rPr>
        <w:t>utopia</w:t>
      </w:r>
      <w:r w:rsidRPr="00172236">
        <w:rPr>
          <w:rStyle w:val="StyleUnderline"/>
        </w:rPr>
        <w:t>, in this context,</w:t>
      </w:r>
      <w:r>
        <w:rPr>
          <w:rStyle w:val="StyleUnderline"/>
        </w:rPr>
        <w:t xml:space="preserve"> </w:t>
      </w:r>
      <w:r w:rsidRPr="002E5101">
        <w:rPr>
          <w:rStyle w:val="StyleUnderline"/>
          <w:highlight w:val="yellow"/>
        </w:rPr>
        <w:t>is an attempt to</w:t>
      </w:r>
      <w:r w:rsidRPr="00172236">
        <w:rPr>
          <w:rStyle w:val="StyleUnderline"/>
        </w:rPr>
        <w:t xml:space="preserve"> </w:t>
      </w:r>
      <w:r w:rsidRPr="002E5101">
        <w:rPr>
          <w:rStyle w:val="StyleUnderline"/>
          <w:highlight w:val="yellow"/>
        </w:rPr>
        <w:t>reconfigure power in relation to life</w:t>
      </w:r>
      <w:r w:rsidRPr="00172236">
        <w:rPr>
          <w:sz w:val="16"/>
        </w:rPr>
        <w:t xml:space="preserve"> (Lewis, 2007). </w:t>
      </w:r>
      <w:r w:rsidRPr="00172236">
        <w:rPr>
          <w:rStyle w:val="StyleUnderline"/>
        </w:rPr>
        <w:t xml:space="preserve">In this sense, </w:t>
      </w:r>
      <w:r w:rsidRPr="002E5101">
        <w:rPr>
          <w:rStyle w:val="StyleUnderline"/>
          <w:highlight w:val="yellow"/>
        </w:rPr>
        <w:t>immigrants</w:t>
      </w:r>
      <w:r w:rsidRPr="00172236">
        <w:rPr>
          <w:rStyle w:val="StyleUnderline"/>
        </w:rPr>
        <w:t>/refugees/asylum</w:t>
      </w:r>
      <w:r>
        <w:rPr>
          <w:rStyle w:val="StyleUnderline"/>
        </w:rPr>
        <w:t xml:space="preserve"> </w:t>
      </w:r>
      <w:r w:rsidRPr="00172236">
        <w:rPr>
          <w:rStyle w:val="StyleUnderline"/>
        </w:rPr>
        <w:t>seekers are not disempowered masses escaping from the tyranny of</w:t>
      </w:r>
      <w:r>
        <w:rPr>
          <w:rStyle w:val="StyleUnderline"/>
        </w:rPr>
        <w:t xml:space="preserve"> </w:t>
      </w:r>
      <w:r w:rsidRPr="00172236">
        <w:rPr>
          <w:rStyle w:val="StyleUnderline"/>
        </w:rPr>
        <w:t xml:space="preserve">sovereign nation–states but </w:t>
      </w:r>
      <w:r w:rsidRPr="002E5101">
        <w:rPr>
          <w:rStyle w:val="StyleUnderline"/>
          <w:highlight w:val="yellow"/>
        </w:rPr>
        <w:t>a vehicle for</w:t>
      </w:r>
      <w:r w:rsidRPr="00172236">
        <w:rPr>
          <w:rStyle w:val="StyleUnderline"/>
        </w:rPr>
        <w:t xml:space="preserve"> social </w:t>
      </w:r>
      <w:r w:rsidRPr="002E5101">
        <w:rPr>
          <w:rStyle w:val="StyleUnderline"/>
        </w:rPr>
        <w:t>and</w:t>
      </w:r>
      <w:r w:rsidRPr="002E5101">
        <w:rPr>
          <w:rStyle w:val="StyleUnderline"/>
          <w:highlight w:val="yellow"/>
        </w:rPr>
        <w:t xml:space="preserve"> political transformation</w:t>
      </w:r>
      <w:r w:rsidRPr="00172236">
        <w:rPr>
          <w:sz w:val="16"/>
        </w:rPr>
        <w:t xml:space="preserve"> (e.g., cosmopolitan citizenship). As this discussion has shown, </w:t>
      </w:r>
      <w:r w:rsidRPr="00172236">
        <w:rPr>
          <w:rStyle w:val="StyleUnderline"/>
        </w:rPr>
        <w:t>Agamben allows us to diagnose new forms of domination in</w:t>
      </w:r>
      <w:r>
        <w:rPr>
          <w:rStyle w:val="StyleUnderline"/>
        </w:rPr>
        <w:t xml:space="preserve"> </w:t>
      </w:r>
      <w:r w:rsidRPr="00172236">
        <w:rPr>
          <w:rStyle w:val="StyleUnderline"/>
        </w:rPr>
        <w:t xml:space="preserve">contemporary life that are often hidden in benign humanitarian and liberal claims. </w:t>
      </w:r>
      <w:r w:rsidRPr="002E5101">
        <w:rPr>
          <w:rStyle w:val="StyleUnderline"/>
          <w:highlight w:val="yellow"/>
        </w:rPr>
        <w:t>Curriculum theorizing</w:t>
      </w:r>
      <w:r w:rsidRPr="00172236">
        <w:rPr>
          <w:rStyle w:val="StyleUnderline"/>
        </w:rPr>
        <w:t xml:space="preserve"> in relation to citizenship education </w:t>
      </w:r>
      <w:r w:rsidRPr="002E5101">
        <w:rPr>
          <w:rStyle w:val="StyleUnderline"/>
          <w:highlight w:val="yellow"/>
        </w:rPr>
        <w:t>must further articulate</w:t>
      </w:r>
      <w:r w:rsidRPr="00172236">
        <w:rPr>
          <w:rStyle w:val="StyleUnderline"/>
        </w:rPr>
        <w:t xml:space="preserve"> the </w:t>
      </w:r>
      <w:r w:rsidRPr="002E5101">
        <w:rPr>
          <w:rStyle w:val="StyleUnderline"/>
          <w:highlight w:val="yellow"/>
        </w:rPr>
        <w:t>politics of differentiation and</w:t>
      </w:r>
      <w:r w:rsidRPr="00172236">
        <w:rPr>
          <w:rStyle w:val="StyleUnderline"/>
        </w:rPr>
        <w:t xml:space="preserve"> particularly </w:t>
      </w:r>
      <w:r w:rsidRPr="002E5101">
        <w:rPr>
          <w:rStyle w:val="StyleUnderline"/>
          <w:highlight w:val="yellow"/>
        </w:rPr>
        <w:t>how humanitarian arguments</w:t>
      </w:r>
      <w:r w:rsidRPr="00172236">
        <w:rPr>
          <w:rStyle w:val="StyleUnderline"/>
        </w:rPr>
        <w:t xml:space="preserve"> and acts of ‘recognition’ </w:t>
      </w:r>
      <w:r w:rsidRPr="002E5101">
        <w:rPr>
          <w:rStyle w:val="StyleUnderline"/>
          <w:highlight w:val="yellow"/>
        </w:rPr>
        <w:t>might become aware of their</w:t>
      </w:r>
      <w:r w:rsidRPr="00172236">
        <w:rPr>
          <w:rStyle w:val="StyleUnderline"/>
        </w:rPr>
        <w:t xml:space="preserve"> own shortcomings and </w:t>
      </w:r>
      <w:r w:rsidRPr="002E5101">
        <w:rPr>
          <w:rStyle w:val="StyleUnderline"/>
          <w:highlight w:val="yellow"/>
        </w:rPr>
        <w:t>complicity</w:t>
      </w:r>
      <w:r w:rsidRPr="00172236">
        <w:rPr>
          <w:rStyle w:val="StyleUnderline"/>
        </w:rPr>
        <w:t xml:space="preserve"> with racism and colonialism.</w:t>
      </w:r>
      <w:r w:rsidRPr="00172236">
        <w:rPr>
          <w:sz w:val="16"/>
        </w:rPr>
        <w:t xml:space="preserve"> Drawing on Agamben’s theory of biopower, </w:t>
      </w:r>
      <w:r w:rsidRPr="00172236">
        <w:rPr>
          <w:rStyle w:val="StyleUnderline"/>
        </w:rPr>
        <w:t xml:space="preserve">the </w:t>
      </w:r>
      <w:r w:rsidRPr="002E5101">
        <w:rPr>
          <w:rStyle w:val="StyleUnderline"/>
          <w:highlight w:val="yellow"/>
        </w:rPr>
        <w:t>utopian</w:t>
      </w:r>
      <w:r w:rsidRPr="00172236">
        <w:rPr>
          <w:rStyle w:val="StyleUnderline"/>
        </w:rPr>
        <w:t xml:space="preserve"> function of </w:t>
      </w:r>
      <w:r w:rsidRPr="002E5101">
        <w:rPr>
          <w:rStyle w:val="StyleUnderline"/>
          <w:highlight w:val="yellow"/>
        </w:rPr>
        <w:t>curriculum</w:t>
      </w:r>
      <w:r w:rsidRPr="00172236">
        <w:rPr>
          <w:rStyle w:val="StyleUnderline"/>
        </w:rPr>
        <w:t xml:space="preserve"> theorizing in citizenship education </w:t>
      </w:r>
      <w:r w:rsidRPr="002E5101">
        <w:rPr>
          <w:rStyle w:val="StyleUnderline"/>
          <w:highlight w:val="yellow"/>
        </w:rPr>
        <w:t>can</w:t>
      </w:r>
      <w:r>
        <w:rPr>
          <w:rStyle w:val="StyleUnderline"/>
        </w:rPr>
        <w:t xml:space="preserve"> </w:t>
      </w:r>
      <w:r w:rsidRPr="00172236">
        <w:rPr>
          <w:rStyle w:val="StyleUnderline"/>
        </w:rPr>
        <w:t xml:space="preserve">attempt to </w:t>
      </w:r>
      <w:r w:rsidRPr="002E5101">
        <w:rPr>
          <w:rStyle w:val="StyleUnderline"/>
          <w:highlight w:val="yellow"/>
        </w:rPr>
        <w:t>establish a radical break with</w:t>
      </w:r>
      <w:r w:rsidRPr="00172236">
        <w:rPr>
          <w:rStyle w:val="StyleUnderline"/>
        </w:rPr>
        <w:t xml:space="preserve"> the </w:t>
      </w:r>
      <w:r w:rsidRPr="002E5101">
        <w:rPr>
          <w:rStyle w:val="StyleUnderline"/>
          <w:highlight w:val="yellow"/>
        </w:rPr>
        <w:t>logic of abandoning others</w:t>
      </w:r>
      <w:r w:rsidRPr="00172236">
        <w:rPr>
          <w:rStyle w:val="StyleUnderline"/>
        </w:rPr>
        <w:t xml:space="preserve"> on the basis of citizenship</w:t>
      </w:r>
      <w:r>
        <w:rPr>
          <w:rStyle w:val="StyleUnderline"/>
        </w:rPr>
        <w:t xml:space="preserve"> </w:t>
      </w:r>
      <w:r w:rsidRPr="00172236">
        <w:rPr>
          <w:rStyle w:val="StyleUnderline"/>
        </w:rPr>
        <w:t xml:space="preserve">rights. </w:t>
      </w:r>
      <w:r w:rsidRPr="00172236">
        <w:rPr>
          <w:sz w:val="16"/>
        </w:rPr>
        <w:t>What is at stake, as Butler (1993) argues, is imagining how “</w:t>
      </w:r>
      <w:r w:rsidRPr="00172236">
        <w:rPr>
          <w:rStyle w:val="StyleUnderline"/>
        </w:rPr>
        <w:t>socially saturated domains of</w:t>
      </w:r>
      <w:r>
        <w:rPr>
          <w:rStyle w:val="StyleUnderline"/>
        </w:rPr>
        <w:t xml:space="preserve"> </w:t>
      </w:r>
      <w:r w:rsidRPr="00172236">
        <w:rPr>
          <w:rStyle w:val="StyleUnderline"/>
        </w:rPr>
        <w:t>exclusion be recast from their status as ‘constitutive’ to beings who might be said to matter</w:t>
      </w:r>
      <w:r w:rsidRPr="00172236">
        <w:rPr>
          <w:sz w:val="16"/>
        </w:rPr>
        <w:t xml:space="preserve">” (p. 189). If, as Agamben (1998) asserts, we have not managed yet to ‘heal’ the ‘fracture’ between zoē and bios, then </w:t>
      </w:r>
      <w:r w:rsidRPr="002E5101">
        <w:rPr>
          <w:rStyle w:val="StyleUnderline"/>
          <w:highlight w:val="yellow"/>
        </w:rPr>
        <w:t>immigrants</w:t>
      </w:r>
      <w:r w:rsidRPr="00172236">
        <w:rPr>
          <w:rStyle w:val="StyleUnderline"/>
        </w:rPr>
        <w:t xml:space="preserve">, refugees and asylum seekers </w:t>
      </w:r>
      <w:r w:rsidRPr="002E5101">
        <w:rPr>
          <w:rStyle w:val="StyleUnderline"/>
          <w:highlight w:val="yellow"/>
        </w:rPr>
        <w:t>as abject figures offer education within schools opportunities to work at the limits of what is available</w:t>
      </w:r>
      <w:r w:rsidRPr="00172236">
        <w:rPr>
          <w:rStyle w:val="StyleUnderline"/>
        </w:rPr>
        <w:t xml:space="preserve"> in citizenship discourses,</w:t>
      </w:r>
      <w:r>
        <w:rPr>
          <w:rStyle w:val="StyleUnderline"/>
        </w:rPr>
        <w:t xml:space="preserve"> </w:t>
      </w:r>
      <w:r w:rsidRPr="00172236">
        <w:rPr>
          <w:rStyle w:val="StyleUnderline"/>
        </w:rPr>
        <w:t xml:space="preserve">while contesting the existing regimes of truth. </w:t>
      </w:r>
    </w:p>
    <w:p w14:paraId="536648B6" w14:textId="77777777" w:rsidR="006453EB" w:rsidRPr="00172236" w:rsidRDefault="006453EB" w:rsidP="006453EB"/>
    <w:p w14:paraId="1BAE79B2" w14:textId="3521707E" w:rsidR="005B2640" w:rsidRDefault="005B2640" w:rsidP="005B2640">
      <w:pPr>
        <w:pStyle w:val="Heading3"/>
      </w:pPr>
      <w:r>
        <w:t>Stasis</w:t>
      </w:r>
    </w:p>
    <w:p w14:paraId="30DCD7A2" w14:textId="1E2096BA" w:rsidR="005B2640" w:rsidRDefault="008C4D22" w:rsidP="005B2640">
      <w:pPr>
        <w:pStyle w:val="Heading4"/>
      </w:pPr>
      <w:r>
        <w:t>Focus on stasis politicizes notions of belonging which reproduces sovereign power within debate. Focus on a form of inoperativity to envision separate strategies</w:t>
      </w:r>
    </w:p>
    <w:p w14:paraId="23493566" w14:textId="77777777" w:rsidR="005B2640" w:rsidRPr="00AF630E" w:rsidRDefault="005B2640" w:rsidP="005B2640">
      <w:r w:rsidRPr="0058129C">
        <w:rPr>
          <w:rStyle w:val="Style13ptBold"/>
        </w:rPr>
        <w:t>Agamben 1</w:t>
      </w:r>
      <w:r>
        <w:rPr>
          <w:rStyle w:val="Style13ptBold"/>
        </w:rPr>
        <w:t>3</w:t>
      </w:r>
      <w:r>
        <w:t xml:space="preserve"> (Giorgio, Italian philosopher, and Professor at the Università IUAV di Venezia, “What is a Destituent Power?”, Translation: Stephanie Wakefield, Environment and Planning D: Society and Space 2014, volume 32, pages 65– 74, Online: </w:t>
      </w:r>
      <w:hyperlink r:id="rId33" w:history="1">
        <w:r w:rsidRPr="004C0A57">
          <w:rPr>
            <w:rStyle w:val="Hyperlink"/>
          </w:rPr>
          <w:t>http://journals.sagepub.com/doi/abs/10.1068/d3201tra</w:t>
        </w:r>
      </w:hyperlink>
      <w:r>
        <w:t>, 7/11, DTS)</w:t>
      </w:r>
    </w:p>
    <w:p w14:paraId="4A9251D6" w14:textId="383E33A3" w:rsidR="005B2640" w:rsidRDefault="005B2640" w:rsidP="005B2640">
      <w:pPr>
        <w:rPr>
          <w:rStyle w:val="StyleUnderline"/>
        </w:rPr>
      </w:pPr>
      <w:r w:rsidRPr="00AF630E">
        <w:rPr>
          <w:sz w:val="16"/>
        </w:rPr>
        <w:t xml:space="preserve"> From Nicole Loraux’s investigations in “La guerre dans la famille” and The Divided City (2) it is possible to understand the function of civil war in Greece. Politics presents itself here as a field of tensions that go from the oikos to the polis, from the impolitical home as the dwelling of zoē, to the city as the sole place of political action. Loraux’s idea is that stasis has its original place in the family, and is a war between members of the same family, of the same oikos. </w:t>
      </w:r>
      <w:r w:rsidRPr="00DF4E8D">
        <w:rPr>
          <w:rStyle w:val="StyleUnderline"/>
        </w:rPr>
        <w:t>I have arrived instead at the conclusion that the place</w:t>
      </w:r>
      <w:r>
        <w:rPr>
          <w:rStyle w:val="StyleUnderline"/>
        </w:rPr>
        <w:t xml:space="preserve"> </w:t>
      </w:r>
      <w:r w:rsidRPr="00DF4E8D">
        <w:rPr>
          <w:rStyle w:val="StyleUnderline"/>
        </w:rPr>
        <w:t xml:space="preserve">of </w:t>
      </w:r>
      <w:r w:rsidRPr="00140827">
        <w:rPr>
          <w:rStyle w:val="StyleUnderline"/>
          <w:highlight w:val="yellow"/>
        </w:rPr>
        <w:t>stasis is the threshold between oikos and polis</w:t>
      </w:r>
      <w:r w:rsidRPr="00DF4E8D">
        <w:rPr>
          <w:rStyle w:val="StyleUnderline"/>
        </w:rPr>
        <w:t xml:space="preserve">, family and city. Stasis, civil war, </w:t>
      </w:r>
      <w:r w:rsidRPr="00140827">
        <w:rPr>
          <w:rStyle w:val="StyleUnderline"/>
          <w:highlight w:val="yellow"/>
        </w:rPr>
        <w:t>constitutes</w:t>
      </w:r>
      <w:r>
        <w:rPr>
          <w:rStyle w:val="StyleUnderline"/>
        </w:rPr>
        <w:t xml:space="preserve"> </w:t>
      </w:r>
      <w:r w:rsidRPr="00DF4E8D">
        <w:rPr>
          <w:rStyle w:val="StyleUnderline"/>
        </w:rPr>
        <w:t xml:space="preserve">a </w:t>
      </w:r>
      <w:r w:rsidRPr="00140827">
        <w:rPr>
          <w:rStyle w:val="StyleUnderline"/>
          <w:highlight w:val="yellow"/>
        </w:rPr>
        <w:t>threshold, passing through</w:t>
      </w:r>
      <w:r w:rsidRPr="00DF4E8D">
        <w:rPr>
          <w:rStyle w:val="StyleUnderline"/>
        </w:rPr>
        <w:t xml:space="preserve"> which domestic </w:t>
      </w:r>
      <w:r w:rsidRPr="00140827">
        <w:rPr>
          <w:rStyle w:val="StyleUnderline"/>
          <w:highlight w:val="yellow"/>
        </w:rPr>
        <w:t>belonging is politicized</w:t>
      </w:r>
      <w:r w:rsidRPr="00DF4E8D">
        <w:rPr>
          <w:rStyle w:val="StyleUnderline"/>
        </w:rPr>
        <w:t xml:space="preserve"> in citizenship and,</w:t>
      </w:r>
      <w:r>
        <w:rPr>
          <w:rStyle w:val="StyleUnderline"/>
        </w:rPr>
        <w:t xml:space="preserve"> </w:t>
      </w:r>
      <w:r w:rsidRPr="00DF4E8D">
        <w:rPr>
          <w:rStyle w:val="StyleUnderline"/>
        </w:rPr>
        <w:t xml:space="preserve">inversely, </w:t>
      </w:r>
      <w:r w:rsidRPr="00140827">
        <w:rPr>
          <w:rStyle w:val="StyleUnderline"/>
          <w:highlight w:val="yellow"/>
        </w:rPr>
        <w:t>citizenship is depoliticized</w:t>
      </w:r>
      <w:r w:rsidRPr="00DF4E8D">
        <w:rPr>
          <w:rStyle w:val="StyleUnderline"/>
        </w:rPr>
        <w:t xml:space="preserve"> in familial solidarity.</w:t>
      </w:r>
      <w:r>
        <w:rPr>
          <w:rStyle w:val="StyleUnderline"/>
        </w:rPr>
        <w:t xml:space="preserve"> </w:t>
      </w:r>
      <w:r w:rsidRPr="00AF630E">
        <w:rPr>
          <w:sz w:val="16"/>
        </w:rPr>
        <w:t>Only from this perspective can we understand that singular document that is the law of Solon, which punished with atimia (that is, with the loss of civil rights</w:t>
      </w:r>
      <w:r w:rsidRPr="00DF4E8D">
        <w:rPr>
          <w:rStyle w:val="StyleUnderline"/>
        </w:rPr>
        <w:t xml:space="preserve">) the </w:t>
      </w:r>
      <w:r w:rsidRPr="00140827">
        <w:rPr>
          <w:rStyle w:val="StyleUnderline"/>
          <w:highlight w:val="yellow"/>
        </w:rPr>
        <w:t>citizen</w:t>
      </w:r>
      <w:r w:rsidRPr="00DF4E8D">
        <w:rPr>
          <w:rStyle w:val="StyleUnderline"/>
        </w:rPr>
        <w:t xml:space="preserve"> who had</w:t>
      </w:r>
      <w:r>
        <w:rPr>
          <w:rStyle w:val="StyleUnderline"/>
        </w:rPr>
        <w:t xml:space="preserve"> </w:t>
      </w:r>
      <w:r w:rsidRPr="00DF4E8D">
        <w:rPr>
          <w:rStyle w:val="StyleUnderline"/>
        </w:rPr>
        <w:t>not fought for one of two sides in a civil war</w:t>
      </w:r>
      <w:r w:rsidRPr="00AF630E">
        <w:rPr>
          <w:sz w:val="16"/>
        </w:rPr>
        <w:t xml:space="preserve"> (as Aristotle says, crudely: “he who when the </w:t>
      </w:r>
      <w:r w:rsidRPr="00DF4E8D">
        <w:rPr>
          <w:rStyle w:val="StyleUnderline"/>
        </w:rPr>
        <w:t xml:space="preserve">city </w:t>
      </w:r>
      <w:r w:rsidRPr="00140827">
        <w:rPr>
          <w:rStyle w:val="StyleUnderline"/>
          <w:highlight w:val="yellow"/>
        </w:rPr>
        <w:t>finds itself in a civil war</w:t>
      </w:r>
      <w:r w:rsidRPr="00AF630E">
        <w:rPr>
          <w:sz w:val="16"/>
        </w:rPr>
        <w:t xml:space="preserve"> (stasiazouses tes poleos), </w:t>
      </w:r>
      <w:r w:rsidRPr="00140827">
        <w:rPr>
          <w:rStyle w:val="StyleUnderline"/>
          <w:highlight w:val="yellow"/>
        </w:rPr>
        <w:t>does not take up arms</w:t>
      </w:r>
      <w:r w:rsidRPr="00AF630E">
        <w:rPr>
          <w:sz w:val="16"/>
        </w:rPr>
        <w:t xml:space="preserve"> (thetai ta opla) </w:t>
      </w:r>
      <w:r w:rsidRPr="00DF4E8D">
        <w:rPr>
          <w:rStyle w:val="StyleUnderline"/>
        </w:rPr>
        <w:t xml:space="preserve">for </w:t>
      </w:r>
      <w:r w:rsidRPr="00140827">
        <w:rPr>
          <w:rStyle w:val="StyleUnderline"/>
          <w:highlight w:val="yellow"/>
        </w:rPr>
        <w:t>one of the two sides is punished</w:t>
      </w:r>
      <w:r w:rsidRPr="00DF4E8D">
        <w:rPr>
          <w:rStyle w:val="StyleUnderline"/>
        </w:rPr>
        <w:t xml:space="preserve"> with infamy</w:t>
      </w:r>
      <w:r w:rsidRPr="00AF630E">
        <w:rPr>
          <w:sz w:val="16"/>
        </w:rPr>
        <w:t xml:space="preserve"> (atimos einai) </w:t>
      </w:r>
      <w:r w:rsidRPr="00DF4E8D">
        <w:rPr>
          <w:rStyle w:val="StyleUnderline"/>
        </w:rPr>
        <w:t xml:space="preserve">and is </w:t>
      </w:r>
      <w:r w:rsidRPr="00140827">
        <w:rPr>
          <w:rStyle w:val="StyleUnderline"/>
          <w:highlight w:val="yellow"/>
        </w:rPr>
        <w:t>excluded</w:t>
      </w:r>
      <w:r w:rsidRPr="00DF4E8D">
        <w:rPr>
          <w:rStyle w:val="StyleUnderline"/>
        </w:rPr>
        <w:t xml:space="preserve"> from politics</w:t>
      </w:r>
      <w:r>
        <w:rPr>
          <w:rStyle w:val="StyleUnderline"/>
        </w:rPr>
        <w:t xml:space="preserve"> </w:t>
      </w:r>
      <w:r w:rsidRPr="00AF630E">
        <w:rPr>
          <w:sz w:val="16"/>
        </w:rPr>
        <w:t xml:space="preserve">(tes poleos me metechein).” (Cicero—Epist. ad Att, X, 1,2—translating capite sanxit, aptly evoked capitis diminutio, which corresponds to the Greek atimia.) </w:t>
      </w:r>
      <w:r w:rsidRPr="00DF4E8D">
        <w:rPr>
          <w:rStyle w:val="StyleUnderline"/>
        </w:rPr>
        <w:t>This law seems to confirm beyond any doubt the position of civil war as the threshold</w:t>
      </w:r>
      <w:r>
        <w:rPr>
          <w:rStyle w:val="StyleUnderline"/>
        </w:rPr>
        <w:t xml:space="preserve"> </w:t>
      </w:r>
      <w:r w:rsidRPr="00DF4E8D">
        <w:rPr>
          <w:rStyle w:val="StyleUnderline"/>
        </w:rPr>
        <w:t>of politicization/depoliticization</w:t>
      </w:r>
      <w:r w:rsidRPr="00AF630E">
        <w:rPr>
          <w:sz w:val="16"/>
        </w:rPr>
        <w:t xml:space="preserve"> in the Greek city. Although this document is mentioned not only by Plutarch, Aulus Gellius, and Cicero, but also with particular precision by Aristotle (Ath. Const., VIII, 5), </w:t>
      </w:r>
      <w:r w:rsidRPr="00DF4E8D">
        <w:rPr>
          <w:rStyle w:val="StyleUnderline"/>
        </w:rPr>
        <w:t xml:space="preserve">the meaning of </w:t>
      </w:r>
      <w:r w:rsidRPr="00140827">
        <w:rPr>
          <w:rStyle w:val="StyleUnderline"/>
          <w:highlight w:val="yellow"/>
        </w:rPr>
        <w:t>stasis</w:t>
      </w:r>
      <w:r w:rsidRPr="00DF4E8D">
        <w:rPr>
          <w:rStyle w:val="StyleUnderline"/>
        </w:rPr>
        <w:t xml:space="preserve"> that it </w:t>
      </w:r>
      <w:r w:rsidRPr="00140827">
        <w:rPr>
          <w:rStyle w:val="StyleUnderline"/>
          <w:highlight w:val="yellow"/>
        </w:rPr>
        <w:t>implies</w:t>
      </w:r>
      <w:r w:rsidRPr="00DF4E8D">
        <w:rPr>
          <w:rStyle w:val="StyleUnderline"/>
        </w:rPr>
        <w:t xml:space="preserve"> is apparently so disconcerting</w:t>
      </w:r>
      <w:r>
        <w:rPr>
          <w:rStyle w:val="StyleUnderline"/>
        </w:rPr>
        <w:t xml:space="preserve"> </w:t>
      </w:r>
      <w:r w:rsidRPr="00DF4E8D">
        <w:rPr>
          <w:rStyle w:val="StyleUnderline"/>
        </w:rPr>
        <w:t xml:space="preserve">to modern historians of </w:t>
      </w:r>
      <w:r w:rsidRPr="00140827">
        <w:rPr>
          <w:rStyle w:val="StyleUnderline"/>
          <w:highlight w:val="yellow"/>
        </w:rPr>
        <w:t>politics</w:t>
      </w:r>
      <w:r w:rsidRPr="00DF4E8D">
        <w:rPr>
          <w:rStyle w:val="StyleUnderline"/>
        </w:rPr>
        <w:t xml:space="preserve"> that it </w:t>
      </w:r>
      <w:r w:rsidRPr="00140827">
        <w:rPr>
          <w:rStyle w:val="StyleUnderline"/>
          <w:highlight w:val="yellow"/>
        </w:rPr>
        <w:t>has</w:t>
      </w:r>
      <w:r w:rsidRPr="00DF4E8D">
        <w:rPr>
          <w:rStyle w:val="StyleUnderline"/>
        </w:rPr>
        <w:t xml:space="preserve"> often </w:t>
      </w:r>
      <w:r w:rsidRPr="00140827">
        <w:rPr>
          <w:rStyle w:val="StyleUnderline"/>
          <w:highlight w:val="yellow"/>
        </w:rPr>
        <w:t>been left aside</w:t>
      </w:r>
      <w:r w:rsidRPr="00AF630E">
        <w:rPr>
          <w:sz w:val="16"/>
        </w:rPr>
        <w:t xml:space="preserve"> (so too for Loraux, who, although she alludes to it in the book, does not mention it in the article). </w:t>
      </w:r>
      <w:r w:rsidRPr="00DF4E8D">
        <w:rPr>
          <w:rStyle w:val="StyleUnderline"/>
        </w:rPr>
        <w:t>Not to take part in civil war is equivalent to being expelled from the polis and confined</w:t>
      </w:r>
      <w:r>
        <w:rPr>
          <w:rStyle w:val="StyleUnderline"/>
        </w:rPr>
        <w:t xml:space="preserve"> </w:t>
      </w:r>
      <w:r w:rsidRPr="00DF4E8D">
        <w:rPr>
          <w:rStyle w:val="StyleUnderline"/>
        </w:rPr>
        <w:t>to the oikos, to leave citizenship to be reduced to the impolitical condition of private life.</w:t>
      </w:r>
      <w:r>
        <w:rPr>
          <w:rStyle w:val="StyleUnderline"/>
        </w:rPr>
        <w:t xml:space="preserve"> </w:t>
      </w:r>
      <w:r w:rsidRPr="00AF630E">
        <w:rPr>
          <w:sz w:val="16"/>
        </w:rPr>
        <w:t xml:space="preserve">This does not mean, obviously, that the Greeks thought of civil war as a good thing: </w:t>
      </w:r>
      <w:r w:rsidRPr="00DF4E8D">
        <w:rPr>
          <w:rStyle w:val="StyleUnderline"/>
        </w:rPr>
        <w:t>but</w:t>
      </w:r>
      <w:r>
        <w:rPr>
          <w:rStyle w:val="StyleUnderline"/>
        </w:rPr>
        <w:t xml:space="preserve"> </w:t>
      </w:r>
      <w:r w:rsidRPr="00DF4E8D">
        <w:rPr>
          <w:rStyle w:val="StyleUnderline"/>
        </w:rPr>
        <w:t xml:space="preserve">rather that </w:t>
      </w:r>
      <w:r w:rsidRPr="00140827">
        <w:rPr>
          <w:rStyle w:val="StyleUnderline"/>
          <w:highlight w:val="yellow"/>
        </w:rPr>
        <w:t>stasis</w:t>
      </w:r>
      <w:r w:rsidRPr="00DF4E8D">
        <w:rPr>
          <w:rStyle w:val="StyleUnderline"/>
        </w:rPr>
        <w:t xml:space="preserve"> works like a reagent that </w:t>
      </w:r>
      <w:r w:rsidRPr="00140827">
        <w:rPr>
          <w:rStyle w:val="StyleUnderline"/>
          <w:highlight w:val="yellow"/>
        </w:rPr>
        <w:t>discloses the political element</w:t>
      </w:r>
      <w:r w:rsidRPr="00DF4E8D">
        <w:rPr>
          <w:rStyle w:val="StyleUnderline"/>
        </w:rPr>
        <w:t xml:space="preserve"> in the final instance,</w:t>
      </w:r>
      <w:r>
        <w:rPr>
          <w:rStyle w:val="StyleUnderline"/>
        </w:rPr>
        <w:t xml:space="preserve"> </w:t>
      </w:r>
      <w:r w:rsidRPr="00DF4E8D">
        <w:rPr>
          <w:rStyle w:val="StyleUnderline"/>
        </w:rPr>
        <w:t xml:space="preserve">as a threshold of politicization </w:t>
      </w:r>
      <w:r w:rsidRPr="00140827">
        <w:rPr>
          <w:rStyle w:val="StyleUnderline"/>
          <w:highlight w:val="yellow"/>
        </w:rPr>
        <w:t>that</w:t>
      </w:r>
      <w:r w:rsidRPr="00DF4E8D">
        <w:rPr>
          <w:rStyle w:val="StyleUnderline"/>
        </w:rPr>
        <w:t xml:space="preserve"> itself </w:t>
      </w:r>
      <w:r w:rsidRPr="00140827">
        <w:rPr>
          <w:rStyle w:val="StyleUnderline"/>
          <w:highlight w:val="yellow"/>
        </w:rPr>
        <w:t>determines</w:t>
      </w:r>
      <w:r w:rsidRPr="00DF4E8D">
        <w:rPr>
          <w:rStyle w:val="StyleUnderline"/>
        </w:rPr>
        <w:t xml:space="preserve"> </w:t>
      </w:r>
      <w:r w:rsidRPr="00140827">
        <w:rPr>
          <w:rStyle w:val="StyleUnderline"/>
          <w:highlight w:val="yellow"/>
        </w:rPr>
        <w:t>the political or nonpolitical character</w:t>
      </w:r>
      <w:r>
        <w:rPr>
          <w:rStyle w:val="StyleUnderline"/>
        </w:rPr>
        <w:t xml:space="preserve"> </w:t>
      </w:r>
      <w:r w:rsidRPr="00DF4E8D">
        <w:rPr>
          <w:rStyle w:val="StyleUnderline"/>
        </w:rPr>
        <w:t>of a particular being.</w:t>
      </w:r>
      <w:r w:rsidRPr="00AF630E">
        <w:rPr>
          <w:sz w:val="16"/>
        </w:rPr>
        <w:t xml:space="preserve"> Since the tensions (political/nonpolitical, polis/oikos) are, as we have seen, contemporaneous, the threshold in which they are transformed and inverted, joined or disjoined, becomes decisive. 5. In the course of my research it emerged that the </w:t>
      </w:r>
      <w:r w:rsidRPr="00DF4E8D">
        <w:rPr>
          <w:rStyle w:val="StyleUnderline"/>
        </w:rPr>
        <w:t xml:space="preserve">fundamental </w:t>
      </w:r>
      <w:r w:rsidRPr="00140827">
        <w:rPr>
          <w:rStyle w:val="StyleUnderline"/>
          <w:highlight w:val="yellow"/>
        </w:rPr>
        <w:t>concepts of politics are no longer production and praxis, but inoperativity</w:t>
      </w:r>
      <w:r w:rsidRPr="00DF4E8D">
        <w:rPr>
          <w:rStyle w:val="StyleUnderline"/>
        </w:rPr>
        <w:t xml:space="preserve"> and use.</w:t>
      </w:r>
      <w:r w:rsidRPr="00AF630E">
        <w:rPr>
          <w:sz w:val="16"/>
        </w:rPr>
        <w:t xml:space="preserve"> A philosophical reflection on the concept of ‘use’ is missing. ‘Use’ and ‘to use’ are terms that modernity has invested with a strong ‘utilitarian’ connotation, transforming their original sense. An examination of the Greek verb that we translate with ‘to use’—chresthai—shows that it does not seem to have a meaning of its own, but derives its meaning from the term that follows it, that it is found in the dative or in the genitive, and never, as we would expect, in the accusative. What is a destituent power (or potentiality)? The verb chresthai is a verb that grammarians classify as “middle voice”, that is, neither active nor passive, but the two </w:t>
      </w:r>
      <w:proofErr w:type="gramStart"/>
      <w:r w:rsidRPr="00AF630E">
        <w:rPr>
          <w:sz w:val="16"/>
        </w:rPr>
        <w:t>together.(</w:t>
      </w:r>
      <w:proofErr w:type="gramEnd"/>
      <w:r w:rsidRPr="00AF630E">
        <w:rPr>
          <w:sz w:val="16"/>
        </w:rPr>
        <w:t>3) Benveniste’s research on the middle voice shows that, whereas in the active, the verbs denote a process that is realized starting from the subject and outside of it, “in the middle … the verb denotes a process centering in the subject: the subject is interior to the process” (Benveniste, 1971, page 168). Examples of the verbs that have only a middle voice (media tantum) illustrate well this peculiar situation of the subject inside of the process of which it is agent: gignomai, Latin nascor, be born; Latin morior, die; penomai, Latin patior, to suffer; keimai, lie; phato, Latin loquor, speak; fungor, fruor, godere, etc: in all of these cases, “</w:t>
      </w:r>
      <w:r w:rsidRPr="00AF630E">
        <w:rPr>
          <w:rStyle w:val="StyleUnderline"/>
        </w:rPr>
        <w:t xml:space="preserve">the </w:t>
      </w:r>
      <w:r w:rsidRPr="00140827">
        <w:rPr>
          <w:rStyle w:val="StyleUnderline"/>
          <w:highlight w:val="yellow"/>
        </w:rPr>
        <w:t>subject is the place of the process</w:t>
      </w:r>
      <w:r w:rsidRPr="00AF630E">
        <w:rPr>
          <w:rStyle w:val="StyleUnderline"/>
        </w:rPr>
        <w:t>, even if this process,</w:t>
      </w:r>
      <w:r>
        <w:rPr>
          <w:rStyle w:val="StyleUnderline"/>
        </w:rPr>
        <w:t xml:space="preserve"> </w:t>
      </w:r>
      <w:r w:rsidRPr="00AF630E">
        <w:rPr>
          <w:rStyle w:val="StyleUnderline"/>
        </w:rPr>
        <w:t xml:space="preserve">as in the case of Latin fruor or Sanskrit manyate, </w:t>
      </w:r>
      <w:r w:rsidRPr="00140827">
        <w:rPr>
          <w:rStyle w:val="StyleUnderline"/>
        </w:rPr>
        <w:t>requires an object</w:t>
      </w:r>
      <w:r w:rsidRPr="00AF630E">
        <w:rPr>
          <w:rStyle w:val="StyleUnderline"/>
        </w:rPr>
        <w:t>; the subject is the center</w:t>
      </w:r>
      <w:r>
        <w:rPr>
          <w:rStyle w:val="StyleUnderline"/>
        </w:rPr>
        <w:t xml:space="preserve"> </w:t>
      </w:r>
      <w:r w:rsidRPr="00140827">
        <w:rPr>
          <w:rStyle w:val="StyleUnderline"/>
          <w:highlight w:val="yellow"/>
        </w:rPr>
        <w:t>and</w:t>
      </w:r>
      <w:r w:rsidRPr="00AF630E">
        <w:rPr>
          <w:rStyle w:val="StyleUnderline"/>
        </w:rPr>
        <w:t xml:space="preserve"> at the same time </w:t>
      </w:r>
      <w:r w:rsidRPr="00140827">
        <w:rPr>
          <w:rStyle w:val="StyleUnderline"/>
          <w:highlight w:val="yellow"/>
        </w:rPr>
        <w:t>the agent</w:t>
      </w:r>
      <w:r w:rsidRPr="00AF630E">
        <w:rPr>
          <w:rStyle w:val="StyleUnderline"/>
        </w:rPr>
        <w:t xml:space="preserve"> of the process: he accomplishes something which is being</w:t>
      </w:r>
      <w:r>
        <w:rPr>
          <w:rStyle w:val="StyleUnderline"/>
        </w:rPr>
        <w:t xml:space="preserve"> </w:t>
      </w:r>
      <w:r w:rsidRPr="00AF630E">
        <w:rPr>
          <w:rStyle w:val="StyleUnderline"/>
        </w:rPr>
        <w:t>accomplished in him</w:t>
      </w:r>
      <w:r w:rsidRPr="00AF630E">
        <w:rPr>
          <w:sz w:val="16"/>
        </w:rPr>
        <w:t xml:space="preserve">” (page 168). The opposition with the active is clear in those middle voice verbs that also allow an active voice: koimatai, ‘he sleeps’, in which the subject is internal to the process, then becomes koima, ‘he puts (someone or something) to sleep, makes one sleep’, in which the process, no longer having its place in the subject, comes to be transferred transitively to another term that becomes the object. Here the subject, “placed outside of the process, now stands above it as actor”, (Benveniste, 1971, page 168) and consequently the action must take an external object as its end. A few lines later, discussing it in relation to the active voice, Benveniste specifies the particular relation that the middle voice assumes between the subject and the process of which it is both the agent and the site: “One debates every time about situating the subject with regard to the process, depending on whether it is external or internal to it, whether it qualifies as agent, depending on whether it effects an action, in the active, or whether it effects in being affected [il effectue en s’affectant], in the middle” (page 168). Let us reflect on the singular formula through which Benveniste tries to express the meaning of the middle voice: it effects in being affected (il effectue en s’affectant). On the one hand, the subject that completes the action, for the very fact of completing it, does not act transitively on an object, but first and foremost implies and affects itself in the process; on the other hand, precisely for this reason, the process supposes a singular topology, in which the subject does not stand above the action, but is itself the place of its occurrence. As implied in the denomination mesotes, the middle voice itself is situated; that is, in a zone of indetermination between subject and object (the agent is in some manner also object and site of the action) and between active and passive (the agent is being affected in its own act). We can better understand, in this ‘middle’ perspective, the reason why the object of the verb chresthai cannot be in the accusative, but is always in the dative or the genitive. The process does not travel from an active subject toward the separate object of its action, but implicates in itself the subject, in the same measure in which it is itself implied in the object and ‘is given’ to it. We can now try to define the meaning of chresthai: it expresses the relation that one has with oneself, the affection that one receives in as much as one is in relation with a specific being. He who synphorai chretai experiences himself as unlucky, constitutes and shows himself as unlucky; he who utitur honore proves himself and defines himself in the (3)The middle voice no longer exists in the English language. What is a destituent power? 69 fulfilling of an office or duty; he who nosthoi chretai experiences himself as affected by the desire of return. </w:t>
      </w:r>
      <w:r w:rsidRPr="00AF630E">
        <w:rPr>
          <w:rStyle w:val="StyleUnderline"/>
        </w:rPr>
        <w:t xml:space="preserve">The </w:t>
      </w:r>
      <w:r w:rsidRPr="00140827">
        <w:rPr>
          <w:rStyle w:val="StyleUnderline"/>
          <w:highlight w:val="yellow"/>
        </w:rPr>
        <w:t>result is thus a</w:t>
      </w:r>
      <w:r w:rsidRPr="00AF630E">
        <w:rPr>
          <w:rStyle w:val="StyleUnderline"/>
        </w:rPr>
        <w:t xml:space="preserve"> radical </w:t>
      </w:r>
      <w:r w:rsidRPr="00140827">
        <w:rPr>
          <w:rStyle w:val="StyleUnderline"/>
          <w:highlight w:val="yellow"/>
        </w:rPr>
        <w:t>transformation of the ontology</w:t>
      </w:r>
      <w:r w:rsidRPr="00AF630E">
        <w:rPr>
          <w:rStyle w:val="StyleUnderline"/>
        </w:rPr>
        <w:t xml:space="preserve"> (an ontology in the middle voice)</w:t>
      </w:r>
      <w:r>
        <w:rPr>
          <w:rStyle w:val="StyleUnderline"/>
        </w:rPr>
        <w:t xml:space="preserve"> </w:t>
      </w:r>
      <w:r w:rsidRPr="00140827">
        <w:rPr>
          <w:rStyle w:val="StyleUnderline"/>
          <w:highlight w:val="yellow"/>
        </w:rPr>
        <w:t>of the</w:t>
      </w:r>
      <w:r w:rsidRPr="00AF630E">
        <w:rPr>
          <w:rStyle w:val="StyleUnderline"/>
        </w:rPr>
        <w:t xml:space="preserve"> concept of ‘</w:t>
      </w:r>
      <w:r w:rsidRPr="00140827">
        <w:rPr>
          <w:rStyle w:val="StyleUnderline"/>
          <w:highlight w:val="yellow"/>
        </w:rPr>
        <w:t>subject’</w:t>
      </w:r>
      <w:r w:rsidRPr="00AF630E">
        <w:rPr>
          <w:rStyle w:val="StyleUnderline"/>
        </w:rPr>
        <w:t xml:space="preserve">. Not a subject that uses an object, but a subject that </w:t>
      </w:r>
      <w:r w:rsidRPr="00140827">
        <w:rPr>
          <w:rStyle w:val="StyleUnderline"/>
          <w:highlight w:val="yellow"/>
        </w:rPr>
        <w:t>constitutes itself</w:t>
      </w:r>
      <w:r w:rsidRPr="00AF630E">
        <w:rPr>
          <w:rStyle w:val="StyleUnderline"/>
        </w:rPr>
        <w:t xml:space="preserve"> only </w:t>
      </w:r>
      <w:r w:rsidRPr="00140827">
        <w:rPr>
          <w:rStyle w:val="StyleUnderline"/>
          <w:highlight w:val="yellow"/>
        </w:rPr>
        <w:t>through the using</w:t>
      </w:r>
      <w:r w:rsidRPr="00AF630E">
        <w:rPr>
          <w:rStyle w:val="StyleUnderline"/>
        </w:rPr>
        <w:t xml:space="preserve">, the being </w:t>
      </w:r>
      <w:r w:rsidRPr="00140827">
        <w:rPr>
          <w:rStyle w:val="StyleUnderline"/>
          <w:highlight w:val="yellow"/>
        </w:rPr>
        <w:t>in relation</w:t>
      </w:r>
      <w:r w:rsidRPr="00AF630E">
        <w:rPr>
          <w:rStyle w:val="StyleUnderline"/>
        </w:rPr>
        <w:t xml:space="preserve"> </w:t>
      </w:r>
      <w:r w:rsidRPr="00140827">
        <w:rPr>
          <w:rStyle w:val="StyleUnderline"/>
          <w:highlight w:val="yellow"/>
        </w:rPr>
        <w:t xml:space="preserve">with </w:t>
      </w:r>
      <w:proofErr w:type="gramStart"/>
      <w:r w:rsidRPr="00140827">
        <w:rPr>
          <w:rStyle w:val="StyleUnderline"/>
          <w:highlight w:val="yellow"/>
        </w:rPr>
        <w:t>an other</w:t>
      </w:r>
      <w:proofErr w:type="gramEnd"/>
      <w:r w:rsidRPr="00AF630E">
        <w:rPr>
          <w:rStyle w:val="StyleUnderline"/>
        </w:rPr>
        <w:t>. Ethical and political is the</w:t>
      </w:r>
      <w:r>
        <w:rPr>
          <w:rStyle w:val="StyleUnderline"/>
        </w:rPr>
        <w:t xml:space="preserve"> </w:t>
      </w:r>
      <w:r w:rsidRPr="00AF630E">
        <w:rPr>
          <w:rStyle w:val="StyleUnderline"/>
        </w:rPr>
        <w:t>subject that is constituted in this use, the subject that testifies of the affection received insofar</w:t>
      </w:r>
      <w:r>
        <w:rPr>
          <w:rStyle w:val="StyleUnderline"/>
        </w:rPr>
        <w:t xml:space="preserve"> </w:t>
      </w:r>
      <w:r w:rsidRPr="00AF630E">
        <w:rPr>
          <w:rStyle w:val="StyleUnderline"/>
        </w:rPr>
        <w:t>as it is in relation with another body.</w:t>
      </w:r>
      <w:r w:rsidRPr="00AF630E">
        <w:rPr>
          <w:sz w:val="16"/>
        </w:rPr>
        <w:t xml:space="preserve"> Use, in this sense, is the affection that a body receives inasmuch as it is in relation with another body (or with one’s own body as other). 6. On the concept of inoperativity. </w:t>
      </w:r>
      <w:r w:rsidRPr="00AF630E">
        <w:rPr>
          <w:rStyle w:val="StyleUnderline"/>
        </w:rPr>
        <w:t>Inoperativity does not mean inertia, but names an operation</w:t>
      </w:r>
      <w:r>
        <w:rPr>
          <w:rStyle w:val="StyleUnderline"/>
        </w:rPr>
        <w:t xml:space="preserve"> </w:t>
      </w:r>
      <w:r w:rsidRPr="00AF630E">
        <w:rPr>
          <w:rStyle w:val="StyleUnderline"/>
        </w:rPr>
        <w:t>that deactivates and renders works (of economy, of religion, of language, etc) inoperative</w:t>
      </w:r>
      <w:r w:rsidRPr="00AF630E">
        <w:rPr>
          <w:sz w:val="16"/>
        </w:rPr>
        <w:t xml:space="preserve">. It is a question, that is, of going back to the problem that Aristotle fleetingly posed in the Nicomachean Ethics (1097b, 22 sqq), when, in the context of the definition of the object of epistēmē politikē, of political science, he wondered if, as for the flute player, the sculptor, the carpenter, and every artisan there exists a proper work (ergon), there is also for man as such something like an ergon or if he is not instead argos, without work, inoperative. Ergon of man means in this context not simply ‘work’, but that which defines energeia, the activity, the being-in-act proper to man. The question concerning the work or absence of work of man therefore has a decisive strategic importance, for on it depends not only the possibility of assigning him a proper nature and essence, but also, as we have seen, that of defining his happiness and his politics. </w:t>
      </w:r>
      <w:r w:rsidRPr="00AF630E">
        <w:rPr>
          <w:rStyle w:val="StyleUnderline"/>
        </w:rPr>
        <w:t xml:space="preserve">The </w:t>
      </w:r>
      <w:r w:rsidRPr="00140827">
        <w:rPr>
          <w:rStyle w:val="StyleUnderline"/>
          <w:highlight w:val="yellow"/>
        </w:rPr>
        <w:t>problem</w:t>
      </w:r>
      <w:r w:rsidRPr="00AF630E">
        <w:rPr>
          <w:rStyle w:val="StyleUnderline"/>
        </w:rPr>
        <w:t xml:space="preserve"> has a wider meaning, therefore,</w:t>
      </w:r>
      <w:r>
        <w:rPr>
          <w:rStyle w:val="StyleUnderline"/>
        </w:rPr>
        <w:t xml:space="preserve"> </w:t>
      </w:r>
      <w:r w:rsidRPr="00AF630E">
        <w:rPr>
          <w:rStyle w:val="StyleUnderline"/>
        </w:rPr>
        <w:t xml:space="preserve">and </w:t>
      </w:r>
      <w:r w:rsidRPr="00140827">
        <w:rPr>
          <w:rStyle w:val="StyleUnderline"/>
          <w:highlight w:val="yellow"/>
        </w:rPr>
        <w:t>involves the very possibility of identifying energeia</w:t>
      </w:r>
      <w:r w:rsidRPr="00AF630E">
        <w:rPr>
          <w:rStyle w:val="StyleUnderline"/>
        </w:rPr>
        <w:t>, the being-in-act of man as man,</w:t>
      </w:r>
      <w:r>
        <w:rPr>
          <w:rStyle w:val="StyleUnderline"/>
        </w:rPr>
        <w:t xml:space="preserve"> </w:t>
      </w:r>
      <w:r w:rsidRPr="00140827">
        <w:rPr>
          <w:rStyle w:val="StyleUnderline"/>
          <w:highlight w:val="yellow"/>
        </w:rPr>
        <w:t>independently and beyond the concrete social figures</w:t>
      </w:r>
      <w:r w:rsidRPr="00AF630E">
        <w:rPr>
          <w:rStyle w:val="StyleUnderline"/>
        </w:rPr>
        <w:t xml:space="preserve"> that he can assume.</w:t>
      </w:r>
      <w:r>
        <w:rPr>
          <w:rStyle w:val="StyleUnderline"/>
        </w:rPr>
        <w:t xml:space="preserve"> </w:t>
      </w:r>
      <w:r w:rsidRPr="00AF630E">
        <w:rPr>
          <w:sz w:val="16"/>
        </w:rPr>
        <w:t xml:space="preserve">Aristotle quickly abandons the idea of an argia, of an essential inoperativity of man. I have sought on the contrary, reprising an ancient tradition that appears in Averroes and in Dante, to think man as the living being without work, which is to say, devoid of any specific vocation: </w:t>
      </w:r>
      <w:r w:rsidRPr="00AF630E">
        <w:rPr>
          <w:rStyle w:val="StyleUnderline"/>
        </w:rPr>
        <w:t>as a being of pure potentiality</w:t>
      </w:r>
      <w:r w:rsidRPr="00AF630E">
        <w:rPr>
          <w:sz w:val="16"/>
        </w:rPr>
        <w:t xml:space="preserve"> (potenza), </w:t>
      </w:r>
      <w:r w:rsidRPr="00AF630E">
        <w:rPr>
          <w:rStyle w:val="StyleUnderline"/>
        </w:rPr>
        <w:t>that no identity and no work could</w:t>
      </w:r>
      <w:r>
        <w:rPr>
          <w:rStyle w:val="StyleUnderline"/>
        </w:rPr>
        <w:t xml:space="preserve"> </w:t>
      </w:r>
      <w:r w:rsidRPr="00AF630E">
        <w:rPr>
          <w:rStyle w:val="StyleUnderline"/>
        </w:rPr>
        <w:t xml:space="preserve">exhaust. </w:t>
      </w:r>
      <w:r w:rsidRPr="00140827">
        <w:rPr>
          <w:rStyle w:val="StyleUnderline"/>
          <w:highlight w:val="yellow"/>
        </w:rPr>
        <w:t>This</w:t>
      </w:r>
      <w:r w:rsidRPr="00AF630E">
        <w:rPr>
          <w:rStyle w:val="StyleUnderline"/>
        </w:rPr>
        <w:t xml:space="preserve"> essential </w:t>
      </w:r>
      <w:r w:rsidRPr="00140827">
        <w:rPr>
          <w:rStyle w:val="StyleUnderline"/>
          <w:highlight w:val="yellow"/>
        </w:rPr>
        <w:t>inoperativity</w:t>
      </w:r>
      <w:r w:rsidRPr="00AF630E">
        <w:rPr>
          <w:rStyle w:val="StyleUnderline"/>
        </w:rPr>
        <w:t xml:space="preserve"> of man </w:t>
      </w:r>
      <w:r w:rsidRPr="00140827">
        <w:rPr>
          <w:rStyle w:val="StyleUnderline"/>
          <w:highlight w:val="yellow"/>
        </w:rPr>
        <w:t>is not</w:t>
      </w:r>
      <w:r w:rsidRPr="00AF630E">
        <w:rPr>
          <w:rStyle w:val="StyleUnderline"/>
        </w:rPr>
        <w:t xml:space="preserve"> to be understood as the </w:t>
      </w:r>
      <w:r w:rsidRPr="00140827">
        <w:rPr>
          <w:rStyle w:val="StyleUnderline"/>
          <w:highlight w:val="yellow"/>
        </w:rPr>
        <w:t>cessation of all activity</w:t>
      </w:r>
      <w:r w:rsidRPr="00AF630E">
        <w:rPr>
          <w:rStyle w:val="StyleUnderline"/>
        </w:rPr>
        <w:t>, but as an activity that consists in making human works and productions inoperative,</w:t>
      </w:r>
      <w:r>
        <w:rPr>
          <w:rStyle w:val="StyleUnderline"/>
        </w:rPr>
        <w:t xml:space="preserve"> </w:t>
      </w:r>
      <w:r w:rsidRPr="00AF630E">
        <w:rPr>
          <w:rStyle w:val="StyleUnderline"/>
        </w:rPr>
        <w:t>opening them to a new possible use.</w:t>
      </w:r>
      <w:r w:rsidRPr="00AF630E">
        <w:rPr>
          <w:sz w:val="16"/>
        </w:rPr>
        <w:t xml:space="preserve"> It is necessary to call into question the primacy that the leftist tradition has attributed to production and labor and to ask whether an attempt to define the truly human activity does not entail first of all a critique of these notions. The modern epoch, starting from Christianity—whose creator God defined himself from the origin in opposition to the deus otiosus of the pagans—</w:t>
      </w:r>
      <w:r w:rsidRPr="00AF630E">
        <w:rPr>
          <w:rStyle w:val="StyleUnderline"/>
        </w:rPr>
        <w:t>is constitutively unable to think</w:t>
      </w:r>
      <w:r>
        <w:rPr>
          <w:rStyle w:val="StyleUnderline"/>
        </w:rPr>
        <w:t xml:space="preserve"> </w:t>
      </w:r>
      <w:r w:rsidRPr="00AF630E">
        <w:rPr>
          <w:rStyle w:val="StyleUnderline"/>
        </w:rPr>
        <w:t>inoperativity except in the negative form of the suspension of labor. Thus one of the ways</w:t>
      </w:r>
      <w:r>
        <w:rPr>
          <w:rStyle w:val="StyleUnderline"/>
        </w:rPr>
        <w:t xml:space="preserve"> </w:t>
      </w:r>
      <w:r w:rsidRPr="00AF630E">
        <w:rPr>
          <w:rStyle w:val="StyleUnderline"/>
        </w:rPr>
        <w:t>in which inoperativity has been thought is the feas</w:t>
      </w:r>
      <w:r w:rsidRPr="00AF630E">
        <w:rPr>
          <w:sz w:val="16"/>
        </w:rPr>
        <w:t xml:space="preserve">t [la festa], which, on the model of the Hebrew Shabbat, </w:t>
      </w:r>
      <w:r w:rsidRPr="00AF630E">
        <w:rPr>
          <w:rStyle w:val="StyleUnderline"/>
        </w:rPr>
        <w:t xml:space="preserve">has been conceived essentially as a </w:t>
      </w:r>
      <w:r w:rsidRPr="00140827">
        <w:rPr>
          <w:rStyle w:val="StyleUnderline"/>
          <w:highlight w:val="yellow"/>
        </w:rPr>
        <w:t>temporary suspension of productive activity</w:t>
      </w:r>
      <w:r w:rsidRPr="00AF630E">
        <w:rPr>
          <w:rStyle w:val="StyleUnderline"/>
        </w:rPr>
        <w:t>, of melacha.</w:t>
      </w:r>
      <w:r>
        <w:rPr>
          <w:rStyle w:val="StyleUnderline"/>
        </w:rPr>
        <w:t xml:space="preserve"> </w:t>
      </w:r>
      <w:r w:rsidRPr="00AF630E">
        <w:rPr>
          <w:sz w:val="16"/>
        </w:rPr>
        <w:t xml:space="preserve">But the feast is defined not only by what in it is not done, </w:t>
      </w:r>
      <w:r w:rsidRPr="00AF630E">
        <w:rPr>
          <w:rStyle w:val="StyleUnderline"/>
        </w:rPr>
        <w:t>but primarily by the fact that</w:t>
      </w:r>
      <w:r>
        <w:rPr>
          <w:rStyle w:val="StyleUnderline"/>
        </w:rPr>
        <w:t xml:space="preserve"> </w:t>
      </w:r>
      <w:r w:rsidRPr="00140827">
        <w:rPr>
          <w:rStyle w:val="StyleUnderline"/>
          <w:highlight w:val="yellow"/>
        </w:rPr>
        <w:t>what is done</w:t>
      </w:r>
      <w:r w:rsidRPr="00AF630E">
        <w:rPr>
          <w:sz w:val="16"/>
        </w:rPr>
        <w:t>—which in itself is not unlike what one does every day—</w:t>
      </w:r>
      <w:r w:rsidRPr="00140827">
        <w:rPr>
          <w:rStyle w:val="StyleUnderline"/>
          <w:highlight w:val="yellow"/>
        </w:rPr>
        <w:t>becomes undone</w:t>
      </w:r>
      <w:r w:rsidRPr="00AF630E">
        <w:rPr>
          <w:rStyle w:val="StyleUnderline"/>
        </w:rPr>
        <w:t>,</w:t>
      </w:r>
      <w:r>
        <w:rPr>
          <w:rStyle w:val="StyleUnderline"/>
        </w:rPr>
        <w:t xml:space="preserve"> </w:t>
      </w:r>
      <w:r w:rsidRPr="00AF630E">
        <w:rPr>
          <w:rStyle w:val="StyleUnderline"/>
        </w:rPr>
        <w:t xml:space="preserve">is rendered inoperative, </w:t>
      </w:r>
      <w:r w:rsidRPr="00140827">
        <w:rPr>
          <w:rStyle w:val="StyleUnderline"/>
          <w:highlight w:val="yellow"/>
        </w:rPr>
        <w:t>liberated and suspended</w:t>
      </w:r>
      <w:r w:rsidRPr="00AF630E">
        <w:rPr>
          <w:rStyle w:val="StyleUnderline"/>
        </w:rPr>
        <w:t xml:space="preserve"> </w:t>
      </w:r>
      <w:r w:rsidRPr="00140827">
        <w:rPr>
          <w:rStyle w:val="StyleUnderline"/>
          <w:highlight w:val="yellow"/>
        </w:rPr>
        <w:t>from</w:t>
      </w:r>
      <w:r w:rsidRPr="00AF630E">
        <w:rPr>
          <w:rStyle w:val="StyleUnderline"/>
        </w:rPr>
        <w:t xml:space="preserve"> its ‘economy’, from the reasons and</w:t>
      </w:r>
      <w:r>
        <w:rPr>
          <w:rStyle w:val="StyleUnderline"/>
        </w:rPr>
        <w:t xml:space="preserve"> </w:t>
      </w:r>
      <w:r w:rsidRPr="00140827">
        <w:rPr>
          <w:rStyle w:val="StyleUnderline"/>
          <w:highlight w:val="yellow"/>
        </w:rPr>
        <w:t>purposes that define it</w:t>
      </w:r>
      <w:r w:rsidRPr="00AF630E">
        <w:rPr>
          <w:rStyle w:val="StyleUnderline"/>
        </w:rPr>
        <w:t xml:space="preserve"> </w:t>
      </w:r>
      <w:r w:rsidRPr="00AF630E">
        <w:rPr>
          <w:sz w:val="16"/>
        </w:rPr>
        <w:t xml:space="preserve">during the weekdays (and not doing, in this sense, is only an extreme case of this suspension).(4) If one eats, it is not done for the sake of being fed; if one gets dressed, it is not done for the sake of being covered up or taking shelter from the cold; if one wakes up, it is not done for the sake of working; if one walks, it is not done for the sake of going someplace; if one speaks, it is not done for the sake of communicating information; if one exchanges objects, it is not done for the sake of selling or buying. </w:t>
      </w:r>
      <w:r w:rsidRPr="00AF630E">
        <w:rPr>
          <w:rStyle w:val="StyleUnderline"/>
        </w:rPr>
        <w:t xml:space="preserve">There is </w:t>
      </w:r>
      <w:r w:rsidRPr="00140827">
        <w:rPr>
          <w:rStyle w:val="StyleUnderline"/>
          <w:highlight w:val="yellow"/>
        </w:rPr>
        <w:t>no feast</w:t>
      </w:r>
      <w:r w:rsidRPr="00AF630E">
        <w:rPr>
          <w:rStyle w:val="StyleUnderline"/>
        </w:rPr>
        <w:t xml:space="preserve"> </w:t>
      </w:r>
      <w:r w:rsidRPr="00140827">
        <w:rPr>
          <w:rStyle w:val="StyleUnderline"/>
          <w:highlight w:val="yellow"/>
        </w:rPr>
        <w:t>that does not involve</w:t>
      </w:r>
      <w:r w:rsidRPr="00AF630E">
        <w:rPr>
          <w:sz w:val="16"/>
        </w:rPr>
        <w:t xml:space="preserve">, in some measure, </w:t>
      </w:r>
      <w:r w:rsidRPr="00AF630E">
        <w:rPr>
          <w:rStyle w:val="StyleUnderline"/>
        </w:rPr>
        <w:t xml:space="preserve">a </w:t>
      </w:r>
      <w:r w:rsidRPr="00140827">
        <w:rPr>
          <w:rStyle w:val="StyleUnderline"/>
          <w:highlight w:val="yellow"/>
        </w:rPr>
        <w:t>destitutive element</w:t>
      </w:r>
      <w:r w:rsidRPr="00140827">
        <w:rPr>
          <w:sz w:val="16"/>
          <w:highlight w:val="yellow"/>
        </w:rPr>
        <w:t>,</w:t>
      </w:r>
      <w:r w:rsidRPr="00AF630E">
        <w:rPr>
          <w:sz w:val="16"/>
        </w:rPr>
        <w:t xml:space="preserve"> that does not begin, that is, first and foremost by rendering inoperative the works of men. In the Sicilian feast of the dead described by Pitré, the dead (or an old woman named Strina, from strena, the Latin name for the gifts exchanged during the festivities at the beginning of the year) steal goods from tailors, merchants, and bakers to then bestow them on children (something similar to this happens in every feast that involves gifts, like Halloween, in which the dead are impersonated by children). In every carnival feast, such as the Roman saturnalia, existing social relations are suspended or inverted: not only do slaves command their masters, but sovereignty is placed in the hands of a mock king (saturnalicius princeps) who takes the place of the legitimate king. In this way the feast reveals itself to be above all a deactivation of existing values and powers. “There are no ancient feasts without dance”, writes Lucian, but what is dance other than the liberation of the body from its utilitarian movements, the exhibition of gestures in their pure inoperativity? And what are masks—which play a role in various ways in the feasts of many peoples—if not, essentially, a neutralization of the face? </w:t>
      </w:r>
      <w:r w:rsidRPr="00AF630E">
        <w:rPr>
          <w:rStyle w:val="StyleUnderline"/>
        </w:rPr>
        <w:t>Only if it is considered in this perspective can the feast furnish a paradigm for thinking</w:t>
      </w:r>
      <w:r>
        <w:rPr>
          <w:rStyle w:val="StyleUnderline"/>
        </w:rPr>
        <w:t xml:space="preserve"> </w:t>
      </w:r>
      <w:r w:rsidRPr="00AF630E">
        <w:rPr>
          <w:rStyle w:val="StyleUnderline"/>
        </w:rPr>
        <w:t>inoperativity as a model of politics.</w:t>
      </w:r>
      <w:r>
        <w:rPr>
          <w:rStyle w:val="StyleUnderline"/>
        </w:rPr>
        <w:t xml:space="preserve"> </w:t>
      </w:r>
      <w:r w:rsidRPr="00AF630E">
        <w:rPr>
          <w:rStyle w:val="StyleUnderline"/>
        </w:rPr>
        <w:t xml:space="preserve">An example will allow us to clarify how </w:t>
      </w:r>
      <w:r w:rsidRPr="006F3798">
        <w:rPr>
          <w:rStyle w:val="StyleUnderline"/>
          <w:highlight w:val="yellow"/>
        </w:rPr>
        <w:t>one must understand this “inoperative operation</w:t>
      </w:r>
      <w:r w:rsidRPr="00AF630E">
        <w:rPr>
          <w:rStyle w:val="StyleUnderline"/>
        </w:rPr>
        <w:t>”.</w:t>
      </w:r>
      <w:r>
        <w:rPr>
          <w:rStyle w:val="StyleUnderline"/>
        </w:rPr>
        <w:t xml:space="preserve"> </w:t>
      </w:r>
      <w:r w:rsidRPr="00AF630E">
        <w:rPr>
          <w:sz w:val="16"/>
        </w:rPr>
        <w:t xml:space="preserve">What is a poem, </w:t>
      </w:r>
      <w:r w:rsidRPr="00AF630E">
        <w:rPr>
          <w:rStyle w:val="StyleUnderline"/>
        </w:rPr>
        <w:t>in fact, if not an operation taking place in language that consists in rendering</w:t>
      </w:r>
      <w:r>
        <w:rPr>
          <w:rStyle w:val="StyleUnderline"/>
        </w:rPr>
        <w:t xml:space="preserve"> </w:t>
      </w:r>
      <w:r w:rsidRPr="00AF630E">
        <w:rPr>
          <w:rStyle w:val="StyleUnderline"/>
        </w:rPr>
        <w:t xml:space="preserve">inoperative, in </w:t>
      </w:r>
      <w:r w:rsidRPr="006F3798">
        <w:rPr>
          <w:rStyle w:val="StyleUnderline"/>
          <w:highlight w:val="yellow"/>
        </w:rPr>
        <w:t>deactivating</w:t>
      </w:r>
      <w:r w:rsidRPr="00AF630E">
        <w:rPr>
          <w:rStyle w:val="StyleUnderline"/>
        </w:rPr>
        <w:t xml:space="preserve"> its communicative and informative </w:t>
      </w:r>
      <w:r w:rsidRPr="006F3798">
        <w:rPr>
          <w:rStyle w:val="StyleUnderline"/>
          <w:highlight w:val="yellow"/>
        </w:rPr>
        <w:t>function, in order to open it to a new possible use</w:t>
      </w:r>
      <w:r w:rsidRPr="00AF630E">
        <w:rPr>
          <w:sz w:val="16"/>
        </w:rPr>
        <w:t xml:space="preserve">? What the poem accomplishes for the potentiality of speaking, politics and philosophy must accomplish for the power of acting. Rendering inoperative the biological, economic, and social operations, they show what the human body can do, opening it to a new possible use. 7. </w:t>
      </w:r>
      <w:r w:rsidRPr="00AF630E">
        <w:rPr>
          <w:rStyle w:val="StyleUnderline"/>
        </w:rPr>
        <w:t>If the fundamental ontological question today is not work but inoperativity, and if this</w:t>
      </w:r>
      <w:r>
        <w:rPr>
          <w:rStyle w:val="StyleUnderline"/>
        </w:rPr>
        <w:t xml:space="preserve"> </w:t>
      </w:r>
      <w:r w:rsidRPr="00AF630E">
        <w:rPr>
          <w:rStyle w:val="StyleUnderline"/>
        </w:rPr>
        <w:t>inoperativity can</w:t>
      </w:r>
      <w:r w:rsidRPr="00AF630E">
        <w:rPr>
          <w:sz w:val="16"/>
        </w:rPr>
        <w:t xml:space="preserve">, however, </w:t>
      </w:r>
      <w:r w:rsidRPr="00AF630E">
        <w:rPr>
          <w:rStyle w:val="StyleUnderline"/>
        </w:rPr>
        <w:t xml:space="preserve">be deployed only through a work, then the corresponding </w:t>
      </w:r>
      <w:r w:rsidRPr="006F3798">
        <w:rPr>
          <w:rStyle w:val="StyleUnderline"/>
          <w:highlight w:val="yellow"/>
        </w:rPr>
        <w:t>political concept can no longer be</w:t>
      </w:r>
      <w:r w:rsidRPr="00AF630E">
        <w:rPr>
          <w:rStyle w:val="StyleUnderline"/>
        </w:rPr>
        <w:t xml:space="preserve"> that of ‘</w:t>
      </w:r>
      <w:r w:rsidRPr="006F3798">
        <w:rPr>
          <w:rStyle w:val="StyleUnderline"/>
          <w:highlight w:val="yellow"/>
        </w:rPr>
        <w:t>constituent powe</w:t>
      </w:r>
      <w:r w:rsidRPr="006F3798">
        <w:rPr>
          <w:sz w:val="16"/>
          <w:highlight w:val="yellow"/>
        </w:rPr>
        <w:t>r’</w:t>
      </w:r>
      <w:r w:rsidRPr="00AF630E">
        <w:rPr>
          <w:sz w:val="16"/>
        </w:rPr>
        <w:t xml:space="preserve"> [potere constituente], </w:t>
      </w:r>
      <w:r w:rsidRPr="006F3798">
        <w:rPr>
          <w:rStyle w:val="StyleUnderline"/>
          <w:highlight w:val="yellow"/>
        </w:rPr>
        <w:t>but</w:t>
      </w:r>
      <w:r w:rsidRPr="00AF630E">
        <w:rPr>
          <w:rStyle w:val="StyleUnderline"/>
        </w:rPr>
        <w:t xml:space="preserve"> something that</w:t>
      </w:r>
      <w:r>
        <w:rPr>
          <w:rStyle w:val="StyleUnderline"/>
        </w:rPr>
        <w:t xml:space="preserve"> </w:t>
      </w:r>
      <w:r w:rsidRPr="00AF630E">
        <w:rPr>
          <w:rStyle w:val="StyleUnderline"/>
        </w:rPr>
        <w:t>could be called ‘</w:t>
      </w:r>
      <w:r w:rsidRPr="006F3798">
        <w:rPr>
          <w:rStyle w:val="StyleUnderline"/>
          <w:highlight w:val="yellow"/>
        </w:rPr>
        <w:t>destituent power’</w:t>
      </w:r>
      <w:r w:rsidRPr="00AF630E">
        <w:rPr>
          <w:sz w:val="16"/>
        </w:rPr>
        <w:t xml:space="preserve"> [potenza destituente]. And if revolutions and insurrections correspond to constituent power, that is, a violence that establishes and constitutes the new law, in order to think a </w:t>
      </w:r>
      <w:r w:rsidRPr="00AF630E">
        <w:rPr>
          <w:rStyle w:val="StyleUnderline"/>
        </w:rPr>
        <w:t xml:space="preserve">destituent power </w:t>
      </w:r>
      <w:r w:rsidRPr="006F3798">
        <w:rPr>
          <w:rStyle w:val="StyleUnderline"/>
          <w:highlight w:val="yellow"/>
        </w:rPr>
        <w:t>we have to imagine completely other strategies</w:t>
      </w:r>
      <w:r w:rsidRPr="00AF630E">
        <w:rPr>
          <w:rStyle w:val="StyleUnderline"/>
        </w:rPr>
        <w:t>,</w:t>
      </w:r>
      <w:r>
        <w:rPr>
          <w:rStyle w:val="StyleUnderline"/>
        </w:rPr>
        <w:t xml:space="preserve"> </w:t>
      </w:r>
      <w:r w:rsidRPr="006F3798">
        <w:rPr>
          <w:rStyle w:val="StyleUnderline"/>
          <w:highlight w:val="yellow"/>
        </w:rPr>
        <w:t>whose definition is the task of the coming politics</w:t>
      </w:r>
      <w:r w:rsidRPr="00AF630E">
        <w:rPr>
          <w:sz w:val="16"/>
        </w:rPr>
        <w:t xml:space="preserve">. A power that was only just overthrown by violence will rise again in another form, in the incessant, </w:t>
      </w:r>
      <w:r w:rsidRPr="00AF630E">
        <w:rPr>
          <w:rStyle w:val="StyleUnderline"/>
        </w:rPr>
        <w:t xml:space="preserve">inevitable </w:t>
      </w:r>
      <w:r w:rsidRPr="006F3798">
        <w:rPr>
          <w:rStyle w:val="StyleUnderline"/>
          <w:highlight w:val="yellow"/>
        </w:rPr>
        <w:t>dialectic</w:t>
      </w:r>
      <w:r w:rsidRPr="00AF630E">
        <w:rPr>
          <w:rStyle w:val="StyleUnderline"/>
        </w:rPr>
        <w:t xml:space="preserve"> between</w:t>
      </w:r>
      <w:r>
        <w:rPr>
          <w:rStyle w:val="StyleUnderline"/>
        </w:rPr>
        <w:t xml:space="preserve"> </w:t>
      </w:r>
      <w:r w:rsidRPr="00AF630E">
        <w:rPr>
          <w:rStyle w:val="StyleUnderline"/>
        </w:rPr>
        <w:t xml:space="preserve">constituent power and constituted power, violence </w:t>
      </w:r>
      <w:r w:rsidRPr="006F3798">
        <w:rPr>
          <w:rStyle w:val="StyleUnderline"/>
          <w:highlight w:val="yellow"/>
        </w:rPr>
        <w:t>which makes the law and violence that preserves it</w:t>
      </w:r>
      <w:r w:rsidRPr="00AF630E">
        <w:rPr>
          <w:rStyle w:val="StyleUnderline"/>
        </w:rPr>
        <w:t>.</w:t>
      </w:r>
    </w:p>
    <w:p w14:paraId="454FCE0E" w14:textId="181961C7" w:rsidR="005B2640" w:rsidRPr="006F3798" w:rsidRDefault="005B2640" w:rsidP="006F3798">
      <w:pPr>
        <w:pStyle w:val="Heading3"/>
      </w:pPr>
      <w:r w:rsidRPr="006F3798">
        <w:t>Productivity bad</w:t>
      </w:r>
    </w:p>
    <w:p w14:paraId="6A5A5907" w14:textId="047FC005" w:rsidR="005B2640" w:rsidRDefault="00140827" w:rsidP="005B2640">
      <w:pPr>
        <w:pStyle w:val="Heading4"/>
      </w:pPr>
      <w:r>
        <w:t xml:space="preserve">Productivity creates binaries of being/non-being – only the aff’s use of </w:t>
      </w:r>
      <w:r w:rsidR="00F15ED0">
        <w:t>impotentiality</w:t>
      </w:r>
      <w:r>
        <w:t xml:space="preserve"> can break that down</w:t>
      </w:r>
    </w:p>
    <w:p w14:paraId="27165D07" w14:textId="77777777" w:rsidR="005B2640" w:rsidRPr="00AF630E" w:rsidRDefault="005B2640" w:rsidP="005B2640">
      <w:r w:rsidRPr="00AF630E">
        <w:rPr>
          <w:rStyle w:val="Style13ptBold"/>
        </w:rPr>
        <w:t>Lewis and Friedrich 15</w:t>
      </w:r>
      <w:r>
        <w:t xml:space="preserve"> (Tyler Lewis, Art Education, University of North Texas, Daniel Friedrich, Curriculum and Instruction, Teachers College, Columbia, “Educational States of Suspension”, University Educational Philosophy and Theory: Incorporating ACCESS, Online:  </w:t>
      </w:r>
      <w:hyperlink r:id="rId34" w:history="1">
        <w:r w:rsidRPr="004C0A57">
          <w:rPr>
            <w:rStyle w:val="Hyperlink"/>
          </w:rPr>
          <w:t>https://www.tandfonline.com/doi/abs/10.1080/00131857.2015.1004153</w:t>
        </w:r>
      </w:hyperlink>
      <w:r>
        <w:t>, 7/11, DTS)</w:t>
      </w:r>
    </w:p>
    <w:p w14:paraId="1FFB9635" w14:textId="5E3C737A" w:rsidR="005B2640" w:rsidRDefault="005B2640" w:rsidP="005B2640">
      <w:pPr>
        <w:rPr>
          <w:rStyle w:val="StyleUnderline"/>
        </w:rPr>
      </w:pPr>
      <w:r w:rsidRPr="00FD2A47">
        <w:rPr>
          <w:rStyle w:val="StyleUnderline"/>
          <w:highlight w:val="yellow"/>
        </w:rPr>
        <w:t>Learning</w:t>
      </w:r>
      <w:r w:rsidRPr="001D6A44">
        <w:rPr>
          <w:rStyle w:val="StyleUnderline"/>
        </w:rPr>
        <w:t xml:space="preserve"> as it </w:t>
      </w:r>
      <w:r w:rsidRPr="00FD2A47">
        <w:rPr>
          <w:rStyle w:val="StyleUnderline"/>
          <w:highlight w:val="yellow"/>
        </w:rPr>
        <w:t>is conceptualized</w:t>
      </w:r>
      <w:r w:rsidRPr="001D6A44">
        <w:rPr>
          <w:rStyle w:val="StyleUnderline"/>
        </w:rPr>
        <w:t xml:space="preserve"> today emphasizes the translation </w:t>
      </w:r>
      <w:r w:rsidRPr="00FD2A47">
        <w:rPr>
          <w:rStyle w:val="StyleUnderline"/>
          <w:highlight w:val="yellow"/>
        </w:rPr>
        <w:t>of potentiality</w:t>
      </w:r>
      <w:r w:rsidRPr="001D6A44">
        <w:rPr>
          <w:rStyle w:val="StyleUnderline"/>
        </w:rPr>
        <w:t xml:space="preserve"> into</w:t>
      </w:r>
      <w:r>
        <w:rPr>
          <w:rStyle w:val="StyleUnderline"/>
        </w:rPr>
        <w:t xml:space="preserve"> </w:t>
      </w:r>
      <w:r w:rsidRPr="001D6A44">
        <w:rPr>
          <w:rStyle w:val="StyleUnderline"/>
        </w:rPr>
        <w:t xml:space="preserve">actuality </w:t>
      </w:r>
      <w:r w:rsidRPr="00FD2A47">
        <w:rPr>
          <w:rStyle w:val="StyleUnderline"/>
          <w:highlight w:val="yellow"/>
        </w:rPr>
        <w:t>in</w:t>
      </w:r>
      <w:r w:rsidRPr="001D6A44">
        <w:rPr>
          <w:rStyle w:val="StyleUnderline"/>
        </w:rPr>
        <w:t xml:space="preserve"> the name of measurability, </w:t>
      </w:r>
      <w:r w:rsidRPr="00FD2A47">
        <w:rPr>
          <w:rStyle w:val="StyleUnderline"/>
          <w:highlight w:val="yellow"/>
        </w:rPr>
        <w:t>efficiency</w:t>
      </w:r>
      <w:r w:rsidRPr="001D6A44">
        <w:rPr>
          <w:rStyle w:val="StyleUnderline"/>
        </w:rPr>
        <w:t xml:space="preserve">, </w:t>
      </w:r>
      <w:r w:rsidRPr="00FD2A47">
        <w:rPr>
          <w:rStyle w:val="StyleUnderline"/>
          <w:highlight w:val="yellow"/>
        </w:rPr>
        <w:t>and improvement</w:t>
      </w:r>
      <w:r w:rsidRPr="001D6A44">
        <w:rPr>
          <w:rStyle w:val="StyleUnderline"/>
        </w:rPr>
        <w:t>. On this view,</w:t>
      </w:r>
      <w:r>
        <w:rPr>
          <w:rStyle w:val="StyleUnderline"/>
        </w:rPr>
        <w:t xml:space="preserve"> </w:t>
      </w:r>
      <w:r w:rsidRPr="00FD2A47">
        <w:rPr>
          <w:rStyle w:val="StyleUnderline"/>
          <w:highlight w:val="yellow"/>
        </w:rPr>
        <w:t>education</w:t>
      </w:r>
      <w:r w:rsidRPr="001D6A44">
        <w:rPr>
          <w:rStyle w:val="StyleUnderline"/>
        </w:rPr>
        <w:t xml:space="preserve"> </w:t>
      </w:r>
      <w:r w:rsidRPr="00FD2A47">
        <w:rPr>
          <w:rStyle w:val="StyleUnderline"/>
        </w:rPr>
        <w:t>is</w:t>
      </w:r>
      <w:r w:rsidRPr="001D6A44">
        <w:rPr>
          <w:rStyle w:val="StyleUnderline"/>
        </w:rPr>
        <w:t xml:space="preserve"> more or less a linear process that </w:t>
      </w:r>
      <w:r w:rsidRPr="00FD2A47">
        <w:rPr>
          <w:rStyle w:val="StyleUnderline"/>
          <w:highlight w:val="yellow"/>
        </w:rPr>
        <w:t>unfolds</w:t>
      </w:r>
      <w:r w:rsidRPr="001D6A44">
        <w:rPr>
          <w:rStyle w:val="StyleUnderline"/>
        </w:rPr>
        <w:t xml:space="preserve"> chronologically </w:t>
      </w:r>
      <w:r w:rsidRPr="00FD2A47">
        <w:rPr>
          <w:rStyle w:val="StyleUnderline"/>
          <w:highlight w:val="yellow"/>
        </w:rPr>
        <w:t>toward maximum outputs</w:t>
      </w:r>
      <w:r w:rsidRPr="001D6A44">
        <w:rPr>
          <w:rStyle w:val="StyleUnderline"/>
        </w:rPr>
        <w:t xml:space="preserve">. </w:t>
      </w:r>
      <w:r w:rsidRPr="001D6A44">
        <w:rPr>
          <w:sz w:val="16"/>
        </w:rPr>
        <w:t xml:space="preserve">But what happens when school time is seen as free time? How can learning be returned to a freedom which it seems to have sacrificed? We suggest that tinkering is an alternative educational logic to the dominance of learning. By tinkering, we do not mean the kind of purposeful tinkering which might now be found in any number of creative industries, but rather a tinkering let loose from ends (of profit). This would be tinkering as a kind of purposeless purposiveness, to borrow a phrase from Kant. </w:t>
      </w:r>
      <w:r w:rsidRPr="001D6A44">
        <w:rPr>
          <w:rStyle w:val="StyleUnderline"/>
        </w:rPr>
        <w:t>In this section of the article, we will posit tinkering as a kind of</w:t>
      </w:r>
      <w:r>
        <w:rPr>
          <w:rStyle w:val="StyleUnderline"/>
        </w:rPr>
        <w:t xml:space="preserve"> </w:t>
      </w:r>
      <w:r w:rsidRPr="001D6A44">
        <w:rPr>
          <w:rStyle w:val="StyleUnderline"/>
        </w:rPr>
        <w:t>suspension of learning, an interruption of any smooth, linear narrative that culminates</w:t>
      </w:r>
      <w:r>
        <w:rPr>
          <w:rStyle w:val="StyleUnderline"/>
        </w:rPr>
        <w:t xml:space="preserve"> </w:t>
      </w:r>
      <w:r w:rsidRPr="001D6A44">
        <w:rPr>
          <w:rStyle w:val="StyleUnderline"/>
        </w:rPr>
        <w:t>in measurable outcomes.</w:t>
      </w:r>
      <w:r>
        <w:rPr>
          <w:rStyle w:val="StyleUnderline"/>
        </w:rPr>
        <w:t xml:space="preserve"> </w:t>
      </w:r>
      <w:r w:rsidRPr="001D6A44">
        <w:rPr>
          <w:sz w:val="16"/>
        </w:rPr>
        <w:t xml:space="preserve">The time of tinkering is a time of interruption, where the rules prohibiting certain behaviors (‘Don’t play with fire!’ or ‘That does not belong there!’ or ‘That is not how you do it!’) are left idle. Indeed, what is most controversial about tinkering is that it transgresses a series of taken-for-granted laws that usually divide proper from improper behaviors. </w:t>
      </w:r>
      <w:r w:rsidRPr="00FD2A47">
        <w:rPr>
          <w:rStyle w:val="StyleUnderline"/>
          <w:highlight w:val="yellow"/>
        </w:rPr>
        <w:t>Suspension of</w:t>
      </w:r>
      <w:r w:rsidRPr="001D6A44">
        <w:rPr>
          <w:rStyle w:val="StyleUnderline"/>
        </w:rPr>
        <w:t xml:space="preserve"> these </w:t>
      </w:r>
      <w:r w:rsidRPr="00FD2A47">
        <w:rPr>
          <w:rStyle w:val="StyleUnderline"/>
          <w:highlight w:val="yellow"/>
        </w:rPr>
        <w:t>rules</w:t>
      </w:r>
      <w:r w:rsidRPr="001D6A44">
        <w:rPr>
          <w:rStyle w:val="StyleUnderline"/>
        </w:rPr>
        <w:t xml:space="preserve"> and laws </w:t>
      </w:r>
      <w:r w:rsidRPr="00FD2A47">
        <w:rPr>
          <w:rStyle w:val="StyleUnderline"/>
          <w:highlight w:val="yellow"/>
        </w:rPr>
        <w:t>offers</w:t>
      </w:r>
      <w:r w:rsidRPr="001D6A44">
        <w:rPr>
          <w:rStyle w:val="StyleUnderline"/>
        </w:rPr>
        <w:t xml:space="preserve"> a </w:t>
      </w:r>
      <w:r w:rsidRPr="00FD2A47">
        <w:rPr>
          <w:rStyle w:val="StyleUnderline"/>
          <w:highlight w:val="yellow"/>
        </w:rPr>
        <w:t xml:space="preserve">time of free use wherein time </w:t>
      </w:r>
      <w:r w:rsidRPr="00FD2A47">
        <w:rPr>
          <w:rStyle w:val="StyleUnderline"/>
        </w:rPr>
        <w:t>is</w:t>
      </w:r>
      <w:r w:rsidRPr="001D6A44">
        <w:rPr>
          <w:rStyle w:val="StyleUnderline"/>
        </w:rPr>
        <w:t xml:space="preserve"> no longer held above the tinkerer but rather </w:t>
      </w:r>
      <w:r w:rsidRPr="00FD2A47">
        <w:rPr>
          <w:rStyle w:val="StyleUnderline"/>
          <w:highlight w:val="yellow"/>
        </w:rPr>
        <w:t xml:space="preserve">returns as immanent to </w:t>
      </w:r>
      <w:r w:rsidRPr="00FD2A47">
        <w:rPr>
          <w:rStyle w:val="StyleUnderline"/>
        </w:rPr>
        <w:t xml:space="preserve">their </w:t>
      </w:r>
      <w:r w:rsidRPr="00FD2A47">
        <w:rPr>
          <w:rStyle w:val="StyleUnderline"/>
          <w:highlight w:val="yellow"/>
        </w:rPr>
        <w:t>actions</w:t>
      </w:r>
      <w:r w:rsidRPr="001D6A44">
        <w:rPr>
          <w:rStyle w:val="StyleUnderline"/>
        </w:rPr>
        <w:t xml:space="preserve">. Here, </w:t>
      </w:r>
      <w:r w:rsidRPr="00FD2A47">
        <w:rPr>
          <w:rStyle w:val="StyleUnderline"/>
          <w:highlight w:val="yellow"/>
        </w:rPr>
        <w:t>what is suspended</w:t>
      </w:r>
      <w:r w:rsidRPr="001D6A44">
        <w:rPr>
          <w:rStyle w:val="StyleUnderline"/>
        </w:rPr>
        <w:t xml:space="preserve"> </w:t>
      </w:r>
      <w:r w:rsidRPr="00FD2A47">
        <w:rPr>
          <w:rStyle w:val="StyleUnderline"/>
          <w:highlight w:val="yellow"/>
        </w:rPr>
        <w:t>are</w:t>
      </w:r>
      <w:r w:rsidRPr="001D6A44">
        <w:rPr>
          <w:rStyle w:val="StyleUnderline"/>
        </w:rPr>
        <w:t xml:space="preserve"> the everyday imperatives to produce optimally</w:t>
      </w:r>
      <w:r>
        <w:rPr>
          <w:rStyle w:val="StyleUnderline"/>
        </w:rPr>
        <w:t xml:space="preserve"> </w:t>
      </w:r>
      <w:r w:rsidRPr="00FD2A47">
        <w:rPr>
          <w:rStyle w:val="StyleUnderline"/>
          <w:highlight w:val="yellow"/>
        </w:rPr>
        <w:t>functioning/measurable</w:t>
      </w:r>
      <w:r w:rsidRPr="001D6A44">
        <w:rPr>
          <w:rStyle w:val="StyleUnderline"/>
        </w:rPr>
        <w:t xml:space="preserve">/quantifiable </w:t>
      </w:r>
      <w:r w:rsidRPr="00FD2A47">
        <w:rPr>
          <w:rStyle w:val="StyleUnderline"/>
          <w:highlight w:val="yellow"/>
        </w:rPr>
        <w:t>outcomes</w:t>
      </w:r>
      <w:r w:rsidRPr="001D6A44">
        <w:rPr>
          <w:rStyle w:val="StyleUnderline"/>
        </w:rPr>
        <w:t>. Instead of moving from potentiality to</w:t>
      </w:r>
      <w:r>
        <w:rPr>
          <w:rStyle w:val="StyleUnderline"/>
        </w:rPr>
        <w:t xml:space="preserve"> </w:t>
      </w:r>
      <w:r w:rsidRPr="001D6A44">
        <w:rPr>
          <w:rStyle w:val="StyleUnderline"/>
        </w:rPr>
        <w:t xml:space="preserve">actuality, </w:t>
      </w:r>
      <w:r w:rsidRPr="00FD2A47">
        <w:rPr>
          <w:rStyle w:val="StyleUnderline"/>
          <w:highlight w:val="yellow"/>
        </w:rPr>
        <w:t>tinkering lingers in a state of no longer merely play and not yet a fullfledged project</w:t>
      </w:r>
      <w:r w:rsidRPr="001D6A44">
        <w:rPr>
          <w:rStyle w:val="StyleUnderline"/>
        </w:rPr>
        <w:t xml:space="preserve"> with definable success conditions.</w:t>
      </w:r>
      <w:r>
        <w:rPr>
          <w:rStyle w:val="StyleUnderline"/>
        </w:rPr>
        <w:t xml:space="preserve"> </w:t>
      </w:r>
      <w:r w:rsidRPr="001D6A44">
        <w:rPr>
          <w:sz w:val="16"/>
        </w:rPr>
        <w:t xml:space="preserve">The very concept of ‘tinkering’ has a certain temporal dimension suggesting a loss of definitive ends, uncertainty of outcomes, and the simultaneous rhythms of withdrawing and progressing.2 Rather than marching forward toward the evaluation of the test or production of evidence of one’s effectiveness, </w:t>
      </w:r>
      <w:r w:rsidRPr="00FD2A47">
        <w:rPr>
          <w:rStyle w:val="StyleUnderline"/>
          <w:highlight w:val="yellow"/>
        </w:rPr>
        <w:t xml:space="preserve">tinkering </w:t>
      </w:r>
      <w:r w:rsidRPr="00FD2A47">
        <w:rPr>
          <w:rStyle w:val="StyleUnderline"/>
        </w:rPr>
        <w:t>suggests</w:t>
      </w:r>
      <w:r w:rsidRPr="001D6A44">
        <w:rPr>
          <w:rStyle w:val="StyleUnderline"/>
        </w:rPr>
        <w:t xml:space="preserve"> a practice of being</w:t>
      </w:r>
      <w:r>
        <w:rPr>
          <w:rStyle w:val="StyleUnderline"/>
        </w:rPr>
        <w:t xml:space="preserve"> </w:t>
      </w:r>
      <w:r w:rsidRPr="001D6A44">
        <w:rPr>
          <w:rStyle w:val="StyleUnderline"/>
        </w:rPr>
        <w:t xml:space="preserve">absorbed in the activity in and for itself, of finding pleasure in tinkering </w:t>
      </w:r>
      <w:r w:rsidRPr="00FD2A47">
        <w:rPr>
          <w:rStyle w:val="StyleUnderline"/>
          <w:highlight w:val="yellow"/>
        </w:rPr>
        <w:t>as</w:t>
      </w:r>
      <w:r w:rsidRPr="001D6A44">
        <w:rPr>
          <w:rStyle w:val="StyleUnderline"/>
        </w:rPr>
        <w:t xml:space="preserve"> what</w:t>
      </w:r>
      <w:r>
        <w:rPr>
          <w:rStyle w:val="StyleUnderline"/>
        </w:rPr>
        <w:t xml:space="preserve"> </w:t>
      </w:r>
      <w:r w:rsidRPr="001D6A44">
        <w:rPr>
          <w:rStyle w:val="StyleUnderline"/>
        </w:rPr>
        <w:t>Agamben (2000) might call a ‘</w:t>
      </w:r>
      <w:r w:rsidRPr="00FD2A47">
        <w:rPr>
          <w:rStyle w:val="StyleUnderline"/>
          <w:highlight w:val="yellow"/>
        </w:rPr>
        <w:t>pure means’</w:t>
      </w:r>
      <w:r w:rsidRPr="001D6A44">
        <w:rPr>
          <w:rStyle w:val="StyleUnderline"/>
        </w:rPr>
        <w:t>.</w:t>
      </w:r>
      <w:r w:rsidRPr="001D6A44">
        <w:rPr>
          <w:sz w:val="16"/>
        </w:rPr>
        <w:t xml:space="preserve">3 The end is no longer the priority so much as the experimentation with the present. </w:t>
      </w:r>
      <w:r w:rsidRPr="001D6A44">
        <w:rPr>
          <w:rStyle w:val="StyleUnderline"/>
        </w:rPr>
        <w:t>Even if one tinkers in order to achieve a</w:t>
      </w:r>
      <w:r>
        <w:rPr>
          <w:rStyle w:val="StyleUnderline"/>
        </w:rPr>
        <w:t xml:space="preserve"> </w:t>
      </w:r>
      <w:r w:rsidRPr="001D6A44">
        <w:rPr>
          <w:rStyle w:val="StyleUnderline"/>
        </w:rPr>
        <w:t xml:space="preserve">specific goal, what is unique about tinkering is that its </w:t>
      </w:r>
      <w:r w:rsidRPr="00FD2A47">
        <w:rPr>
          <w:rStyle w:val="StyleUnderline"/>
        </w:rPr>
        <w:t>meandering and its improvisational pacing push</w:t>
      </w:r>
      <w:r w:rsidRPr="001D6A44">
        <w:rPr>
          <w:rStyle w:val="StyleUnderline"/>
        </w:rPr>
        <w:t xml:space="preserve"> toward a goal while also delaying its eventual arrival. </w:t>
      </w:r>
      <w:r w:rsidRPr="001D6A44">
        <w:rPr>
          <w:sz w:val="16"/>
        </w:rPr>
        <w:t xml:space="preserve">In this sense, we can make a critical distinction between tinkering and ‘testing out’ or ‘trying out’. Both testing and trying are concerned with trial, evaluation, and eventual judgment. If testing means deciding upon, then tinkering with means experimenting with—the former erases what is potential while the latter retains a relationship to this potential indefinitely. In this sense, it is not uncommon to find ‘perpetual tinkerers’—those who resist closure, measure, or judgment over whatever they are doing. Outside of chronological unfolding (where ‘trying out’ pushes toward a future evaluation), tinkering is recursive and highly experimental. Indeed, it is an educational activity released from any towards. </w:t>
      </w:r>
      <w:r w:rsidRPr="001D6A44">
        <w:rPr>
          <w:rStyle w:val="StyleUnderline"/>
        </w:rPr>
        <w:t xml:space="preserve">What is most interesting about perpetual tinkering is this </w:t>
      </w:r>
      <w:r w:rsidRPr="00FD2A47">
        <w:rPr>
          <w:rStyle w:val="StyleUnderline"/>
          <w:highlight w:val="yellow"/>
        </w:rPr>
        <w:t>prolonged state</w:t>
      </w:r>
      <w:r w:rsidRPr="001D6A44">
        <w:rPr>
          <w:rStyle w:val="StyleUnderline"/>
        </w:rPr>
        <w:t xml:space="preserve"> of incubation</w:t>
      </w:r>
      <w:r>
        <w:rPr>
          <w:rStyle w:val="StyleUnderline"/>
        </w:rPr>
        <w:t xml:space="preserve"> </w:t>
      </w:r>
      <w:r w:rsidRPr="001D6A44">
        <w:rPr>
          <w:rStyle w:val="StyleUnderline"/>
        </w:rPr>
        <w:t xml:space="preserve">which, in the last instance, </w:t>
      </w:r>
      <w:r w:rsidRPr="00FD2A47">
        <w:rPr>
          <w:rStyle w:val="StyleUnderline"/>
          <w:highlight w:val="yellow"/>
        </w:rPr>
        <w:t>distances</w:t>
      </w:r>
      <w:r w:rsidRPr="001D6A44">
        <w:rPr>
          <w:rStyle w:val="StyleUnderline"/>
        </w:rPr>
        <w:t xml:space="preserve"> itself from the </w:t>
      </w:r>
      <w:r w:rsidRPr="00FD2A47">
        <w:rPr>
          <w:rStyle w:val="StyleUnderline"/>
          <w:highlight w:val="yellow"/>
        </w:rPr>
        <w:t>separations</w:t>
      </w:r>
      <w:r w:rsidRPr="001D6A44">
        <w:rPr>
          <w:rStyle w:val="StyleUnderline"/>
        </w:rPr>
        <w:t xml:space="preserve"> which define</w:t>
      </w:r>
      <w:r>
        <w:rPr>
          <w:rStyle w:val="StyleUnderline"/>
        </w:rPr>
        <w:t xml:space="preserve"> </w:t>
      </w:r>
      <w:r w:rsidRPr="001D6A44">
        <w:rPr>
          <w:rStyle w:val="StyleUnderline"/>
        </w:rPr>
        <w:t>learning.</w:t>
      </w:r>
      <w:r w:rsidRPr="001D6A44">
        <w:rPr>
          <w:sz w:val="16"/>
        </w:rPr>
        <w:t xml:space="preserve"> Such separations include before and after, novice and expert, student and graduate, uncertified and certified. In all cases, there is a linear chronology that unfolds and enables benchmarks of progress to be highlighted and emphasized. Yet, when one is a perpetual tinkerer one is an amateur who prefers not to fall within any of these categories, residing betwixt and between them in a state of educational indifference. But what is one actually tinkering with when one tinkers? </w:t>
      </w:r>
      <w:r w:rsidRPr="001D6A44">
        <w:rPr>
          <w:rStyle w:val="StyleUnderline"/>
        </w:rPr>
        <w:t>It is our contention that</w:t>
      </w:r>
      <w:r>
        <w:rPr>
          <w:rStyle w:val="StyleUnderline"/>
        </w:rPr>
        <w:t xml:space="preserve"> </w:t>
      </w:r>
      <w:r w:rsidRPr="00FD2A47">
        <w:rPr>
          <w:rStyle w:val="StyleUnderline"/>
          <w:highlight w:val="yellow"/>
        </w:rPr>
        <w:t>what opens up through tinkering is an object’s potentiality</w:t>
      </w:r>
      <w:r w:rsidRPr="001D6A44">
        <w:rPr>
          <w:rStyle w:val="StyleUnderline"/>
        </w:rPr>
        <w:t>. This potentiality is different</w:t>
      </w:r>
      <w:r>
        <w:rPr>
          <w:rStyle w:val="StyleUnderline"/>
        </w:rPr>
        <w:t xml:space="preserve"> </w:t>
      </w:r>
      <w:r w:rsidRPr="001D6A44">
        <w:rPr>
          <w:rStyle w:val="StyleUnderline"/>
        </w:rPr>
        <w:t xml:space="preserve">than what </w:t>
      </w:r>
      <w:r w:rsidRPr="00FD2A47">
        <w:rPr>
          <w:rStyle w:val="StyleUnderline"/>
        </w:rPr>
        <w:t>is</w:t>
      </w:r>
      <w:r w:rsidRPr="001D6A44">
        <w:rPr>
          <w:rStyle w:val="StyleUnderline"/>
        </w:rPr>
        <w:t xml:space="preserve"> normally understood by potentiality. </w:t>
      </w:r>
      <w:r w:rsidRPr="001D6A44">
        <w:rPr>
          <w:sz w:val="16"/>
        </w:rPr>
        <w:t>In educational circles, it is not uncommon to hear teachers and administrators speak of helping students ‘realize their full potential’ as if potentiality can ever be exhausted in any realized state. Speaking of potentiality, Agamben (1999) writes, ‘the tautology “it-will-occur-or-it-will-not-occur” is necessarily true as a whole, beyond the taking place of either of the two possibilities’ (p. 266). In such a tautological formulation, each alternative is returned back to a purely contingent state. Stated differently, in the tautology an event occurs and does not occur simultaneously</w:t>
      </w:r>
      <w:r w:rsidRPr="001D6A44">
        <w:rPr>
          <w:rStyle w:val="StyleUnderline"/>
        </w:rPr>
        <w:t>. To be in potential, an occurrence cannot foreclose upon its contingency</w:t>
      </w:r>
      <w:r>
        <w:rPr>
          <w:rStyle w:val="StyleUnderline"/>
        </w:rPr>
        <w:t xml:space="preserve"> </w:t>
      </w:r>
      <w:r w:rsidRPr="001D6A44">
        <w:rPr>
          <w:rStyle w:val="StyleUnderline"/>
        </w:rPr>
        <w:t xml:space="preserve">to not happen. Thus, </w:t>
      </w:r>
      <w:r w:rsidRPr="00FD2A47">
        <w:rPr>
          <w:rStyle w:val="StyleUnderline"/>
          <w:highlight w:val="yellow"/>
        </w:rPr>
        <w:t>potentiality is a suspension of</w:t>
      </w:r>
      <w:r w:rsidRPr="001D6A44">
        <w:rPr>
          <w:rStyle w:val="StyleUnderline"/>
        </w:rPr>
        <w:t xml:space="preserve"> distinctions such as occurrence and</w:t>
      </w:r>
      <w:r>
        <w:rPr>
          <w:rStyle w:val="StyleUnderline"/>
        </w:rPr>
        <w:t xml:space="preserve"> </w:t>
      </w:r>
      <w:r w:rsidRPr="001D6A44">
        <w:rPr>
          <w:rStyle w:val="StyleUnderline"/>
        </w:rPr>
        <w:t xml:space="preserve">non-occurrence, </w:t>
      </w:r>
      <w:r w:rsidRPr="00FD2A47">
        <w:rPr>
          <w:rStyle w:val="StyleUnderline"/>
          <w:highlight w:val="yellow"/>
        </w:rPr>
        <w:t>being and not being, in order to</w:t>
      </w:r>
      <w:r w:rsidRPr="001D6A44">
        <w:rPr>
          <w:rStyle w:val="StyleUnderline"/>
        </w:rPr>
        <w:t xml:space="preserve"> keep </w:t>
      </w:r>
      <w:r w:rsidRPr="00FD2A47">
        <w:rPr>
          <w:rStyle w:val="StyleUnderline"/>
          <w:highlight w:val="yellow"/>
        </w:rPr>
        <w:t>open a perpetual field of contingent possibilities</w:t>
      </w:r>
      <w:r w:rsidRPr="001D6A44">
        <w:rPr>
          <w:rStyle w:val="StyleUnderline"/>
        </w:rPr>
        <w:t xml:space="preserve">. </w:t>
      </w:r>
      <w:r w:rsidRPr="00FD2A47">
        <w:rPr>
          <w:rStyle w:val="StyleUnderline"/>
          <w:highlight w:val="yellow"/>
        </w:rPr>
        <w:t>Potentiality is</w:t>
      </w:r>
      <w:r w:rsidRPr="001D6A44">
        <w:rPr>
          <w:rStyle w:val="StyleUnderline"/>
        </w:rPr>
        <w:t xml:space="preserve"> therefore </w:t>
      </w:r>
      <w:r w:rsidRPr="00FD2A47">
        <w:rPr>
          <w:rStyle w:val="StyleUnderline"/>
          <w:highlight w:val="yellow"/>
        </w:rPr>
        <w:t>rooted in im-potentiality</w:t>
      </w:r>
      <w:r w:rsidRPr="001D6A44">
        <w:rPr>
          <w:rStyle w:val="StyleUnderline"/>
        </w:rPr>
        <w:t xml:space="preserve">, </w:t>
      </w:r>
      <w:r w:rsidRPr="00FD2A47">
        <w:rPr>
          <w:rStyle w:val="StyleUnderline"/>
        </w:rPr>
        <w:t>and</w:t>
      </w:r>
      <w:r w:rsidRPr="001D6A44">
        <w:rPr>
          <w:rStyle w:val="StyleUnderline"/>
        </w:rPr>
        <w:t xml:space="preserve"> their rhythmic</w:t>
      </w:r>
      <w:r>
        <w:rPr>
          <w:rStyle w:val="StyleUnderline"/>
        </w:rPr>
        <w:t xml:space="preserve"> </w:t>
      </w:r>
      <w:r w:rsidRPr="00FD2A47">
        <w:rPr>
          <w:rStyle w:val="StyleUnderline"/>
        </w:rPr>
        <w:t>sway</w:t>
      </w:r>
      <w:r w:rsidRPr="001D6A44">
        <w:rPr>
          <w:rStyle w:val="StyleUnderline"/>
        </w:rPr>
        <w:t xml:space="preserve"> is an im-potential state of being-and-not-being held together.</w:t>
      </w:r>
      <w:r w:rsidRPr="001D6A44">
        <w:rPr>
          <w:sz w:val="16"/>
        </w:rPr>
        <w:t xml:space="preserve">4 </w:t>
      </w:r>
      <w:r w:rsidRPr="001D6A44">
        <w:rPr>
          <w:rStyle w:val="StyleUnderline"/>
        </w:rPr>
        <w:t xml:space="preserve">To tinker with something is </w:t>
      </w:r>
      <w:r w:rsidRPr="00FD2A47">
        <w:rPr>
          <w:rStyle w:val="StyleUnderline"/>
        </w:rPr>
        <w:t>to open up</w:t>
      </w:r>
      <w:r w:rsidRPr="001D6A44">
        <w:rPr>
          <w:rStyle w:val="StyleUnderline"/>
        </w:rPr>
        <w:t xml:space="preserve"> that thing to its im-potentiality to be and</w:t>
      </w:r>
      <w:r>
        <w:rPr>
          <w:rStyle w:val="StyleUnderline"/>
        </w:rPr>
        <w:t xml:space="preserve"> </w:t>
      </w:r>
      <w:r w:rsidRPr="001D6A44">
        <w:rPr>
          <w:rStyle w:val="StyleUnderline"/>
        </w:rPr>
        <w:t>not to be.</w:t>
      </w:r>
      <w:r w:rsidRPr="001D6A44">
        <w:rPr>
          <w:sz w:val="16"/>
        </w:rPr>
        <w:t xml:space="preserve"> Here is a rather banal example. In shop class, a tinkerer may want to take apart a car engine just to see what a car engine in made of, how it functions. This activity might be formally identical in every way to an actual mechanic who also takes apart a car engine but this time with a specific purpose in mind: to fix the engine. With this goal firmly set, the mechanic is guided by a mental representation of a particular set of success conditions which guide his or her actions toward a specifically desirable outcome: a working motor. The present limit condition must be overcome in order to reach a more functional state wherein the car works as intended. The key difference here between the tinkerer and the mechanic is not that their behaviors, tools, or skills are different. Rather it is that the tinkerer releases the activity from its specific end. To tinker is to be a mechanic as not a mechanic. The instrumentality of the mechanic and the success conditions determining proper vs. improper, success vs. failure are suspended indefinitely. In this case, the engine both is and is not an engine simultaneously. And in this sense, tinkering transforms a useful object identified within the order of things as a particular object with particular uses that separate it from other things and uses. Being both an engine and not an engine simultaneously means that it is a toy. For Agamben (1993a), the toy is a peculiar kind of thing that ‘can be said to be withdrawn from all rules of use’ (p. 57). The toy holds within itself both being and not being without choosing either. To tinker is to transform an object of use or exchange into a toy … and toys are always ontological tautologies. The toy is the im-potential state of equipment. </w:t>
      </w:r>
      <w:r w:rsidRPr="00FD2A47">
        <w:rPr>
          <w:rStyle w:val="StyleUnderline"/>
          <w:highlight w:val="yellow"/>
        </w:rPr>
        <w:t xml:space="preserve">When </w:t>
      </w:r>
      <w:r w:rsidRPr="00FD2A47">
        <w:rPr>
          <w:rStyle w:val="StyleUnderline"/>
        </w:rPr>
        <w:t>things</w:t>
      </w:r>
      <w:r w:rsidRPr="00FD2A47">
        <w:rPr>
          <w:rStyle w:val="StyleUnderline"/>
          <w:highlight w:val="yellow"/>
        </w:rPr>
        <w:t xml:space="preserve">, laws, </w:t>
      </w:r>
      <w:r w:rsidRPr="00FD2A47">
        <w:rPr>
          <w:rStyle w:val="StyleUnderline"/>
        </w:rPr>
        <w:t>equipment</w:t>
      </w:r>
      <w:r w:rsidRPr="001D6A44">
        <w:rPr>
          <w:rStyle w:val="StyleUnderline"/>
        </w:rPr>
        <w:t>, and</w:t>
      </w:r>
      <w:r>
        <w:rPr>
          <w:rStyle w:val="StyleUnderline"/>
        </w:rPr>
        <w:t xml:space="preserve"> </w:t>
      </w:r>
      <w:r w:rsidRPr="001D6A44">
        <w:rPr>
          <w:rStyle w:val="StyleUnderline"/>
        </w:rPr>
        <w:t xml:space="preserve">signs </w:t>
      </w:r>
      <w:r w:rsidRPr="00FD2A47">
        <w:rPr>
          <w:rStyle w:val="StyleUnderline"/>
          <w:highlight w:val="yellow"/>
        </w:rPr>
        <w:t>are suspended from</w:t>
      </w:r>
      <w:r w:rsidRPr="001D6A44">
        <w:rPr>
          <w:rStyle w:val="StyleUnderline"/>
        </w:rPr>
        <w:t xml:space="preserve"> their use or </w:t>
      </w:r>
      <w:r w:rsidRPr="00FD2A47">
        <w:rPr>
          <w:rStyle w:val="StyleUnderline"/>
          <w:highlight w:val="yellow"/>
        </w:rPr>
        <w:t>exchange values</w:t>
      </w:r>
      <w:r w:rsidRPr="001D6A44">
        <w:rPr>
          <w:rStyle w:val="StyleUnderline"/>
        </w:rPr>
        <w:t xml:space="preserve"> in everyday life </w:t>
      </w:r>
      <w:r w:rsidRPr="00FD2A47">
        <w:rPr>
          <w:rStyle w:val="StyleUnderline"/>
          <w:highlight w:val="yellow"/>
        </w:rPr>
        <w:t>through</w:t>
      </w:r>
      <w:r w:rsidRPr="001D6A44">
        <w:rPr>
          <w:rStyle w:val="StyleUnderline"/>
        </w:rPr>
        <w:t xml:space="preserve"> the</w:t>
      </w:r>
      <w:r>
        <w:rPr>
          <w:rStyle w:val="StyleUnderline"/>
        </w:rPr>
        <w:t xml:space="preserve"> </w:t>
      </w:r>
      <w:r w:rsidRPr="001D6A44">
        <w:rPr>
          <w:rStyle w:val="StyleUnderline"/>
        </w:rPr>
        <w:t xml:space="preserve">work of </w:t>
      </w:r>
      <w:r w:rsidRPr="00FD2A47">
        <w:rPr>
          <w:rStyle w:val="StyleUnderline"/>
          <w:highlight w:val="yellow"/>
        </w:rPr>
        <w:t>tinkering</w:t>
      </w:r>
      <w:r w:rsidRPr="001D6A44">
        <w:rPr>
          <w:rStyle w:val="StyleUnderline"/>
        </w:rPr>
        <w:t xml:space="preserve">, then </w:t>
      </w:r>
      <w:r w:rsidRPr="00FD2A47">
        <w:rPr>
          <w:rStyle w:val="StyleUnderline"/>
          <w:highlight w:val="yellow"/>
        </w:rPr>
        <w:t>a new</w:t>
      </w:r>
      <w:r w:rsidRPr="001D6A44">
        <w:rPr>
          <w:rStyle w:val="StyleUnderline"/>
        </w:rPr>
        <w:t xml:space="preserve"> kind of </w:t>
      </w:r>
      <w:r w:rsidRPr="00FD2A47">
        <w:rPr>
          <w:rStyle w:val="StyleUnderline"/>
          <w:highlight w:val="yellow"/>
        </w:rPr>
        <w:t>freedom can be</w:t>
      </w:r>
      <w:r w:rsidRPr="001D6A44">
        <w:rPr>
          <w:rStyle w:val="StyleUnderline"/>
        </w:rPr>
        <w:t xml:space="preserve"> </w:t>
      </w:r>
      <w:r w:rsidRPr="00FD2A47">
        <w:rPr>
          <w:rStyle w:val="StyleUnderline"/>
          <w:highlight w:val="yellow"/>
        </w:rPr>
        <w:t>found</w:t>
      </w:r>
      <w:r w:rsidRPr="001D6A44">
        <w:rPr>
          <w:rStyle w:val="StyleUnderline"/>
        </w:rPr>
        <w:t xml:space="preserve"> in indeterminacy</w:t>
      </w:r>
      <w:r w:rsidRPr="001D6A44">
        <w:rPr>
          <w:sz w:val="16"/>
        </w:rPr>
        <w:t xml:space="preserve">. In this sense, the toy is a free thing. The engine, as a toy, is otherwise than an engine. </w:t>
      </w:r>
      <w:r w:rsidRPr="001D6A44">
        <w:rPr>
          <w:rStyle w:val="StyleUnderline"/>
        </w:rPr>
        <w:t>The inoperative nature of the thing that is being tinkered with enables the tinkerer to</w:t>
      </w:r>
      <w:r>
        <w:rPr>
          <w:rStyle w:val="StyleUnderline"/>
        </w:rPr>
        <w:t xml:space="preserve"> </w:t>
      </w:r>
      <w:r w:rsidRPr="001D6A44">
        <w:rPr>
          <w:rStyle w:val="StyleUnderline"/>
        </w:rPr>
        <w:t>experience this im-potentiality to be otherwise than</w:t>
      </w:r>
      <w:r w:rsidRPr="001D6A44">
        <w:rPr>
          <w:sz w:val="16"/>
        </w:rPr>
        <w:t xml:space="preserve">. Summarizing, Agamben (2007) speculates: Not in the monument, an object of archaeological and scholarly research, which preserves in time its practical, documentary character (its ‘material content’, Benjamin would have said); not in an antique, whose value is a function of its quantitative ageing; not in an archive document, which draws its value from its place in a chronology and a relationship of proximity and legality with the past event. The toy represents something more and something different from all these things. (p. 80) </w:t>
      </w:r>
      <w:r w:rsidRPr="001D6A44">
        <w:rPr>
          <w:rStyle w:val="StyleUnderline"/>
        </w:rPr>
        <w:t>But what is left when such significance, functionality, and form are left idle? Nothing</w:t>
      </w:r>
      <w:r>
        <w:rPr>
          <w:rStyle w:val="StyleUnderline"/>
        </w:rPr>
        <w:t xml:space="preserve"> </w:t>
      </w:r>
      <w:r w:rsidRPr="001D6A44">
        <w:rPr>
          <w:rStyle w:val="StyleUnderline"/>
        </w:rPr>
        <w:t>less than the im-potentiality for new historical modes of being to arise, for new profane</w:t>
      </w:r>
      <w:r>
        <w:rPr>
          <w:rStyle w:val="StyleUnderline"/>
        </w:rPr>
        <w:t xml:space="preserve"> </w:t>
      </w:r>
      <w:r w:rsidRPr="001D6A44">
        <w:rPr>
          <w:rStyle w:val="StyleUnderline"/>
        </w:rPr>
        <w:t>meanings to emerge.</w:t>
      </w:r>
      <w:r w:rsidRPr="001D6A44">
        <w:rPr>
          <w:sz w:val="16"/>
        </w:rPr>
        <w:t xml:space="preserve"> Tinkering is not concerned with monuments, antiques, or the archive (all of which transmit the past) so much as with the toy (which transmits nothing but its own im-potentiality or contingency). In sum, the im-potentiality of the toy can be characterized in relation to two unusual characteristics: neither … nor, and as not. Commenting on section nine of Heidegger’s Being and Time as well as proposition 6.44 of Ludwig Wittgenstein’s Tractatus, Agamben (1993b) writes, ‘In the principle of reason (“There is a reason why there is something rather than nothing”), what is essential is neither that something is (being) nor that something is not (nothingness, but that something is rather than nothingness)’ (p. 104). </w:t>
      </w:r>
      <w:r w:rsidRPr="00FD2A47">
        <w:rPr>
          <w:rStyle w:val="StyleUnderline"/>
          <w:highlight w:val="yellow"/>
        </w:rPr>
        <w:t>Im-potentiality</w:t>
      </w:r>
      <w:r w:rsidRPr="001D6A44">
        <w:rPr>
          <w:rStyle w:val="StyleUnderline"/>
        </w:rPr>
        <w:t xml:space="preserve"> is the fundamental ontology of</w:t>
      </w:r>
      <w:r>
        <w:rPr>
          <w:rStyle w:val="StyleUnderline"/>
        </w:rPr>
        <w:t xml:space="preserve"> </w:t>
      </w:r>
      <w:r w:rsidRPr="001D6A44">
        <w:rPr>
          <w:rStyle w:val="StyleUnderline"/>
        </w:rPr>
        <w:t xml:space="preserve">tinkering, and </w:t>
      </w:r>
      <w:r w:rsidRPr="00FD2A47">
        <w:rPr>
          <w:rStyle w:val="StyleUnderline"/>
          <w:highlight w:val="yellow"/>
        </w:rPr>
        <w:t>exists prior to</w:t>
      </w:r>
      <w:r w:rsidRPr="001D6A44">
        <w:rPr>
          <w:rStyle w:val="StyleUnderline"/>
        </w:rPr>
        <w:t xml:space="preserve"> an </w:t>
      </w:r>
      <w:r w:rsidRPr="00FD2A47">
        <w:rPr>
          <w:rStyle w:val="StyleUnderline"/>
          <w:highlight w:val="yellow"/>
        </w:rPr>
        <w:t>either/or logic</w:t>
      </w:r>
      <w:r w:rsidRPr="001D6A44">
        <w:rPr>
          <w:rStyle w:val="StyleUnderline"/>
        </w:rPr>
        <w:t xml:space="preserve"> </w:t>
      </w:r>
      <w:r w:rsidRPr="00FD2A47">
        <w:rPr>
          <w:rStyle w:val="StyleUnderline"/>
          <w:highlight w:val="yellow"/>
        </w:rPr>
        <w:t>that sets being and not being against one</w:t>
      </w:r>
      <w:r w:rsidRPr="001D6A44">
        <w:rPr>
          <w:rStyle w:val="StyleUnderline"/>
        </w:rPr>
        <w:t xml:space="preserve"> another </w:t>
      </w:r>
      <w:r w:rsidRPr="00FD2A47">
        <w:rPr>
          <w:rStyle w:val="StyleUnderline"/>
          <w:highlight w:val="yellow"/>
        </w:rPr>
        <w:t>in</w:t>
      </w:r>
      <w:r w:rsidRPr="001D6A44">
        <w:rPr>
          <w:rStyle w:val="StyleUnderline"/>
        </w:rPr>
        <w:t xml:space="preserve"> a kind of </w:t>
      </w:r>
      <w:r w:rsidRPr="00FD2A47">
        <w:rPr>
          <w:rStyle w:val="StyleUnderline"/>
          <w:highlight w:val="yellow"/>
        </w:rPr>
        <w:t>dialectical contestation</w:t>
      </w:r>
      <w:r w:rsidRPr="001D6A44">
        <w:rPr>
          <w:sz w:val="16"/>
        </w:rPr>
        <w:t xml:space="preserve">. Tinkering is therefore neither … nor. Think here of the engine from the above example which is neither an engine nor something else either. </w:t>
      </w:r>
      <w:r w:rsidRPr="001D6A44">
        <w:rPr>
          <w:rStyle w:val="StyleUnderline"/>
        </w:rPr>
        <w:t xml:space="preserve">It </w:t>
      </w:r>
      <w:r w:rsidRPr="00FD2A47">
        <w:rPr>
          <w:rStyle w:val="StyleUnderline"/>
          <w:highlight w:val="yellow"/>
        </w:rPr>
        <w:t>is an engine in suspension</w:t>
      </w:r>
      <w:r w:rsidRPr="001D6A44">
        <w:rPr>
          <w:rStyle w:val="StyleUnderline"/>
        </w:rPr>
        <w:t>, in a state of im-potentiality</w:t>
      </w:r>
      <w:r>
        <w:rPr>
          <w:rStyle w:val="StyleUnderline"/>
        </w:rPr>
        <w:t xml:space="preserve"> </w:t>
      </w:r>
      <w:r w:rsidRPr="001D6A44">
        <w:rPr>
          <w:rStyle w:val="StyleUnderline"/>
        </w:rPr>
        <w:t>where uses are left idle.</w:t>
      </w:r>
    </w:p>
    <w:p w14:paraId="5026E629" w14:textId="77777777" w:rsidR="009D4E9F" w:rsidRPr="001D6A44" w:rsidRDefault="009D4E9F" w:rsidP="009D4E9F">
      <w:pPr>
        <w:rPr>
          <w:rStyle w:val="StyleUnderline"/>
        </w:rPr>
      </w:pPr>
    </w:p>
    <w:p w14:paraId="55E038CF" w14:textId="0319E39C" w:rsidR="005B2640" w:rsidRDefault="008828A2" w:rsidP="005B2640">
      <w:pPr>
        <w:pStyle w:val="Heading2"/>
      </w:pPr>
      <w:r>
        <w:t>DA’s</w:t>
      </w:r>
    </w:p>
    <w:p w14:paraId="50357920" w14:textId="5CDF581C" w:rsidR="005B2640" w:rsidRPr="005B2640" w:rsidRDefault="005B2640" w:rsidP="005B2640">
      <w:pPr>
        <w:pStyle w:val="Heading3"/>
      </w:pPr>
      <w:r>
        <w:t>Risk assessment fails</w:t>
      </w:r>
    </w:p>
    <w:p w14:paraId="15F03F0F" w14:textId="77777777" w:rsidR="005B2640" w:rsidRPr="00AF0113" w:rsidRDefault="005B2640" w:rsidP="005B2640">
      <w:pPr>
        <w:pStyle w:val="Heading4"/>
      </w:pPr>
      <w:r>
        <w:t>Calculative risk assessment fails and leads to proliferation of risk management</w:t>
      </w:r>
    </w:p>
    <w:p w14:paraId="3CAFDE78" w14:textId="77777777" w:rsidR="005B2640" w:rsidRDefault="005B2640" w:rsidP="005B2640">
      <w:r w:rsidRPr="001A0223">
        <w:rPr>
          <w:rStyle w:val="Style13ptBold"/>
        </w:rPr>
        <w:t>Amoore and</w:t>
      </w:r>
      <w:r>
        <w:rPr>
          <w:rStyle w:val="Style13ptBold"/>
        </w:rPr>
        <w:t xml:space="preserve"> De Goede 2008 </w:t>
      </w:r>
      <w:r w:rsidRPr="001A0223">
        <w:t>(</w:t>
      </w:r>
      <w:r>
        <w:t xml:space="preserve">Louise and Marieke, Louise Amoore researches and teaches in the areas of global geopolitics and security, Marieke de Goede is Professor of Politics, with a focus on Europe in a Global Order, at the Department of Politics of the University of Amsterdam, where she co-directs the research group Transnational Configuration, Conflict and Governance, “Risk and The War on Terror”, 2005, </w:t>
      </w:r>
      <w:r w:rsidRPr="00AF0113">
        <w:t>https://www.taylorfrancis.com/books/e/9781134068364/chapters/10.4324%2F9780203927700-16</w:t>
      </w:r>
      <w:r>
        <w:t xml:space="preserve">)/AK47 </w:t>
      </w:r>
    </w:p>
    <w:p w14:paraId="41F66807" w14:textId="46B9A658" w:rsidR="005B2640" w:rsidRDefault="005B2640" w:rsidP="005B2640">
      <w:pPr>
        <w:rPr>
          <w:sz w:val="16"/>
        </w:rPr>
      </w:pPr>
      <w:r w:rsidRPr="008D58B7">
        <w:rPr>
          <w:sz w:val="16"/>
        </w:rPr>
        <w:t>According to Richard Ericson and Aaron Doyle (2004a: 141), ‘‘terro</w:t>
      </w:r>
      <w:r w:rsidRPr="00AF0113">
        <w:rPr>
          <w:rStyle w:val="StyleUnderline"/>
        </w:rPr>
        <w:t>rism strikes at the foundation of risk society.’’</w:t>
      </w:r>
      <w:r w:rsidRPr="008D58B7">
        <w:rPr>
          <w:sz w:val="16"/>
        </w:rPr>
        <w:t xml:space="preserve"> The </w:t>
      </w:r>
      <w:r w:rsidRPr="0068598A">
        <w:rPr>
          <w:rStyle w:val="Emphasis"/>
          <w:highlight w:val="yellow"/>
        </w:rPr>
        <w:t>risk society</w:t>
      </w:r>
      <w:r w:rsidRPr="00AF0113">
        <w:rPr>
          <w:rStyle w:val="Emphasis"/>
        </w:rPr>
        <w:t xml:space="preserve"> is </w:t>
      </w:r>
      <w:r w:rsidRPr="0068598A">
        <w:rPr>
          <w:rStyle w:val="Emphasis"/>
          <w:highlight w:val="yellow"/>
        </w:rPr>
        <w:t>characterized by</w:t>
      </w:r>
      <w:r w:rsidRPr="008D58B7">
        <w:rPr>
          <w:sz w:val="16"/>
        </w:rPr>
        <w:t xml:space="preserve"> a </w:t>
      </w:r>
      <w:r w:rsidRPr="0068598A">
        <w:rPr>
          <w:rStyle w:val="Emphasis"/>
          <w:highlight w:val="yellow"/>
        </w:rPr>
        <w:t>tendency</w:t>
      </w:r>
      <w:r w:rsidRPr="00AF0113">
        <w:rPr>
          <w:rStyle w:val="Emphasis"/>
        </w:rPr>
        <w:t xml:space="preserve"> </w:t>
      </w:r>
      <w:r w:rsidRPr="0068598A">
        <w:rPr>
          <w:rStyle w:val="Emphasis"/>
          <w:highlight w:val="yellow"/>
        </w:rPr>
        <w:t>to understand</w:t>
      </w:r>
      <w:r w:rsidRPr="00AF0113">
        <w:rPr>
          <w:rStyle w:val="Emphasis"/>
        </w:rPr>
        <w:t xml:space="preserve"> an increasing number of </w:t>
      </w:r>
      <w:r w:rsidRPr="0068598A">
        <w:rPr>
          <w:rStyle w:val="Emphasis"/>
          <w:highlight w:val="yellow"/>
        </w:rPr>
        <w:t>society’s ills</w:t>
      </w:r>
      <w:r w:rsidRPr="00AF0113">
        <w:rPr>
          <w:rStyle w:val="Emphasis"/>
        </w:rPr>
        <w:t xml:space="preserve"> and insecurities through the lens of risk</w:t>
      </w:r>
      <w:r w:rsidRPr="00AF0113">
        <w:rPr>
          <w:rStyle w:val="StyleUnderline"/>
        </w:rPr>
        <w:t xml:space="preserve">, </w:t>
      </w:r>
      <w:r w:rsidRPr="0068598A">
        <w:rPr>
          <w:rStyle w:val="StyleUnderline"/>
          <w:highlight w:val="yellow"/>
        </w:rPr>
        <w:t>in order to tame and eradicate them</w:t>
      </w:r>
      <w:r w:rsidRPr="00AF0113">
        <w:rPr>
          <w:rStyle w:val="StyleUnderline"/>
        </w:rPr>
        <w:t xml:space="preserve"> through calculative technologies.</w:t>
      </w:r>
      <w:r w:rsidRPr="008D58B7">
        <w:rPr>
          <w:sz w:val="16"/>
        </w:rPr>
        <w:t xml:space="preserve"> In this context, it is the sheer </w:t>
      </w:r>
      <w:r w:rsidRPr="00AF0113">
        <w:rPr>
          <w:rStyle w:val="StyleUnderline"/>
        </w:rPr>
        <w:t>unpredictability and incalculability</w:t>
      </w:r>
      <w:r w:rsidRPr="008D58B7">
        <w:rPr>
          <w:sz w:val="16"/>
        </w:rPr>
        <w:t xml:space="preserve"> of terrorist attack that, according to Ericson and Doyle, </w:t>
      </w:r>
      <w:r w:rsidRPr="00AF0113">
        <w:rPr>
          <w:rStyle w:val="StyleUnderline"/>
        </w:rPr>
        <w:t>presents</w:t>
      </w:r>
      <w:r w:rsidRPr="008D58B7">
        <w:rPr>
          <w:sz w:val="16"/>
        </w:rPr>
        <w:t xml:space="preserve"> ‘‘a stark reminder of </w:t>
      </w:r>
      <w:r w:rsidRPr="00AF0113">
        <w:rPr>
          <w:rStyle w:val="StyleUnderline"/>
        </w:rPr>
        <w:t xml:space="preserve">the </w:t>
      </w:r>
      <w:r w:rsidRPr="0068598A">
        <w:rPr>
          <w:rStyle w:val="StyleUnderline"/>
          <w:highlight w:val="yellow"/>
        </w:rPr>
        <w:t>limits</w:t>
      </w:r>
      <w:r w:rsidRPr="00AF0113">
        <w:rPr>
          <w:rStyle w:val="StyleUnderline"/>
        </w:rPr>
        <w:t xml:space="preserve"> to risk assessment</w:t>
      </w:r>
      <w:r w:rsidRPr="008D58B7">
        <w:rPr>
          <w:sz w:val="16"/>
        </w:rPr>
        <w:t xml:space="preserve"> and management’’ (see also Ericson, this volume). Put simply, </w:t>
      </w:r>
      <w:r w:rsidRPr="00AF0113">
        <w:rPr>
          <w:rStyle w:val="StyleUnderline"/>
        </w:rPr>
        <w:t xml:space="preserve">an event such as a terrorist attack </w:t>
      </w:r>
      <w:r w:rsidRPr="0068598A">
        <w:rPr>
          <w:rStyle w:val="StyleUnderline"/>
          <w:highlight w:val="yellow"/>
        </w:rPr>
        <w:t>serves to puncture the illusion</w:t>
      </w:r>
      <w:r w:rsidRPr="00AF0113">
        <w:rPr>
          <w:rStyle w:val="StyleUnderline"/>
        </w:rPr>
        <w:t xml:space="preserve"> of a fully managed risk and reminds us of the essential unknowability of the future</w:t>
      </w:r>
      <w:r w:rsidRPr="008D58B7">
        <w:rPr>
          <w:sz w:val="16"/>
        </w:rPr>
        <w:t xml:space="preserve">. As Wendy Larner discusses in this volume, a ‘‘global imaginary’’ of a new, dispersed and particularly unpredictable terrorism underpins the war on terror’s ambiguous relationship with the risk society (see also Mythen and Walklate 2006). Paradoxically, however, this </w:t>
      </w:r>
      <w:r w:rsidRPr="0068598A">
        <w:rPr>
          <w:rStyle w:val="StyleUnderline"/>
          <w:highlight w:val="yellow"/>
        </w:rPr>
        <w:t>recognition</w:t>
      </w:r>
      <w:r w:rsidRPr="00AF0113">
        <w:rPr>
          <w:rStyle w:val="StyleUnderline"/>
        </w:rPr>
        <w:t xml:space="preserve"> of incalculability</w:t>
      </w:r>
      <w:r w:rsidRPr="008D58B7">
        <w:rPr>
          <w:sz w:val="16"/>
        </w:rPr>
        <w:t xml:space="preserve"> </w:t>
      </w:r>
      <w:r w:rsidRPr="0068598A">
        <w:rPr>
          <w:rStyle w:val="Emphasis"/>
          <w:highlight w:val="yellow"/>
        </w:rPr>
        <w:t>does not lead to an abandonment of calculative techniques</w:t>
      </w:r>
      <w:r w:rsidRPr="008D58B7">
        <w:rPr>
          <w:sz w:val="16"/>
        </w:rPr>
        <w:t xml:space="preserve"> in favor of, for example, a political–philosophical recognition of the fragility of modern life. Indeed, the very </w:t>
      </w:r>
      <w:r w:rsidRPr="0083494A">
        <w:rPr>
          <w:rStyle w:val="StyleUnderline"/>
        </w:rPr>
        <w:t>advent of the idea of risk as a means of governing coincides with a security apparatus that</w:t>
      </w:r>
      <w:r w:rsidRPr="008D58B7">
        <w:rPr>
          <w:sz w:val="16"/>
        </w:rPr>
        <w:t xml:space="preserve"> no longer </w:t>
      </w:r>
      <w:r w:rsidRPr="0068598A">
        <w:rPr>
          <w:rStyle w:val="StyleUnderline"/>
          <w:highlight w:val="yellow"/>
        </w:rPr>
        <w:t>seeks to</w:t>
      </w:r>
      <w:r w:rsidRPr="008D58B7">
        <w:rPr>
          <w:sz w:val="16"/>
        </w:rPr>
        <w:t xml:space="preserve"> prevent, to order or to withhold, but instead to </w:t>
      </w:r>
      <w:r w:rsidRPr="0068598A">
        <w:rPr>
          <w:rStyle w:val="StyleUnderline"/>
          <w:highlight w:val="yellow"/>
        </w:rPr>
        <w:t>preempt</w:t>
      </w:r>
      <w:r w:rsidRPr="008D58B7">
        <w:rPr>
          <w:sz w:val="16"/>
        </w:rPr>
        <w:t xml:space="preserve">, to allow to play out, to make probabilistic judgments. Foucault’s question, posed some thirty years ago, remains the important one: ‘‘Can we say that the general economy of power in our societies is becoming a domain of security?’’ In his histories of the technologies of security, delivered at the Colle`ge de France, Foucault elucidates how the specific space of </w:t>
      </w:r>
      <w:r w:rsidRPr="0083494A">
        <w:rPr>
          <w:rStyle w:val="StyleUnderline"/>
        </w:rPr>
        <w:t>security refers to a ‘‘series of possible events;</w:t>
      </w:r>
      <w:r w:rsidRPr="008D58B7">
        <w:rPr>
          <w:sz w:val="16"/>
        </w:rPr>
        <w:t xml:space="preserve"> it refers to the </w:t>
      </w:r>
      <w:r w:rsidRPr="0068598A">
        <w:rPr>
          <w:rStyle w:val="Emphasis"/>
        </w:rPr>
        <w:t xml:space="preserve">temporal and </w:t>
      </w:r>
      <w:r w:rsidRPr="0068598A">
        <w:rPr>
          <w:rStyle w:val="Emphasis"/>
          <w:highlight w:val="yellow"/>
        </w:rPr>
        <w:t>the uncertain’’</w:t>
      </w:r>
      <w:r w:rsidRPr="008D58B7">
        <w:rPr>
          <w:sz w:val="16"/>
        </w:rPr>
        <w:t xml:space="preserve"> (2007: 20). Such an </w:t>
      </w:r>
      <w:r w:rsidRPr="0083494A">
        <w:rPr>
          <w:rStyle w:val="StyleUnderline"/>
        </w:rPr>
        <w:t>orientation to the uncertain future</w:t>
      </w:r>
      <w:r w:rsidRPr="008D58B7">
        <w:rPr>
          <w:sz w:val="16"/>
        </w:rPr>
        <w:t xml:space="preserve"> </w:t>
      </w:r>
      <w:r w:rsidRPr="0083494A">
        <w:rPr>
          <w:rStyle w:val="StyleUnderline"/>
        </w:rPr>
        <w:t>inhabits the very idea of risk</w:t>
      </w:r>
      <w:r w:rsidRPr="008D58B7">
        <w:rPr>
          <w:sz w:val="16"/>
        </w:rPr>
        <w:t xml:space="preserve">. In his delineation of practices of security from those of discipline, Foucault locates ‘‘the absolutely crucial notion of risk’’ (2007: 61). Working through a painstaking genealogy of smallpox, Foucault identifies new ‘‘fields of application and techniques’’ of risk. No longer did the </w:t>
      </w:r>
      <w:r w:rsidRPr="0083494A">
        <w:rPr>
          <w:rStyle w:val="StyleUnderline"/>
        </w:rPr>
        <w:t>management of disease</w:t>
      </w:r>
      <w:r w:rsidRPr="008D58B7">
        <w:rPr>
          <w:sz w:val="16"/>
        </w:rPr>
        <w:t xml:space="preserve"> ‘‘follow the previous practice of seeking purely and simply to nullify the disease [ </w:t>
      </w:r>
      <w:proofErr w:type="gramStart"/>
      <w:r w:rsidRPr="008D58B7">
        <w:rPr>
          <w:sz w:val="16"/>
        </w:rPr>
        <w:t>... ]</w:t>
      </w:r>
      <w:proofErr w:type="gramEnd"/>
      <w:r w:rsidRPr="008D58B7">
        <w:rPr>
          <w:sz w:val="16"/>
        </w:rPr>
        <w:t xml:space="preserve"> or to preventcontact between the sick and the healthy.’’ Instead, he </w:t>
      </w:r>
      <w:r w:rsidRPr="0083494A">
        <w:rPr>
          <w:rStyle w:val="StyleUnderline"/>
        </w:rPr>
        <w:t>notes ‘‘the emergence of a completely different problem’’</w:t>
      </w:r>
      <w:r w:rsidRPr="008D58B7">
        <w:rPr>
          <w:sz w:val="16"/>
        </w:rPr>
        <w:t xml:space="preserve"> that is concerned with ‘‘allowing circulations to take place, of controlling them, sifting the good and the bad, ensuring things are always in movement’’ (2007: 65; see also Walters 2006; Elden 2007; Lobo-Guerrero 2007). With the idea of risk is always already the possibility to govern on the very basis of uncertainty and mobility – via ‘‘</w:t>
      </w:r>
      <w:r w:rsidRPr="0068598A">
        <w:rPr>
          <w:rStyle w:val="StyleUnderline"/>
          <w:highlight w:val="yellow"/>
        </w:rPr>
        <w:t>differential risks</w:t>
      </w:r>
      <w:r w:rsidRPr="0083494A">
        <w:rPr>
          <w:rStyle w:val="StyleUnderline"/>
        </w:rPr>
        <w:t>,’’ ‘‘risk zones,’’ ‘‘different curves of normality’’</w:t>
      </w:r>
      <w:r w:rsidRPr="008D58B7">
        <w:rPr>
          <w:sz w:val="16"/>
        </w:rPr>
        <w:t xml:space="preserve"> (Foucault 2007: 63). In a system such as ATS, then, we find precisely the modes of </w:t>
      </w:r>
      <w:r w:rsidRPr="0083494A">
        <w:rPr>
          <w:rStyle w:val="StyleUnderline"/>
        </w:rPr>
        <w:t xml:space="preserve">risk management </w:t>
      </w:r>
      <w:r w:rsidRPr="0068598A">
        <w:rPr>
          <w:rStyle w:val="StyleUnderline"/>
          <w:highlight w:val="yellow"/>
        </w:rPr>
        <w:t>that foster new</w:t>
      </w:r>
      <w:r w:rsidRPr="0083494A">
        <w:rPr>
          <w:rStyle w:val="StyleUnderline"/>
        </w:rPr>
        <w:t xml:space="preserve"> and imaginative </w:t>
      </w:r>
      <w:r w:rsidRPr="0068598A">
        <w:rPr>
          <w:rStyle w:val="StyleUnderline"/>
          <w:highlight w:val="yellow"/>
        </w:rPr>
        <w:t>ways of</w:t>
      </w:r>
      <w:r w:rsidRPr="0083494A">
        <w:rPr>
          <w:rStyle w:val="StyleUnderline"/>
        </w:rPr>
        <w:t xml:space="preserve"> dealing with </w:t>
      </w:r>
      <w:r w:rsidRPr="0068598A">
        <w:rPr>
          <w:rStyle w:val="StyleUnderline"/>
          <w:highlight w:val="yellow"/>
        </w:rPr>
        <w:t>uncertainty</w:t>
      </w:r>
      <w:r w:rsidRPr="0083494A">
        <w:rPr>
          <w:rStyle w:val="StyleUnderline"/>
        </w:rPr>
        <w:t>,</w:t>
      </w:r>
      <w:r w:rsidRPr="008D58B7">
        <w:rPr>
          <w:sz w:val="16"/>
        </w:rPr>
        <w:t xml:space="preserve"> </w:t>
      </w:r>
      <w:r w:rsidRPr="0083494A">
        <w:rPr>
          <w:rStyle w:val="Emphasis"/>
        </w:rPr>
        <w:t xml:space="preserve">amounting to an </w:t>
      </w:r>
      <w:r w:rsidRPr="0068598A">
        <w:rPr>
          <w:rStyle w:val="Emphasis"/>
          <w:highlight w:val="yellow"/>
        </w:rPr>
        <w:t>intensification of</w:t>
      </w:r>
      <w:r w:rsidRPr="0083494A">
        <w:rPr>
          <w:rStyle w:val="Emphasis"/>
        </w:rPr>
        <w:t xml:space="preserve"> the search for </w:t>
      </w:r>
      <w:r w:rsidRPr="0068598A">
        <w:rPr>
          <w:rStyle w:val="Emphasis"/>
          <w:highlight w:val="yellow"/>
        </w:rPr>
        <w:t>anticipatory</w:t>
      </w:r>
      <w:r w:rsidRPr="0083494A">
        <w:rPr>
          <w:rStyle w:val="Emphasis"/>
        </w:rPr>
        <w:t xml:space="preserve"> </w:t>
      </w:r>
      <w:r w:rsidRPr="0068598A">
        <w:rPr>
          <w:rStyle w:val="Emphasis"/>
          <w:highlight w:val="yellow"/>
        </w:rPr>
        <w:t>decisionmaking</w:t>
      </w:r>
      <w:r w:rsidRPr="0083494A">
        <w:rPr>
          <w:rStyle w:val="Emphasis"/>
        </w:rPr>
        <w:t xml:space="preserve"> across all domains of social life</w:t>
      </w:r>
      <w:r w:rsidRPr="008D58B7">
        <w:rPr>
          <w:sz w:val="16"/>
        </w:rPr>
        <w:t xml:space="preserve">. As Aradau and van Munster discuss in this volume, and following Foucault’s insights, the </w:t>
      </w:r>
      <w:r w:rsidRPr="0068598A">
        <w:rPr>
          <w:rStyle w:val="StyleUnderline"/>
          <w:highlight w:val="yellow"/>
        </w:rPr>
        <w:t>deployment of risk</w:t>
      </w:r>
      <w:r w:rsidRPr="008D58B7">
        <w:rPr>
          <w:sz w:val="16"/>
        </w:rPr>
        <w:t xml:space="preserve"> in the war on terror is to be understood through the dispositif of Precaution: </w:t>
      </w:r>
      <w:r w:rsidRPr="000B5DF1">
        <w:rPr>
          <w:rStyle w:val="StyleUnderline"/>
        </w:rPr>
        <w:t xml:space="preserve">in which a </w:t>
      </w:r>
      <w:r w:rsidRPr="0068598A">
        <w:rPr>
          <w:rStyle w:val="StyleUnderline"/>
          <w:highlight w:val="yellow"/>
        </w:rPr>
        <w:t>desire for zero risk</w:t>
      </w:r>
      <w:r w:rsidRPr="000B5DF1">
        <w:rPr>
          <w:rStyle w:val="StyleUnderline"/>
        </w:rPr>
        <w:t xml:space="preserve"> </w:t>
      </w:r>
      <w:r w:rsidRPr="0068598A">
        <w:rPr>
          <w:rStyle w:val="StyleUnderline"/>
          <w:highlight w:val="yellow"/>
        </w:rPr>
        <w:t>joins a vision of</w:t>
      </w:r>
      <w:r w:rsidRPr="000B5DF1">
        <w:rPr>
          <w:rStyle w:val="StyleUnderline"/>
        </w:rPr>
        <w:t xml:space="preserve"> </w:t>
      </w:r>
      <w:r w:rsidRPr="0068598A">
        <w:rPr>
          <w:rStyle w:val="StyleUnderline"/>
          <w:highlight w:val="yellow"/>
        </w:rPr>
        <w:t>worst case scenarios</w:t>
      </w:r>
      <w:r w:rsidRPr="0068598A">
        <w:rPr>
          <w:sz w:val="16"/>
          <w:highlight w:val="yellow"/>
        </w:rPr>
        <w:t xml:space="preserve"> </w:t>
      </w:r>
      <w:r w:rsidRPr="0068598A">
        <w:rPr>
          <w:rStyle w:val="Emphasis"/>
          <w:highlight w:val="yellow"/>
        </w:rPr>
        <w:t>in order to enable preemptive action</w:t>
      </w:r>
      <w:r w:rsidRPr="000B5DF1">
        <w:rPr>
          <w:rStyle w:val="Emphasis"/>
        </w:rPr>
        <w:t xml:space="preserve"> against perceived terrorist threats</w:t>
      </w:r>
      <w:r w:rsidRPr="008D58B7">
        <w:rPr>
          <w:sz w:val="16"/>
        </w:rPr>
        <w:t xml:space="preserve">. </w:t>
      </w:r>
      <w:r w:rsidRPr="000B5DF1">
        <w:rPr>
          <w:rStyle w:val="StyleUnderline"/>
        </w:rPr>
        <w:t>Terrorism</w:t>
      </w:r>
      <w:r w:rsidRPr="008D58B7">
        <w:rPr>
          <w:sz w:val="16"/>
        </w:rPr>
        <w:t xml:space="preserve">, in other words, </w:t>
      </w:r>
      <w:r w:rsidRPr="000B5DF1">
        <w:rPr>
          <w:rStyle w:val="StyleUnderline"/>
        </w:rPr>
        <w:t xml:space="preserve">is </w:t>
      </w:r>
      <w:r w:rsidRPr="0068598A">
        <w:rPr>
          <w:rStyle w:val="StyleUnderline"/>
          <w:highlight w:val="yellow"/>
        </w:rPr>
        <w:t>understood to be ‘‘a risk beyond risk</w:t>
      </w:r>
      <w:r w:rsidRPr="000B5DF1">
        <w:rPr>
          <w:rStyle w:val="StyleUnderline"/>
        </w:rPr>
        <w:t>, of which we do not have, nor cannot have, the knowledge or the measure’’</w:t>
      </w:r>
      <w:r w:rsidRPr="008D58B7">
        <w:rPr>
          <w:sz w:val="16"/>
        </w:rPr>
        <w:t xml:space="preserve"> (Ewald 2002: 294, emphasis added). If </w:t>
      </w:r>
      <w:r w:rsidRPr="0068598A">
        <w:rPr>
          <w:rStyle w:val="Emphasis"/>
          <w:highlight w:val="yellow"/>
        </w:rPr>
        <w:t xml:space="preserve">no longer based on </w:t>
      </w:r>
      <w:r w:rsidRPr="0068598A">
        <w:rPr>
          <w:rStyle w:val="Emphasis"/>
        </w:rPr>
        <w:t>the</w:t>
      </w:r>
      <w:r w:rsidRPr="000B5DF1">
        <w:rPr>
          <w:rStyle w:val="Emphasis"/>
        </w:rPr>
        <w:t xml:space="preserve"> appearance of </w:t>
      </w:r>
      <w:r w:rsidRPr="0068598A">
        <w:rPr>
          <w:rStyle w:val="Emphasis"/>
          <w:highlight w:val="yellow"/>
        </w:rPr>
        <w:t>science and calculation</w:t>
      </w:r>
      <w:r w:rsidRPr="008D58B7">
        <w:rPr>
          <w:sz w:val="16"/>
        </w:rPr>
        <w:t xml:space="preserve">, what then provides the </w:t>
      </w:r>
      <w:r w:rsidRPr="000B5DF1">
        <w:rPr>
          <w:rStyle w:val="Emphasis"/>
        </w:rPr>
        <w:t>basis for security decisions in a politics of preemption</w:t>
      </w:r>
      <w:r w:rsidRPr="008D58B7">
        <w:rPr>
          <w:sz w:val="16"/>
        </w:rPr>
        <w:t xml:space="preserve">? </w:t>
      </w:r>
      <w:r w:rsidRPr="000B5DF1">
        <w:rPr>
          <w:rStyle w:val="StyleUnderline"/>
        </w:rPr>
        <w:t>Precautionary risk practices exceed the logic of (statistical) calculability and involve</w:t>
      </w:r>
      <w:r w:rsidRPr="008D58B7">
        <w:rPr>
          <w:sz w:val="16"/>
        </w:rPr>
        <w:t xml:space="preserve">, </w:t>
      </w:r>
      <w:r w:rsidRPr="000B5DF1">
        <w:rPr>
          <w:rStyle w:val="Emphasis"/>
        </w:rPr>
        <w:t xml:space="preserve">instead, </w:t>
      </w:r>
      <w:r w:rsidRPr="0068598A">
        <w:rPr>
          <w:rStyle w:val="Emphasis"/>
          <w:highlight w:val="yellow"/>
        </w:rPr>
        <w:t>imaginative</w:t>
      </w:r>
      <w:r w:rsidRPr="000B5DF1">
        <w:rPr>
          <w:rStyle w:val="Emphasis"/>
        </w:rPr>
        <w:t xml:space="preserve"> or ‘‘visionary’’ </w:t>
      </w:r>
      <w:r w:rsidRPr="0068598A">
        <w:rPr>
          <w:rStyle w:val="Emphasis"/>
          <w:highlight w:val="yellow"/>
        </w:rPr>
        <w:t xml:space="preserve">techniques such as </w:t>
      </w:r>
      <w:r w:rsidRPr="0068598A">
        <w:rPr>
          <w:rStyle w:val="Emphasis"/>
        </w:rPr>
        <w:t>stress testing</w:t>
      </w:r>
      <w:r w:rsidRPr="000B5DF1">
        <w:rPr>
          <w:rStyle w:val="Emphasis"/>
        </w:rPr>
        <w:t xml:space="preserve">, </w:t>
      </w:r>
      <w:r w:rsidRPr="0068598A">
        <w:rPr>
          <w:rStyle w:val="Emphasis"/>
          <w:highlight w:val="yellow"/>
        </w:rPr>
        <w:t>scenario planning and</w:t>
      </w:r>
      <w:r w:rsidRPr="000B5DF1">
        <w:rPr>
          <w:rStyle w:val="Emphasis"/>
        </w:rPr>
        <w:t xml:space="preserve"> disaster rehearsal </w:t>
      </w:r>
      <w:r w:rsidRPr="008D58B7">
        <w:rPr>
          <w:sz w:val="16"/>
        </w:rPr>
        <w:t xml:space="preserve">(O’Malley 2004: 5). </w:t>
      </w:r>
      <w:r w:rsidRPr="000B5DF1">
        <w:rPr>
          <w:rStyle w:val="StyleUnderline"/>
        </w:rPr>
        <w:t>Such imaginative new ways</w:t>
      </w:r>
      <w:r w:rsidRPr="008D58B7">
        <w:rPr>
          <w:sz w:val="16"/>
        </w:rPr>
        <w:t xml:space="preserve"> of dealing with uncertainty continue to </w:t>
      </w:r>
      <w:r w:rsidRPr="0068598A">
        <w:rPr>
          <w:rStyle w:val="StyleUnderline"/>
          <w:highlight w:val="yellow"/>
        </w:rPr>
        <w:t>deploy</w:t>
      </w:r>
      <w:r w:rsidRPr="000B5DF1">
        <w:rPr>
          <w:rStyle w:val="StyleUnderline"/>
        </w:rPr>
        <w:t xml:space="preserve"> the language of </w:t>
      </w:r>
      <w:r w:rsidRPr="0068598A">
        <w:rPr>
          <w:rStyle w:val="StyleUnderline"/>
          <w:highlight w:val="yellow"/>
        </w:rPr>
        <w:t>risk</w:t>
      </w:r>
      <w:r w:rsidRPr="000B5DF1">
        <w:rPr>
          <w:rStyle w:val="StyleUnderline"/>
        </w:rPr>
        <w:t xml:space="preserve">, while </w:t>
      </w:r>
      <w:r w:rsidRPr="0068598A">
        <w:rPr>
          <w:rStyle w:val="StyleUnderline"/>
          <w:highlight w:val="yellow"/>
        </w:rPr>
        <w:t>outstripping</w:t>
      </w:r>
      <w:r w:rsidRPr="000B5DF1">
        <w:rPr>
          <w:rStyle w:val="StyleUnderline"/>
        </w:rPr>
        <w:t xml:space="preserve">, in practice, </w:t>
      </w:r>
      <w:r w:rsidRPr="008D3262">
        <w:rPr>
          <w:rStyle w:val="StyleUnderline"/>
          <w:highlight w:val="yellow"/>
        </w:rPr>
        <w:t>established</w:t>
      </w:r>
      <w:r w:rsidRPr="000B5DF1">
        <w:rPr>
          <w:rStyle w:val="StyleUnderline"/>
        </w:rPr>
        <w:t xml:space="preserve"> technologies of risk </w:t>
      </w:r>
      <w:r w:rsidRPr="008D3262">
        <w:rPr>
          <w:rStyle w:val="StyleUnderline"/>
          <w:highlight w:val="yellow"/>
        </w:rPr>
        <w:t>calculation</w:t>
      </w:r>
      <w:r w:rsidRPr="008D58B7">
        <w:rPr>
          <w:sz w:val="16"/>
        </w:rPr>
        <w:t xml:space="preserve">. Certainly, there is historical precedent of the </w:t>
      </w:r>
      <w:r w:rsidRPr="008D3262">
        <w:rPr>
          <w:rStyle w:val="StyleUnderline"/>
          <w:highlight w:val="yellow"/>
        </w:rPr>
        <w:t>incorporation of</w:t>
      </w:r>
      <w:r w:rsidRPr="000B5DF1">
        <w:rPr>
          <w:rStyle w:val="StyleUnderline"/>
        </w:rPr>
        <w:t xml:space="preserve"> various </w:t>
      </w:r>
      <w:r w:rsidRPr="008D3262">
        <w:rPr>
          <w:rStyle w:val="StyleUnderline"/>
          <w:highlight w:val="yellow"/>
        </w:rPr>
        <w:t>uncertainties</w:t>
      </w:r>
      <w:r w:rsidRPr="008D58B7">
        <w:rPr>
          <w:sz w:val="16"/>
        </w:rPr>
        <w:t xml:space="preserve"> into risk governing practices. Bougen’s (2003) analysis of the </w:t>
      </w:r>
      <w:r w:rsidRPr="008D3262">
        <w:rPr>
          <w:rStyle w:val="StyleUnderline"/>
          <w:highlight w:val="yellow"/>
        </w:rPr>
        <w:t>new governability and profitability</w:t>
      </w:r>
      <w:r w:rsidRPr="000B5DF1">
        <w:rPr>
          <w:rStyle w:val="StyleUnderline"/>
        </w:rPr>
        <w:t xml:space="preserve"> of catastrophe risk</w:t>
      </w:r>
      <w:r w:rsidRPr="008D58B7">
        <w:rPr>
          <w:sz w:val="16"/>
        </w:rPr>
        <w:t xml:space="preserve"> (including earthquakes, hurricanes, strikes and terrorism) is one relevant example. Bougen (2003: 258) notes that rendering catastrophe insurable involves the deployment of techniques with ‘‘a particularly fragile connection to statistical technologies’’ that are perhaps better understood as ‘‘a special kind of alchemy’’ (cf. O’Malley 2002). Indeed, ATS itself has to be understood as one form of just such an alchemy: while both its proponents and its opponents have couched the program in terms of a </w:t>
      </w:r>
      <w:r w:rsidRPr="000B5DF1">
        <w:rPr>
          <w:rStyle w:val="Emphasis"/>
        </w:rPr>
        <w:t xml:space="preserve">risk assessment exercise, its most important methodology </w:t>
      </w:r>
      <w:r w:rsidRPr="008D3262">
        <w:rPr>
          <w:rStyle w:val="Emphasis"/>
          <w:highlight w:val="yellow"/>
        </w:rPr>
        <w:t>entails data mining and ‘‘link analysis</w:t>
      </w:r>
      <w:r w:rsidRPr="000B5DF1">
        <w:rPr>
          <w:rStyle w:val="Emphasis"/>
        </w:rPr>
        <w:t>,’’</w:t>
      </w:r>
      <w:r w:rsidRPr="008D58B7">
        <w:rPr>
          <w:sz w:val="16"/>
        </w:rPr>
        <w:t xml:space="preserve"> whereby passenger data are compared with data on terrorist suspects. First deployed in Las Vegas casinos in order to ban card-counting gamblers, </w:t>
      </w:r>
      <w:r w:rsidRPr="008D58B7">
        <w:rPr>
          <w:rStyle w:val="Emphasis"/>
        </w:rPr>
        <w:t xml:space="preserve">link analysis as a security technology </w:t>
      </w:r>
      <w:r w:rsidRPr="008D3262">
        <w:rPr>
          <w:rStyle w:val="Emphasis"/>
          <w:highlight w:val="yellow"/>
        </w:rPr>
        <w:t>entails imaginative and associative methodologies</w:t>
      </w:r>
      <w:r w:rsidRPr="008D58B7">
        <w:rPr>
          <w:rStyle w:val="Emphasis"/>
        </w:rPr>
        <w:t xml:space="preserve"> that </w:t>
      </w:r>
      <w:r w:rsidRPr="008D3262">
        <w:rPr>
          <w:rStyle w:val="Emphasis"/>
          <w:highlight w:val="yellow"/>
        </w:rPr>
        <w:t>accord</w:t>
      </w:r>
      <w:r w:rsidRPr="008D58B7">
        <w:rPr>
          <w:rStyle w:val="Emphasis"/>
        </w:rPr>
        <w:t xml:space="preserve"> </w:t>
      </w:r>
      <w:r w:rsidRPr="008D3262">
        <w:rPr>
          <w:rStyle w:val="Emphasis"/>
          <w:highlight w:val="yellow"/>
        </w:rPr>
        <w:t>dangerousness to particular individuals</w:t>
      </w:r>
      <w:r w:rsidRPr="008D58B7">
        <w:rPr>
          <w:rStyle w:val="Emphasis"/>
        </w:rPr>
        <w:t xml:space="preserve"> and </w:t>
      </w:r>
      <w:r w:rsidRPr="008D3262">
        <w:rPr>
          <w:rStyle w:val="Emphasis"/>
          <w:highlight w:val="yellow"/>
        </w:rPr>
        <w:t xml:space="preserve">that depart </w:t>
      </w:r>
      <w:r w:rsidRPr="008D3262">
        <w:rPr>
          <w:rStyle w:val="Emphasis"/>
        </w:rPr>
        <w:t>significantly</w:t>
      </w:r>
      <w:r w:rsidRPr="008D58B7">
        <w:rPr>
          <w:rStyle w:val="Emphasis"/>
        </w:rPr>
        <w:t xml:space="preserve"> </w:t>
      </w:r>
      <w:r w:rsidRPr="008D3262">
        <w:rPr>
          <w:rStyle w:val="Emphasis"/>
          <w:highlight w:val="yellow"/>
        </w:rPr>
        <w:t>from statistical risk</w:t>
      </w:r>
      <w:r w:rsidRPr="008D58B7">
        <w:rPr>
          <w:rStyle w:val="Emphasis"/>
        </w:rPr>
        <w:t xml:space="preserve"> calculation</w:t>
      </w:r>
      <w:r w:rsidRPr="008D58B7">
        <w:rPr>
          <w:sz w:val="16"/>
        </w:rPr>
        <w:t xml:space="preserve">. Similarly, it is precisely the algorithmic alchemists of 1990s </w:t>
      </w:r>
      <w:r w:rsidRPr="008D58B7">
        <w:rPr>
          <w:rStyle w:val="StyleUnderline"/>
        </w:rPr>
        <w:t>consumer data mining and profiling who now lead the ‘‘</w:t>
      </w:r>
      <w:r w:rsidRPr="008D3262">
        <w:rPr>
          <w:rStyle w:val="StyleUnderline"/>
          <w:highlight w:val="yellow"/>
        </w:rPr>
        <w:t>mathematical sciences role in homeland security’’</w:t>
      </w:r>
      <w:r w:rsidRPr="008D58B7">
        <w:rPr>
          <w:sz w:val="16"/>
        </w:rPr>
        <w:t xml:space="preserve"> (BMSA 2004). Commercial </w:t>
      </w:r>
      <w:r w:rsidRPr="008D58B7">
        <w:rPr>
          <w:rStyle w:val="StyleUnderline"/>
        </w:rPr>
        <w:t>techniques that were previously used to imagine and visualize an as-yet-unknown consumer are now actively in use to preempt the as-yet-unknown terrorist.</w:t>
      </w:r>
      <w:r w:rsidRPr="008D58B7">
        <w:rPr>
          <w:sz w:val="16"/>
        </w:rPr>
        <w:t xml:space="preserve"> While not without historical precedent, then, the invocation of imagination in dealing with terrorism risk, as analyzed in this volume by Mark Salter among others, entails novel practices of approaching and deploying risk. One of the central themes of this volume is the ways in </w:t>
      </w:r>
      <w:r w:rsidRPr="008D58B7">
        <w:rPr>
          <w:rStyle w:val="StyleUnderline"/>
        </w:rPr>
        <w:t>which ‘‘</w:t>
      </w:r>
      <w:r w:rsidRPr="008D3262">
        <w:rPr>
          <w:rStyle w:val="StyleUnderline"/>
          <w:highlight w:val="yellow"/>
        </w:rPr>
        <w:t>risk of terrorism’’</w:t>
      </w:r>
      <w:r w:rsidRPr="008D58B7">
        <w:rPr>
          <w:rStyle w:val="StyleUnderline"/>
        </w:rPr>
        <w:t xml:space="preserve"> both </w:t>
      </w:r>
      <w:r w:rsidRPr="008D3262">
        <w:rPr>
          <w:rStyle w:val="StyleUnderline"/>
          <w:highlight w:val="yellow"/>
        </w:rPr>
        <w:t>appropriates</w:t>
      </w:r>
      <w:r w:rsidRPr="008D58B7">
        <w:rPr>
          <w:rStyle w:val="StyleUnderline"/>
        </w:rPr>
        <w:t xml:space="preserve"> and </w:t>
      </w:r>
      <w:r w:rsidRPr="008D3262">
        <w:rPr>
          <w:rStyle w:val="StyleUnderline"/>
          <w:highlight w:val="yellow"/>
        </w:rPr>
        <w:t>exceeds established risk practice</w:t>
      </w:r>
      <w:r w:rsidRPr="008D58B7">
        <w:rPr>
          <w:rStyle w:val="StyleUnderline"/>
        </w:rPr>
        <w:t xml:space="preserve"> </w:t>
      </w:r>
      <w:r w:rsidRPr="008D3262">
        <w:rPr>
          <w:rStyle w:val="StyleUnderline"/>
          <w:highlight w:val="yellow"/>
        </w:rPr>
        <w:t>and</w:t>
      </w:r>
      <w:r w:rsidRPr="008D58B7">
        <w:rPr>
          <w:rStyle w:val="StyleUnderline"/>
        </w:rPr>
        <w:t xml:space="preserve"> deploys new calculative techniques as well as </w:t>
      </w:r>
      <w:r w:rsidRPr="008D3262">
        <w:rPr>
          <w:rStyle w:val="StyleUnderline"/>
          <w:highlight w:val="yellow"/>
        </w:rPr>
        <w:t>cultural imaginations</w:t>
      </w:r>
      <w:r w:rsidRPr="008D58B7">
        <w:rPr>
          <w:rStyle w:val="StyleUnderline"/>
        </w:rPr>
        <w:t xml:space="preserve"> in order to govern society.</w:t>
      </w:r>
      <w:r w:rsidRPr="008D58B7">
        <w:rPr>
          <w:sz w:val="16"/>
        </w:rPr>
        <w:t xml:space="preserve"> Drawing on, for example, the historical lineages of risk literature (see Aradau and van Munster, this volume) and border control (see Walters, this volume), this volume is able to explore both the novel norms of post 9/11 risk management and the ways in which it is already historically present. Through its empirical examples and theoretical reflections, the book seeks to unsettle the current limits of the risk literature, thinking differently about the politics of what is done in the name of risk.</w:t>
      </w:r>
    </w:p>
    <w:p w14:paraId="79160552" w14:textId="77777777" w:rsidR="008828A2" w:rsidRDefault="008828A2" w:rsidP="008828A2">
      <w:pPr>
        <w:pStyle w:val="Heading4"/>
        <w:rPr>
          <w:rStyle w:val="Style13ptBold"/>
          <w:b/>
        </w:rPr>
      </w:pPr>
      <w:r>
        <w:rPr>
          <w:rStyle w:val="Style13ptBold"/>
          <w:b/>
        </w:rPr>
        <w:t>Risk management bad</w:t>
      </w:r>
    </w:p>
    <w:p w14:paraId="5CD70B68" w14:textId="77777777" w:rsidR="008828A2" w:rsidRPr="008A6D94" w:rsidRDefault="008828A2" w:rsidP="008828A2">
      <w:r w:rsidRPr="00401600">
        <w:rPr>
          <w:rStyle w:val="Style13ptBold"/>
        </w:rPr>
        <w:t>Amoore 05</w:t>
      </w:r>
      <w:r>
        <w:t xml:space="preserve"> (Louise, Louise Amoore researches and teaches in the areas of global geopolitics and security. She has particular interests in how contemporary forms of data, analytics and risk management are changing the techniques of border control and security, “Biometric Borders: Governing Mobilites in the war on terror”, May 2005, Political Geography 25, </w:t>
      </w:r>
      <w:proofErr w:type="gramStart"/>
      <w:r>
        <w:t>https://www.sciencedirect.com/science/article/pii/S0962629806000217 )</w:t>
      </w:r>
      <w:proofErr w:type="gramEnd"/>
      <w:r>
        <w:t>/AK47</w:t>
      </w:r>
    </w:p>
    <w:p w14:paraId="40DD6EEC" w14:textId="77777777" w:rsidR="008828A2" w:rsidRPr="001A0223" w:rsidRDefault="008828A2" w:rsidP="008828A2">
      <w:pPr>
        <w:rPr>
          <w:sz w:val="16"/>
        </w:rPr>
      </w:pPr>
      <w:r w:rsidRPr="001A0223">
        <w:rPr>
          <w:sz w:val="16"/>
        </w:rPr>
        <w:t>Introduction: homeland security/borderland insecurity At</w:t>
      </w:r>
      <w:r w:rsidRPr="00613B0A">
        <w:rPr>
          <w:rStyle w:val="StyleUnderline"/>
        </w:rPr>
        <w:t xml:space="preserve"> a United States House subcommittee hearing</w:t>
      </w:r>
      <w:r w:rsidRPr="001A0223">
        <w:rPr>
          <w:sz w:val="16"/>
        </w:rPr>
        <w:t xml:space="preserve"> in February 2002, a panel of commercial information technology experts and management consultants were asked to give technical advice on how the war on terror might be fought using risk profiling techniques. The hearing </w:t>
      </w:r>
      <w:r w:rsidRPr="00613B0A">
        <w:rPr>
          <w:rStyle w:val="StyleUnderline"/>
        </w:rPr>
        <w:t>concluded that technologies designed to classify populations according to their degree of threat</w:t>
      </w:r>
      <w:r w:rsidRPr="001A0223">
        <w:rPr>
          <w:sz w:val="16"/>
        </w:rPr>
        <w:t xml:space="preserve"> e long available in the private commercial sector e </w:t>
      </w:r>
      <w:r w:rsidRPr="00613B0A">
        <w:rPr>
          <w:rStyle w:val="StyleUnderline"/>
        </w:rPr>
        <w:t>should be deployed at the service of border security</w:t>
      </w:r>
      <w:r w:rsidRPr="001A0223">
        <w:rPr>
          <w:sz w:val="16"/>
        </w:rPr>
        <w:t xml:space="preserve">. Indeed, the invited panel of </w:t>
      </w:r>
      <w:r w:rsidRPr="00EA6AA6">
        <w:rPr>
          <w:rStyle w:val="StyleUnderline"/>
          <w:highlight w:val="yellow"/>
        </w:rPr>
        <w:t>experts stated</w:t>
      </w:r>
      <w:r w:rsidRPr="00613B0A">
        <w:rPr>
          <w:rStyle w:val="StyleUnderline"/>
        </w:rPr>
        <w:t xml:space="preserve"> clearly that ‘</w:t>
      </w:r>
      <w:r w:rsidRPr="00EA6AA6">
        <w:rPr>
          <w:rStyle w:val="StyleUnderline"/>
          <w:highlight w:val="yellow"/>
        </w:rPr>
        <w:t>our enemies</w:t>
      </w:r>
      <w:r w:rsidRPr="00613B0A">
        <w:rPr>
          <w:rStyle w:val="StyleUnderline"/>
        </w:rPr>
        <w:t xml:space="preserve"> </w:t>
      </w:r>
      <w:r w:rsidRPr="00EA6AA6">
        <w:rPr>
          <w:rStyle w:val="StyleUnderline"/>
          <w:highlight w:val="yellow"/>
        </w:rPr>
        <w:t>are</w:t>
      </w:r>
      <w:r w:rsidRPr="00613B0A">
        <w:rPr>
          <w:rStyle w:val="StyleUnderline"/>
        </w:rPr>
        <w:t xml:space="preserve"> </w:t>
      </w:r>
      <w:r w:rsidRPr="00EA6AA6">
        <w:rPr>
          <w:rStyle w:val="StyleUnderline"/>
          <w:highlight w:val="yellow"/>
        </w:rPr>
        <w:t>hiding in open</w:t>
      </w:r>
      <w:r w:rsidRPr="00613B0A">
        <w:rPr>
          <w:rStyle w:val="StyleUnderline"/>
        </w:rPr>
        <w:t xml:space="preserve"> and available </w:t>
      </w:r>
      <w:r w:rsidRPr="00EA6AA6">
        <w:rPr>
          <w:rStyle w:val="StyleUnderline"/>
          <w:highlight w:val="yellow"/>
        </w:rPr>
        <w:t>information’</w:t>
      </w:r>
      <w:r w:rsidRPr="00613B0A">
        <w:rPr>
          <w:rStyle w:val="StyleUnderline"/>
        </w:rPr>
        <w:t xml:space="preserve"> and that, had surveillance and profiling techniques been in place, the events of 9/11 ‘could have been predicted and averted’</w:t>
      </w:r>
      <w:r w:rsidRPr="001A0223">
        <w:rPr>
          <w:sz w:val="16"/>
        </w:rPr>
        <w:t xml:space="preserve"> (Accenture, cited in Kestelyn, 2002, p. 8). In the immediate months following September 11, the </w:t>
      </w:r>
      <w:r w:rsidRPr="00EA6AA6">
        <w:rPr>
          <w:rStyle w:val="StyleUnderline"/>
          <w:highlight w:val="yellow"/>
        </w:rPr>
        <w:t>dilemmas</w:t>
      </w:r>
      <w:r w:rsidRPr="00613B0A">
        <w:rPr>
          <w:rStyle w:val="StyleUnderline"/>
        </w:rPr>
        <w:t xml:space="preserve"> of the war on terror </w:t>
      </w:r>
      <w:r w:rsidRPr="00622888">
        <w:rPr>
          <w:rStyle w:val="StyleUnderline"/>
          <w:highlight w:val="yellow"/>
        </w:rPr>
        <w:t>were</w:t>
      </w:r>
      <w:r w:rsidRPr="00613B0A">
        <w:rPr>
          <w:rStyle w:val="StyleUnderline"/>
        </w:rPr>
        <w:t xml:space="preserve"> being </w:t>
      </w:r>
      <w:r w:rsidRPr="00622888">
        <w:rPr>
          <w:rStyle w:val="StyleUnderline"/>
          <w:highlight w:val="yellow"/>
        </w:rPr>
        <w:t>framed</w:t>
      </w:r>
      <w:r w:rsidRPr="00613B0A">
        <w:rPr>
          <w:rStyle w:val="StyleUnderline"/>
        </w:rPr>
        <w:t xml:space="preserve"> </w:t>
      </w:r>
      <w:r w:rsidRPr="00622888">
        <w:rPr>
          <w:rStyle w:val="StyleUnderline"/>
          <w:highlight w:val="yellow"/>
        </w:rPr>
        <w:t>as problems of risk management</w:t>
      </w:r>
      <w:r w:rsidRPr="00613B0A">
        <w:rPr>
          <w:rStyle w:val="StyleUnderline"/>
        </w:rPr>
        <w:t xml:space="preserve">, </w:t>
      </w:r>
      <w:r w:rsidRPr="00622888">
        <w:rPr>
          <w:rStyle w:val="StyleUnderline"/>
          <w:highlight w:val="yellow"/>
        </w:rPr>
        <w:t>clearing the path</w:t>
      </w:r>
      <w:r w:rsidRPr="00613B0A">
        <w:rPr>
          <w:rStyle w:val="StyleUnderline"/>
        </w:rPr>
        <w:t xml:space="preserve"> </w:t>
      </w:r>
      <w:r w:rsidRPr="00622888">
        <w:rPr>
          <w:rStyle w:val="StyleUnderline"/>
          <w:highlight w:val="yellow"/>
        </w:rPr>
        <w:t>for</w:t>
      </w:r>
      <w:r w:rsidRPr="00613B0A">
        <w:rPr>
          <w:rStyle w:val="StyleUnderline"/>
        </w:rPr>
        <w:t xml:space="preserve"> a burgeoning homeland security market that was to have implications far beyond the US ‘homeland’</w:t>
      </w:r>
      <w:r w:rsidRPr="001A0223">
        <w:rPr>
          <w:sz w:val="16"/>
        </w:rPr>
        <w:t xml:space="preserve">. Two years on from the initial hearings, </w:t>
      </w:r>
      <w:r w:rsidRPr="00613B0A">
        <w:rPr>
          <w:rStyle w:val="StyleUnderline"/>
        </w:rPr>
        <w:t>the</w:t>
      </w:r>
      <w:r w:rsidRPr="001A0223">
        <w:rPr>
          <w:sz w:val="16"/>
        </w:rPr>
        <w:t xml:space="preserve"> US Department of Homeland Security (</w:t>
      </w:r>
      <w:r w:rsidRPr="00613B0A">
        <w:rPr>
          <w:rStyle w:val="StyleUnderline"/>
        </w:rPr>
        <w:t>DHS</w:t>
      </w:r>
      <w:r w:rsidRPr="001A0223">
        <w:rPr>
          <w:sz w:val="16"/>
        </w:rPr>
        <w:t xml:space="preserve">) announced the Smart Border Alliance, </w:t>
      </w:r>
      <w:r w:rsidRPr="00613B0A">
        <w:rPr>
          <w:rStyle w:val="StyleUnderline"/>
        </w:rPr>
        <w:t>headed</w:t>
      </w:r>
      <w:r w:rsidRPr="001A0223">
        <w:rPr>
          <w:sz w:val="16"/>
        </w:rPr>
        <w:t xml:space="preserve"> up by management consultants Accenture, as the prime contractors for </w:t>
      </w:r>
      <w:r w:rsidRPr="00622888">
        <w:rPr>
          <w:rStyle w:val="Emphasis"/>
          <w:highlight w:val="yellow"/>
        </w:rPr>
        <w:t>US VISIT</w:t>
      </w:r>
      <w:r w:rsidRPr="00622888">
        <w:rPr>
          <w:rStyle w:val="Emphasis"/>
        </w:rPr>
        <w:t>,1</w:t>
      </w:r>
      <w:r w:rsidRPr="00613B0A">
        <w:rPr>
          <w:rStyle w:val="Emphasis"/>
        </w:rPr>
        <w:t xml:space="preserve"> </w:t>
      </w:r>
      <w:r w:rsidRPr="00622888">
        <w:rPr>
          <w:rStyle w:val="Emphasis"/>
          <w:highlight w:val="yellow"/>
        </w:rPr>
        <w:t>a</w:t>
      </w:r>
      <w:r w:rsidRPr="00613B0A">
        <w:rPr>
          <w:rStyle w:val="Emphasis"/>
        </w:rPr>
        <w:t xml:space="preserve"> $US10 billion </w:t>
      </w:r>
      <w:r w:rsidRPr="00622888">
        <w:rPr>
          <w:rStyle w:val="Emphasis"/>
          <w:highlight w:val="yellow"/>
        </w:rPr>
        <w:t>project</w:t>
      </w:r>
      <w:r w:rsidRPr="00613B0A">
        <w:rPr>
          <w:rStyle w:val="Emphasis"/>
        </w:rPr>
        <w:t xml:space="preserve"> </w:t>
      </w:r>
      <w:r w:rsidRPr="00622888">
        <w:rPr>
          <w:rStyle w:val="Emphasis"/>
          <w:highlight w:val="yellow"/>
        </w:rPr>
        <w:t>to</w:t>
      </w:r>
      <w:r w:rsidRPr="00613B0A">
        <w:rPr>
          <w:rStyle w:val="Emphasis"/>
        </w:rPr>
        <w:t xml:space="preserve"> </w:t>
      </w:r>
      <w:r w:rsidRPr="00622888">
        <w:rPr>
          <w:rStyle w:val="Emphasis"/>
        </w:rPr>
        <w:t>restructure</w:t>
      </w:r>
      <w:r w:rsidRPr="00613B0A">
        <w:rPr>
          <w:rStyle w:val="Emphasis"/>
        </w:rPr>
        <w:t xml:space="preserve"> and </w:t>
      </w:r>
      <w:r w:rsidRPr="00622888">
        <w:rPr>
          <w:rStyle w:val="Emphasis"/>
          <w:highlight w:val="yellow"/>
        </w:rPr>
        <w:t>manage all</w:t>
      </w:r>
      <w:r w:rsidRPr="00613B0A">
        <w:rPr>
          <w:rStyle w:val="Emphasis"/>
        </w:rPr>
        <w:t xml:space="preserve"> aspects of </w:t>
      </w:r>
      <w:r w:rsidRPr="00622888">
        <w:rPr>
          <w:rStyle w:val="Emphasis"/>
          <w:highlight w:val="yellow"/>
        </w:rPr>
        <w:t>US air, land and sea port</w:t>
      </w:r>
      <w:r w:rsidRPr="00613B0A">
        <w:rPr>
          <w:rStyle w:val="Emphasis"/>
        </w:rPr>
        <w:t xml:space="preserve"> of </w:t>
      </w:r>
      <w:r w:rsidRPr="00622888">
        <w:rPr>
          <w:rStyle w:val="Emphasis"/>
          <w:highlight w:val="yellow"/>
        </w:rPr>
        <w:t>entry</w:t>
      </w:r>
      <w:r w:rsidRPr="00613B0A">
        <w:rPr>
          <w:rStyle w:val="Emphasis"/>
        </w:rPr>
        <w:t xml:space="preserve"> </w:t>
      </w:r>
      <w:r w:rsidRPr="00622888">
        <w:rPr>
          <w:rStyle w:val="Emphasis"/>
        </w:rPr>
        <w:t xml:space="preserve">security. </w:t>
      </w:r>
      <w:r w:rsidRPr="00622888">
        <w:rPr>
          <w:rStyle w:val="Emphasis"/>
          <w:highlight w:val="yellow"/>
        </w:rPr>
        <w:t>The</w:t>
      </w:r>
      <w:r w:rsidRPr="001A0223">
        <w:rPr>
          <w:sz w:val="16"/>
        </w:rPr>
        <w:t xml:space="preserve"> </w:t>
      </w:r>
      <w:r w:rsidRPr="00613B0A">
        <w:rPr>
          <w:rStyle w:val="Emphasis"/>
        </w:rPr>
        <w:t xml:space="preserve">US VISIT </w:t>
      </w:r>
      <w:r w:rsidRPr="00622888">
        <w:rPr>
          <w:rStyle w:val="Emphasis"/>
          <w:highlight w:val="yellow"/>
        </w:rPr>
        <w:t>programme</w:t>
      </w:r>
      <w:r w:rsidRPr="001A0223">
        <w:rPr>
          <w:sz w:val="16"/>
        </w:rPr>
        <w:t xml:space="preserve">, which I will use as my central point of discussion in this paper, </w:t>
      </w:r>
      <w:r w:rsidRPr="00622888">
        <w:rPr>
          <w:rStyle w:val="Emphasis"/>
          <w:highlight w:val="yellow"/>
        </w:rPr>
        <w:t>represents</w:t>
      </w:r>
      <w:r w:rsidRPr="00613B0A">
        <w:rPr>
          <w:rStyle w:val="Emphasis"/>
        </w:rPr>
        <w:t xml:space="preserve"> one discrete example of a more prevalent </w:t>
      </w:r>
      <w:r w:rsidRPr="00622888">
        <w:rPr>
          <w:rStyle w:val="Emphasis"/>
          <w:highlight w:val="yellow"/>
        </w:rPr>
        <w:t>phenomenon in the</w:t>
      </w:r>
      <w:r w:rsidRPr="00613B0A">
        <w:rPr>
          <w:rStyle w:val="Emphasis"/>
        </w:rPr>
        <w:t xml:space="preserve"> contemporary </w:t>
      </w:r>
      <w:r w:rsidRPr="00622888">
        <w:rPr>
          <w:rStyle w:val="Emphasis"/>
          <w:highlight w:val="yellow"/>
        </w:rPr>
        <w:t>war on terror: the proliferation</w:t>
      </w:r>
      <w:r w:rsidRPr="00613B0A">
        <w:rPr>
          <w:rStyle w:val="Emphasis"/>
        </w:rPr>
        <w:t xml:space="preserve"> </w:t>
      </w:r>
      <w:r w:rsidRPr="00622888">
        <w:rPr>
          <w:rStyle w:val="Emphasis"/>
          <w:highlight w:val="yellow"/>
        </w:rPr>
        <w:t>of risk management techniques</w:t>
      </w:r>
      <w:r w:rsidRPr="00613B0A">
        <w:rPr>
          <w:rStyle w:val="Emphasis"/>
        </w:rPr>
        <w:t xml:space="preserve"> as a means of </w:t>
      </w:r>
      <w:r w:rsidRPr="00622888">
        <w:rPr>
          <w:rStyle w:val="Emphasis"/>
          <w:highlight w:val="yellow"/>
        </w:rPr>
        <w:t>governing mobilities</w:t>
      </w:r>
      <w:r w:rsidRPr="001A0223">
        <w:rPr>
          <w:sz w:val="16"/>
        </w:rPr>
        <w:t xml:space="preserve">.2 Accenture’s </w:t>
      </w:r>
      <w:r w:rsidRPr="00613B0A">
        <w:rPr>
          <w:rStyle w:val="StyleUnderline"/>
        </w:rPr>
        <w:t>self-styled ‘virtual border’</w:t>
      </w:r>
      <w:r w:rsidRPr="001A0223">
        <w:rPr>
          <w:sz w:val="16"/>
        </w:rPr>
        <w:t>, they promise</w:t>
      </w:r>
      <w:r w:rsidRPr="00613B0A">
        <w:rPr>
          <w:rStyle w:val="StyleUnderline"/>
        </w:rPr>
        <w:t>, ‘is designed to operate far beyond US boundaries’</w:t>
      </w:r>
      <w:r w:rsidRPr="001A0223">
        <w:rPr>
          <w:sz w:val="16"/>
        </w:rPr>
        <w:t>, enabling the DHS to ‘</w:t>
      </w:r>
      <w:r w:rsidRPr="00622888">
        <w:rPr>
          <w:rStyle w:val="StyleUnderline"/>
        </w:rPr>
        <w:t>assess</w:t>
      </w:r>
      <w:r w:rsidRPr="00613B0A">
        <w:rPr>
          <w:rStyle w:val="StyleUnderline"/>
        </w:rPr>
        <w:t xml:space="preserve"> the security risks of all US-bound travellers and prevent </w:t>
      </w:r>
      <w:r w:rsidRPr="00622888">
        <w:rPr>
          <w:rStyle w:val="StyleUnderline"/>
        </w:rPr>
        <w:t>potential threats</w:t>
      </w:r>
      <w:r w:rsidRPr="00613B0A">
        <w:rPr>
          <w:rStyle w:val="StyleUnderline"/>
        </w:rPr>
        <w:t xml:space="preserve"> from reaching US borders’</w:t>
      </w:r>
      <w:r w:rsidRPr="001A0223">
        <w:rPr>
          <w:sz w:val="16"/>
        </w:rPr>
        <w:t xml:space="preserve"> (Accenture digital forum, 2004, p. 1). Under US VISIT, the </w:t>
      </w:r>
      <w:r w:rsidRPr="00622888">
        <w:rPr>
          <w:rStyle w:val="StyleUnderline"/>
          <w:highlight w:val="yellow"/>
        </w:rPr>
        <w:t>management</w:t>
      </w:r>
      <w:r w:rsidRPr="00613B0A">
        <w:rPr>
          <w:rStyle w:val="StyleUnderline"/>
        </w:rPr>
        <w:t xml:space="preserve"> of the border </w:t>
      </w:r>
      <w:r w:rsidRPr="00622888">
        <w:rPr>
          <w:rStyle w:val="StyleUnderline"/>
          <w:highlight w:val="yellow"/>
        </w:rPr>
        <w:t>cannot be understood</w:t>
      </w:r>
      <w:r w:rsidRPr="00613B0A">
        <w:rPr>
          <w:rStyle w:val="StyleUnderline"/>
        </w:rPr>
        <w:t xml:space="preserve"> </w:t>
      </w:r>
      <w:r w:rsidRPr="00622888">
        <w:rPr>
          <w:rStyle w:val="StyleUnderline"/>
          <w:highlight w:val="yellow"/>
        </w:rPr>
        <w:t>simply as a matter</w:t>
      </w:r>
      <w:r w:rsidRPr="00613B0A">
        <w:rPr>
          <w:rStyle w:val="StyleUnderline"/>
        </w:rPr>
        <w:t xml:space="preserve"> </w:t>
      </w:r>
      <w:r w:rsidRPr="00622888">
        <w:rPr>
          <w:rStyle w:val="StyleUnderline"/>
          <w:highlight w:val="yellow"/>
        </w:rPr>
        <w:t>of</w:t>
      </w:r>
      <w:r w:rsidRPr="00613B0A">
        <w:rPr>
          <w:rStyle w:val="StyleUnderline"/>
        </w:rPr>
        <w:t xml:space="preserve"> the </w:t>
      </w:r>
      <w:r w:rsidRPr="00622888">
        <w:rPr>
          <w:rStyle w:val="StyleUnderline"/>
          <w:highlight w:val="yellow"/>
        </w:rPr>
        <w:t>geopolitical policing</w:t>
      </w:r>
      <w:r w:rsidRPr="001A0223">
        <w:rPr>
          <w:sz w:val="16"/>
        </w:rPr>
        <w:t xml:space="preserve"> and disciplining of the movement of bodies across mapped space. Rather, </w:t>
      </w:r>
      <w:r w:rsidRPr="00613B0A">
        <w:rPr>
          <w:rStyle w:val="Emphasis"/>
        </w:rPr>
        <w:t xml:space="preserve">it is </w:t>
      </w:r>
      <w:r w:rsidRPr="00622888">
        <w:rPr>
          <w:rStyle w:val="Emphasis"/>
          <w:highlight w:val="yellow"/>
        </w:rPr>
        <w:t>more appropriately understood as</w:t>
      </w:r>
      <w:r w:rsidRPr="00613B0A">
        <w:rPr>
          <w:rStyle w:val="Emphasis"/>
        </w:rPr>
        <w:t xml:space="preserve"> a matter of </w:t>
      </w:r>
      <w:r w:rsidRPr="00622888">
        <w:rPr>
          <w:rStyle w:val="Emphasis"/>
          <w:highlight w:val="yellow"/>
        </w:rPr>
        <w:t>biopolitics</w:t>
      </w:r>
      <w:r w:rsidRPr="001A0223">
        <w:rPr>
          <w:sz w:val="16"/>
        </w:rPr>
        <w:t xml:space="preserve">, </w:t>
      </w:r>
      <w:r w:rsidRPr="00622888">
        <w:rPr>
          <w:rStyle w:val="Emphasis"/>
          <w:highlight w:val="yellow"/>
        </w:rPr>
        <w:t>as a mobile regulatory site</w:t>
      </w:r>
      <w:r w:rsidRPr="00613B0A">
        <w:rPr>
          <w:rStyle w:val="Emphasis"/>
        </w:rPr>
        <w:t xml:space="preserve"> through </w:t>
      </w:r>
      <w:r w:rsidRPr="00622888">
        <w:rPr>
          <w:rStyle w:val="Emphasis"/>
          <w:highlight w:val="yellow"/>
        </w:rPr>
        <w:t>which people’s</w:t>
      </w:r>
      <w:r w:rsidRPr="00613B0A">
        <w:rPr>
          <w:rStyle w:val="Emphasis"/>
        </w:rPr>
        <w:t xml:space="preserve"> everyday </w:t>
      </w:r>
      <w:r w:rsidRPr="00622888">
        <w:rPr>
          <w:rStyle w:val="Emphasis"/>
          <w:highlight w:val="yellow"/>
        </w:rPr>
        <w:t>lives can be made</w:t>
      </w:r>
      <w:r w:rsidRPr="00613B0A">
        <w:rPr>
          <w:rStyle w:val="Emphasis"/>
        </w:rPr>
        <w:t xml:space="preserve"> </w:t>
      </w:r>
      <w:r w:rsidRPr="00622888">
        <w:rPr>
          <w:rStyle w:val="Emphasis"/>
          <w:highlight w:val="yellow"/>
        </w:rPr>
        <w:t>amenable to intervention</w:t>
      </w:r>
      <w:r w:rsidRPr="00613B0A">
        <w:rPr>
          <w:rStyle w:val="Emphasis"/>
        </w:rPr>
        <w:t xml:space="preserve"> and management</w:t>
      </w:r>
      <w:r w:rsidRPr="001A0223">
        <w:rPr>
          <w:sz w:val="16"/>
        </w:rPr>
        <w:t xml:space="preserve">. In this paper I develop the concept of </w:t>
      </w:r>
      <w:r w:rsidRPr="00622888">
        <w:rPr>
          <w:rStyle w:val="StyleUnderline"/>
          <w:highlight w:val="yellow"/>
        </w:rPr>
        <w:t>the</w:t>
      </w:r>
      <w:r w:rsidRPr="00613B0A">
        <w:rPr>
          <w:rStyle w:val="StyleUnderline"/>
        </w:rPr>
        <w:t xml:space="preserve"> biometric border</w:t>
      </w:r>
      <w:r w:rsidRPr="001A0223">
        <w:rPr>
          <w:sz w:val="16"/>
        </w:rPr>
        <w:t xml:space="preserve"> in order to signal a dual-faced phenomenon in the contemporary war on terror: the </w:t>
      </w:r>
      <w:r w:rsidRPr="00622888">
        <w:rPr>
          <w:rStyle w:val="StyleUnderline"/>
          <w:highlight w:val="yellow"/>
        </w:rPr>
        <w:t>turn to</w:t>
      </w:r>
      <w:r w:rsidRPr="00613B0A">
        <w:rPr>
          <w:rStyle w:val="StyleUnderline"/>
        </w:rPr>
        <w:t xml:space="preserve"> digital </w:t>
      </w:r>
      <w:r w:rsidRPr="00622888">
        <w:rPr>
          <w:rStyle w:val="StyleUnderline"/>
          <w:highlight w:val="yellow"/>
        </w:rPr>
        <w:t>technologies</w:t>
      </w:r>
      <w:r w:rsidRPr="00613B0A">
        <w:rPr>
          <w:rStyle w:val="StyleUnderline"/>
        </w:rPr>
        <w:t xml:space="preserve">, </w:t>
      </w:r>
      <w:r w:rsidRPr="00622888">
        <w:rPr>
          <w:rStyle w:val="StyleUnderline"/>
          <w:highlight w:val="yellow"/>
        </w:rPr>
        <w:t>data</w:t>
      </w:r>
      <w:r w:rsidRPr="00613B0A">
        <w:rPr>
          <w:rStyle w:val="StyleUnderline"/>
        </w:rPr>
        <w:t xml:space="preserve"> </w:t>
      </w:r>
      <w:r w:rsidRPr="00622888">
        <w:rPr>
          <w:rStyle w:val="StyleUnderline"/>
          <w:highlight w:val="yellow"/>
        </w:rPr>
        <w:t>integration</w:t>
      </w:r>
      <w:r w:rsidRPr="00613B0A">
        <w:rPr>
          <w:rStyle w:val="StyleUnderline"/>
        </w:rPr>
        <w:t xml:space="preserve"> </w:t>
      </w:r>
      <w:r w:rsidRPr="00622888">
        <w:rPr>
          <w:rStyle w:val="StyleUnderline"/>
          <w:highlight w:val="yellow"/>
        </w:rPr>
        <w:t xml:space="preserve">and </w:t>
      </w:r>
      <w:r w:rsidRPr="00622888">
        <w:rPr>
          <w:rStyle w:val="StyleUnderline"/>
        </w:rPr>
        <w:t>managerial</w:t>
      </w:r>
      <w:r w:rsidRPr="00613B0A">
        <w:rPr>
          <w:rStyle w:val="StyleUnderline"/>
        </w:rPr>
        <w:t xml:space="preserve"> expertise</w:t>
      </w:r>
      <w:r w:rsidRPr="001A0223">
        <w:rPr>
          <w:sz w:val="16"/>
        </w:rPr>
        <w:t xml:space="preserve"> in the politics of border management; </w:t>
      </w:r>
      <w:r w:rsidRPr="00613B0A">
        <w:rPr>
          <w:rStyle w:val="StyleUnderline"/>
        </w:rPr>
        <w:t xml:space="preserve">and the </w:t>
      </w:r>
      <w:r w:rsidRPr="00622888">
        <w:rPr>
          <w:rStyle w:val="StyleUnderline"/>
          <w:highlight w:val="yellow"/>
        </w:rPr>
        <w:t>exercise of biopower</w:t>
      </w:r>
      <w:r w:rsidRPr="00613B0A">
        <w:rPr>
          <w:rStyle w:val="StyleUnderline"/>
        </w:rPr>
        <w:t xml:space="preserve"> such that the body itself is inscribed with</w:t>
      </w:r>
      <w:r w:rsidRPr="001A0223">
        <w:rPr>
          <w:sz w:val="16"/>
        </w:rPr>
        <w:t xml:space="preserve">, and </w:t>
      </w:r>
      <w:r w:rsidRPr="00622888">
        <w:rPr>
          <w:rStyle w:val="StyleUnderline"/>
          <w:highlight w:val="yellow"/>
        </w:rPr>
        <w:t>demarcates</w:t>
      </w:r>
      <w:r w:rsidRPr="00613B0A">
        <w:rPr>
          <w:rStyle w:val="StyleUnderline"/>
        </w:rPr>
        <w:t xml:space="preserve">, a continual </w:t>
      </w:r>
      <w:r w:rsidRPr="00622888">
        <w:rPr>
          <w:rStyle w:val="StyleUnderline"/>
          <w:highlight w:val="yellow"/>
        </w:rPr>
        <w:t>crossing</w:t>
      </w:r>
      <w:r w:rsidRPr="00613B0A">
        <w:rPr>
          <w:rStyle w:val="StyleUnderline"/>
        </w:rPr>
        <w:t xml:space="preserve"> </w:t>
      </w:r>
      <w:r w:rsidRPr="00622888">
        <w:rPr>
          <w:rStyle w:val="StyleUnderline"/>
          <w:highlight w:val="yellow"/>
        </w:rPr>
        <w:t>of</w:t>
      </w:r>
      <w:r w:rsidRPr="00613B0A">
        <w:rPr>
          <w:rStyle w:val="StyleUnderline"/>
        </w:rPr>
        <w:t xml:space="preserve"> multiple </w:t>
      </w:r>
      <w:r w:rsidRPr="00622888">
        <w:rPr>
          <w:rStyle w:val="StyleUnderline"/>
          <w:highlight w:val="yellow"/>
        </w:rPr>
        <w:t>encoded borders</w:t>
      </w:r>
      <w:r w:rsidRPr="00613B0A">
        <w:rPr>
          <w:rStyle w:val="StyleUnderline"/>
        </w:rPr>
        <w:t xml:space="preserve"> e social, </w:t>
      </w:r>
      <w:r w:rsidRPr="00622888">
        <w:rPr>
          <w:rStyle w:val="StyleUnderline"/>
          <w:highlight w:val="yellow"/>
        </w:rPr>
        <w:t>legal, gendered, racialized and so on</w:t>
      </w:r>
      <w:r w:rsidRPr="001A0223">
        <w:rPr>
          <w:sz w:val="16"/>
        </w:rPr>
        <w:t xml:space="preserve">. The term </w:t>
      </w:r>
      <w:r w:rsidRPr="00613B0A">
        <w:rPr>
          <w:rStyle w:val="StyleUnderline"/>
        </w:rPr>
        <w:t>biometric border</w:t>
      </w:r>
      <w:r w:rsidRPr="001A0223">
        <w:rPr>
          <w:sz w:val="16"/>
        </w:rPr>
        <w:t xml:space="preserve">, now part of the lingua franca of the risk consultants and the government departments charged with fighting the war on terror, has yet to be analysed critically in terms of how it is being deployed. As a manifestation of what Walters (2002, p. 571) calls the ‘biopolitical 1 United States Visitor and Immigrant Status Indicator Technology. 2 The research discussed here focuses specifically on the deployment of technologies for the governing of the mobility of people. However, the implications for the governing of the mobility of money/finance (see Amoore &amp; de Goede, 2005; De Goede, 2003); and the mobility of goods are significant. L. Amoore / Political Geography 25 (2006) 336e351 337 border’, biometric borders extend the governing of mobility into domains that regulate multiple aspects of daily life. </w:t>
      </w:r>
      <w:r w:rsidRPr="00622888">
        <w:rPr>
          <w:rStyle w:val="Emphasis"/>
          <w:highlight w:val="yellow"/>
        </w:rPr>
        <w:t>Subject to biopower</w:t>
      </w:r>
      <w:r w:rsidRPr="001A0223">
        <w:rPr>
          <w:sz w:val="16"/>
        </w:rPr>
        <w:t xml:space="preserve">, </w:t>
      </w:r>
      <w:r w:rsidRPr="00613B0A">
        <w:rPr>
          <w:rStyle w:val="StyleUnderline"/>
        </w:rPr>
        <w:t xml:space="preserve">the </w:t>
      </w:r>
      <w:r w:rsidRPr="00622888">
        <w:rPr>
          <w:rStyle w:val="StyleUnderline"/>
        </w:rPr>
        <w:t>crossing of</w:t>
      </w:r>
      <w:r w:rsidRPr="00613B0A">
        <w:rPr>
          <w:rStyle w:val="StyleUnderline"/>
        </w:rPr>
        <w:t xml:space="preserve"> a physical territorial border is only one border crossing in a limitless series of </w:t>
      </w:r>
      <w:r w:rsidRPr="00622888">
        <w:rPr>
          <w:rStyle w:val="StyleUnderline"/>
          <w:highlight w:val="yellow"/>
        </w:rPr>
        <w:t>journeys</w:t>
      </w:r>
      <w:r w:rsidRPr="00613B0A">
        <w:rPr>
          <w:rStyle w:val="StyleUnderline"/>
        </w:rPr>
        <w:t xml:space="preserve"> that </w:t>
      </w:r>
      <w:r w:rsidRPr="00622888">
        <w:rPr>
          <w:rStyle w:val="StyleUnderline"/>
          <w:highlight w:val="yellow"/>
        </w:rPr>
        <w:t>traverse</w:t>
      </w:r>
      <w:r w:rsidRPr="001A0223">
        <w:rPr>
          <w:sz w:val="16"/>
        </w:rPr>
        <w:t xml:space="preserve"> and inscribe </w:t>
      </w:r>
      <w:r w:rsidRPr="00613B0A">
        <w:rPr>
          <w:rStyle w:val="StyleUnderline"/>
        </w:rPr>
        <w:t xml:space="preserve">the </w:t>
      </w:r>
      <w:r w:rsidRPr="00622888">
        <w:rPr>
          <w:rStyle w:val="StyleUnderline"/>
          <w:highlight w:val="yellow"/>
        </w:rPr>
        <w:t>boundaries of safe/dangerous, civil/uncivil, legitimate</w:t>
      </w:r>
      <w:r w:rsidRPr="00613B0A">
        <w:rPr>
          <w:rStyle w:val="StyleUnderline"/>
        </w:rPr>
        <w:t xml:space="preserve"> </w:t>
      </w:r>
      <w:r w:rsidRPr="00622888">
        <w:rPr>
          <w:rStyle w:val="StyleUnderline"/>
          <w:highlight w:val="yellow"/>
        </w:rPr>
        <w:t>traveller/illegal migrant</w:t>
      </w:r>
      <w:r w:rsidRPr="001A0223">
        <w:rPr>
          <w:sz w:val="16"/>
        </w:rPr>
        <w:t xml:space="preserve">. In part, then, </w:t>
      </w:r>
      <w:r w:rsidRPr="00613B0A">
        <w:rPr>
          <w:rStyle w:val="StyleUnderline"/>
        </w:rPr>
        <w:t>the biometric border signals a new and important geographical imagining of the border, interpreted in the literature as symptomatic of both decentred and outsourced forms of state and the contradictions of contemporary global capital</w:t>
      </w:r>
      <w:r w:rsidRPr="001A0223">
        <w:rPr>
          <w:sz w:val="16"/>
        </w:rPr>
        <w:t xml:space="preserve"> (see Hyndman, 1997; Newman, 2001). Yet, it is not simply the emergence of new border regimes but the performing of the idea of the biometric border that is becoming so central to the technologies of the war on terror. Rather as Dear and Lucero (2005, p. 317) suggest in their discussion of the Bajalta California borderlands, ‘la frontera porta´til is everywhere’. In effect, the biometric border is the portable border par excellence, carried by mobile bodies at the very same time as it is deployed to divide bodies at international boundaries, airports, railway stations, on subways or city streets, in the office or the neighbourhood. </w:t>
      </w:r>
      <w:r w:rsidRPr="00613B0A">
        <w:rPr>
          <w:rStyle w:val="StyleUnderline"/>
        </w:rPr>
        <w:t xml:space="preserve">The work of the </w:t>
      </w:r>
      <w:r w:rsidRPr="00622888">
        <w:rPr>
          <w:rStyle w:val="StyleUnderline"/>
          <w:highlight w:val="yellow"/>
        </w:rPr>
        <w:t>biometric border</w:t>
      </w:r>
      <w:r w:rsidRPr="00613B0A">
        <w:rPr>
          <w:rStyle w:val="StyleUnderline"/>
        </w:rPr>
        <w:t xml:space="preserve"> is thus the work of </w:t>
      </w:r>
      <w:r w:rsidRPr="00622888">
        <w:rPr>
          <w:rStyle w:val="StyleUnderline"/>
          <w:highlight w:val="yellow"/>
        </w:rPr>
        <w:t>redefining</w:t>
      </w:r>
      <w:r w:rsidRPr="001A0223">
        <w:rPr>
          <w:sz w:val="16"/>
        </w:rPr>
        <w:t xml:space="preserve"> what Bigo (2001, p. 112) calls the ‘</w:t>
      </w:r>
      <w:r w:rsidRPr="001A0223">
        <w:rPr>
          <w:rStyle w:val="Emphasis"/>
        </w:rPr>
        <w:t xml:space="preserve">Mo¨bius ribbon’ of </w:t>
      </w:r>
      <w:r w:rsidRPr="00622888">
        <w:rPr>
          <w:rStyle w:val="Emphasis"/>
        </w:rPr>
        <w:t>internal</w:t>
      </w:r>
      <w:r w:rsidRPr="001A0223">
        <w:rPr>
          <w:rStyle w:val="Emphasis"/>
        </w:rPr>
        <w:t xml:space="preserve"> and </w:t>
      </w:r>
      <w:r w:rsidRPr="00622888">
        <w:rPr>
          <w:rStyle w:val="Emphasis"/>
        </w:rPr>
        <w:t>external security</w:t>
      </w:r>
      <w:r w:rsidRPr="001A0223">
        <w:rPr>
          <w:rStyle w:val="Emphasis"/>
        </w:rPr>
        <w:t>, such that ‘</w:t>
      </w:r>
      <w:r w:rsidRPr="00622888">
        <w:rPr>
          <w:rStyle w:val="Emphasis"/>
          <w:highlight w:val="yellow"/>
        </w:rPr>
        <w:t>internal and external</w:t>
      </w:r>
      <w:r w:rsidRPr="001A0223">
        <w:rPr>
          <w:rStyle w:val="Emphasis"/>
        </w:rPr>
        <w:t xml:space="preserve"> </w:t>
      </w:r>
      <w:r w:rsidRPr="00622888">
        <w:rPr>
          <w:rStyle w:val="Emphasis"/>
          <w:highlight w:val="yellow"/>
        </w:rPr>
        <w:t>security become embedded in the figure of</w:t>
      </w:r>
      <w:r w:rsidRPr="001A0223">
        <w:rPr>
          <w:rStyle w:val="Emphasis"/>
        </w:rPr>
        <w:t xml:space="preserve"> </w:t>
      </w:r>
      <w:r w:rsidRPr="00622888">
        <w:rPr>
          <w:rStyle w:val="Emphasis"/>
          <w:highlight w:val="yellow"/>
        </w:rPr>
        <w:t>the ‘‘enemy within’’</w:t>
      </w:r>
      <w:r w:rsidRPr="001A0223">
        <w:rPr>
          <w:rStyle w:val="Emphasis"/>
        </w:rPr>
        <w:t xml:space="preserve">, of the outsider inside, </w:t>
      </w:r>
      <w:r w:rsidRPr="00622888">
        <w:rPr>
          <w:rStyle w:val="Emphasis"/>
          <w:highlight w:val="yellow"/>
        </w:rPr>
        <w:t>increasingly labeled</w:t>
      </w:r>
      <w:r w:rsidRPr="001A0223">
        <w:rPr>
          <w:rStyle w:val="Emphasis"/>
        </w:rPr>
        <w:t xml:space="preserve"> </w:t>
      </w:r>
      <w:r w:rsidRPr="00622888">
        <w:rPr>
          <w:rStyle w:val="Emphasis"/>
          <w:highlight w:val="yellow"/>
        </w:rPr>
        <w:t>with</w:t>
      </w:r>
      <w:r w:rsidRPr="001A0223">
        <w:rPr>
          <w:rStyle w:val="Emphasis"/>
        </w:rPr>
        <w:t xml:space="preserve"> the catchphrase ‘‘</w:t>
      </w:r>
      <w:r w:rsidRPr="00622888">
        <w:rPr>
          <w:rStyle w:val="Emphasis"/>
          <w:highlight w:val="yellow"/>
        </w:rPr>
        <w:t>immigrant’’’</w:t>
      </w:r>
      <w:r w:rsidRPr="001A0223">
        <w:rPr>
          <w:sz w:val="16"/>
        </w:rPr>
        <w:t xml:space="preserve">. Read through Bigo’s (2001, p. 100) lens of a governmentality that combines ‘technological sophistication with the old disciplines of the body’, </w:t>
      </w:r>
      <w:r w:rsidRPr="00622888">
        <w:rPr>
          <w:rStyle w:val="StyleUnderline"/>
          <w:highlight w:val="yellow"/>
        </w:rPr>
        <w:t>immigration and the terrorist</w:t>
      </w:r>
      <w:r w:rsidRPr="001A0223">
        <w:rPr>
          <w:rStyle w:val="StyleUnderline"/>
        </w:rPr>
        <w:t xml:space="preserve"> threat </w:t>
      </w:r>
      <w:r w:rsidRPr="00622888">
        <w:rPr>
          <w:rStyle w:val="StyleUnderline"/>
          <w:highlight w:val="yellow"/>
        </w:rPr>
        <w:t>become combined as a problem</w:t>
      </w:r>
      <w:r w:rsidRPr="001A0223">
        <w:rPr>
          <w:rStyle w:val="StyleUnderline"/>
        </w:rPr>
        <w:t xml:space="preserve"> ‘not because there is a threat to the survival of society’ but </w:t>
      </w:r>
      <w:r w:rsidRPr="00622888">
        <w:rPr>
          <w:rStyle w:val="StyleUnderline"/>
          <w:highlight w:val="yellow"/>
        </w:rPr>
        <w:t>because</w:t>
      </w:r>
      <w:r w:rsidRPr="001A0223">
        <w:rPr>
          <w:rStyle w:val="StyleUnderline"/>
        </w:rPr>
        <w:t xml:space="preserve"> ‘scenes from </w:t>
      </w:r>
      <w:r w:rsidRPr="00622888">
        <w:rPr>
          <w:rStyle w:val="StyleUnderline"/>
          <w:highlight w:val="yellow"/>
        </w:rPr>
        <w:t>everyday life are politicized</w:t>
      </w:r>
      <w:r w:rsidRPr="001A0223">
        <w:rPr>
          <w:rStyle w:val="StyleUnderline"/>
        </w:rPr>
        <w:t xml:space="preserve">, because day-to-day living is </w:t>
      </w:r>
      <w:r w:rsidRPr="00622888">
        <w:rPr>
          <w:rStyle w:val="StyleUnderline"/>
          <w:highlight w:val="yellow"/>
        </w:rPr>
        <w:t>securitized</w:t>
      </w:r>
      <w:r w:rsidRPr="00622888">
        <w:rPr>
          <w:sz w:val="16"/>
          <w:highlight w:val="yellow"/>
        </w:rPr>
        <w:t>’</w:t>
      </w:r>
      <w:r w:rsidRPr="001A0223">
        <w:rPr>
          <w:sz w:val="16"/>
        </w:rPr>
        <w:t xml:space="preserve">. Thus, the </w:t>
      </w:r>
      <w:r w:rsidRPr="001A0223">
        <w:rPr>
          <w:rStyle w:val="StyleUnderline"/>
        </w:rPr>
        <w:t>governing of mobility</w:t>
      </w:r>
      <w:r w:rsidRPr="001A0223">
        <w:rPr>
          <w:sz w:val="16"/>
        </w:rPr>
        <w:t xml:space="preserve"> through US VISIT’s biometric borders </w:t>
      </w:r>
      <w:r w:rsidRPr="001A0223">
        <w:rPr>
          <w:rStyle w:val="StyleUnderline"/>
        </w:rPr>
        <w:t>is categorically not about new border threats</w:t>
      </w:r>
      <w:r w:rsidRPr="001A0223">
        <w:rPr>
          <w:sz w:val="16"/>
        </w:rPr>
        <w:t xml:space="preserve"> in a post-9/11 world, </w:t>
      </w:r>
      <w:r w:rsidRPr="001A0223">
        <w:rPr>
          <w:rStyle w:val="StyleUnderline"/>
        </w:rPr>
        <w:t>but rather a means of identifying and designating the safe from the dangerous at multiple borders of daily life</w:t>
      </w:r>
      <w:r w:rsidRPr="001A0223">
        <w:rPr>
          <w:sz w:val="16"/>
        </w:rPr>
        <w:t xml:space="preserve">. US VISIT, then, is but one </w:t>
      </w:r>
      <w:r w:rsidRPr="001A0223">
        <w:rPr>
          <w:rStyle w:val="StyleUnderline"/>
        </w:rPr>
        <w:t>element of a liberal mode of governmentality that sees risk profiling in the war on terror pervade and claim every aspect of species life itself, or something akin to a shift from geopolitics to biopolitics</w:t>
      </w:r>
      <w:r w:rsidRPr="001A0223">
        <w:rPr>
          <w:sz w:val="16"/>
        </w:rPr>
        <w:t xml:space="preserve"> (Dillon, 2002, 2004; Dillon &amp; Reid, 2001; Larner &amp; Walters, 2004). Certainly such biopolitical and governmental techniques and technologies capture a crucial aspect of what is at stake politically in the extension of the biometric border into multiple realms of social life, and this will form a key part of my argument. Yet, here I am also seeking to sound a note of caution lest, when we advance a critique of biopolitical systems in the war on terror, we inadvertently reproduce the certainties and assurances of the technical matrix that has become the mainstay of the homeland security programmes. </w:t>
      </w:r>
      <w:r w:rsidRPr="001A0223">
        <w:rPr>
          <w:rStyle w:val="Emphasis"/>
        </w:rPr>
        <w:t xml:space="preserve">The </w:t>
      </w:r>
      <w:r w:rsidRPr="00622888">
        <w:rPr>
          <w:rStyle w:val="Emphasis"/>
          <w:highlight w:val="yellow"/>
        </w:rPr>
        <w:t>authority of risk</w:t>
      </w:r>
      <w:r w:rsidRPr="001A0223">
        <w:rPr>
          <w:rStyle w:val="Emphasis"/>
        </w:rPr>
        <w:t xml:space="preserve"> </w:t>
      </w:r>
      <w:r w:rsidRPr="00622888">
        <w:rPr>
          <w:rStyle w:val="Emphasis"/>
          <w:highlight w:val="yellow"/>
        </w:rPr>
        <w:t>profiling</w:t>
      </w:r>
      <w:r w:rsidRPr="001A0223">
        <w:rPr>
          <w:rStyle w:val="Emphasis"/>
        </w:rPr>
        <w:t xml:space="preserve"> in the war on terror precisely </w:t>
      </w:r>
      <w:r w:rsidRPr="00622888">
        <w:rPr>
          <w:rStyle w:val="Emphasis"/>
          <w:highlight w:val="yellow"/>
        </w:rPr>
        <w:t>relies upon</w:t>
      </w:r>
      <w:r w:rsidRPr="001A0223">
        <w:rPr>
          <w:rStyle w:val="Emphasis"/>
        </w:rPr>
        <w:t xml:space="preserve"> the </w:t>
      </w:r>
      <w:r w:rsidRPr="00622888">
        <w:rPr>
          <w:rStyle w:val="Emphasis"/>
          <w:highlight w:val="yellow"/>
        </w:rPr>
        <w:t>representation of a world</w:t>
      </w:r>
      <w:r w:rsidRPr="001A0223">
        <w:rPr>
          <w:rStyle w:val="Emphasis"/>
        </w:rPr>
        <w:t xml:space="preserve"> that would be </w:t>
      </w:r>
      <w:r w:rsidRPr="00622888">
        <w:rPr>
          <w:rStyle w:val="Emphasis"/>
          <w:highlight w:val="yellow"/>
        </w:rPr>
        <w:t>safer if only ambiguity</w:t>
      </w:r>
      <w:r w:rsidRPr="001A0223">
        <w:rPr>
          <w:rStyle w:val="Emphasis"/>
        </w:rPr>
        <w:t xml:space="preserve">, ambivalence and uncertainty </w:t>
      </w:r>
      <w:r w:rsidRPr="00622888">
        <w:rPr>
          <w:rStyle w:val="Emphasis"/>
          <w:highlight w:val="yellow"/>
        </w:rPr>
        <w:t>could be controlled</w:t>
      </w:r>
      <w:r w:rsidRPr="001A0223">
        <w:rPr>
          <w:rStyle w:val="Emphasis"/>
        </w:rPr>
        <w:t>.</w:t>
      </w:r>
      <w:r w:rsidRPr="001A0223">
        <w:rPr>
          <w:sz w:val="16"/>
        </w:rPr>
        <w:t xml:space="preserve"> In effect, the place of science and technology in fighting the war on terror is ever more secured if we overstate the coherence of the grip it has on life itself. As Dillon (2004, p. 82) reminds us, ‘species life is not a datum, it is an undecidable’. Though the biometric border undeniably draws species life into the exercise of power, it is necessarily working with an unstable and unpredictable referent. Throughout this paper I will suggest ways in which </w:t>
      </w:r>
      <w:r w:rsidRPr="001A0223">
        <w:rPr>
          <w:rStyle w:val="StyleUnderline"/>
        </w:rPr>
        <w:t xml:space="preserve">the ambivalent, antagonistic and undecidable moments of the biometric border </w:t>
      </w:r>
      <w:r w:rsidRPr="001A0223">
        <w:rPr>
          <w:sz w:val="16"/>
        </w:rPr>
        <w:t xml:space="preserve">might be revealed. Though, as Foucault (1976, p. 93) conceived it, there may be no ‘single locus of great Refusal’ or overt resistance to the use of risk profiling as a means of governing the movement of people, there are moments of dissent and multiple instances of tension that reveal the contingent and incomplete nature of the programmes. The discussion that follows will explicitly hold together two arguments that are apparently in tension: </w:t>
      </w:r>
      <w:r w:rsidRPr="001A0223">
        <w:rPr>
          <w:rStyle w:val="StyleUnderline"/>
        </w:rPr>
        <w:t>that the biometric border may be becoming a ubiquitous deployment of risk profiling</w:t>
      </w:r>
      <w:r w:rsidRPr="001A0223">
        <w:rPr>
          <w:sz w:val="16"/>
        </w:rPr>
        <w:t xml:space="preserve"> in 338 L. Amoore / Political Geography 25 (2006) 336e351 the war on terror; but </w:t>
      </w:r>
      <w:r w:rsidRPr="001A0223">
        <w:rPr>
          <w:rStyle w:val="StyleUnderline"/>
        </w:rPr>
        <w:t>that this ubiquity is always also necessarily disrupted and disruptive</w:t>
      </w:r>
      <w:r w:rsidRPr="001A0223">
        <w:rPr>
          <w:sz w:val="16"/>
        </w:rPr>
        <w:t xml:space="preserve">. The argument draws on the US VISIT programme to discuss in turn three central themes of the politics of the biometric border. First, I look at the use of </w:t>
      </w:r>
      <w:r w:rsidRPr="001A0223">
        <w:rPr>
          <w:rStyle w:val="StyleUnderline"/>
        </w:rPr>
        <w:t>risk as a means of governing in the war on terror, based on dividing practices that segregate ‘legitimate’ mobilities</w:t>
      </w:r>
      <w:r w:rsidRPr="001A0223">
        <w:rPr>
          <w:sz w:val="16"/>
        </w:rPr>
        <w:t xml:space="preserve"> (business, travel, leisure and so on) </w:t>
      </w:r>
      <w:r w:rsidRPr="001A0223">
        <w:rPr>
          <w:rStyle w:val="StyleUnderline"/>
        </w:rPr>
        <w:t xml:space="preserve">from ‘illegitimate’ mobilities </w:t>
      </w:r>
      <w:r w:rsidRPr="001A0223">
        <w:rPr>
          <w:sz w:val="16"/>
        </w:rPr>
        <w:t xml:space="preserve">(terrorist, trafficker, immigrant and so on). Second, I discuss the </w:t>
      </w:r>
      <w:r w:rsidRPr="001A0223">
        <w:rPr>
          <w:rStyle w:val="StyleUnderline"/>
        </w:rPr>
        <w:t>representation of biometrics and the body. Biometric data are assumed to be anchored in the human body, apparently fixing and securing identity as a basis for prediction and prevention.</w:t>
      </w:r>
      <w:r w:rsidRPr="001A0223">
        <w:rPr>
          <w:sz w:val="16"/>
        </w:rPr>
        <w:t xml:space="preserve"> Finally, I draw out the processes of authorization that are allowing the surveillance of mobility, and particularly of migrant mobilities and legalities, to be practiced in everyday life, from private security firms to technology-enabled people on the city street or subway network.</w:t>
      </w:r>
    </w:p>
    <w:p w14:paraId="09F51AEB" w14:textId="77777777" w:rsidR="008828A2" w:rsidRPr="00F9283C" w:rsidRDefault="008828A2" w:rsidP="008828A2"/>
    <w:p w14:paraId="0C134CE5" w14:textId="77777777" w:rsidR="003F5F7C" w:rsidRDefault="003F5F7C" w:rsidP="003F5F7C">
      <w:pPr>
        <w:pStyle w:val="Heading1"/>
      </w:pPr>
      <w:r>
        <w:t>Neg</w:t>
      </w:r>
    </w:p>
    <w:p w14:paraId="5B79A6C6" w14:textId="322D327E" w:rsidR="003F5F7C" w:rsidRDefault="003F5F7C" w:rsidP="003F5F7C">
      <w:pPr>
        <w:pStyle w:val="Heading2"/>
      </w:pPr>
      <w:r>
        <w:t>Case</w:t>
      </w:r>
    </w:p>
    <w:p w14:paraId="0AF6E7F0" w14:textId="6E863BAC" w:rsidR="009F5933" w:rsidRPr="009F5933" w:rsidRDefault="009F5933" w:rsidP="009F5933">
      <w:pPr>
        <w:pStyle w:val="Heading3"/>
      </w:pPr>
      <w:r>
        <w:t>1NC – Agamben</w:t>
      </w:r>
    </w:p>
    <w:p w14:paraId="58780B94" w14:textId="77777777" w:rsidR="009F5933" w:rsidRDefault="009F5933" w:rsidP="009F5933">
      <w:pPr>
        <w:pStyle w:val="Heading4"/>
      </w:pPr>
      <w:r>
        <w:t>Agamben ignores agency and can’t adequately explain structures of sovereign power on refugee camps</w:t>
      </w:r>
    </w:p>
    <w:p w14:paraId="1060FEF7" w14:textId="77777777" w:rsidR="009F5933" w:rsidRPr="009619FD" w:rsidRDefault="009F5933" w:rsidP="009F5933">
      <w:pPr>
        <w:rPr>
          <w:b/>
          <w:bCs/>
          <w:sz w:val="26"/>
        </w:rPr>
      </w:pPr>
      <w:r w:rsidRPr="009619FD">
        <w:rPr>
          <w:rStyle w:val="Style13ptBold"/>
        </w:rPr>
        <w:t>Martin 12</w:t>
      </w:r>
      <w:r>
        <w:rPr>
          <w:rStyle w:val="Style13ptBold"/>
        </w:rPr>
        <w:t xml:space="preserve"> </w:t>
      </w:r>
      <w:r>
        <w:t xml:space="preserve">(Diana, Lecturer University of Portsmouth, Laureate degree in Oriental Languages and Cultures; MA in Cultural Geography (Research); PhD in Human Geography, “The 'Where' of Sovereign Power and Exception. Palestinian Life and Refugee Camps in Lebanon”, Durham theses, Durham University. Available at Durham E-Theses Online: </w:t>
      </w:r>
      <w:hyperlink r:id="rId35" w:history="1">
        <w:r w:rsidRPr="000B7CEE">
          <w:rPr>
            <w:rStyle w:val="Hyperlink"/>
          </w:rPr>
          <w:t>http://etheses.dur.ac.uk/3467/</w:t>
        </w:r>
      </w:hyperlink>
      <w:r>
        <w:t>, 7/6, DTS)</w:t>
      </w:r>
    </w:p>
    <w:p w14:paraId="7422072B" w14:textId="77777777" w:rsidR="009F5933" w:rsidRPr="009619FD" w:rsidRDefault="009F5933" w:rsidP="009F5933">
      <w:pPr>
        <w:rPr>
          <w:rStyle w:val="StyleUnderline"/>
        </w:rPr>
      </w:pPr>
      <w:r w:rsidRPr="009619FD">
        <w:rPr>
          <w:sz w:val="16"/>
        </w:rPr>
        <w:t xml:space="preserve">The second contribution of this research is the inclusion of the refugees‟ agency within the landscape of power relations. </w:t>
      </w:r>
      <w:r w:rsidRPr="009619FD">
        <w:rPr>
          <w:rStyle w:val="StyleUnderline"/>
        </w:rPr>
        <w:t xml:space="preserve">Although </w:t>
      </w:r>
      <w:r w:rsidRPr="00BF09FB">
        <w:rPr>
          <w:rStyle w:val="StyleUnderline"/>
          <w:highlight w:val="yellow"/>
        </w:rPr>
        <w:t>Agamben‟s theories</w:t>
      </w:r>
      <w:r w:rsidRPr="009619FD">
        <w:rPr>
          <w:rStyle w:val="StyleUnderline"/>
        </w:rPr>
        <w:t xml:space="preserve"> may be useful to</w:t>
      </w:r>
      <w:r>
        <w:rPr>
          <w:rStyle w:val="StyleUnderline"/>
        </w:rPr>
        <w:t xml:space="preserve"> </w:t>
      </w:r>
      <w:r w:rsidRPr="009619FD">
        <w:rPr>
          <w:rStyle w:val="StyleUnderline"/>
        </w:rPr>
        <w:t xml:space="preserve">investigate the juridical status of refugees and their spaces of references, they </w:t>
      </w:r>
      <w:r w:rsidRPr="00BF09FB">
        <w:rPr>
          <w:rStyle w:val="StyleUnderline"/>
          <w:highlight w:val="yellow"/>
        </w:rPr>
        <w:t>fail to explain</w:t>
      </w:r>
      <w:r w:rsidRPr="009619FD">
        <w:rPr>
          <w:rStyle w:val="StyleUnderline"/>
        </w:rPr>
        <w:t xml:space="preserve"> and take into consideration </w:t>
      </w:r>
      <w:r w:rsidRPr="00BF09FB">
        <w:rPr>
          <w:rStyle w:val="StyleUnderline"/>
          <w:highlight w:val="yellow"/>
        </w:rPr>
        <w:t>everyday struggles</w:t>
      </w:r>
      <w:r w:rsidRPr="009619FD">
        <w:rPr>
          <w:rStyle w:val="StyleUnderline"/>
        </w:rPr>
        <w:t xml:space="preserve"> and forms of resistance.</w:t>
      </w:r>
      <w:r w:rsidRPr="009619FD">
        <w:rPr>
          <w:sz w:val="16"/>
        </w:rPr>
        <w:t xml:space="preserve"> Agamben, in particular</w:t>
      </w:r>
      <w:r w:rsidRPr="009619FD">
        <w:rPr>
          <w:rStyle w:val="StyleUnderline"/>
        </w:rPr>
        <w:t xml:space="preserve">, </w:t>
      </w:r>
      <w:r w:rsidRPr="00BF09FB">
        <w:rPr>
          <w:rStyle w:val="StyleUnderline"/>
          <w:highlight w:val="yellow"/>
        </w:rPr>
        <w:t>places</w:t>
      </w:r>
      <w:r w:rsidRPr="009619FD">
        <w:rPr>
          <w:rStyle w:val="StyleUnderline"/>
        </w:rPr>
        <w:t xml:space="preserve"> the </w:t>
      </w:r>
      <w:r w:rsidRPr="00BF09FB">
        <w:rPr>
          <w:rStyle w:val="StyleUnderline"/>
          <w:highlight w:val="yellow"/>
        </w:rPr>
        <w:t>prerogative</w:t>
      </w:r>
      <w:r w:rsidRPr="009619FD">
        <w:rPr>
          <w:rStyle w:val="StyleUnderline"/>
        </w:rPr>
        <w:t xml:space="preserve"> of the decision over the political and juridical value of</w:t>
      </w:r>
      <w:r>
        <w:rPr>
          <w:rStyle w:val="StyleUnderline"/>
        </w:rPr>
        <w:t xml:space="preserve"> </w:t>
      </w:r>
      <w:r w:rsidRPr="009619FD">
        <w:rPr>
          <w:rStyle w:val="StyleUnderline"/>
        </w:rPr>
        <w:t xml:space="preserve">lives </w:t>
      </w:r>
      <w:r w:rsidRPr="00BF09FB">
        <w:rPr>
          <w:rStyle w:val="StyleUnderline"/>
          <w:highlight w:val="yellow"/>
        </w:rPr>
        <w:t>in the solely hands of the sovereign</w:t>
      </w:r>
      <w:r w:rsidRPr="009619FD">
        <w:rPr>
          <w:sz w:val="16"/>
        </w:rPr>
        <w:t xml:space="preserve">. Moreover, </w:t>
      </w:r>
      <w:r w:rsidRPr="009619FD">
        <w:rPr>
          <w:rStyle w:val="StyleUnderline"/>
        </w:rPr>
        <w:t>although his take on politics pivots</w:t>
      </w:r>
      <w:r>
        <w:rPr>
          <w:rStyle w:val="StyleUnderline"/>
        </w:rPr>
        <w:t xml:space="preserve"> </w:t>
      </w:r>
      <w:r w:rsidRPr="009619FD">
        <w:rPr>
          <w:rStyle w:val="StyleUnderline"/>
        </w:rPr>
        <w:t xml:space="preserve">around life as object of power – therefore politics turns into biopolitics – </w:t>
      </w:r>
      <w:r w:rsidRPr="00BF09FB">
        <w:rPr>
          <w:rStyle w:val="StyleUnderline"/>
          <w:highlight w:val="yellow"/>
        </w:rPr>
        <w:t>he seems to overlook life itself</w:t>
      </w:r>
      <w:r w:rsidRPr="009619FD">
        <w:rPr>
          <w:rStyle w:val="StyleUnderline"/>
        </w:rPr>
        <w:t xml:space="preserve">. </w:t>
      </w:r>
      <w:r w:rsidRPr="009619FD">
        <w:rPr>
          <w:sz w:val="16"/>
        </w:rPr>
        <w:t xml:space="preserve">As he examines the technologies of a power that is obsessed with lives and forms of life, </w:t>
      </w:r>
      <w:r w:rsidRPr="009619FD">
        <w:rPr>
          <w:rStyle w:val="StyleUnderline"/>
        </w:rPr>
        <w:t xml:space="preserve">he </w:t>
      </w:r>
      <w:r w:rsidRPr="00BF09FB">
        <w:rPr>
          <w:rStyle w:val="StyleUnderline"/>
          <w:highlight w:val="yellow"/>
        </w:rPr>
        <w:t>neglects</w:t>
      </w:r>
      <w:r w:rsidRPr="009619FD">
        <w:rPr>
          <w:rStyle w:val="StyleUnderline"/>
        </w:rPr>
        <w:t xml:space="preserve"> to consider </w:t>
      </w:r>
      <w:r w:rsidRPr="00BF09FB">
        <w:rPr>
          <w:rStyle w:val="StyleUnderline"/>
          <w:highlight w:val="yellow"/>
        </w:rPr>
        <w:t>processes</w:t>
      </w:r>
      <w:r w:rsidRPr="009619FD">
        <w:rPr>
          <w:rStyle w:val="StyleUnderline"/>
        </w:rPr>
        <w:t xml:space="preserve"> and transformations occurring </w:t>
      </w:r>
      <w:r w:rsidRPr="00BF09FB">
        <w:rPr>
          <w:rStyle w:val="StyleUnderline"/>
          <w:highlight w:val="yellow"/>
        </w:rPr>
        <w:t>beyond</w:t>
      </w:r>
      <w:r>
        <w:rPr>
          <w:rStyle w:val="StyleUnderline"/>
        </w:rPr>
        <w:t xml:space="preserve"> </w:t>
      </w:r>
      <w:r w:rsidRPr="009619FD">
        <w:rPr>
          <w:rStyle w:val="StyleUnderline"/>
        </w:rPr>
        <w:t xml:space="preserve">the realm of </w:t>
      </w:r>
      <w:r w:rsidRPr="00BF09FB">
        <w:rPr>
          <w:rStyle w:val="StyleUnderline"/>
          <w:highlight w:val="yellow"/>
        </w:rPr>
        <w:t>law</w:t>
      </w:r>
      <w:r w:rsidRPr="009619FD">
        <w:rPr>
          <w:rStyle w:val="StyleUnderline"/>
        </w:rPr>
        <w:t>.</w:t>
      </w:r>
      <w:r w:rsidRPr="009619FD">
        <w:rPr>
          <w:sz w:val="16"/>
        </w:rPr>
        <w:t xml:space="preserve"> As Foucault (1997: 300) argued: </w:t>
      </w:r>
      <w:r w:rsidRPr="00BF09FB">
        <w:rPr>
          <w:rStyle w:val="StyleUnderline"/>
          <w:highlight w:val="yellow"/>
        </w:rPr>
        <w:t>If you try to analyse</w:t>
      </w:r>
      <w:r w:rsidRPr="009619FD">
        <w:rPr>
          <w:rStyle w:val="StyleUnderline"/>
        </w:rPr>
        <w:t xml:space="preserve"> </w:t>
      </w:r>
      <w:r w:rsidRPr="00BF09FB">
        <w:rPr>
          <w:rStyle w:val="StyleUnderline"/>
          <w:highlight w:val="yellow"/>
        </w:rPr>
        <w:t>power</w:t>
      </w:r>
      <w:r w:rsidRPr="009619FD">
        <w:rPr>
          <w:rStyle w:val="StyleUnderline"/>
        </w:rPr>
        <w:t xml:space="preserve"> not on the basis of freedom, strategies</w:t>
      </w:r>
      <w:r>
        <w:rPr>
          <w:rStyle w:val="StyleUnderline"/>
        </w:rPr>
        <w:t xml:space="preserve"> </w:t>
      </w:r>
      <w:r w:rsidRPr="009619FD">
        <w:rPr>
          <w:rStyle w:val="StyleUnderline"/>
        </w:rPr>
        <w:t xml:space="preserve">and governmentality, but </w:t>
      </w:r>
      <w:r w:rsidRPr="00BF09FB">
        <w:rPr>
          <w:rStyle w:val="StyleUnderline"/>
          <w:highlight w:val="yellow"/>
        </w:rPr>
        <w:t>on the basis of</w:t>
      </w:r>
      <w:r w:rsidRPr="009619FD">
        <w:rPr>
          <w:rStyle w:val="StyleUnderline"/>
        </w:rPr>
        <w:t xml:space="preserve"> the </w:t>
      </w:r>
      <w:r w:rsidRPr="00BF09FB">
        <w:rPr>
          <w:rStyle w:val="StyleUnderline"/>
          <w:highlight w:val="yellow"/>
        </w:rPr>
        <w:t>political institution, you can only conceive of the subject as a subject of law</w:t>
      </w:r>
      <w:r w:rsidRPr="009619FD">
        <w:rPr>
          <w:rStyle w:val="StyleUnderline"/>
        </w:rPr>
        <w:t xml:space="preserve">. </w:t>
      </w:r>
      <w:r w:rsidRPr="009619FD">
        <w:rPr>
          <w:sz w:val="16"/>
        </w:rPr>
        <w:t xml:space="preserve">One then has a subject who has or does not have rights, who has had these rights either granted or removed by the institution of political society; and all this brings us back to a legal concept of the subject. </w:t>
      </w:r>
      <w:r w:rsidRPr="00BF09FB">
        <w:rPr>
          <w:rStyle w:val="StyleUnderline"/>
          <w:highlight w:val="yellow"/>
        </w:rPr>
        <w:t>By reducing</w:t>
      </w:r>
      <w:r w:rsidRPr="009619FD">
        <w:rPr>
          <w:rStyle w:val="StyleUnderline"/>
        </w:rPr>
        <w:t xml:space="preserve"> </w:t>
      </w:r>
      <w:r w:rsidRPr="00BF09FB">
        <w:rPr>
          <w:rStyle w:val="StyleUnderline"/>
          <w:highlight w:val="yellow"/>
        </w:rPr>
        <w:t>the</w:t>
      </w:r>
      <w:r w:rsidRPr="009619FD">
        <w:rPr>
          <w:rStyle w:val="StyleUnderline"/>
        </w:rPr>
        <w:t xml:space="preserve"> figure of the </w:t>
      </w:r>
      <w:r w:rsidRPr="00BF09FB">
        <w:rPr>
          <w:rStyle w:val="StyleUnderline"/>
          <w:highlight w:val="yellow"/>
        </w:rPr>
        <w:t>refugee to a</w:t>
      </w:r>
      <w:r w:rsidRPr="009619FD">
        <w:rPr>
          <w:rStyle w:val="StyleUnderline"/>
        </w:rPr>
        <w:t xml:space="preserve"> “</w:t>
      </w:r>
      <w:r w:rsidRPr="00BF09FB">
        <w:rPr>
          <w:rStyle w:val="StyleUnderline"/>
          <w:highlight w:val="yellow"/>
        </w:rPr>
        <w:t>mere</w:t>
      </w:r>
      <w:r w:rsidRPr="009619FD">
        <w:rPr>
          <w:rStyle w:val="StyleUnderline"/>
        </w:rPr>
        <w:t xml:space="preserve"> </w:t>
      </w:r>
      <w:r w:rsidRPr="00BF09FB">
        <w:rPr>
          <w:rStyle w:val="StyleUnderline"/>
          <w:highlight w:val="yellow"/>
        </w:rPr>
        <w:t>biological life</w:t>
      </w:r>
      <w:r w:rsidRPr="009619FD">
        <w:rPr>
          <w:rStyle w:val="StyleUnderline"/>
        </w:rPr>
        <w:t>‟ stripped of rights,</w:t>
      </w:r>
      <w:r>
        <w:rPr>
          <w:rStyle w:val="StyleUnderline"/>
        </w:rPr>
        <w:t xml:space="preserve"> </w:t>
      </w:r>
      <w:r w:rsidRPr="00BF09FB">
        <w:rPr>
          <w:rStyle w:val="StyleUnderline"/>
          <w:highlight w:val="yellow"/>
        </w:rPr>
        <w:t xml:space="preserve">Agamben seems not to recognise </w:t>
      </w:r>
      <w:r w:rsidRPr="00BF09FB">
        <w:rPr>
          <w:rStyle w:val="StyleUnderline"/>
        </w:rPr>
        <w:t xml:space="preserve">the </w:t>
      </w:r>
      <w:r w:rsidRPr="00BF09FB">
        <w:rPr>
          <w:rStyle w:val="StyleUnderline"/>
          <w:highlight w:val="yellow"/>
        </w:rPr>
        <w:t>agency</w:t>
      </w:r>
      <w:r w:rsidRPr="009619FD">
        <w:rPr>
          <w:rStyle w:val="StyleUnderline"/>
        </w:rPr>
        <w:t xml:space="preserve"> of those affected by the sovereign decision.</w:t>
      </w:r>
      <w:r>
        <w:rPr>
          <w:rStyle w:val="StyleUnderline"/>
        </w:rPr>
        <w:t xml:space="preserve"> </w:t>
      </w:r>
      <w:r w:rsidRPr="009619FD">
        <w:rPr>
          <w:rStyle w:val="StyleUnderline"/>
        </w:rPr>
        <w:t xml:space="preserve">Extending this point, he, therefore, </w:t>
      </w:r>
      <w:r w:rsidRPr="00BF09FB">
        <w:rPr>
          <w:rStyle w:val="StyleUnderline"/>
          <w:highlight w:val="yellow"/>
        </w:rPr>
        <w:t>misses</w:t>
      </w:r>
      <w:r w:rsidRPr="009619FD">
        <w:rPr>
          <w:rStyle w:val="StyleUnderline"/>
        </w:rPr>
        <w:t xml:space="preserve"> the </w:t>
      </w:r>
      <w:r w:rsidRPr="00BF09FB">
        <w:rPr>
          <w:rStyle w:val="StyleUnderline"/>
          <w:highlight w:val="yellow"/>
        </w:rPr>
        <w:t>complexities</w:t>
      </w:r>
      <w:r w:rsidRPr="009619FD">
        <w:rPr>
          <w:rStyle w:val="StyleUnderline"/>
        </w:rPr>
        <w:t xml:space="preserve"> of power relations </w:t>
      </w:r>
      <w:r w:rsidRPr="00BF09FB">
        <w:rPr>
          <w:rStyle w:val="StyleUnderline"/>
          <w:highlight w:val="yellow"/>
        </w:rPr>
        <w:t>and</w:t>
      </w:r>
      <w:r w:rsidRPr="009619FD">
        <w:rPr>
          <w:rStyle w:val="StyleUnderline"/>
        </w:rPr>
        <w:t xml:space="preserve"> forms of</w:t>
      </w:r>
      <w:r>
        <w:rPr>
          <w:rStyle w:val="StyleUnderline"/>
        </w:rPr>
        <w:t xml:space="preserve"> </w:t>
      </w:r>
      <w:r w:rsidRPr="00BF09FB">
        <w:rPr>
          <w:rStyle w:val="StyleUnderline"/>
          <w:highlight w:val="yellow"/>
        </w:rPr>
        <w:t>resistance</w:t>
      </w:r>
      <w:r w:rsidRPr="009619FD">
        <w:rPr>
          <w:rStyle w:val="StyleUnderline"/>
        </w:rPr>
        <w:t xml:space="preserve"> (from the most spectacular to the most ordinary) </w:t>
      </w:r>
      <w:r w:rsidRPr="00BF09FB">
        <w:rPr>
          <w:rStyle w:val="StyleUnderline"/>
          <w:highlight w:val="yellow"/>
        </w:rPr>
        <w:t>enacted</w:t>
      </w:r>
      <w:r w:rsidRPr="009619FD">
        <w:rPr>
          <w:rStyle w:val="StyleUnderline"/>
        </w:rPr>
        <w:t xml:space="preserve"> by the refugees and</w:t>
      </w:r>
      <w:r>
        <w:rPr>
          <w:rStyle w:val="StyleUnderline"/>
        </w:rPr>
        <w:t xml:space="preserve"> </w:t>
      </w:r>
      <w:r w:rsidRPr="009619FD">
        <w:rPr>
          <w:rStyle w:val="StyleUnderline"/>
        </w:rPr>
        <w:t>ordinary people.</w:t>
      </w:r>
      <w:r w:rsidRPr="009619FD">
        <w:rPr>
          <w:sz w:val="16"/>
        </w:rPr>
        <w:t xml:space="preserve"> While respecting their predicament, this study intends to reject the uncritical victimisation of the Palestinians and embraces an analysis of the ways in which the refugees may resist and challenge the sovereigns‟ decision. Considerations that would, indeed, be critical in view of future negotiations between Israel and the Palestinians, the birth of a Palestinian state and potential consequences in missing the political value of Palestinian life beyond Palestine. Moreover, in addressing the spatialisation of techniques of power, this study critically engages with Agamben‟s (1995a, 1998) logic of the camp. According to him, the camp is the site in which the normal juridical order is suspended</w:t>
      </w:r>
      <w:r w:rsidRPr="009619FD">
        <w:rPr>
          <w:rStyle w:val="StyleUnderline"/>
        </w:rPr>
        <w:t>. By virtue of the</w:t>
      </w:r>
      <w:r>
        <w:rPr>
          <w:rStyle w:val="StyleUnderline"/>
        </w:rPr>
        <w:t xml:space="preserve"> </w:t>
      </w:r>
      <w:r w:rsidRPr="009619FD">
        <w:rPr>
          <w:rStyle w:val="StyleUnderline"/>
        </w:rPr>
        <w:t xml:space="preserve">deactivation of all legal determinations, the </w:t>
      </w:r>
      <w:r w:rsidRPr="00BF09FB">
        <w:rPr>
          <w:rStyle w:val="StyleUnderline"/>
          <w:highlight w:val="yellow"/>
        </w:rPr>
        <w:t>camp becomes the space in which everything</w:t>
      </w:r>
      <w:r w:rsidRPr="009619FD">
        <w:rPr>
          <w:rStyle w:val="StyleUnderline"/>
        </w:rPr>
        <w:t xml:space="preserve"> –</w:t>
      </w:r>
      <w:r>
        <w:rPr>
          <w:rStyle w:val="StyleUnderline"/>
        </w:rPr>
        <w:t xml:space="preserve"> </w:t>
      </w:r>
      <w:r w:rsidRPr="009619FD">
        <w:rPr>
          <w:rStyle w:val="StyleUnderline"/>
        </w:rPr>
        <w:t xml:space="preserve">including arbitrary violence – </w:t>
      </w:r>
      <w:r w:rsidRPr="00BF09FB">
        <w:rPr>
          <w:rStyle w:val="StyleUnderline"/>
          <w:highlight w:val="yellow"/>
        </w:rPr>
        <w:t>becomes possible</w:t>
      </w:r>
      <w:r w:rsidRPr="009619FD">
        <w:rPr>
          <w:rStyle w:val="StyleUnderline"/>
        </w:rPr>
        <w:t>.</w:t>
      </w:r>
      <w:r w:rsidRPr="009619FD">
        <w:rPr>
          <w:sz w:val="16"/>
        </w:rPr>
        <w:t xml:space="preserve"> Reflecting on the Nazi concentration camp, Agamben urges us to recognise the logic of the camp in the production of structures that aim to enclose the political and biological threat that today is mostly represented by those who cannot be integrated in the nation and constitute a security threat for the state. As Agamben, and before him Hannah Arendt (1968), suggested that the most unprotected figure of our times is the refugee since the lack of state protection renders him/her bare life, many have argued that the logic of the camp must be recognised in the proliferation of spaces of exception such as refugee camps and detention centres. These structures, geared at enclosing the undesired and separating them from the nation, are conceived as temporary locations. </w:t>
      </w:r>
      <w:r w:rsidRPr="009619FD">
        <w:rPr>
          <w:rStyle w:val="StyleUnderline"/>
        </w:rPr>
        <w:t>While this view, to some extent could be accepted as regards detention centres</w:t>
      </w:r>
      <w:r>
        <w:rPr>
          <w:rStyle w:val="StyleUnderline"/>
        </w:rPr>
        <w:t xml:space="preserve"> </w:t>
      </w:r>
      <w:r w:rsidRPr="009619FD">
        <w:rPr>
          <w:rStyle w:val="StyleUnderline"/>
        </w:rPr>
        <w:t>that temporarily host asylum seekers and immigrants before these are expelled from the</w:t>
      </w:r>
      <w:r>
        <w:rPr>
          <w:rStyle w:val="StyleUnderline"/>
        </w:rPr>
        <w:t xml:space="preserve"> </w:t>
      </w:r>
      <w:r w:rsidRPr="009619FD">
        <w:rPr>
          <w:rStyle w:val="StyleUnderline"/>
        </w:rPr>
        <w:t xml:space="preserve">country, </w:t>
      </w:r>
      <w:r w:rsidRPr="00BF09FB">
        <w:rPr>
          <w:rStyle w:val="StyleUnderline"/>
          <w:highlight w:val="yellow"/>
        </w:rPr>
        <w:t>this perspective seems lacking consistency</w:t>
      </w:r>
      <w:r w:rsidRPr="009619FD">
        <w:rPr>
          <w:rStyle w:val="StyleUnderline"/>
        </w:rPr>
        <w:t xml:space="preserve"> in the case of refugee camps. As the</w:t>
      </w:r>
      <w:r>
        <w:rPr>
          <w:rStyle w:val="StyleUnderline"/>
        </w:rPr>
        <w:t xml:space="preserve"> </w:t>
      </w:r>
      <w:r w:rsidRPr="009619FD">
        <w:rPr>
          <w:rStyle w:val="StyleUnderline"/>
        </w:rPr>
        <w:t>population of detention centres is ever changing, the one inhabiting refugee camps is fated</w:t>
      </w:r>
      <w:r>
        <w:rPr>
          <w:rStyle w:val="StyleUnderline"/>
        </w:rPr>
        <w:t xml:space="preserve"> </w:t>
      </w:r>
      <w:r w:rsidRPr="009619FD">
        <w:rPr>
          <w:rStyle w:val="StyleUnderline"/>
        </w:rPr>
        <w:t>to live within these sites until a solution to their displacement and statelessness is found.</w:t>
      </w:r>
    </w:p>
    <w:p w14:paraId="358FA827" w14:textId="77777777" w:rsidR="009F5933" w:rsidRDefault="009F5933" w:rsidP="009F5933">
      <w:pPr>
        <w:pStyle w:val="Heading4"/>
      </w:pPr>
      <w:r>
        <w:t>Despite the most extreme coercion VTL is possible – The individual can achieve “freedom”</w:t>
      </w:r>
    </w:p>
    <w:p w14:paraId="6332B835" w14:textId="77777777" w:rsidR="009F5933" w:rsidRDefault="009F5933" w:rsidP="009F5933">
      <w:r w:rsidRPr="00A43683">
        <w:rPr>
          <w:rStyle w:val="Style13ptBold"/>
        </w:rPr>
        <w:t>Ellerman</w:t>
      </w:r>
      <w:r>
        <w:rPr>
          <w:rStyle w:val="Style13ptBold"/>
        </w:rPr>
        <w:t>n</w:t>
      </w:r>
      <w:r w:rsidRPr="00A43683">
        <w:rPr>
          <w:rStyle w:val="Style13ptBold"/>
        </w:rPr>
        <w:t xml:space="preserve"> 9 </w:t>
      </w:r>
      <w:r>
        <w:t xml:space="preserve">(Antje Ellermann, is </w:t>
      </w:r>
      <w:r w:rsidRPr="004A76C3">
        <w:t xml:space="preserve">an Associate Professor of Political Science (Comparative Politics) and Director of the Institute for European Studies at the University of British Columbia in Vancouver. </w:t>
      </w:r>
      <w:r>
        <w:t>They are</w:t>
      </w:r>
      <w:r w:rsidRPr="004A76C3">
        <w:t xml:space="preserve"> also the cluster lead for UBC’s newly established Migration Research Excellence C</w:t>
      </w:r>
      <w:r>
        <w:t>luster, “</w:t>
      </w:r>
      <w:r w:rsidRPr="004A76C3">
        <w:t>Undocumented Migrants and Resistance in the State of Exception</w:t>
      </w:r>
      <w:r>
        <w:t xml:space="preserve">,” Prepared April 2009, Accessed 7.2.18, </w:t>
      </w:r>
      <w:hyperlink r:id="rId36" w:history="1">
        <w:r w:rsidRPr="00C83952">
          <w:rPr>
            <w:rStyle w:val="Hyperlink"/>
          </w:rPr>
          <w:t>http://aei.pitt.edu/33054/1/ellermann._antje.pdf</w:t>
        </w:r>
      </w:hyperlink>
      <w:r>
        <w:t xml:space="preserve"> ) //ZoL</w:t>
      </w:r>
    </w:p>
    <w:p w14:paraId="2BD1B381" w14:textId="77777777" w:rsidR="009F5933" w:rsidRDefault="009F5933" w:rsidP="009F5933">
      <w:pPr>
        <w:rPr>
          <w:sz w:val="16"/>
        </w:rPr>
      </w:pPr>
      <w:r>
        <w:t xml:space="preserve">Coerced Cooperation: Detention </w:t>
      </w:r>
      <w:r w:rsidRPr="007A6A89">
        <w:rPr>
          <w:highlight w:val="green"/>
          <w:u w:val="single"/>
        </w:rPr>
        <w:t>Detention is the liberal state’s most coercive of weapons for pursuing the cooperation of undocumented migrants</w:t>
      </w:r>
      <w:r w:rsidRPr="00AC46FE">
        <w:rPr>
          <w:sz w:val="16"/>
        </w:rPr>
        <w:t xml:space="preserve">. It is a legal option where migrants are either considered a risk to public safety or a flight risk. The German state is authorized to detain migrants who refuse to cooperate with deportation orders for up six months, in exceptional cases for up to 18 months. However, </w:t>
      </w:r>
      <w:r w:rsidRPr="007A6A89">
        <w:rPr>
          <w:highlight w:val="green"/>
          <w:u w:val="single"/>
        </w:rPr>
        <w:t>in the case of migrants who are able to stand the pressures</w:t>
      </w:r>
      <w:r w:rsidRPr="00FE5C1B">
        <w:rPr>
          <w:u w:val="single"/>
        </w:rPr>
        <w:t xml:space="preserve"> of life in detention, </w:t>
      </w:r>
      <w:r w:rsidRPr="00AC46FE">
        <w:rPr>
          <w:sz w:val="16"/>
        </w:rPr>
        <w:t xml:space="preserve">if authorities are not able to obtain travel documents within the legal window, </w:t>
      </w:r>
      <w:r w:rsidRPr="007A6A89">
        <w:rPr>
          <w:rStyle w:val="Emphasis"/>
          <w:highlight w:val="green"/>
        </w:rPr>
        <w:t>there is little the state can do from preventing the individual from returning to her community or from disappearing into illegality</w:t>
      </w:r>
      <w:r w:rsidRPr="00AC46FE">
        <w:rPr>
          <w:sz w:val="16"/>
        </w:rPr>
        <w:t>.</w:t>
      </w:r>
      <w:r>
        <w:rPr>
          <w:sz w:val="16"/>
        </w:rPr>
        <w:t xml:space="preserve"> </w:t>
      </w:r>
      <w:r w:rsidRPr="00AC46FE">
        <w:rPr>
          <w:sz w:val="16"/>
          <w:szCs w:val="16"/>
        </w:rPr>
        <w:t>“There are some who surrender their passport after having spent some time in detention, when they’ve had enough. But that’s rarely the case with people from sub-Saharan Africa, or India, or Pakistan. They simply do not want to return.” (Author interview, social worker, detention center Köpenick, Berlin, December 13, 2001)</w:t>
      </w:r>
      <w:r>
        <w:rPr>
          <w:sz w:val="16"/>
          <w:szCs w:val="16"/>
        </w:rPr>
        <w:t xml:space="preserve"> </w:t>
      </w:r>
      <w:r w:rsidRPr="00AC46FE">
        <w:rPr>
          <w:sz w:val="16"/>
        </w:rPr>
        <w:t xml:space="preserve">Joanne </w:t>
      </w:r>
      <w:r w:rsidRPr="007A6A89">
        <w:rPr>
          <w:highlight w:val="green"/>
          <w:u w:val="single"/>
        </w:rPr>
        <w:t>van der Leun’s research on</w:t>
      </w:r>
      <w:r w:rsidRPr="00FE5C1B">
        <w:rPr>
          <w:u w:val="single"/>
        </w:rPr>
        <w:t xml:space="preserve"> illegal </w:t>
      </w:r>
      <w:r w:rsidRPr="007A6A89">
        <w:rPr>
          <w:highlight w:val="green"/>
          <w:u w:val="single"/>
        </w:rPr>
        <w:t>migrants</w:t>
      </w:r>
      <w:r w:rsidRPr="00FE5C1B">
        <w:rPr>
          <w:u w:val="single"/>
        </w:rPr>
        <w:t xml:space="preserve"> in the Netherlands </w:t>
      </w:r>
      <w:r w:rsidRPr="007A6A89">
        <w:rPr>
          <w:highlight w:val="green"/>
          <w:u w:val="single"/>
        </w:rPr>
        <w:t>has confirmed the limited effectiveness of detention in securing cooperation</w:t>
      </w:r>
      <w:r w:rsidRPr="00FE5C1B">
        <w:rPr>
          <w:u w:val="single"/>
        </w:rPr>
        <w:t xml:space="preserve">. </w:t>
      </w:r>
      <w:r w:rsidRPr="00AC46FE">
        <w:rPr>
          <w:sz w:val="16"/>
        </w:rPr>
        <w:t>According to a Dutch police officer:</w:t>
      </w:r>
      <w:r>
        <w:rPr>
          <w:sz w:val="16"/>
        </w:rPr>
        <w:t xml:space="preserve"> </w:t>
      </w:r>
      <w:r w:rsidRPr="00AC46FE">
        <w:rPr>
          <w:sz w:val="16"/>
        </w:rPr>
        <w:t xml:space="preserve">“It costs them six to nine months, but then they are free. Some of the Moroccans are prepared to sit it out. I wonder what’s wrong with them, it is seven months of your life but maybe they have nothing left in their own country. </w:t>
      </w:r>
      <w:r w:rsidRPr="00AC46FE">
        <w:rPr>
          <w:u w:val="single"/>
        </w:rPr>
        <w:t>The underlying idea is to stay here. And those that are released …, they are out in the streets again and disappear into illegality again so that they can manage a few more years</w:t>
      </w:r>
      <w:r w:rsidRPr="00AC46FE">
        <w:rPr>
          <w:sz w:val="16"/>
        </w:rPr>
        <w:t>.”(2003, 108)</w:t>
      </w:r>
      <w:r>
        <w:rPr>
          <w:sz w:val="16"/>
        </w:rPr>
        <w:t xml:space="preserve"> </w:t>
      </w:r>
      <w:r w:rsidRPr="00AC46FE">
        <w:rPr>
          <w:u w:val="single"/>
        </w:rPr>
        <w:t>Officials are even more constrained in jurisdictions with stricter detention limits</w:t>
      </w:r>
      <w:r w:rsidRPr="00AC46FE">
        <w:rPr>
          <w:sz w:val="16"/>
        </w:rPr>
        <w:t xml:space="preserve">, such as Spain, </w:t>
      </w:r>
      <w:r w:rsidRPr="00AC46FE">
        <w:rPr>
          <w:u w:val="single"/>
        </w:rPr>
        <w:t>where authorities can only detain migrants for up to 40 days</w:t>
      </w:r>
      <w:r w:rsidRPr="00AC46FE">
        <w:rPr>
          <w:sz w:val="16"/>
        </w:rPr>
        <w:t>. As Jorgen Carling argues:</w:t>
      </w:r>
      <w:r>
        <w:rPr>
          <w:sz w:val="16"/>
        </w:rPr>
        <w:t xml:space="preserve"> </w:t>
      </w:r>
      <w:r w:rsidRPr="00AC46FE">
        <w:rPr>
          <w:sz w:val="16"/>
        </w:rPr>
        <w:t>“</w:t>
      </w:r>
      <w:r w:rsidRPr="00AC46FE">
        <w:rPr>
          <w:u w:val="single"/>
        </w:rPr>
        <w:t xml:space="preserve">If their nationality remains unknown to the country of origin </w:t>
      </w:r>
      <w:r w:rsidRPr="00AC46FE">
        <w:rPr>
          <w:sz w:val="16"/>
        </w:rPr>
        <w:t xml:space="preserve">or transit does not readmit them during the 40 day period, </w:t>
      </w:r>
      <w:r w:rsidRPr="00AC46FE">
        <w:rPr>
          <w:u w:val="single"/>
        </w:rPr>
        <w:t>they are released</w:t>
      </w:r>
      <w:r w:rsidRPr="00AC46FE">
        <w:rPr>
          <w:sz w:val="16"/>
        </w:rPr>
        <w:t xml:space="preserve">. They are issued an expulsion order that makes their stay illegal and prevents them from taking up legal employment, but </w:t>
      </w:r>
      <w:r w:rsidRPr="007A6A89">
        <w:rPr>
          <w:highlight w:val="green"/>
          <w:u w:val="single"/>
        </w:rPr>
        <w:t xml:space="preserve">the authorities cannot </w:t>
      </w:r>
      <w:r w:rsidRPr="007A7E64">
        <w:rPr>
          <w:u w:val="single"/>
        </w:rPr>
        <w:t>send them out of the country</w:t>
      </w:r>
      <w:r w:rsidRPr="00AC46FE">
        <w:rPr>
          <w:u w:val="single"/>
        </w:rPr>
        <w:t xml:space="preserve">, i.e., </w:t>
      </w:r>
      <w:r w:rsidRPr="007A6A89">
        <w:rPr>
          <w:highlight w:val="green"/>
          <w:u w:val="single"/>
        </w:rPr>
        <w:t>carry out ‘removal.</w:t>
      </w:r>
      <w:r w:rsidRPr="00AC46FE">
        <w:rPr>
          <w:sz w:val="16"/>
        </w:rPr>
        <w:t>’” (2007, 323)</w:t>
      </w:r>
      <w:r>
        <w:rPr>
          <w:sz w:val="16"/>
        </w:rPr>
        <w:t xml:space="preserve"> </w:t>
      </w:r>
      <w:r w:rsidRPr="00AC46FE">
        <w:rPr>
          <w:u w:val="single"/>
        </w:rPr>
        <w:t>There is no doubt that holding a person in detention for months at a time is a highly</w:t>
      </w:r>
      <w:r>
        <w:rPr>
          <w:u w:val="single"/>
        </w:rPr>
        <w:t xml:space="preserve"> </w:t>
      </w:r>
      <w:r w:rsidRPr="00AC46FE">
        <w:rPr>
          <w:u w:val="single"/>
        </w:rPr>
        <w:t>coercive intervention. At the same time, migrants know that there is an absolute limit beyond</w:t>
      </w:r>
      <w:r>
        <w:rPr>
          <w:u w:val="single"/>
        </w:rPr>
        <w:t xml:space="preserve"> </w:t>
      </w:r>
      <w:r w:rsidRPr="00AC46FE">
        <w:rPr>
          <w:u w:val="single"/>
        </w:rPr>
        <w:t>which they cannot be deprived of their freedom</w:t>
      </w:r>
      <w:r w:rsidRPr="00AC46FE">
        <w:rPr>
          <w:sz w:val="16"/>
        </w:rPr>
        <w:t xml:space="preserve">. </w:t>
      </w:r>
      <w:r w:rsidRPr="007A6A89">
        <w:rPr>
          <w:rStyle w:val="Emphasis"/>
          <w:highlight w:val="green"/>
        </w:rPr>
        <w:t>As long as they are able to endure life in detention until that limit, they will be returned to “freedom.”</w:t>
      </w:r>
      <w:r w:rsidRPr="00AC46FE">
        <w:rPr>
          <w:rStyle w:val="Emphasis"/>
        </w:rPr>
        <w:t xml:space="preserve"> </w:t>
      </w:r>
      <w:r w:rsidRPr="00AC46FE">
        <w:rPr>
          <w:sz w:val="16"/>
        </w:rPr>
        <w:t>The significance of these limits on detention for the exercise of sovereignty is even more apparent when we look at one of the few liberal jurisdictions where the state has the authority, subject to certain conditions, to detain individuals indefinitely. In the United States, immigration law provides for the provision of “stopping the clock”–which halts the accumulation of time in detention that is counted toward some upper time limit—in cases where detainees do not cooperate with applications for travel documents. In these instances, state officers can use the option of indefinite detention to exert pressure on migrants to cooperate in securing identity documents. A U.S. deportation officers explains:</w:t>
      </w:r>
      <w:r>
        <w:rPr>
          <w:sz w:val="16"/>
        </w:rPr>
        <w:t xml:space="preserve"> </w:t>
      </w:r>
      <w:r w:rsidRPr="00AC46FE">
        <w:rPr>
          <w:sz w:val="16"/>
          <w:szCs w:val="16"/>
        </w:rPr>
        <w:t>“Section 241 states that the refusal to cooperate stops the clock. And we make good use of this. If someone does not cooperate in filling in forms we just let them sit. We have someone who’s been in detention for over 2 years. If someone doesn’t help me, I don’t help him, it’s that easy.” (Author interview, deportation officer “H”, INS San Diego, July 2002)</w:t>
      </w:r>
      <w:r>
        <w:rPr>
          <w:sz w:val="16"/>
          <w:szCs w:val="16"/>
        </w:rPr>
        <w:t xml:space="preserve"> </w:t>
      </w:r>
      <w:r w:rsidRPr="00AC46FE">
        <w:rPr>
          <w:sz w:val="16"/>
          <w:szCs w:val="16"/>
        </w:rPr>
        <w:t>Anna Pratt in her study of immigrant detention in Canada likens the act of cooperating with the state’s demand for identification and the signing of the application for corresponding travel documents to Foucault’s conception of the relationship between the confession and punishment by the sovereign.</w:t>
      </w:r>
      <w:r>
        <w:rPr>
          <w:sz w:val="16"/>
          <w:szCs w:val="16"/>
        </w:rPr>
        <w:t xml:space="preserve"> </w:t>
      </w:r>
      <w:r w:rsidRPr="00AC46FE">
        <w:rPr>
          <w:sz w:val="16"/>
          <w:szCs w:val="16"/>
        </w:rPr>
        <w:t>“Both legitimize and expedite the sanction. Both render the subject of the sanction complicit in their own subjectification. And the withholding of both results in a more onerous challenge for the authorities, who must work harder to achieve their desired objective. Moreover, the refusal to sign is often the only bit of leverage left to some detainees in their efforts to avoid deportation. For all of these reasons, the signing, like the confession, is a key regulatory technique and guiding preoccupation of authorities.” (2005, 49)</w:t>
      </w:r>
      <w:r>
        <w:rPr>
          <w:sz w:val="16"/>
          <w:szCs w:val="16"/>
        </w:rPr>
        <w:t xml:space="preserve"> </w:t>
      </w:r>
      <w:r w:rsidRPr="00AB711F">
        <w:rPr>
          <w:u w:val="single"/>
        </w:rPr>
        <w:t xml:space="preserve">Thus, </w:t>
      </w:r>
      <w:r w:rsidRPr="007A6A89">
        <w:rPr>
          <w:highlight w:val="green"/>
          <w:u w:val="single"/>
        </w:rPr>
        <w:t>we can conceive of identity-stripping not only as an example of resistance that is aimed at the prevention of forced expulsion, but also as an act of “self” preservation that counters the inhumanity of bare life</w:t>
      </w:r>
      <w:r w:rsidRPr="00AC46FE">
        <w:rPr>
          <w:sz w:val="16"/>
        </w:rPr>
        <w:t xml:space="preserve">. </w:t>
      </w:r>
      <w:r w:rsidRPr="007A6A89">
        <w:rPr>
          <w:rStyle w:val="Emphasis"/>
          <w:highlight w:val="green"/>
        </w:rPr>
        <w:t>Even in the state of exception</w:t>
      </w:r>
      <w:r w:rsidRPr="00AC46FE">
        <w:rPr>
          <w:sz w:val="16"/>
        </w:rPr>
        <w:t xml:space="preserve">, then, </w:t>
      </w:r>
      <w:r w:rsidRPr="007A6A89">
        <w:rPr>
          <w:rStyle w:val="Emphasis"/>
          <w:highlight w:val="green"/>
        </w:rPr>
        <w:t>there is some scope for autonomous action by the individual</w:t>
      </w:r>
      <w:r w:rsidRPr="00AC46FE">
        <w:rPr>
          <w:sz w:val="16"/>
        </w:rPr>
        <w:t xml:space="preserve">. In fact, </w:t>
      </w:r>
      <w:r w:rsidRPr="007A6A89">
        <w:rPr>
          <w:highlight w:val="green"/>
          <w:u w:val="single"/>
        </w:rPr>
        <w:t>it is the very fact of rightlessness that places homo sacer in a position where extreme acts of resistance are possible, as nothing remains to be lost</w:t>
      </w:r>
      <w:r w:rsidRPr="00AC46FE">
        <w:rPr>
          <w:sz w:val="16"/>
        </w:rPr>
        <w:t>.</w:t>
      </w:r>
    </w:p>
    <w:p w14:paraId="26E02512" w14:textId="77777777" w:rsidR="009F5933" w:rsidRDefault="009F5933" w:rsidP="009F5933">
      <w:pPr>
        <w:rPr>
          <w:sz w:val="16"/>
        </w:rPr>
      </w:pPr>
    </w:p>
    <w:p w14:paraId="55B0DC2E" w14:textId="3BC428EE" w:rsidR="009F5933" w:rsidRDefault="009F5933" w:rsidP="009F5933">
      <w:pPr>
        <w:pStyle w:val="Heading4"/>
      </w:pPr>
      <w:r>
        <w:t xml:space="preserve">Agamben is wrong about biopower – </w:t>
      </w:r>
      <w:r w:rsidR="00441894">
        <w:t>h</w:t>
      </w:r>
      <w:r>
        <w:t xml:space="preserve">is world views are too static and don’t take into account the nature of biopower’s creation and use </w:t>
      </w:r>
    </w:p>
    <w:p w14:paraId="7CFBAB39" w14:textId="77777777" w:rsidR="009F5933" w:rsidRPr="0037370F" w:rsidRDefault="009F5933" w:rsidP="009F5933">
      <w:pPr>
        <w:rPr>
          <w:sz w:val="16"/>
          <w:szCs w:val="16"/>
        </w:rPr>
      </w:pPr>
      <w:r w:rsidRPr="00622C58">
        <w:rPr>
          <w:rStyle w:val="Style13ptBold"/>
        </w:rPr>
        <w:t>Lemke 05</w:t>
      </w:r>
      <w:r>
        <w:t xml:space="preserve"> </w:t>
      </w:r>
      <w:r w:rsidRPr="00177D45">
        <w:rPr>
          <w:sz w:val="16"/>
          <w:szCs w:val="16"/>
        </w:rPr>
        <w:t xml:space="preserve">(Thomas Lemke, is a German sociologist and social theorist. He is best known for his work on Governmentality, Biopolitics and his readings of Michel Foucault, ”A Zone of Indistinction” – A Critique of Giorgio Agamben’s Concept of Biopolitics.” Posted April 2015, Accessed 7.5.18, Outlines. Critical Social Studies. 7. 3-13, </w:t>
      </w:r>
      <w:hyperlink r:id="rId37" w:history="1">
        <w:r w:rsidRPr="00177D45">
          <w:rPr>
            <w:rStyle w:val="Hyperlink"/>
            <w:sz w:val="16"/>
            <w:szCs w:val="16"/>
          </w:rPr>
          <w:t>https://www.researchgate.net/publication/263403747_A_Zone_of_Indistinction_-_A_Critique_of_Giorgio_Agamben's_Concept_of_Biopolitics</w:t>
        </w:r>
      </w:hyperlink>
      <w:r w:rsidRPr="00177D45">
        <w:rPr>
          <w:sz w:val="16"/>
          <w:szCs w:val="16"/>
        </w:rPr>
        <w:t xml:space="preserve"> ) //ZoL</w:t>
      </w:r>
      <w:r>
        <w:rPr>
          <w:sz w:val="16"/>
          <w:szCs w:val="16"/>
        </w:rPr>
        <w:t>s</w:t>
      </w:r>
    </w:p>
    <w:p w14:paraId="5DE493BB" w14:textId="77777777" w:rsidR="009F5933" w:rsidRPr="00177D45" w:rsidRDefault="009F5933" w:rsidP="009F5933">
      <w:pPr>
        <w:rPr>
          <w:sz w:val="16"/>
        </w:rPr>
      </w:pPr>
      <w:r w:rsidRPr="00177D45">
        <w:rPr>
          <w:sz w:val="16"/>
        </w:rPr>
        <w:t xml:space="preserve">3. Zone of indistinction or biopolitical continuum? </w:t>
      </w:r>
      <w:r w:rsidRPr="00D447AF">
        <w:rPr>
          <w:u w:val="single"/>
        </w:rPr>
        <w:t>For Agamben the decision about life and death “no longer appears today as a stable border</w:t>
      </w:r>
      <w:r>
        <w:rPr>
          <w:u w:val="single"/>
        </w:rPr>
        <w:t xml:space="preserve"> </w:t>
      </w:r>
      <w:r w:rsidRPr="00D447AF">
        <w:rPr>
          <w:u w:val="single"/>
        </w:rPr>
        <w:t>dividing two clearly distinct zones</w:t>
      </w:r>
      <w:r w:rsidRPr="00177D45">
        <w:rPr>
          <w:sz w:val="16"/>
        </w:rPr>
        <w:t xml:space="preserve">” (1998: 122). This sentence allows for two completely different readings. </w:t>
      </w:r>
      <w:r w:rsidRPr="00D447AF">
        <w:rPr>
          <w:u w:val="single"/>
        </w:rPr>
        <w:t>If the accent is placed on the first part of the phrase that stresses the</w:t>
      </w:r>
      <w:r>
        <w:rPr>
          <w:u w:val="single"/>
        </w:rPr>
        <w:t xml:space="preserve"> </w:t>
      </w:r>
      <w:r w:rsidRPr="00D447AF">
        <w:rPr>
          <w:u w:val="single"/>
        </w:rPr>
        <w:t>dissolution of a clear distinction line</w:t>
      </w:r>
      <w:r w:rsidRPr="00177D45">
        <w:rPr>
          <w:sz w:val="16"/>
        </w:rPr>
        <w:t xml:space="preserve">, </w:t>
      </w:r>
      <w:r w:rsidRPr="00D447AF">
        <w:rPr>
          <w:u w:val="single"/>
        </w:rPr>
        <w:t>the border is conceived as a flexible zone or a mobile</w:t>
      </w:r>
      <w:r>
        <w:rPr>
          <w:u w:val="single"/>
        </w:rPr>
        <w:t xml:space="preserve"> </w:t>
      </w:r>
      <w:r w:rsidRPr="00D447AF">
        <w:rPr>
          <w:u w:val="single"/>
        </w:rPr>
        <w:t>line</w:t>
      </w:r>
      <w:r w:rsidRPr="00177D45">
        <w:rPr>
          <w:sz w:val="16"/>
        </w:rPr>
        <w:t xml:space="preserve">. </w:t>
      </w:r>
      <w:r w:rsidRPr="00D447AF">
        <w:rPr>
          <w:u w:val="single"/>
        </w:rPr>
        <w:t xml:space="preserve">Or </w:t>
      </w:r>
      <w:r w:rsidRPr="00177D45">
        <w:rPr>
          <w:sz w:val="16"/>
        </w:rPr>
        <w:t xml:space="preserve">– this is the second interpretation – if the accent is put on the last part of the phrase, </w:t>
      </w:r>
      <w:r w:rsidRPr="00D447AF">
        <w:rPr>
          <w:u w:val="single"/>
        </w:rPr>
        <w:t>the phrase seems to indicate that there is no longer a borderline at all, that both domains have</w:t>
      </w:r>
      <w:r>
        <w:rPr>
          <w:u w:val="single"/>
        </w:rPr>
        <w:t xml:space="preserve"> </w:t>
      </w:r>
      <w:r w:rsidRPr="00D447AF">
        <w:rPr>
          <w:u w:val="single"/>
        </w:rPr>
        <w:t>become indistinguishable</w:t>
      </w:r>
      <w:r w:rsidRPr="00177D45">
        <w:rPr>
          <w:sz w:val="16"/>
        </w:rPr>
        <w:t xml:space="preserve">. </w:t>
      </w:r>
      <w:r w:rsidRPr="00D447AF">
        <w:rPr>
          <w:u w:val="single"/>
        </w:rPr>
        <w:t xml:space="preserve">This is </w:t>
      </w:r>
      <w:r w:rsidRPr="00177D45">
        <w:rPr>
          <w:sz w:val="16"/>
        </w:rPr>
        <w:t xml:space="preserve">probably </w:t>
      </w:r>
      <w:r w:rsidRPr="00D447AF">
        <w:rPr>
          <w:u w:val="single"/>
        </w:rPr>
        <w:t>the direction that Agamben takes when he speaks</w:t>
      </w:r>
      <w:r>
        <w:rPr>
          <w:u w:val="single"/>
        </w:rPr>
        <w:t xml:space="preserve"> </w:t>
      </w:r>
      <w:r w:rsidRPr="00D447AF">
        <w:rPr>
          <w:u w:val="single"/>
        </w:rPr>
        <w:t>of a “zone of indistinction”</w:t>
      </w:r>
      <w:r w:rsidRPr="00177D45">
        <w:rPr>
          <w:sz w:val="16"/>
        </w:rPr>
        <w:t xml:space="preserve">, the tendentious identity of life and politics (1998: 122 resp. 148). But this leads into a blind alley. </w:t>
      </w:r>
      <w:r w:rsidRPr="007A6A89">
        <w:rPr>
          <w:highlight w:val="green"/>
          <w:u w:val="single"/>
        </w:rPr>
        <w:t>Agamben does not comprehend “camp” as an internally differentiated continuum, but only as a “line”</w:t>
      </w:r>
      <w:r w:rsidRPr="00D447AF">
        <w:rPr>
          <w:u w:val="single"/>
        </w:rPr>
        <w:t xml:space="preserve"> </w:t>
      </w:r>
      <w:r w:rsidRPr="00177D45">
        <w:rPr>
          <w:sz w:val="16"/>
        </w:rPr>
        <w:t xml:space="preserve">(1998: 122) </w:t>
      </w:r>
      <w:r w:rsidRPr="00D447AF">
        <w:rPr>
          <w:u w:val="single"/>
        </w:rPr>
        <w:t xml:space="preserve">that separates </w:t>
      </w:r>
      <w:r w:rsidRPr="00177D45">
        <w:rPr>
          <w:sz w:val="16"/>
        </w:rPr>
        <w:t xml:space="preserve">more or less clearly </w:t>
      </w:r>
      <w:r w:rsidRPr="00D447AF">
        <w:rPr>
          <w:u w:val="single"/>
        </w:rPr>
        <w:t>between bare life and political existence</w:t>
      </w:r>
      <w:r w:rsidRPr="00177D45">
        <w:rPr>
          <w:sz w:val="16"/>
        </w:rPr>
        <w:t xml:space="preserve">. </w:t>
      </w:r>
      <w:r w:rsidRPr="00D447AF">
        <w:rPr>
          <w:u w:val="single"/>
        </w:rPr>
        <w:t>As a consequence</w:t>
      </w:r>
      <w:r w:rsidRPr="00177D45">
        <w:rPr>
          <w:sz w:val="16"/>
        </w:rPr>
        <w:t xml:space="preserve">, </w:t>
      </w:r>
      <w:r w:rsidRPr="007A6A89">
        <w:rPr>
          <w:rStyle w:val="Emphasis"/>
          <w:highlight w:val="green"/>
        </w:rPr>
        <w:t>he cannot analyse how inside “bare life” hierarchisations and evaluations become possible, how life can be classified and qualified as higher or lower, as descending or ascending</w:t>
      </w:r>
      <w:r w:rsidRPr="00177D45">
        <w:rPr>
          <w:sz w:val="16"/>
        </w:rPr>
        <w:t xml:space="preserve">. </w:t>
      </w:r>
      <w:r w:rsidRPr="00D447AF">
        <w:rPr>
          <w:u w:val="single"/>
        </w:rPr>
        <w:t>Agamben cannot account for these</w:t>
      </w:r>
      <w:r>
        <w:rPr>
          <w:u w:val="single"/>
        </w:rPr>
        <w:t xml:space="preserve"> </w:t>
      </w:r>
      <w:r w:rsidRPr="00D447AF">
        <w:rPr>
          <w:u w:val="single"/>
        </w:rPr>
        <w:t xml:space="preserve">processes since his attention is fixed on the establishment of a border </w:t>
      </w:r>
      <w:r w:rsidRPr="00177D45">
        <w:rPr>
          <w:sz w:val="16"/>
        </w:rPr>
        <w:t xml:space="preserve">– a border that he does not comprehend as a staggered zone but as a line without extension that reduces the question to an either-or. In other words: </w:t>
      </w:r>
      <w:r w:rsidRPr="00D447AF">
        <w:rPr>
          <w:u w:val="single"/>
        </w:rPr>
        <w:t>Agamben is less interested in life than in its “bareness”,</w:t>
      </w:r>
      <w:r>
        <w:rPr>
          <w:u w:val="single"/>
        </w:rPr>
        <w:t xml:space="preserve"> </w:t>
      </w:r>
      <w:r w:rsidRPr="00D447AF">
        <w:rPr>
          <w:u w:val="single"/>
        </w:rPr>
        <w:t>whereby his account does not focus on the normalisation of life, but on death as the</w:t>
      </w:r>
      <w:r>
        <w:rPr>
          <w:u w:val="single"/>
        </w:rPr>
        <w:t xml:space="preserve"> </w:t>
      </w:r>
      <w:r w:rsidRPr="00D447AF">
        <w:rPr>
          <w:u w:val="single"/>
        </w:rPr>
        <w:t>materialisation of a borderline</w:t>
      </w:r>
      <w:r w:rsidRPr="00177D45">
        <w:rPr>
          <w:sz w:val="16"/>
        </w:rPr>
        <w:t xml:space="preserve">. For Agamben biopolitics is essentially “thanatopolitics” (1998: 122; Fitzpatrick 2001: 263-265; Werber 2002: 419). In fact the “camp” is by no means a homogenous zone where differences collapse but a site where differences are produced. Here again the contrast between Agamben and Foucault is instructive. </w:t>
      </w:r>
      <w:r w:rsidRPr="0025467D">
        <w:rPr>
          <w:u w:val="single"/>
        </w:rPr>
        <w:t xml:space="preserve">For Foucault </w:t>
      </w:r>
      <w:r w:rsidRPr="007A6A89">
        <w:rPr>
          <w:highlight w:val="green"/>
          <w:u w:val="single"/>
        </w:rPr>
        <w:t>biopolitics is not a sovereign decision over life and death</w:t>
      </w:r>
      <w:r w:rsidRPr="00177D45">
        <w:rPr>
          <w:sz w:val="16"/>
        </w:rPr>
        <w:t xml:space="preserve">. </w:t>
      </w:r>
      <w:r w:rsidRPr="007A6A89">
        <w:rPr>
          <w:highlight w:val="green"/>
          <w:u w:val="single"/>
        </w:rPr>
        <w:t>The</w:t>
      </w:r>
      <w:r w:rsidRPr="00177D45">
        <w:rPr>
          <w:sz w:val="16"/>
        </w:rPr>
        <w:t xml:space="preserve"> historical and political </w:t>
      </w:r>
      <w:r w:rsidRPr="007A6A89">
        <w:rPr>
          <w:highlight w:val="green"/>
          <w:u w:val="single"/>
        </w:rPr>
        <w:t>novelty of biopolitics</w:t>
      </w:r>
      <w:r w:rsidRPr="0025467D">
        <w:rPr>
          <w:u w:val="single"/>
        </w:rPr>
        <w:t xml:space="preserve"> lies in the fact that it </w:t>
      </w:r>
      <w:r w:rsidRPr="007A6A89">
        <w:rPr>
          <w:highlight w:val="green"/>
          <w:u w:val="single"/>
        </w:rPr>
        <w:t>focuses on the productive value of individuals and populations</w:t>
      </w:r>
      <w:r w:rsidRPr="00177D45">
        <w:rPr>
          <w:sz w:val="16"/>
        </w:rPr>
        <w:t xml:space="preserve">; the </w:t>
      </w:r>
      <w:r w:rsidRPr="0025467D">
        <w:rPr>
          <w:u w:val="single"/>
        </w:rPr>
        <w:t xml:space="preserve">ancient sovereign power </w:t>
      </w:r>
      <w:r w:rsidRPr="00177D45">
        <w:rPr>
          <w:sz w:val="16"/>
        </w:rPr>
        <w:t xml:space="preserve">that was </w:t>
      </w:r>
      <w:r w:rsidRPr="0025467D">
        <w:rPr>
          <w:u w:val="single"/>
        </w:rPr>
        <w:t xml:space="preserve">centred on death </w:t>
      </w:r>
      <w:r w:rsidRPr="0025467D">
        <w:rPr>
          <w:rStyle w:val="Emphasis"/>
        </w:rPr>
        <w:t>is</w:t>
      </w:r>
      <w:r>
        <w:rPr>
          <w:rStyle w:val="Emphasis"/>
        </w:rPr>
        <w:t xml:space="preserve"> </w:t>
      </w:r>
      <w:r w:rsidRPr="0025467D">
        <w:rPr>
          <w:rStyle w:val="Emphasis"/>
        </w:rPr>
        <w:t>reorganised around the imperative of life</w:t>
      </w:r>
      <w:r w:rsidRPr="00177D45">
        <w:rPr>
          <w:sz w:val="16"/>
        </w:rPr>
        <w:t xml:space="preserve">. In this perspective </w:t>
      </w:r>
      <w:r w:rsidRPr="0025467D">
        <w:rPr>
          <w:u w:val="single"/>
        </w:rPr>
        <w:t>Foucault analyses modern</w:t>
      </w:r>
      <w:r>
        <w:rPr>
          <w:u w:val="single"/>
        </w:rPr>
        <w:t xml:space="preserve"> </w:t>
      </w:r>
      <w:r w:rsidRPr="0025467D">
        <w:rPr>
          <w:u w:val="single"/>
        </w:rPr>
        <w:t>racism as a vital technology since it guarantees the function of death in an economy of biopower</w:t>
      </w:r>
      <w:r w:rsidRPr="00177D45">
        <w:rPr>
          <w:sz w:val="16"/>
        </w:rPr>
        <w:t xml:space="preserve">. </w:t>
      </w:r>
      <w:r w:rsidRPr="0025467D">
        <w:rPr>
          <w:u w:val="single"/>
        </w:rPr>
        <w:t>Racism allows for a fragmentation of the social that facilitates a hierarchical</w:t>
      </w:r>
      <w:r>
        <w:rPr>
          <w:u w:val="single"/>
        </w:rPr>
        <w:t xml:space="preserve"> </w:t>
      </w:r>
      <w:r w:rsidRPr="0025467D">
        <w:rPr>
          <w:u w:val="single"/>
        </w:rPr>
        <w:t>differentiation between good and bad races</w:t>
      </w:r>
      <w:r w:rsidRPr="00177D45">
        <w:rPr>
          <w:sz w:val="16"/>
        </w:rPr>
        <w:t xml:space="preserve">. </w:t>
      </w:r>
      <w:r w:rsidRPr="0025467D">
        <w:rPr>
          <w:u w:val="single"/>
        </w:rPr>
        <w:t xml:space="preserve">The killing of others </w:t>
      </w:r>
      <w:r w:rsidRPr="0025467D">
        <w:rPr>
          <w:rStyle w:val="Emphasis"/>
        </w:rPr>
        <w:t>is motivated by the vision of</w:t>
      </w:r>
      <w:r>
        <w:rPr>
          <w:rStyle w:val="Emphasis"/>
        </w:rPr>
        <w:t xml:space="preserve"> </w:t>
      </w:r>
      <w:r w:rsidRPr="0025467D">
        <w:rPr>
          <w:rStyle w:val="Emphasis"/>
        </w:rPr>
        <w:t xml:space="preserve">an improvement or purification of the higher race </w:t>
      </w:r>
      <w:r w:rsidRPr="00177D45">
        <w:rPr>
          <w:sz w:val="16"/>
        </w:rPr>
        <w:t xml:space="preserve">(Foucault 1997: 213-235). From this point, the second difference between Agamben and Foucault emerges. </w:t>
      </w:r>
      <w:r w:rsidRPr="0025467D">
        <w:rPr>
          <w:u w:val="single"/>
        </w:rPr>
        <w:t>Agamben claims that from</w:t>
      </w:r>
      <w:r>
        <w:rPr>
          <w:u w:val="single"/>
        </w:rPr>
        <w:t xml:space="preserve"> </w:t>
      </w:r>
      <w:r w:rsidRPr="0025467D">
        <w:rPr>
          <w:u w:val="single"/>
        </w:rPr>
        <w:t>antiquity on there was a structural link between sovereignty and biopolitics, leading to an</w:t>
      </w:r>
      <w:r>
        <w:rPr>
          <w:u w:val="single"/>
        </w:rPr>
        <w:t xml:space="preserve"> </w:t>
      </w:r>
      <w:r w:rsidRPr="0025467D">
        <w:rPr>
          <w:u w:val="single"/>
        </w:rPr>
        <w:t>always renewed and ever more radicalised separation between bare life and legal existence</w:t>
      </w:r>
      <w:r w:rsidRPr="00177D45">
        <w:rPr>
          <w:sz w:val="16"/>
        </w:rPr>
        <w:t xml:space="preserve">. </w:t>
      </w:r>
      <w:r w:rsidRPr="007A6A89">
        <w:rPr>
          <w:highlight w:val="green"/>
          <w:u w:val="single"/>
        </w:rPr>
        <w:t>Foucault</w:t>
      </w:r>
      <w:r w:rsidRPr="00177D45">
        <w:rPr>
          <w:sz w:val="16"/>
        </w:rPr>
        <w:t xml:space="preserve">, on the other hand, </w:t>
      </w:r>
      <w:r w:rsidRPr="007A6A89">
        <w:rPr>
          <w:highlight w:val="green"/>
          <w:u w:val="single"/>
        </w:rPr>
        <w:t>makes a</w:t>
      </w:r>
      <w:r w:rsidRPr="0025467D">
        <w:rPr>
          <w:u w:val="single"/>
        </w:rPr>
        <w:t xml:space="preserve">n analytical </w:t>
      </w:r>
      <w:r w:rsidRPr="007A6A89">
        <w:rPr>
          <w:highlight w:val="green"/>
          <w:u w:val="single"/>
        </w:rPr>
        <w:t>distinction between biopolitics and sovereignty</w:t>
      </w:r>
      <w:r w:rsidRPr="0025467D">
        <w:rPr>
          <w:u w:val="single"/>
        </w:rPr>
        <w:t xml:space="preserve">, </w:t>
      </w:r>
      <w:r w:rsidRPr="00177D45">
        <w:rPr>
          <w:sz w:val="16"/>
        </w:rPr>
        <w:t xml:space="preserve">even though he notes their “deep historical link” (Foucault 1991: 102). </w:t>
      </w:r>
      <w:r w:rsidRPr="007A6A89">
        <w:rPr>
          <w:highlight w:val="green"/>
          <w:u w:val="single"/>
        </w:rPr>
        <w:t>Only the Foucauldian analytical frame allows the material limits and the historical specifity of sovereignty</w:t>
      </w:r>
      <w:r w:rsidRPr="0025467D">
        <w:rPr>
          <w:u w:val="single"/>
        </w:rPr>
        <w:t xml:space="preserve"> to become visible by presenting </w:t>
      </w:r>
      <w:r w:rsidRPr="007A6A89">
        <w:rPr>
          <w:highlight w:val="green"/>
          <w:u w:val="single"/>
        </w:rPr>
        <w:t>it less as the origin than as an effect of power relations</w:t>
      </w:r>
      <w:r w:rsidRPr="0025467D">
        <w:rPr>
          <w:u w:val="single"/>
        </w:rPr>
        <w:t>.</w:t>
      </w:r>
      <w:r w:rsidRPr="00177D45">
        <w:rPr>
          <w:sz w:val="16"/>
        </w:rPr>
        <w:t xml:space="preserve"> </w:t>
      </w:r>
      <w:r w:rsidRPr="005044EE">
        <w:rPr>
          <w:u w:val="single"/>
        </w:rPr>
        <w:t xml:space="preserve">Foucault shows that </w:t>
      </w:r>
      <w:r w:rsidRPr="007A6A89">
        <w:rPr>
          <w:rStyle w:val="Emphasis"/>
          <w:highlight w:val="green"/>
        </w:rPr>
        <w:t>sovereign power is by no means sovereign</w:t>
      </w:r>
      <w:r w:rsidRPr="007A6A89">
        <w:rPr>
          <w:sz w:val="16"/>
          <w:highlight w:val="green"/>
        </w:rPr>
        <w:t xml:space="preserve">, </w:t>
      </w:r>
      <w:r w:rsidRPr="007A6A89">
        <w:rPr>
          <w:highlight w:val="green"/>
          <w:u w:val="single"/>
        </w:rPr>
        <w:t>since its legitimacy and efficiency depends on a “microphysics of power</w:t>
      </w:r>
      <w:r w:rsidRPr="005044EE">
        <w:rPr>
          <w:u w:val="single"/>
        </w:rPr>
        <w:t xml:space="preserve">”, </w:t>
      </w:r>
      <w:r w:rsidRPr="00177D45">
        <w:rPr>
          <w:u w:val="single"/>
        </w:rPr>
        <w:t>whereas in Agamben’s work sovereignty</w:t>
      </w:r>
      <w:r>
        <w:rPr>
          <w:u w:val="single"/>
        </w:rPr>
        <w:t xml:space="preserve"> </w:t>
      </w:r>
      <w:r w:rsidRPr="00177D45">
        <w:rPr>
          <w:u w:val="single"/>
        </w:rPr>
        <w:t>produces and dominates bare life</w:t>
      </w:r>
      <w:r w:rsidRPr="00177D45">
        <w:rPr>
          <w:sz w:val="16"/>
        </w:rPr>
        <w:t xml:space="preserve">. For Agamben “the production of a biopolitical body is the original activity of sovereign power” (1998: 6; emphasis in orig.). </w:t>
      </w:r>
      <w:r w:rsidRPr="00177D45">
        <w:rPr>
          <w:u w:val="single"/>
        </w:rPr>
        <w:t>The binary confrontation of</w:t>
      </w:r>
      <w:r>
        <w:rPr>
          <w:u w:val="single"/>
        </w:rPr>
        <w:t xml:space="preserve"> </w:t>
      </w:r>
      <w:r w:rsidRPr="00177D45">
        <w:rPr>
          <w:u w:val="single"/>
        </w:rPr>
        <w:t xml:space="preserve">bíos and zoé, political existence and bare life, rule and exception points exactly to the </w:t>
      </w:r>
      <w:r w:rsidRPr="00177D45">
        <w:rPr>
          <w:rStyle w:val="Emphasis"/>
        </w:rPr>
        <w:t>very</w:t>
      </w:r>
      <w:r>
        <w:rPr>
          <w:rStyle w:val="Emphasis"/>
        </w:rPr>
        <w:t xml:space="preserve"> </w:t>
      </w:r>
      <w:r w:rsidRPr="00177D45">
        <w:rPr>
          <w:rStyle w:val="Emphasis"/>
        </w:rPr>
        <w:t>juridical model of power that Foucault has criticized so convincingly</w:t>
      </w:r>
      <w:r w:rsidRPr="00177D45">
        <w:rPr>
          <w:sz w:val="16"/>
        </w:rPr>
        <w:t xml:space="preserve">. </w:t>
      </w:r>
      <w:r w:rsidRPr="007A6A89">
        <w:rPr>
          <w:rStyle w:val="Emphasis"/>
          <w:highlight w:val="green"/>
        </w:rPr>
        <w:t>Agamben pursues a concept of power that is grounded</w:t>
      </w:r>
      <w:r w:rsidRPr="00177D45">
        <w:rPr>
          <w:rStyle w:val="Emphasis"/>
        </w:rPr>
        <w:t xml:space="preserve"> in categories of </w:t>
      </w:r>
      <w:r w:rsidRPr="007A6A89">
        <w:rPr>
          <w:rStyle w:val="Emphasis"/>
          <w:highlight w:val="green"/>
        </w:rPr>
        <w:t>repression, reproduction and reduction, without taking into account the relational, decentralised and productive aspect of power</w:t>
      </w:r>
      <w:r w:rsidRPr="00177D45">
        <w:rPr>
          <w:sz w:val="16"/>
        </w:rPr>
        <w:t xml:space="preserve">. In that it remains inside the horizon of law, </w:t>
      </w:r>
      <w:r w:rsidRPr="00177D45">
        <w:rPr>
          <w:u w:val="single"/>
        </w:rPr>
        <w:t xml:space="preserve">Agamben’s analysis is more indebted to </w:t>
      </w:r>
      <w:r w:rsidRPr="00177D45">
        <w:rPr>
          <w:sz w:val="16"/>
        </w:rPr>
        <w:t xml:space="preserve">Carl </w:t>
      </w:r>
      <w:r w:rsidRPr="00177D45">
        <w:rPr>
          <w:u w:val="single"/>
        </w:rPr>
        <w:t>Schmitt</w:t>
      </w:r>
      <w:r w:rsidRPr="00177D45">
        <w:rPr>
          <w:sz w:val="16"/>
        </w:rPr>
        <w:t xml:space="preserve"> (1932) </w:t>
      </w:r>
      <w:r w:rsidRPr="00177D45">
        <w:rPr>
          <w:u w:val="single"/>
        </w:rPr>
        <w:t>than to Michel Foucault</w:t>
      </w:r>
      <w:r w:rsidRPr="00177D45">
        <w:rPr>
          <w:sz w:val="16"/>
        </w:rPr>
        <w:t xml:space="preserve">. For Schmitt, the sovereign is visible in the decision about the state of exception, in the suspension of the law, while </w:t>
      </w:r>
      <w:r w:rsidRPr="00177D45">
        <w:rPr>
          <w:u w:val="single"/>
        </w:rPr>
        <w:t xml:space="preserve">for Foucault </w:t>
      </w:r>
      <w:r w:rsidRPr="007A6A89">
        <w:rPr>
          <w:highlight w:val="green"/>
          <w:u w:val="single"/>
        </w:rPr>
        <w:t>the normal state that operates beneath, alongside, or against</w:t>
      </w:r>
      <w:r w:rsidRPr="00177D45">
        <w:rPr>
          <w:u w:val="single"/>
        </w:rPr>
        <w:t xml:space="preserve"> </w:t>
      </w:r>
      <w:r w:rsidRPr="007A6A89">
        <w:rPr>
          <w:highlight w:val="green"/>
          <w:u w:val="single"/>
        </w:rPr>
        <w:t>juridical mechanisms is more important</w:t>
      </w:r>
      <w:r w:rsidRPr="00177D45">
        <w:rPr>
          <w:sz w:val="16"/>
        </w:rPr>
        <w:t xml:space="preserve">. While the former concentrates on how the norm is suspended, the latter focuses on the production of normality. </w:t>
      </w:r>
      <w:r w:rsidRPr="00177D45">
        <w:rPr>
          <w:u w:val="single"/>
        </w:rPr>
        <w:t xml:space="preserve">Schmitt takes as the point of departure the very sovereignty, that signifies, </w:t>
      </w:r>
      <w:r w:rsidRPr="00177D45">
        <w:rPr>
          <w:sz w:val="16"/>
        </w:rPr>
        <w:t xml:space="preserve">for Foucault, </w:t>
      </w:r>
      <w:r w:rsidRPr="00177D45">
        <w:rPr>
          <w:u w:val="single"/>
        </w:rPr>
        <w:t>the endpoint and result of complex social processes</w:t>
      </w:r>
      <w:r w:rsidRPr="00177D45">
        <w:rPr>
          <w:sz w:val="16"/>
        </w:rPr>
        <w:t>, which concentrate the forces inside the social body in such a way as to produce the impression that there is an autonomous centre, or a sovereign source of power.6</w:t>
      </w:r>
    </w:p>
    <w:p w14:paraId="250447AC" w14:textId="77777777" w:rsidR="009F5933" w:rsidRDefault="009F5933" w:rsidP="009F5933"/>
    <w:p w14:paraId="7813A1A2" w14:textId="77777777" w:rsidR="009F5933" w:rsidRDefault="009F5933" w:rsidP="009F5933">
      <w:pPr>
        <w:pStyle w:val="Heading4"/>
      </w:pPr>
      <w:r>
        <w:t xml:space="preserve">Agamben’s jargon of ‘exception’ is </w:t>
      </w:r>
      <w:r w:rsidRPr="00447753">
        <w:rPr>
          <w:u w:val="single"/>
        </w:rPr>
        <w:t>depoli</w:t>
      </w:r>
      <w:r>
        <w:rPr>
          <w:u w:val="single"/>
        </w:rPr>
        <w:t>ti</w:t>
      </w:r>
      <w:r w:rsidRPr="00447753">
        <w:rPr>
          <w:u w:val="single"/>
        </w:rPr>
        <w:t>cizing</w:t>
      </w:r>
      <w:r>
        <w:t xml:space="preserve"> and </w:t>
      </w:r>
      <w:r w:rsidRPr="00447753">
        <w:rPr>
          <w:u w:val="single"/>
        </w:rPr>
        <w:t>ignores social reforms</w:t>
      </w:r>
    </w:p>
    <w:p w14:paraId="242CBD77" w14:textId="77777777" w:rsidR="009F5933" w:rsidRPr="00E66BE0" w:rsidRDefault="009F5933" w:rsidP="009F5933">
      <w:r w:rsidRPr="0040376F">
        <w:rPr>
          <w:rStyle w:val="Style13ptBold"/>
        </w:rPr>
        <w:t>Huysmans 08</w:t>
      </w:r>
      <w:r>
        <w:t xml:space="preserve"> </w:t>
      </w:r>
      <w:r w:rsidRPr="00446304">
        <w:rPr>
          <w:sz w:val="16"/>
          <w:szCs w:val="16"/>
        </w:rPr>
        <w:t xml:space="preserve">(Jef Huysmans is a Professor of International Politics. He is best known for his work on the politics of insecurity, the securitization of migration, and critical methods in security studies and IR. Currently he is working on security and democracy in times of surveillance, the political life of methods, and the political significance of little nothings, “The Jargon of Exception—On Schmitt, Agamben and the Absence of Political Society,” First published: 14 May 2008, Accessed 7.7.18, </w:t>
      </w:r>
      <w:hyperlink r:id="rId38" w:history="1">
        <w:r w:rsidRPr="00446304">
          <w:rPr>
            <w:rStyle w:val="Hyperlink"/>
            <w:sz w:val="16"/>
            <w:szCs w:val="16"/>
          </w:rPr>
          <w:t>https://academic.oup.com/ips/article/2/2/165/1834292</w:t>
        </w:r>
      </w:hyperlink>
      <w:r w:rsidRPr="00446304">
        <w:rPr>
          <w:sz w:val="16"/>
          <w:szCs w:val="16"/>
        </w:rPr>
        <w:t xml:space="preserve"> ) //ZoL</w:t>
      </w:r>
    </w:p>
    <w:p w14:paraId="636D4124" w14:textId="77777777" w:rsidR="009F5933" w:rsidRPr="004D1F5D" w:rsidRDefault="009F5933" w:rsidP="009F5933">
      <w:pPr>
        <w:rPr>
          <w:sz w:val="16"/>
        </w:rPr>
      </w:pPr>
      <w:r w:rsidRPr="004D1F5D">
        <w:rPr>
          <w:sz w:val="16"/>
        </w:rPr>
        <w:t xml:space="preserve">Deploying the jargon of exception and especially </w:t>
      </w:r>
      <w:r w:rsidRPr="00094351">
        <w:rPr>
          <w:rStyle w:val="StyleUnderline"/>
          <w:highlight w:val="green"/>
        </w:rPr>
        <w:t>Agamben’s conception of the exception-being-the-rule</w:t>
      </w:r>
      <w:r w:rsidRPr="004D1F5D">
        <w:rPr>
          <w:sz w:val="16"/>
        </w:rPr>
        <w:t xml:space="preserve"> for reconfiguring conceptions of politics in a biopolitical age </w:t>
      </w:r>
      <w:r w:rsidRPr="00094351">
        <w:rPr>
          <w:rStyle w:val="StyleUnderline"/>
          <w:highlight w:val="green"/>
        </w:rPr>
        <w:t>comes at a serious cost</w:t>
      </w:r>
      <w:r w:rsidRPr="004D1F5D">
        <w:rPr>
          <w:sz w:val="16"/>
        </w:rPr>
        <w:t xml:space="preserve">, though. </w:t>
      </w:r>
      <w:r w:rsidRPr="00094351">
        <w:rPr>
          <w:rStyle w:val="StyleUnderline"/>
          <w:highlight w:val="green"/>
        </w:rPr>
        <w:t>It inserts</w:t>
      </w:r>
      <w:r w:rsidRPr="00094351">
        <w:rPr>
          <w:rStyle w:val="StyleUnderline"/>
        </w:rPr>
        <w:t xml:space="preserve"> both a diagnosis of our time and </w:t>
      </w:r>
      <w:r w:rsidRPr="00094351">
        <w:rPr>
          <w:rStyle w:val="StyleUnderline"/>
          <w:highlight w:val="green"/>
        </w:rPr>
        <w:t xml:space="preserve">a conceptual apparatus for rethinking politics that has </w:t>
      </w:r>
      <w:r w:rsidRPr="00094351">
        <w:rPr>
          <w:rStyle w:val="Emphasis"/>
          <w:highlight w:val="green"/>
        </w:rPr>
        <w:t>no place</w:t>
      </w:r>
      <w:r w:rsidRPr="00094351">
        <w:rPr>
          <w:rStyle w:val="StyleUnderline"/>
          <w:highlight w:val="green"/>
        </w:rPr>
        <w:t xml:space="preserve"> for</w:t>
      </w:r>
      <w:r w:rsidRPr="00094351">
        <w:rPr>
          <w:rStyle w:val="StyleUnderline"/>
        </w:rPr>
        <w:t xml:space="preserve"> the category that has been central to</w:t>
      </w:r>
      <w:r w:rsidRPr="004D1F5D">
        <w:rPr>
          <w:sz w:val="16"/>
        </w:rPr>
        <w:t xml:space="preserve"> the </w:t>
      </w:r>
      <w:r w:rsidRPr="007B4818">
        <w:rPr>
          <w:u w:val="single"/>
        </w:rPr>
        <w:t>modern democratic tradition</w:t>
      </w:r>
      <w:r w:rsidRPr="00094351">
        <w:rPr>
          <w:rStyle w:val="StyleUnderline"/>
        </w:rPr>
        <w:t xml:space="preserve">: </w:t>
      </w:r>
      <w:r w:rsidRPr="007B4818">
        <w:rPr>
          <w:rStyle w:val="StyleUnderline"/>
          <w:highlight w:val="green"/>
        </w:rPr>
        <w:t xml:space="preserve">the political </w:t>
      </w:r>
      <w:r w:rsidRPr="00094351">
        <w:rPr>
          <w:rStyle w:val="StyleUnderline"/>
          <w:highlight w:val="green"/>
        </w:rPr>
        <w:t>significance of people</w:t>
      </w:r>
      <w:r w:rsidRPr="004D1F5D">
        <w:rPr>
          <w:sz w:val="16"/>
        </w:rPr>
        <w:t xml:space="preserve"> as a multiplicity of social relations that condition politics and that are constituted by the mediations of various objectified forms and processes (for example, scientific knowledge, technologies, property relations, legal institutions...). </w:t>
      </w:r>
      <w:r w:rsidRPr="00094351">
        <w:rPr>
          <w:rStyle w:val="StyleUnderline"/>
          <w:highlight w:val="green"/>
        </w:rPr>
        <w:t>Even if one would argue that Agamben’s framing of</w:t>
      </w:r>
      <w:r w:rsidRPr="004D1F5D">
        <w:rPr>
          <w:sz w:val="16"/>
        </w:rPr>
        <w:t xml:space="preserve"> the </w:t>
      </w:r>
      <w:r w:rsidRPr="00094351">
        <w:rPr>
          <w:rStyle w:val="StyleUnderline"/>
        </w:rPr>
        <w:t xml:space="preserve">current </w:t>
      </w:r>
      <w:r w:rsidRPr="00094351">
        <w:rPr>
          <w:rStyle w:val="StyleUnderline"/>
          <w:highlight w:val="green"/>
        </w:rPr>
        <w:t>political conditions are valuable</w:t>
      </w:r>
      <w:r w:rsidRPr="00094351">
        <w:rPr>
          <w:rStyle w:val="StyleUnderline"/>
        </w:rPr>
        <w:t xml:space="preserve"> for understanding</w:t>
      </w:r>
      <w:r w:rsidRPr="004D1F5D">
        <w:rPr>
          <w:sz w:val="16"/>
        </w:rPr>
        <w:t xml:space="preserve"> important </w:t>
      </w:r>
      <w:r w:rsidRPr="00094351">
        <w:rPr>
          <w:rStyle w:val="StyleUnderline"/>
        </w:rPr>
        <w:t>changes</w:t>
      </w:r>
      <w:r w:rsidRPr="004D1F5D">
        <w:rPr>
          <w:sz w:val="16"/>
        </w:rPr>
        <w:t xml:space="preserve"> that have taken place in the twentieth century and that are continuing in the twenty first, </w:t>
      </w:r>
      <w:r w:rsidRPr="00094351">
        <w:rPr>
          <w:rStyle w:val="StyleUnderline"/>
          <w:highlight w:val="green"/>
        </w:rPr>
        <w:t>they</w:t>
      </w:r>
      <w:r w:rsidRPr="004D1F5D">
        <w:rPr>
          <w:sz w:val="16"/>
        </w:rPr>
        <w:t xml:space="preserve"> also </w:t>
      </w:r>
      <w:r w:rsidRPr="00094351">
        <w:rPr>
          <w:rStyle w:val="StyleUnderline"/>
          <w:highlight w:val="green"/>
        </w:rPr>
        <w:t>are</w:t>
      </w:r>
      <w:r w:rsidRPr="004D1F5D">
        <w:rPr>
          <w:sz w:val="16"/>
        </w:rPr>
        <w:t xml:space="preserve"> to a considerable extent </w:t>
      </w:r>
      <w:r w:rsidRPr="00094351">
        <w:rPr>
          <w:rStyle w:val="Emphasis"/>
          <w:highlight w:val="green"/>
        </w:rPr>
        <w:t>depoliticizing</w:t>
      </w:r>
      <w:r w:rsidRPr="004D1F5D">
        <w:rPr>
          <w:sz w:val="16"/>
        </w:rPr>
        <w:t xml:space="preserve">. </w:t>
      </w:r>
      <w:r w:rsidRPr="00094351">
        <w:rPr>
          <w:rStyle w:val="StyleUnderline"/>
        </w:rPr>
        <w:t>Agamben’s</w:t>
      </w:r>
      <w:r w:rsidRPr="004D1F5D">
        <w:rPr>
          <w:sz w:val="16"/>
        </w:rPr>
        <w:t xml:space="preserve"> work </w:t>
      </w:r>
      <w:r w:rsidRPr="00094351">
        <w:rPr>
          <w:rStyle w:val="StyleUnderline"/>
        </w:rPr>
        <w:t>tends to guide</w:t>
      </w:r>
      <w:r w:rsidRPr="004D1F5D">
        <w:rPr>
          <w:sz w:val="16"/>
        </w:rPr>
        <w:t xml:space="preserve"> the </w:t>
      </w:r>
      <w:r w:rsidRPr="00094351">
        <w:rPr>
          <w:rStyle w:val="StyleUnderline"/>
        </w:rPr>
        <w:t>analysis to unmediated</w:t>
      </w:r>
      <w:r w:rsidRPr="004D1F5D">
        <w:rPr>
          <w:sz w:val="16"/>
        </w:rPr>
        <w:t xml:space="preserve">, </w:t>
      </w:r>
      <w:r w:rsidRPr="00094351">
        <w:rPr>
          <w:rStyle w:val="StyleUnderline"/>
        </w:rPr>
        <w:t>factual life</w:t>
      </w:r>
      <w:r w:rsidRPr="004D1F5D">
        <w:rPr>
          <w:sz w:val="16"/>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094351">
        <w:rPr>
          <w:rStyle w:val="StyleUnderline"/>
        </w:rPr>
        <w:t xml:space="preserve">such </w:t>
      </w:r>
      <w:r w:rsidRPr="00094351">
        <w:rPr>
          <w:rStyle w:val="StyleUnderline"/>
          <w:highlight w:val="green"/>
        </w:rPr>
        <w:t>a conception of</w:t>
      </w:r>
      <w:r w:rsidRPr="00094351">
        <w:rPr>
          <w:rStyle w:val="StyleUnderline"/>
        </w:rPr>
        <w:t xml:space="preserve"> bodily</w:t>
      </w:r>
      <w:r w:rsidRPr="004D1F5D">
        <w:rPr>
          <w:sz w:val="16"/>
        </w:rPr>
        <w:t xml:space="preserve">, </w:t>
      </w:r>
      <w:r w:rsidRPr="00094351">
        <w:rPr>
          <w:rStyle w:val="StyleUnderline"/>
          <w:highlight w:val="green"/>
        </w:rPr>
        <w:t>naked life is not political</w:t>
      </w:r>
      <w:r w:rsidRPr="004D1F5D">
        <w:rPr>
          <w:sz w:val="16"/>
        </w:rPr>
        <w:t xml:space="preserve">. </w:t>
      </w:r>
      <w:r w:rsidRPr="00094351">
        <w:rPr>
          <w:rStyle w:val="StyleUnderline"/>
          <w:highlight w:val="green"/>
        </w:rPr>
        <w:t>It ignores how this life only</w:t>
      </w:r>
      <w:r w:rsidRPr="00094351">
        <w:rPr>
          <w:rStyle w:val="StyleUnderline"/>
        </w:rPr>
        <w:t xml:space="preserve"> exists and </w:t>
      </w:r>
      <w:r w:rsidRPr="00094351">
        <w:rPr>
          <w:rStyle w:val="StyleUnderline"/>
          <w:highlight w:val="green"/>
        </w:rPr>
        <w:t>takes</w:t>
      </w:r>
      <w:r w:rsidRPr="00094351">
        <w:rPr>
          <w:rStyle w:val="StyleUnderline"/>
        </w:rPr>
        <w:t xml:space="preserve"> on political </w:t>
      </w:r>
      <w:r w:rsidRPr="00094351">
        <w:rPr>
          <w:rStyle w:val="StyleUnderline"/>
          <w:highlight w:val="green"/>
        </w:rPr>
        <w:t>form through various socioeconomic</w:t>
      </w:r>
      <w:r w:rsidRPr="004D1F5D">
        <w:rPr>
          <w:sz w:val="16"/>
        </w:rPr>
        <w:t xml:space="preserve">, technological, scientific, legal, </w:t>
      </w:r>
      <w:r w:rsidRPr="00094351">
        <w:rPr>
          <w:rStyle w:val="StyleUnderline"/>
        </w:rPr>
        <w:t xml:space="preserve">and other </w:t>
      </w:r>
      <w:r w:rsidRPr="00094351">
        <w:rPr>
          <w:rStyle w:val="StyleUnderline"/>
          <w:highlight w:val="green"/>
        </w:rPr>
        <w:t>mediations</w:t>
      </w:r>
      <w:r w:rsidRPr="004D1F5D">
        <w:rPr>
          <w:sz w:val="16"/>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094351">
        <w:rPr>
          <w:rStyle w:val="StyleUnderline"/>
          <w:highlight w:val="green"/>
        </w:rPr>
        <w:t>Reading the politics of exception as the central lens onto</w:t>
      </w:r>
      <w:r w:rsidRPr="004D1F5D">
        <w:rPr>
          <w:sz w:val="16"/>
        </w:rPr>
        <w:t xml:space="preserve"> modern con- ceptions of </w:t>
      </w:r>
      <w:r w:rsidRPr="00094351">
        <w:rPr>
          <w:rStyle w:val="StyleUnderline"/>
          <w:highlight w:val="green"/>
        </w:rPr>
        <w:t>politics</w:t>
      </w:r>
      <w:r w:rsidRPr="004D1F5D">
        <w:rPr>
          <w:sz w:val="16"/>
        </w:rPr>
        <w:t xml:space="preserve">, as both Agamben and Schmitt do, </w:t>
      </w:r>
      <w:r w:rsidRPr="00094351">
        <w:rPr>
          <w:rStyle w:val="Emphasis"/>
          <w:highlight w:val="green"/>
        </w:rPr>
        <w:t>erases</w:t>
      </w:r>
      <w:r w:rsidRPr="004D1F5D">
        <w:rPr>
          <w:sz w:val="16"/>
        </w:rPr>
        <w:t xml:space="preserve"> from the concept of politics </w:t>
      </w:r>
      <w:r w:rsidRPr="00094351">
        <w:rPr>
          <w:rStyle w:val="Emphasis"/>
          <w:highlight w:val="green"/>
        </w:rPr>
        <w:t>a rich</w:t>
      </w:r>
      <w:r w:rsidRPr="00094351">
        <w:rPr>
          <w:rStyle w:val="StyleUnderline"/>
        </w:rPr>
        <w:t xml:space="preserve"> and constitutive </w:t>
      </w:r>
      <w:r w:rsidRPr="00094351">
        <w:rPr>
          <w:rStyle w:val="Emphasis"/>
          <w:highlight w:val="green"/>
        </w:rPr>
        <w:t xml:space="preserve">history </w:t>
      </w:r>
      <w:r w:rsidRPr="00B73300">
        <w:rPr>
          <w:rStyle w:val="Emphasis"/>
          <w:highlight w:val="green"/>
        </w:rPr>
        <w:t>of sociopolitical struggles</w:t>
      </w:r>
      <w:r w:rsidRPr="004D1F5D">
        <w:rPr>
          <w:sz w:val="16"/>
        </w:rPr>
        <w:t xml:space="preserve">, traditions of thought linked to this history, </w:t>
      </w:r>
      <w:r w:rsidRPr="00B73300">
        <w:rPr>
          <w:rStyle w:val="StyleUnderline"/>
        </w:rPr>
        <w:t>and key sites</w:t>
      </w:r>
      <w:r w:rsidRPr="00094351">
        <w:rPr>
          <w:rStyle w:val="StyleUnderline"/>
        </w:rPr>
        <w:t xml:space="preserve"> and temporalities of politics as well as the central processes </w:t>
      </w:r>
      <w:r w:rsidRPr="00094351">
        <w:rPr>
          <w:rStyle w:val="Emphasis"/>
          <w:highlight w:val="green"/>
        </w:rPr>
        <w:t>through which individualized</w:t>
      </w:r>
      <w:r w:rsidRPr="00094351">
        <w:rPr>
          <w:rStyle w:val="Emphasis"/>
        </w:rPr>
        <w:t xml:space="preserve"> bodily </w:t>
      </w:r>
      <w:r w:rsidRPr="00094351">
        <w:rPr>
          <w:rStyle w:val="Emphasis"/>
          <w:highlight w:val="green"/>
        </w:rPr>
        <w:t>resistances gain</w:t>
      </w:r>
      <w:r w:rsidRPr="004D1F5D">
        <w:rPr>
          <w:sz w:val="16"/>
        </w:rPr>
        <w:t xml:space="preserve"> their sociopolitical </w:t>
      </w:r>
      <w:r w:rsidRPr="00094351">
        <w:rPr>
          <w:rStyle w:val="Emphasis"/>
          <w:highlight w:val="green"/>
        </w:rPr>
        <w:t>significance</w:t>
      </w:r>
      <w:r w:rsidRPr="004D1F5D">
        <w:rPr>
          <w:sz w:val="16"/>
        </w:rPr>
        <w:t>.</w:t>
      </w:r>
    </w:p>
    <w:p w14:paraId="7168E3C8" w14:textId="77777777" w:rsidR="009F5933" w:rsidRPr="00720762" w:rsidRDefault="009F5933" w:rsidP="009F5933">
      <w:pPr>
        <w:rPr>
          <w:sz w:val="16"/>
        </w:rPr>
      </w:pPr>
    </w:p>
    <w:p w14:paraId="2E8A0910" w14:textId="77777777" w:rsidR="009F5933" w:rsidRDefault="009F5933" w:rsidP="009F5933">
      <w:pPr>
        <w:pStyle w:val="Heading4"/>
      </w:pPr>
      <w:r>
        <w:t xml:space="preserve">The aff’s method fails without new modes of praxis – Criticizing the status quo is not enough to create radical change </w:t>
      </w:r>
    </w:p>
    <w:p w14:paraId="008A7020" w14:textId="77777777" w:rsidR="009F5933" w:rsidRPr="00AC62E6" w:rsidRDefault="009F5933" w:rsidP="009F5933">
      <w:r w:rsidRPr="00AC62E6">
        <w:rPr>
          <w:rStyle w:val="Style13ptBold"/>
        </w:rPr>
        <w:t>Nail 10</w:t>
      </w:r>
      <w:r>
        <w:t xml:space="preserve"> (Thomas Nail, </w:t>
      </w:r>
      <w:r w:rsidRPr="00AC62E6">
        <w:t>is Associate Professor of Philosophy at the University of Denver</w:t>
      </w:r>
      <w:r>
        <w:t xml:space="preserve">,“Constructivism and the Future Anterior of Radical Politics,” Published 2010, Accessed 7.7.18, </w:t>
      </w:r>
      <w:hyperlink r:id="rId39" w:history="1">
        <w:r w:rsidRPr="005463DA">
          <w:rPr>
            <w:rStyle w:val="Hyperlink"/>
          </w:rPr>
          <w:t>https://theanarchistlibrary.org/library/thomas-nail-constructivism-and-the-future-anterior-of-radical-politics</w:t>
        </w:r>
      </w:hyperlink>
      <w:r>
        <w:t xml:space="preserve"> ) //ZoL</w:t>
      </w:r>
    </w:p>
    <w:p w14:paraId="59FC2FC6" w14:textId="77777777" w:rsidR="009F5933" w:rsidRPr="007525E3" w:rsidRDefault="009F5933" w:rsidP="009F5933">
      <w:pPr>
        <w:rPr>
          <w:sz w:val="16"/>
        </w:rPr>
      </w:pPr>
      <w:r w:rsidRPr="002B0846">
        <w:rPr>
          <w:u w:val="single"/>
        </w:rPr>
        <w:t>Radical politics today faces a two-fold challenge</w:t>
      </w:r>
      <w:r w:rsidRPr="007525E3">
        <w:rPr>
          <w:sz w:val="16"/>
        </w:rPr>
        <w:t xml:space="preserve">: </w:t>
      </w:r>
      <w:r w:rsidRPr="002B0846">
        <w:rPr>
          <w:u w:val="single"/>
        </w:rPr>
        <w:t>to show the</w:t>
      </w:r>
      <w:r>
        <w:rPr>
          <w:u w:val="single"/>
        </w:rPr>
        <w:t xml:space="preserve"> </w:t>
      </w:r>
      <w:r w:rsidRPr="002B0846">
        <w:rPr>
          <w:u w:val="single"/>
        </w:rPr>
        <w:t>problems and undesirability of the current structures of exclusion</w:t>
      </w:r>
      <w:r>
        <w:rPr>
          <w:u w:val="single"/>
        </w:rPr>
        <w:t xml:space="preserve"> </w:t>
      </w:r>
      <w:r w:rsidRPr="002B0846">
        <w:rPr>
          <w:u w:val="single"/>
        </w:rPr>
        <w:t>and power, and to show the desirability and coherency</w:t>
      </w:r>
      <w:r>
        <w:rPr>
          <w:u w:val="single"/>
        </w:rPr>
        <w:t xml:space="preserve"> </w:t>
      </w:r>
      <w:r w:rsidRPr="002B0846">
        <w:rPr>
          <w:u w:val="single"/>
        </w:rPr>
        <w:t xml:space="preserve">of various alternatives that may take their place. </w:t>
      </w:r>
      <w:r w:rsidRPr="007525E3">
        <w:rPr>
          <w:sz w:val="16"/>
        </w:rPr>
        <w:t xml:space="preserve">This paper argues that </w:t>
      </w:r>
      <w:r w:rsidRPr="00B477D4">
        <w:rPr>
          <w:u w:val="single"/>
        </w:rPr>
        <w:t>over the last 15 years</w:t>
      </w:r>
      <w:r w:rsidRPr="007525E3">
        <w:rPr>
          <w:sz w:val="16"/>
        </w:rPr>
        <w:t xml:space="preserve">, in particular, </w:t>
      </w:r>
      <w:r w:rsidRPr="00B477D4">
        <w:rPr>
          <w:u w:val="single"/>
        </w:rPr>
        <w:t>radical politics</w:t>
      </w:r>
      <w:r>
        <w:rPr>
          <w:u w:val="single"/>
        </w:rPr>
        <w:t xml:space="preserve"> </w:t>
      </w:r>
      <w:r w:rsidRPr="00B477D4">
        <w:rPr>
          <w:u w:val="single"/>
        </w:rPr>
        <w:t xml:space="preserve">have been vastly more attentive to the former </w:t>
      </w:r>
      <w:r w:rsidRPr="007525E3">
        <w:rPr>
          <w:sz w:val="16"/>
        </w:rPr>
        <w:t xml:space="preserve">than to the latter </w:t>
      </w:r>
      <w:r w:rsidRPr="00B477D4">
        <w:rPr>
          <w:u w:val="single"/>
        </w:rPr>
        <w:t xml:space="preserve">and </w:t>
      </w:r>
      <w:r w:rsidRPr="007525E3">
        <w:rPr>
          <w:sz w:val="16"/>
        </w:rPr>
        <w:t xml:space="preserve">that </w:t>
      </w:r>
      <w:r w:rsidRPr="00B477D4">
        <w:rPr>
          <w:u w:val="single"/>
        </w:rPr>
        <w:t>what is now required is an appropriate shift in practical</w:t>
      </w:r>
      <w:r>
        <w:rPr>
          <w:u w:val="single"/>
        </w:rPr>
        <w:t xml:space="preserve"> </w:t>
      </w:r>
      <w:r w:rsidRPr="00B477D4">
        <w:rPr>
          <w:u w:val="single"/>
        </w:rPr>
        <w:t>and theoretical efforts toward more constructive and prefigurative</w:t>
      </w:r>
      <w:r>
        <w:rPr>
          <w:u w:val="single"/>
        </w:rPr>
        <w:t xml:space="preserve"> </w:t>
      </w:r>
      <w:r w:rsidRPr="00B477D4">
        <w:rPr>
          <w:u w:val="single"/>
        </w:rPr>
        <w:t>activities</w:t>
      </w:r>
      <w:r w:rsidRPr="007525E3">
        <w:rPr>
          <w:sz w:val="16"/>
        </w:rPr>
        <w:t xml:space="preserve">. In particular, </w:t>
      </w:r>
      <w:r w:rsidRPr="00B477D4">
        <w:rPr>
          <w:rStyle w:val="Emphasis"/>
        </w:rPr>
        <w:t>the politics of difference</w:t>
      </w:r>
      <w:r w:rsidRPr="007525E3">
        <w:rPr>
          <w:sz w:val="16"/>
        </w:rPr>
        <w:t xml:space="preserve">, often </w:t>
      </w:r>
      <w:r w:rsidRPr="00C31778">
        <w:rPr>
          <w:u w:val="single"/>
        </w:rPr>
        <w:t>associated with post-structuralist political theory and contemporary radical politics would do well to attend more closely</w:t>
      </w:r>
      <w:r>
        <w:rPr>
          <w:u w:val="single"/>
        </w:rPr>
        <w:t xml:space="preserve"> </w:t>
      </w:r>
      <w:r w:rsidRPr="00C31778">
        <w:rPr>
          <w:u w:val="single"/>
        </w:rPr>
        <w:t>to some of the more productive and promising political experiments</w:t>
      </w:r>
      <w:r w:rsidRPr="007525E3">
        <w:rPr>
          <w:sz w:val="16"/>
        </w:rPr>
        <w:t xml:space="preserve"> </w:t>
      </w:r>
      <w:r w:rsidRPr="007525E3">
        <w:rPr>
          <w:u w:val="single"/>
        </w:rPr>
        <w:t>emerging today</w:t>
      </w:r>
      <w:r w:rsidRPr="007525E3">
        <w:rPr>
          <w:sz w:val="16"/>
          <w:u w:val="single"/>
        </w:rPr>
        <w:t xml:space="preserve"> </w:t>
      </w:r>
      <w:r w:rsidRPr="007525E3">
        <w:rPr>
          <w:sz w:val="16"/>
        </w:rPr>
        <w:t xml:space="preserve">Not merely by exemplifying them as instances of a general potential for political transformation, as is more often the case, but to </w:t>
      </w:r>
      <w:r w:rsidRPr="00136751">
        <w:rPr>
          <w:rStyle w:val="StyleUnderline"/>
        </w:rPr>
        <w:t>concretely clarify their field of struggle, the types of political subjects they create, what makes them desirable as alternatives, and the dangers these experiments confront</w:t>
      </w:r>
      <w:r w:rsidRPr="007525E3">
        <w:rPr>
          <w:sz w:val="16"/>
        </w:rPr>
        <w:t xml:space="preserve">. That is, </w:t>
      </w:r>
      <w:r w:rsidRPr="007A6A89">
        <w:rPr>
          <w:rStyle w:val="Emphasis"/>
          <w:highlight w:val="green"/>
        </w:rPr>
        <w:t>radical political theory can no longer be satisfied with</w:t>
      </w:r>
      <w:r w:rsidRPr="00136751">
        <w:rPr>
          <w:rStyle w:val="Emphasis"/>
        </w:rPr>
        <w:t xml:space="preserve"> the </w:t>
      </w:r>
      <w:r w:rsidRPr="007A6A89">
        <w:rPr>
          <w:rStyle w:val="Emphasis"/>
          <w:highlight w:val="green"/>
        </w:rPr>
        <w:t>mere critique</w:t>
      </w:r>
      <w:r w:rsidRPr="00136751">
        <w:rPr>
          <w:rStyle w:val="Emphasis"/>
        </w:rPr>
        <w:t xml:space="preserve"> </w:t>
      </w:r>
      <w:r w:rsidRPr="00B17C06">
        <w:rPr>
          <w:rStyle w:val="Emphasis"/>
          <w:highlight w:val="green"/>
        </w:rPr>
        <w:t>of</w:t>
      </w:r>
      <w:r w:rsidRPr="00136751">
        <w:rPr>
          <w:rStyle w:val="Emphasis"/>
        </w:rPr>
        <w:t xml:space="preserve"> </w:t>
      </w:r>
      <w:r w:rsidRPr="00136751">
        <w:rPr>
          <w:rStyle w:val="StyleUnderline"/>
        </w:rPr>
        <w:t xml:space="preserve">various forms of </w:t>
      </w:r>
      <w:r w:rsidRPr="00136751">
        <w:rPr>
          <w:rStyle w:val="Emphasis"/>
        </w:rPr>
        <w:t xml:space="preserve">representation and essentialism in favour of difference and the affirmation that </w:t>
      </w:r>
      <w:r w:rsidRPr="00B17C06">
        <w:rPr>
          <w:rStyle w:val="Emphasis"/>
          <w:highlight w:val="green"/>
        </w:rPr>
        <w:t>“another world is possible</w:t>
      </w:r>
      <w:r w:rsidRPr="00B17C06">
        <w:rPr>
          <w:rStyle w:val="StyleUnderline"/>
          <w:highlight w:val="green"/>
        </w:rPr>
        <w:t>.”</w:t>
      </w:r>
      <w:r w:rsidRPr="00136751">
        <w:rPr>
          <w:rStyle w:val="StyleUnderline"/>
        </w:rPr>
        <w:t xml:space="preserve"> It has been ten years since this admittedly important slogan was adopted b</w:t>
      </w:r>
      <w:r w:rsidRPr="007525E3">
        <w:rPr>
          <w:sz w:val="16"/>
        </w:rPr>
        <w:t xml:space="preserve">y the World Social Forum, but </w:t>
      </w:r>
      <w:r w:rsidRPr="00B06F14">
        <w:rPr>
          <w:rStyle w:val="StyleUnderline"/>
          <w:highlight w:val="green"/>
        </w:rPr>
        <w:t>it is time that radical theory and practice begin to create a new praxis</w:t>
      </w:r>
      <w:r w:rsidRPr="007525E3">
        <w:rPr>
          <w:sz w:val="16"/>
        </w:rPr>
        <w:t xml:space="preserve"> adequate to the world that will have been emerging: our political future anterior. To be clear, I am not arguing that </w:t>
      </w:r>
      <w:r w:rsidRPr="007A6A89">
        <w:rPr>
          <w:rStyle w:val="StyleUnderline"/>
          <w:highlight w:val="green"/>
        </w:rPr>
        <w:t>radical political theory</w:t>
      </w:r>
      <w:r w:rsidRPr="007525E3">
        <w:rPr>
          <w:sz w:val="16"/>
        </w:rPr>
        <w:t xml:space="preserve"> does not engage contemporary political events. I am arguing that it </w:t>
      </w:r>
      <w:r w:rsidRPr="00136751">
        <w:rPr>
          <w:rStyle w:val="StyleUnderline"/>
        </w:rPr>
        <w:t>has</w:t>
      </w:r>
      <w:r w:rsidRPr="007525E3">
        <w:rPr>
          <w:sz w:val="16"/>
        </w:rPr>
        <w:t xml:space="preserve"> disproportionally favoured the practice of critiquing of them, and </w:t>
      </w:r>
      <w:r w:rsidRPr="007A6A89">
        <w:rPr>
          <w:rStyle w:val="StyleUnderline"/>
          <w:highlight w:val="green"/>
        </w:rPr>
        <w:t>insufficiently engaged political events that propose inspiring alternatives to the present.</w:t>
      </w:r>
      <w:r w:rsidRPr="00136751">
        <w:rPr>
          <w:rStyle w:val="StyleUnderline"/>
        </w:rPr>
        <w:t xml:space="preserve"> For the most part </w:t>
      </w:r>
      <w:r w:rsidRPr="00344E55">
        <w:rPr>
          <w:rStyle w:val="StyleUnderline"/>
          <w:highlight w:val="green"/>
        </w:rPr>
        <w:t>it has merely exemplified them in name</w:t>
      </w:r>
      <w:r w:rsidRPr="007525E3">
        <w:rPr>
          <w:sz w:val="16"/>
        </w:rPr>
        <w:t xml:space="preserve">: the No Borders Movement, Zapatismo, the Landless Peasants Movement, etc. These events are understood as parts of a new revolutionary sequence </w:t>
      </w:r>
      <w:r w:rsidRPr="00136751">
        <w:rPr>
          <w:rStyle w:val="StyleUnderline"/>
        </w:rPr>
        <w:t>demonstrating the possibility of another world</w:t>
      </w:r>
      <w:r w:rsidRPr="007525E3">
        <w:rPr>
          <w:sz w:val="16"/>
        </w:rPr>
        <w:t xml:space="preserve">. </w:t>
      </w:r>
      <w:r w:rsidRPr="00136751">
        <w:rPr>
          <w:rStyle w:val="StyleUnderline"/>
        </w:rPr>
        <w:t>A shift in radical political theory toward a clarification, valorization, and prefiguration of these events</w:t>
      </w:r>
      <w:r w:rsidRPr="007525E3">
        <w:rPr>
          <w:sz w:val="16"/>
        </w:rPr>
        <w:t xml:space="preserve"> that are currently drawing an outline of the future would thus have the following advantages: </w:t>
      </w:r>
      <w:r w:rsidRPr="006C7164">
        <w:rPr>
          <w:u w:val="single"/>
        </w:rPr>
        <w:t xml:space="preserve">(1) It would prove, against its critics, that post-structuralism </w:t>
      </w:r>
      <w:r w:rsidRPr="007525E3">
        <w:rPr>
          <w:sz w:val="16"/>
        </w:rPr>
        <w:t xml:space="preserve">(in particular) </w:t>
      </w:r>
      <w:r w:rsidRPr="006C7164">
        <w:rPr>
          <w:u w:val="single"/>
        </w:rPr>
        <w:t>is not merely an abstract theoretical discourse</w:t>
      </w:r>
      <w:r w:rsidRPr="007525E3">
        <w:rPr>
          <w:sz w:val="16"/>
        </w:rPr>
        <w:t xml:space="preserve">, but has analytical tools adequate to contemporary struggles; </w:t>
      </w:r>
      <w:r w:rsidRPr="007525E3">
        <w:rPr>
          <w:u w:val="single"/>
        </w:rPr>
        <w:t xml:space="preserve">(2) It would </w:t>
      </w:r>
      <w:r w:rsidRPr="00136751">
        <w:rPr>
          <w:rStyle w:val="StyleUnderline"/>
        </w:rPr>
        <w:t>help clarify the structure and importance of radical political events, not only for those subject to the event, but for those who do not yet understand its consequences; (3) Finally, it would show the intelligibility and desirability of promising alternatives</w:t>
      </w:r>
      <w:r w:rsidRPr="007525E3">
        <w:rPr>
          <w:sz w:val="16"/>
        </w:rPr>
        <w:t xml:space="preserve"> to present authoritarian phenomena. But since the analytical category of “radical political theory” is perhaps too broad to address in this paper, I would like to focus my argument on what I think is one of the more prominent efforts to connect radical theory to contemporary political struggles: post-anarchism. Post-anarchism is the explicit conjunction between post-structural- ist political philosophy and anti-authoritarian politics. Here one might expect to see a relatively high degree of theoretical analysis of concrete political struggles with an attention to their prefigurative capacity to create a new future in the present. But for the most part this has not been the case, although there are some recent notable exceptions.1 </w:t>
      </w:r>
      <w:r w:rsidRPr="007A6A89">
        <w:rPr>
          <w:rStyle w:val="Emphasis"/>
          <w:highlight w:val="green"/>
        </w:rPr>
        <w:t>Post-anarchism</w:t>
      </w:r>
      <w:r w:rsidRPr="007A6A89">
        <w:rPr>
          <w:rStyle w:val="StyleUnderline"/>
          <w:highlight w:val="green"/>
        </w:rPr>
        <w:t xml:space="preserve"> has often been criticized for being</w:t>
      </w:r>
      <w:r w:rsidRPr="007525E3">
        <w:rPr>
          <w:sz w:val="16"/>
        </w:rPr>
        <w:t xml:space="preserve"> either a purely scholastic critique of humanist essentialism in classical anarchism (Kropotkin, Bakunin, Proudhon) or being </w:t>
      </w:r>
      <w:r w:rsidRPr="007A6A89">
        <w:rPr>
          <w:rStyle w:val="StyleUnderline"/>
          <w:highlight w:val="green"/>
        </w:rPr>
        <w:t>a purely theoretical effort with only speculative relation to the political field</w:t>
      </w:r>
      <w:r w:rsidRPr="007A6A89">
        <w:rPr>
          <w:sz w:val="16"/>
          <w:highlight w:val="green"/>
        </w:rPr>
        <w:t>.</w:t>
      </w:r>
      <w:r w:rsidRPr="007525E3">
        <w:rPr>
          <w:sz w:val="16"/>
        </w:rPr>
        <w:t xml:space="preserve"> But while </w:t>
      </w:r>
      <w:r w:rsidRPr="00136751">
        <w:rPr>
          <w:rStyle w:val="StyleUnderline"/>
        </w:rPr>
        <w:t>I too remain so far unconvinced by articulations of post- anarchism’s applicability to the political field</w:t>
      </w:r>
      <w:r w:rsidRPr="007525E3">
        <w:rPr>
          <w:sz w:val="16"/>
        </w:rPr>
        <w:t xml:space="preserve">, I also believe </w:t>
      </w:r>
      <w:r w:rsidRPr="007525E3">
        <w:rPr>
          <w:sz w:val="16"/>
          <w:szCs w:val="16"/>
        </w:rPr>
        <w:t>that it does have the ability to offer a host of constructive analytical tools that other political theories lack. In this</w:t>
      </w:r>
      <w:r w:rsidRPr="007525E3">
        <w:rPr>
          <w:sz w:val="16"/>
        </w:rPr>
        <w:t xml:space="preserve"> paper, I aim to vindicate this capacity. Post-anarchism is perhaps too large of an analytical category to digest. Todd </w:t>
      </w:r>
      <w:r w:rsidRPr="00136751">
        <w:rPr>
          <w:rStyle w:val="StyleUnderline"/>
        </w:rPr>
        <w:t>May has drawn on the work of Deleuze, Foucault</w:t>
      </w:r>
      <w:r w:rsidRPr="007525E3">
        <w:rPr>
          <w:sz w:val="16"/>
        </w:rPr>
        <w:t xml:space="preserve">, and Rancière, while </w:t>
      </w:r>
      <w:r w:rsidRPr="00136751">
        <w:rPr>
          <w:rStyle w:val="StyleUnderline"/>
        </w:rPr>
        <w:t>Saul Newman has focused his own on that of Lacan, Derrida, and Badiou</w:t>
      </w:r>
      <w:r w:rsidRPr="007525E3">
        <w:rPr>
          <w:sz w:val="16"/>
        </w:rPr>
        <w:t>. These are all very different thinkers and it would be a mistake to conflate them into a single post-anarchist posi- tion. But distinguishing them all or attempting to re-synthesize their “anarchist” inclinations</w:t>
      </w:r>
      <w:r w:rsidRPr="006C7164">
        <w:rPr>
          <w:sz w:val="16"/>
          <w:szCs w:val="16"/>
        </w:rPr>
        <w:t xml:space="preserve"> is perhaps equally indigestible. Thus, I would like to make a more modest intervention into this discussion in a way that not only provides support for my thesis, that the </w:t>
      </w:r>
      <w:r w:rsidRPr="007A6A89">
        <w:rPr>
          <w:rStyle w:val="StyleUnderline"/>
          <w:highlight w:val="green"/>
        </w:rPr>
        <w:t>political philosophy</w:t>
      </w:r>
      <w:r w:rsidRPr="00136751">
        <w:rPr>
          <w:rStyle w:val="StyleUnderline"/>
        </w:rPr>
        <w:t xml:space="preserve"> of difference (adopted by post-anarchism) </w:t>
      </w:r>
      <w:r w:rsidRPr="007A6A89">
        <w:rPr>
          <w:rStyle w:val="Emphasis"/>
          <w:highlight w:val="green"/>
        </w:rPr>
        <w:t>is insufficient for understanding the positive contributions of anti-authoritarian struggles,</w:t>
      </w:r>
      <w:r w:rsidRPr="00136751">
        <w:rPr>
          <w:rStyle w:val="StyleUnderline"/>
        </w:rPr>
        <w:t xml:space="preserve"> </w:t>
      </w:r>
      <w:r w:rsidRPr="007525E3">
        <w:rPr>
          <w:sz w:val="16"/>
          <w:szCs w:val="16"/>
        </w:rPr>
        <w:t>but also motivates a turn to a more constructive analysis of contemporary events. By constructive analysis, I mean a theoretical focus on the degree to which political struggles offer or inspire alternative modes of social organization.</w:t>
      </w:r>
    </w:p>
    <w:p w14:paraId="3AC1A8F4" w14:textId="77777777" w:rsidR="009F5933" w:rsidRDefault="009F5933" w:rsidP="009F5933"/>
    <w:p w14:paraId="64FFD740" w14:textId="0357985B" w:rsidR="003F5F7C" w:rsidRDefault="009F5933" w:rsidP="003F5F7C">
      <w:pPr>
        <w:pStyle w:val="Heading3"/>
      </w:pPr>
      <w:r>
        <w:t>Extend</w:t>
      </w:r>
      <w:r w:rsidR="003F5F7C">
        <w:t>: Too Totalizing</w:t>
      </w:r>
    </w:p>
    <w:p w14:paraId="45F1A830" w14:textId="77777777" w:rsidR="003F5F7C" w:rsidRDefault="003F5F7C" w:rsidP="003F5F7C"/>
    <w:p w14:paraId="62CE0F87" w14:textId="77777777" w:rsidR="003F5F7C" w:rsidRPr="00D45125" w:rsidRDefault="003F5F7C" w:rsidP="003F5F7C">
      <w:pPr>
        <w:pStyle w:val="Heading4"/>
      </w:pPr>
      <w:r>
        <w:t>Agamben’s theory is too totalizing – It can’t take into account the possibility of reform or social movements</w:t>
      </w:r>
    </w:p>
    <w:p w14:paraId="1636A2EF" w14:textId="77777777" w:rsidR="003F5F7C" w:rsidRDefault="003F5F7C" w:rsidP="003F5F7C">
      <w:r w:rsidRPr="00DA1F17">
        <w:rPr>
          <w:rStyle w:val="Style13ptBold"/>
        </w:rPr>
        <w:t>Robinson 11</w:t>
      </w:r>
      <w:r>
        <w:t xml:space="preserve"> (</w:t>
      </w:r>
      <w:r w:rsidRPr="00DA1F17">
        <w:t>Andrew Robinson</w:t>
      </w:r>
      <w:r>
        <w:t>,</w:t>
      </w:r>
      <w:r w:rsidRPr="00DA1F17">
        <w:t xml:space="preserve"> is a political theori</w:t>
      </w:r>
      <w:r>
        <w:t>st and activist based in the UK, “</w:t>
      </w:r>
      <w:r w:rsidRPr="00DA1F17">
        <w:t>Giorgio Agamben: destroying sovereignty</w:t>
      </w:r>
      <w:r>
        <w:t xml:space="preserve">,” Posted </w:t>
      </w:r>
      <w:r w:rsidRPr="00DA1F17">
        <w:t>January 21, 2011</w:t>
      </w:r>
      <w:r>
        <w:t xml:space="preserve">, Accessed 7.8.18, </w:t>
      </w:r>
      <w:hyperlink r:id="rId40" w:history="1">
        <w:r w:rsidRPr="001864EF">
          <w:rPr>
            <w:rStyle w:val="Hyperlink"/>
          </w:rPr>
          <w:t>https://ceasefiremagazine.co.uk/in-theory-giorgio-agamben-destroying-sovereignty/</w:t>
        </w:r>
      </w:hyperlink>
      <w:r>
        <w:t xml:space="preserve"> ) //ZoL</w:t>
      </w:r>
    </w:p>
    <w:p w14:paraId="49156C16" w14:textId="77777777" w:rsidR="003F5F7C" w:rsidRPr="006B1610" w:rsidRDefault="003F5F7C" w:rsidP="003F5F7C">
      <w:pPr>
        <w:rPr>
          <w:sz w:val="16"/>
        </w:rPr>
      </w:pPr>
      <w:r w:rsidRPr="00764E07">
        <w:rPr>
          <w:highlight w:val="green"/>
          <w:u w:val="single"/>
        </w:rPr>
        <w:t>Agamben’s approach</w:t>
      </w:r>
      <w:r w:rsidRPr="00E60108">
        <w:rPr>
          <w:u w:val="single"/>
        </w:rPr>
        <w:t xml:space="preserve"> </w:t>
      </w:r>
      <w:r w:rsidRPr="00E468CD">
        <w:rPr>
          <w:sz w:val="16"/>
        </w:rPr>
        <w:t xml:space="preserve">to politics </w:t>
      </w:r>
      <w:r w:rsidRPr="00E60108">
        <w:rPr>
          <w:u w:val="single"/>
        </w:rPr>
        <w:t xml:space="preserve">is thoroughgoing </w:t>
      </w:r>
      <w:r w:rsidRPr="00E468CD">
        <w:rPr>
          <w:sz w:val="16"/>
        </w:rPr>
        <w:t xml:space="preserve">in its cleaning-out of statist ways of thinking, </w:t>
      </w:r>
      <w:r w:rsidRPr="00E60108">
        <w:rPr>
          <w:u w:val="single"/>
        </w:rPr>
        <w:t xml:space="preserve">and hence </w:t>
      </w:r>
      <w:r w:rsidRPr="00E468CD">
        <w:rPr>
          <w:sz w:val="16"/>
        </w:rPr>
        <w:t xml:space="preserve">has much to offer. </w:t>
      </w:r>
      <w:r w:rsidRPr="00E60108">
        <w:rPr>
          <w:u w:val="single"/>
        </w:rPr>
        <w:t xml:space="preserve">It </w:t>
      </w:r>
      <w:r w:rsidRPr="00764E07">
        <w:rPr>
          <w:highlight w:val="green"/>
          <w:u w:val="single"/>
        </w:rPr>
        <w:t>does tend</w:t>
      </w:r>
      <w:r w:rsidRPr="00E468CD">
        <w:rPr>
          <w:sz w:val="16"/>
        </w:rPr>
        <w:t xml:space="preserve">, however, </w:t>
      </w:r>
      <w:r w:rsidRPr="00764E07">
        <w:rPr>
          <w:highlight w:val="green"/>
          <w:u w:val="single"/>
        </w:rPr>
        <w:t xml:space="preserve">to be </w:t>
      </w:r>
      <w:r w:rsidRPr="00764E07">
        <w:rPr>
          <w:rStyle w:val="Emphasis"/>
          <w:highlight w:val="green"/>
        </w:rPr>
        <w:t>rather all-or-nothing</w:t>
      </w:r>
      <w:r w:rsidRPr="00E468CD">
        <w:rPr>
          <w:sz w:val="16"/>
        </w:rPr>
        <w:t xml:space="preserve">. </w:t>
      </w:r>
      <w:r w:rsidRPr="00764E07">
        <w:rPr>
          <w:highlight w:val="green"/>
          <w:u w:val="single"/>
        </w:rPr>
        <w:t>Agamben’s approach makes it very hard to</w:t>
      </w:r>
      <w:r w:rsidRPr="00E60108">
        <w:rPr>
          <w:u w:val="single"/>
        </w:rPr>
        <w:t xml:space="preserve"> make distinctions between better and worse kinds of states</w:t>
      </w:r>
      <w:r w:rsidRPr="00E468CD">
        <w:rPr>
          <w:sz w:val="16"/>
        </w:rPr>
        <w:t xml:space="preserve">, </w:t>
      </w:r>
      <w:r w:rsidRPr="00E60108">
        <w:rPr>
          <w:u w:val="single"/>
        </w:rPr>
        <w:t>between greater and lesser degrees of recognition of civil liberties</w:t>
      </w:r>
      <w:r w:rsidRPr="00E468CD">
        <w:rPr>
          <w:sz w:val="16"/>
        </w:rPr>
        <w:t xml:space="preserve">. </w:t>
      </w:r>
      <w:r w:rsidRPr="00E60108">
        <w:rPr>
          <w:rStyle w:val="Emphasis"/>
        </w:rPr>
        <w:t xml:space="preserve">It makes it hard to </w:t>
      </w:r>
      <w:r w:rsidRPr="00764E07">
        <w:rPr>
          <w:rStyle w:val="Emphasis"/>
          <w:highlight w:val="green"/>
        </w:rPr>
        <w:t>think about creating resilience in social movements</w:t>
      </w:r>
      <w:r w:rsidRPr="00E60108">
        <w:rPr>
          <w:rStyle w:val="Emphasis"/>
        </w:rPr>
        <w:t xml:space="preserve"> in the period before the state is destroyed</w:t>
      </w:r>
      <w:r w:rsidRPr="00E468CD">
        <w:rPr>
          <w:sz w:val="16"/>
        </w:rPr>
        <w:t xml:space="preserve">. Perhaps </w:t>
      </w:r>
      <w:r w:rsidRPr="00E60108">
        <w:rPr>
          <w:u w:val="single"/>
        </w:rPr>
        <w:t xml:space="preserve">more thought needs to be given to the exact conditions in which states can be forced not to declare exceptions, or in which states of exception can be contingently defeated </w:t>
      </w:r>
      <w:r w:rsidRPr="00E468CD">
        <w:rPr>
          <w:sz w:val="16"/>
        </w:rPr>
        <w:t xml:space="preserve">(from the El Alto ‘gas war’ to the Woomera protests). The state seeks to impose a logic of sovereignty, but this logic is often contested by other social forces. </w:t>
      </w:r>
      <w:r w:rsidRPr="00E60108">
        <w:rPr>
          <w:u w:val="single"/>
        </w:rPr>
        <w:t xml:space="preserve">While the elimination of sovereignty may </w:t>
      </w:r>
      <w:r w:rsidRPr="00E468CD">
        <w:rPr>
          <w:sz w:val="16"/>
        </w:rPr>
        <w:t xml:space="preserve">well </w:t>
      </w:r>
      <w:r w:rsidRPr="00E60108">
        <w:rPr>
          <w:u w:val="single"/>
        </w:rPr>
        <w:t>be the only way to destroy the conditions for future genocides, social movements which do not yet have the power to shatter the state can nevertheless undermine it, rendering its power increasingly limited, partial and conditional.</w:t>
      </w:r>
      <w:r>
        <w:rPr>
          <w:sz w:val="16"/>
        </w:rPr>
        <w:t xml:space="preserve"> </w:t>
      </w:r>
      <w:r w:rsidRPr="00FB703D">
        <w:rPr>
          <w:u w:val="single"/>
        </w:rPr>
        <w:t>Another problem is with the view that resistance should come from the standpoint of bare life</w:t>
      </w:r>
      <w:r w:rsidRPr="00310203">
        <w:rPr>
          <w:sz w:val="16"/>
        </w:rPr>
        <w:t xml:space="preserve">. I would suggest that </w:t>
      </w:r>
      <w:r w:rsidRPr="00FB703D">
        <w:rPr>
          <w:rStyle w:val="Emphasis"/>
        </w:rPr>
        <w:t>it should</w:t>
      </w:r>
      <w:r w:rsidRPr="00310203">
        <w:rPr>
          <w:sz w:val="16"/>
        </w:rPr>
        <w:t xml:space="preserve">, </w:t>
      </w:r>
      <w:r w:rsidRPr="00FB703D">
        <w:rPr>
          <w:u w:val="single"/>
        </w:rPr>
        <w:t>rather</w:t>
      </w:r>
      <w:r w:rsidRPr="00310203">
        <w:rPr>
          <w:sz w:val="16"/>
        </w:rPr>
        <w:t xml:space="preserve">, </w:t>
      </w:r>
      <w:r w:rsidRPr="00FB703D">
        <w:rPr>
          <w:rStyle w:val="Emphasis"/>
        </w:rPr>
        <w:t xml:space="preserve">come from the standpoint of whatever-subjectivity as something which is at once ‘bare’ and self-recognised, </w:t>
      </w:r>
      <w:r w:rsidRPr="00310203">
        <w:rPr>
          <w:sz w:val="16"/>
        </w:rPr>
        <w:t xml:space="preserve">and which reconstitutes itself outside the statist frame. The idea of taking the standpoint of the most excluded or oppressed, the “social symptom” in Zizek’s terms, is not unique to Agamben, and has a certain emotional pull. It is, indeed, at this point that the oppressiveness of a particular system becomes most apparent. </w:t>
      </w:r>
      <w:r w:rsidRPr="00310203">
        <w:rPr>
          <w:highlight w:val="green"/>
          <w:u w:val="single"/>
        </w:rPr>
        <w:t>It is</w:t>
      </w:r>
      <w:r w:rsidRPr="00310203">
        <w:rPr>
          <w:sz w:val="16"/>
        </w:rPr>
        <w:t xml:space="preserve">, however, </w:t>
      </w:r>
      <w:r w:rsidRPr="00310203">
        <w:rPr>
          <w:highlight w:val="green"/>
          <w:u w:val="single"/>
        </w:rPr>
        <w:t>not in the helpless abjection of homo sacer but in the rejection of the state’s view of one’s status as</w:t>
      </w:r>
      <w:r w:rsidRPr="00310203">
        <w:rPr>
          <w:u w:val="single"/>
        </w:rPr>
        <w:t xml:space="preserve"> (potentially or actually) </w:t>
      </w:r>
      <w:r w:rsidRPr="00310203">
        <w:rPr>
          <w:highlight w:val="green"/>
          <w:u w:val="single"/>
        </w:rPr>
        <w:t>valueless and insistence</w:t>
      </w:r>
      <w:r w:rsidRPr="00310203">
        <w:rPr>
          <w:u w:val="single"/>
        </w:rPr>
        <w:t xml:space="preserve">, against such a view, </w:t>
      </w:r>
      <w:r w:rsidRPr="00310203">
        <w:rPr>
          <w:highlight w:val="green"/>
          <w:u w:val="single"/>
        </w:rPr>
        <w:t>on self-valorisation</w:t>
      </w:r>
      <w:r w:rsidRPr="00310203">
        <w:rPr>
          <w:sz w:val="16"/>
        </w:rPr>
        <w:t xml:space="preserve">. This means that </w:t>
      </w:r>
      <w:r w:rsidRPr="00310203">
        <w:rPr>
          <w:highlight w:val="green"/>
          <w:u w:val="single"/>
        </w:rPr>
        <w:t>resistance can’t actually be expected from people reduced literally to the status of the so-called musselmannen</w:t>
      </w:r>
      <w:r w:rsidRPr="00310203">
        <w:rPr>
          <w:u w:val="single"/>
        </w:rPr>
        <w:t xml:space="preserve"> </w:t>
      </w:r>
      <w:r w:rsidRPr="00310203">
        <w:rPr>
          <w:sz w:val="16"/>
        </w:rPr>
        <w:t xml:space="preserve">at Auschwitz. Part of the difficulty is that the group which is most oppressed and despairing is also likely to be reduced to a condition of ‘learned helplessness’. </w:t>
      </w:r>
      <w:r w:rsidRPr="00310203">
        <w:rPr>
          <w:highlight w:val="green"/>
          <w:u w:val="single"/>
        </w:rPr>
        <w:t>On the other hand, inmates</w:t>
      </w:r>
      <w:r w:rsidRPr="00310203">
        <w:rPr>
          <w:u w:val="single"/>
        </w:rPr>
        <w:t xml:space="preserve"> of camps</w:t>
      </w:r>
      <w:r w:rsidRPr="00310203">
        <w:rPr>
          <w:sz w:val="16"/>
        </w:rPr>
        <w:t xml:space="preserve">, even Nazi death camps, </w:t>
      </w:r>
      <w:r w:rsidRPr="00310203">
        <w:rPr>
          <w:highlight w:val="green"/>
          <w:u w:val="single"/>
        </w:rPr>
        <w:t>did resist</w:t>
      </w:r>
      <w:r w:rsidRPr="00310203">
        <w:rPr>
          <w:sz w:val="16"/>
        </w:rPr>
        <w:t xml:space="preserve">, to the point of staging a mass uprising at Sobibor death camp and in the Warsaw Ghetto. Authors such as Erving Goffman, Thomas Mathiesen, Michel Foucault and James Scott have shown how </w:t>
      </w:r>
      <w:r w:rsidRPr="00310203">
        <w:rPr>
          <w:highlight w:val="green"/>
          <w:u w:val="single"/>
        </w:rPr>
        <w:t>people resist and recompose their subjectivities and social relations even in camp-like settings</w:t>
      </w:r>
      <w:r w:rsidRPr="00310203">
        <w:rPr>
          <w:sz w:val="16"/>
        </w:rPr>
        <w:t xml:space="preserve">. </w:t>
      </w:r>
      <w:r w:rsidRPr="00310203">
        <w:rPr>
          <w:rStyle w:val="Emphasis"/>
          <w:highlight w:val="green"/>
        </w:rPr>
        <w:t>Forms of everyday resistance</w:t>
      </w:r>
      <w:r w:rsidRPr="00310203">
        <w:rPr>
          <w:rStyle w:val="Emphasis"/>
        </w:rPr>
        <w:t xml:space="preserve">, spectacular protest (such as hunger strikes), and occasional uprisings </w:t>
      </w:r>
      <w:r w:rsidRPr="00310203">
        <w:rPr>
          <w:rStyle w:val="Emphasis"/>
          <w:highlight w:val="green"/>
        </w:rPr>
        <w:t xml:space="preserve">can be observed even in horrific places like Guantanamo Bay </w:t>
      </w:r>
      <w:r w:rsidRPr="00AD6E8E">
        <w:rPr>
          <w:rStyle w:val="Emphasis"/>
        </w:rPr>
        <w:t>and Abu Ghraib.</w:t>
      </w:r>
      <w:r>
        <w:rPr>
          <w:sz w:val="16"/>
        </w:rPr>
        <w:t xml:space="preserve"> </w:t>
      </w:r>
      <w:r w:rsidRPr="00AD6E8E">
        <w:rPr>
          <w:highlight w:val="green"/>
          <w:u w:val="single"/>
        </w:rPr>
        <w:t>This resistance comes</w:t>
      </w:r>
      <w:r w:rsidRPr="006B1610">
        <w:rPr>
          <w:sz w:val="16"/>
        </w:rPr>
        <w:t>, however</w:t>
      </w:r>
      <w:r w:rsidRPr="00FB4609">
        <w:rPr>
          <w:u w:val="single"/>
        </w:rPr>
        <w:t xml:space="preserve">, not from the most abject people, but </w:t>
      </w:r>
      <w:r w:rsidRPr="00AD6E8E">
        <w:rPr>
          <w:highlight w:val="green"/>
          <w:u w:val="single"/>
        </w:rPr>
        <w:t>from people who are resisting being reduced to this status</w:t>
      </w:r>
      <w:r w:rsidRPr="00FB4609">
        <w:rPr>
          <w:u w:val="single"/>
        </w:rPr>
        <w:t xml:space="preserve">. </w:t>
      </w:r>
      <w:r w:rsidRPr="00AD6E8E">
        <w:rPr>
          <w:highlight w:val="green"/>
          <w:u w:val="single"/>
        </w:rPr>
        <w:t>It comes</w:t>
      </w:r>
      <w:r w:rsidRPr="00AD6E8E">
        <w:rPr>
          <w:sz w:val="16"/>
          <w:highlight w:val="green"/>
        </w:rPr>
        <w:t xml:space="preserve">, </w:t>
      </w:r>
      <w:r w:rsidRPr="00AD6E8E">
        <w:rPr>
          <w:rStyle w:val="Emphasis"/>
          <w:highlight w:val="green"/>
        </w:rPr>
        <w:t>not from bare life</w:t>
      </w:r>
      <w:r w:rsidRPr="00AD6E8E">
        <w:rPr>
          <w:sz w:val="16"/>
          <w:highlight w:val="green"/>
        </w:rPr>
        <w:t xml:space="preserve">, </w:t>
      </w:r>
      <w:r w:rsidRPr="00AD6E8E">
        <w:rPr>
          <w:highlight w:val="green"/>
          <w:u w:val="single"/>
        </w:rPr>
        <w:t>but from a refusal to be reduced to bare life</w:t>
      </w:r>
      <w:r w:rsidRPr="006B1610">
        <w:rPr>
          <w:sz w:val="16"/>
        </w:rPr>
        <w:t xml:space="preserve">. It is thus not a passage through despair, but a way of warding it off. </w:t>
      </w:r>
      <w:r w:rsidRPr="00FB4609">
        <w:rPr>
          <w:u w:val="single"/>
        </w:rPr>
        <w:t>The conditions for recomposing hope in desperate circumstances do not stem automatically from despair</w:t>
      </w:r>
      <w:r w:rsidRPr="006B1610">
        <w:rPr>
          <w:sz w:val="16"/>
        </w:rPr>
        <w:t>, but rather, emerge from active practices of resistance and the reconstruction of meaning</w:t>
      </w:r>
      <w:r w:rsidRPr="00AD6E8E">
        <w:rPr>
          <w:sz w:val="16"/>
          <w:highlight w:val="green"/>
        </w:rPr>
        <w:t xml:space="preserve">. </w:t>
      </w:r>
      <w:r w:rsidRPr="00AD6E8E">
        <w:rPr>
          <w:highlight w:val="green"/>
          <w:u w:val="single"/>
        </w:rPr>
        <w:t>Agamben is</w:t>
      </w:r>
      <w:r w:rsidRPr="00FB4609">
        <w:rPr>
          <w:u w:val="single"/>
        </w:rPr>
        <w:t xml:space="preserve"> thus right in starting from the standpoint of the excluded</w:t>
      </w:r>
      <w:r w:rsidRPr="006B1610">
        <w:rPr>
          <w:sz w:val="16"/>
        </w:rPr>
        <w:t xml:space="preserve">, </w:t>
      </w:r>
      <w:r w:rsidRPr="00FB4609">
        <w:rPr>
          <w:rStyle w:val="Emphasis"/>
        </w:rPr>
        <w:t xml:space="preserve">but </w:t>
      </w:r>
      <w:r w:rsidRPr="00AD6E8E">
        <w:rPr>
          <w:rStyle w:val="Emphasis"/>
          <w:highlight w:val="green"/>
        </w:rPr>
        <w:t>wrong in viewing abjection as a correlate of (rather than an effect of state power on) this standpoint</w:t>
      </w:r>
      <w:r w:rsidRPr="00FB4609">
        <w:rPr>
          <w:rStyle w:val="Emphasis"/>
        </w:rPr>
        <w:t xml:space="preserve">. </w:t>
      </w:r>
      <w:r w:rsidRPr="006B1610">
        <w:rPr>
          <w:sz w:val="16"/>
        </w:rPr>
        <w:t xml:space="preserve">Rather, </w:t>
      </w:r>
      <w:r w:rsidRPr="00AD6E8E">
        <w:rPr>
          <w:highlight w:val="green"/>
          <w:u w:val="single"/>
        </w:rPr>
        <w:t>transformation becomes possible through the conversion of exclusion into autonomy, through the rejection and immanent overcoming of sovereignty</w:t>
      </w:r>
      <w:r w:rsidRPr="00AD6E8E">
        <w:rPr>
          <w:sz w:val="16"/>
          <w:highlight w:val="green"/>
        </w:rPr>
        <w:t>.</w:t>
      </w:r>
    </w:p>
    <w:p w14:paraId="55E069D9" w14:textId="77777777" w:rsidR="003F5F7C" w:rsidRPr="00E60108" w:rsidRDefault="003F5F7C" w:rsidP="003F5F7C"/>
    <w:p w14:paraId="1D498C37" w14:textId="0976252D" w:rsidR="003F5F7C" w:rsidRDefault="009F5933" w:rsidP="003F5F7C">
      <w:pPr>
        <w:pStyle w:val="Heading3"/>
      </w:pPr>
      <w:r>
        <w:t>Extend</w:t>
      </w:r>
      <w:r w:rsidR="003F5F7C">
        <w:t>: VTL Exists</w:t>
      </w:r>
    </w:p>
    <w:p w14:paraId="53CD5502" w14:textId="77777777" w:rsidR="008C4D22" w:rsidRPr="008828A2" w:rsidRDefault="008C4D22" w:rsidP="008C4D22">
      <w:pPr>
        <w:pStyle w:val="Heading4"/>
      </w:pPr>
      <w:r w:rsidRPr="008828A2">
        <w:t>The production of bare life doesn’t prevent subjects from being politicized—those who are interpellated as bare life can transcend that labeling</w:t>
      </w:r>
    </w:p>
    <w:p w14:paraId="0743046C" w14:textId="77777777" w:rsidR="008C4D22" w:rsidRPr="008828A2" w:rsidRDefault="008C4D22" w:rsidP="008C4D22">
      <w:pPr>
        <w:pStyle w:val="card"/>
        <w:ind w:left="0"/>
      </w:pPr>
      <w:r w:rsidRPr="008828A2">
        <w:rPr>
          <w:rStyle w:val="Style13ptBold"/>
        </w:rPr>
        <w:t>Cesarino and Negri 4</w:t>
      </w:r>
      <w:r w:rsidRPr="008828A2">
        <w:t xml:space="preserve"> (Cesare, assoc prof of cultural studies, Antonio, revolutionary, “It’s a Powerful Life: A Conversation on Contemporary Philosophy,” Cultural Critique, V 57, Spring, pg. 172-174)</w:t>
      </w:r>
    </w:p>
    <w:p w14:paraId="310D5CC8" w14:textId="77777777" w:rsidR="008C4D22" w:rsidRPr="00684837" w:rsidRDefault="008C4D22" w:rsidP="008C4D22">
      <w:pPr>
        <w:pStyle w:val="card"/>
        <w:ind w:left="0"/>
        <w:rPr>
          <w:color w:val="000000"/>
          <w:sz w:val="16"/>
          <w:szCs w:val="16"/>
        </w:rPr>
      </w:pPr>
      <w:r w:rsidRPr="00684837">
        <w:rPr>
          <w:color w:val="000000"/>
          <w:sz w:val="16"/>
          <w:szCs w:val="16"/>
        </w:rPr>
        <w:t>CC: Well, yes, but what do you think? And, in particular, what do you think about the fact that the concept of naked life has become so enormously and increasingly important for Agamben lately?</w:t>
      </w:r>
      <w:r>
        <w:rPr>
          <w:color w:val="000000"/>
          <w:sz w:val="16"/>
          <w:szCs w:val="16"/>
        </w:rPr>
        <w:t xml:space="preserve">  </w:t>
      </w:r>
      <w:r w:rsidRPr="00684837">
        <w:rPr>
          <w:color w:val="000000"/>
          <w:sz w:val="16"/>
          <w:szCs w:val="16"/>
        </w:rPr>
        <w:t xml:space="preserve">AN: I believe Giorgio is writing a sequel to Homo Sacer, and I feel that this new work will be resolutive for his thought—in the sense that he will be forced in it to resolve and find a way out of the ambiguity that has qualified his understanding of naked life so far. He already attempted something of the sort in his recent book on Saint Paul, but I think this attempt largely failed: as usual, this book is extremely learned and elegant; it remains, however, somewhat trapped within Pauline exegesis, rather than constituting a full-fledged attempt to reconstruct naked life as a potentiality for exodus, to rethink naked life fundamentally in terms of exodus. I believe that the concept of naked life is not an impossible, unfeasible one. I believe it is possible to push the image of power to the point at which a defenseless human being [un povero Cristo] is crushed, to conceive of that extreme point at which power tries to [End Page 173] eliminate that ultimate resistance that is the sheer attempt to keep oneself alive. From a logical standpoint, it is possible to think all this: the naked bodies of the people in the camps, for example, can lead one precisely in this direction. But this is also the point at which this concept turns into ideology: to conceive of the relation between power and life in such a way actually ends up bolstering and reinforcing ideology. </w:t>
      </w:r>
      <w:r w:rsidRPr="008D00F6">
        <w:rPr>
          <w:rStyle w:val="underline"/>
          <w:highlight w:val="yellow"/>
        </w:rPr>
        <w:t>Agamben</w:t>
      </w:r>
      <w:r w:rsidRPr="00684837">
        <w:rPr>
          <w:color w:val="000000"/>
          <w:sz w:val="16"/>
          <w:szCs w:val="16"/>
        </w:rPr>
        <w:t xml:space="preserve">, in effect, </w:t>
      </w:r>
      <w:r w:rsidRPr="00684837">
        <w:rPr>
          <w:rStyle w:val="underline"/>
        </w:rPr>
        <w:t>is saying</w:t>
      </w:r>
      <w:r w:rsidRPr="00684837">
        <w:rPr>
          <w:color w:val="000000"/>
          <w:sz w:val="16"/>
          <w:szCs w:val="16"/>
        </w:rPr>
        <w:t xml:space="preserve"> that such is the nature of power: in the final instance, power </w:t>
      </w:r>
      <w:r w:rsidRPr="008D00F6">
        <w:rPr>
          <w:rStyle w:val="underline"/>
          <w:highlight w:val="yellow"/>
        </w:rPr>
        <w:t>reduces</w:t>
      </w:r>
      <w:r w:rsidRPr="00684837">
        <w:rPr>
          <w:rStyle w:val="underline"/>
        </w:rPr>
        <w:t xml:space="preserve"> each and </w:t>
      </w:r>
      <w:r w:rsidRPr="008D00F6">
        <w:rPr>
          <w:rStyle w:val="underline"/>
          <w:highlight w:val="yellow"/>
        </w:rPr>
        <w:t>every</w:t>
      </w:r>
      <w:r w:rsidRPr="00684837">
        <w:rPr>
          <w:rStyle w:val="underline"/>
        </w:rPr>
        <w:t xml:space="preserve"> </w:t>
      </w:r>
      <w:r w:rsidRPr="008D00F6">
        <w:rPr>
          <w:rStyle w:val="underline"/>
          <w:highlight w:val="yellow"/>
        </w:rPr>
        <w:t>human</w:t>
      </w:r>
      <w:r w:rsidRPr="00684837">
        <w:rPr>
          <w:rStyle w:val="underline"/>
        </w:rPr>
        <w:t xml:space="preserve"> being </w:t>
      </w:r>
      <w:r w:rsidRPr="008D00F6">
        <w:rPr>
          <w:rStyle w:val="underline"/>
          <w:highlight w:val="yellow"/>
        </w:rPr>
        <w:t>to</w:t>
      </w:r>
      <w:r w:rsidRPr="00684837">
        <w:rPr>
          <w:rStyle w:val="underline"/>
        </w:rPr>
        <w:t xml:space="preserve"> such a state of </w:t>
      </w:r>
      <w:r w:rsidRPr="008D00F6">
        <w:rPr>
          <w:rStyle w:val="underline"/>
          <w:highlight w:val="yellow"/>
        </w:rPr>
        <w:t>powerlessness</w:t>
      </w:r>
      <w:r w:rsidRPr="00684837">
        <w:rPr>
          <w:rStyle w:val="underline"/>
        </w:rPr>
        <w:t xml:space="preserve">. But this is </w:t>
      </w:r>
      <w:r w:rsidRPr="008D00F6">
        <w:rPr>
          <w:rStyle w:val="underline"/>
        </w:rPr>
        <w:t>absolutely not true</w:t>
      </w:r>
      <w:r w:rsidRPr="00684837">
        <w:rPr>
          <w:rStyle w:val="underline"/>
        </w:rPr>
        <w:t xml:space="preserve">! On the contrary: the </w:t>
      </w:r>
      <w:r w:rsidRPr="008D00F6">
        <w:rPr>
          <w:rStyle w:val="underline"/>
          <w:highlight w:val="yellow"/>
        </w:rPr>
        <w:t>historical process</w:t>
      </w:r>
      <w:r w:rsidRPr="00684837">
        <w:rPr>
          <w:rStyle w:val="underline"/>
        </w:rPr>
        <w:t xml:space="preserve"> takes place and </w:t>
      </w:r>
      <w:r w:rsidRPr="008D00F6">
        <w:rPr>
          <w:rStyle w:val="underline"/>
          <w:highlight w:val="yellow"/>
        </w:rPr>
        <w:t>is produced</w:t>
      </w:r>
      <w:r w:rsidRPr="00684837">
        <w:rPr>
          <w:rStyle w:val="underline"/>
        </w:rPr>
        <w:t xml:space="preserve"> thanks </w:t>
      </w:r>
      <w:r w:rsidRPr="008D00F6">
        <w:rPr>
          <w:rStyle w:val="underline"/>
          <w:highlight w:val="yellow"/>
        </w:rPr>
        <w:t>to</w:t>
      </w:r>
      <w:r w:rsidRPr="00684837">
        <w:rPr>
          <w:rStyle w:val="underline"/>
        </w:rPr>
        <w:t xml:space="preserve"> a </w:t>
      </w:r>
      <w:r w:rsidRPr="008D00F6">
        <w:rPr>
          <w:rStyle w:val="underline"/>
          <w:highlight w:val="yellow"/>
        </w:rPr>
        <w:t>continuous constitution</w:t>
      </w:r>
      <w:r w:rsidRPr="00684837">
        <w:rPr>
          <w:rStyle w:val="underline"/>
        </w:rPr>
        <w:t xml:space="preserve"> and construction, </w:t>
      </w:r>
      <w:r w:rsidRPr="008D00F6">
        <w:rPr>
          <w:rStyle w:val="underline"/>
          <w:highlight w:val="yellow"/>
        </w:rPr>
        <w:t>which</w:t>
      </w:r>
      <w:r w:rsidRPr="00684837">
        <w:rPr>
          <w:rStyle w:val="underline"/>
        </w:rPr>
        <w:t xml:space="preserve"> undoubtedly </w:t>
      </w:r>
      <w:r w:rsidRPr="008D00F6">
        <w:rPr>
          <w:rStyle w:val="underline"/>
          <w:highlight w:val="yellow"/>
        </w:rPr>
        <w:t>confronts</w:t>
      </w:r>
      <w:r w:rsidRPr="00684837">
        <w:rPr>
          <w:rStyle w:val="underline"/>
        </w:rPr>
        <w:t xml:space="preserve"> the </w:t>
      </w:r>
      <w:r w:rsidRPr="008D00F6">
        <w:rPr>
          <w:rStyle w:val="underline"/>
          <w:highlight w:val="yellow"/>
        </w:rPr>
        <w:t>limit</w:t>
      </w:r>
      <w:r w:rsidRPr="00684837">
        <w:rPr>
          <w:rStyle w:val="underline"/>
        </w:rPr>
        <w:t xml:space="preserve"> over and over again—but </w:t>
      </w:r>
      <w:r w:rsidRPr="008D00F6">
        <w:rPr>
          <w:rStyle w:val="underline"/>
          <w:highlight w:val="yellow"/>
        </w:rPr>
        <w:t>this</w:t>
      </w:r>
      <w:r w:rsidRPr="00684837">
        <w:rPr>
          <w:rStyle w:val="underline"/>
        </w:rPr>
        <w:t xml:space="preserve"> is an extraordinarily rich </w:t>
      </w:r>
      <w:r w:rsidRPr="008D00F6">
        <w:rPr>
          <w:rStyle w:val="underline"/>
          <w:highlight w:val="yellow"/>
        </w:rPr>
        <w:t>limit</w:t>
      </w:r>
      <w:r w:rsidRPr="00684837">
        <w:rPr>
          <w:rStyle w:val="underline"/>
        </w:rPr>
        <w:t xml:space="preserve">, in </w:t>
      </w:r>
      <w:r w:rsidRPr="008D00F6">
        <w:rPr>
          <w:rStyle w:val="underline"/>
          <w:highlight w:val="yellow"/>
        </w:rPr>
        <w:t>which desires</w:t>
      </w:r>
      <w:r w:rsidRPr="00684837">
        <w:rPr>
          <w:rStyle w:val="underline"/>
        </w:rPr>
        <w:t xml:space="preserve"> </w:t>
      </w:r>
      <w:r w:rsidRPr="008D00F6">
        <w:rPr>
          <w:rStyle w:val="underline"/>
          <w:highlight w:val="yellow"/>
        </w:rPr>
        <w:t>expand</w:t>
      </w:r>
      <w:r w:rsidRPr="00684837">
        <w:rPr>
          <w:rStyle w:val="underline"/>
        </w:rPr>
        <w:t xml:space="preserve">, and </w:t>
      </w:r>
      <w:r w:rsidRPr="008D00F6">
        <w:rPr>
          <w:rStyle w:val="underline"/>
          <w:highlight w:val="yellow"/>
        </w:rPr>
        <w:t>in which life becomes</w:t>
      </w:r>
      <w:r w:rsidRPr="00684837">
        <w:rPr>
          <w:rStyle w:val="underline"/>
        </w:rPr>
        <w:t xml:space="preserve"> increasingly </w:t>
      </w:r>
      <w:r w:rsidRPr="008D00F6">
        <w:rPr>
          <w:rStyle w:val="underline"/>
          <w:highlight w:val="yellow"/>
        </w:rPr>
        <w:t>fuller</w:t>
      </w:r>
      <w:r w:rsidRPr="00684837">
        <w:rPr>
          <w:color w:val="000000"/>
          <w:sz w:val="16"/>
          <w:szCs w:val="16"/>
        </w:rPr>
        <w:t xml:space="preserve">. Of course </w:t>
      </w:r>
      <w:r w:rsidRPr="00684837">
        <w:rPr>
          <w:rStyle w:val="underline"/>
        </w:rPr>
        <w:t>it is possible to conceive of the limit as absolute pow-erlessness, especially when it has been actually enacted and enforced in such a way so many times</w:t>
      </w:r>
      <w:r w:rsidRPr="00684837">
        <w:rPr>
          <w:color w:val="000000"/>
          <w:sz w:val="16"/>
          <w:szCs w:val="16"/>
        </w:rPr>
        <w:t xml:space="preserve">. And </w:t>
      </w:r>
      <w:r w:rsidRPr="00684837">
        <w:rPr>
          <w:rStyle w:val="underline"/>
        </w:rPr>
        <w:t xml:space="preserve">yet, isn't such a </w:t>
      </w:r>
      <w:r w:rsidRPr="008D00F6">
        <w:rPr>
          <w:rStyle w:val="underline"/>
          <w:highlight w:val="yellow"/>
        </w:rPr>
        <w:t>conception of the limit</w:t>
      </w:r>
      <w:r w:rsidRPr="00684837">
        <w:rPr>
          <w:rStyle w:val="underline"/>
        </w:rPr>
        <w:t xml:space="preserve"> precisely what the limit looks like </w:t>
      </w:r>
      <w:r w:rsidRPr="008D00F6">
        <w:rPr>
          <w:rStyle w:val="underline"/>
          <w:highlight w:val="yellow"/>
        </w:rPr>
        <w:t>from the standpoint of constituted</w:t>
      </w:r>
      <w:r w:rsidRPr="00684837">
        <w:rPr>
          <w:rStyle w:val="underline"/>
        </w:rPr>
        <w:t xml:space="preserve"> power as well as from the standpoint of those who have already been totally annihilated by such a power—</w:t>
      </w:r>
      <w:r w:rsidRPr="008D00F6">
        <w:rPr>
          <w:rStyle w:val="underline"/>
          <w:highlight w:val="yellow"/>
        </w:rPr>
        <w:t>which is</w:t>
      </w:r>
      <w:r w:rsidRPr="00684837">
        <w:rPr>
          <w:color w:val="000000"/>
          <w:sz w:val="16"/>
          <w:szCs w:val="16"/>
        </w:rPr>
        <w:t xml:space="preserve">, of course, </w:t>
      </w:r>
      <w:r w:rsidRPr="00684837">
        <w:rPr>
          <w:rStyle w:val="underline"/>
        </w:rPr>
        <w:t xml:space="preserve">one and </w:t>
      </w:r>
      <w:r w:rsidRPr="008D00F6">
        <w:rPr>
          <w:rStyle w:val="underline"/>
          <w:highlight w:val="yellow"/>
        </w:rPr>
        <w:t>the same</w:t>
      </w:r>
      <w:r w:rsidRPr="00684837">
        <w:rPr>
          <w:rStyle w:val="underline"/>
        </w:rPr>
        <w:t xml:space="preserve"> </w:t>
      </w:r>
      <w:r w:rsidRPr="008D00F6">
        <w:rPr>
          <w:rStyle w:val="underline"/>
          <w:highlight w:val="yellow"/>
        </w:rPr>
        <w:t>standpoint</w:t>
      </w:r>
      <w:r w:rsidRPr="00684837">
        <w:rPr>
          <w:color w:val="000000"/>
          <w:sz w:val="16"/>
          <w:szCs w:val="16"/>
        </w:rPr>
        <w:t xml:space="preserve">? Isn't this the story about power that power itself would like us to believe in and reiterate? </w:t>
      </w:r>
      <w:r w:rsidRPr="00684837">
        <w:rPr>
          <w:rStyle w:val="underline"/>
        </w:rPr>
        <w:t xml:space="preserve">Isn't it far more politically useful to </w:t>
      </w:r>
      <w:r w:rsidRPr="008D00F6">
        <w:rPr>
          <w:rStyle w:val="underline"/>
          <w:highlight w:val="yellow"/>
        </w:rPr>
        <w:t>conceive</w:t>
      </w:r>
      <w:r w:rsidRPr="00684837">
        <w:rPr>
          <w:rStyle w:val="underline"/>
        </w:rPr>
        <w:t xml:space="preserve"> of </w:t>
      </w:r>
      <w:r w:rsidRPr="008D00F6">
        <w:rPr>
          <w:rStyle w:val="underline"/>
          <w:highlight w:val="yellow"/>
        </w:rPr>
        <w:t>this limit from</w:t>
      </w:r>
      <w:r w:rsidRPr="00684837">
        <w:rPr>
          <w:rStyle w:val="underline"/>
        </w:rPr>
        <w:t xml:space="preserve"> the standpoint of </w:t>
      </w:r>
      <w:r w:rsidRPr="008D00F6">
        <w:rPr>
          <w:rStyle w:val="underline"/>
          <w:highlight w:val="yellow"/>
        </w:rPr>
        <w:t>those</w:t>
      </w:r>
      <w:r w:rsidRPr="00684837">
        <w:rPr>
          <w:rStyle w:val="underline"/>
        </w:rPr>
        <w:t xml:space="preserve"> who are </w:t>
      </w:r>
      <w:r w:rsidRPr="008D00F6">
        <w:rPr>
          <w:rStyle w:val="underline"/>
          <w:highlight w:val="yellow"/>
        </w:rPr>
        <w:t>not yet</w:t>
      </w:r>
      <w:r w:rsidRPr="00684837">
        <w:rPr>
          <w:rStyle w:val="underline"/>
        </w:rPr>
        <w:t xml:space="preserve"> or not </w:t>
      </w:r>
      <w:r w:rsidRPr="008D00F6">
        <w:rPr>
          <w:rStyle w:val="underline"/>
          <w:highlight w:val="yellow"/>
        </w:rPr>
        <w:t>completely crushed by power</w:t>
      </w:r>
      <w:r w:rsidRPr="00684837">
        <w:rPr>
          <w:rStyle w:val="underline"/>
        </w:rPr>
        <w:t>,</w:t>
      </w:r>
      <w:r w:rsidRPr="00684837">
        <w:rPr>
          <w:color w:val="000000"/>
          <w:sz w:val="16"/>
          <w:szCs w:val="16"/>
        </w:rPr>
        <w:t xml:space="preserve"> from the standpoint </w:t>
      </w:r>
      <w:r w:rsidRPr="00684837">
        <w:rPr>
          <w:rStyle w:val="underline"/>
        </w:rPr>
        <w:t>of those still struggling to overcome such a limit</w:t>
      </w:r>
      <w:r w:rsidRPr="00684837">
        <w:rPr>
          <w:color w:val="000000"/>
          <w:sz w:val="16"/>
          <w:szCs w:val="16"/>
        </w:rPr>
        <w:t xml:space="preserve">, from the standpoint of the process of constitution, from the standpoint of power [potenza]? I am worried about the fact that the concept of naked life as it is conceived by Agamben might be taken up by political movements and in political debates: I find this prospect quite troubling, which is why I felt the need to attack this concept in my recent essay. Ultimately, I feel that nowadays the logic of traditional eugenics is attempting to saturate and capture the whole of human reality—even at the level of its materiality, that is, through genetic engineering—and the ultimate result of such a process of saturation and capture is a capsized production of subjectivity within which ideological undercurrents continuously try to subtract or neutralize our resistance. [End Page 174] </w:t>
      </w:r>
      <w:r w:rsidRPr="00664E50">
        <w:rPr>
          <w:color w:val="000000"/>
          <w:sz w:val="16"/>
          <w:szCs w:val="16"/>
        </w:rPr>
        <w:t xml:space="preserve">CC: And </w:t>
      </w:r>
      <w:r w:rsidRPr="00664E50">
        <w:rPr>
          <w:rStyle w:val="underline"/>
        </w:rPr>
        <w:t xml:space="preserve">I suppose you are suggesting that the concept of naked life is part and parcel of such undercurrents. But have you discussed all this with </w:t>
      </w:r>
      <w:r w:rsidRPr="008D00F6">
        <w:rPr>
          <w:rStyle w:val="underline"/>
          <w:highlight w:val="yellow"/>
        </w:rPr>
        <w:t>Agamben</w:t>
      </w:r>
      <w:r w:rsidRPr="00664E50">
        <w:rPr>
          <w:rStyle w:val="underline"/>
        </w:rPr>
        <w:t xml:space="preserve">? </w:t>
      </w:r>
      <w:r w:rsidRPr="00664E50">
        <w:rPr>
          <w:color w:val="000000"/>
          <w:sz w:val="16"/>
        </w:rPr>
        <w:t xml:space="preserve">What does he think about your critiques? </w:t>
      </w:r>
      <w:r w:rsidRPr="00664E50">
        <w:rPr>
          <w:sz w:val="16"/>
        </w:rPr>
        <w:t xml:space="preserve"> </w:t>
      </w:r>
      <w:r w:rsidRPr="00664E50">
        <w:rPr>
          <w:color w:val="000000"/>
          <w:sz w:val="16"/>
        </w:rPr>
        <w:t xml:space="preserve">AN: </w:t>
      </w:r>
      <w:r w:rsidRPr="00664E50">
        <w:rPr>
          <w:rStyle w:val="underline"/>
        </w:rPr>
        <w:t xml:space="preserve">Whenever I tell him what I have just finished telling you, he </w:t>
      </w:r>
      <w:r w:rsidRPr="008D00F6">
        <w:rPr>
          <w:rStyle w:val="underline"/>
          <w:highlight w:val="yellow"/>
        </w:rPr>
        <w:t xml:space="preserve">gets </w:t>
      </w:r>
      <w:r w:rsidRPr="008D00F6">
        <w:rPr>
          <w:rStyle w:val="underline"/>
        </w:rPr>
        <w:t xml:space="preserve">quite </w:t>
      </w:r>
      <w:r w:rsidRPr="008D00F6">
        <w:rPr>
          <w:rStyle w:val="underline"/>
          <w:highlight w:val="yellow"/>
        </w:rPr>
        <w:t>irritated</w:t>
      </w:r>
      <w:r w:rsidRPr="00664E50">
        <w:rPr>
          <w:rStyle w:val="underline"/>
        </w:rPr>
        <w:t>, even angry. I still maintain,</w:t>
      </w:r>
      <w:r w:rsidRPr="00664E50">
        <w:rPr>
          <w:color w:val="000000"/>
          <w:sz w:val="16"/>
        </w:rPr>
        <w:t xml:space="preserve"> nonetheless, t</w:t>
      </w:r>
      <w:r w:rsidRPr="00664E50">
        <w:rPr>
          <w:rStyle w:val="underline"/>
        </w:rPr>
        <w:t xml:space="preserve">hat the </w:t>
      </w:r>
      <w:r w:rsidRPr="008D00F6">
        <w:rPr>
          <w:rStyle w:val="underline"/>
          <w:highlight w:val="yellow"/>
        </w:rPr>
        <w:t>conclusions he draws in Homo Sacer lead to dangerous political</w:t>
      </w:r>
      <w:r w:rsidRPr="00664E50">
        <w:rPr>
          <w:rStyle w:val="underline"/>
        </w:rPr>
        <w:t xml:space="preserve"> </w:t>
      </w:r>
      <w:r w:rsidRPr="008D00F6">
        <w:rPr>
          <w:rStyle w:val="underline"/>
          <w:highlight w:val="yellow"/>
        </w:rPr>
        <w:t>outcomes</w:t>
      </w:r>
      <w:r w:rsidRPr="00664E50">
        <w:rPr>
          <w:rStyle w:val="underline"/>
        </w:rPr>
        <w:t xml:space="preserve"> and that the burden of finding a way out of this mess rests entirely on him.</w:t>
      </w:r>
      <w:r w:rsidRPr="00664E50">
        <w:rPr>
          <w:color w:val="000000"/>
          <w:sz w:val="16"/>
        </w:rPr>
        <w:t xml:space="preserve"> And the type of problems he runs into in this book recur throughout many of his other works. </w:t>
      </w:r>
      <w:r w:rsidRPr="00664E50">
        <w:rPr>
          <w:rStyle w:val="underline"/>
        </w:rPr>
        <w:t xml:space="preserve">I found his essay on Bartleby, for example, absolutely infuriating. </w:t>
      </w:r>
      <w:r w:rsidRPr="00664E50">
        <w:rPr>
          <w:color w:val="000000"/>
          <w:sz w:val="16"/>
        </w:rPr>
        <w:t xml:space="preserve">This essay was published originally as a little book that also contained Deleuze's essay on Bartleby: well, it turns out that what Deleuze says in his essay is exactly the contrary of what Giorgio says in his! </w:t>
      </w:r>
      <w:r w:rsidRPr="00664E50">
        <w:rPr>
          <w:rStyle w:val="underline"/>
        </w:rPr>
        <w:t xml:space="preserve">I suppose one could say that they decided to publish their essays together precisely so as to attempt to figure </w:t>
      </w:r>
      <w:r w:rsidRPr="008D00F6">
        <w:rPr>
          <w:rStyle w:val="underline"/>
          <w:highlight w:val="yellow"/>
        </w:rPr>
        <w:t>this limit</w:t>
      </w:r>
      <w:r w:rsidRPr="00664E50">
        <w:rPr>
          <w:rStyle w:val="underline"/>
        </w:rPr>
        <w:t>— that is, to find a figure for it, to give it a form—</w:t>
      </w:r>
      <w:r w:rsidRPr="008D00F6">
        <w:rPr>
          <w:rStyle w:val="underline"/>
          <w:highlight w:val="yellow"/>
        </w:rPr>
        <w:t>by some sort of paradoxical</w:t>
      </w:r>
      <w:r w:rsidRPr="00664E50">
        <w:rPr>
          <w:rStyle w:val="underline"/>
        </w:rPr>
        <w:t xml:space="preserve"> </w:t>
      </w:r>
      <w:r w:rsidRPr="008D00F6">
        <w:rPr>
          <w:rStyle w:val="underline"/>
          <w:highlight w:val="yellow"/>
        </w:rPr>
        <w:t>juxtaposition</w:t>
      </w:r>
      <w:r w:rsidRPr="00664E50">
        <w:rPr>
          <w:rStyle w:val="underline"/>
        </w:rPr>
        <w:t xml:space="preserve">, but I </w:t>
      </w:r>
      <w:r w:rsidRPr="008D00F6">
        <w:rPr>
          <w:rStyle w:val="underline"/>
          <w:highlight w:val="yellow"/>
        </w:rPr>
        <w:t xml:space="preserve">don't think </w:t>
      </w:r>
      <w:r w:rsidRPr="008D00F6">
        <w:rPr>
          <w:rStyle w:val="underline"/>
        </w:rPr>
        <w:t>that</w:t>
      </w:r>
      <w:r w:rsidRPr="00664E50">
        <w:rPr>
          <w:rStyle w:val="underline"/>
        </w:rPr>
        <w:t xml:space="preserve"> </w:t>
      </w:r>
      <w:r w:rsidRPr="008D00F6">
        <w:rPr>
          <w:rStyle w:val="underline"/>
          <w:highlight w:val="yellow"/>
        </w:rPr>
        <w:t>this attempt</w:t>
      </w:r>
      <w:r w:rsidRPr="00664E50">
        <w:rPr>
          <w:rStyle w:val="underline"/>
        </w:rPr>
        <w:t xml:space="preserve"> </w:t>
      </w:r>
      <w:r w:rsidRPr="008D00F6">
        <w:rPr>
          <w:rStyle w:val="underline"/>
          <w:highlight w:val="yellow"/>
        </w:rPr>
        <w:t>was</w:t>
      </w:r>
      <w:r w:rsidRPr="00664E50">
        <w:rPr>
          <w:rStyle w:val="underline"/>
        </w:rPr>
        <w:t xml:space="preserve"> really </w:t>
      </w:r>
      <w:r w:rsidRPr="008D00F6">
        <w:rPr>
          <w:rStyle w:val="underline"/>
          <w:highlight w:val="yellow"/>
        </w:rPr>
        <w:t>successful</w:t>
      </w:r>
      <w:r w:rsidRPr="00664E50">
        <w:rPr>
          <w:rStyle w:val="underline"/>
        </w:rPr>
        <w:t xml:space="preserve"> in the end. In any case, all this incessant talk about the limit bores me and tires me out after a little while. The point is that, inasmuch as it is death, </w:t>
      </w:r>
      <w:r w:rsidRPr="008D00F6">
        <w:rPr>
          <w:rStyle w:val="underline"/>
          <w:highlight w:val="yellow"/>
        </w:rPr>
        <w:t>the limit is not creative</w:t>
      </w:r>
      <w:r w:rsidRPr="00664E50">
        <w:rPr>
          <w:rStyle w:val="underline"/>
        </w:rPr>
        <w:t xml:space="preserve">. The limit is creative to the extent to which you have been able to overcome it qua death: </w:t>
      </w:r>
      <w:r w:rsidRPr="008D00F6">
        <w:rPr>
          <w:rStyle w:val="underline"/>
          <w:highlight w:val="yellow"/>
        </w:rPr>
        <w:t>the limit is creative</w:t>
      </w:r>
      <w:r w:rsidRPr="00664E50">
        <w:rPr>
          <w:rStyle w:val="underline"/>
        </w:rPr>
        <w:t xml:space="preserve"> because you have overcome death. </w:t>
      </w:r>
    </w:p>
    <w:p w14:paraId="68AD2B50" w14:textId="77777777" w:rsidR="008C4D22" w:rsidRDefault="008C4D22" w:rsidP="008C4D22"/>
    <w:p w14:paraId="566380EA" w14:textId="77777777" w:rsidR="008C4D22" w:rsidRPr="008828A2" w:rsidRDefault="008C4D22" w:rsidP="008C4D22"/>
    <w:p w14:paraId="1AB7E305" w14:textId="77777777" w:rsidR="004271D4" w:rsidRPr="00441894" w:rsidRDefault="004271D4" w:rsidP="00441894">
      <w:pPr>
        <w:pStyle w:val="Heading4"/>
      </w:pPr>
      <w:r w:rsidRPr="00441894">
        <w:t>Prescription of bare life hurts political possibility – politics is achievable through political organization</w:t>
      </w:r>
    </w:p>
    <w:p w14:paraId="1B8CE7F9" w14:textId="77777777" w:rsidR="004271D4" w:rsidRDefault="004271D4" w:rsidP="004271D4">
      <w:r>
        <w:rPr>
          <w:rStyle w:val="Style13ptBold"/>
        </w:rPr>
        <w:t>Owens 05</w:t>
      </w:r>
      <w:r>
        <w:t xml:space="preserve"> (Patricia, is a London-Irish academic, author and professor. She is professor of International Relations and the current Head of the Department of International Relations at University of Sussex “Reclaiming ‘Bare Life</w:t>
      </w:r>
      <w:proofErr w:type="gramStart"/>
      <w:r>
        <w:t>’?:</w:t>
      </w:r>
      <w:proofErr w:type="gramEnd"/>
      <w:r>
        <w:t xml:space="preserve"> Against Agamben on Refugees”, International Relations 23(4), 2005, </w:t>
      </w:r>
      <w:hyperlink r:id="rId41" w:history="1">
        <w:r>
          <w:rPr>
            <w:rStyle w:val="Hyperlink"/>
          </w:rPr>
          <w:t>http://journals.sagepub.com/doi/pdf/10.1177/0047117809350545)/AK47</w:t>
        </w:r>
      </w:hyperlink>
    </w:p>
    <w:p w14:paraId="07ABF4EE" w14:textId="77777777" w:rsidR="004271D4" w:rsidRDefault="004271D4" w:rsidP="004271D4">
      <w:pPr>
        <w:rPr>
          <w:sz w:val="16"/>
        </w:rPr>
      </w:pPr>
      <w:r>
        <w:rPr>
          <w:sz w:val="16"/>
        </w:rPr>
        <w:t xml:space="preserve">Arendt had been a stateless Jewish refugee during the war and was detained at a camp in France before she escaped and fled to the United States. She was what might be called a ‘stateless non-person’ for 18 years. As Richard Bernstein has put it, her ‘experience of, and reflection upon, </w:t>
      </w:r>
      <w:r>
        <w:rPr>
          <w:rStyle w:val="StyleUnderline"/>
          <w:highlight w:val="yellow"/>
        </w:rPr>
        <w:t>statelessness taught her what politics means</w:t>
      </w:r>
      <w:r>
        <w:rPr>
          <w:rStyle w:val="StyleUnderline"/>
        </w:rPr>
        <w:t>, and why it is so essential to be a citizen in a polity to live a fully human life</w:t>
      </w:r>
      <w:r>
        <w:rPr>
          <w:sz w:val="16"/>
        </w:rPr>
        <w:t xml:space="preserve">’.58 But she was no straightforward defender of the concept of ‘human rights’ and certainly not in its classical formulation of the ‘Rights of Man and of the Citizen’ or the Universal Declaration of Human Rights.59 Agamben is largely following Arendt when he argues that </w:t>
      </w:r>
      <w:r>
        <w:rPr>
          <w:rStyle w:val="StyleUnderline"/>
        </w:rPr>
        <w:t>human rights should not be viewed in such terms – as representing some ever-present pre-political, pre-legal human attribute meant to regulate and constrain state power</w:t>
      </w:r>
      <w:r>
        <w:rPr>
          <w:sz w:val="16"/>
        </w:rPr>
        <w:t xml:space="preserve">. It was Arendt who first argued </w:t>
      </w:r>
      <w:r>
        <w:rPr>
          <w:rStyle w:val="Emphasis"/>
        </w:rPr>
        <w:t xml:space="preserve">that the problem with this formulation is the assumed </w:t>
      </w:r>
      <w:r>
        <w:rPr>
          <w:rStyle w:val="Emphasis"/>
          <w:highlight w:val="yellow"/>
        </w:rPr>
        <w:t>existence of a biological</w:t>
      </w:r>
      <w:r>
        <w:rPr>
          <w:rStyle w:val="Emphasis"/>
        </w:rPr>
        <w:t xml:space="preserve"> being with some in-born human dignity which,</w:t>
      </w:r>
      <w:r>
        <w:rPr>
          <w:sz w:val="16"/>
        </w:rPr>
        <w:t xml:space="preserve"> she argued, cannot be shown to exist in a politically meaningful way. She was scathing of all abstract and individualist conceptions of rights. The problem, she wrote, is that: </w:t>
      </w:r>
      <w:r>
        <w:rPr>
          <w:rStyle w:val="Emphasis"/>
        </w:rPr>
        <w:t xml:space="preserve">they </w:t>
      </w:r>
      <w:r>
        <w:rPr>
          <w:rStyle w:val="Emphasis"/>
          <w:highlight w:val="yellow"/>
        </w:rPr>
        <w:t>presume</w:t>
      </w:r>
      <w:r>
        <w:rPr>
          <w:rStyle w:val="Emphasis"/>
        </w:rPr>
        <w:t xml:space="preserve"> that </w:t>
      </w:r>
      <w:r>
        <w:rPr>
          <w:rStyle w:val="Emphasis"/>
          <w:highlight w:val="yellow"/>
        </w:rPr>
        <w:t>rights spring immediately from the ‘nature’</w:t>
      </w:r>
      <w:r>
        <w:rPr>
          <w:rStyle w:val="Emphasis"/>
        </w:rPr>
        <w:t xml:space="preserve"> of man … The decisive factor is that these </w:t>
      </w:r>
      <w:r>
        <w:rPr>
          <w:rStyle w:val="Emphasis"/>
          <w:highlight w:val="yellow"/>
        </w:rPr>
        <w:t>rights</w:t>
      </w:r>
      <w:r>
        <w:rPr>
          <w:rStyle w:val="Emphasis"/>
        </w:rPr>
        <w:t xml:space="preserve"> [in the classical conception] and the human dignity they bestow </w:t>
      </w:r>
      <w:r>
        <w:rPr>
          <w:rStyle w:val="Emphasis"/>
          <w:highlight w:val="yellow"/>
        </w:rPr>
        <w:t>should remain valid</w:t>
      </w:r>
      <w:r>
        <w:rPr>
          <w:rStyle w:val="Emphasis"/>
        </w:rPr>
        <w:t xml:space="preserve"> and real even if only a single human being existed on earth; they are independent of human plurality and should remain valid even if a human being is expelled from the human community</w:t>
      </w:r>
      <w:r>
        <w:rPr>
          <w:sz w:val="16"/>
        </w:rPr>
        <w:t xml:space="preserve">.60 It was Arendt’s consistent position that </w:t>
      </w:r>
      <w:r>
        <w:rPr>
          <w:rStyle w:val="Emphasis"/>
          <w:highlight w:val="yellow"/>
        </w:rPr>
        <w:t>no coherent legal or political structure can emerge from ‘man’ in the singular</w:t>
      </w:r>
      <w:r>
        <w:rPr>
          <w:rStyle w:val="Emphasis"/>
        </w:rPr>
        <w:t xml:space="preserve"> because politics is based on plurality – that there are many and not one of us; in her gendered terminology, ‘the fact that men, not Man, live on the earth and inhabit the world’</w:t>
      </w:r>
      <w:r>
        <w:rPr>
          <w:sz w:val="16"/>
        </w:rPr>
        <w:t xml:space="preserve">.61 Given that the ontological basis of politics is plurality, Arendt argued, </w:t>
      </w:r>
      <w:r>
        <w:rPr>
          <w:rStyle w:val="Emphasis"/>
        </w:rPr>
        <w:t>the human being qua human being in which our ‘nature and essence is the same for all’, is politically irrelevant</w:t>
      </w:r>
      <w:r>
        <w:rPr>
          <w:sz w:val="16"/>
        </w:rPr>
        <w:t xml:space="preserve">.62 While Arendt never criticised the idea of human rights with the same vehemence as in her writing of the 1940s, she never dissociated herself from the claim that </w:t>
      </w:r>
      <w:r>
        <w:rPr>
          <w:rStyle w:val="Emphasis"/>
        </w:rPr>
        <w:t xml:space="preserve">there is </w:t>
      </w:r>
      <w:r>
        <w:rPr>
          <w:rStyle w:val="Emphasis"/>
          <w:highlight w:val="yellow"/>
        </w:rPr>
        <w:t>no such thing as in-born human dignity separate from</w:t>
      </w:r>
      <w:r>
        <w:rPr>
          <w:rStyle w:val="Emphasis"/>
        </w:rPr>
        <w:t xml:space="preserve"> the </w:t>
      </w:r>
      <w:r>
        <w:rPr>
          <w:rStyle w:val="Emphasis"/>
          <w:highlight w:val="yellow"/>
        </w:rPr>
        <w:t>concrete laws</w:t>
      </w:r>
      <w:r>
        <w:rPr>
          <w:rStyle w:val="Emphasis"/>
        </w:rPr>
        <w:t xml:space="preserve"> and institutions that are created to uphold certain rights. ‘</w:t>
      </w:r>
      <w:r>
        <w:rPr>
          <w:rStyle w:val="Emphasis"/>
          <w:highlight w:val="yellow"/>
        </w:rPr>
        <w:t>Equality’</w:t>
      </w:r>
      <w:r>
        <w:rPr>
          <w:rStyle w:val="Emphasis"/>
        </w:rPr>
        <w:t>, she wrote, ‘</w:t>
      </w:r>
      <w:r>
        <w:rPr>
          <w:rStyle w:val="Emphasis"/>
          <w:highlight w:val="yellow"/>
        </w:rPr>
        <w:t>in contrast to all that is involved in mere existence, is</w:t>
      </w:r>
      <w:r>
        <w:rPr>
          <w:rStyle w:val="Emphasis"/>
        </w:rPr>
        <w:t xml:space="preserve"> </w:t>
      </w:r>
      <w:r>
        <w:rPr>
          <w:rStyle w:val="Emphasis"/>
          <w:highlight w:val="yellow"/>
        </w:rPr>
        <w:t>not given</w:t>
      </w:r>
      <w:r>
        <w:rPr>
          <w:rStyle w:val="Emphasis"/>
        </w:rPr>
        <w:t xml:space="preserve"> to us, </w:t>
      </w:r>
      <w:r>
        <w:rPr>
          <w:rStyle w:val="Emphasis"/>
          <w:highlight w:val="yellow"/>
        </w:rPr>
        <w:t>but is the result of human organization</w:t>
      </w:r>
      <w:r>
        <w:rPr>
          <w:rStyle w:val="Emphasis"/>
        </w:rPr>
        <w:t xml:space="preserve"> … We are not born equal; we become equal as members of a group on the strength of our decision to guarantee ourselves mutually equal rights</w:t>
      </w:r>
      <w:r>
        <w:rPr>
          <w:sz w:val="16"/>
        </w:rPr>
        <w:t xml:space="preserve">.’63 Arendt gave concrete illustration of what happened </w:t>
      </w:r>
      <w:r>
        <w:rPr>
          <w:rStyle w:val="StyleUnderline"/>
        </w:rPr>
        <w:t>when human beings have nothing to fall back on except their status as zoe</w:t>
      </w:r>
      <w:r>
        <w:rPr>
          <w:sz w:val="16"/>
        </w:rPr>
        <w:t xml:space="preserve">¯. As already indicated, </w:t>
      </w:r>
      <w:r>
        <w:rPr>
          <w:rStyle w:val="StyleUnderline"/>
        </w:rPr>
        <w:t>the classical concept of human rights presupposed the existence of a natural ‘human being as such</w:t>
      </w:r>
      <w:r>
        <w:rPr>
          <w:sz w:val="16"/>
        </w:rPr>
        <w:t xml:space="preserve">’. Arendt was one of the first to identify the central and still unresolved problem with this formulation. </w:t>
      </w:r>
      <w:r>
        <w:rPr>
          <w:rStyle w:val="Emphasis"/>
        </w:rPr>
        <w:t>Those most in need of so-called ‘inalienable’ rights – stateless persons and refugees, those without a right to citizenship – are in no position</w:t>
      </w:r>
      <w:r>
        <w:rPr>
          <w:sz w:val="16"/>
        </w:rPr>
        <w:t xml:space="preserve"> </w:t>
      </w:r>
      <w:r>
        <w:rPr>
          <w:rStyle w:val="Emphasis"/>
        </w:rPr>
        <w:t>to claim them</w:t>
      </w:r>
      <w:r>
        <w:rPr>
          <w:sz w:val="16"/>
        </w:rPr>
        <w:t xml:space="preserve">. ‘The Paradox involved in the loss of human rights’, she wrote, ‘is that such loss coincides with the instant when a person becomes a human being in general.’64 She went so far as to unfavourably compare the condition of statelessness to that of slaves in the ancient world. At least the latter, she remarked, ‘still belonged to some sort of human community’.65 ‘Arendt’s idea’, as Étienne Balibar has written, ‘is not that </w:t>
      </w:r>
      <w:r>
        <w:rPr>
          <w:rStyle w:val="StyleUnderline"/>
        </w:rPr>
        <w:t xml:space="preserve">only institutions create rights, whereas, apart from institutions, humans do not have specific rights, only natural qualities. Her idea is that, apart from the institution of the community </w:t>
      </w:r>
      <w:proofErr w:type="gramStart"/>
      <w:r>
        <w:rPr>
          <w:rStyle w:val="StyleUnderline"/>
        </w:rPr>
        <w:t>( …</w:t>
      </w:r>
      <w:proofErr w:type="gramEnd"/>
      <w:r>
        <w:rPr>
          <w:rStyle w:val="StyleUnderline"/>
        </w:rPr>
        <w:t xml:space="preserve"> in the sense of the reciprocity of actions), there simply are no human</w:t>
      </w:r>
      <w:r>
        <w:rPr>
          <w:sz w:val="16"/>
        </w:rPr>
        <w:t>s.’66</w:t>
      </w:r>
    </w:p>
    <w:p w14:paraId="2994E06A" w14:textId="77777777" w:rsidR="003F5F7C" w:rsidRDefault="003F5F7C" w:rsidP="003F5F7C"/>
    <w:p w14:paraId="48F3C012" w14:textId="6014150F" w:rsidR="003F5F7C" w:rsidRDefault="009F5933" w:rsidP="009F5933">
      <w:pPr>
        <w:pStyle w:val="Heading3"/>
      </w:pPr>
      <w:r>
        <w:t>Extend</w:t>
      </w:r>
      <w:r w:rsidR="003F5F7C">
        <w:t>: Agamben</w:t>
      </w:r>
      <w:r>
        <w:t xml:space="preserve"> Indicts</w:t>
      </w:r>
    </w:p>
    <w:p w14:paraId="2BFD6889" w14:textId="38BEB4BD" w:rsidR="006453EB" w:rsidRDefault="006453EB" w:rsidP="006453EB">
      <w:pPr>
        <w:pStyle w:val="Heading4"/>
      </w:pPr>
      <w:r>
        <w:t xml:space="preserve">Agamben ignores history </w:t>
      </w:r>
      <w:r w:rsidR="009818F7">
        <w:t>and economic development</w:t>
      </w:r>
    </w:p>
    <w:p w14:paraId="492F0818" w14:textId="07288710" w:rsidR="006453EB" w:rsidRPr="006453EB" w:rsidRDefault="006453EB" w:rsidP="006453EB">
      <w:r w:rsidRPr="006453EB">
        <w:rPr>
          <w:rStyle w:val="Style13ptBold"/>
        </w:rPr>
        <w:t>Lemke 5</w:t>
      </w:r>
      <w:r>
        <w:t xml:space="preserve"> (Thomas, Professor of Sociology with a Focus on "Biotechnologies, Nature and Society", Faculty of Social Sciences at JW Goethe-University, Frankfurt am Main, ““A Zone of Indistinction” – A Critique of Giorgio Agamben’s Concept of Biopolitics”, Outlines, Critical Practice Studies, 7(1), 3-13. Online: </w:t>
      </w:r>
      <w:hyperlink r:id="rId42" w:history="1">
        <w:r w:rsidRPr="007E7BFF">
          <w:rPr>
            <w:rStyle w:val="Hyperlink"/>
          </w:rPr>
          <w:t>https://tidsskrift.dk/outlines/article/view/2107</w:t>
        </w:r>
      </w:hyperlink>
      <w:r>
        <w:t>, 7/13, DTS)</w:t>
      </w:r>
    </w:p>
    <w:p w14:paraId="7368B9CE" w14:textId="73FA162B" w:rsidR="006453EB" w:rsidRPr="009818F7" w:rsidRDefault="006453EB" w:rsidP="006453EB">
      <w:pPr>
        <w:rPr>
          <w:sz w:val="16"/>
        </w:rPr>
      </w:pPr>
      <w:r w:rsidRPr="006453EB">
        <w:rPr>
          <w:rStyle w:val="StyleUnderline"/>
        </w:rPr>
        <w:t>Agamben sees the novelty of the modern biopolitics in the fact that “the biological given is as</w:t>
      </w:r>
      <w:r w:rsidR="009818F7">
        <w:rPr>
          <w:rStyle w:val="StyleUnderline"/>
        </w:rPr>
        <w:t xml:space="preserve"> </w:t>
      </w:r>
      <w:r w:rsidRPr="006453EB">
        <w:rPr>
          <w:rStyle w:val="StyleUnderline"/>
        </w:rPr>
        <w:t>such immediately political, and the political is as such immediately the biological given”</w:t>
      </w:r>
      <w:r w:rsidR="009818F7">
        <w:rPr>
          <w:rStyle w:val="StyleUnderline"/>
        </w:rPr>
        <w:t xml:space="preserve"> </w:t>
      </w:r>
      <w:r w:rsidRPr="009818F7">
        <w:rPr>
          <w:sz w:val="16"/>
        </w:rPr>
        <w:t>(1998: 148; emphasis in orig.). In the political program of the Nazis, the preoccupation with</w:t>
      </w:r>
      <w:r w:rsidR="009818F7" w:rsidRPr="009818F7">
        <w:rPr>
          <w:sz w:val="16"/>
        </w:rPr>
        <w:t xml:space="preserve"> </w:t>
      </w:r>
      <w:r w:rsidRPr="009818F7">
        <w:rPr>
          <w:sz w:val="16"/>
        </w:rPr>
        <w:t>life is at the same time a struggle against the enemy. While there are probably convincing</w:t>
      </w:r>
      <w:r w:rsidR="009818F7" w:rsidRPr="009818F7">
        <w:rPr>
          <w:sz w:val="16"/>
        </w:rPr>
        <w:t xml:space="preserve"> </w:t>
      </w:r>
      <w:r w:rsidRPr="009818F7">
        <w:rPr>
          <w:sz w:val="16"/>
        </w:rPr>
        <w:t>reasons to state that in the present we are one step further on the way towards a politicisation</w:t>
      </w:r>
      <w:r w:rsidR="009818F7" w:rsidRPr="009818F7">
        <w:rPr>
          <w:sz w:val="16"/>
        </w:rPr>
        <w:t xml:space="preserve"> </w:t>
      </w:r>
      <w:r w:rsidRPr="009818F7">
        <w:rPr>
          <w:sz w:val="16"/>
        </w:rPr>
        <w:t>of nature, there are at least two major problems that this conception of biopolitics fails to</w:t>
      </w:r>
      <w:r w:rsidR="009818F7" w:rsidRPr="009818F7">
        <w:rPr>
          <w:sz w:val="16"/>
        </w:rPr>
        <w:t xml:space="preserve"> </w:t>
      </w:r>
      <w:r w:rsidRPr="009818F7">
        <w:rPr>
          <w:sz w:val="16"/>
        </w:rPr>
        <w:t xml:space="preserve">address. </w:t>
      </w:r>
      <w:r w:rsidRPr="006453EB">
        <w:rPr>
          <w:rStyle w:val="StyleUnderline"/>
        </w:rPr>
        <w:t xml:space="preserve">Firstly, Agamben does not take into account that the </w:t>
      </w:r>
      <w:r w:rsidRPr="0015144C">
        <w:rPr>
          <w:rStyle w:val="StyleUnderline"/>
          <w:highlight w:val="yellow"/>
        </w:rPr>
        <w:t xml:space="preserve">site of </w:t>
      </w:r>
      <w:r w:rsidRPr="00BF769D">
        <w:rPr>
          <w:rStyle w:val="StyleUnderline"/>
          <w:highlight w:val="yellow"/>
        </w:rPr>
        <w:t>sovereignty has been</w:t>
      </w:r>
      <w:r w:rsidR="009818F7" w:rsidRPr="00BF769D">
        <w:rPr>
          <w:rStyle w:val="StyleUnderline"/>
          <w:highlight w:val="yellow"/>
        </w:rPr>
        <w:t xml:space="preserve"> </w:t>
      </w:r>
      <w:r w:rsidRPr="00BF769D">
        <w:rPr>
          <w:rStyle w:val="StyleUnderline"/>
          <w:highlight w:val="yellow"/>
        </w:rPr>
        <w:t>displaced</w:t>
      </w:r>
      <w:r w:rsidRPr="006453EB">
        <w:rPr>
          <w:rStyle w:val="StyleUnderline"/>
        </w:rPr>
        <w:t xml:space="preserve">. </w:t>
      </w:r>
      <w:r w:rsidRPr="009818F7">
        <w:rPr>
          <w:sz w:val="16"/>
        </w:rPr>
        <w:t>While in the eugenic programs in the first half of the 20th century biopolitical</w:t>
      </w:r>
      <w:r w:rsidR="009818F7" w:rsidRPr="009818F7">
        <w:rPr>
          <w:sz w:val="16"/>
        </w:rPr>
        <w:t xml:space="preserve"> </w:t>
      </w:r>
      <w:r w:rsidRPr="009818F7">
        <w:rPr>
          <w:sz w:val="16"/>
        </w:rPr>
        <w:t>interventions were mainly executed by the state that controlled the health of the population or</w:t>
      </w:r>
      <w:r w:rsidR="009818F7" w:rsidRPr="009818F7">
        <w:rPr>
          <w:sz w:val="16"/>
        </w:rPr>
        <w:t xml:space="preserve"> </w:t>
      </w:r>
      <w:r w:rsidRPr="009818F7">
        <w:rPr>
          <w:sz w:val="16"/>
        </w:rPr>
        <w:t xml:space="preserve">the hygiene of the race, </w:t>
      </w:r>
      <w:r w:rsidRPr="00BF769D">
        <w:rPr>
          <w:rStyle w:val="StyleUnderline"/>
          <w:highlight w:val="yellow"/>
        </w:rPr>
        <w:t>biopolitics today is</w:t>
      </w:r>
      <w:r w:rsidRPr="009818F7">
        <w:rPr>
          <w:rStyle w:val="StyleUnderline"/>
        </w:rPr>
        <w:t xml:space="preserve"> becoming more and </w:t>
      </w:r>
      <w:r w:rsidRPr="00BF769D">
        <w:rPr>
          <w:rStyle w:val="StyleUnderline"/>
          <w:highlight w:val="yellow"/>
        </w:rPr>
        <w:t>more a responsibility of</w:t>
      </w:r>
      <w:r w:rsidR="009818F7">
        <w:rPr>
          <w:rStyle w:val="StyleUnderline"/>
        </w:rPr>
        <w:t xml:space="preserve"> </w:t>
      </w:r>
      <w:r w:rsidRPr="009818F7">
        <w:rPr>
          <w:rStyle w:val="StyleUnderline"/>
        </w:rPr>
        <w:t xml:space="preserve">sovereign </w:t>
      </w:r>
      <w:r w:rsidRPr="00BF769D">
        <w:rPr>
          <w:rStyle w:val="StyleUnderline"/>
          <w:highlight w:val="yellow"/>
        </w:rPr>
        <w:t>subjects.</w:t>
      </w:r>
      <w:r w:rsidRPr="009818F7">
        <w:rPr>
          <w:rStyle w:val="StyleUnderline"/>
        </w:rPr>
        <w:t xml:space="preserve"> As </w:t>
      </w:r>
      <w:r w:rsidRPr="00BF769D">
        <w:rPr>
          <w:rStyle w:val="StyleUnderline"/>
          <w:highlight w:val="yellow"/>
        </w:rPr>
        <w:t xml:space="preserve">autonomous patients, active consumers </w:t>
      </w:r>
      <w:r w:rsidRPr="00BF769D">
        <w:rPr>
          <w:rStyle w:val="StyleUnderline"/>
        </w:rPr>
        <w:t>or responsible parents they</w:t>
      </w:r>
      <w:r w:rsidR="009818F7" w:rsidRPr="00BF769D">
        <w:rPr>
          <w:rStyle w:val="StyleUnderline"/>
        </w:rPr>
        <w:t xml:space="preserve"> </w:t>
      </w:r>
      <w:r w:rsidRPr="00BF769D">
        <w:rPr>
          <w:rStyle w:val="StyleUnderline"/>
          <w:highlight w:val="yellow"/>
        </w:rPr>
        <w:t>demand</w:t>
      </w:r>
      <w:r w:rsidRPr="009818F7">
        <w:rPr>
          <w:rStyle w:val="StyleUnderline"/>
        </w:rPr>
        <w:t xml:space="preserve"> medical or </w:t>
      </w:r>
      <w:r w:rsidRPr="00BF769D">
        <w:rPr>
          <w:rStyle w:val="StyleUnderline"/>
          <w:highlight w:val="yellow"/>
        </w:rPr>
        <w:t>biotechnological</w:t>
      </w:r>
      <w:r w:rsidRPr="009818F7">
        <w:rPr>
          <w:rStyle w:val="StyleUnderline"/>
        </w:rPr>
        <w:t xml:space="preserve"> </w:t>
      </w:r>
      <w:r w:rsidRPr="00BF769D">
        <w:rPr>
          <w:rStyle w:val="StyleUnderline"/>
          <w:highlight w:val="yellow"/>
        </w:rPr>
        <w:t>options</w:t>
      </w:r>
      <w:r w:rsidRPr="009818F7">
        <w:rPr>
          <w:rStyle w:val="StyleUnderline"/>
        </w:rPr>
        <w:t>.</w:t>
      </w:r>
      <w:r w:rsidRPr="009818F7">
        <w:rPr>
          <w:sz w:val="16"/>
        </w:rPr>
        <w:t xml:space="preserve"> Today, </w:t>
      </w:r>
      <w:r w:rsidRPr="009818F7">
        <w:rPr>
          <w:rStyle w:val="StyleUnderline"/>
        </w:rPr>
        <w:t xml:space="preserve">it is </w:t>
      </w:r>
      <w:r w:rsidRPr="00BF769D">
        <w:rPr>
          <w:rStyle w:val="StyleUnderline"/>
          <w:highlight w:val="yellow"/>
        </w:rPr>
        <w:t xml:space="preserve">less the state </w:t>
      </w:r>
      <w:r w:rsidRPr="00BF769D">
        <w:rPr>
          <w:rStyle w:val="StyleUnderline"/>
        </w:rPr>
        <w:t>that</w:t>
      </w:r>
      <w:r w:rsidRPr="009818F7">
        <w:rPr>
          <w:rStyle w:val="StyleUnderline"/>
        </w:rPr>
        <w:t xml:space="preserve"> </w:t>
      </w:r>
      <w:r w:rsidRPr="00BF769D">
        <w:rPr>
          <w:rStyle w:val="StyleUnderline"/>
          <w:highlight w:val="yellow"/>
        </w:rPr>
        <w:t>regulates</w:t>
      </w:r>
      <w:r w:rsidRPr="009818F7">
        <w:rPr>
          <w:rStyle w:val="StyleUnderline"/>
        </w:rPr>
        <w:t xml:space="preserve"> by direct</w:t>
      </w:r>
      <w:r w:rsidR="009818F7">
        <w:rPr>
          <w:rStyle w:val="StyleUnderline"/>
        </w:rPr>
        <w:t xml:space="preserve"> </w:t>
      </w:r>
      <w:r w:rsidRPr="009818F7">
        <w:rPr>
          <w:rStyle w:val="StyleUnderline"/>
        </w:rPr>
        <w:t xml:space="preserve">interventions and </w:t>
      </w:r>
      <w:r w:rsidRPr="00BF769D">
        <w:rPr>
          <w:rStyle w:val="StyleUnderline"/>
          <w:highlight w:val="yellow"/>
        </w:rPr>
        <w:t>restrictions, since</w:t>
      </w:r>
      <w:r w:rsidRPr="009818F7">
        <w:rPr>
          <w:rStyle w:val="StyleUnderline"/>
        </w:rPr>
        <w:t xml:space="preserve"> the capacity and </w:t>
      </w:r>
      <w:r w:rsidRPr="00BF769D">
        <w:rPr>
          <w:rStyle w:val="StyleUnderline"/>
          <w:highlight w:val="yellow"/>
        </w:rPr>
        <w:t>competence of decision-making is</w:t>
      </w:r>
      <w:r w:rsidR="009818F7">
        <w:rPr>
          <w:rStyle w:val="StyleUnderline"/>
        </w:rPr>
        <w:t xml:space="preserve"> </w:t>
      </w:r>
      <w:r w:rsidRPr="009818F7">
        <w:rPr>
          <w:rStyle w:val="StyleUnderline"/>
        </w:rPr>
        <w:t xml:space="preserve">increasingly </w:t>
      </w:r>
      <w:r w:rsidRPr="00BF769D">
        <w:rPr>
          <w:rStyle w:val="StyleUnderline"/>
          <w:highlight w:val="yellow"/>
        </w:rPr>
        <w:t>ascribed to</w:t>
      </w:r>
      <w:r w:rsidRPr="009818F7">
        <w:rPr>
          <w:rStyle w:val="StyleUnderline"/>
        </w:rPr>
        <w:t xml:space="preserve"> the </w:t>
      </w:r>
      <w:r w:rsidRPr="00BF769D">
        <w:rPr>
          <w:rStyle w:val="StyleUnderline"/>
          <w:highlight w:val="yellow"/>
        </w:rPr>
        <w:t>individual</w:t>
      </w:r>
      <w:r w:rsidRPr="009818F7">
        <w:rPr>
          <w:rStyle w:val="StyleUnderline"/>
        </w:rPr>
        <w:t xml:space="preserve"> subject to make “informed choices” </w:t>
      </w:r>
      <w:r w:rsidRPr="00BF769D">
        <w:rPr>
          <w:rStyle w:val="StyleUnderline"/>
          <w:highlight w:val="yellow"/>
        </w:rPr>
        <w:t>beyond</w:t>
      </w:r>
      <w:r w:rsidRPr="009818F7">
        <w:rPr>
          <w:rStyle w:val="StyleUnderline"/>
        </w:rPr>
        <w:t xml:space="preserve"> political</w:t>
      </w:r>
      <w:r w:rsidR="009818F7">
        <w:rPr>
          <w:rStyle w:val="StyleUnderline"/>
        </w:rPr>
        <w:t xml:space="preserve"> </w:t>
      </w:r>
      <w:r w:rsidRPr="00BF769D">
        <w:rPr>
          <w:rStyle w:val="StyleUnderline"/>
          <w:highlight w:val="yellow"/>
        </w:rPr>
        <w:t>authoritarianism</w:t>
      </w:r>
      <w:r w:rsidRPr="009818F7">
        <w:rPr>
          <w:rStyle w:val="StyleUnderline"/>
        </w:rPr>
        <w:t xml:space="preserve"> and medical paternalism.</w:t>
      </w:r>
      <w:r w:rsidRPr="009818F7">
        <w:rPr>
          <w:sz w:val="16"/>
        </w:rPr>
        <w:t xml:space="preserve"> Decisions on life and death are less the explicit</w:t>
      </w:r>
      <w:r w:rsidR="009818F7" w:rsidRPr="009818F7">
        <w:rPr>
          <w:sz w:val="16"/>
        </w:rPr>
        <w:t xml:space="preserve"> </w:t>
      </w:r>
      <w:r w:rsidRPr="009818F7">
        <w:rPr>
          <w:sz w:val="16"/>
        </w:rPr>
        <w:t>result of legal provisions and political regulations but the outcome of an “invisible hand” that</w:t>
      </w:r>
      <w:r w:rsidR="009818F7" w:rsidRPr="009818F7">
        <w:rPr>
          <w:sz w:val="16"/>
        </w:rPr>
        <w:t xml:space="preserve"> </w:t>
      </w:r>
      <w:r w:rsidRPr="009818F7">
        <w:rPr>
          <w:sz w:val="16"/>
        </w:rPr>
        <w:t>represents the options and practices of sovereign individuals (Lemke 2002b; Koch 2002).</w:t>
      </w:r>
      <w:r w:rsidR="009818F7" w:rsidRPr="009818F7">
        <w:rPr>
          <w:sz w:val="16"/>
        </w:rPr>
        <w:t xml:space="preserve"> </w:t>
      </w:r>
      <w:r w:rsidRPr="00BF769D">
        <w:rPr>
          <w:rStyle w:val="StyleUnderline"/>
          <w:highlight w:val="yellow"/>
        </w:rPr>
        <w:t>Agamben</w:t>
      </w:r>
      <w:r w:rsidRPr="009818F7">
        <w:rPr>
          <w:rStyle w:val="StyleUnderline"/>
        </w:rPr>
        <w:t xml:space="preserve">’s analysis </w:t>
      </w:r>
      <w:r w:rsidRPr="00BF769D">
        <w:rPr>
          <w:rStyle w:val="StyleUnderline"/>
          <w:highlight w:val="yellow"/>
        </w:rPr>
        <w:t>is too state-centred</w:t>
      </w:r>
      <w:r w:rsidRPr="009818F7">
        <w:rPr>
          <w:rStyle w:val="StyleUnderline"/>
        </w:rPr>
        <w:t>, or rather, it relies on a limited conception of the state</w:t>
      </w:r>
      <w:r w:rsidR="009818F7">
        <w:rPr>
          <w:rStyle w:val="StyleUnderline"/>
        </w:rPr>
        <w:t xml:space="preserve"> </w:t>
      </w:r>
      <w:r w:rsidRPr="009818F7">
        <w:rPr>
          <w:rStyle w:val="StyleUnderline"/>
        </w:rPr>
        <w:t>which does not take into account important political transformations since the Nazi era</w:t>
      </w:r>
      <w:r w:rsidRPr="009818F7">
        <w:rPr>
          <w:sz w:val="16"/>
        </w:rPr>
        <w:t>. He</w:t>
      </w:r>
      <w:r w:rsidR="009818F7" w:rsidRPr="009818F7">
        <w:rPr>
          <w:sz w:val="16"/>
        </w:rPr>
        <w:t xml:space="preserve"> </w:t>
      </w:r>
      <w:r w:rsidRPr="009818F7">
        <w:rPr>
          <w:sz w:val="16"/>
        </w:rPr>
        <w:t xml:space="preserve">does not take into account that in contemporary </w:t>
      </w:r>
      <w:r w:rsidRPr="00BF769D">
        <w:rPr>
          <w:rStyle w:val="StyleUnderline"/>
          <w:highlight w:val="yellow"/>
        </w:rPr>
        <w:t xml:space="preserve">liberal </w:t>
      </w:r>
      <w:r w:rsidRPr="00BF769D">
        <w:rPr>
          <w:rStyle w:val="StyleUnderline"/>
        </w:rPr>
        <w:t>societies</w:t>
      </w:r>
      <w:r w:rsidRPr="009818F7">
        <w:rPr>
          <w:rStyle w:val="StyleUnderline"/>
        </w:rPr>
        <w:t xml:space="preserve"> political </w:t>
      </w:r>
      <w:r w:rsidRPr="00BF769D">
        <w:rPr>
          <w:rStyle w:val="StyleUnderline"/>
          <w:highlight w:val="yellow"/>
        </w:rPr>
        <w:t>power</w:t>
      </w:r>
      <w:r w:rsidRPr="009818F7">
        <w:rPr>
          <w:rStyle w:val="StyleUnderline"/>
        </w:rPr>
        <w:t xml:space="preserve"> is </w:t>
      </w:r>
      <w:r w:rsidRPr="00BF769D">
        <w:rPr>
          <w:rStyle w:val="StyleUnderline"/>
          <w:highlight w:val="yellow"/>
        </w:rPr>
        <w:t>exercised</w:t>
      </w:r>
      <w:r w:rsidR="009818F7" w:rsidRPr="00BF769D">
        <w:rPr>
          <w:rStyle w:val="StyleUnderline"/>
          <w:highlight w:val="yellow"/>
        </w:rPr>
        <w:t xml:space="preserve"> </w:t>
      </w:r>
      <w:r w:rsidRPr="00BF769D">
        <w:rPr>
          <w:rStyle w:val="StyleUnderline"/>
          <w:highlight w:val="yellow"/>
        </w:rPr>
        <w:t>through</w:t>
      </w:r>
      <w:r w:rsidRPr="009818F7">
        <w:rPr>
          <w:rStyle w:val="StyleUnderline"/>
        </w:rPr>
        <w:t xml:space="preserve"> a multiplicity of </w:t>
      </w:r>
      <w:r w:rsidRPr="00BF769D">
        <w:rPr>
          <w:rStyle w:val="StyleUnderline"/>
          <w:highlight w:val="yellow"/>
        </w:rPr>
        <w:t>agencies and techniques that are</w:t>
      </w:r>
      <w:r w:rsidRPr="009818F7">
        <w:rPr>
          <w:rStyle w:val="StyleUnderline"/>
        </w:rPr>
        <w:t xml:space="preserve"> often only </w:t>
      </w:r>
      <w:r w:rsidRPr="00BF769D">
        <w:rPr>
          <w:rStyle w:val="StyleUnderline"/>
          <w:highlight w:val="yellow"/>
        </w:rPr>
        <w:t>loosely associated with</w:t>
      </w:r>
      <w:r w:rsidR="009818F7">
        <w:rPr>
          <w:rStyle w:val="StyleUnderline"/>
        </w:rPr>
        <w:t xml:space="preserve"> </w:t>
      </w:r>
      <w:r w:rsidRPr="009818F7">
        <w:rPr>
          <w:rStyle w:val="StyleUnderline"/>
        </w:rPr>
        <w:t xml:space="preserve">the formal organs of </w:t>
      </w:r>
      <w:r w:rsidRPr="00BF769D">
        <w:rPr>
          <w:rStyle w:val="StyleUnderline"/>
          <w:highlight w:val="yellow"/>
        </w:rPr>
        <w:t>the state</w:t>
      </w:r>
      <w:r w:rsidRPr="009818F7">
        <w:rPr>
          <w:rStyle w:val="StyleUnderline"/>
        </w:rPr>
        <w:t xml:space="preserve">. The self-regulating capacities of subjects as </w:t>
      </w:r>
      <w:r w:rsidRPr="00BF769D">
        <w:rPr>
          <w:rStyle w:val="StyleUnderline"/>
          <w:highlight w:val="yellow"/>
        </w:rPr>
        <w:t>autonomous</w:t>
      </w:r>
      <w:r w:rsidRPr="009818F7">
        <w:rPr>
          <w:rStyle w:val="StyleUnderline"/>
        </w:rPr>
        <w:t xml:space="preserve"> </w:t>
      </w:r>
      <w:r w:rsidRPr="00BF769D">
        <w:rPr>
          <w:rStyle w:val="StyleUnderline"/>
          <w:highlight w:val="yellow"/>
        </w:rPr>
        <w:t>actors</w:t>
      </w:r>
      <w:r w:rsidR="009818F7">
        <w:rPr>
          <w:rStyle w:val="StyleUnderline"/>
        </w:rPr>
        <w:t xml:space="preserve"> </w:t>
      </w:r>
      <w:r w:rsidRPr="009818F7">
        <w:rPr>
          <w:rStyle w:val="StyleUnderline"/>
        </w:rPr>
        <w:t xml:space="preserve">have become key resources for present forms of government that </w:t>
      </w:r>
      <w:r w:rsidRPr="00BF769D">
        <w:rPr>
          <w:rStyle w:val="StyleUnderline"/>
          <w:highlight w:val="yellow"/>
        </w:rPr>
        <w:t>rely</w:t>
      </w:r>
      <w:r w:rsidRPr="009818F7">
        <w:rPr>
          <w:rStyle w:val="StyleUnderline"/>
        </w:rPr>
        <w:t xml:space="preserve"> in crucial respects on</w:t>
      </w:r>
      <w:r w:rsidR="009818F7">
        <w:rPr>
          <w:rStyle w:val="StyleUnderline"/>
        </w:rPr>
        <w:t xml:space="preserve"> </w:t>
      </w:r>
      <w:r w:rsidRPr="009818F7">
        <w:rPr>
          <w:rStyle w:val="StyleUnderline"/>
        </w:rPr>
        <w:t xml:space="preserve">forms of </w:t>
      </w:r>
      <w:r w:rsidRPr="00BF769D">
        <w:rPr>
          <w:rStyle w:val="StyleUnderline"/>
          <w:highlight w:val="yellow"/>
        </w:rPr>
        <w:t>scientific</w:t>
      </w:r>
      <w:r w:rsidRPr="009818F7">
        <w:rPr>
          <w:rStyle w:val="StyleUnderline"/>
        </w:rPr>
        <w:t xml:space="preserve"> expertise and </w:t>
      </w:r>
      <w:r w:rsidRPr="00BF769D">
        <w:rPr>
          <w:rStyle w:val="StyleUnderline"/>
          <w:highlight w:val="yellow"/>
        </w:rPr>
        <w:t>knowledge</w:t>
      </w:r>
      <w:r w:rsidRPr="009818F7">
        <w:rPr>
          <w:sz w:val="16"/>
        </w:rPr>
        <w:t xml:space="preserve"> (Rose/Miller 1992).</w:t>
      </w:r>
    </w:p>
    <w:p w14:paraId="528E3722" w14:textId="34E5F4D6" w:rsidR="009818F7" w:rsidRDefault="009818F7" w:rsidP="006453EB"/>
    <w:p w14:paraId="74EE7547" w14:textId="28EC0C21" w:rsidR="009818F7" w:rsidRDefault="009818F7" w:rsidP="009818F7">
      <w:pPr>
        <w:pStyle w:val="Heading4"/>
      </w:pPr>
      <w:r>
        <w:t>Agamben too legalistic</w:t>
      </w:r>
    </w:p>
    <w:p w14:paraId="029A08F6" w14:textId="4F99251F" w:rsidR="009818F7" w:rsidRPr="009818F7" w:rsidRDefault="009818F7" w:rsidP="009818F7">
      <w:r w:rsidRPr="006453EB">
        <w:rPr>
          <w:rStyle w:val="Style13ptBold"/>
        </w:rPr>
        <w:t>Lemke 5</w:t>
      </w:r>
      <w:r>
        <w:t xml:space="preserve"> (Thomas, Professor of Sociology with a Focus on "Biotechnologies, Nature and Society", Faculty of Social Sciences at JW Goethe-University, Frankfurt am Main, “</w:t>
      </w:r>
      <w:r w:rsidR="00BF769D">
        <w:t>’</w:t>
      </w:r>
      <w:r>
        <w:t>A Zone of Indistinction</w:t>
      </w:r>
      <w:r w:rsidR="00BF769D">
        <w:t>’</w:t>
      </w:r>
      <w:r>
        <w:t xml:space="preserve"> – A Critique of Giorgio Agamben’s Concept of Biopolitics”, Outlines, Critical Practice Studies, 7(1), 3-13. Online: </w:t>
      </w:r>
      <w:hyperlink r:id="rId43" w:history="1">
        <w:r w:rsidRPr="007E7BFF">
          <w:rPr>
            <w:rStyle w:val="Hyperlink"/>
          </w:rPr>
          <w:t>https://tidsskrift.dk/outlines/article/view/2107</w:t>
        </w:r>
      </w:hyperlink>
      <w:r>
        <w:t>, 7/13, DTS)</w:t>
      </w:r>
    </w:p>
    <w:p w14:paraId="423059A4" w14:textId="150F1D24" w:rsidR="006453EB" w:rsidRPr="009818F7" w:rsidRDefault="006453EB" w:rsidP="006453EB">
      <w:pPr>
        <w:rPr>
          <w:sz w:val="16"/>
        </w:rPr>
      </w:pPr>
      <w:r w:rsidRPr="009818F7">
        <w:rPr>
          <w:sz w:val="16"/>
        </w:rPr>
        <w:t>Agamben’s concept of biopolitics is marked by a second weakness that also demonstrates his</w:t>
      </w:r>
      <w:r w:rsidR="009818F7" w:rsidRPr="009818F7">
        <w:rPr>
          <w:sz w:val="16"/>
        </w:rPr>
        <w:t xml:space="preserve"> </w:t>
      </w:r>
      <w:r w:rsidRPr="009818F7">
        <w:rPr>
          <w:sz w:val="16"/>
        </w:rPr>
        <w:t>excessively legalistic approach. Biopolitical mechanisms confront not only those who have</w:t>
      </w:r>
      <w:r w:rsidR="009818F7" w:rsidRPr="009818F7">
        <w:rPr>
          <w:sz w:val="16"/>
        </w:rPr>
        <w:t xml:space="preserve"> </w:t>
      </w:r>
      <w:r w:rsidRPr="009818F7">
        <w:rPr>
          <w:sz w:val="16"/>
        </w:rPr>
        <w:t xml:space="preserve">been deprived of elementary rights and reduced to the status of living beings. </w:t>
      </w:r>
      <w:r w:rsidRPr="009818F7">
        <w:rPr>
          <w:rStyle w:val="StyleUnderline"/>
        </w:rPr>
        <w:t>The analysis of</w:t>
      </w:r>
      <w:r w:rsidR="009818F7">
        <w:rPr>
          <w:rStyle w:val="StyleUnderline"/>
        </w:rPr>
        <w:t xml:space="preserve"> </w:t>
      </w:r>
      <w:r w:rsidRPr="00BF769D">
        <w:rPr>
          <w:rStyle w:val="StyleUnderline"/>
          <w:highlight w:val="yellow"/>
        </w:rPr>
        <w:t>biopolitics cannot be limited to those without legal rights</w:t>
      </w:r>
      <w:r w:rsidRPr="009818F7">
        <w:rPr>
          <w:rStyle w:val="StyleUnderline"/>
        </w:rPr>
        <w:t>, such as the refugee or the asylum</w:t>
      </w:r>
      <w:r w:rsidR="009818F7">
        <w:rPr>
          <w:rStyle w:val="StyleUnderline"/>
        </w:rPr>
        <w:t xml:space="preserve"> </w:t>
      </w:r>
      <w:r w:rsidRPr="009818F7">
        <w:rPr>
          <w:rStyle w:val="StyleUnderline"/>
        </w:rPr>
        <w:t>seeker, but must encompass all those who are confronted with social processes of exclusion –</w:t>
      </w:r>
      <w:r w:rsidR="009818F7">
        <w:rPr>
          <w:rStyle w:val="StyleUnderline"/>
        </w:rPr>
        <w:t xml:space="preserve"> </w:t>
      </w:r>
      <w:r w:rsidRPr="009818F7">
        <w:rPr>
          <w:rStyle w:val="StyleUnderline"/>
        </w:rPr>
        <w:t>even if they may be formally enjoying full political rights: the “useless”, the “unnecessary”,</w:t>
      </w:r>
      <w:r w:rsidR="009818F7">
        <w:rPr>
          <w:rStyle w:val="StyleUnderline"/>
        </w:rPr>
        <w:t xml:space="preserve"> </w:t>
      </w:r>
      <w:r w:rsidRPr="009818F7">
        <w:rPr>
          <w:rStyle w:val="StyleUnderline"/>
        </w:rPr>
        <w:t>or the “redundant”.</w:t>
      </w:r>
      <w:r w:rsidRPr="009818F7">
        <w:rPr>
          <w:sz w:val="16"/>
        </w:rPr>
        <w:t xml:space="preserve"> While in the past these ominous figures inhabited only peripheral spaces</w:t>
      </w:r>
      <w:r w:rsidR="009818F7" w:rsidRPr="009818F7">
        <w:rPr>
          <w:sz w:val="16"/>
        </w:rPr>
        <w:t xml:space="preserve"> </w:t>
      </w:r>
      <w:r w:rsidRPr="009818F7">
        <w:rPr>
          <w:sz w:val="16"/>
        </w:rPr>
        <w:t xml:space="preserve">in the so-called third and forth world, </w:t>
      </w:r>
      <w:r w:rsidRPr="009818F7">
        <w:rPr>
          <w:rStyle w:val="StyleUnderline"/>
        </w:rPr>
        <w:t xml:space="preserve">today </w:t>
      </w:r>
      <w:r w:rsidRPr="00BF769D">
        <w:rPr>
          <w:rStyle w:val="StyleUnderline"/>
          <w:highlight w:val="yellow"/>
        </w:rPr>
        <w:t>in</w:t>
      </w:r>
      <w:r w:rsidRPr="009818F7">
        <w:rPr>
          <w:rStyle w:val="StyleUnderline"/>
        </w:rPr>
        <w:t xml:space="preserve"> a </w:t>
      </w:r>
      <w:r w:rsidRPr="00BF769D">
        <w:rPr>
          <w:rStyle w:val="StyleUnderline"/>
          <w:highlight w:val="yellow"/>
        </w:rPr>
        <w:t>global economy</w:t>
      </w:r>
      <w:r w:rsidRPr="009818F7">
        <w:rPr>
          <w:rStyle w:val="StyleUnderline"/>
        </w:rPr>
        <w:t xml:space="preserve"> these </w:t>
      </w:r>
      <w:r w:rsidRPr="00BF769D">
        <w:rPr>
          <w:rStyle w:val="StyleUnderline"/>
          <w:highlight w:val="yellow"/>
        </w:rPr>
        <w:t>forms of exclusion</w:t>
      </w:r>
      <w:r w:rsidRPr="009818F7">
        <w:rPr>
          <w:rStyle w:val="StyleUnderline"/>
        </w:rPr>
        <w:t xml:space="preserve"> can</w:t>
      </w:r>
      <w:r w:rsidR="009818F7">
        <w:rPr>
          <w:rStyle w:val="StyleUnderline"/>
        </w:rPr>
        <w:t xml:space="preserve"> </w:t>
      </w:r>
      <w:r w:rsidRPr="009818F7">
        <w:rPr>
          <w:rStyle w:val="StyleUnderline"/>
        </w:rPr>
        <w:t xml:space="preserve">also be </w:t>
      </w:r>
      <w:r w:rsidRPr="00BF769D">
        <w:rPr>
          <w:rStyle w:val="StyleUnderline"/>
          <w:highlight w:val="yellow"/>
        </w:rPr>
        <w:t>found in the industrialized centres</w:t>
      </w:r>
      <w:r w:rsidRPr="009818F7">
        <w:rPr>
          <w:rStyle w:val="StyleUnderline"/>
        </w:rPr>
        <w:t xml:space="preserve">. As a </w:t>
      </w:r>
      <w:r w:rsidRPr="00BF769D">
        <w:rPr>
          <w:rStyle w:val="StyleUnderline"/>
          <w:highlight w:val="yellow"/>
        </w:rPr>
        <w:t>result of</w:t>
      </w:r>
      <w:r w:rsidRPr="009818F7">
        <w:rPr>
          <w:rStyle w:val="StyleUnderline"/>
        </w:rPr>
        <w:t xml:space="preserve"> the crisis of the </w:t>
      </w:r>
      <w:r w:rsidRPr="00BF769D">
        <w:rPr>
          <w:rStyle w:val="StyleUnderline"/>
          <w:highlight w:val="yellow"/>
        </w:rPr>
        <w:t>welfare state and</w:t>
      </w:r>
      <w:r w:rsidR="009818F7">
        <w:rPr>
          <w:rStyle w:val="StyleUnderline"/>
        </w:rPr>
        <w:t xml:space="preserve"> </w:t>
      </w:r>
      <w:r w:rsidRPr="00BF769D">
        <w:rPr>
          <w:rStyle w:val="StyleUnderline"/>
          <w:highlight w:val="yellow"/>
        </w:rPr>
        <w:t>Fordist</w:t>
      </w:r>
      <w:r w:rsidRPr="009818F7">
        <w:rPr>
          <w:rStyle w:val="StyleUnderline"/>
        </w:rPr>
        <w:t xml:space="preserve"> modes of social </w:t>
      </w:r>
      <w:r w:rsidRPr="00BF769D">
        <w:rPr>
          <w:rStyle w:val="StyleUnderline"/>
          <w:highlight w:val="yellow"/>
        </w:rPr>
        <w:t>integration</w:t>
      </w:r>
      <w:r w:rsidRPr="009818F7">
        <w:rPr>
          <w:rStyle w:val="StyleUnderline"/>
        </w:rPr>
        <w:t xml:space="preserve">, more and different </w:t>
      </w:r>
      <w:r w:rsidRPr="00BF769D">
        <w:rPr>
          <w:rStyle w:val="StyleUnderline"/>
          <w:highlight w:val="yellow"/>
        </w:rPr>
        <w:t>segments of the populations are</w:t>
      </w:r>
      <w:r w:rsidR="009818F7" w:rsidRPr="00BF769D">
        <w:rPr>
          <w:rStyle w:val="StyleUnderline"/>
          <w:highlight w:val="yellow"/>
        </w:rPr>
        <w:t xml:space="preserve"> </w:t>
      </w:r>
      <w:r w:rsidRPr="00BF769D">
        <w:rPr>
          <w:rStyle w:val="StyleUnderline"/>
          <w:highlight w:val="yellow"/>
        </w:rPr>
        <w:t>effectively excluded</w:t>
      </w:r>
      <w:r w:rsidRPr="009818F7">
        <w:rPr>
          <w:rStyle w:val="StyleUnderline"/>
        </w:rPr>
        <w:t xml:space="preserve"> not only </w:t>
      </w:r>
      <w:r w:rsidRPr="00BF769D">
        <w:rPr>
          <w:rStyle w:val="StyleUnderline"/>
          <w:highlight w:val="yellow"/>
        </w:rPr>
        <w:t>from labour</w:t>
      </w:r>
      <w:r w:rsidRPr="009818F7">
        <w:rPr>
          <w:rStyle w:val="StyleUnderline"/>
        </w:rPr>
        <w:t xml:space="preserve"> and the working process but from </w:t>
      </w:r>
      <w:r w:rsidRPr="00BF769D">
        <w:rPr>
          <w:rStyle w:val="StyleUnderline"/>
          <w:highlight w:val="yellow"/>
        </w:rPr>
        <w:t>education,</w:t>
      </w:r>
      <w:r w:rsidR="009818F7" w:rsidRPr="00BF769D">
        <w:rPr>
          <w:rStyle w:val="StyleUnderline"/>
          <w:highlight w:val="yellow"/>
        </w:rPr>
        <w:t xml:space="preserve"> </w:t>
      </w:r>
      <w:r w:rsidRPr="00BF769D">
        <w:rPr>
          <w:rStyle w:val="StyleUnderline"/>
          <w:highlight w:val="yellow"/>
        </w:rPr>
        <w:t>housing and social life</w:t>
      </w:r>
      <w:r w:rsidRPr="009818F7">
        <w:rPr>
          <w:sz w:val="16"/>
        </w:rPr>
        <w:t xml:space="preserve"> (Castel 2000; Imbusch 2001).</w:t>
      </w:r>
      <w:r w:rsidR="009818F7" w:rsidRPr="009818F7">
        <w:rPr>
          <w:sz w:val="16"/>
        </w:rPr>
        <w:t xml:space="preserve"> </w:t>
      </w:r>
      <w:r w:rsidRPr="009818F7">
        <w:rPr>
          <w:rStyle w:val="StyleUnderline"/>
        </w:rPr>
        <w:t>By concentrating on questions of law and the figure of the sovereign ban, Agamben ignores</w:t>
      </w:r>
      <w:r w:rsidR="009818F7">
        <w:rPr>
          <w:rStyle w:val="StyleUnderline"/>
        </w:rPr>
        <w:t xml:space="preserve"> </w:t>
      </w:r>
      <w:r w:rsidRPr="009818F7">
        <w:rPr>
          <w:rStyle w:val="StyleUnderline"/>
        </w:rPr>
        <w:t xml:space="preserve">central aspects of contemporary biopolitics. </w:t>
      </w:r>
      <w:r w:rsidRPr="00BF769D">
        <w:rPr>
          <w:rStyle w:val="StyleUnderline"/>
          <w:highlight w:val="yellow"/>
        </w:rPr>
        <w:t>He takes for granted</w:t>
      </w:r>
      <w:r w:rsidRPr="009818F7">
        <w:rPr>
          <w:rStyle w:val="StyleUnderline"/>
        </w:rPr>
        <w:t xml:space="preserve"> that the </w:t>
      </w:r>
      <w:r w:rsidRPr="00BF769D">
        <w:rPr>
          <w:rStyle w:val="StyleUnderline"/>
          <w:highlight w:val="yellow"/>
        </w:rPr>
        <w:t>state of exception is</w:t>
      </w:r>
      <w:r w:rsidR="009818F7">
        <w:rPr>
          <w:rStyle w:val="StyleUnderline"/>
        </w:rPr>
        <w:t xml:space="preserve"> </w:t>
      </w:r>
      <w:r w:rsidRPr="009818F7">
        <w:rPr>
          <w:rStyle w:val="StyleUnderline"/>
        </w:rPr>
        <w:t xml:space="preserve">not only the </w:t>
      </w:r>
      <w:r w:rsidRPr="00BF769D">
        <w:rPr>
          <w:rStyle w:val="StyleUnderline"/>
          <w:highlight w:val="yellow"/>
        </w:rPr>
        <w:t>point of departure for politics</w:t>
      </w:r>
      <w:r w:rsidRPr="009818F7">
        <w:rPr>
          <w:rStyle w:val="StyleUnderline"/>
        </w:rPr>
        <w:t>, but its essence and destination.</w:t>
      </w:r>
      <w:r w:rsidRPr="009818F7">
        <w:rPr>
          <w:sz w:val="16"/>
        </w:rPr>
        <w:t xml:space="preserve"> In this light,</w:t>
      </w:r>
      <w:r w:rsidR="009818F7" w:rsidRPr="009818F7">
        <w:rPr>
          <w:sz w:val="16"/>
        </w:rPr>
        <w:t xml:space="preserve"> </w:t>
      </w:r>
      <w:r w:rsidRPr="009818F7">
        <w:rPr>
          <w:sz w:val="16"/>
        </w:rPr>
        <w:t>politics is reduced to the production of homines sacri – a production that in a sense has to be</w:t>
      </w:r>
      <w:r w:rsidR="009818F7" w:rsidRPr="009818F7">
        <w:rPr>
          <w:sz w:val="16"/>
        </w:rPr>
        <w:t xml:space="preserve"> </w:t>
      </w:r>
      <w:r w:rsidRPr="009818F7">
        <w:rPr>
          <w:sz w:val="16"/>
        </w:rPr>
        <w:t>called non-productive since bare life is only produced to be suppressed and killed. But</w:t>
      </w:r>
      <w:r w:rsidR="009818F7" w:rsidRPr="009818F7">
        <w:rPr>
          <w:sz w:val="16"/>
        </w:rPr>
        <w:t xml:space="preserve"> </w:t>
      </w:r>
      <w:r w:rsidRPr="009818F7">
        <w:rPr>
          <w:sz w:val="16"/>
        </w:rPr>
        <w:t>biopolitical interventions cannot be limited to registering the opposition of bare life and</w:t>
      </w:r>
      <w:r w:rsidR="009818F7" w:rsidRPr="009818F7">
        <w:rPr>
          <w:sz w:val="16"/>
        </w:rPr>
        <w:t xml:space="preserve"> </w:t>
      </w:r>
      <w:r w:rsidRPr="009818F7">
        <w:rPr>
          <w:sz w:val="16"/>
        </w:rPr>
        <w:t xml:space="preserve">political existence. </w:t>
      </w:r>
      <w:r w:rsidRPr="00BF769D">
        <w:rPr>
          <w:rStyle w:val="StyleUnderline"/>
          <w:highlight w:val="yellow"/>
        </w:rPr>
        <w:t>Bare life</w:t>
      </w:r>
      <w:r w:rsidRPr="009818F7">
        <w:rPr>
          <w:rStyle w:val="StyleUnderline"/>
        </w:rPr>
        <w:t xml:space="preserve"> is no longer simply </w:t>
      </w:r>
      <w:r w:rsidRPr="00BF769D">
        <w:rPr>
          <w:rStyle w:val="StyleUnderline"/>
          <w:highlight w:val="yellow"/>
        </w:rPr>
        <w:t>subject to</w:t>
      </w:r>
      <w:r w:rsidRPr="009818F7">
        <w:rPr>
          <w:rStyle w:val="StyleUnderline"/>
        </w:rPr>
        <w:t xml:space="preserve"> death; it falls prey to a</w:t>
      </w:r>
      <w:r w:rsidR="009818F7">
        <w:rPr>
          <w:rStyle w:val="StyleUnderline"/>
        </w:rPr>
        <w:t xml:space="preserve"> </w:t>
      </w:r>
      <w:r w:rsidRPr="00BF769D">
        <w:rPr>
          <w:rStyle w:val="StyleUnderline"/>
          <w:highlight w:val="yellow"/>
        </w:rPr>
        <w:t>bioeconomical imperative that aims at</w:t>
      </w:r>
      <w:r w:rsidRPr="009818F7">
        <w:rPr>
          <w:rStyle w:val="StyleUnderline"/>
        </w:rPr>
        <w:t xml:space="preserve"> the </w:t>
      </w:r>
      <w:r w:rsidRPr="00BF769D">
        <w:rPr>
          <w:rStyle w:val="StyleUnderline"/>
          <w:highlight w:val="yellow"/>
        </w:rPr>
        <w:t>increase of</w:t>
      </w:r>
      <w:r w:rsidRPr="009818F7">
        <w:rPr>
          <w:rStyle w:val="StyleUnderline"/>
        </w:rPr>
        <w:t xml:space="preserve"> life’s </w:t>
      </w:r>
      <w:r w:rsidRPr="00BF769D">
        <w:rPr>
          <w:rStyle w:val="StyleUnderline"/>
          <w:highlight w:val="yellow"/>
        </w:rPr>
        <w:t>value</w:t>
      </w:r>
      <w:r w:rsidRPr="009818F7">
        <w:rPr>
          <w:rStyle w:val="StyleUnderline"/>
        </w:rPr>
        <w:t xml:space="preserve"> and the optimalisation of its</w:t>
      </w:r>
      <w:r w:rsidR="009818F7">
        <w:rPr>
          <w:rStyle w:val="StyleUnderline"/>
        </w:rPr>
        <w:t xml:space="preserve"> </w:t>
      </w:r>
      <w:r w:rsidRPr="009818F7">
        <w:rPr>
          <w:rStyle w:val="StyleUnderline"/>
        </w:rPr>
        <w:t>quality. Contemporary biopolitics is essentially political economy of life that is neither</w:t>
      </w:r>
      <w:r w:rsidR="009818F7">
        <w:rPr>
          <w:rStyle w:val="StyleUnderline"/>
        </w:rPr>
        <w:t xml:space="preserve"> </w:t>
      </w:r>
      <w:r w:rsidRPr="009818F7">
        <w:rPr>
          <w:rStyle w:val="StyleUnderline"/>
        </w:rPr>
        <w:t>reducible to state agencies nor to the form of law. Agamben’s concept of biopolitics remains</w:t>
      </w:r>
      <w:r w:rsidR="009818F7">
        <w:rPr>
          <w:rStyle w:val="StyleUnderline"/>
        </w:rPr>
        <w:t xml:space="preserve"> </w:t>
      </w:r>
      <w:r w:rsidRPr="009818F7">
        <w:rPr>
          <w:rStyle w:val="StyleUnderline"/>
        </w:rPr>
        <w:t>inside the ban of sovereignty, it is blind to all the mechanisms operating beneath or beyond</w:t>
      </w:r>
      <w:r w:rsidR="009818F7">
        <w:rPr>
          <w:rStyle w:val="StyleUnderline"/>
        </w:rPr>
        <w:t xml:space="preserve"> </w:t>
      </w:r>
      <w:r w:rsidRPr="009818F7">
        <w:rPr>
          <w:rStyle w:val="StyleUnderline"/>
        </w:rPr>
        <w:t>the law</w:t>
      </w:r>
      <w:r w:rsidRPr="009818F7">
        <w:rPr>
          <w:sz w:val="16"/>
        </w:rPr>
        <w:t xml:space="preserve"> (see also Bröckling 2003).</w:t>
      </w:r>
    </w:p>
    <w:p w14:paraId="3BCA9B54" w14:textId="53EBCFAE" w:rsidR="006453EB" w:rsidRPr="006453EB" w:rsidRDefault="006453EB" w:rsidP="006453EB">
      <w:r>
        <w:t xml:space="preserve"> </w:t>
      </w:r>
    </w:p>
    <w:p w14:paraId="5E945261" w14:textId="1CC4C96C" w:rsidR="006453EB" w:rsidRDefault="006453EB" w:rsidP="006453EB">
      <w:pPr>
        <w:pStyle w:val="Heading4"/>
      </w:pPr>
      <w:r>
        <w:t>Agamben vague</w:t>
      </w:r>
    </w:p>
    <w:p w14:paraId="446FE324" w14:textId="64ACCB05" w:rsidR="006453EB" w:rsidRPr="006453EB" w:rsidRDefault="006453EB" w:rsidP="006453EB">
      <w:r w:rsidRPr="006453EB">
        <w:rPr>
          <w:rStyle w:val="Style13ptBold"/>
        </w:rPr>
        <w:t>Lemke 5</w:t>
      </w:r>
      <w:r>
        <w:t xml:space="preserve"> (Thomas, Professor of Sociology with a Focus on "Biotechnologies, Nature and Society", Faculty of Social Sciences at JW Goethe-University, Frankfurt am Main, ““A Zone of Indistinction” – A Critique of Giorgio Agamben’s Concept of Biopolitics”, Outlines, Critical Practice Studies, 7(1), 3-13. Online: </w:t>
      </w:r>
      <w:hyperlink r:id="rId44" w:history="1">
        <w:r w:rsidRPr="007E7BFF">
          <w:rPr>
            <w:rStyle w:val="Hyperlink"/>
          </w:rPr>
          <w:t>https://tidsskrift.dk/outlines/article/view/2107</w:t>
        </w:r>
      </w:hyperlink>
      <w:r>
        <w:t>, 7/13, DTS)</w:t>
      </w:r>
    </w:p>
    <w:p w14:paraId="24DDC7C8" w14:textId="1E438F9D" w:rsidR="006453EB" w:rsidRPr="006453EB" w:rsidRDefault="006453EB" w:rsidP="006453EB">
      <w:r>
        <w:t xml:space="preserve">Unfortunately, </w:t>
      </w:r>
      <w:r w:rsidRPr="00BF769D">
        <w:rPr>
          <w:rStyle w:val="StyleUnderline"/>
          <w:highlight w:val="yellow"/>
        </w:rPr>
        <w:t>Agamben leaves</w:t>
      </w:r>
      <w:r w:rsidRPr="006453EB">
        <w:rPr>
          <w:rStyle w:val="StyleUnderline"/>
        </w:rPr>
        <w:t xml:space="preserve"> this aggravation of the </w:t>
      </w:r>
      <w:r w:rsidRPr="00BF769D">
        <w:rPr>
          <w:rStyle w:val="StyleUnderline"/>
          <w:highlight w:val="yellow"/>
        </w:rPr>
        <w:t>biopolitical problem</w:t>
      </w:r>
      <w:r w:rsidRPr="006453EB">
        <w:rPr>
          <w:rStyle w:val="StyleUnderline"/>
        </w:rPr>
        <w:t xml:space="preserve"> extremely v</w:t>
      </w:r>
      <w:r w:rsidRPr="00BF769D">
        <w:rPr>
          <w:rStyle w:val="StyleUnderline"/>
        </w:rPr>
        <w:t>ague</w:t>
      </w:r>
      <w:r>
        <w:t>.</w:t>
      </w:r>
      <w:r w:rsidR="009818F7">
        <w:t xml:space="preserve"> </w:t>
      </w:r>
      <w:r w:rsidRPr="00BF769D">
        <w:rPr>
          <w:rStyle w:val="StyleUnderline"/>
          <w:highlight w:val="yellow"/>
        </w:rPr>
        <w:t>His thesis</w:t>
      </w:r>
      <w:r w:rsidRPr="006453EB">
        <w:rPr>
          <w:rStyle w:val="StyleUnderline"/>
        </w:rPr>
        <w:t xml:space="preserve"> that rule and exception are marked by indeterminacy </w:t>
      </w:r>
      <w:r w:rsidRPr="00BF769D">
        <w:rPr>
          <w:rStyle w:val="StyleUnderline"/>
          <w:highlight w:val="yellow"/>
        </w:rPr>
        <w:t>is coupled with</w:t>
      </w:r>
      <w:r w:rsidRPr="006453EB">
        <w:rPr>
          <w:rStyle w:val="StyleUnderline"/>
        </w:rPr>
        <w:t xml:space="preserve"> a </w:t>
      </w:r>
      <w:r w:rsidRPr="00BF769D">
        <w:rPr>
          <w:rStyle w:val="StyleUnderline"/>
          <w:highlight w:val="yellow"/>
        </w:rPr>
        <w:t>lack of</w:t>
      </w:r>
      <w:r w:rsidR="009818F7">
        <w:rPr>
          <w:rStyle w:val="StyleUnderline"/>
        </w:rPr>
        <w:t xml:space="preserve"> </w:t>
      </w:r>
      <w:r w:rsidRPr="006453EB">
        <w:rPr>
          <w:rStyle w:val="StyleUnderline"/>
        </w:rPr>
        <w:t xml:space="preserve">conceptual </w:t>
      </w:r>
      <w:r w:rsidRPr="00BF769D">
        <w:rPr>
          <w:rStyle w:val="StyleUnderline"/>
          <w:highlight w:val="yellow"/>
        </w:rPr>
        <w:t>differentiation</w:t>
      </w:r>
      <w:r>
        <w:t xml:space="preserve">. To be more concrete: </w:t>
      </w:r>
      <w:r w:rsidRPr="006453EB">
        <w:rPr>
          <w:rStyle w:val="StyleUnderline"/>
        </w:rPr>
        <w:t xml:space="preserve">Even if all </w:t>
      </w:r>
      <w:r w:rsidRPr="00BF769D">
        <w:rPr>
          <w:rStyle w:val="StyleUnderline"/>
          <w:highlight w:val="yellow"/>
        </w:rPr>
        <w:t>subjects are homines sacri</w:t>
      </w:r>
      <w:r w:rsidRPr="006453EB">
        <w:rPr>
          <w:rStyle w:val="StyleUnderline"/>
        </w:rPr>
        <w:t>, they</w:t>
      </w:r>
      <w:r w:rsidR="009818F7">
        <w:rPr>
          <w:rStyle w:val="StyleUnderline"/>
        </w:rPr>
        <w:t xml:space="preserve"> </w:t>
      </w:r>
      <w:r w:rsidRPr="006453EB">
        <w:rPr>
          <w:rStyle w:val="StyleUnderline"/>
        </w:rPr>
        <w:t xml:space="preserve">are so </w:t>
      </w:r>
      <w:r w:rsidRPr="00BF769D">
        <w:rPr>
          <w:rStyle w:val="StyleUnderline"/>
          <w:highlight w:val="yellow"/>
        </w:rPr>
        <w:t>in</w:t>
      </w:r>
      <w:r w:rsidRPr="006453EB">
        <w:rPr>
          <w:rStyle w:val="StyleUnderline"/>
        </w:rPr>
        <w:t xml:space="preserve"> very </w:t>
      </w:r>
      <w:r w:rsidRPr="00BF769D">
        <w:rPr>
          <w:rStyle w:val="StyleUnderline"/>
          <w:highlight w:val="yellow"/>
        </w:rPr>
        <w:t>different ways</w:t>
      </w:r>
      <w:r w:rsidRPr="006453EB">
        <w:rPr>
          <w:rStyle w:val="StyleUnderline"/>
        </w:rPr>
        <w:t>. Agamben limits his argument</w:t>
      </w:r>
      <w:r>
        <w:t xml:space="preserve"> by stating that everyone is</w:t>
      </w:r>
      <w:r w:rsidR="009818F7">
        <w:t xml:space="preserve"> </w:t>
      </w:r>
      <w:r>
        <w:t xml:space="preserve">susceptible to being reduced to the status of “bare life” – </w:t>
      </w:r>
      <w:r w:rsidRPr="006453EB">
        <w:rPr>
          <w:rStyle w:val="StyleUnderline"/>
        </w:rPr>
        <w:t>without clarifying the mechanism of</w:t>
      </w:r>
      <w:r w:rsidR="009818F7">
        <w:rPr>
          <w:rStyle w:val="StyleUnderline"/>
        </w:rPr>
        <w:t xml:space="preserve"> </w:t>
      </w:r>
      <w:r w:rsidRPr="006453EB">
        <w:rPr>
          <w:rStyle w:val="StyleUnderline"/>
        </w:rPr>
        <w:t xml:space="preserve">differentiation </w:t>
      </w:r>
      <w:r w:rsidRPr="00BF769D">
        <w:rPr>
          <w:rStyle w:val="StyleUnderline"/>
          <w:highlight w:val="yellow"/>
        </w:rPr>
        <w:t>that distinguishes</w:t>
      </w:r>
      <w:r w:rsidRPr="006453EB">
        <w:rPr>
          <w:rStyle w:val="StyleUnderline"/>
        </w:rPr>
        <w:t xml:space="preserve"> between </w:t>
      </w:r>
      <w:r w:rsidRPr="00BF769D">
        <w:rPr>
          <w:rStyle w:val="StyleUnderline"/>
          <w:highlight w:val="yellow"/>
        </w:rPr>
        <w:t>different values of life. It remains</w:t>
      </w:r>
      <w:r w:rsidRPr="006453EB">
        <w:rPr>
          <w:rStyle w:val="StyleUnderline"/>
        </w:rPr>
        <w:t xml:space="preserve"> woefully </w:t>
      </w:r>
      <w:r w:rsidRPr="00BF769D">
        <w:rPr>
          <w:rStyle w:val="StyleUnderline"/>
          <w:highlight w:val="yellow"/>
        </w:rPr>
        <w:t>unclear</w:t>
      </w:r>
      <w:r w:rsidR="009818F7" w:rsidRPr="00BF769D">
        <w:rPr>
          <w:rStyle w:val="StyleUnderline"/>
          <w:highlight w:val="yellow"/>
        </w:rPr>
        <w:t xml:space="preserve"> </w:t>
      </w:r>
      <w:r w:rsidRPr="00BF769D">
        <w:rPr>
          <w:rStyle w:val="StyleUnderline"/>
          <w:highlight w:val="yellow"/>
        </w:rPr>
        <w:t>to what extent</w:t>
      </w:r>
      <w:r w:rsidRPr="006453EB">
        <w:rPr>
          <w:rStyle w:val="StyleUnderline"/>
        </w:rPr>
        <w:t xml:space="preserve"> and in what manner the comatose in the hospitals share the fate of prisoners in</w:t>
      </w:r>
      <w:r w:rsidR="009818F7">
        <w:rPr>
          <w:rStyle w:val="StyleUnderline"/>
        </w:rPr>
        <w:t xml:space="preserve"> </w:t>
      </w:r>
      <w:r w:rsidRPr="006453EB">
        <w:rPr>
          <w:rStyle w:val="StyleUnderline"/>
        </w:rPr>
        <w:t xml:space="preserve">concentration camps; whether the </w:t>
      </w:r>
      <w:r w:rsidRPr="00BF769D">
        <w:rPr>
          <w:rStyle w:val="StyleUnderline"/>
          <w:highlight w:val="yellow"/>
        </w:rPr>
        <w:t>asylum seekers in</w:t>
      </w:r>
      <w:r w:rsidRPr="006453EB">
        <w:rPr>
          <w:rStyle w:val="StyleUnderline"/>
        </w:rPr>
        <w:t xml:space="preserve"> the </w:t>
      </w:r>
      <w:r w:rsidRPr="00BF769D">
        <w:rPr>
          <w:rStyle w:val="StyleUnderline"/>
          <w:highlight w:val="yellow"/>
        </w:rPr>
        <w:t>prisons are bare life to</w:t>
      </w:r>
      <w:r w:rsidRPr="006453EB">
        <w:rPr>
          <w:rStyle w:val="StyleUnderline"/>
        </w:rPr>
        <w:t xml:space="preserve"> the same</w:t>
      </w:r>
      <w:r w:rsidR="009818F7">
        <w:rPr>
          <w:rStyle w:val="StyleUnderline"/>
        </w:rPr>
        <w:t xml:space="preserve"> </w:t>
      </w:r>
      <w:r w:rsidRPr="006453EB">
        <w:rPr>
          <w:rStyle w:val="StyleUnderline"/>
        </w:rPr>
        <w:t xml:space="preserve">degree and in the same sense as the </w:t>
      </w:r>
      <w:r w:rsidRPr="00BF769D">
        <w:rPr>
          <w:rStyle w:val="StyleUnderline"/>
          <w:highlight w:val="yellow"/>
        </w:rPr>
        <w:t>Jews in</w:t>
      </w:r>
      <w:r w:rsidRPr="006453EB">
        <w:rPr>
          <w:rStyle w:val="StyleUnderline"/>
        </w:rPr>
        <w:t xml:space="preserve"> the </w:t>
      </w:r>
      <w:r w:rsidRPr="00BF769D">
        <w:rPr>
          <w:rStyle w:val="StyleUnderline"/>
          <w:highlight w:val="yellow"/>
        </w:rPr>
        <w:t>Nazi camps</w:t>
      </w:r>
      <w:r w:rsidRPr="006453EB">
        <w:rPr>
          <w:rStyle w:val="StyleUnderline"/>
        </w:rPr>
        <w:t>. Agamben privileges exaggerated</w:t>
      </w:r>
      <w:r w:rsidR="009818F7">
        <w:rPr>
          <w:rStyle w:val="StyleUnderline"/>
        </w:rPr>
        <w:t xml:space="preserve"> </w:t>
      </w:r>
      <w:r w:rsidRPr="006453EB">
        <w:rPr>
          <w:rStyle w:val="StyleUnderline"/>
        </w:rPr>
        <w:t>dramatisation over sober evaluation, since he even regards people killed on motorways</w:t>
      </w:r>
      <w:r w:rsidR="009818F7">
        <w:rPr>
          <w:rStyle w:val="StyleUnderline"/>
        </w:rPr>
        <w:t xml:space="preserve"> </w:t>
      </w:r>
      <w:r w:rsidRPr="006453EB">
        <w:rPr>
          <w:rStyle w:val="StyleUnderline"/>
        </w:rPr>
        <w:t>indirectly as homines sacr</w:t>
      </w:r>
      <w:r>
        <w:t xml:space="preserve">i </w:t>
      </w:r>
    </w:p>
    <w:p w14:paraId="3A28CA9D" w14:textId="306A7E8F" w:rsidR="003F5F7C" w:rsidRDefault="009F5933" w:rsidP="009F5933">
      <w:pPr>
        <w:pStyle w:val="Heading3"/>
      </w:pPr>
      <w:r>
        <w:t>Extend</w:t>
      </w:r>
      <w:r w:rsidR="003F5F7C">
        <w:t xml:space="preserve">: </w:t>
      </w:r>
      <w:r>
        <w:t>State of Exception Wrong</w:t>
      </w:r>
    </w:p>
    <w:p w14:paraId="49F1A9FF" w14:textId="77777777" w:rsidR="003F5F7C" w:rsidRPr="0029014C" w:rsidRDefault="003F5F7C" w:rsidP="003F5F7C">
      <w:pPr>
        <w:pStyle w:val="Heading4"/>
      </w:pPr>
      <w:r w:rsidRPr="0029014C">
        <w:t>Agamben’s use of “exception”</w:t>
      </w:r>
      <w:r>
        <w:t xml:space="preserve"> only reduces avenues for resistance </w:t>
      </w:r>
    </w:p>
    <w:p w14:paraId="571387FB" w14:textId="77777777" w:rsidR="003F5F7C" w:rsidRPr="00E66BE0" w:rsidRDefault="003F5F7C" w:rsidP="003F5F7C">
      <w:r w:rsidRPr="0040376F">
        <w:rPr>
          <w:rStyle w:val="Style13ptBold"/>
        </w:rPr>
        <w:t>Huysmans 08</w:t>
      </w:r>
      <w:r>
        <w:t xml:space="preserve"> </w:t>
      </w:r>
      <w:r w:rsidRPr="00446304">
        <w:rPr>
          <w:sz w:val="16"/>
          <w:szCs w:val="16"/>
        </w:rPr>
        <w:t xml:space="preserve">(Jef Huysmans is a Professor of International Politics. He is best known for his work on the politics of insecurity, the securitization of migration, and critical methods in security studies and IR. Currently he is working on security and democracy in times of surveillance, the political life of methods, and the political significance of little nothings, “The Jargon of Exception—On Schmitt, Agamben and the Absence of Political Society,” First published: 14 May 2008, Accessed 7.7.18, </w:t>
      </w:r>
      <w:hyperlink r:id="rId45" w:history="1">
        <w:r w:rsidRPr="00446304">
          <w:rPr>
            <w:rStyle w:val="Hyperlink"/>
            <w:sz w:val="16"/>
            <w:szCs w:val="16"/>
          </w:rPr>
          <w:t>https://academic.oup.com/ips/article/2/2/165/1834292</w:t>
        </w:r>
      </w:hyperlink>
      <w:r w:rsidRPr="00446304">
        <w:rPr>
          <w:sz w:val="16"/>
          <w:szCs w:val="16"/>
        </w:rPr>
        <w:t xml:space="preserve"> ) //ZoL</w:t>
      </w:r>
    </w:p>
    <w:p w14:paraId="23549B0D" w14:textId="77777777" w:rsidR="003F5F7C" w:rsidRDefault="003F5F7C" w:rsidP="003F5F7C">
      <w:pPr>
        <w:rPr>
          <w:sz w:val="16"/>
        </w:rPr>
      </w:pPr>
      <w:r w:rsidRPr="00446304">
        <w:rPr>
          <w:highlight w:val="green"/>
          <w:u w:val="single"/>
        </w:rPr>
        <w:t>The</w:t>
      </w:r>
      <w:r w:rsidRPr="00896F79">
        <w:rPr>
          <w:u w:val="single"/>
        </w:rPr>
        <w:t xml:space="preserve"> </w:t>
      </w:r>
      <w:r w:rsidRPr="00720762">
        <w:rPr>
          <w:sz w:val="16"/>
        </w:rPr>
        <w:t xml:space="preserve">other </w:t>
      </w:r>
      <w:r w:rsidRPr="00446304">
        <w:rPr>
          <w:highlight w:val="green"/>
          <w:u w:val="single"/>
        </w:rPr>
        <w:t xml:space="preserve">idiom, that </w:t>
      </w:r>
      <w:r w:rsidRPr="00371ADB">
        <w:rPr>
          <w:highlight w:val="green"/>
          <w:u w:val="single"/>
        </w:rPr>
        <w:t>Agamben unpacks</w:t>
      </w:r>
      <w:r w:rsidRPr="00371ADB">
        <w:rPr>
          <w:u w:val="single"/>
        </w:rPr>
        <w:t>, works with the total collapse of the dialectic between anomie and law and a biopolitical conception that organizes political stakes and dynamics through a specter of life</w:t>
      </w:r>
      <w:r w:rsidRPr="00371ADB">
        <w:rPr>
          <w:sz w:val="16"/>
        </w:rPr>
        <w:t xml:space="preserve">. </w:t>
      </w:r>
      <w:r w:rsidRPr="00371ADB">
        <w:rPr>
          <w:u w:val="single"/>
        </w:rPr>
        <w:t>Its main characteristics are that (1) the exception has become the rule as there is no r</w:t>
      </w:r>
      <w:r w:rsidRPr="00896F79">
        <w:rPr>
          <w:u w:val="single"/>
        </w:rPr>
        <w:t>elation between</w:t>
      </w:r>
      <w:r>
        <w:rPr>
          <w:u w:val="single"/>
        </w:rPr>
        <w:t xml:space="preserve"> </w:t>
      </w:r>
      <w:r w:rsidRPr="00896F79">
        <w:rPr>
          <w:u w:val="single"/>
        </w:rPr>
        <w:t>law and anomie, law and politics</w:t>
      </w:r>
      <w:r w:rsidRPr="00720762">
        <w:rPr>
          <w:sz w:val="16"/>
        </w:rPr>
        <w:t>—both exist in completely separate spheres, (</w:t>
      </w:r>
      <w:r w:rsidRPr="00896F79">
        <w:rPr>
          <w:u w:val="single"/>
        </w:rPr>
        <w:t xml:space="preserve">2) life is no longer mediated by objective forms such as law </w:t>
      </w:r>
      <w:r w:rsidRPr="00720762">
        <w:rPr>
          <w:sz w:val="16"/>
        </w:rPr>
        <w:t xml:space="preserve">and becomes naked biological being, </w:t>
      </w:r>
      <w:r w:rsidRPr="00896F79">
        <w:rPr>
          <w:u w:val="single"/>
        </w:rPr>
        <w:t>(3) biopolitical power renders and acts directly upon</w:t>
      </w:r>
      <w:r>
        <w:rPr>
          <w:u w:val="single"/>
        </w:rPr>
        <w:t xml:space="preserve"> </w:t>
      </w:r>
      <w:r w:rsidRPr="00896F79">
        <w:rPr>
          <w:u w:val="single"/>
        </w:rPr>
        <w:t>naked life with no legal or other mediation</w:t>
      </w:r>
      <w:r w:rsidRPr="00720762">
        <w:rPr>
          <w:sz w:val="16"/>
        </w:rPr>
        <w:t xml:space="preserve">—the concentration camps are the matrix of modern politics, </w:t>
      </w:r>
      <w:r w:rsidRPr="00896F79">
        <w:rPr>
          <w:u w:val="single"/>
        </w:rPr>
        <w:t>(4) naked, anomic life displaces societal categories</w:t>
      </w:r>
      <w:r>
        <w:rPr>
          <w:u w:val="single"/>
        </w:rPr>
        <w:t xml:space="preserve"> </w:t>
      </w:r>
      <w:r w:rsidRPr="00896F79">
        <w:rPr>
          <w:u w:val="single"/>
        </w:rPr>
        <w:t>of life, such as class, legally mediated interests, and property relations, turning</w:t>
      </w:r>
      <w:r>
        <w:rPr>
          <w:u w:val="single"/>
        </w:rPr>
        <w:t xml:space="preserve"> </w:t>
      </w:r>
      <w:r w:rsidRPr="00896F79">
        <w:rPr>
          <w:u w:val="single"/>
        </w:rPr>
        <w:t>biopolitics into a struggle between the direct enactment of power upon this life</w:t>
      </w:r>
      <w:r>
        <w:rPr>
          <w:u w:val="single"/>
        </w:rPr>
        <w:t xml:space="preserve"> </w:t>
      </w:r>
      <w:r w:rsidRPr="00896F79">
        <w:rPr>
          <w:u w:val="single"/>
        </w:rPr>
        <w:t>and the anomic excesses of life that ‘‘resist’’ the sovereign biopolitical governance.</w:t>
      </w:r>
      <w:r w:rsidRPr="00720762">
        <w:rPr>
          <w:sz w:val="16"/>
        </w:rPr>
        <w:t xml:space="preserve"> When Fleur Johns observes how exceptionalism soaks up critical energies with considerable effectiveness in liberal societies, she seems to lament the loss of something else, of some other form of critical energies (Johns 2005:629). This main thrust of this article has been to show that the idioms of exception indeed produce a categorical absence. </w:t>
      </w:r>
      <w:r w:rsidRPr="00091408">
        <w:rPr>
          <w:u w:val="single"/>
        </w:rPr>
        <w:t xml:space="preserve">They </w:t>
      </w:r>
      <w:r w:rsidRPr="00371ADB">
        <w:rPr>
          <w:highlight w:val="green"/>
          <w:u w:val="single"/>
        </w:rPr>
        <w:t>delete</w:t>
      </w:r>
      <w:r w:rsidRPr="00091408">
        <w:rPr>
          <w:u w:val="single"/>
        </w:rPr>
        <w:t xml:space="preserve"> from the political </w:t>
      </w:r>
      <w:r w:rsidRPr="00371ADB">
        <w:rPr>
          <w:highlight w:val="green"/>
          <w:u w:val="single"/>
        </w:rPr>
        <w:t>the category that is a placeholder for various histories</w:t>
      </w:r>
      <w:r w:rsidRPr="00091408">
        <w:rPr>
          <w:u w:val="single"/>
        </w:rPr>
        <w:t xml:space="preserve"> and sites of politically oriented societal practice</w:t>
      </w:r>
      <w:r>
        <w:rPr>
          <w:u w:val="single"/>
        </w:rPr>
        <w:t xml:space="preserve"> </w:t>
      </w:r>
      <w:r w:rsidRPr="00091408">
        <w:rPr>
          <w:u w:val="single"/>
        </w:rPr>
        <w:t>as structured by objectified mediations</w:t>
      </w:r>
      <w:r w:rsidRPr="00720762">
        <w:rPr>
          <w:sz w:val="16"/>
        </w:rPr>
        <w:t xml:space="preserve">. Paraphrasing Adorno, </w:t>
      </w:r>
      <w:r w:rsidRPr="00446304">
        <w:rPr>
          <w:rStyle w:val="Emphasis"/>
          <w:highlight w:val="green"/>
        </w:rPr>
        <w:t xml:space="preserve">the idiom of exception has been called a jargon </w:t>
      </w:r>
      <w:r w:rsidRPr="00273028">
        <w:rPr>
          <w:rStyle w:val="Emphasis"/>
        </w:rPr>
        <w:t xml:space="preserve">precisely </w:t>
      </w:r>
      <w:r w:rsidRPr="00446304">
        <w:rPr>
          <w:rStyle w:val="Emphasis"/>
          <w:highlight w:val="green"/>
        </w:rPr>
        <w:t xml:space="preserve">because it </w:t>
      </w:r>
      <w:r w:rsidRPr="00273028">
        <w:rPr>
          <w:rStyle w:val="Emphasis"/>
        </w:rPr>
        <w:t xml:space="preserve">marginalizes, and in the more radical cases, </w:t>
      </w:r>
      <w:r w:rsidRPr="00446304">
        <w:rPr>
          <w:rStyle w:val="Emphasis"/>
          <w:highlight w:val="green"/>
        </w:rPr>
        <w:t>erases the societal as a realm of multi-faceted, historically structured political mediations and mobilizations</w:t>
      </w:r>
      <w:r w:rsidRPr="00720762">
        <w:rPr>
          <w:sz w:val="16"/>
        </w:rPr>
        <w:t xml:space="preserve">. The article has deliberately introduced conceptions of the societal—such as liberal pluralism, Marxist class analysis, Foucaultian analysis of technologies of governance, etc.—only in very general terms, to keep the focus on the more ‘‘formal’’ thrust of the analysis, that is, identifying a ‘‘blind spot’’ and its consequences for how one interprets certain practices such as balancing liberty and security, democracy, and camps. </w:t>
      </w:r>
      <w:r w:rsidRPr="00091408">
        <w:rPr>
          <w:u w:val="single"/>
        </w:rPr>
        <w:t>The main reason here for pointing out this absence has not been the sociological</w:t>
      </w:r>
      <w:r>
        <w:rPr>
          <w:u w:val="single"/>
        </w:rPr>
        <w:t xml:space="preserve"> </w:t>
      </w:r>
      <w:r w:rsidRPr="00091408">
        <w:rPr>
          <w:u w:val="single"/>
        </w:rPr>
        <w:t>argument that Schmittean and Agambean concepts miss crucial elements of</w:t>
      </w:r>
      <w:r>
        <w:rPr>
          <w:u w:val="single"/>
        </w:rPr>
        <w:t xml:space="preserve"> </w:t>
      </w:r>
      <w:r w:rsidRPr="00091408">
        <w:rPr>
          <w:u w:val="single"/>
        </w:rPr>
        <w:t xml:space="preserve">how current governmental practice work </w:t>
      </w:r>
      <w:r w:rsidRPr="00720762">
        <w:rPr>
          <w:sz w:val="16"/>
        </w:rPr>
        <w:t xml:space="preserve">(Bigo 2007). </w:t>
      </w:r>
      <w:r w:rsidRPr="00720762">
        <w:rPr>
          <w:u w:val="single"/>
        </w:rPr>
        <w:t>Or, that they grant ‘‘little</w:t>
      </w:r>
      <w:r>
        <w:rPr>
          <w:u w:val="single"/>
        </w:rPr>
        <w:t xml:space="preserve"> </w:t>
      </w:r>
      <w:r w:rsidRPr="00720762">
        <w:rPr>
          <w:u w:val="single"/>
        </w:rPr>
        <w:t>purchase on how these exceptions are in fact made</w:t>
      </w:r>
      <w:r w:rsidRPr="00720762">
        <w:rPr>
          <w:sz w:val="16"/>
        </w:rPr>
        <w:t xml:space="preserve">, how they come to seem legitimate, and how they manage to destroy the liberties they are supposed to secure (…) [on] how those limits in turn generate identities, agencies, and institutions that work through practices of self-limitation, and transgression’’ (Walker 2006:78–79). </w:t>
      </w:r>
      <w:r w:rsidRPr="00091408">
        <w:rPr>
          <w:u w:val="single"/>
        </w:rPr>
        <w:t xml:space="preserve">The more central reason has been </w:t>
      </w:r>
      <w:r w:rsidRPr="00091408">
        <w:rPr>
          <w:rStyle w:val="Emphasis"/>
        </w:rPr>
        <w:t xml:space="preserve">that </w:t>
      </w:r>
      <w:r w:rsidRPr="00091408">
        <w:rPr>
          <w:rStyle w:val="Emphasis"/>
          <w:highlight w:val="green"/>
        </w:rPr>
        <w:t>reading the current political</w:t>
      </w:r>
      <w:r>
        <w:rPr>
          <w:rStyle w:val="Emphasis"/>
          <w:highlight w:val="green"/>
        </w:rPr>
        <w:t xml:space="preserve"> </w:t>
      </w:r>
      <w:r w:rsidRPr="00091408">
        <w:rPr>
          <w:rStyle w:val="Emphasis"/>
          <w:highlight w:val="green"/>
        </w:rPr>
        <w:t>and security predicaments as a question of exceptionalism risks to reproduce</w:t>
      </w:r>
      <w:r>
        <w:rPr>
          <w:rStyle w:val="Emphasis"/>
          <w:highlight w:val="green"/>
        </w:rPr>
        <w:t xml:space="preserve"> </w:t>
      </w:r>
      <w:r w:rsidRPr="00091408">
        <w:rPr>
          <w:rStyle w:val="Emphasis"/>
          <w:highlight w:val="green"/>
        </w:rPr>
        <w:t>a ‘‘jargon’’ that produces concepts of the political that</w:t>
      </w:r>
      <w:r w:rsidRPr="00091408">
        <w:rPr>
          <w:rStyle w:val="Emphasis"/>
        </w:rPr>
        <w:t xml:space="preserve"> </w:t>
      </w:r>
      <w:r w:rsidRPr="00720762">
        <w:rPr>
          <w:sz w:val="16"/>
        </w:rPr>
        <w:t xml:space="preserve">at best marginalize and at worst </w:t>
      </w:r>
      <w:r w:rsidRPr="00091408">
        <w:rPr>
          <w:rStyle w:val="Emphasis"/>
          <w:highlight w:val="green"/>
        </w:rPr>
        <w:t>eliminate</w:t>
      </w:r>
      <w:r w:rsidRPr="00091408">
        <w:rPr>
          <w:rStyle w:val="Emphasis"/>
        </w:rPr>
        <w:t xml:space="preserve"> </w:t>
      </w:r>
      <w:r w:rsidRPr="00091408">
        <w:rPr>
          <w:u w:val="single"/>
        </w:rPr>
        <w:t xml:space="preserve">from view </w:t>
      </w:r>
      <w:r w:rsidRPr="00091408">
        <w:rPr>
          <w:highlight w:val="green"/>
          <w:u w:val="single"/>
        </w:rPr>
        <w:t>the category</w:t>
      </w:r>
      <w:r w:rsidRPr="00091408">
        <w:rPr>
          <w:u w:val="single"/>
        </w:rPr>
        <w:t xml:space="preserve"> that </w:t>
      </w:r>
      <w:r w:rsidRPr="00091408">
        <w:rPr>
          <w:highlight w:val="green"/>
          <w:u w:val="single"/>
        </w:rPr>
        <w:t>in modern political thought and</w:t>
      </w:r>
      <w:r>
        <w:rPr>
          <w:highlight w:val="green"/>
          <w:u w:val="single"/>
        </w:rPr>
        <w:t xml:space="preserve"> </w:t>
      </w:r>
      <w:r w:rsidRPr="00091408">
        <w:rPr>
          <w:highlight w:val="green"/>
          <w:u w:val="single"/>
        </w:rPr>
        <w:t>history has been an essential component of democratic political practice</w:t>
      </w:r>
      <w:r w:rsidRPr="00720762">
        <w:rPr>
          <w:sz w:val="16"/>
          <w:highlight w:val="green"/>
        </w:rPr>
        <w:t>.</w:t>
      </w:r>
    </w:p>
    <w:p w14:paraId="7FCD06A7" w14:textId="77777777" w:rsidR="003F5F7C" w:rsidRDefault="003F5F7C" w:rsidP="003F5F7C">
      <w:pPr>
        <w:rPr>
          <w:sz w:val="16"/>
        </w:rPr>
      </w:pPr>
    </w:p>
    <w:p w14:paraId="4565359A" w14:textId="53490239" w:rsidR="003F5F7C" w:rsidRDefault="009F5933" w:rsidP="009F5933">
      <w:pPr>
        <w:pStyle w:val="Heading3"/>
      </w:pPr>
      <w:r>
        <w:t>Extend</w:t>
      </w:r>
      <w:r w:rsidR="003F5F7C">
        <w:t xml:space="preserve">: </w:t>
      </w:r>
      <w:r>
        <w:t>Praxis Key</w:t>
      </w:r>
    </w:p>
    <w:p w14:paraId="32E723CB" w14:textId="39A4A38C" w:rsidR="0020084A" w:rsidRPr="0020084A" w:rsidRDefault="00085FE0" w:rsidP="00085FE0">
      <w:pPr>
        <w:pStyle w:val="Heading4"/>
      </w:pPr>
      <w:r>
        <w:t xml:space="preserve">Agamben’s ontology of potentiality fails to account for bare life’s material praxis – nonaction </w:t>
      </w:r>
      <w:proofErr w:type="gramStart"/>
      <w:r>
        <w:t>and  contestation</w:t>
      </w:r>
      <w:proofErr w:type="gramEnd"/>
      <w:r>
        <w:t xml:space="preserve"> collapse distinctions between sovereignty and bare life in a liberatory movement towards freedom</w:t>
      </w:r>
    </w:p>
    <w:p w14:paraId="17A18DB8" w14:textId="1AE4B6E4" w:rsidR="0020084A" w:rsidRPr="0020084A" w:rsidRDefault="0020084A" w:rsidP="0020084A">
      <w:r w:rsidRPr="0020084A">
        <w:rPr>
          <w:rStyle w:val="Style13ptBold"/>
        </w:rPr>
        <w:t>Ziarek 8</w:t>
      </w:r>
      <w:r>
        <w:t xml:space="preserve"> (Ewa, Julian Park Professor of Comparative Literature and Founding Director of the Humanities Institute at the University at Buffalo, “Bare Life on Strike: Notes on the Biopolitics of Race and Gender”, South Atlantic Quarterly 107:1, Winter 2008, Online: springtheory.qwriting.qc.cuny.edu/files/2015/01/Ziarek.pdf, 7/13, DTS)</w:t>
      </w:r>
    </w:p>
    <w:p w14:paraId="58055FC4" w14:textId="5AE9AE7C" w:rsidR="0020084A" w:rsidRDefault="0020084A" w:rsidP="0020084A">
      <w:pPr>
        <w:rPr>
          <w:rStyle w:val="StyleUnderline"/>
        </w:rPr>
      </w:pPr>
      <w:r w:rsidRPr="00F64DF8">
        <w:rPr>
          <w:rStyle w:val="StyleUnderline"/>
          <w:highlight w:val="yellow"/>
        </w:rPr>
        <w:t>Agamben</w:t>
      </w:r>
      <w:r w:rsidRPr="0020084A">
        <w:rPr>
          <w:rStyle w:val="StyleUnderline"/>
        </w:rPr>
        <w:t xml:space="preserve"> </w:t>
      </w:r>
      <w:r w:rsidRPr="00F64DF8">
        <w:rPr>
          <w:sz w:val="16"/>
        </w:rPr>
        <w:t>is right that the praxis of liberation calls for the ontology of</w:t>
      </w:r>
      <w:r w:rsidR="00F64DF8" w:rsidRPr="00F64DF8">
        <w:rPr>
          <w:sz w:val="16"/>
        </w:rPr>
        <w:t xml:space="preserve"> </w:t>
      </w:r>
      <w:r w:rsidRPr="00F64DF8">
        <w:rPr>
          <w:sz w:val="16"/>
        </w:rPr>
        <w:t xml:space="preserve">potentiality. </w:t>
      </w:r>
      <w:r w:rsidRPr="0020084A">
        <w:rPr>
          <w:rStyle w:val="StyleUnderline"/>
        </w:rPr>
        <w:t xml:space="preserve">Yet he </w:t>
      </w:r>
      <w:r w:rsidRPr="00F64DF8">
        <w:rPr>
          <w:rStyle w:val="StyleUnderline"/>
          <w:highlight w:val="yellow"/>
        </w:rPr>
        <w:t>never considers potentiality from</w:t>
      </w:r>
      <w:r w:rsidRPr="0020084A">
        <w:rPr>
          <w:rStyle w:val="StyleUnderline"/>
        </w:rPr>
        <w:t xml:space="preserve"> the perspective of </w:t>
      </w:r>
      <w:r w:rsidRPr="00F64DF8">
        <w:rPr>
          <w:rStyle w:val="StyleUnderline"/>
          <w:highlight w:val="yellow"/>
        </w:rPr>
        <w:t>bare</w:t>
      </w:r>
      <w:r w:rsidR="00F64DF8" w:rsidRPr="00F64DF8">
        <w:rPr>
          <w:rStyle w:val="StyleUnderline"/>
          <w:highlight w:val="yellow"/>
        </w:rPr>
        <w:t xml:space="preserve"> </w:t>
      </w:r>
      <w:r w:rsidRPr="00F64DF8">
        <w:rPr>
          <w:rStyle w:val="StyleUnderline"/>
          <w:highlight w:val="yellow"/>
        </w:rPr>
        <w:t>life</w:t>
      </w:r>
      <w:r w:rsidRPr="0020084A">
        <w:rPr>
          <w:rStyle w:val="StyleUnderline"/>
        </w:rPr>
        <w:t>—that is, from the perspective of the impossible—focusing instead on</w:t>
      </w:r>
      <w:r w:rsidR="00F64DF8">
        <w:rPr>
          <w:rStyle w:val="StyleUnderline"/>
        </w:rPr>
        <w:t xml:space="preserve"> </w:t>
      </w:r>
      <w:r w:rsidRPr="0020084A">
        <w:rPr>
          <w:rStyle w:val="StyleUnderline"/>
        </w:rPr>
        <w:t>the often obliterated difference between potentiality and sovereign power</w:t>
      </w:r>
      <w:r w:rsidRPr="00F64DF8">
        <w:rPr>
          <w:sz w:val="16"/>
        </w:rPr>
        <w:t>.</w:t>
      </w:r>
      <w:r w:rsidR="00F64DF8" w:rsidRPr="00F64DF8">
        <w:rPr>
          <w:sz w:val="16"/>
        </w:rPr>
        <w:t xml:space="preserve"> </w:t>
      </w:r>
      <w:r w:rsidRPr="00F64DF8">
        <w:rPr>
          <w:sz w:val="16"/>
        </w:rPr>
        <w:t>What makes it especially difficult for him to theorize emancipation in any</w:t>
      </w:r>
      <w:r w:rsidR="00F64DF8" w:rsidRPr="00F64DF8">
        <w:rPr>
          <w:sz w:val="16"/>
        </w:rPr>
        <w:t xml:space="preserve"> </w:t>
      </w:r>
      <w:r w:rsidRPr="00F64DF8">
        <w:rPr>
          <w:sz w:val="16"/>
        </w:rPr>
        <w:t xml:space="preserve">greater detail are the parallels </w:t>
      </w:r>
      <w:r w:rsidRPr="00F64DF8">
        <w:rPr>
          <w:rStyle w:val="StyleUnderline"/>
        </w:rPr>
        <w:t>he establishes all too quickly between potentiality,</w:t>
      </w:r>
      <w:r w:rsidR="00F64DF8">
        <w:rPr>
          <w:rStyle w:val="StyleUnderline"/>
        </w:rPr>
        <w:t xml:space="preserve"> </w:t>
      </w:r>
      <w:r w:rsidRPr="00F64DF8">
        <w:rPr>
          <w:rStyle w:val="StyleUnderline"/>
        </w:rPr>
        <w:t>event, the excess of the constituting power, and sovereign exception.</w:t>
      </w:r>
      <w:r w:rsidR="00F64DF8">
        <w:rPr>
          <w:rStyle w:val="StyleUnderline"/>
        </w:rPr>
        <w:t xml:space="preserve"> </w:t>
      </w:r>
      <w:r w:rsidRPr="00F64DF8">
        <w:rPr>
          <w:sz w:val="16"/>
        </w:rPr>
        <w:t>In his polemic, Agamben claims that there are in fact no grounds to distinguish</w:t>
      </w:r>
      <w:r w:rsidR="00F64DF8" w:rsidRPr="00F64DF8">
        <w:rPr>
          <w:sz w:val="16"/>
        </w:rPr>
        <w:t xml:space="preserve"> </w:t>
      </w:r>
      <w:r w:rsidRPr="00F64DF8">
        <w:rPr>
          <w:sz w:val="16"/>
        </w:rPr>
        <w:t>between revolutionary praxis and sovereign exception: “The problem</w:t>
      </w:r>
      <w:r w:rsidR="00F64DF8" w:rsidRPr="00F64DF8">
        <w:rPr>
          <w:sz w:val="16"/>
        </w:rPr>
        <w:t xml:space="preserve"> </w:t>
      </w:r>
      <w:r w:rsidRPr="00F64DF8">
        <w:rPr>
          <w:sz w:val="16"/>
        </w:rPr>
        <w:t>of the difference between constituting power and sovereign power is, certainly,</w:t>
      </w:r>
      <w:r w:rsidR="00F64DF8" w:rsidRPr="00F64DF8">
        <w:rPr>
          <w:sz w:val="16"/>
        </w:rPr>
        <w:t xml:space="preserve"> </w:t>
      </w:r>
      <w:r w:rsidRPr="00F64DF8">
        <w:rPr>
          <w:sz w:val="16"/>
        </w:rPr>
        <w:t>essential</w:t>
      </w:r>
      <w:r w:rsidRPr="00F64DF8">
        <w:rPr>
          <w:rStyle w:val="StyleUnderline"/>
        </w:rPr>
        <w:t xml:space="preserve">. Yet the fact that constituting </w:t>
      </w:r>
      <w:r w:rsidRPr="00F64DF8">
        <w:rPr>
          <w:rStyle w:val="StyleUnderline"/>
          <w:highlight w:val="yellow"/>
        </w:rPr>
        <w:t>power neither derives from</w:t>
      </w:r>
      <w:r w:rsidR="00F64DF8">
        <w:rPr>
          <w:rStyle w:val="StyleUnderline"/>
        </w:rPr>
        <w:t xml:space="preserve"> </w:t>
      </w:r>
      <w:r w:rsidRPr="00F64DF8">
        <w:rPr>
          <w:rStyle w:val="StyleUnderline"/>
        </w:rPr>
        <w:t xml:space="preserve">the constituted </w:t>
      </w:r>
      <w:r w:rsidRPr="00F64DF8">
        <w:rPr>
          <w:rStyle w:val="StyleUnderline"/>
          <w:highlight w:val="yellow"/>
        </w:rPr>
        <w:t>order nor limits</w:t>
      </w:r>
      <w:r w:rsidRPr="00F64DF8">
        <w:rPr>
          <w:rStyle w:val="StyleUnderline"/>
        </w:rPr>
        <w:t xml:space="preserve"> </w:t>
      </w:r>
      <w:r w:rsidRPr="00F64DF8">
        <w:rPr>
          <w:rStyle w:val="StyleUnderline"/>
          <w:highlight w:val="yellow"/>
        </w:rPr>
        <w:t>itself to</w:t>
      </w:r>
      <w:r w:rsidRPr="00F64DF8">
        <w:rPr>
          <w:rStyle w:val="StyleUnderline"/>
        </w:rPr>
        <w:t xml:space="preserve"> instituting </w:t>
      </w:r>
      <w:r w:rsidRPr="00F64DF8">
        <w:rPr>
          <w:rStyle w:val="StyleUnderline"/>
          <w:highlight w:val="yellow"/>
        </w:rPr>
        <w:t>it</w:t>
      </w:r>
      <w:r w:rsidRPr="00F64DF8">
        <w:rPr>
          <w:rStyle w:val="StyleUnderline"/>
        </w:rPr>
        <w:t>—</w:t>
      </w:r>
      <w:r w:rsidRPr="00F64DF8">
        <w:rPr>
          <w:rStyle w:val="StyleUnderline"/>
          <w:highlight w:val="yellow"/>
        </w:rPr>
        <w:t>being</w:t>
      </w:r>
      <w:r w:rsidRPr="00F64DF8">
        <w:rPr>
          <w:rStyle w:val="StyleUnderline"/>
        </w:rPr>
        <w:t xml:space="preserve">, rather </w:t>
      </w:r>
      <w:r w:rsidRPr="00F64DF8">
        <w:rPr>
          <w:rStyle w:val="StyleUnderline"/>
          <w:highlight w:val="yellow"/>
        </w:rPr>
        <w:t>free</w:t>
      </w:r>
      <w:r w:rsidR="00F64DF8" w:rsidRPr="00F64DF8">
        <w:rPr>
          <w:rStyle w:val="StyleUnderline"/>
          <w:highlight w:val="yellow"/>
        </w:rPr>
        <w:t xml:space="preserve"> </w:t>
      </w:r>
      <w:r w:rsidRPr="00F64DF8">
        <w:rPr>
          <w:rStyle w:val="StyleUnderline"/>
          <w:highlight w:val="yellow"/>
        </w:rPr>
        <w:t>praxis</w:t>
      </w:r>
      <w:r w:rsidRPr="00F64DF8">
        <w:rPr>
          <w:rStyle w:val="StyleUnderline"/>
        </w:rPr>
        <w:t xml:space="preserve">—still </w:t>
      </w:r>
      <w:r w:rsidRPr="00F64DF8">
        <w:rPr>
          <w:rStyle w:val="StyleUnderline"/>
          <w:highlight w:val="yellow"/>
        </w:rPr>
        <w:t>says nothing as to constituting power’s alterity</w:t>
      </w:r>
      <w:r w:rsidRPr="00F64DF8">
        <w:rPr>
          <w:rStyle w:val="StyleUnderline"/>
        </w:rPr>
        <w:t xml:space="preserve"> with respect to</w:t>
      </w:r>
      <w:r w:rsidR="00F64DF8">
        <w:rPr>
          <w:rStyle w:val="StyleUnderline"/>
        </w:rPr>
        <w:t xml:space="preserve"> </w:t>
      </w:r>
      <w:r w:rsidRPr="00F64DF8">
        <w:rPr>
          <w:rStyle w:val="StyleUnderline"/>
        </w:rPr>
        <w:t>sovereign power”</w:t>
      </w:r>
      <w:r w:rsidRPr="00F64DF8">
        <w:rPr>
          <w:sz w:val="16"/>
        </w:rPr>
        <w:t xml:space="preserve"> (HS, 43). </w:t>
      </w:r>
      <w:r w:rsidRPr="00F64DF8">
        <w:rPr>
          <w:rStyle w:val="StyleUnderline"/>
        </w:rPr>
        <w:t>Perhaps Agamben does not see any criterion by</w:t>
      </w:r>
      <w:r w:rsidR="00F64DF8">
        <w:rPr>
          <w:rStyle w:val="StyleUnderline"/>
        </w:rPr>
        <w:t xml:space="preserve"> </w:t>
      </w:r>
      <w:r w:rsidRPr="00F64DF8">
        <w:rPr>
          <w:rStyle w:val="StyleUnderline"/>
        </w:rPr>
        <w:t>which to distinguish transformative praxis from sovereign violence because</w:t>
      </w:r>
      <w:r w:rsidR="00F64DF8">
        <w:rPr>
          <w:rStyle w:val="StyleUnderline"/>
        </w:rPr>
        <w:t xml:space="preserve"> </w:t>
      </w:r>
      <w:r w:rsidRPr="00F64DF8">
        <w:rPr>
          <w:rStyle w:val="StyleUnderline"/>
        </w:rPr>
        <w:t>he is primarily concerned with the topological excess of sovereign violence</w:t>
      </w:r>
      <w:r w:rsidR="00F64DF8">
        <w:rPr>
          <w:rStyle w:val="StyleUnderline"/>
        </w:rPr>
        <w:t xml:space="preserve"> </w:t>
      </w:r>
      <w:r w:rsidRPr="00F64DF8">
        <w:rPr>
          <w:rStyle w:val="StyleUnderline"/>
        </w:rPr>
        <w:t>vis-à-vis the political order</w:t>
      </w:r>
      <w:r w:rsidRPr="00F64DF8">
        <w:rPr>
          <w:sz w:val="16"/>
        </w:rPr>
        <w:t>. As he admits, “The question ‘Where?’ is the</w:t>
      </w:r>
      <w:r w:rsidR="00F64DF8" w:rsidRPr="00F64DF8">
        <w:rPr>
          <w:sz w:val="16"/>
        </w:rPr>
        <w:t xml:space="preserve"> </w:t>
      </w:r>
      <w:r w:rsidRPr="00F64DF8">
        <w:rPr>
          <w:sz w:val="16"/>
        </w:rPr>
        <w:t>essential one once neither the constituting power nor the sovereign can be</w:t>
      </w:r>
      <w:r w:rsidR="00F64DF8" w:rsidRPr="00F64DF8">
        <w:rPr>
          <w:sz w:val="16"/>
        </w:rPr>
        <w:t xml:space="preserve"> </w:t>
      </w:r>
      <w:r w:rsidRPr="00F64DF8">
        <w:rPr>
          <w:sz w:val="16"/>
        </w:rPr>
        <w:t>situated wholly inside or altogether outside the constituted order” (HS, 42).</w:t>
      </w:r>
      <w:r w:rsidR="00F64DF8" w:rsidRPr="00F64DF8">
        <w:rPr>
          <w:sz w:val="16"/>
        </w:rPr>
        <w:t xml:space="preserve"> </w:t>
      </w:r>
      <w:r w:rsidRPr="00F64DF8">
        <w:rPr>
          <w:sz w:val="16"/>
        </w:rPr>
        <w:t>However, if we switch the terms of the analysis from “were” to “how”—</w:t>
      </w:r>
      <w:r w:rsidR="00F64DF8" w:rsidRPr="00F64DF8">
        <w:rPr>
          <w:sz w:val="16"/>
        </w:rPr>
        <w:t xml:space="preserve"> </w:t>
      </w:r>
      <w:r w:rsidRPr="00F64DF8">
        <w:rPr>
          <w:sz w:val="16"/>
        </w:rPr>
        <w:t>that is, from Agamben’s topology to the most important Foucauldian lesson</w:t>
      </w:r>
      <w:r w:rsidR="00F64DF8" w:rsidRPr="00F64DF8">
        <w:rPr>
          <w:sz w:val="16"/>
        </w:rPr>
        <w:t xml:space="preserve"> </w:t>
      </w:r>
      <w:r w:rsidRPr="00F64DF8">
        <w:rPr>
          <w:sz w:val="16"/>
        </w:rPr>
        <w:t>about techniques of power—</w:t>
      </w:r>
      <w:r w:rsidRPr="00F64DF8">
        <w:rPr>
          <w:rStyle w:val="StyleUnderline"/>
        </w:rPr>
        <w:t>then the difference between transformative</w:t>
      </w:r>
      <w:r w:rsidR="00F64DF8">
        <w:rPr>
          <w:rStyle w:val="StyleUnderline"/>
        </w:rPr>
        <w:t xml:space="preserve"> </w:t>
      </w:r>
      <w:r w:rsidRPr="00F64DF8">
        <w:rPr>
          <w:rStyle w:val="StyleUnderline"/>
        </w:rPr>
        <w:t>praxis and sovereign violence becomes more apparent. Although both</w:t>
      </w:r>
      <w:r w:rsidR="00F64DF8">
        <w:rPr>
          <w:rStyle w:val="StyleUnderline"/>
        </w:rPr>
        <w:t xml:space="preserve"> </w:t>
      </w:r>
      <w:r w:rsidRPr="00F64DF8">
        <w:rPr>
          <w:rStyle w:val="StyleUnderline"/>
        </w:rPr>
        <w:t xml:space="preserve">types of power exceed the constituted order, their </w:t>
      </w:r>
      <w:r w:rsidRPr="00F64DF8">
        <w:rPr>
          <w:rStyle w:val="StyleUnderline"/>
          <w:highlight w:val="yellow"/>
        </w:rPr>
        <w:t>mode of operation is</w:t>
      </w:r>
      <w:r w:rsidR="00F64DF8" w:rsidRPr="00F64DF8">
        <w:rPr>
          <w:rStyle w:val="StyleUnderline"/>
          <w:highlight w:val="yellow"/>
        </w:rPr>
        <w:t xml:space="preserve"> </w:t>
      </w:r>
      <w:r w:rsidRPr="00F64DF8">
        <w:rPr>
          <w:rStyle w:val="StyleUnderline"/>
          <w:highlight w:val="yellow"/>
        </w:rPr>
        <w:t>different</w:t>
      </w:r>
      <w:r w:rsidRPr="00F64DF8">
        <w:rPr>
          <w:rStyle w:val="StyleUnderline"/>
        </w:rPr>
        <w:t>.</w:t>
      </w:r>
      <w:r w:rsidRPr="00F64DF8">
        <w:rPr>
          <w:sz w:val="16"/>
        </w:rPr>
        <w:t xml:space="preserve"> The excess of sovereign power manifests itself as a suspension</w:t>
      </w:r>
      <w:r w:rsidR="00F64DF8" w:rsidRPr="00F64DF8">
        <w:rPr>
          <w:sz w:val="16"/>
        </w:rPr>
        <w:t xml:space="preserve"> </w:t>
      </w:r>
      <w:r w:rsidRPr="00F64DF8">
        <w:rPr>
          <w:sz w:val="16"/>
        </w:rPr>
        <w:t>of the law, as the exclusion of bare life, as a state of exception that either</w:t>
      </w:r>
      <w:r w:rsidR="00F64DF8" w:rsidRPr="00F64DF8">
        <w:rPr>
          <w:sz w:val="16"/>
        </w:rPr>
        <w:t xml:space="preserve"> </w:t>
      </w:r>
      <w:r w:rsidRPr="00F64DF8">
        <w:rPr>
          <w:sz w:val="16"/>
        </w:rPr>
        <w:t>confirms the norm or, in extreme cases, collapses the distinction between</w:t>
      </w:r>
      <w:r w:rsidR="00F64DF8" w:rsidRPr="00F64DF8">
        <w:rPr>
          <w:sz w:val="16"/>
        </w:rPr>
        <w:t xml:space="preserve"> </w:t>
      </w:r>
      <w:r w:rsidRPr="00F64DF8">
        <w:rPr>
          <w:sz w:val="16"/>
        </w:rPr>
        <w:t xml:space="preserve">the exception and the norm. </w:t>
      </w:r>
      <w:r w:rsidRPr="00F64DF8">
        <w:rPr>
          <w:rStyle w:val="StyleUnderline"/>
        </w:rPr>
        <w:t xml:space="preserve">The mode of operation of the </w:t>
      </w:r>
      <w:r w:rsidRPr="00F64DF8">
        <w:rPr>
          <w:rStyle w:val="StyleUnderline"/>
          <w:highlight w:val="yellow"/>
        </w:rPr>
        <w:t>transformative</w:t>
      </w:r>
      <w:r w:rsidR="00F64DF8" w:rsidRPr="00F64DF8">
        <w:rPr>
          <w:rStyle w:val="StyleUnderline"/>
          <w:highlight w:val="yellow"/>
        </w:rPr>
        <w:t xml:space="preserve"> </w:t>
      </w:r>
      <w:r w:rsidRPr="00F64DF8">
        <w:rPr>
          <w:rStyle w:val="StyleUnderline"/>
          <w:highlight w:val="yellow"/>
        </w:rPr>
        <w:t>power</w:t>
      </w:r>
      <w:r w:rsidRPr="00F64DF8">
        <w:rPr>
          <w:rStyle w:val="StyleUnderline"/>
        </w:rPr>
        <w:t xml:space="preserve">, however, </w:t>
      </w:r>
      <w:r w:rsidRPr="00F64DF8">
        <w:rPr>
          <w:rStyle w:val="StyleUnderline"/>
          <w:highlight w:val="yellow"/>
        </w:rPr>
        <w:t>is not</w:t>
      </w:r>
      <w:r w:rsidRPr="00F64DF8">
        <w:rPr>
          <w:rStyle w:val="StyleUnderline"/>
        </w:rPr>
        <w:t xml:space="preserve"> the </w:t>
      </w:r>
      <w:r w:rsidRPr="00F64DF8">
        <w:rPr>
          <w:rStyle w:val="StyleUnderline"/>
          <w:highlight w:val="yellow"/>
        </w:rPr>
        <w:t>decision on</w:t>
      </w:r>
      <w:r w:rsidRPr="00F64DF8">
        <w:rPr>
          <w:rStyle w:val="StyleUnderline"/>
        </w:rPr>
        <w:t xml:space="preserve"> the </w:t>
      </w:r>
      <w:r w:rsidRPr="00F64DF8">
        <w:rPr>
          <w:rStyle w:val="StyleUnderline"/>
          <w:highlight w:val="yellow"/>
        </w:rPr>
        <w:t>exception but</w:t>
      </w:r>
      <w:r w:rsidRPr="00F64DF8">
        <w:rPr>
          <w:rStyle w:val="StyleUnderline"/>
        </w:rPr>
        <w:t xml:space="preserve"> the </w:t>
      </w:r>
      <w:r w:rsidRPr="00F64DF8">
        <w:rPr>
          <w:rStyle w:val="StyleUnderline"/>
          <w:highlight w:val="yellow"/>
        </w:rPr>
        <w:t>negation of</w:t>
      </w:r>
      <w:r w:rsidR="00F64DF8" w:rsidRPr="00F64DF8">
        <w:rPr>
          <w:rStyle w:val="StyleUnderline"/>
          <w:highlight w:val="yellow"/>
        </w:rPr>
        <w:t xml:space="preserve"> </w:t>
      </w:r>
      <w:r w:rsidRPr="00F64DF8">
        <w:rPr>
          <w:rStyle w:val="StyleUnderline"/>
          <w:highlight w:val="yellow"/>
        </w:rPr>
        <w:t>existing exclusions</w:t>
      </w:r>
      <w:r w:rsidRPr="00F64DF8">
        <w:rPr>
          <w:rStyle w:val="StyleUnderline"/>
        </w:rPr>
        <w:t xml:space="preserve"> from the political </w:t>
      </w:r>
      <w:r w:rsidRPr="00F64DF8">
        <w:rPr>
          <w:rStyle w:val="StyleUnderline"/>
          <w:highlight w:val="yellow"/>
        </w:rPr>
        <w:t>followed by</w:t>
      </w:r>
      <w:r w:rsidRPr="00F64DF8">
        <w:rPr>
          <w:rStyle w:val="StyleUnderline"/>
        </w:rPr>
        <w:t xml:space="preserve"> the </w:t>
      </w:r>
      <w:r w:rsidRPr="00F64DF8">
        <w:rPr>
          <w:rStyle w:val="StyleUnderline"/>
          <w:highlight w:val="yellow"/>
        </w:rPr>
        <w:t>unpredictable</w:t>
      </w:r>
      <w:r w:rsidRPr="00F64DF8">
        <w:rPr>
          <w:rStyle w:val="StyleUnderline"/>
        </w:rPr>
        <w:t xml:space="preserve"> and</w:t>
      </w:r>
      <w:r w:rsidR="00F64DF8">
        <w:rPr>
          <w:rStyle w:val="StyleUnderline"/>
        </w:rPr>
        <w:t xml:space="preserve"> </w:t>
      </w:r>
      <w:r w:rsidRPr="00F64DF8">
        <w:rPr>
          <w:rStyle w:val="StyleUnderline"/>
        </w:rPr>
        <w:t xml:space="preserve">open-ended </w:t>
      </w:r>
      <w:r w:rsidRPr="00F64DF8">
        <w:rPr>
          <w:rStyle w:val="StyleUnderline"/>
          <w:highlight w:val="yellow"/>
        </w:rPr>
        <w:t>process of creating new forms of collective life</w:t>
      </w:r>
      <w:r w:rsidRPr="00F64DF8">
        <w:rPr>
          <w:rStyle w:val="StyleUnderline"/>
        </w:rPr>
        <w:t>—a process that</w:t>
      </w:r>
      <w:r w:rsidR="00F64DF8">
        <w:rPr>
          <w:rStyle w:val="StyleUnderline"/>
        </w:rPr>
        <w:t xml:space="preserve"> </w:t>
      </w:r>
      <w:r w:rsidRPr="00F64DF8">
        <w:rPr>
          <w:rStyle w:val="StyleUnderline"/>
        </w:rPr>
        <w:t>in certain respects more closely resembles an aesthetic experiment rather</w:t>
      </w:r>
      <w:r w:rsidR="00F64DF8">
        <w:rPr>
          <w:rStyle w:val="StyleUnderline"/>
        </w:rPr>
        <w:t xml:space="preserve"> </w:t>
      </w:r>
      <w:r w:rsidRPr="00F64DF8">
        <w:rPr>
          <w:rStyle w:val="StyleUnderline"/>
        </w:rPr>
        <w:t>than an instrumental action.</w:t>
      </w:r>
      <w:r w:rsidR="00F64DF8">
        <w:rPr>
          <w:rStyle w:val="StyleUnderline"/>
        </w:rPr>
        <w:t xml:space="preserve"> </w:t>
      </w:r>
      <w:r w:rsidRPr="00F64DF8">
        <w:rPr>
          <w:sz w:val="16"/>
        </w:rPr>
        <w:t xml:space="preserve">As I have suggested, another reason </w:t>
      </w:r>
      <w:r w:rsidRPr="00F64DF8">
        <w:rPr>
          <w:rStyle w:val="StyleUnderline"/>
        </w:rPr>
        <w:t>Agamben</w:t>
      </w:r>
      <w:r w:rsidRPr="00F64DF8">
        <w:rPr>
          <w:sz w:val="16"/>
        </w:rPr>
        <w:t xml:space="preserve"> does not consider the</w:t>
      </w:r>
      <w:r w:rsidR="00F64DF8" w:rsidRPr="00F64DF8">
        <w:rPr>
          <w:sz w:val="16"/>
        </w:rPr>
        <w:t xml:space="preserve"> </w:t>
      </w:r>
      <w:r w:rsidRPr="00F64DF8">
        <w:rPr>
          <w:sz w:val="16"/>
        </w:rPr>
        <w:t xml:space="preserve">practice of liberation in any greater depth is that his </w:t>
      </w:r>
      <w:r w:rsidRPr="00F64DF8">
        <w:rPr>
          <w:rStyle w:val="StyleUnderline"/>
          <w:highlight w:val="yellow"/>
        </w:rPr>
        <w:t>ontology of</w:t>
      </w:r>
      <w:r w:rsidRPr="00F64DF8">
        <w:rPr>
          <w:rStyle w:val="StyleUnderline"/>
        </w:rPr>
        <w:t xml:space="preserve"> </w:t>
      </w:r>
      <w:r w:rsidRPr="00F64DF8">
        <w:rPr>
          <w:rStyle w:val="StyleUnderline"/>
          <w:highlight w:val="yellow"/>
        </w:rPr>
        <w:t>potentiality</w:t>
      </w:r>
      <w:r w:rsidR="00F64DF8">
        <w:rPr>
          <w:rStyle w:val="StyleUnderline"/>
        </w:rPr>
        <w:t xml:space="preserve"> </w:t>
      </w:r>
      <w:r w:rsidRPr="00F64DF8">
        <w:rPr>
          <w:rStyle w:val="StyleUnderline"/>
        </w:rPr>
        <w:t xml:space="preserve">is developed to undermine sovereign </w:t>
      </w:r>
      <w:r w:rsidRPr="00F64DF8">
        <w:rPr>
          <w:rStyle w:val="StyleUnderline"/>
          <w:highlight w:val="yellow"/>
        </w:rPr>
        <w:t>will</w:t>
      </w:r>
      <w:r w:rsidRPr="00F64DF8">
        <w:rPr>
          <w:rStyle w:val="StyleUnderline"/>
        </w:rPr>
        <w:t xml:space="preserve"> and not to transform </w:t>
      </w:r>
      <w:r w:rsidRPr="00F64DF8">
        <w:rPr>
          <w:rStyle w:val="StyleUnderline"/>
          <w:highlight w:val="yellow"/>
        </w:rPr>
        <w:t>bare life</w:t>
      </w:r>
      <w:r w:rsidRPr="00F64DF8">
        <w:rPr>
          <w:rStyle w:val="StyleUnderline"/>
        </w:rPr>
        <w:t>—</w:t>
      </w:r>
      <w:r w:rsidR="00F64DF8">
        <w:rPr>
          <w:rStyle w:val="StyleUnderline"/>
        </w:rPr>
        <w:t xml:space="preserve"> </w:t>
      </w:r>
      <w:r w:rsidRPr="00F64DF8">
        <w:rPr>
          <w:rStyle w:val="StyleUnderline"/>
        </w:rPr>
        <w:t>the configuration of the impossible—</w:t>
      </w:r>
      <w:r w:rsidRPr="00F64DF8">
        <w:rPr>
          <w:rStyle w:val="StyleUnderline"/>
          <w:highlight w:val="yellow"/>
        </w:rPr>
        <w:t>into</w:t>
      </w:r>
      <w:r w:rsidRPr="00F64DF8">
        <w:rPr>
          <w:rStyle w:val="StyleUnderline"/>
        </w:rPr>
        <w:t xml:space="preserve"> a</w:t>
      </w:r>
      <w:r w:rsidRPr="00F64DF8">
        <w:rPr>
          <w:rStyle w:val="StyleUnderline"/>
          <w:highlight w:val="yellow"/>
        </w:rPr>
        <w:t xml:space="preserve"> site of contestation</w:t>
      </w:r>
      <w:r w:rsidRPr="00F64DF8">
        <w:rPr>
          <w:rStyle w:val="StyleUnderline"/>
        </w:rPr>
        <w:t xml:space="preserve"> </w:t>
      </w:r>
      <w:r w:rsidRPr="00F64DF8">
        <w:rPr>
          <w:rStyle w:val="StyleUnderline"/>
          <w:highlight w:val="yellow"/>
        </w:rPr>
        <w:t>and</w:t>
      </w:r>
      <w:r w:rsidRPr="00F64DF8">
        <w:rPr>
          <w:rStyle w:val="StyleUnderline"/>
        </w:rPr>
        <w:t xml:space="preserve"> political</w:t>
      </w:r>
      <w:r w:rsidR="00F64DF8">
        <w:rPr>
          <w:rStyle w:val="StyleUnderline"/>
        </w:rPr>
        <w:t xml:space="preserve"> </w:t>
      </w:r>
      <w:r w:rsidRPr="00F64DF8">
        <w:rPr>
          <w:rStyle w:val="StyleUnderline"/>
          <w:highlight w:val="yellow"/>
        </w:rPr>
        <w:t>possibility</w:t>
      </w:r>
      <w:r w:rsidRPr="00F64DF8">
        <w:rPr>
          <w:rStyle w:val="StyleUnderline"/>
        </w:rPr>
        <w:t>.</w:t>
      </w:r>
      <w:r w:rsidRPr="00F64DF8">
        <w:rPr>
          <w:sz w:val="16"/>
        </w:rPr>
        <w:t xml:space="preserve"> To theorize the notion of bare life as a contested terrain, I</w:t>
      </w:r>
      <w:r w:rsidR="00F64DF8" w:rsidRPr="00F64DF8">
        <w:rPr>
          <w:sz w:val="16"/>
        </w:rPr>
        <w:t xml:space="preserve"> </w:t>
      </w:r>
      <w:r w:rsidRPr="00F64DF8">
        <w:rPr>
          <w:sz w:val="16"/>
        </w:rPr>
        <w:t>would like to turn now to another political case—to the British suffragettes’</w:t>
      </w:r>
      <w:r w:rsidR="00F64DF8" w:rsidRPr="00F64DF8">
        <w:rPr>
          <w:sz w:val="16"/>
        </w:rPr>
        <w:t xml:space="preserve"> </w:t>
      </w:r>
      <w:r w:rsidRPr="00F64DF8">
        <w:rPr>
          <w:sz w:val="16"/>
        </w:rPr>
        <w:t>use of the hunger strike at the beginning of the twentieth century. This</w:t>
      </w:r>
      <w:r w:rsidR="00F64DF8" w:rsidRPr="00F64DF8">
        <w:rPr>
          <w:sz w:val="16"/>
        </w:rPr>
        <w:t xml:space="preserve"> </w:t>
      </w:r>
      <w:r w:rsidRPr="00F64DF8">
        <w:rPr>
          <w:sz w:val="16"/>
        </w:rPr>
        <w:t>case reveals once again three interrelated aspects of bare life: its negative</w:t>
      </w:r>
      <w:r w:rsidR="00F64DF8" w:rsidRPr="00F64DF8">
        <w:rPr>
          <w:sz w:val="16"/>
        </w:rPr>
        <w:t xml:space="preserve"> </w:t>
      </w:r>
      <w:r w:rsidRPr="00F64DF8">
        <w:rPr>
          <w:sz w:val="16"/>
        </w:rPr>
        <w:t>differentiation with respect to the politics of race and gender; its subjection</w:t>
      </w:r>
      <w:r w:rsidR="00F64DF8" w:rsidRPr="00F64DF8">
        <w:rPr>
          <w:sz w:val="16"/>
        </w:rPr>
        <w:t xml:space="preserve"> </w:t>
      </w:r>
      <w:r w:rsidRPr="00F64DF8">
        <w:rPr>
          <w:sz w:val="16"/>
        </w:rPr>
        <w:t>to different forms of violence; and its role in multiple emancipatory movements.</w:t>
      </w:r>
      <w:r w:rsidR="00F64DF8" w:rsidRPr="00F64DF8">
        <w:rPr>
          <w:sz w:val="16"/>
        </w:rPr>
        <w:t xml:space="preserve"> </w:t>
      </w:r>
      <w:r w:rsidRPr="00F64DF8">
        <w:rPr>
          <w:sz w:val="16"/>
        </w:rPr>
        <w:t>Let me begin with the facts that tend to be all too easily taken for</w:t>
      </w:r>
      <w:r w:rsidR="00F64DF8" w:rsidRPr="00F64DF8">
        <w:rPr>
          <w:sz w:val="16"/>
        </w:rPr>
        <w:t xml:space="preserve"> </w:t>
      </w:r>
      <w:r w:rsidRPr="00F64DF8">
        <w:rPr>
          <w:sz w:val="16"/>
        </w:rPr>
        <w:t>granted. At the turn of the twentieth century, racialized and gendered subjectivities</w:t>
      </w:r>
      <w:r w:rsidR="00F64DF8" w:rsidRPr="00F64DF8">
        <w:rPr>
          <w:sz w:val="16"/>
        </w:rPr>
        <w:t xml:space="preserve"> </w:t>
      </w:r>
      <w:r w:rsidRPr="00F64DF8">
        <w:rPr>
          <w:sz w:val="16"/>
        </w:rPr>
        <w:t>still occupied liminal positions in Western democracies and as</w:t>
      </w:r>
      <w:r w:rsidR="00F64DF8" w:rsidRPr="00F64DF8">
        <w:rPr>
          <w:sz w:val="16"/>
        </w:rPr>
        <w:t xml:space="preserve"> </w:t>
      </w:r>
      <w:r w:rsidRPr="00F64DF8">
        <w:rPr>
          <w:sz w:val="16"/>
        </w:rPr>
        <w:t>such were associated in the political imaginary with the inclusive exclusion</w:t>
      </w:r>
      <w:r w:rsidR="00F64DF8" w:rsidRPr="00F64DF8">
        <w:rPr>
          <w:sz w:val="16"/>
        </w:rPr>
        <w:t xml:space="preserve"> </w:t>
      </w:r>
      <w:r w:rsidRPr="00F64DF8">
        <w:rPr>
          <w:sz w:val="16"/>
        </w:rPr>
        <w:t xml:space="preserve">of bare life. </w:t>
      </w:r>
      <w:r w:rsidRPr="00F64DF8">
        <w:rPr>
          <w:rStyle w:val="StyleUnderline"/>
        </w:rPr>
        <w:t>Yet these subjectivities were also the “bearers” and the creators</w:t>
      </w:r>
      <w:r w:rsidR="00F64DF8">
        <w:rPr>
          <w:rStyle w:val="StyleUnderline"/>
        </w:rPr>
        <w:t xml:space="preserve"> </w:t>
      </w:r>
      <w:r w:rsidRPr="00F64DF8">
        <w:rPr>
          <w:rStyle w:val="StyleUnderline"/>
        </w:rPr>
        <w:t xml:space="preserve">of a very different legacy of modernity, that of </w:t>
      </w:r>
      <w:r w:rsidRPr="00F64DF8">
        <w:rPr>
          <w:rStyle w:val="StyleUnderline"/>
          <w:highlight w:val="yellow"/>
        </w:rPr>
        <w:t>multiple liberation movements</w:t>
      </w:r>
      <w:r w:rsidRPr="00F64DF8">
        <w:rPr>
          <w:rStyle w:val="StyleUnderline"/>
        </w:rPr>
        <w:t>.</w:t>
      </w:r>
      <w:r w:rsidR="00F64DF8">
        <w:rPr>
          <w:rStyle w:val="StyleUnderline"/>
        </w:rPr>
        <w:t xml:space="preserve"> </w:t>
      </w:r>
      <w:r w:rsidRPr="00F64DF8">
        <w:rPr>
          <w:rStyle w:val="StyleUnderline"/>
        </w:rPr>
        <w:t xml:space="preserve">In this context, the suffragettes’ hunger strikes </w:t>
      </w:r>
      <w:r w:rsidRPr="00F64DF8">
        <w:rPr>
          <w:rStyle w:val="StyleUnderline"/>
          <w:highlight w:val="yellow"/>
        </w:rPr>
        <w:t>can be regarded</w:t>
      </w:r>
      <w:r w:rsidR="00F64DF8" w:rsidRPr="00F64DF8">
        <w:rPr>
          <w:rStyle w:val="StyleUnderline"/>
          <w:highlight w:val="yellow"/>
        </w:rPr>
        <w:t xml:space="preserve"> </w:t>
      </w:r>
      <w:r w:rsidRPr="00F64DF8">
        <w:rPr>
          <w:rStyle w:val="StyleUnderline"/>
          <w:highlight w:val="yellow"/>
        </w:rPr>
        <w:t>as</w:t>
      </w:r>
      <w:r w:rsidRPr="00F64DF8">
        <w:rPr>
          <w:rStyle w:val="StyleUnderline"/>
        </w:rPr>
        <w:t xml:space="preserve"> an </w:t>
      </w:r>
      <w:r w:rsidRPr="00F64DF8">
        <w:rPr>
          <w:rStyle w:val="StyleUnderline"/>
          <w:highlight w:val="yellow"/>
        </w:rPr>
        <w:t>invention of a mode of political contestation, which mobilizes bare</w:t>
      </w:r>
      <w:r w:rsidR="00F64DF8" w:rsidRPr="00F64DF8">
        <w:rPr>
          <w:rStyle w:val="StyleUnderline"/>
          <w:highlight w:val="yellow"/>
        </w:rPr>
        <w:t xml:space="preserve"> </w:t>
      </w:r>
      <w:r w:rsidRPr="00F64DF8">
        <w:rPr>
          <w:rStyle w:val="StyleUnderline"/>
          <w:highlight w:val="yellow"/>
        </w:rPr>
        <w:t>life</w:t>
      </w:r>
      <w:r w:rsidRPr="00F64DF8">
        <w:rPr>
          <w:rStyle w:val="StyleUnderline"/>
        </w:rPr>
        <w:t xml:space="preserve"> for emancipatory struggle.</w:t>
      </w:r>
      <w:r w:rsidRPr="00F64DF8">
        <w:rPr>
          <w:sz w:val="16"/>
        </w:rPr>
        <w:t xml:space="preserve"> Consequently, this case allows us to supplement</w:t>
      </w:r>
      <w:r w:rsidR="00F64DF8" w:rsidRPr="00F64DF8">
        <w:rPr>
          <w:sz w:val="16"/>
        </w:rPr>
        <w:t xml:space="preserve"> </w:t>
      </w:r>
      <w:r w:rsidRPr="00F64DF8">
        <w:rPr>
          <w:sz w:val="16"/>
        </w:rPr>
        <w:t>Agamben’s analysis in a crucial way: a hunger strike not only reveals</w:t>
      </w:r>
      <w:r w:rsidR="00F64DF8" w:rsidRPr="00F64DF8">
        <w:rPr>
          <w:sz w:val="16"/>
        </w:rPr>
        <w:t xml:space="preserve"> </w:t>
      </w:r>
      <w:r w:rsidRPr="00F64DF8">
        <w:rPr>
          <w:sz w:val="16"/>
        </w:rPr>
        <w:t>the hidden aporia of democracy—the aporia between the politicization</w:t>
      </w:r>
      <w:r w:rsidR="00F64DF8" w:rsidRPr="00F64DF8">
        <w:rPr>
          <w:sz w:val="16"/>
        </w:rPr>
        <w:t xml:space="preserve"> </w:t>
      </w:r>
      <w:r w:rsidRPr="00F64DF8">
        <w:rPr>
          <w:sz w:val="16"/>
        </w:rPr>
        <w:t>of bare life as the object of biopower and political freedom guaranteed by</w:t>
      </w:r>
      <w:r w:rsidR="00F64DF8" w:rsidRPr="00F64DF8">
        <w:rPr>
          <w:sz w:val="16"/>
        </w:rPr>
        <w:t xml:space="preserve"> </w:t>
      </w:r>
      <w:r w:rsidRPr="00F64DF8">
        <w:rPr>
          <w:sz w:val="16"/>
        </w:rPr>
        <w:t>Bare Life on Strike 99</w:t>
      </w:r>
      <w:r w:rsidR="00F64DF8" w:rsidRPr="00F64DF8">
        <w:rPr>
          <w:sz w:val="16"/>
        </w:rPr>
        <w:t xml:space="preserve"> </w:t>
      </w:r>
      <w:r w:rsidRPr="00F64DF8">
        <w:rPr>
          <w:sz w:val="16"/>
        </w:rPr>
        <w:t>human rights—but it also shows how this aporia can enable revolutionary</w:t>
      </w:r>
      <w:r w:rsidR="00F64DF8" w:rsidRPr="00F64DF8">
        <w:rPr>
          <w:sz w:val="16"/>
        </w:rPr>
        <w:t xml:space="preserve"> </w:t>
      </w:r>
      <w:r w:rsidRPr="00F64DF8">
        <w:rPr>
          <w:sz w:val="16"/>
        </w:rPr>
        <w:t>transformation.</w:t>
      </w:r>
      <w:r w:rsidR="00F64DF8" w:rsidRPr="00F64DF8">
        <w:rPr>
          <w:sz w:val="16"/>
        </w:rPr>
        <w:t xml:space="preserve"> </w:t>
      </w:r>
      <w:r w:rsidRPr="00F64DF8">
        <w:rPr>
          <w:sz w:val="16"/>
        </w:rPr>
        <w:t>Although the history of hunger strikes is often obscure, they were practiced</w:t>
      </w:r>
      <w:r w:rsidR="00F64DF8" w:rsidRPr="00F64DF8">
        <w:rPr>
          <w:sz w:val="16"/>
        </w:rPr>
        <w:t xml:space="preserve"> </w:t>
      </w:r>
      <w:r w:rsidRPr="00F64DF8">
        <w:rPr>
          <w:sz w:val="16"/>
        </w:rPr>
        <w:t>in ancient Rome, medieval Ireland, and India as a means of protest,</w:t>
      </w:r>
      <w:r w:rsidR="00F64DF8" w:rsidRPr="00F64DF8">
        <w:rPr>
          <w:sz w:val="16"/>
        </w:rPr>
        <w:t xml:space="preserve"> </w:t>
      </w:r>
      <w:r w:rsidRPr="00F64DF8">
        <w:rPr>
          <w:sz w:val="16"/>
        </w:rPr>
        <w:t>frequently to exert moral pressure or to force a debtor to return his debt.12</w:t>
      </w:r>
      <w:r w:rsidR="00F64DF8" w:rsidRPr="00F64DF8">
        <w:rPr>
          <w:sz w:val="16"/>
        </w:rPr>
        <w:t xml:space="preserve"> </w:t>
      </w:r>
      <w:r w:rsidRPr="00F64DF8">
        <w:rPr>
          <w:sz w:val="16"/>
        </w:rPr>
        <w:t>After the Easter Rising of 1916 in Ireland, the hunger strike was adopted</w:t>
      </w:r>
      <w:r w:rsidR="00F64DF8" w:rsidRPr="00F64DF8">
        <w:rPr>
          <w:sz w:val="16"/>
        </w:rPr>
        <w:t xml:space="preserve"> </w:t>
      </w:r>
      <w:r w:rsidRPr="00F64DF8">
        <w:rPr>
          <w:sz w:val="16"/>
        </w:rPr>
        <w:t>in the Irish struggle for independence in 1917,13 and it was most famously</w:t>
      </w:r>
      <w:r w:rsidR="00F64DF8" w:rsidRPr="00F64DF8">
        <w:rPr>
          <w:sz w:val="16"/>
        </w:rPr>
        <w:t xml:space="preserve"> </w:t>
      </w:r>
      <w:r w:rsidRPr="00F64DF8">
        <w:rPr>
          <w:sz w:val="16"/>
        </w:rPr>
        <w:t>employed by Mohandas Gandhi, who fasted at least fourteen times in</w:t>
      </w:r>
      <w:r w:rsidR="00F64DF8" w:rsidRPr="00F64DF8">
        <w:rPr>
          <w:sz w:val="16"/>
        </w:rPr>
        <w:t xml:space="preserve"> </w:t>
      </w:r>
      <w:r w:rsidRPr="00F64DF8">
        <w:rPr>
          <w:sz w:val="16"/>
        </w:rPr>
        <w:t>British-occupied India.14 Nonetheless, it was militant British suffragettes</w:t>
      </w:r>
      <w:r w:rsidR="00F64DF8" w:rsidRPr="00F64DF8">
        <w:rPr>
          <w:sz w:val="16"/>
        </w:rPr>
        <w:t xml:space="preserve"> </w:t>
      </w:r>
      <w:r w:rsidRPr="00F64DF8">
        <w:rPr>
          <w:sz w:val="16"/>
        </w:rPr>
        <w:t>who in 1909 revived and redefined the hunger strike as a modern political</w:t>
      </w:r>
      <w:r w:rsidR="00F64DF8" w:rsidRPr="00F64DF8">
        <w:rPr>
          <w:sz w:val="16"/>
        </w:rPr>
        <w:t xml:space="preserve"> </w:t>
      </w:r>
      <w:r w:rsidRPr="00F64DF8">
        <w:rPr>
          <w:sz w:val="16"/>
        </w:rPr>
        <w:t>weapon of an organized movement by linking it for the first time with the</w:t>
      </w:r>
      <w:r w:rsidR="00F64DF8" w:rsidRPr="00F64DF8">
        <w:rPr>
          <w:sz w:val="16"/>
        </w:rPr>
        <w:t xml:space="preserve"> </w:t>
      </w:r>
      <w:r w:rsidRPr="00F64DF8">
        <w:rPr>
          <w:sz w:val="16"/>
        </w:rPr>
        <w:t>discourse of human rights. The political practice of hunger striking in suffrage</w:t>
      </w:r>
      <w:r w:rsidR="00F64DF8" w:rsidRPr="00F64DF8">
        <w:rPr>
          <w:sz w:val="16"/>
        </w:rPr>
        <w:t xml:space="preserve"> </w:t>
      </w:r>
      <w:r w:rsidRPr="00F64DF8">
        <w:rPr>
          <w:sz w:val="16"/>
        </w:rPr>
        <w:t>agitation was initiated by suffrage militant, painter, and artist Marion</w:t>
      </w:r>
      <w:r w:rsidR="00F64DF8" w:rsidRPr="00F64DF8">
        <w:rPr>
          <w:sz w:val="16"/>
        </w:rPr>
        <w:t xml:space="preserve"> </w:t>
      </w:r>
      <w:r w:rsidRPr="00F64DF8">
        <w:rPr>
          <w:sz w:val="16"/>
        </w:rPr>
        <w:t>Wallace Dunlop, who was arrested and sentenced to one month of imprisonment</w:t>
      </w:r>
      <w:r w:rsidR="00F64DF8" w:rsidRPr="00F64DF8">
        <w:rPr>
          <w:sz w:val="16"/>
        </w:rPr>
        <w:t xml:space="preserve"> </w:t>
      </w:r>
      <w:r w:rsidRPr="00F64DF8">
        <w:rPr>
          <w:sz w:val="16"/>
        </w:rPr>
        <w:t>for having written on the wall of Parliament an extract from the</w:t>
      </w:r>
      <w:r w:rsidR="00F64DF8" w:rsidRPr="00F64DF8">
        <w:rPr>
          <w:sz w:val="16"/>
        </w:rPr>
        <w:t xml:space="preserve"> </w:t>
      </w:r>
      <w:r w:rsidRPr="00F64DF8">
        <w:rPr>
          <w:sz w:val="16"/>
        </w:rPr>
        <w:t>English Bill of Rights.15 Dunlop began a hunger strike to protest the denial</w:t>
      </w:r>
      <w:r w:rsidR="00F64DF8" w:rsidRPr="00F64DF8">
        <w:rPr>
          <w:sz w:val="16"/>
        </w:rPr>
        <w:t xml:space="preserve"> </w:t>
      </w:r>
      <w:r w:rsidRPr="00F64DF8">
        <w:rPr>
          <w:sz w:val="16"/>
        </w:rPr>
        <w:t>of the status of the political offender, and after ninety-one hours of fasting,</w:t>
      </w:r>
      <w:r w:rsidR="00F64DF8" w:rsidRPr="00F64DF8">
        <w:rPr>
          <w:sz w:val="16"/>
        </w:rPr>
        <w:t xml:space="preserve"> </w:t>
      </w:r>
      <w:r w:rsidRPr="00F64DF8">
        <w:rPr>
          <w:sz w:val="16"/>
        </w:rPr>
        <w:t>she was released because prison officials, ignorant about the effects of the</w:t>
      </w:r>
      <w:r w:rsidR="00F64DF8" w:rsidRPr="00F64DF8">
        <w:rPr>
          <w:sz w:val="16"/>
        </w:rPr>
        <w:t xml:space="preserve"> </w:t>
      </w:r>
      <w:r w:rsidRPr="00F64DF8">
        <w:rPr>
          <w:sz w:val="16"/>
        </w:rPr>
        <w:t>hunger strike, were afraid she would become a martyr for suffragettes. By</w:t>
      </w:r>
      <w:r w:rsidR="00F64DF8" w:rsidRPr="00F64DF8">
        <w:rPr>
          <w:sz w:val="16"/>
        </w:rPr>
        <w:t xml:space="preserve"> </w:t>
      </w:r>
      <w:r w:rsidRPr="00F64DF8">
        <w:rPr>
          <w:sz w:val="16"/>
        </w:rPr>
        <w:t>the time other suffragette prisoners were released before the expiration of</w:t>
      </w:r>
      <w:r w:rsidR="00F64DF8" w:rsidRPr="00F64DF8">
        <w:rPr>
          <w:sz w:val="16"/>
        </w:rPr>
        <w:t xml:space="preserve"> </w:t>
      </w:r>
      <w:r w:rsidRPr="00F64DF8">
        <w:rPr>
          <w:sz w:val="16"/>
        </w:rPr>
        <w:t>their sentences, the hunger strike had been adopted by members of the suffrage</w:t>
      </w:r>
      <w:r w:rsidR="00F64DF8" w:rsidRPr="00F64DF8">
        <w:rPr>
          <w:sz w:val="16"/>
        </w:rPr>
        <w:t xml:space="preserve"> </w:t>
      </w:r>
      <w:r w:rsidRPr="00F64DF8">
        <w:rPr>
          <w:sz w:val="16"/>
        </w:rPr>
        <w:t>movement as an effective political weapon both to terminate prison</w:t>
      </w:r>
      <w:r w:rsidR="00F64DF8" w:rsidRPr="00F64DF8">
        <w:rPr>
          <w:sz w:val="16"/>
        </w:rPr>
        <w:t xml:space="preserve"> </w:t>
      </w:r>
      <w:r w:rsidRPr="00F64DF8">
        <w:rPr>
          <w:sz w:val="16"/>
        </w:rPr>
        <w:t>sentences and to create new possibilities of revolt within the disciplinary</w:t>
      </w:r>
      <w:r w:rsidR="00F64DF8" w:rsidRPr="00F64DF8">
        <w:rPr>
          <w:sz w:val="16"/>
        </w:rPr>
        <w:t xml:space="preserve"> </w:t>
      </w:r>
      <w:r w:rsidRPr="00F64DF8">
        <w:rPr>
          <w:sz w:val="16"/>
        </w:rPr>
        <w:t>apparatus of the prison. In response to this unprecedented act of protest,</w:t>
      </w:r>
      <w:r w:rsidR="00F64DF8" w:rsidRPr="00F64DF8">
        <w:rPr>
          <w:sz w:val="16"/>
        </w:rPr>
        <w:t xml:space="preserve"> </w:t>
      </w:r>
      <w:r w:rsidRPr="00F64DF8">
        <w:rPr>
          <w:sz w:val="16"/>
        </w:rPr>
        <w:t>after King Edward VII’s personal intervention in August 1909, Home Secretary</w:t>
      </w:r>
      <w:r w:rsidR="00F64DF8" w:rsidRPr="00F64DF8">
        <w:rPr>
          <w:sz w:val="16"/>
        </w:rPr>
        <w:t xml:space="preserve"> </w:t>
      </w:r>
      <w:r w:rsidRPr="00F64DF8">
        <w:rPr>
          <w:sz w:val="16"/>
        </w:rPr>
        <w:t>Herbert Gladstone ordered the striking suffragettes to be force-fed—</w:t>
      </w:r>
      <w:r w:rsidR="00F64DF8" w:rsidRPr="00F64DF8">
        <w:rPr>
          <w:sz w:val="16"/>
        </w:rPr>
        <w:t xml:space="preserve"> </w:t>
      </w:r>
      <w:r w:rsidRPr="00F64DF8">
        <w:rPr>
          <w:sz w:val="16"/>
        </w:rPr>
        <w:t>a brutal punitive retaliation, which up to that point had been practiced</w:t>
      </w:r>
      <w:r w:rsidR="00F64DF8" w:rsidRPr="00F64DF8">
        <w:rPr>
          <w:sz w:val="16"/>
        </w:rPr>
        <w:t xml:space="preserve"> </w:t>
      </w:r>
      <w:r w:rsidRPr="00F64DF8">
        <w:rPr>
          <w:sz w:val="16"/>
        </w:rPr>
        <w:t>primarily in insane asylums.16</w:t>
      </w:r>
      <w:r w:rsidR="00F64DF8" w:rsidRPr="00F64DF8">
        <w:rPr>
          <w:sz w:val="16"/>
        </w:rPr>
        <w:t xml:space="preserve"> </w:t>
      </w:r>
      <w:r w:rsidRPr="00F64DF8">
        <w:rPr>
          <w:sz w:val="16"/>
        </w:rPr>
        <w:t>How can we understand this configuration of the hunger strike as</w:t>
      </w:r>
      <w:r w:rsidR="00F64DF8" w:rsidRPr="00F64DF8">
        <w:rPr>
          <w:sz w:val="16"/>
        </w:rPr>
        <w:t xml:space="preserve"> </w:t>
      </w:r>
      <w:r w:rsidRPr="00F64DF8">
        <w:rPr>
          <w:sz w:val="16"/>
        </w:rPr>
        <w:t>a weapon of resistance and the sadistic brutality of forcible feedings?</w:t>
      </w:r>
      <w:r w:rsidR="00F64DF8" w:rsidRPr="00F64DF8">
        <w:rPr>
          <w:sz w:val="16"/>
        </w:rPr>
        <w:t xml:space="preserve"> </w:t>
      </w:r>
      <w:r w:rsidRPr="00F64DF8">
        <w:rPr>
          <w:sz w:val="16"/>
        </w:rPr>
        <w:t>Although this was one of the most dramatic episodes in the struggle for</w:t>
      </w:r>
      <w:r w:rsidR="00F64DF8" w:rsidRPr="00F64DF8">
        <w:rPr>
          <w:sz w:val="16"/>
        </w:rPr>
        <w:t xml:space="preserve"> </w:t>
      </w:r>
      <w:r w:rsidRPr="00F64DF8">
        <w:rPr>
          <w:sz w:val="16"/>
        </w:rPr>
        <w:t>women’s suffrage,17 hunger strikes and the political reprisals of forcible</w:t>
      </w:r>
      <w:r w:rsidR="00F64DF8" w:rsidRPr="00F64DF8">
        <w:rPr>
          <w:sz w:val="16"/>
        </w:rPr>
        <w:t xml:space="preserve"> </w:t>
      </w:r>
      <w:r w:rsidRPr="00F64DF8">
        <w:rPr>
          <w:sz w:val="16"/>
        </w:rPr>
        <w:t>feeding are still undertheorized means of democratic protest. In his study</w:t>
      </w:r>
      <w:r w:rsidR="00F64DF8" w:rsidRPr="00F64DF8">
        <w:rPr>
          <w:sz w:val="16"/>
        </w:rPr>
        <w:t xml:space="preserve"> </w:t>
      </w:r>
      <w:r w:rsidRPr="00F64DF8">
        <w:rPr>
          <w:sz w:val="16"/>
        </w:rPr>
        <w:t>of nonviolent political action, Sharp classifies the hunger strike as a means</w:t>
      </w:r>
      <w:r w:rsidR="00F64DF8" w:rsidRPr="00F64DF8">
        <w:rPr>
          <w:sz w:val="16"/>
        </w:rPr>
        <w:t xml:space="preserve"> </w:t>
      </w:r>
      <w:r w:rsidRPr="00F64DF8">
        <w:rPr>
          <w:sz w:val="16"/>
        </w:rPr>
        <w:t>of political intervention demanding a transformation of power relations</w:t>
      </w:r>
      <w:r w:rsidR="00F64DF8" w:rsidRPr="00F64DF8">
        <w:rPr>
          <w:sz w:val="16"/>
        </w:rPr>
        <w:t xml:space="preserve"> </w:t>
      </w:r>
      <w:r w:rsidRPr="00F64DF8">
        <w:rPr>
          <w:sz w:val="16"/>
        </w:rPr>
        <w:t>and a redress for injustice.18 For Kyra Landzelius, the hunger strike is a</w:t>
      </w:r>
      <w:r w:rsidR="00F64DF8" w:rsidRPr="00F64DF8">
        <w:rPr>
          <w:sz w:val="16"/>
        </w:rPr>
        <w:t xml:space="preserve"> </w:t>
      </w:r>
      <w:r w:rsidRPr="00F64DF8">
        <w:rPr>
          <w:sz w:val="16"/>
        </w:rPr>
        <w:t>“corporeal challenge” to the “discursive practices of power.”19 As suggested</w:t>
      </w:r>
      <w:r w:rsidR="00F64DF8" w:rsidRPr="00F64DF8">
        <w:rPr>
          <w:sz w:val="16"/>
        </w:rPr>
        <w:t xml:space="preserve"> </w:t>
      </w:r>
      <w:r w:rsidRPr="00F64DF8">
        <w:rPr>
          <w:sz w:val="16"/>
        </w:rPr>
        <w:t>by Lady Constance Lytton’s letter to the Times, written on behalf of her-</w:t>
      </w:r>
      <w:r w:rsidR="00F64DF8" w:rsidRPr="00F64DF8">
        <w:rPr>
          <w:sz w:val="16"/>
        </w:rPr>
        <w:t xml:space="preserve"> </w:t>
      </w:r>
      <w:r w:rsidRPr="00F64DF8">
        <w:rPr>
          <w:sz w:val="16"/>
        </w:rPr>
        <w:t>self and eleven other hunger-striking suffragettes on October 10, 1909,</w:t>
      </w:r>
      <w:r w:rsidR="00F64DF8" w:rsidRPr="00F64DF8">
        <w:rPr>
          <w:sz w:val="16"/>
        </w:rPr>
        <w:t xml:space="preserve"> </w:t>
      </w:r>
      <w:r w:rsidRPr="00F64DF8">
        <w:rPr>
          <w:rStyle w:val="StyleUnderline"/>
        </w:rPr>
        <w:t>the hunger strike is both a protest and a demand for new freedoms, an</w:t>
      </w:r>
      <w:r w:rsidR="00F64DF8">
        <w:rPr>
          <w:rStyle w:val="StyleUnderline"/>
        </w:rPr>
        <w:t xml:space="preserve"> </w:t>
      </w:r>
      <w:r w:rsidRPr="00F64DF8">
        <w:rPr>
          <w:rStyle w:val="StyleUnderline"/>
        </w:rPr>
        <w:t>appeal articulated through the double, sharply disjoined medium of a publicly</w:t>
      </w:r>
      <w:r w:rsidR="00F64DF8">
        <w:rPr>
          <w:rStyle w:val="StyleUnderline"/>
        </w:rPr>
        <w:t xml:space="preserve"> </w:t>
      </w:r>
      <w:r w:rsidRPr="00F64DF8">
        <w:rPr>
          <w:rStyle w:val="StyleUnderline"/>
        </w:rPr>
        <w:t>circulating letter and the starving body secluded in prison and barred</w:t>
      </w:r>
      <w:r w:rsidR="00F64DF8">
        <w:rPr>
          <w:rStyle w:val="StyleUnderline"/>
        </w:rPr>
        <w:t xml:space="preserve"> </w:t>
      </w:r>
      <w:r w:rsidRPr="00F64DF8">
        <w:rPr>
          <w:rStyle w:val="StyleUnderline"/>
        </w:rPr>
        <w:t>from public appearance</w:t>
      </w:r>
      <w:r w:rsidRPr="00F64DF8">
        <w:rPr>
          <w:sz w:val="16"/>
        </w:rPr>
        <w:t>. In her letter, Lytton claims that subjugated groups</w:t>
      </w:r>
      <w:r w:rsidR="00F64DF8" w:rsidRPr="00F64DF8">
        <w:rPr>
          <w:sz w:val="16"/>
        </w:rPr>
        <w:t xml:space="preserve"> </w:t>
      </w:r>
      <w:r w:rsidRPr="00F64DF8">
        <w:rPr>
          <w:sz w:val="16"/>
        </w:rPr>
        <w:t>resort to violence against their bodies when rational law-based arguments</w:t>
      </w:r>
      <w:r w:rsidR="00F64DF8" w:rsidRPr="00F64DF8">
        <w:rPr>
          <w:sz w:val="16"/>
        </w:rPr>
        <w:t xml:space="preserve"> </w:t>
      </w:r>
      <w:r w:rsidRPr="00F64DF8">
        <w:rPr>
          <w:sz w:val="16"/>
        </w:rPr>
        <w:t>fail—that is, when instituted political speech is deprived of its performative</w:t>
      </w:r>
      <w:r w:rsidR="00F64DF8" w:rsidRPr="00F64DF8">
        <w:rPr>
          <w:sz w:val="16"/>
        </w:rPr>
        <w:t xml:space="preserve"> </w:t>
      </w:r>
      <w:r w:rsidRPr="00F64DF8">
        <w:rPr>
          <w:sz w:val="16"/>
        </w:rPr>
        <w:t>power: “We want to make it known that we shall carry on our protest in our</w:t>
      </w:r>
      <w:r w:rsidR="00F64DF8" w:rsidRPr="00F64DF8">
        <w:rPr>
          <w:sz w:val="16"/>
        </w:rPr>
        <w:t xml:space="preserve"> </w:t>
      </w:r>
      <w:r w:rsidRPr="00F64DF8">
        <w:rPr>
          <w:sz w:val="16"/>
        </w:rPr>
        <w:t>prison cells. We shall put before the Government by means of the hungerstrike</w:t>
      </w:r>
      <w:r w:rsidR="00F64DF8" w:rsidRPr="00F64DF8">
        <w:rPr>
          <w:sz w:val="16"/>
        </w:rPr>
        <w:t xml:space="preserve"> </w:t>
      </w:r>
      <w:r w:rsidRPr="00F64DF8">
        <w:rPr>
          <w:sz w:val="16"/>
        </w:rPr>
        <w:t>four alternatives: to release us in a few days; to inflict violence on our</w:t>
      </w:r>
      <w:r w:rsidR="00F64DF8" w:rsidRPr="00F64DF8">
        <w:rPr>
          <w:sz w:val="16"/>
        </w:rPr>
        <w:t xml:space="preserve"> </w:t>
      </w:r>
      <w:r w:rsidRPr="00F64DF8">
        <w:rPr>
          <w:sz w:val="16"/>
        </w:rPr>
        <w:t>bodies; to add death to the champions of our cause by leaving us to starve;</w:t>
      </w:r>
      <w:r w:rsidR="00F64DF8" w:rsidRPr="00F64DF8">
        <w:rPr>
          <w:sz w:val="16"/>
        </w:rPr>
        <w:t xml:space="preserve"> </w:t>
      </w:r>
      <w:r w:rsidRPr="00F64DF8">
        <w:rPr>
          <w:sz w:val="16"/>
        </w:rPr>
        <w:t>or, and this is the best and only wise alternative, to give women the vote. We</w:t>
      </w:r>
      <w:r w:rsidR="00F64DF8" w:rsidRPr="00F64DF8">
        <w:rPr>
          <w:sz w:val="16"/>
        </w:rPr>
        <w:t xml:space="preserve"> </w:t>
      </w:r>
      <w:r w:rsidRPr="00F64DF8">
        <w:rPr>
          <w:sz w:val="16"/>
        </w:rPr>
        <w:t>appeal to the Government to yield, not to the violence of our protest, but to</w:t>
      </w:r>
      <w:r w:rsidR="00F64DF8" w:rsidRPr="00F64DF8">
        <w:rPr>
          <w:sz w:val="16"/>
        </w:rPr>
        <w:t xml:space="preserve"> </w:t>
      </w:r>
      <w:r w:rsidRPr="00F64DF8">
        <w:rPr>
          <w:sz w:val="16"/>
        </w:rPr>
        <w:t>the reasonableness of our demand.”20 Lytton’s emphasis on the “violence”</w:t>
      </w:r>
      <w:r w:rsidR="00F64DF8" w:rsidRPr="00F64DF8">
        <w:rPr>
          <w:sz w:val="16"/>
        </w:rPr>
        <w:t xml:space="preserve"> </w:t>
      </w:r>
      <w:r w:rsidRPr="00F64DF8">
        <w:rPr>
          <w:sz w:val="16"/>
        </w:rPr>
        <w:t>of the hunger strike seems paradoxical: such violence, inflicted on the self</w:t>
      </w:r>
      <w:r w:rsidR="00F64DF8" w:rsidRPr="00F64DF8">
        <w:rPr>
          <w:sz w:val="16"/>
        </w:rPr>
        <w:t xml:space="preserve"> </w:t>
      </w:r>
      <w:r w:rsidRPr="00F64DF8">
        <w:rPr>
          <w:sz w:val="16"/>
        </w:rPr>
        <w:t>as a substitute target for political power, acts by refusing to act; it collapses</w:t>
      </w:r>
      <w:r w:rsidR="00F64DF8" w:rsidRPr="00F64DF8">
        <w:rPr>
          <w:sz w:val="16"/>
        </w:rPr>
        <w:t xml:space="preserve"> </w:t>
      </w:r>
      <w:r w:rsidRPr="00F64DF8">
        <w:rPr>
          <w:sz w:val="16"/>
        </w:rPr>
        <w:t>clear distinctions between passivity and activity, actuality and potentiality,</w:t>
      </w:r>
      <w:r w:rsidR="00F64DF8" w:rsidRPr="00F64DF8">
        <w:rPr>
          <w:sz w:val="16"/>
        </w:rPr>
        <w:t xml:space="preserve"> </w:t>
      </w:r>
      <w:r w:rsidRPr="00F64DF8">
        <w:rPr>
          <w:sz w:val="16"/>
        </w:rPr>
        <w:t>victim and enemy. On the one hand, the hunger strike repeats, mimics,</w:t>
      </w:r>
      <w:r w:rsidR="00F64DF8" w:rsidRPr="00F64DF8">
        <w:rPr>
          <w:sz w:val="16"/>
        </w:rPr>
        <w:t xml:space="preserve"> </w:t>
      </w:r>
      <w:r w:rsidRPr="00F64DF8">
        <w:rPr>
          <w:sz w:val="16"/>
        </w:rPr>
        <w:t>and exposes in public the hidden irrational violence of the sovereign state</w:t>
      </w:r>
      <w:r w:rsidR="00F64DF8" w:rsidRPr="00F64DF8">
        <w:rPr>
          <w:sz w:val="16"/>
        </w:rPr>
        <w:t xml:space="preserve"> </w:t>
      </w:r>
      <w:r w:rsidRPr="00F64DF8">
        <w:rPr>
          <w:sz w:val="16"/>
        </w:rPr>
        <w:t xml:space="preserve">against women’s bodies. </w:t>
      </w:r>
      <w:r w:rsidRPr="00F64DF8">
        <w:rPr>
          <w:rStyle w:val="StyleUnderline"/>
        </w:rPr>
        <w:t xml:space="preserve">On the other hand, </w:t>
      </w:r>
      <w:r w:rsidRPr="00F64DF8">
        <w:rPr>
          <w:rStyle w:val="StyleUnderline"/>
          <w:highlight w:val="yellow"/>
        </w:rPr>
        <w:t>by usurping</w:t>
      </w:r>
      <w:r w:rsidRPr="00F64DF8">
        <w:rPr>
          <w:rStyle w:val="StyleUnderline"/>
        </w:rPr>
        <w:t xml:space="preserve"> the </w:t>
      </w:r>
      <w:r w:rsidRPr="00F64DF8">
        <w:rPr>
          <w:rStyle w:val="StyleUnderline"/>
          <w:highlight w:val="yellow"/>
        </w:rPr>
        <w:t>state’s power</w:t>
      </w:r>
      <w:r w:rsidR="00F64DF8" w:rsidRPr="00F64DF8">
        <w:rPr>
          <w:rStyle w:val="StyleUnderline"/>
          <w:highlight w:val="yellow"/>
        </w:rPr>
        <w:t xml:space="preserve"> </w:t>
      </w:r>
      <w:r w:rsidRPr="00F64DF8">
        <w:rPr>
          <w:rStyle w:val="StyleUnderline"/>
          <w:highlight w:val="yellow"/>
        </w:rPr>
        <w:t>over bare life, the “nonact</w:t>
      </w:r>
      <w:r w:rsidRPr="00F64DF8">
        <w:rPr>
          <w:rStyle w:val="StyleUnderline"/>
        </w:rPr>
        <w:t>” of self-starvation negates women’s exclusion</w:t>
      </w:r>
      <w:r w:rsidR="00F64DF8">
        <w:rPr>
          <w:rStyle w:val="StyleUnderline"/>
        </w:rPr>
        <w:t xml:space="preserve"> </w:t>
      </w:r>
      <w:r w:rsidRPr="00F64DF8">
        <w:rPr>
          <w:rStyle w:val="StyleUnderline"/>
        </w:rPr>
        <w:t xml:space="preserve">and </w:t>
      </w:r>
      <w:r w:rsidRPr="00F64DF8">
        <w:rPr>
          <w:rStyle w:val="StyleUnderline"/>
          <w:highlight w:val="yellow"/>
        </w:rPr>
        <w:t>calls for</w:t>
      </w:r>
      <w:r w:rsidRPr="00F64DF8">
        <w:rPr>
          <w:rStyle w:val="StyleUnderline"/>
        </w:rPr>
        <w:t xml:space="preserve"> the </w:t>
      </w:r>
      <w:r w:rsidRPr="00F64DF8">
        <w:rPr>
          <w:rStyle w:val="StyleUnderline"/>
          <w:highlight w:val="yellow"/>
        </w:rPr>
        <w:t>transformation of</w:t>
      </w:r>
      <w:r w:rsidRPr="00F64DF8">
        <w:rPr>
          <w:rStyle w:val="StyleUnderline"/>
        </w:rPr>
        <w:t xml:space="preserve"> the </w:t>
      </w:r>
      <w:r w:rsidRPr="00F64DF8">
        <w:rPr>
          <w:rStyle w:val="StyleUnderline"/>
          <w:highlight w:val="yellow"/>
        </w:rPr>
        <w:t>law</w:t>
      </w:r>
      <w:r w:rsidRPr="00F64DF8">
        <w:rPr>
          <w:rStyle w:val="StyleUnderline"/>
        </w:rPr>
        <w:t xml:space="preserve">. By </w:t>
      </w:r>
      <w:r w:rsidRPr="00F64DF8">
        <w:rPr>
          <w:rStyle w:val="StyleUnderline"/>
          <w:highlight w:val="yellow"/>
        </w:rPr>
        <w:t>usurping sovereign power</w:t>
      </w:r>
      <w:r w:rsidR="00F64DF8" w:rsidRPr="00F64DF8">
        <w:rPr>
          <w:rStyle w:val="StyleUnderline"/>
          <w:highlight w:val="yellow"/>
        </w:rPr>
        <w:t xml:space="preserve"> </w:t>
      </w:r>
      <w:r w:rsidRPr="00F64DF8">
        <w:rPr>
          <w:rStyle w:val="StyleUnderline"/>
          <w:highlight w:val="yellow"/>
        </w:rPr>
        <w:t>over bare life</w:t>
      </w:r>
      <w:r w:rsidRPr="00F64DF8">
        <w:rPr>
          <w:rStyle w:val="StyleUnderline"/>
        </w:rPr>
        <w:t xml:space="preserve">, hunger-striking women </w:t>
      </w:r>
      <w:r w:rsidRPr="00F64DF8">
        <w:rPr>
          <w:rStyle w:val="StyleUnderline"/>
          <w:highlight w:val="yellow"/>
        </w:rPr>
        <w:t>occupy both</w:t>
      </w:r>
      <w:r w:rsidRPr="00F64DF8">
        <w:rPr>
          <w:rStyle w:val="StyleUnderline"/>
        </w:rPr>
        <w:t xml:space="preserve"> of these positions—</w:t>
      </w:r>
      <w:r w:rsidRPr="00F64DF8">
        <w:rPr>
          <w:rStyle w:val="StyleUnderline"/>
          <w:highlight w:val="yellow"/>
        </w:rPr>
        <w:t>the</w:t>
      </w:r>
      <w:r w:rsidR="00F64DF8" w:rsidRPr="00F64DF8">
        <w:rPr>
          <w:rStyle w:val="StyleUnderline"/>
          <w:highlight w:val="yellow"/>
        </w:rPr>
        <w:t xml:space="preserve"> </w:t>
      </w:r>
      <w:r w:rsidRPr="00F64DF8">
        <w:rPr>
          <w:rStyle w:val="StyleUnderline"/>
          <w:highlight w:val="yellow"/>
        </w:rPr>
        <w:t>sovereign and homo sacer</w:t>
      </w:r>
      <w:r w:rsidRPr="00F64DF8">
        <w:rPr>
          <w:rStyle w:val="StyleUnderline"/>
        </w:rPr>
        <w:t xml:space="preserve">—at the same time, </w:t>
      </w:r>
      <w:r w:rsidRPr="00F64DF8">
        <w:rPr>
          <w:rStyle w:val="StyleUnderline"/>
          <w:highlight w:val="yellow"/>
        </w:rPr>
        <w:t>and</w:t>
      </w:r>
      <w:r w:rsidRPr="00F64DF8">
        <w:rPr>
          <w:rStyle w:val="StyleUnderline"/>
        </w:rPr>
        <w:t xml:space="preserve"> this is what distinguishes</w:t>
      </w:r>
      <w:r w:rsidR="00F64DF8">
        <w:rPr>
          <w:rStyle w:val="StyleUnderline"/>
        </w:rPr>
        <w:t xml:space="preserve"> </w:t>
      </w:r>
      <w:r w:rsidRPr="00F64DF8">
        <w:rPr>
          <w:rStyle w:val="StyleUnderline"/>
        </w:rPr>
        <w:t>their status from comatose patients, the inmates of concentration camps,</w:t>
      </w:r>
      <w:r w:rsidR="00F64DF8">
        <w:rPr>
          <w:rStyle w:val="StyleUnderline"/>
        </w:rPr>
        <w:t xml:space="preserve"> </w:t>
      </w:r>
      <w:r w:rsidRPr="00F64DF8">
        <w:rPr>
          <w:rStyle w:val="StyleUnderline"/>
        </w:rPr>
        <w:t>that is, from all those beings that, in extreme destitution, are reduced to</w:t>
      </w:r>
      <w:r w:rsidR="00F64DF8">
        <w:rPr>
          <w:rStyle w:val="StyleUnderline"/>
        </w:rPr>
        <w:t xml:space="preserve"> </w:t>
      </w:r>
      <w:r w:rsidRPr="00F64DF8">
        <w:rPr>
          <w:rStyle w:val="StyleUnderline"/>
        </w:rPr>
        <w:t xml:space="preserve">bare life alone. What is thus performed in the hunger strike is the </w:t>
      </w:r>
      <w:r w:rsidRPr="00F64DF8">
        <w:rPr>
          <w:rStyle w:val="StyleUnderline"/>
          <w:highlight w:val="yellow"/>
        </w:rPr>
        <w:t>collapse</w:t>
      </w:r>
      <w:r w:rsidR="00F64DF8">
        <w:rPr>
          <w:rStyle w:val="StyleUnderline"/>
        </w:rPr>
        <w:t xml:space="preserve"> </w:t>
      </w:r>
      <w:r w:rsidRPr="00F64DF8">
        <w:rPr>
          <w:rStyle w:val="StyleUnderline"/>
        </w:rPr>
        <w:t xml:space="preserve">of the </w:t>
      </w:r>
      <w:r w:rsidRPr="00F64DF8">
        <w:rPr>
          <w:rStyle w:val="StyleUnderline"/>
          <w:highlight w:val="yellow"/>
        </w:rPr>
        <w:t>distinctions between sovereignty and bare life</w:t>
      </w:r>
      <w:r w:rsidRPr="00F64DF8">
        <w:rPr>
          <w:rStyle w:val="StyleUnderline"/>
        </w:rPr>
        <w:t xml:space="preserve">, will and </w:t>
      </w:r>
      <w:r w:rsidRPr="00F64DF8">
        <w:rPr>
          <w:rStyle w:val="StyleUnderline"/>
          <w:highlight w:val="yellow"/>
        </w:rPr>
        <w:t>passivity,</w:t>
      </w:r>
      <w:r w:rsidR="00F64DF8" w:rsidRPr="00F64DF8">
        <w:rPr>
          <w:rStyle w:val="StyleUnderline"/>
          <w:highlight w:val="yellow"/>
        </w:rPr>
        <w:t xml:space="preserve"> </w:t>
      </w:r>
      <w:r w:rsidRPr="00F64DF8">
        <w:rPr>
          <w:rStyle w:val="StyleUnderline"/>
          <w:highlight w:val="yellow"/>
        </w:rPr>
        <w:t>potentiality and actuality, the struggle for freedom</w:t>
      </w:r>
      <w:r w:rsidRPr="00F64DF8">
        <w:rPr>
          <w:rStyle w:val="StyleUnderline"/>
        </w:rPr>
        <w:t xml:space="preserve"> and the </w:t>
      </w:r>
      <w:r w:rsidRPr="00F64DF8">
        <w:rPr>
          <w:rStyle w:val="StyleUnderline"/>
          <w:highlight w:val="yellow"/>
        </w:rPr>
        <w:t>risk</w:t>
      </w:r>
      <w:r w:rsidRPr="00F64DF8">
        <w:rPr>
          <w:rStyle w:val="StyleUnderline"/>
        </w:rPr>
        <w:t xml:space="preserve"> of </w:t>
      </w:r>
      <w:r w:rsidRPr="00F64DF8">
        <w:rPr>
          <w:rStyle w:val="StyleUnderline"/>
          <w:highlight w:val="yellow"/>
        </w:rPr>
        <w:t>self</w:t>
      </w:r>
      <w:r w:rsidR="00F64DF8" w:rsidRPr="00F64DF8">
        <w:rPr>
          <w:rStyle w:val="StyleUnderline"/>
          <w:highlight w:val="yellow"/>
        </w:rPr>
        <w:t>-</w:t>
      </w:r>
      <w:r w:rsidRPr="00F64DF8">
        <w:rPr>
          <w:rStyle w:val="StyleUnderline"/>
          <w:highlight w:val="yellow"/>
        </w:rPr>
        <w:t>annihilation</w:t>
      </w:r>
      <w:r w:rsidRPr="00F64DF8">
        <w:rPr>
          <w:rStyle w:val="StyleUnderline"/>
        </w:rPr>
        <w:t>.</w:t>
      </w:r>
      <w:r w:rsidR="00F64DF8">
        <w:rPr>
          <w:rStyle w:val="StyleUnderline"/>
        </w:rPr>
        <w:t xml:space="preserve"> </w:t>
      </w:r>
      <w:r w:rsidRPr="00F64DF8">
        <w:rPr>
          <w:sz w:val="16"/>
        </w:rPr>
        <w:t>Maud Ellmann rightly calls such a performance a “gamble</w:t>
      </w:r>
      <w:r w:rsidR="00F64DF8" w:rsidRPr="00F64DF8">
        <w:rPr>
          <w:sz w:val="16"/>
        </w:rPr>
        <w:t xml:space="preserve"> </w:t>
      </w:r>
      <w:r w:rsidRPr="00F64DF8">
        <w:rPr>
          <w:sz w:val="16"/>
        </w:rPr>
        <w:t xml:space="preserve">with mortality.”21 </w:t>
      </w:r>
      <w:r w:rsidRPr="00F64DF8">
        <w:rPr>
          <w:rStyle w:val="StyleUnderline"/>
        </w:rPr>
        <w:t>And as the word gamble implies, at stake here is a transformation</w:t>
      </w:r>
      <w:r w:rsidR="00F64DF8">
        <w:rPr>
          <w:rStyle w:val="StyleUnderline"/>
        </w:rPr>
        <w:t xml:space="preserve"> </w:t>
      </w:r>
      <w:r w:rsidRPr="00F64DF8">
        <w:rPr>
          <w:rStyle w:val="StyleUnderline"/>
        </w:rPr>
        <w:t>of the central opposition between the sovereign decision and</w:t>
      </w:r>
      <w:r w:rsidR="00F64DF8">
        <w:rPr>
          <w:rStyle w:val="StyleUnderline"/>
        </w:rPr>
        <w:t xml:space="preserve"> </w:t>
      </w:r>
      <w:r w:rsidRPr="00F64DF8">
        <w:rPr>
          <w:rStyle w:val="StyleUnderline"/>
        </w:rPr>
        <w:t>bare life into radical contingency in political life.</w:t>
      </w:r>
    </w:p>
    <w:p w14:paraId="599B219A" w14:textId="77777777" w:rsidR="00377FF5" w:rsidRDefault="00377FF5" w:rsidP="00377FF5">
      <w:pPr>
        <w:pStyle w:val="Heading4"/>
      </w:pPr>
      <w:r w:rsidRPr="00E04307">
        <w:t xml:space="preserve">State engagement is a better method </w:t>
      </w:r>
      <w:r>
        <w:t xml:space="preserve">---- </w:t>
      </w:r>
      <w:r w:rsidRPr="00E04307">
        <w:t>refusal to engage in the methodical politics of democratic citizenship</w:t>
      </w:r>
      <w:r>
        <w:t xml:space="preserve"> makes their impacts inevitable.</w:t>
      </w:r>
    </w:p>
    <w:p w14:paraId="2F64E6E4" w14:textId="77777777" w:rsidR="00377FF5" w:rsidRDefault="00377FF5" w:rsidP="00377FF5">
      <w:r w:rsidRPr="005D6353">
        <w:rPr>
          <w:rStyle w:val="Style13ptBold"/>
        </w:rPr>
        <w:t>Dietz</w:t>
      </w:r>
      <w:r>
        <w:t xml:space="preserve">, Professor of Political Science and Gender Studies Program at Northwestern University, </w:t>
      </w:r>
      <w:r w:rsidRPr="005D6353">
        <w:rPr>
          <w:rStyle w:val="Style13ptBold"/>
        </w:rPr>
        <w:t>‘94</w:t>
      </w:r>
    </w:p>
    <w:p w14:paraId="4CFA796A" w14:textId="77777777" w:rsidR="00377FF5" w:rsidRPr="005D6353" w:rsidRDefault="00377FF5" w:rsidP="00377FF5">
      <w:r>
        <w:t>[Mary, “’THE SLOW BORING OF HARD BOARDS’: METHODICAL THINKING AND THE WORK OF POLITICS”, American Political Science Review, Vol. 88, No. 4 December 1994, http://www.jstor.org/stable/pdfplus/2082713.pdf]</w:t>
      </w:r>
    </w:p>
    <w:p w14:paraId="4010C760" w14:textId="77777777" w:rsidR="00377FF5" w:rsidRDefault="00377FF5" w:rsidP="00377FF5">
      <w:pPr>
        <w:rPr>
          <w:sz w:val="16"/>
        </w:rPr>
      </w:pPr>
      <w:r w:rsidRPr="005D6353">
        <w:rPr>
          <w:sz w:val="16"/>
        </w:rPr>
        <w:t xml:space="preserve">Earlier, in considering the means-end category in politics, I suggested that </w:t>
      </w:r>
      <w:r w:rsidRPr="005D6353">
        <w:rPr>
          <w:rStyle w:val="StyleUnderline"/>
        </w:rPr>
        <w:t>everything hinges upon the action context within which this mode of thinking takes place</w:t>
      </w:r>
      <w:r w:rsidRPr="005D6353">
        <w:rPr>
          <w:sz w:val="16"/>
        </w:rPr>
        <w:t xml:space="preserve">. I now want to suggest that there is a richer conceptual context-beyond utilitarian objectification, rational capitalist accumulation, and/or Leninism-within which to think about the category of means and ends. Weil offers this alternative in her account of methodical thinking as (1) </w:t>
      </w:r>
      <w:r w:rsidRPr="005D6353">
        <w:rPr>
          <w:rStyle w:val="StyleUnderline"/>
        </w:rPr>
        <w:t>problem- oriented</w:t>
      </w:r>
      <w:r w:rsidRPr="005D6353">
        <w:rPr>
          <w:sz w:val="16"/>
        </w:rPr>
        <w:t xml:space="preserve">, (2) </w:t>
      </w:r>
      <w:r w:rsidRPr="005D6353">
        <w:rPr>
          <w:rStyle w:val="StyleUnderline"/>
        </w:rPr>
        <w:t xml:space="preserve">directed toward enacting a plan or </w:t>
      </w:r>
      <w:r w:rsidRPr="005D6353">
        <w:rPr>
          <w:sz w:val="16"/>
        </w:rPr>
        <w:t>method (</w:t>
      </w:r>
      <w:r w:rsidRPr="005D6353">
        <w:rPr>
          <w:rStyle w:val="StyleUnderline"/>
        </w:rPr>
        <w:t>solutions</w:t>
      </w:r>
      <w:r w:rsidRPr="005D6353">
        <w:rPr>
          <w:sz w:val="16"/>
        </w:rPr>
        <w:t xml:space="preserve">) </w:t>
      </w:r>
      <w:r w:rsidRPr="005D6353">
        <w:rPr>
          <w:rStyle w:val="StyleUnderline"/>
        </w:rPr>
        <w:t>in response to problems identified</w:t>
      </w:r>
      <w:r w:rsidRPr="005D6353">
        <w:rPr>
          <w:sz w:val="16"/>
        </w:rPr>
        <w:t xml:space="preserve">, (3) attuned to intelligent mastery (not domination), and (4) purposeful but not driven by a single end or success. Although Weil did not even come close to doing this herself, </w:t>
      </w:r>
      <w:r w:rsidRPr="005D6353">
        <w:rPr>
          <w:rStyle w:val="StyleUnderline"/>
        </w:rPr>
        <w:t>we might derive from her account of methodical thinking an action concept of politics</w:t>
      </w:r>
      <w:r w:rsidRPr="005D6353">
        <w:rPr>
          <w:sz w:val="16"/>
        </w:rPr>
        <w:t xml:space="preserve">. </w:t>
      </w:r>
      <w:r w:rsidRPr="00F5531F">
        <w:rPr>
          <w:rStyle w:val="StyleUnderline"/>
          <w:highlight w:val="yellow"/>
        </w:rPr>
        <w:t>Methodical politics is</w:t>
      </w:r>
      <w:r w:rsidRPr="005D6353">
        <w:rPr>
          <w:rStyle w:val="StyleUnderline"/>
        </w:rPr>
        <w:t xml:space="preserve"> </w:t>
      </w:r>
      <w:r w:rsidRPr="005D6353">
        <w:rPr>
          <w:sz w:val="16"/>
        </w:rPr>
        <w:t xml:space="preserve">equally </w:t>
      </w:r>
      <w:r w:rsidRPr="005D6353">
        <w:rPr>
          <w:rStyle w:val="StyleUnderline"/>
        </w:rPr>
        <w:t xml:space="preserve">opposed to </w:t>
      </w:r>
      <w:r w:rsidRPr="005D6353">
        <w:rPr>
          <w:sz w:val="16"/>
        </w:rPr>
        <w:t xml:space="preserve">the </w:t>
      </w:r>
      <w:r w:rsidRPr="005D6353">
        <w:rPr>
          <w:rStyle w:val="StyleUnderline"/>
        </w:rPr>
        <w:t xml:space="preserve">ideological politics </w:t>
      </w:r>
      <w:r w:rsidRPr="005D6353">
        <w:rPr>
          <w:sz w:val="16"/>
        </w:rPr>
        <w:t>Hannah Arendt deplores, but it is also distinct in important respects from the theatrical politics she defends. Identifying a problem-or what the philosopher David Wiggins calls "</w:t>
      </w:r>
      <w:r w:rsidRPr="00F5531F">
        <w:rPr>
          <w:rStyle w:val="StyleUnderline"/>
          <w:highlight w:val="yellow"/>
        </w:rPr>
        <w:t xml:space="preserve">the search for the </w:t>
      </w:r>
      <w:r w:rsidRPr="00F5531F">
        <w:rPr>
          <w:b/>
          <w:highlight w:val="yellow"/>
          <w:u w:val="single"/>
        </w:rPr>
        <w:t>best specification</w:t>
      </w:r>
      <w:r w:rsidRPr="00F5531F">
        <w:rPr>
          <w:rStyle w:val="StyleUnderline"/>
          <w:highlight w:val="yellow"/>
        </w:rPr>
        <w:t xml:space="preserve"> of what would</w:t>
      </w:r>
      <w:r w:rsidRPr="005D6353">
        <w:rPr>
          <w:rStyle w:val="StyleUnderline"/>
        </w:rPr>
        <w:t xml:space="preserve"> </w:t>
      </w:r>
      <w:r w:rsidRPr="005D6353">
        <w:rPr>
          <w:sz w:val="16"/>
        </w:rPr>
        <w:t xml:space="preserve">honor or </w:t>
      </w:r>
      <w:r w:rsidRPr="00F5531F">
        <w:rPr>
          <w:rStyle w:val="StyleUnderline"/>
          <w:highlight w:val="yellow"/>
        </w:rPr>
        <w:t>answer</w:t>
      </w:r>
      <w:r w:rsidRPr="005D6353">
        <w:rPr>
          <w:rStyle w:val="StyleUnderline"/>
        </w:rPr>
        <w:t xml:space="preserve"> </w:t>
      </w:r>
      <w:r w:rsidRPr="005D6353">
        <w:rPr>
          <w:sz w:val="16"/>
        </w:rPr>
        <w:t xml:space="preserve">to </w:t>
      </w:r>
      <w:r w:rsidRPr="00F5531F">
        <w:rPr>
          <w:rStyle w:val="StyleUnderline"/>
          <w:highlight w:val="yellow"/>
        </w:rPr>
        <w:t>relevant</w:t>
      </w:r>
      <w:r w:rsidRPr="005D6353">
        <w:rPr>
          <w:rStyle w:val="StyleUnderline"/>
        </w:rPr>
        <w:t xml:space="preserve"> </w:t>
      </w:r>
      <w:r w:rsidRPr="00F5531F">
        <w:rPr>
          <w:rStyle w:val="StyleUnderline"/>
          <w:highlight w:val="yellow"/>
        </w:rPr>
        <w:t>concerns</w:t>
      </w:r>
      <w:r w:rsidRPr="005D6353">
        <w:rPr>
          <w:sz w:val="16"/>
        </w:rPr>
        <w:t>" (1978, 145)-</w:t>
      </w:r>
      <w:r w:rsidRPr="005D6353">
        <w:rPr>
          <w:rStyle w:val="StyleUnderline"/>
        </w:rPr>
        <w:t>is where methodical politics begins</w:t>
      </w:r>
      <w:r w:rsidRPr="005D6353">
        <w:rPr>
          <w:sz w:val="16"/>
        </w:rPr>
        <w:t xml:space="preserve">.26 It continues (to extrapolate from Weil's image of the methodical builders) in the determination of a means-end sequel, or method, directed toward a political aim. </w:t>
      </w:r>
      <w:r w:rsidRPr="00F5531F">
        <w:rPr>
          <w:rStyle w:val="Emphasis"/>
          <w:highlight w:val="yellow"/>
        </w:rPr>
        <w:t>It reaches its full realization in the</w:t>
      </w:r>
      <w:r w:rsidRPr="000A3C43">
        <w:rPr>
          <w:rStyle w:val="Emphasis"/>
        </w:rPr>
        <w:t xml:space="preserve"> actual </w:t>
      </w:r>
      <w:r w:rsidRPr="00F5531F">
        <w:rPr>
          <w:rStyle w:val="Emphasis"/>
          <w:highlight w:val="yellow"/>
        </w:rPr>
        <w:t>undertaking of the plan of action</w:t>
      </w:r>
      <w:r w:rsidRPr="005D6353">
        <w:rPr>
          <w:sz w:val="16"/>
        </w:rPr>
        <w:t xml:space="preserve">, or method, itself. </w:t>
      </w:r>
      <w:r w:rsidRPr="005D6353">
        <w:rPr>
          <w:rStyle w:val="StyleUnderline"/>
        </w:rPr>
        <w:t xml:space="preserve">To read </w:t>
      </w:r>
      <w:r w:rsidRPr="005D6353">
        <w:rPr>
          <w:sz w:val="16"/>
        </w:rPr>
        <w:t xml:space="preserve">any of </w:t>
      </w:r>
      <w:r w:rsidRPr="005D6353">
        <w:rPr>
          <w:rStyle w:val="StyleUnderline"/>
        </w:rPr>
        <w:t xml:space="preserve">these action aspects as falling under </w:t>
      </w:r>
      <w:r w:rsidRPr="005D6353">
        <w:rPr>
          <w:sz w:val="16"/>
        </w:rPr>
        <w:t xml:space="preserve">technical rules or </w:t>
      </w:r>
      <w:r w:rsidRPr="005D6353">
        <w:rPr>
          <w:rStyle w:val="StyleUnderline"/>
        </w:rPr>
        <w:t xml:space="preserve">blueprints </w:t>
      </w:r>
      <w:r w:rsidRPr="005D6353">
        <w:rPr>
          <w:sz w:val="16"/>
        </w:rPr>
        <w:t xml:space="preserve">(as Arendt tends to do when dealing with means and ends) </w:t>
      </w:r>
      <w:r w:rsidRPr="005D6353">
        <w:rPr>
          <w:rStyle w:val="StyleUnderline"/>
        </w:rPr>
        <w:t>is to confuse problem solving with object making and something methodical with something ideological</w:t>
      </w:r>
      <w:r w:rsidRPr="005D6353">
        <w:rPr>
          <w:sz w:val="16"/>
        </w:rPr>
        <w:t xml:space="preserve">. </w:t>
      </w:r>
      <w:r w:rsidRPr="005D6353">
        <w:rPr>
          <w:rStyle w:val="StyleUnderline"/>
        </w:rPr>
        <w:t>By designating a problem orientation to political activity, methodical politics assigns value to the activity of constantly deploying "knowing and doing" on new situations or on new understandings of old ones</w:t>
      </w:r>
      <w:r w:rsidRPr="005D6353">
        <w:rPr>
          <w:sz w:val="16"/>
        </w:rPr>
        <w:t xml:space="preserve">. This is neither an ideological exercise in repetition nor the insistent redeployment of the same pattern onto shifting circumstances and events. The problem orientation that defines methodical politics rests upon a recognition of the political domain as a matrix of obstacles where it is impossible to secure an ideological fix or a single focus.  In general, then, methodical politics is best under- stood from the perspective of "the fisherman battling 880 American Political Science Review Vol. 88, No. 4 against wind and waves in his little boat" (Weil 1973, 101) or perhaps as Michael Oakeshott puts it: "In political activity . . . men sail a boundless and bottomless sea; there is neither harbour for shelter nor floor for anchorage, neither starting-place nor ap- pointed destination" (1962, 127).27 Neither Weil's nor Oakeshott's is the perspective of the Platonist, who values chiefly the modeller who constructs his ship after pre-existing Forms or the pilot-philosopher who steers his craft to port by the light of immutable Forms fixed in a starry night. In both of the Platonic images (where the polis is either an artifact for use or a conveyance to safe harbor), a single and predictable end is already to hand. Neither Weil's nor Oakeshott's images admit any equivalent finality. The same is true of methodical politics, where political phenomena present to citizens-as the high sea presents to the sailor-challenges to be identified, demands to be met, and a context of circumstances to be engaged (without blueprints). Neither the assurance of finality nor the security of certainty attends this worldly activity. In his adamantly instrumental reading of politics in the ancient world, M.I. Finley makes a similar point and distinguishes between a problem orientation and patterned predictability by remarking upon the "iron compulsion" the Greeks and Romans were under "to be continuously inventive, as new and often unantic- ipated problems or difficulties arose that had to be resolved without the aid of precedents or models" (1983, 53). With this in mind, we might appreciate methodical politics as a mode of action oriented toward problems and solutions within a context of adventure and unfamiliarity. In this sense, it is compatible with Arendt's emancipatory concept of natality (or "new beginnings") and her appreciation of openness and unpredictability in the realm of human affairs. There are other neighborly affinities between methodical and theatrical politics as well. Both share a view of political actors as finite and fragile creatures who face an infinite range of possibilities, with only limited powers of control and imagination over the situations in which they are called upon to act. From both a methodical and a theatrical vantage point, </w:t>
      </w:r>
      <w:r w:rsidRPr="005D6353">
        <w:rPr>
          <w:rStyle w:val="StyleUnderline"/>
        </w:rPr>
        <w:t xml:space="preserve">this perpetual struggle that is </w:t>
      </w:r>
      <w:r w:rsidRPr="00F5531F">
        <w:rPr>
          <w:rStyle w:val="StyleUnderline"/>
          <w:highlight w:val="yellow"/>
        </w:rPr>
        <w:t>politics</w:t>
      </w:r>
      <w:r w:rsidRPr="005D6353">
        <w:rPr>
          <w:sz w:val="16"/>
        </w:rPr>
        <w:t xml:space="preserve">, whatever its indeterminacy and flux, </w:t>
      </w:r>
      <w:r w:rsidRPr="00F5531F">
        <w:rPr>
          <w:rStyle w:val="StyleUnderline"/>
          <w:highlight w:val="yellow"/>
        </w:rPr>
        <w:t>acquires meaning</w:t>
      </w:r>
      <w:r w:rsidRPr="005D6353">
        <w:rPr>
          <w:rStyle w:val="StyleUnderline"/>
        </w:rPr>
        <w:t xml:space="preserve"> only </w:t>
      </w:r>
      <w:r w:rsidRPr="00F5531F">
        <w:rPr>
          <w:rStyle w:val="StyleUnderline"/>
          <w:highlight w:val="yellow"/>
        </w:rPr>
        <w:t>when "</w:t>
      </w:r>
      <w:r w:rsidRPr="00F5531F">
        <w:rPr>
          <w:rStyle w:val="Emphasis"/>
          <w:highlight w:val="yellow"/>
        </w:rPr>
        <w:t>knowing what to do and doing it" are united</w:t>
      </w:r>
      <w:r w:rsidRPr="000A3C43">
        <w:rPr>
          <w:rStyle w:val="Emphasis"/>
        </w:rPr>
        <w:t xml:space="preserve"> </w:t>
      </w:r>
      <w:r w:rsidRPr="005D6353">
        <w:rPr>
          <w:rStyle w:val="StyleUnderline"/>
        </w:rPr>
        <w:t xml:space="preserve">in the same performance </w:t>
      </w:r>
      <w:r w:rsidRPr="005D6353">
        <w:rPr>
          <w:sz w:val="16"/>
        </w:rPr>
        <w:t xml:space="preserve">(Arendt, 1958a, 223). </w:t>
      </w:r>
      <w:r w:rsidRPr="00F5531F">
        <w:rPr>
          <w:rStyle w:val="StyleUnderline"/>
          <w:highlight w:val="yellow"/>
        </w:rPr>
        <w:t>Freedom</w:t>
      </w:r>
      <w:r w:rsidRPr="005D6353">
        <w:rPr>
          <w:sz w:val="16"/>
        </w:rPr>
        <w:t xml:space="preserve">, in other words, </w:t>
      </w:r>
      <w:r w:rsidRPr="00F5531F">
        <w:rPr>
          <w:rStyle w:val="StyleUnderline"/>
          <w:highlight w:val="yellow"/>
        </w:rPr>
        <w:t>is</w:t>
      </w:r>
      <w:r w:rsidRPr="005D6353">
        <w:rPr>
          <w:rStyle w:val="StyleUnderline"/>
        </w:rPr>
        <w:t xml:space="preserve"> </w:t>
      </w:r>
      <w:r w:rsidRPr="005D6353">
        <w:rPr>
          <w:sz w:val="16"/>
        </w:rPr>
        <w:t>realized when Plato's brilliant and devious conceptual maneuver is outwitted by a politics that opposes "</w:t>
      </w:r>
      <w:r w:rsidRPr="00F5531F">
        <w:rPr>
          <w:rStyle w:val="StyleUnderline"/>
          <w:highlight w:val="yellow"/>
        </w:rPr>
        <w:t>the escape from action into rule"</w:t>
      </w:r>
      <w:r w:rsidRPr="005D6353">
        <w:rPr>
          <w:rStyle w:val="StyleUnderline"/>
        </w:rPr>
        <w:t xml:space="preserve"> </w:t>
      </w:r>
      <w:r w:rsidRPr="00F5531F">
        <w:rPr>
          <w:rStyle w:val="StyleUnderline"/>
          <w:highlight w:val="yellow"/>
        </w:rPr>
        <w:t xml:space="preserve">and reasserts </w:t>
      </w:r>
      <w:r w:rsidRPr="005D6353">
        <w:rPr>
          <w:rStyle w:val="StyleUnderline"/>
        </w:rPr>
        <w:t xml:space="preserve">human </w:t>
      </w:r>
      <w:r w:rsidRPr="00F5531F">
        <w:rPr>
          <w:rStyle w:val="StyleUnderline"/>
          <w:highlight w:val="yellow"/>
        </w:rPr>
        <w:t xml:space="preserve">self-realization as the </w:t>
      </w:r>
      <w:r w:rsidRPr="00F5531F">
        <w:rPr>
          <w:rStyle w:val="Emphasis"/>
          <w:highlight w:val="yellow"/>
        </w:rPr>
        <w:t>unification of thought-action</w:t>
      </w:r>
      <w:r w:rsidRPr="000A3C43">
        <w:rPr>
          <w:rStyle w:val="Emphasis"/>
        </w:rPr>
        <w:t xml:space="preserve"> </w:t>
      </w:r>
      <w:r w:rsidRPr="005D6353">
        <w:rPr>
          <w:rStyle w:val="StyleUnderline"/>
        </w:rPr>
        <w:t xml:space="preserve">in the world </w:t>
      </w:r>
      <w:r w:rsidRPr="005D6353">
        <w:rPr>
          <w:sz w:val="16"/>
        </w:rPr>
        <w:t xml:space="preserve">(pp. 223-25). </w:t>
      </w:r>
      <w:r w:rsidRPr="00F5531F">
        <w:rPr>
          <w:rStyle w:val="StyleUnderline"/>
          <w:highlight w:val="yellow"/>
        </w:rPr>
        <w:t>In theatrical politics</w:t>
      </w:r>
      <w:r w:rsidRPr="005D6353">
        <w:rPr>
          <w:sz w:val="16"/>
        </w:rPr>
        <w:t xml:space="preserve">, however, </w:t>
      </w:r>
      <w:r w:rsidRPr="00F5531F">
        <w:rPr>
          <w:rStyle w:val="StyleUnderline"/>
          <w:highlight w:val="yellow"/>
        </w:rPr>
        <w:t>the</w:t>
      </w:r>
      <w:r w:rsidRPr="005D6353">
        <w:rPr>
          <w:rStyle w:val="StyleUnderline"/>
        </w:rPr>
        <w:t xml:space="preserve"> actual </w:t>
      </w:r>
      <w:r w:rsidRPr="00F5531F">
        <w:rPr>
          <w:rStyle w:val="StyleUnderline"/>
          <w:highlight w:val="yellow"/>
        </w:rPr>
        <w:t>action content of</w:t>
      </w:r>
      <w:r w:rsidRPr="005D6353">
        <w:rPr>
          <w:rStyle w:val="StyleUnderline"/>
        </w:rPr>
        <w:t xml:space="preserve"> </w:t>
      </w:r>
      <w:r w:rsidRPr="00F5531F">
        <w:rPr>
          <w:rStyle w:val="StyleUnderline"/>
          <w:highlight w:val="yellow"/>
        </w:rPr>
        <w:t xml:space="preserve">citizen "knowing and doing" is </w:t>
      </w:r>
      <w:r w:rsidRPr="00F5531F">
        <w:rPr>
          <w:b/>
          <w:highlight w:val="yellow"/>
          <w:u w:val="single"/>
        </w:rPr>
        <w:t>upstaged</w:t>
      </w:r>
      <w:r w:rsidRPr="00F5531F">
        <w:rPr>
          <w:rStyle w:val="StyleUnderline"/>
          <w:highlight w:val="yellow"/>
        </w:rPr>
        <w:t xml:space="preserve"> by</w:t>
      </w:r>
      <w:r w:rsidRPr="005D6353">
        <w:rPr>
          <w:rStyle w:val="StyleUnderline"/>
        </w:rPr>
        <w:t xml:space="preserve"> the spectacular appearance of </w:t>
      </w:r>
      <w:r w:rsidRPr="00F5531F">
        <w:rPr>
          <w:rStyle w:val="StyleUnderline"/>
          <w:highlight w:val="yellow"/>
        </w:rPr>
        <w:t>personal identities</w:t>
      </w:r>
      <w:r w:rsidRPr="005D6353">
        <w:rPr>
          <w:rStyle w:val="StyleUnderline"/>
        </w:rPr>
        <w:t xml:space="preserve"> courageously </w:t>
      </w:r>
      <w:r w:rsidRPr="00F5531F">
        <w:rPr>
          <w:rStyle w:val="StyleUnderline"/>
          <w:highlight w:val="yellow"/>
        </w:rPr>
        <w:t>revealed in the public realm</w:t>
      </w:r>
      <w:r w:rsidRPr="005D6353">
        <w:rPr>
          <w:sz w:val="16"/>
        </w:rPr>
        <w:t xml:space="preserve">. Thus </w:t>
      </w:r>
      <w:r w:rsidRPr="005D6353">
        <w:rPr>
          <w:rStyle w:val="StyleUnderline"/>
        </w:rPr>
        <w:t xml:space="preserve">Plato's maneuver is outwitted in a bounded space where knowing what to do and doing it are disclosed in speech acts </w:t>
      </w:r>
      <w:r w:rsidRPr="005D6353">
        <w:rPr>
          <w:sz w:val="16"/>
        </w:rPr>
        <w:t xml:space="preserve">and deeds of self-revelation in the company of one's-fellow citizens. In contrast, </w:t>
      </w:r>
      <w:r w:rsidRPr="00F5531F">
        <w:rPr>
          <w:rStyle w:val="StyleUnderline"/>
          <w:highlight w:val="yellow"/>
        </w:rPr>
        <w:t>methodical politics</w:t>
      </w:r>
      <w:r w:rsidRPr="005D6353">
        <w:rPr>
          <w:rStyle w:val="StyleUnderline"/>
        </w:rPr>
        <w:t xml:space="preserve"> doggedly </w:t>
      </w:r>
      <w:r w:rsidRPr="00F5531F">
        <w:rPr>
          <w:rStyle w:val="StyleUnderline"/>
          <w:highlight w:val="yellow"/>
        </w:rPr>
        <w:t>reminds us</w:t>
      </w:r>
      <w:r w:rsidRPr="005D6353">
        <w:rPr>
          <w:rStyle w:val="StyleUnderline"/>
        </w:rPr>
        <w:t xml:space="preserve"> that </w:t>
      </w:r>
      <w:r w:rsidRPr="00F5531F">
        <w:rPr>
          <w:b/>
          <w:highlight w:val="yellow"/>
          <w:u w:val="single"/>
        </w:rPr>
        <w:t>purposes</w:t>
      </w:r>
      <w:r w:rsidRPr="000A3C43">
        <w:rPr>
          <w:b/>
          <w:u w:val="single"/>
        </w:rPr>
        <w:t xml:space="preserve"> themselves </w:t>
      </w:r>
      <w:r w:rsidRPr="00F5531F">
        <w:rPr>
          <w:b/>
          <w:highlight w:val="yellow"/>
          <w:u w:val="single"/>
        </w:rPr>
        <w:t>are what matter</w:t>
      </w:r>
      <w:r w:rsidRPr="005D6353">
        <w:rPr>
          <w:rStyle w:val="StyleUnderline"/>
        </w:rPr>
        <w:t xml:space="preserve"> in the end, </w:t>
      </w:r>
      <w:r w:rsidRPr="00F5531F">
        <w:rPr>
          <w:rStyle w:val="StyleUnderline"/>
          <w:highlight w:val="yellow"/>
        </w:rPr>
        <w:t>and</w:t>
      </w:r>
      <w:r w:rsidRPr="005D6353">
        <w:rPr>
          <w:rStyle w:val="StyleUnderline"/>
        </w:rPr>
        <w:t xml:space="preserve"> that </w:t>
      </w:r>
      <w:r w:rsidRPr="00F5531F">
        <w:rPr>
          <w:rStyle w:val="StyleUnderline"/>
          <w:highlight w:val="yellow"/>
        </w:rPr>
        <w:t>citizen action is as much about obstinately pursuing them as it is about the courage to speak in performance</w:t>
      </w:r>
      <w:r w:rsidRPr="005D6353">
        <w:rPr>
          <w:sz w:val="16"/>
        </w:rPr>
        <w:t xml:space="preserve">. So, in methodical politics, the Platonic split between knowing and doing is overcome in a kind of boundless navigation that is realized in purposeful acts of collective self-determination. Spaces of appearances are indispensable in this context, but these spaces are not exactly akin to "islands in a sea or as oases in a desert" (Arendt 1970, 279). The parameters of methodical politics are more fluid than this, set less by identifiable boundaries than by the very activity through which citizens "let realities work upon" them with "inner concentration and calmness" (Weber 1946, 115). In this respect, </w:t>
      </w:r>
      <w:r w:rsidRPr="005D6353">
        <w:rPr>
          <w:rStyle w:val="StyleUnderline"/>
        </w:rPr>
        <w:t xml:space="preserve">methodical politics </w:t>
      </w:r>
      <w:r w:rsidRPr="005D6353">
        <w:rPr>
          <w:sz w:val="16"/>
        </w:rPr>
        <w:t xml:space="preserve">is not a context wherein courage takes eloquent respite from the face of life, danger (the sea, the desert), or death: it </w:t>
      </w:r>
      <w:r w:rsidRPr="005D6353">
        <w:rPr>
          <w:rStyle w:val="StyleUnderline"/>
        </w:rPr>
        <w:t xml:space="preserve">is a daily confrontation wherein obstacles or dangers </w:t>
      </w:r>
      <w:r w:rsidRPr="005D6353">
        <w:rPr>
          <w:sz w:val="16"/>
        </w:rPr>
        <w:t xml:space="preserve">(including the ultimate danger of death) </w:t>
      </w:r>
      <w:r w:rsidRPr="005D6353">
        <w:rPr>
          <w:rStyle w:val="StyleUnderline"/>
        </w:rPr>
        <w:t>are transformed into prob- lems, problems are rendered amenable to possible action, and action is undertaken with an aim toward solution</w:t>
      </w:r>
      <w:r w:rsidRPr="005D6353">
        <w:rPr>
          <w:sz w:val="16"/>
        </w:rPr>
        <w:t xml:space="preserve">. Indeed, in these very activities, or what Arendt sometimes pejoratively calls the in order to, we might find the perpetuation of what she praises as the for the sake of which, or the perpetuation of politics itself (1958a, 154). </w:t>
      </w:r>
      <w:r w:rsidRPr="00F5531F">
        <w:rPr>
          <w:rStyle w:val="StyleUnderline"/>
          <w:highlight w:val="yellow"/>
        </w:rPr>
        <w:t xml:space="preserve">To appreciate the </w:t>
      </w:r>
      <w:r w:rsidRPr="00F5531F">
        <w:rPr>
          <w:b/>
          <w:highlight w:val="yellow"/>
          <w:u w:val="single"/>
        </w:rPr>
        <w:t>emancipatory dimension</w:t>
      </w:r>
      <w:r w:rsidRPr="005D6353">
        <w:rPr>
          <w:rStyle w:val="StyleUnderline"/>
        </w:rPr>
        <w:t xml:space="preserve"> of this action concept of politics as methodical</w:t>
      </w:r>
      <w:r w:rsidRPr="005D6353">
        <w:rPr>
          <w:sz w:val="16"/>
        </w:rPr>
        <w:t xml:space="preserve">, </w:t>
      </w:r>
      <w:r w:rsidRPr="00F5531F">
        <w:rPr>
          <w:rStyle w:val="StyleUnderline"/>
          <w:highlight w:val="yellow"/>
        </w:rPr>
        <w:t>we might</w:t>
      </w:r>
      <w:r w:rsidRPr="005D6353">
        <w:rPr>
          <w:rStyle w:val="StyleUnderline"/>
        </w:rPr>
        <w:t xml:space="preserve"> </w:t>
      </w:r>
      <w:r w:rsidRPr="005D6353">
        <w:rPr>
          <w:sz w:val="16"/>
        </w:rPr>
        <w:t xml:space="preserve">now briefly </w:t>
      </w:r>
      <w:r w:rsidRPr="00F5531F">
        <w:rPr>
          <w:rStyle w:val="StyleUnderline"/>
          <w:highlight w:val="yellow"/>
        </w:rPr>
        <w:t>return to the problem</w:t>
      </w:r>
      <w:r w:rsidRPr="005D6353">
        <w:rPr>
          <w:rStyle w:val="StyleUnderline"/>
        </w:rPr>
        <w:t xml:space="preserve"> </w:t>
      </w:r>
      <w:r w:rsidRPr="005D6353">
        <w:rPr>
          <w:sz w:val="16"/>
        </w:rPr>
        <w:t xml:space="preserve">that </w:t>
      </w:r>
      <w:r w:rsidRPr="00F5531F">
        <w:rPr>
          <w:rStyle w:val="StyleUnderline"/>
          <w:highlight w:val="yellow"/>
        </w:rPr>
        <w:t>Arendt and Weil think most vexes</w:t>
      </w:r>
      <w:r w:rsidRPr="005D6353">
        <w:rPr>
          <w:rStyle w:val="StyleUnderline"/>
        </w:rPr>
        <w:t xml:space="preserve"> </w:t>
      </w:r>
      <w:r w:rsidRPr="005D6353">
        <w:rPr>
          <w:sz w:val="16"/>
        </w:rPr>
        <w:t xml:space="preserve">the modern world-the deformation of human beings and </w:t>
      </w:r>
      <w:r w:rsidRPr="00F5531F">
        <w:rPr>
          <w:rStyle w:val="StyleUnderline"/>
          <w:highlight w:val="yellow"/>
        </w:rPr>
        <w:t xml:space="preserve">human affairs by </w:t>
      </w:r>
      <w:r w:rsidRPr="005D6353">
        <w:rPr>
          <w:rStyle w:val="StyleUnderline"/>
        </w:rPr>
        <w:t xml:space="preserve">forces of </w:t>
      </w:r>
      <w:r w:rsidRPr="00F5531F">
        <w:rPr>
          <w:rStyle w:val="StyleUnderline"/>
          <w:highlight w:val="yellow"/>
        </w:rPr>
        <w:t>automatism</w:t>
      </w:r>
      <w:r w:rsidRPr="005D6353">
        <w:rPr>
          <w:sz w:val="16"/>
        </w:rPr>
        <w:t xml:space="preserve">. </w:t>
      </w:r>
      <w:r w:rsidRPr="00F5531F">
        <w:rPr>
          <w:rStyle w:val="StyleUnderline"/>
          <w:highlight w:val="yellow"/>
        </w:rPr>
        <w:t>This is</w:t>
      </w:r>
      <w:r w:rsidRPr="005D6353">
        <w:rPr>
          <w:rStyle w:val="StyleUnderline"/>
        </w:rPr>
        <w:t xml:space="preserve"> the complex manipulation of </w:t>
      </w:r>
      <w:r w:rsidRPr="005D6353">
        <w:rPr>
          <w:sz w:val="16"/>
        </w:rPr>
        <w:t xml:space="preserve">modern </w:t>
      </w:r>
      <w:r w:rsidRPr="005D6353">
        <w:rPr>
          <w:rStyle w:val="StyleUnderline"/>
        </w:rPr>
        <w:t xml:space="preserve">life </w:t>
      </w:r>
      <w:r w:rsidRPr="005D6353">
        <w:rPr>
          <w:sz w:val="16"/>
        </w:rPr>
        <w:t xml:space="preserve">that Havel describes as the situation </w:t>
      </w:r>
      <w:r w:rsidRPr="00F5531F">
        <w:rPr>
          <w:rStyle w:val="StyleUnderline"/>
          <w:highlight w:val="yellow"/>
        </w:rPr>
        <w:t>in which everything "must be</w:t>
      </w:r>
      <w:r w:rsidRPr="005D6353">
        <w:rPr>
          <w:rStyle w:val="StyleUnderline"/>
        </w:rPr>
        <w:t xml:space="preserve"> cossetted together as firmly as possible, </w:t>
      </w:r>
      <w:r w:rsidRPr="00F5531F">
        <w:rPr>
          <w:b/>
          <w:highlight w:val="yellow"/>
          <w:u w:val="single"/>
        </w:rPr>
        <w:t>predetermined, regulated and controlled</w:t>
      </w:r>
      <w:r w:rsidRPr="005D6353">
        <w:rPr>
          <w:rStyle w:val="StyleUnderline"/>
        </w:rPr>
        <w:t>" and "</w:t>
      </w:r>
      <w:r w:rsidRPr="00F5531F">
        <w:rPr>
          <w:rStyle w:val="StyleUnderline"/>
          <w:highlight w:val="yellow"/>
        </w:rPr>
        <w:t>every aberration</w:t>
      </w:r>
      <w:r w:rsidRPr="005D6353">
        <w:rPr>
          <w:rStyle w:val="StyleUnderline"/>
        </w:rPr>
        <w:t xml:space="preserve"> from the prescribed course of life is </w:t>
      </w:r>
      <w:r w:rsidRPr="00F5531F">
        <w:rPr>
          <w:b/>
          <w:highlight w:val="yellow"/>
          <w:u w:val="single"/>
        </w:rPr>
        <w:t>treated as error, license and anarchy</w:t>
      </w:r>
      <w:r w:rsidRPr="005D6353">
        <w:rPr>
          <w:sz w:val="16"/>
        </w:rPr>
        <w:t xml:space="preserve">" (1985, 83). Constructed against this symbolic animal laborans, Arendt's space of appearances is the agonistic opposite of the distorted counterfeit reality of automatism. </w:t>
      </w:r>
      <w:r w:rsidRPr="00F5531F">
        <w:rPr>
          <w:rStyle w:val="StyleUnderline"/>
          <w:highlight w:val="yellow"/>
        </w:rPr>
        <w:t>The space of</w:t>
      </w:r>
      <w:r w:rsidRPr="005D6353">
        <w:rPr>
          <w:rStyle w:val="StyleUnderline"/>
        </w:rPr>
        <w:t xml:space="preserve"> appearances is where individuality and </w:t>
      </w:r>
      <w:r w:rsidRPr="00F5531F">
        <w:rPr>
          <w:rStyle w:val="StyleUnderline"/>
          <w:highlight w:val="yellow"/>
        </w:rPr>
        <w:t>personal identity</w:t>
      </w:r>
      <w:r w:rsidRPr="005D6353">
        <w:rPr>
          <w:rStyle w:val="StyleUnderline"/>
        </w:rPr>
        <w:t xml:space="preserve"> </w:t>
      </w:r>
      <w:r w:rsidRPr="00F5531F">
        <w:rPr>
          <w:rStyle w:val="StyleUnderline"/>
          <w:highlight w:val="yellow"/>
        </w:rPr>
        <w:t xml:space="preserve">are </w:t>
      </w:r>
      <w:r w:rsidRPr="00F5531F">
        <w:rPr>
          <w:b/>
          <w:highlight w:val="yellow"/>
          <w:u w:val="single"/>
        </w:rPr>
        <w:t>snatched from the jaws of automatic processes</w:t>
      </w:r>
      <w:r w:rsidRPr="00F5531F">
        <w:rPr>
          <w:rStyle w:val="StyleUnderline"/>
          <w:highlight w:val="yellow"/>
        </w:rPr>
        <w:t xml:space="preserve"> and recuperated in "the merciless glare" of the public realm</w:t>
      </w:r>
      <w:r w:rsidRPr="005D6353">
        <w:rPr>
          <w:rStyle w:val="StyleUnderline"/>
        </w:rPr>
        <w:t xml:space="preserve"> </w:t>
      </w:r>
      <w:r w:rsidRPr="005D6353">
        <w:rPr>
          <w:sz w:val="16"/>
        </w:rPr>
        <w:t xml:space="preserve">(Arendt 1969, 86). Refigured in this fashion, Arendtian citizens counter reductive technological complexes in acts of individual speech revelation that powerfully proclaim, in collective effect, "This is who we are!" A politics in this key does indeed dramatically defy the objectifying processes of modern life-and perhaps even narratively transcends them by delivering up what is necessary for the reification of human remembrance in the "storybook of mankind" (Arendt 1958a, 95). But these are also its limits. For whatever else it involves, Arendtian politics cannot entail the practical confrontation of the situation that threatens the human condition most. Within the space of appearances, Arendt's citizens can neither search for the best specification of the problem before them nor, it seems, pursue solutions to the problem once it is identified, for such activities involve "the pursuit of a definite aim which can be set by practical considerations," and that is homo faber's prerogative and so in the province of "fabrication," well outside the space of appearances where means and ends are left behind (pp. 170-71). Consequently, </w:t>
      </w:r>
      <w:r w:rsidRPr="005D6353">
        <w:rPr>
          <w:rStyle w:val="StyleUnderline"/>
        </w:rPr>
        <w:t xml:space="preserve">automatism </w:t>
      </w:r>
      <w:r w:rsidRPr="005D6353">
        <w:rPr>
          <w:sz w:val="16"/>
        </w:rPr>
        <w:t xml:space="preserve">can be conceptualized as a "danger sign" in Arendt's theory, but it cannot be designated as a problem in Arendt's politics, a problem that citizens could cognitively counter and purposefully attempt to resolve or transform (p. 322). </w:t>
      </w:r>
      <w:r w:rsidRPr="00F5531F">
        <w:rPr>
          <w:rStyle w:val="StyleUnderline"/>
          <w:highlight w:val="yellow"/>
        </w:rPr>
        <w:t>From</w:t>
      </w:r>
      <w:r w:rsidRPr="005D6353">
        <w:rPr>
          <w:rStyle w:val="StyleUnderline"/>
        </w:rPr>
        <w:t xml:space="preserve"> the perspective of </w:t>
      </w:r>
      <w:r w:rsidRPr="00F5531F">
        <w:rPr>
          <w:rStyle w:val="StyleUnderline"/>
          <w:highlight w:val="yellow"/>
        </w:rPr>
        <w:t xml:space="preserve">methodical politics, which begins with a </w:t>
      </w:r>
      <w:r w:rsidRPr="00F5531F">
        <w:rPr>
          <w:b/>
          <w:highlight w:val="yellow"/>
          <w:u w:val="single"/>
        </w:rPr>
        <w:t>problem orientation, automatism can be specified and encountered within the particular spaces</w:t>
      </w:r>
      <w:r w:rsidRPr="005D6353">
        <w:rPr>
          <w:rStyle w:val="StyleUnderline"/>
        </w:rPr>
        <w:t xml:space="preserve"> </w:t>
      </w:r>
      <w:r w:rsidRPr="005D6353">
        <w:rPr>
          <w:sz w:val="16"/>
        </w:rPr>
        <w:t xml:space="preserve">or circumstances (schools, universities, hospitals, factories, corporations, prisons, laboratories, houses of finance, the home, public arenas, public agencies) upon which its technological processes intrude. Surely something like this is what Weil has in mind when she calls for "a sequence of mental efforts" in the drawing up of "an inventory of modern civilization" </w:t>
      </w:r>
      <w:r w:rsidRPr="00F5531F">
        <w:rPr>
          <w:rStyle w:val="StyleUnderline"/>
          <w:highlight w:val="yellow"/>
        </w:rPr>
        <w:t>that begins by "</w:t>
      </w:r>
      <w:r w:rsidRPr="00F5531F">
        <w:rPr>
          <w:b/>
          <w:highlight w:val="yellow"/>
          <w:u w:val="single"/>
        </w:rPr>
        <w:t>refusing</w:t>
      </w:r>
      <w:r w:rsidRPr="00F5531F">
        <w:rPr>
          <w:rStyle w:val="StyleUnderline"/>
          <w:highlight w:val="yellow"/>
        </w:rPr>
        <w:t xml:space="preserve"> </w:t>
      </w:r>
      <w:r w:rsidRPr="00F5531F">
        <w:rPr>
          <w:b/>
          <w:highlight w:val="yellow"/>
          <w:u w:val="single"/>
        </w:rPr>
        <w:t>to subordinate one's own destiny to the course of history</w:t>
      </w:r>
      <w:r w:rsidRPr="005D6353">
        <w:rPr>
          <w:sz w:val="16"/>
        </w:rPr>
        <w:t xml:space="preserve">" (1973, 123-24). </w:t>
      </w:r>
      <w:r w:rsidRPr="00F5531F">
        <w:rPr>
          <w:rStyle w:val="StyleUnderline"/>
          <w:highlight w:val="yellow"/>
        </w:rPr>
        <w:t>Freedom is</w:t>
      </w:r>
      <w:r w:rsidRPr="005D6353">
        <w:rPr>
          <w:rStyle w:val="StyleUnderline"/>
        </w:rPr>
        <w:t xml:space="preserve"> </w:t>
      </w:r>
      <w:r w:rsidRPr="005D6353">
        <w:rPr>
          <w:sz w:val="16"/>
        </w:rPr>
        <w:t xml:space="preserve">immanent in such moments of cognitive inventory, in </w:t>
      </w:r>
      <w:r w:rsidRPr="00F5531F">
        <w:rPr>
          <w:rStyle w:val="StyleUnderline"/>
          <w:highlight w:val="yellow"/>
        </w:rPr>
        <w:t xml:space="preserve">the </w:t>
      </w:r>
      <w:r w:rsidRPr="00F5531F">
        <w:rPr>
          <w:b/>
          <w:highlight w:val="yellow"/>
          <w:u w:val="single"/>
        </w:rPr>
        <w:t>collective citizen-work</w:t>
      </w:r>
      <w:r w:rsidRPr="00F5531F">
        <w:rPr>
          <w:rStyle w:val="StyleUnderline"/>
          <w:highlight w:val="yellow"/>
        </w:rPr>
        <w:t xml:space="preserve"> of</w:t>
      </w:r>
      <w:r w:rsidRPr="005D6353">
        <w:rPr>
          <w:rStyle w:val="StyleUnderline"/>
        </w:rPr>
        <w:t xml:space="preserve"> "taking stock"-</w:t>
      </w:r>
      <w:r w:rsidRPr="00F5531F">
        <w:rPr>
          <w:rStyle w:val="Emphasis"/>
          <w:highlight w:val="yellow"/>
        </w:rPr>
        <w:t>identifying problems and originating methods</w:t>
      </w:r>
      <w:r w:rsidRPr="000A3C43">
        <w:rPr>
          <w:rStyle w:val="Emphasis"/>
        </w:rPr>
        <w:t xml:space="preserve">-and </w:t>
      </w:r>
      <w:r w:rsidRPr="00F5531F">
        <w:rPr>
          <w:rStyle w:val="Emphasis"/>
          <w:highlight w:val="yellow"/>
        </w:rPr>
        <w:t>in the</w:t>
      </w:r>
      <w:r w:rsidRPr="000A3C43">
        <w:rPr>
          <w:rStyle w:val="Emphasis"/>
        </w:rPr>
        <w:t xml:space="preserve"> shared </w:t>
      </w:r>
      <w:r w:rsidRPr="00F5531F">
        <w:rPr>
          <w:rStyle w:val="Emphasis"/>
          <w:highlight w:val="yellow"/>
        </w:rPr>
        <w:t>pursuit of</w:t>
      </w:r>
      <w:r w:rsidRPr="000A3C43">
        <w:rPr>
          <w:rStyle w:val="Emphasis"/>
        </w:rPr>
        <w:t xml:space="preserve"> purposes and </w:t>
      </w:r>
      <w:r w:rsidRPr="00F5531F">
        <w:rPr>
          <w:rStyle w:val="Emphasis"/>
          <w:highlight w:val="yellow"/>
        </w:rPr>
        <w:t>objectives</w:t>
      </w:r>
      <w:r w:rsidRPr="005D6353">
        <w:rPr>
          <w:sz w:val="16"/>
        </w:rPr>
        <w:t xml:space="preserve">. This is simply what it means to think and act methodically in spaces of appearances. Nothing less, as Wiggins puts it, "can rescue and preserve civilization from the mounting irrationality of the public province, . . . from Oppression exercised in the name of Management (to borrow Simone Weil's prescient phrase)" (1978, 146). </w:t>
      </w:r>
    </w:p>
    <w:p w14:paraId="51D7A9D5" w14:textId="77777777" w:rsidR="00377FF5" w:rsidRDefault="00377FF5" w:rsidP="0020084A">
      <w:pPr>
        <w:rPr>
          <w:rStyle w:val="StyleUnderline"/>
        </w:rPr>
      </w:pPr>
    </w:p>
    <w:p w14:paraId="1F2787D3" w14:textId="34F2BEEB" w:rsidR="003F5F7C" w:rsidRDefault="003F5F7C" w:rsidP="003F5F7C">
      <w:pPr>
        <w:pStyle w:val="Heading2"/>
      </w:pPr>
      <w:r>
        <w:t>Links</w:t>
      </w:r>
    </w:p>
    <w:p w14:paraId="4A92605A" w14:textId="77777777" w:rsidR="003F5F7C" w:rsidRDefault="003F5F7C" w:rsidP="003F5F7C">
      <w:pPr>
        <w:pStyle w:val="Heading3"/>
      </w:pPr>
      <w:r>
        <w:t>Anthro</w:t>
      </w:r>
    </w:p>
    <w:p w14:paraId="6C872719" w14:textId="77777777" w:rsidR="003F5F7C" w:rsidRPr="00AE1EA4" w:rsidRDefault="003F5F7C" w:rsidP="003F5F7C">
      <w:pPr>
        <w:pStyle w:val="Heading4"/>
      </w:pPr>
      <w:r w:rsidRPr="00AE1EA4">
        <w:t>Agamben’s genealogy of the State of Exception and Homo Sacer ignores the role the animal plays in creating these categories, and the animal’s permanent plac</w:t>
      </w:r>
      <w:r>
        <w:t>ement in the state of exception that is the root cause of countenance violence against the other</w:t>
      </w:r>
    </w:p>
    <w:p w14:paraId="17F3D216" w14:textId="77777777" w:rsidR="003F5F7C" w:rsidRPr="004C4748" w:rsidRDefault="003F5F7C" w:rsidP="003F5F7C">
      <w:r w:rsidRPr="00AE1EA4">
        <w:rPr>
          <w:rStyle w:val="Style13ptBold"/>
        </w:rPr>
        <w:t>Shukin 09</w:t>
      </w:r>
      <w:r w:rsidRPr="00AE1EA4">
        <w:t xml:space="preserve"> (Nicole Shukin, assistant professor of English at the University of Victoria in British Columbia. “Animal Capital: Rendering Life in Biopolitical Times” </w:t>
      </w:r>
      <w:r>
        <w:t xml:space="preserve">Published </w:t>
      </w:r>
      <w:r w:rsidRPr="00781189">
        <w:t>2009</w:t>
      </w:r>
      <w:r>
        <w:t xml:space="preserve">, Accessed 7.8.18, </w:t>
      </w:r>
      <w:hyperlink r:id="rId46" w:history="1">
        <w:r w:rsidRPr="001B7A1F">
          <w:rPr>
            <w:rStyle w:val="Hyperlink"/>
          </w:rPr>
          <w:t>https://muse.jhu.edu/chapter/1214261/pdf</w:t>
        </w:r>
      </w:hyperlink>
      <w:r>
        <w:t xml:space="preserve"> ) //ZoL</w:t>
      </w:r>
    </w:p>
    <w:p w14:paraId="7FCF4DF6" w14:textId="77777777" w:rsidR="003F5F7C" w:rsidRDefault="003F5F7C" w:rsidP="003F5F7C">
      <w:pPr>
        <w:rPr>
          <w:sz w:val="16"/>
        </w:rPr>
      </w:pPr>
      <w:r w:rsidRPr="0048713C">
        <w:rPr>
          <w:sz w:val="16"/>
        </w:rPr>
        <w:t xml:space="preserve">This book initiates a different trajectory of biopolitical—or, we might say, zoopolitical—critique, one beginning with a challenge to the assumption that the social flesh and “species body” at stake in the logic of biopower is predominantly human.27 </w:t>
      </w:r>
      <w:r w:rsidRPr="0048713C">
        <w:rPr>
          <w:u w:val="single"/>
        </w:rPr>
        <w:t xml:space="preserve">Actual animals have already been subtly displaced from the category of “species” in </w:t>
      </w:r>
      <w:r w:rsidRPr="0048713C">
        <w:rPr>
          <w:sz w:val="16"/>
        </w:rPr>
        <w:t xml:space="preserve">Foucault’s </w:t>
      </w:r>
      <w:r w:rsidRPr="0048713C">
        <w:rPr>
          <w:u w:val="single"/>
        </w:rPr>
        <w:t>early remarks on biopower</w:t>
      </w:r>
      <w:r w:rsidRPr="0048713C">
        <w:rPr>
          <w:sz w:val="16"/>
        </w:rPr>
        <w:t xml:space="preserve">, </w:t>
      </w:r>
      <w:r w:rsidRPr="0048713C">
        <w:rPr>
          <w:u w:val="single"/>
        </w:rPr>
        <w:t>as well as in the work of subsequent theorists of</w:t>
      </w:r>
      <w:r w:rsidRPr="0048713C">
        <w:rPr>
          <w:sz w:val="16"/>
        </w:rPr>
        <w:t xml:space="preserve"> </w:t>
      </w:r>
      <w:r w:rsidRPr="0048713C">
        <w:rPr>
          <w:u w:val="single"/>
        </w:rPr>
        <w:t>biopower</w:t>
      </w:r>
      <w:r w:rsidRPr="0048713C">
        <w:rPr>
          <w:sz w:val="16"/>
        </w:rPr>
        <w:t xml:space="preserve">, </w:t>
      </w:r>
      <w:r w:rsidRPr="0048713C">
        <w:rPr>
          <w:u w:val="single"/>
        </w:rPr>
        <w:t xml:space="preserve">for whom </w:t>
      </w:r>
      <w:r w:rsidRPr="0048713C">
        <w:rPr>
          <w:rStyle w:val="Emphasis"/>
        </w:rPr>
        <w:t>animality functions predominantly as a metaphor for that corporeal part of “man” that becomes subject to biopolitical calculation</w:t>
      </w:r>
      <w:r w:rsidRPr="0048713C">
        <w:rPr>
          <w:sz w:val="16"/>
        </w:rPr>
        <w:t xml:space="preserve">. </w:t>
      </w:r>
      <w:r w:rsidRPr="0048713C">
        <w:rPr>
          <w:highlight w:val="green"/>
          <w:u w:val="single"/>
        </w:rPr>
        <w:t>In Agamben’s influential theorization of “bare life,”</w:t>
      </w:r>
      <w:r w:rsidRPr="0048713C">
        <w:rPr>
          <w:u w:val="single"/>
        </w:rPr>
        <w:t xml:space="preserve"> </w:t>
      </w:r>
      <w:r w:rsidRPr="0048713C">
        <w:rPr>
          <w:sz w:val="16"/>
        </w:rPr>
        <w:t xml:space="preserve">for in- stance, </w:t>
      </w:r>
      <w:r w:rsidRPr="0048713C">
        <w:rPr>
          <w:highlight w:val="green"/>
          <w:u w:val="single"/>
        </w:rPr>
        <w:t>animals’ relation to capitalist biopower is occluded by his species-specific conflation of zoe ̄ with a socially stripped-down figure of Homo sacer</w:t>
      </w:r>
      <w:r w:rsidRPr="0048713C">
        <w:rPr>
          <w:u w:val="single"/>
        </w:rPr>
        <w:t xml:space="preserve"> </w:t>
      </w:r>
      <w:r w:rsidRPr="0048713C">
        <w:rPr>
          <w:sz w:val="16"/>
        </w:rPr>
        <w:t xml:space="preserve">that he traces back to antiquity.28 However, </w:t>
      </w:r>
      <w:r w:rsidRPr="0048713C">
        <w:rPr>
          <w:u w:val="single"/>
        </w:rPr>
        <w:t>the theo- rization of bare life as “that [which] may be killed and yet not sacri- ficed”</w:t>
      </w:r>
      <w:r w:rsidRPr="0048713C">
        <w:rPr>
          <w:sz w:val="16"/>
        </w:rPr>
        <w:t>29—a state of exception whose paradigmatic scenario in moder- nity is</w:t>
      </w:r>
      <w:r w:rsidRPr="0048713C">
        <w:rPr>
          <w:sz w:val="16"/>
          <w:szCs w:val="16"/>
        </w:rPr>
        <w:t xml:space="preserve">, for </w:t>
      </w:r>
      <w:r w:rsidRPr="0048713C">
        <w:rPr>
          <w:highlight w:val="green"/>
          <w:u w:val="single"/>
        </w:rPr>
        <w:t>Agamben</w:t>
      </w:r>
      <w:r w:rsidRPr="0048713C">
        <w:rPr>
          <w:sz w:val="16"/>
        </w:rPr>
        <w:t>, the concentration camp—</w:t>
      </w:r>
      <w:r w:rsidRPr="0048713C">
        <w:rPr>
          <w:rStyle w:val="Emphasis"/>
          <w:highlight w:val="green"/>
        </w:rPr>
        <w:t>finds its zoopolitical supplement in Derrida’s theorization of the “non-criminal putting to death” of animals</w:t>
      </w:r>
      <w:r w:rsidRPr="0048713C">
        <w:rPr>
          <w:sz w:val="16"/>
          <w:highlight w:val="green"/>
        </w:rPr>
        <w:t xml:space="preserve">, </w:t>
      </w:r>
      <w:r w:rsidRPr="0048713C">
        <w:rPr>
          <w:highlight w:val="green"/>
          <w:u w:val="single"/>
        </w:rPr>
        <w:t>a related state of exception whose paradigmatic sce- nario is arguably the modern industrial slaughterhouse</w:t>
      </w:r>
      <w:r w:rsidRPr="0048713C">
        <w:rPr>
          <w:sz w:val="16"/>
        </w:rPr>
        <w:t xml:space="preserve">.30 </w:t>
      </w:r>
      <w:r w:rsidRPr="002559C6">
        <w:rPr>
          <w:sz w:val="16"/>
        </w:rPr>
        <w:t xml:space="preserve">Indeed, </w:t>
      </w:r>
      <w:r w:rsidRPr="002559C6">
        <w:rPr>
          <w:u w:val="single"/>
        </w:rPr>
        <w:t>the power to reduce humans to the bare life of their species body arguably presupposes the prior power to suspend other species in a state of excep- tion within which they can be noncriminally put to death</w:t>
      </w:r>
      <w:r w:rsidRPr="002559C6">
        <w:rPr>
          <w:sz w:val="16"/>
        </w:rPr>
        <w:t>.</w:t>
      </w:r>
      <w:r w:rsidRPr="0048713C">
        <w:rPr>
          <w:sz w:val="16"/>
        </w:rPr>
        <w:t xml:space="preserve"> As Cary Wolfe writes, “</w:t>
      </w:r>
      <w:r w:rsidRPr="002559C6">
        <w:rPr>
          <w:highlight w:val="green"/>
          <w:u w:val="single"/>
        </w:rPr>
        <w:t>as long as it is</w:t>
      </w:r>
      <w:r w:rsidRPr="0048713C">
        <w:rPr>
          <w:u w:val="single"/>
        </w:rPr>
        <w:t xml:space="preserve"> institutionally </w:t>
      </w:r>
      <w:r w:rsidRPr="002559C6">
        <w:rPr>
          <w:highlight w:val="green"/>
          <w:u w:val="single"/>
        </w:rPr>
        <w:t>taken for granted that it is all</w:t>
      </w:r>
      <w:r w:rsidRPr="0048713C">
        <w:rPr>
          <w:u w:val="single"/>
        </w:rPr>
        <w:t xml:space="preserve"> right </w:t>
      </w:r>
      <w:r w:rsidRPr="002559C6">
        <w:rPr>
          <w:highlight w:val="green"/>
          <w:u w:val="single"/>
        </w:rPr>
        <w:t>to</w:t>
      </w:r>
      <w:r w:rsidRPr="0048713C">
        <w:rPr>
          <w:u w:val="single"/>
        </w:rPr>
        <w:t xml:space="preserve"> systematically exploit and </w:t>
      </w:r>
      <w:r w:rsidRPr="002559C6">
        <w:rPr>
          <w:highlight w:val="green"/>
          <w:u w:val="single"/>
        </w:rPr>
        <w:t>kill nonhuman animals</w:t>
      </w:r>
      <w:r w:rsidRPr="0048713C">
        <w:rPr>
          <w:u w:val="single"/>
        </w:rPr>
        <w:t xml:space="preserve"> simply because of their species, </w:t>
      </w:r>
      <w:r w:rsidRPr="002559C6">
        <w:rPr>
          <w:highlight w:val="green"/>
          <w:u w:val="single"/>
        </w:rPr>
        <w:t>then the humanist discourse of species will always be available for use by some humans against other humans as well, to countenance violence against the social other of whatever species—or gender, or race, or class, or sexual difference</w:t>
      </w:r>
      <w:r w:rsidRPr="0048713C">
        <w:rPr>
          <w:sz w:val="16"/>
        </w:rPr>
        <w:t xml:space="preserve">.”31 Trophy photos of U.S. military personnel terrorizing Iraqi prisoners in Abu Ghraib prison in 2004 showed, among other things, a naked Iraqi man on all fours, with a leash around his neck, and prisoners cowering before German shepherd dogs. Cruelly, </w:t>
      </w:r>
      <w:r w:rsidRPr="0048713C">
        <w:rPr>
          <w:u w:val="single"/>
        </w:rPr>
        <w:t>the dog is made to function as a racist prosthetic of the U.S. military’s power to animalize “the other,” a power that applies in the first instance to the animal itself.</w:t>
      </w:r>
      <w:r w:rsidRPr="0048713C">
        <w:rPr>
          <w:sz w:val="16"/>
        </w:rPr>
        <w:t>32</w:t>
      </w:r>
    </w:p>
    <w:p w14:paraId="4EEECA81" w14:textId="77777777" w:rsidR="003F5F7C" w:rsidRDefault="003F5F7C" w:rsidP="003F5F7C">
      <w:pPr>
        <w:rPr>
          <w:sz w:val="16"/>
        </w:rPr>
      </w:pPr>
    </w:p>
    <w:p w14:paraId="39DBA5AF" w14:textId="77777777" w:rsidR="003F5F7C" w:rsidRDefault="003F5F7C" w:rsidP="003F5F7C">
      <w:pPr>
        <w:pStyle w:val="Heading4"/>
      </w:pPr>
      <w:r>
        <w:t>These notions of what is the distinction and the hierarchies between races are formed upon the basis of the otherization of animals</w:t>
      </w:r>
    </w:p>
    <w:p w14:paraId="3A6FF6DA" w14:textId="77777777" w:rsidR="003F5F7C" w:rsidRDefault="003F5F7C" w:rsidP="003F5F7C">
      <w:r w:rsidRPr="00AE1EA4">
        <w:rPr>
          <w:rStyle w:val="Style13ptBold"/>
        </w:rPr>
        <w:t>Shukin 09</w:t>
      </w:r>
      <w:r w:rsidRPr="00AE1EA4">
        <w:t xml:space="preserve"> (Nicole Shukin, assistant professor of English at the University of Victoria in British Columbia. “Animal Capital: Rendering Life in Biopolitical Times” </w:t>
      </w:r>
      <w:r>
        <w:t xml:space="preserve">Published </w:t>
      </w:r>
      <w:r w:rsidRPr="00781189">
        <w:t>2009</w:t>
      </w:r>
      <w:r>
        <w:t xml:space="preserve">, Accessed 7.8.18, </w:t>
      </w:r>
      <w:hyperlink r:id="rId47" w:history="1">
        <w:r w:rsidRPr="001B7A1F">
          <w:rPr>
            <w:rStyle w:val="Hyperlink"/>
          </w:rPr>
          <w:t>https://muse.jhu.edu/chapter/1214261/pdf</w:t>
        </w:r>
      </w:hyperlink>
      <w:r>
        <w:t xml:space="preserve"> ) //ZoL</w:t>
      </w:r>
    </w:p>
    <w:p w14:paraId="745DDF96" w14:textId="77777777" w:rsidR="003F5F7C" w:rsidRPr="00296BBA" w:rsidRDefault="003F5F7C" w:rsidP="003F5F7C">
      <w:r>
        <w:t xml:space="preserve">***Don’t read this, please. I just cut it because it was the next paragraph… </w:t>
      </w:r>
    </w:p>
    <w:p w14:paraId="505767E4" w14:textId="77777777" w:rsidR="003F5F7C" w:rsidRPr="00932977" w:rsidRDefault="003F5F7C" w:rsidP="003F5F7C">
      <w:pPr>
        <w:rPr>
          <w:sz w:val="16"/>
        </w:rPr>
      </w:pPr>
      <w:r w:rsidRPr="003F3952">
        <w:rPr>
          <w:highlight w:val="green"/>
          <w:u w:val="single"/>
        </w:rPr>
        <w:t>The biopolitical production of the bare life of the animal other subtends</w:t>
      </w:r>
      <w:r w:rsidRPr="00932977">
        <w:rPr>
          <w:sz w:val="16"/>
        </w:rPr>
        <w:t xml:space="preserve">, then, </w:t>
      </w:r>
      <w:r w:rsidRPr="003F3952">
        <w:rPr>
          <w:rStyle w:val="Emphasis"/>
          <w:highlight w:val="green"/>
        </w:rPr>
        <w:t>the biopolitical production of the bare life of the racial- ized other</w:t>
      </w:r>
      <w:r w:rsidRPr="00932977">
        <w:rPr>
          <w:sz w:val="16"/>
        </w:rPr>
        <w:t xml:space="preserve">. Returning to Foucault’s ruminations on biopower, </w:t>
      </w:r>
      <w:r w:rsidRPr="00A135D3">
        <w:rPr>
          <w:u w:val="single"/>
        </w:rPr>
        <w:t xml:space="preserve">it becomes apparent that </w:t>
      </w:r>
      <w:r w:rsidRPr="003F3952">
        <w:rPr>
          <w:highlight w:val="green"/>
          <w:u w:val="single"/>
        </w:rPr>
        <w:t>within “the biological continuum addressed by biopower”</w:t>
      </w:r>
      <w:r w:rsidRPr="00A135D3">
        <w:rPr>
          <w:u w:val="single"/>
        </w:rPr>
        <w:t xml:space="preserve"> </w:t>
      </w:r>
      <w:r w:rsidRPr="003F3952">
        <w:rPr>
          <w:highlight w:val="green"/>
          <w:u w:val="single"/>
        </w:rPr>
        <w:t>there is a line drawn within the living prior to the one inscribed by racism, a species line</w:t>
      </w:r>
      <w:r w:rsidRPr="00A135D3">
        <w:rPr>
          <w:u w:val="single"/>
        </w:rPr>
        <w:t xml:space="preserve"> occluded and at the same time inadvertently </w:t>
      </w:r>
      <w:r w:rsidRPr="003F3952">
        <w:rPr>
          <w:highlight w:val="green"/>
          <w:u w:val="single"/>
        </w:rPr>
        <w:t>re- vealed by</w:t>
      </w:r>
      <w:r w:rsidRPr="00A135D3">
        <w:rPr>
          <w:u w:val="single"/>
        </w:rPr>
        <w:t xml:space="preserve"> </w:t>
      </w:r>
      <w:r w:rsidRPr="003F3952">
        <w:rPr>
          <w:sz w:val="16"/>
          <w:szCs w:val="16"/>
        </w:rPr>
        <w:t xml:space="preserve">Foucault’s use of </w:t>
      </w:r>
      <w:r w:rsidRPr="003F3952">
        <w:rPr>
          <w:highlight w:val="green"/>
          <w:u w:val="single"/>
        </w:rPr>
        <w:t>the term “subspecies” to describe the effects of racialization:</w:t>
      </w:r>
    </w:p>
    <w:p w14:paraId="44396CF8" w14:textId="77777777" w:rsidR="003F5F7C" w:rsidRPr="00932977" w:rsidRDefault="003F5F7C" w:rsidP="003F5F7C">
      <w:pPr>
        <w:ind w:left="720"/>
        <w:rPr>
          <w:sz w:val="16"/>
        </w:rPr>
      </w:pPr>
      <w:r w:rsidRPr="00A135D3">
        <w:rPr>
          <w:u w:val="single"/>
        </w:rPr>
        <w:t xml:space="preserve">What </w:t>
      </w:r>
      <w:r w:rsidRPr="00932977">
        <w:rPr>
          <w:sz w:val="16"/>
        </w:rPr>
        <w:t xml:space="preserve">in fact </w:t>
      </w:r>
      <w:r w:rsidRPr="00A135D3">
        <w:rPr>
          <w:u w:val="single"/>
        </w:rPr>
        <w:t xml:space="preserve">is </w:t>
      </w:r>
      <w:r w:rsidRPr="003F3952">
        <w:rPr>
          <w:highlight w:val="green"/>
          <w:u w:val="single"/>
        </w:rPr>
        <w:t>racism</w:t>
      </w:r>
      <w:r w:rsidRPr="00A135D3">
        <w:rPr>
          <w:u w:val="single"/>
        </w:rPr>
        <w:t xml:space="preserve">? It </w:t>
      </w:r>
      <w:r w:rsidRPr="003F3952">
        <w:rPr>
          <w:highlight w:val="green"/>
          <w:u w:val="single"/>
        </w:rPr>
        <w:t>is primarily a way of introducing a break into the domain of life that is under power’s control</w:t>
      </w:r>
      <w:r w:rsidRPr="00932977">
        <w:rPr>
          <w:sz w:val="16"/>
        </w:rPr>
        <w:t xml:space="preserve">: </w:t>
      </w:r>
      <w:r w:rsidRPr="00A135D3">
        <w:rPr>
          <w:rStyle w:val="Emphasis"/>
        </w:rPr>
        <w:t>the break between what must live and what must die</w:t>
      </w:r>
      <w:r w:rsidRPr="00932977">
        <w:rPr>
          <w:sz w:val="16"/>
        </w:rPr>
        <w:t xml:space="preserve">. </w:t>
      </w:r>
      <w:r w:rsidRPr="00300B34">
        <w:rPr>
          <w:u w:val="single"/>
        </w:rPr>
        <w:t>The appearance within the biological con- tinuum of the human race of races, the distinction among races, the hier- archy of races, the fact that certain races are described as good and that others</w:t>
      </w:r>
      <w:r w:rsidRPr="00932977">
        <w:rPr>
          <w:sz w:val="16"/>
        </w:rPr>
        <w:t xml:space="preserve">, in contrast, are described as inferior: </w:t>
      </w:r>
      <w:r w:rsidRPr="003F3952">
        <w:rPr>
          <w:highlight w:val="green"/>
          <w:u w:val="single"/>
        </w:rPr>
        <w:t>all this is a way of fragment- ing the field of the biological that power controls</w:t>
      </w:r>
      <w:r w:rsidRPr="00300B34">
        <w:rPr>
          <w:u w:val="single"/>
        </w:rPr>
        <w:t xml:space="preserve">....This will allow power . . . </w:t>
      </w:r>
      <w:r w:rsidRPr="003F3952">
        <w:rPr>
          <w:highlight w:val="green"/>
          <w:u w:val="single"/>
        </w:rPr>
        <w:t>to subdivide the species it controls</w:t>
      </w:r>
      <w:r w:rsidRPr="00300B34">
        <w:rPr>
          <w:u w:val="single"/>
        </w:rPr>
        <w:t>, into the subspecies known, precisely, as races</w:t>
      </w:r>
      <w:r w:rsidRPr="00932977">
        <w:rPr>
          <w:sz w:val="16"/>
        </w:rPr>
        <w:t>.33</w:t>
      </w:r>
    </w:p>
    <w:p w14:paraId="6A164972" w14:textId="77777777" w:rsidR="003F5F7C" w:rsidRPr="00932977" w:rsidRDefault="003F5F7C" w:rsidP="003F5F7C">
      <w:pPr>
        <w:rPr>
          <w:sz w:val="16"/>
        </w:rPr>
      </w:pPr>
      <w:r w:rsidRPr="003F3952">
        <w:rPr>
          <w:highlight w:val="green"/>
          <w:u w:val="single"/>
        </w:rPr>
        <w:t>The</w:t>
      </w:r>
      <w:r w:rsidRPr="00300B34">
        <w:rPr>
          <w:u w:val="single"/>
        </w:rPr>
        <w:t xml:space="preserve"> </w:t>
      </w:r>
      <w:r w:rsidRPr="00932977">
        <w:rPr>
          <w:sz w:val="16"/>
        </w:rPr>
        <w:t xml:space="preserve">pivotal </w:t>
      </w:r>
      <w:r w:rsidRPr="003F3952">
        <w:rPr>
          <w:highlight w:val="green"/>
          <w:u w:val="single"/>
        </w:rPr>
        <w:t>insight</w:t>
      </w:r>
      <w:r w:rsidRPr="00300B34">
        <w:rPr>
          <w:u w:val="single"/>
        </w:rPr>
        <w:t xml:space="preserve"> </w:t>
      </w:r>
      <w:r w:rsidRPr="00932977">
        <w:rPr>
          <w:sz w:val="16"/>
        </w:rPr>
        <w:t>enabled by Foucault—</w:t>
      </w:r>
      <w:r w:rsidRPr="003F3952">
        <w:rPr>
          <w:highlight w:val="green"/>
          <w:u w:val="single"/>
        </w:rPr>
        <w:t>that biopower augurs “noth- ing less than the entry of life into history</w:t>
      </w:r>
      <w:r w:rsidRPr="00300B34">
        <w:rPr>
          <w:u w:val="single"/>
        </w:rPr>
        <w:t>, that is, the entry of phenom- ena peculiar to the life of the human species into the order of knowledge and power</w:t>
      </w:r>
      <w:r w:rsidRPr="00932977">
        <w:rPr>
          <w:sz w:val="16"/>
        </w:rPr>
        <w:t>”34—</w:t>
      </w:r>
      <w:r w:rsidRPr="003F3952">
        <w:rPr>
          <w:rStyle w:val="Emphasis"/>
          <w:highlight w:val="green"/>
        </w:rPr>
        <w:t>bumps up against</w:t>
      </w:r>
      <w:r w:rsidRPr="00300B34">
        <w:rPr>
          <w:rStyle w:val="Emphasis"/>
        </w:rPr>
        <w:t xml:space="preserve"> its own internal limit at </w:t>
      </w:r>
      <w:r w:rsidRPr="003F3952">
        <w:rPr>
          <w:rStyle w:val="Emphasis"/>
          <w:highlight w:val="green"/>
        </w:rPr>
        <w:t>the species line</w:t>
      </w:r>
      <w:r w:rsidRPr="00932977">
        <w:rPr>
          <w:sz w:val="16"/>
        </w:rPr>
        <w:t xml:space="preserve">. </w:t>
      </w:r>
      <w:r w:rsidRPr="003F3952">
        <w:rPr>
          <w:highlight w:val="green"/>
          <w:u w:val="single"/>
        </w:rPr>
        <w:t>The biopolitical analyses</w:t>
      </w:r>
      <w:r w:rsidRPr="00300B34">
        <w:rPr>
          <w:u w:val="single"/>
        </w:rPr>
        <w:t xml:space="preserve"> </w:t>
      </w:r>
      <w:r w:rsidRPr="00932977">
        <w:rPr>
          <w:sz w:val="16"/>
        </w:rPr>
        <w:t xml:space="preserve">he has inspired, in turn, </w:t>
      </w:r>
      <w:r w:rsidRPr="003F3952">
        <w:rPr>
          <w:highlight w:val="green"/>
          <w:u w:val="single"/>
        </w:rPr>
        <w:t>are constrained by their reluctance to pursue power’s effects beyond the production of human social and/or species life and into the zoopolitics of animal capital</w:t>
      </w:r>
      <w:r w:rsidRPr="00932977">
        <w:rPr>
          <w:sz w:val="16"/>
        </w:rPr>
        <w:t>.35</w:t>
      </w:r>
    </w:p>
    <w:p w14:paraId="740C9512" w14:textId="77777777" w:rsidR="003F5F7C" w:rsidRDefault="003F5F7C" w:rsidP="003F5F7C"/>
    <w:p w14:paraId="21BFBAA4" w14:textId="77777777" w:rsidR="003F5F7C" w:rsidRDefault="003F5F7C" w:rsidP="003F5F7C">
      <w:pPr>
        <w:pStyle w:val="Heading3"/>
      </w:pPr>
      <w:r>
        <w:t>Afropess</w:t>
      </w:r>
    </w:p>
    <w:p w14:paraId="5367FD05" w14:textId="77777777" w:rsidR="003F5F7C" w:rsidRPr="00465D28" w:rsidRDefault="003F5F7C" w:rsidP="003F5F7C">
      <w:pPr>
        <w:pStyle w:val="Heading4"/>
      </w:pPr>
      <w:r>
        <w:t xml:space="preserve">Agamben’s fixation on the </w:t>
      </w:r>
      <w:r>
        <w:rPr>
          <w:i/>
        </w:rPr>
        <w:t>Muselmann</w:t>
      </w:r>
      <w:r>
        <w:t xml:space="preserve"> </w:t>
      </w:r>
      <w:r w:rsidRPr="00465D28">
        <w:t>obfuscate</w:t>
      </w:r>
      <w:r>
        <w:t xml:space="preserve">s the master slave dichotomy between whiteness, and blackness and redness, that truly underpins this relation </w:t>
      </w:r>
    </w:p>
    <w:p w14:paraId="576281AE" w14:textId="77777777" w:rsidR="003F5F7C" w:rsidRDefault="003F5F7C" w:rsidP="003F5F7C">
      <w:r w:rsidRPr="00EC2271">
        <w:rPr>
          <w:rStyle w:val="Style13ptBold"/>
        </w:rPr>
        <w:t>Wilderson 10</w:t>
      </w:r>
      <w:r>
        <w:t xml:space="preserve"> (Frank B. Wilderson III, </w:t>
      </w:r>
      <w:r w:rsidRPr="00EC2271">
        <w:t>is a professor at UC Irvine</w:t>
      </w:r>
      <w:r>
        <w:t xml:space="preserve">, “Red, White, &amp; Black: Cinema and the Structure of U.S. Antagonisms,” Published March 2010, Accessed </w:t>
      </w:r>
      <w:proofErr w:type="gramStart"/>
      <w:r>
        <w:t>7.9.18 )</w:t>
      </w:r>
      <w:proofErr w:type="gramEnd"/>
      <w:r>
        <w:t xml:space="preserve"> //ZoL</w:t>
      </w:r>
    </w:p>
    <w:p w14:paraId="7915DA62" w14:textId="77777777" w:rsidR="003F5F7C" w:rsidRPr="007F7AAF" w:rsidRDefault="003F5F7C" w:rsidP="003F5F7C">
      <w:pPr>
        <w:rPr>
          <w:sz w:val="16"/>
        </w:rPr>
      </w:pPr>
      <w:r w:rsidRPr="007F7AAF">
        <w:rPr>
          <w:sz w:val="16"/>
        </w:rPr>
        <w:t xml:space="preserve">Thirty to forty years before the current milieu of multiculturalism, immigrants rights activism, White women’s liberation, and sweat shop struggles, Frantz Fanon found himself writing in a post-WWII era fixated on the Jewish holocaust as the affective destination that made legible the ensemble of questions that animated the political common sense of oppression. The holocaust provided a “natural” metaphor through which ontologists in Fanon’s time, such as Sartre, worked out a grammar through which the question, what does it mean to suffer, can be asked. </w:t>
      </w:r>
      <w:r w:rsidRPr="003115CF">
        <w:rPr>
          <w:highlight w:val="green"/>
          <w:u w:val="single"/>
        </w:rPr>
        <w:t>The</w:t>
      </w:r>
      <w:r w:rsidRPr="00EC2271">
        <w:rPr>
          <w:u w:val="single"/>
        </w:rPr>
        <w:t xml:space="preserve"> Jewish </w:t>
      </w:r>
      <w:r w:rsidRPr="003115CF">
        <w:rPr>
          <w:highlight w:val="green"/>
          <w:u w:val="single"/>
        </w:rPr>
        <w:t>Holocaust as “natural” metaphor continues to anchor many</w:t>
      </w:r>
      <w:r w:rsidRPr="00EC2271">
        <w:rPr>
          <w:u w:val="single"/>
        </w:rPr>
        <w:t xml:space="preserve"> of today’s </w:t>
      </w:r>
      <w:r w:rsidRPr="003115CF">
        <w:rPr>
          <w:highlight w:val="green"/>
          <w:u w:val="single"/>
        </w:rPr>
        <w:t>meta-commentaries</w:t>
      </w:r>
      <w:r w:rsidRPr="007F7AAF">
        <w:rPr>
          <w:sz w:val="16"/>
        </w:rPr>
        <w:t xml:space="preserve">. </w:t>
      </w:r>
      <w:r w:rsidRPr="00EC2271">
        <w:rPr>
          <w:u w:val="single"/>
        </w:rPr>
        <w:t xml:space="preserve">Giorgio </w:t>
      </w:r>
      <w:r w:rsidRPr="003115CF">
        <w:rPr>
          <w:highlight w:val="green"/>
          <w:u w:val="single"/>
        </w:rPr>
        <w:t>Agamben’s meditations on the Muselmann</w:t>
      </w:r>
      <w:r w:rsidRPr="00EC2271">
        <w:rPr>
          <w:u w:val="single"/>
        </w:rPr>
        <w:t xml:space="preserve">, for example, </w:t>
      </w:r>
      <w:r w:rsidRPr="003115CF">
        <w:rPr>
          <w:highlight w:val="green"/>
          <w:u w:val="single"/>
        </w:rPr>
        <w:t>allow him to claim Auschwitz as</w:t>
      </w:r>
      <w:r w:rsidRPr="007F7AAF">
        <w:rPr>
          <w:sz w:val="16"/>
        </w:rPr>
        <w:t>:</w:t>
      </w:r>
    </w:p>
    <w:p w14:paraId="5667CA33" w14:textId="77777777" w:rsidR="003F5F7C" w:rsidRDefault="003F5F7C" w:rsidP="003F5F7C">
      <w:pPr>
        <w:ind w:left="720"/>
      </w:pPr>
      <w:r w:rsidRPr="00EC2271">
        <w:rPr>
          <w:u w:val="single"/>
        </w:rPr>
        <w:t>[</w:t>
      </w:r>
      <w:r w:rsidRPr="003115CF">
        <w:rPr>
          <w:highlight w:val="green"/>
          <w:u w:val="single"/>
        </w:rPr>
        <w:t>S]omething so unprecedented that</w:t>
      </w:r>
      <w:r w:rsidRPr="00EC2271">
        <w:rPr>
          <w:u w:val="single"/>
        </w:rPr>
        <w:t xml:space="preserve"> one tries to make it comprehensible by bringing it back to categories that are both extreme and absolutely familiar</w:t>
      </w:r>
      <w:r>
        <w:t xml:space="preserve">: </w:t>
      </w:r>
      <w:r w:rsidRPr="00EC2271">
        <w:rPr>
          <w:u w:val="single"/>
        </w:rPr>
        <w:t>life and death, dignity and indignity</w:t>
      </w:r>
      <w:r>
        <w:t xml:space="preserve">. Among these categories, </w:t>
      </w:r>
      <w:r w:rsidRPr="00EC2271">
        <w:rPr>
          <w:u w:val="single"/>
        </w:rPr>
        <w:t xml:space="preserve">the rue cipher of Auschwitz-the Muselmann, the ‘core of the camp,’ he whom ‘no one wants to see,’ and who is inscribed in every testimony as lacuna— </w:t>
      </w:r>
      <w:r w:rsidRPr="003115CF">
        <w:rPr>
          <w:highlight w:val="green"/>
          <w:u w:val="single"/>
        </w:rPr>
        <w:t>wavers without finding a definite position.</w:t>
      </w:r>
      <w:r w:rsidRPr="00EC2271">
        <w:rPr>
          <w:u w:val="single"/>
        </w:rPr>
        <w:t xml:space="preserve"> </w:t>
      </w:r>
      <w:r>
        <w:t>(Remnants of Auschwitz 81)</w:t>
      </w:r>
    </w:p>
    <w:p w14:paraId="66C4F63E" w14:textId="77777777" w:rsidR="003F5F7C" w:rsidRPr="007F7AAF" w:rsidRDefault="003F5F7C" w:rsidP="003F5F7C">
      <w:pPr>
        <w:rPr>
          <w:sz w:val="16"/>
        </w:rPr>
      </w:pPr>
      <w:r w:rsidRPr="003115CF">
        <w:rPr>
          <w:rStyle w:val="Emphasis"/>
          <w:highlight w:val="green"/>
        </w:rPr>
        <w:t>Agamben is not wrong, so much as he is late</w:t>
      </w:r>
      <w:r w:rsidRPr="007F7AAF">
        <w:rPr>
          <w:sz w:val="16"/>
        </w:rPr>
        <w:t xml:space="preserve">. </w:t>
      </w:r>
      <w:r w:rsidRPr="003115CF">
        <w:rPr>
          <w:highlight w:val="green"/>
          <w:u w:val="single"/>
        </w:rPr>
        <w:t>Auschwitz is not “so unprecedented” to one whose frame of reference is the Middle Passage, followed by Native American genocide</w:t>
      </w:r>
      <w:r w:rsidRPr="00EC2271">
        <w:rPr>
          <w:u w:val="single"/>
        </w:rPr>
        <w:t xml:space="preserve">. In this way, </w:t>
      </w:r>
      <w:r w:rsidRPr="003115CF">
        <w:rPr>
          <w:highlight w:val="green"/>
          <w:u w:val="single"/>
        </w:rPr>
        <w:t>Auschwitz would rank third or fourth in a normative, as opposed to</w:t>
      </w:r>
      <w:r w:rsidRPr="003115CF">
        <w:rPr>
          <w:sz w:val="16"/>
          <w:highlight w:val="green"/>
        </w:rPr>
        <w:t xml:space="preserve"> </w:t>
      </w:r>
      <w:r w:rsidRPr="003115CF">
        <w:rPr>
          <w:highlight w:val="green"/>
          <w:u w:val="single"/>
        </w:rPr>
        <w:t>“unprecedented,” pattern</w:t>
      </w:r>
      <w:r w:rsidRPr="007F7AAF">
        <w:rPr>
          <w:sz w:val="16"/>
        </w:rPr>
        <w:t xml:space="preserve">. </w:t>
      </w:r>
      <w:r w:rsidRPr="00EC2271">
        <w:rPr>
          <w:u w:val="single"/>
        </w:rPr>
        <w:t xml:space="preserve">Agamben </w:t>
      </w:r>
      <w:r w:rsidRPr="007F7AAF">
        <w:rPr>
          <w:sz w:val="16"/>
        </w:rPr>
        <w:t xml:space="preserve">goes on to sketch out the ensemble of questions that Churchill and Spillers have asked, but he </w:t>
      </w:r>
      <w:r w:rsidRPr="00EC2271">
        <w:rPr>
          <w:u w:val="single"/>
        </w:rPr>
        <w:t>does so by deploying the Jewish Muselmann as the template of such questions, instead of the Red “Savage,” or the Black Slave</w:t>
      </w:r>
      <w:r w:rsidRPr="007F7AAF">
        <w:rPr>
          <w:sz w:val="16"/>
        </w:rPr>
        <w:t>:</w:t>
      </w:r>
    </w:p>
    <w:p w14:paraId="2D27A20F" w14:textId="77777777" w:rsidR="003F5F7C" w:rsidRPr="00043A70" w:rsidRDefault="003F5F7C" w:rsidP="003F5F7C">
      <w:pPr>
        <w:ind w:left="720"/>
        <w:rPr>
          <w:sz w:val="16"/>
        </w:rPr>
      </w:pPr>
      <w:r w:rsidRPr="00043A70">
        <w:rPr>
          <w:sz w:val="16"/>
        </w:rPr>
        <w:t>In one case, [</w:t>
      </w:r>
      <w:r w:rsidRPr="00AB3444">
        <w:rPr>
          <w:u w:val="single"/>
        </w:rPr>
        <w:t>the Muselmann] appears as the non-living, as the being whose life is not truly life; in the other, as he whose death cannot be called death, but only the production of a corpse—</w:t>
      </w:r>
      <w:r w:rsidRPr="00043A70">
        <w:rPr>
          <w:sz w:val="16"/>
        </w:rPr>
        <w:t xml:space="preserve">as the inscription of life in a dead area and, in death, of a living area. In both cases, </w:t>
      </w:r>
      <w:r w:rsidRPr="00AB3444">
        <w:rPr>
          <w:u w:val="single"/>
        </w:rPr>
        <w:t>what is called into question is the very humanity of man, since man observes the fragmentation of his privileged tie to what constitutes him as human, that is, the sacredness of death and life</w:t>
      </w:r>
      <w:r w:rsidRPr="00043A70">
        <w:rPr>
          <w:sz w:val="16"/>
        </w:rPr>
        <w:t xml:space="preserve">. </w:t>
      </w:r>
      <w:r w:rsidRPr="00AB3444">
        <w:rPr>
          <w:rStyle w:val="Emphasis"/>
        </w:rPr>
        <w:t>The Muselmann is the non-human who obstinately appears as human; he is the human that cannot be told apart from the inhuman</w:t>
      </w:r>
      <w:r w:rsidRPr="00043A70">
        <w:rPr>
          <w:sz w:val="16"/>
        </w:rPr>
        <w:t>. (82)</w:t>
      </w:r>
    </w:p>
    <w:p w14:paraId="6480E4C0" w14:textId="77777777" w:rsidR="003F5F7C" w:rsidRPr="00CB3CA2" w:rsidRDefault="003F5F7C" w:rsidP="003F5F7C">
      <w:pPr>
        <w:rPr>
          <w:sz w:val="16"/>
        </w:rPr>
      </w:pPr>
      <w:r w:rsidRPr="00043A70">
        <w:rPr>
          <w:sz w:val="16"/>
        </w:rPr>
        <w:t xml:space="preserve">In the historiography of intellectual thought, </w:t>
      </w:r>
      <w:r w:rsidRPr="00F31049">
        <w:rPr>
          <w:highlight w:val="green"/>
          <w:u w:val="single"/>
        </w:rPr>
        <w:t>Agamben’s</w:t>
      </w:r>
      <w:r w:rsidRPr="004C1E32">
        <w:rPr>
          <w:u w:val="single"/>
        </w:rPr>
        <w:t xml:space="preserve"> widely cited </w:t>
      </w:r>
      <w:r w:rsidRPr="00F31049">
        <w:rPr>
          <w:highlight w:val="green"/>
          <w:u w:val="single"/>
        </w:rPr>
        <w:t>template of the Muselmann</w:t>
      </w:r>
      <w:r w:rsidRPr="004C1E32">
        <w:rPr>
          <w:u w:val="single"/>
        </w:rPr>
        <w:t xml:space="preserve"> is an elaboration of Sartre’s work</w:t>
      </w:r>
      <w:r w:rsidRPr="00043A70">
        <w:rPr>
          <w:sz w:val="16"/>
        </w:rPr>
        <w:t xml:space="preserve">. </w:t>
      </w:r>
      <w:r w:rsidRPr="004C1E32">
        <w:rPr>
          <w:u w:val="single"/>
        </w:rPr>
        <w:t xml:space="preserve">As philosophers, they </w:t>
      </w:r>
      <w:r w:rsidRPr="00F31049">
        <w:rPr>
          <w:highlight w:val="green"/>
          <w:u w:val="single"/>
        </w:rPr>
        <w:t>work both to fortify and extend the interlocutory life of widely accepted political common sense which positions the German/Jewish relation as the sin-qua-non of a structural antagonism</w:t>
      </w:r>
      <w:r w:rsidRPr="00043A70">
        <w:rPr>
          <w:sz w:val="16"/>
        </w:rPr>
        <w:t xml:space="preserve">, thus </w:t>
      </w:r>
      <w:r w:rsidRPr="00F31049">
        <w:rPr>
          <w:highlight w:val="green"/>
          <w:u w:val="single"/>
        </w:rPr>
        <w:t xml:space="preserve">allowing political philosophy to attribute </w:t>
      </w:r>
      <w:r w:rsidRPr="00F31049">
        <w:rPr>
          <w:rStyle w:val="Emphasis"/>
          <w:highlight w:val="green"/>
        </w:rPr>
        <w:t xml:space="preserve">ontological—and not just social—significance </w:t>
      </w:r>
      <w:r w:rsidRPr="00F31049">
        <w:rPr>
          <w:highlight w:val="green"/>
          <w:u w:val="single"/>
        </w:rPr>
        <w:t>to the</w:t>
      </w:r>
      <w:r w:rsidRPr="004C1E32">
        <w:rPr>
          <w:u w:val="single"/>
        </w:rPr>
        <w:t xml:space="preserve"> Jewish </w:t>
      </w:r>
      <w:r w:rsidRPr="00F31049">
        <w:rPr>
          <w:highlight w:val="green"/>
          <w:u w:val="single"/>
        </w:rPr>
        <w:t>Holocaust</w:t>
      </w:r>
      <w:r w:rsidRPr="004C1E32">
        <w:rPr>
          <w:u w:val="single"/>
        </w:rPr>
        <w:t>.</w:t>
      </w:r>
      <w:r w:rsidRPr="00043A70">
        <w:rPr>
          <w:sz w:val="16"/>
        </w:rPr>
        <w:t xml:space="preserve"> Fanon has no truck with all of this. He dismisses the presumed antagonism between Germans and Jews by calling the Holocaust “little family quarrels” (115), recasting with this single stroke the German/Jew encounter as a conflict rather than an antagonism. Fanon returns the Jew to his/her rightful position—a position within civil society animated by an ensemble of Human discontents. </w:t>
      </w:r>
      <w:r w:rsidRPr="00F31049">
        <w:rPr>
          <w:highlight w:val="green"/>
          <w:u w:val="single"/>
        </w:rPr>
        <w:t xml:space="preserve">The Muselmann, then, can be seen as a provisional moment within existential Whiteness, </w:t>
      </w:r>
      <w:r w:rsidRPr="00F31049">
        <w:rPr>
          <w:rStyle w:val="Emphasis"/>
          <w:highlight w:val="green"/>
        </w:rPr>
        <w:t>when Jews were subjected to Blackness and Redness—and the explanatory power of the Muselmann can find its way back to sociology, history, or political science where it more rightfully belongs</w:t>
      </w:r>
      <w:r w:rsidRPr="004C1E32">
        <w:rPr>
          <w:rStyle w:val="Emphasis"/>
        </w:rPr>
        <w:t>.</w:t>
      </w:r>
      <w:r w:rsidRPr="00043A70">
        <w:rPr>
          <w:sz w:val="16"/>
        </w:rPr>
        <w:t xml:space="preserve"> 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F31049">
        <w:rPr>
          <w:highlight w:val="green"/>
          <w:u w:val="single"/>
        </w:rPr>
        <w:t>The ruse of analogy erroneously locates the Black in the world</w:t>
      </w:r>
      <w:r w:rsidRPr="00043A70">
        <w:rPr>
          <w:sz w:val="16"/>
        </w:rPr>
        <w:t>—</w:t>
      </w:r>
      <w:r w:rsidRPr="004B7675">
        <w:rPr>
          <w:u w:val="single"/>
        </w:rPr>
        <w:t>a place where s/he has not been since the dawning of Blackness</w:t>
      </w:r>
      <w:r w:rsidRPr="00043A70">
        <w:rPr>
          <w:sz w:val="16"/>
        </w:rPr>
        <w:t xml:space="preserve">. </w:t>
      </w:r>
      <w:r w:rsidRPr="004B7675">
        <w:rPr>
          <w:u w:val="single"/>
        </w:rPr>
        <w:t xml:space="preserve">This </w:t>
      </w:r>
      <w:r w:rsidRPr="00F31049">
        <w:rPr>
          <w:highlight w:val="green"/>
          <w:u w:val="single"/>
        </w:rPr>
        <w:t>attempt to position the Black in the world by way of analogy is</w:t>
      </w:r>
      <w:r w:rsidRPr="004B7675">
        <w:rPr>
          <w:u w:val="single"/>
        </w:rPr>
        <w:t xml:space="preserve"> </w:t>
      </w:r>
      <w:r w:rsidRPr="00043A70">
        <w:rPr>
          <w:sz w:val="16"/>
        </w:rPr>
        <w:t xml:space="preserve">not only a mystification, and often </w:t>
      </w:r>
      <w:r w:rsidRPr="00F31049">
        <w:rPr>
          <w:highlight w:val="green"/>
          <w:u w:val="single"/>
        </w:rPr>
        <w:t>erasure, of Blackness’s grammar of suffering</w:t>
      </w:r>
      <w:r w:rsidRPr="004B7675">
        <w:rPr>
          <w:u w:val="single"/>
        </w:rPr>
        <w:t xml:space="preserve"> </w:t>
      </w:r>
      <w:r w:rsidRPr="00043A70">
        <w:rPr>
          <w:sz w:val="16"/>
        </w:rPr>
        <w:t xml:space="preserve">(accumulation and fungibility or the status of being non-Human) </w:t>
      </w:r>
      <w:r w:rsidRPr="004B7675">
        <w:rPr>
          <w:rStyle w:val="Emphasis"/>
        </w:rPr>
        <w:t xml:space="preserve">but </w:t>
      </w:r>
      <w:r w:rsidRPr="00F31049">
        <w:rPr>
          <w:rStyle w:val="Emphasis"/>
          <w:highlight w:val="green"/>
        </w:rPr>
        <w:t>simultaneously</w:t>
      </w:r>
      <w:r w:rsidRPr="004B7675">
        <w:rPr>
          <w:rStyle w:val="Emphasis"/>
        </w:rPr>
        <w:t xml:space="preserve"> also </w:t>
      </w:r>
      <w:r w:rsidRPr="00F31049">
        <w:rPr>
          <w:rStyle w:val="Emphasis"/>
          <w:highlight w:val="green"/>
        </w:rPr>
        <w:t>a provision for civil society, promising an enabling modality for Human ethical dilemmas</w:t>
      </w:r>
      <w:r w:rsidRPr="00F31049">
        <w:rPr>
          <w:sz w:val="16"/>
          <w:highlight w:val="green"/>
        </w:rPr>
        <w:t>.</w:t>
      </w:r>
      <w:r w:rsidRPr="00043A70">
        <w:rPr>
          <w:sz w:val="16"/>
        </w:rPr>
        <w:t xml:space="preserve"> </w:t>
      </w:r>
      <w:r w:rsidRPr="004B7675">
        <w:rPr>
          <w:u w:val="single"/>
        </w:rPr>
        <w:t>It is a mystification and an erasure because, whereas Masters may share the same fantasies as Slaves, and Slaves can speak as though they have the same interests as Masters, their respective grammars of suffering are irreconcilable.</w:t>
      </w:r>
    </w:p>
    <w:p w14:paraId="3FD488A5" w14:textId="77777777" w:rsidR="003F5F7C" w:rsidRDefault="003F5F7C" w:rsidP="003F5F7C">
      <w:pPr>
        <w:pStyle w:val="Heading4"/>
      </w:pPr>
      <w:r>
        <w:t xml:space="preserve">Agamben can’t take into account social death which is the underpins the soverign and homo sacer binary – This turns case because the Slave and social death is always a priori to other forms of exclusion </w:t>
      </w:r>
    </w:p>
    <w:p w14:paraId="578AF530" w14:textId="77777777" w:rsidR="003F5F7C" w:rsidRDefault="003F5F7C" w:rsidP="003F5F7C">
      <w:r w:rsidRPr="003B76F1">
        <w:rPr>
          <w:rStyle w:val="Style13ptBold"/>
        </w:rPr>
        <w:t>Kline 17</w:t>
      </w:r>
      <w:r>
        <w:t xml:space="preserve"> (</w:t>
      </w:r>
      <w:r w:rsidRPr="003B76F1">
        <w:t>David Kline</w:t>
      </w:r>
      <w:r>
        <w:t>, is a Lecturer of Religion, Race, and Ethnicity in the Americas at the Department of Religious Studies at the University of Tennessee, “</w:t>
      </w:r>
      <w:r w:rsidRPr="0093621A">
        <w:t>The Pragmatics of Resistance: Framing Anti-Blackness and the Limits of Political Ontology</w:t>
      </w:r>
      <w:r>
        <w:t xml:space="preserve">,” </w:t>
      </w:r>
      <w:r w:rsidRPr="0093621A">
        <w:t>Critical Philosophy of Race, Vol. 5, No. 1, SPECIAL ISSUE: CHARLES MILLS AND HIS CRITICS (2017), pp. 51-69</w:t>
      </w:r>
      <w:r>
        <w:t xml:space="preserve">, Accessed 7.9.18, </w:t>
      </w:r>
      <w:hyperlink r:id="rId48" w:anchor="page_scan_tab_contents" w:history="1">
        <w:r w:rsidRPr="001B7A1F">
          <w:rPr>
            <w:rStyle w:val="Hyperlink"/>
          </w:rPr>
          <w:t>https://www.jstor.org/stable/10.5325/critphilrace.5.1.0051?seq=1#page_scan_tab_contents</w:t>
        </w:r>
      </w:hyperlink>
      <w:r>
        <w:t xml:space="preserve"> ) //ZoL</w:t>
      </w:r>
    </w:p>
    <w:p w14:paraId="08ED04B6" w14:textId="77777777" w:rsidR="003F5F7C" w:rsidRDefault="003F5F7C" w:rsidP="003F5F7C">
      <w:r>
        <w:t xml:space="preserve">In perhaps one of the most striking and unsettling passages in Red, White, and Black, </w:t>
      </w:r>
      <w:r>
        <w:rPr>
          <w:u w:val="single"/>
        </w:rPr>
        <w:t>Wilderson takes Fanon’s refl</w:t>
      </w:r>
      <w:r w:rsidRPr="00D13529">
        <w:rPr>
          <w:u w:val="single"/>
        </w:rPr>
        <w:t>ections on the difference between Jewish suffering and Black suff</w:t>
      </w:r>
      <w:r>
        <w:rPr>
          <w:u w:val="single"/>
        </w:rPr>
        <w:t>ering and makes a striking com</w:t>
      </w:r>
      <w:r w:rsidRPr="00D13529">
        <w:rPr>
          <w:u w:val="single"/>
        </w:rPr>
        <w:t>parison between the events of the Holocaust and the Middle Passage that gets to the core of the absolute antagonism between Blackness and all other ontological positions within the world</w:t>
      </w:r>
      <w:r>
        <w:t>:</w:t>
      </w:r>
    </w:p>
    <w:p w14:paraId="07DA7E88" w14:textId="77777777" w:rsidR="003F5F7C" w:rsidRPr="00EC2271" w:rsidRDefault="003F5F7C" w:rsidP="003F5F7C">
      <w:pPr>
        <w:ind w:left="720"/>
        <w:rPr>
          <w:sz w:val="16"/>
        </w:rPr>
      </w:pPr>
      <w:r w:rsidRPr="00D13529">
        <w:rPr>
          <w:u w:val="single"/>
        </w:rPr>
        <w:t>Jews went into Auschwitz and came out as Jews</w:t>
      </w:r>
      <w:r w:rsidRPr="00EC2271">
        <w:rPr>
          <w:sz w:val="16"/>
        </w:rPr>
        <w:t xml:space="preserve">. </w:t>
      </w:r>
      <w:r w:rsidRPr="00EC2271">
        <w:rPr>
          <w:rStyle w:val="Emphasis"/>
          <w:highlight w:val="green"/>
        </w:rPr>
        <w:t>Africans went into the ships and came out as Blacks</w:t>
      </w:r>
      <w:r w:rsidRPr="00EC2271">
        <w:rPr>
          <w:sz w:val="16"/>
        </w:rPr>
        <w:t xml:space="preserve">. </w:t>
      </w:r>
      <w:r w:rsidRPr="00EC2271">
        <w:rPr>
          <w:highlight w:val="green"/>
          <w:u w:val="single"/>
        </w:rPr>
        <w:t xml:space="preserve">The former is a Human holocaust; </w:t>
      </w:r>
      <w:r w:rsidRPr="00EC2271">
        <w:rPr>
          <w:rStyle w:val="Emphasis"/>
          <w:highlight w:val="green"/>
        </w:rPr>
        <w:t>the latter is a Human and a metaphysical holocaust</w:t>
      </w:r>
      <w:r w:rsidRPr="00EC2271">
        <w:rPr>
          <w:sz w:val="16"/>
        </w:rPr>
        <w:t xml:space="preserve">. </w:t>
      </w:r>
      <w:r w:rsidRPr="00D13529">
        <w:rPr>
          <w:u w:val="single"/>
        </w:rPr>
        <w:t>That is why it makes little sense to attempt analogy: the Jews have the dead (the Muselmann) among them</w:t>
      </w:r>
      <w:r w:rsidRPr="00EC2271">
        <w:rPr>
          <w:sz w:val="16"/>
        </w:rPr>
        <w:t xml:space="preserve">; </w:t>
      </w:r>
      <w:r w:rsidRPr="00D13529">
        <w:rPr>
          <w:u w:val="single"/>
        </w:rPr>
        <w:t xml:space="preserve">the dead have the Blacks among them </w:t>
      </w:r>
      <w:r w:rsidRPr="00EC2271">
        <w:rPr>
          <w:sz w:val="16"/>
        </w:rPr>
        <w:t>(Wilderson 2010, 38).</w:t>
      </w:r>
    </w:p>
    <w:p w14:paraId="6434D4A9" w14:textId="77777777" w:rsidR="003F5F7C" w:rsidRPr="00621260" w:rsidRDefault="003F5F7C" w:rsidP="003F5F7C">
      <w:pPr>
        <w:rPr>
          <w:sz w:val="16"/>
        </w:rPr>
      </w:pPr>
      <w:r w:rsidRPr="00C01711">
        <w:rPr>
          <w:highlight w:val="green"/>
          <w:u w:val="single"/>
        </w:rPr>
        <w:t>This</w:t>
      </w:r>
      <w:r w:rsidRPr="00EC2271">
        <w:rPr>
          <w:u w:val="single"/>
        </w:rPr>
        <w:t xml:space="preserve"> quotation </w:t>
      </w:r>
      <w:r w:rsidRPr="00C01711">
        <w:rPr>
          <w:highlight w:val="green"/>
          <w:u w:val="single"/>
        </w:rPr>
        <w:t>comes at the end of a</w:t>
      </w:r>
      <w:r w:rsidRPr="00EC2271">
        <w:rPr>
          <w:u w:val="single"/>
        </w:rPr>
        <w:t xml:space="preserve"> brief </w:t>
      </w:r>
      <w:r w:rsidRPr="00C01711">
        <w:rPr>
          <w:highlight w:val="green"/>
          <w:u w:val="single"/>
        </w:rPr>
        <w:t>critique of</w:t>
      </w:r>
      <w:r w:rsidRPr="00EC2271">
        <w:rPr>
          <w:u w:val="single"/>
        </w:rPr>
        <w:t xml:space="preserve"> Giorgio </w:t>
      </w:r>
      <w:r w:rsidRPr="00C01711">
        <w:rPr>
          <w:highlight w:val="green"/>
          <w:u w:val="single"/>
        </w:rPr>
        <w:t>Agamben</w:t>
      </w:r>
      <w:r w:rsidRPr="004373A7">
        <w:rPr>
          <w:sz w:val="16"/>
        </w:rPr>
        <w:t xml:space="preserve">, </w:t>
      </w:r>
      <w:r w:rsidRPr="00C01711">
        <w:rPr>
          <w:highlight w:val="green"/>
          <w:u w:val="single"/>
        </w:rPr>
        <w:t>whose</w:t>
      </w:r>
      <w:r w:rsidRPr="00C00113">
        <w:rPr>
          <w:u w:val="single"/>
        </w:rPr>
        <w:t xml:space="preserve"> </w:t>
      </w:r>
      <w:r w:rsidRPr="004373A7">
        <w:rPr>
          <w:sz w:val="16"/>
        </w:rPr>
        <w:t xml:space="preserve">own </w:t>
      </w:r>
      <w:r w:rsidRPr="00C01711">
        <w:rPr>
          <w:highlight w:val="green"/>
          <w:u w:val="single"/>
        </w:rPr>
        <w:t>political ontology is</w:t>
      </w:r>
      <w:r w:rsidRPr="00C00113">
        <w:rPr>
          <w:u w:val="single"/>
        </w:rPr>
        <w:t xml:space="preserve"> </w:t>
      </w:r>
      <w:r w:rsidRPr="004373A7">
        <w:rPr>
          <w:sz w:val="16"/>
        </w:rPr>
        <w:t xml:space="preserve">also </w:t>
      </w:r>
      <w:r w:rsidRPr="00C01711">
        <w:rPr>
          <w:highlight w:val="green"/>
          <w:u w:val="single"/>
        </w:rPr>
        <w:t>centered on an extreme binary distinction between ontological positions</w:t>
      </w:r>
      <w:r w:rsidRPr="004373A7">
        <w:rPr>
          <w:sz w:val="16"/>
        </w:rPr>
        <w:t xml:space="preserve">. </w:t>
      </w:r>
      <w:r w:rsidRPr="00C00113">
        <w:rPr>
          <w:u w:val="single"/>
        </w:rPr>
        <w:t xml:space="preserve">There are two angles from which Wilderson critiques Agamben’s ontology of suffering. </w:t>
      </w:r>
      <w:r w:rsidRPr="00C00113">
        <w:rPr>
          <w:rStyle w:val="Emphasis"/>
        </w:rPr>
        <w:t>First</w:t>
      </w:r>
      <w:r w:rsidRPr="004373A7">
        <w:rPr>
          <w:sz w:val="16"/>
        </w:rPr>
        <w:t xml:space="preserve">, </w:t>
      </w:r>
      <w:r w:rsidRPr="00C00113">
        <w:rPr>
          <w:rStyle w:val="Emphasis"/>
        </w:rPr>
        <w:t>he takes issue with Agamben’s characterization of Auschwitz a</w:t>
      </w:r>
      <w:r>
        <w:rPr>
          <w:rStyle w:val="Emphasis"/>
        </w:rPr>
        <w:t>s “something so unprec</w:t>
      </w:r>
      <w:r w:rsidRPr="00C00113">
        <w:rPr>
          <w:rStyle w:val="Emphasis"/>
        </w:rPr>
        <w:t xml:space="preserve">edented </w:t>
      </w:r>
      <w:r w:rsidRPr="004373A7">
        <w:rPr>
          <w:sz w:val="16"/>
        </w:rPr>
        <w:t xml:space="preserve">that one tries to make it comprehensible by bringing it back to categories that are both extreme and absolutely familiar: life and death, dignity and indignity” (Agamben 1999, 81–82). </w:t>
      </w:r>
      <w:r w:rsidRPr="00C01711">
        <w:rPr>
          <w:highlight w:val="green"/>
          <w:u w:val="single"/>
        </w:rPr>
        <w:t>Auschwitz, Wilderson notes, is not so unprecedented for those that have the middle passage or the Native American genocide as their frame of reference</w:t>
      </w:r>
      <w:r w:rsidRPr="004373A7">
        <w:rPr>
          <w:u w:val="single"/>
        </w:rPr>
        <w:t>.</w:t>
      </w:r>
      <w:r w:rsidRPr="004373A7">
        <w:rPr>
          <w:sz w:val="16"/>
        </w:rPr>
        <w:t>2 This is obvious enough, although bracketed or simply ignor</w:t>
      </w:r>
      <w:r>
        <w:rPr>
          <w:sz w:val="16"/>
        </w:rPr>
        <w:t>ed for the most part in contem</w:t>
      </w:r>
      <w:r w:rsidRPr="004373A7">
        <w:rPr>
          <w:sz w:val="16"/>
        </w:rPr>
        <w:t xml:space="preserve">porary critical theory. </w:t>
      </w:r>
      <w:r w:rsidRPr="00C01711">
        <w:rPr>
          <w:rStyle w:val="Emphasis"/>
          <w:highlight w:val="green"/>
        </w:rPr>
        <w:t>Second</w:t>
      </w:r>
      <w:r w:rsidRPr="004373A7">
        <w:rPr>
          <w:sz w:val="16"/>
        </w:rPr>
        <w:t>, and more important fo</w:t>
      </w:r>
      <w:r>
        <w:rPr>
          <w:sz w:val="16"/>
        </w:rPr>
        <w:t>r Wilderson’s ontol</w:t>
      </w:r>
      <w:r w:rsidRPr="004373A7">
        <w:rPr>
          <w:sz w:val="16"/>
        </w:rPr>
        <w:t xml:space="preserve">ogy, </w:t>
      </w:r>
      <w:r w:rsidRPr="00C01711">
        <w:rPr>
          <w:highlight w:val="green"/>
          <w:u w:val="single"/>
        </w:rPr>
        <w:t>is the</w:t>
      </w:r>
      <w:r w:rsidRPr="004373A7">
        <w:rPr>
          <w:u w:val="single"/>
        </w:rPr>
        <w:t xml:space="preserve"> Fanonian critique of Agamben’s </w:t>
      </w:r>
      <w:r w:rsidRPr="004373A7">
        <w:rPr>
          <w:sz w:val="16"/>
        </w:rPr>
        <w:t xml:space="preserve">(implicit) </w:t>
      </w:r>
      <w:r w:rsidRPr="00C01711">
        <w:rPr>
          <w:highlight w:val="green"/>
          <w:u w:val="single"/>
        </w:rPr>
        <w:t>assumption that the Holocaust is an example of an antagonism between</w:t>
      </w:r>
      <w:r w:rsidRPr="004373A7">
        <w:rPr>
          <w:u w:val="single"/>
        </w:rPr>
        <w:t xml:space="preserve"> the Nazis and the Jews, a paradigmatic example of the relationship between </w:t>
      </w:r>
      <w:r w:rsidRPr="00C01711">
        <w:rPr>
          <w:highlight w:val="green"/>
          <w:u w:val="single"/>
        </w:rPr>
        <w:t>absolute sovereignty and bare life</w:t>
      </w:r>
      <w:r w:rsidRPr="004373A7">
        <w:rPr>
          <w:sz w:val="16"/>
        </w:rPr>
        <w:t>.</w:t>
      </w:r>
      <w:r>
        <w:rPr>
          <w:sz w:val="16"/>
        </w:rPr>
        <w:t xml:space="preserve"> </w:t>
      </w:r>
      <w:r w:rsidRPr="00C01711">
        <w:rPr>
          <w:highlight w:val="green"/>
          <w:u w:val="single"/>
        </w:rPr>
        <w:t>The critique</w:t>
      </w:r>
      <w:r w:rsidRPr="005F5773">
        <w:rPr>
          <w:u w:val="single"/>
        </w:rPr>
        <w:t xml:space="preserve"> </w:t>
      </w:r>
      <w:r w:rsidRPr="00D22195">
        <w:rPr>
          <w:sz w:val="16"/>
        </w:rPr>
        <w:t xml:space="preserve">is subtle while at the same time </w:t>
      </w:r>
      <w:r w:rsidRPr="00C01711">
        <w:rPr>
          <w:highlight w:val="green"/>
          <w:u w:val="single"/>
        </w:rPr>
        <w:t>devastating</w:t>
      </w:r>
      <w:r w:rsidRPr="00D22195">
        <w:rPr>
          <w:sz w:val="16"/>
        </w:rPr>
        <w:t xml:space="preserve">, and it is hard to see on the surface.3 As is well known, </w:t>
      </w:r>
      <w:r w:rsidRPr="005F5773">
        <w:rPr>
          <w:u w:val="single"/>
        </w:rPr>
        <w:t>Agamben’s political ontology is structured around the two poles of sovereign power and bare life that work as the ends of a formal and paradoxical juridical-political order in which both are simultaneously included and excluded</w:t>
      </w:r>
      <w:r w:rsidRPr="00D22195">
        <w:rPr>
          <w:sz w:val="16"/>
        </w:rPr>
        <w:t xml:space="preserve">: </w:t>
      </w:r>
      <w:r w:rsidRPr="005F5773">
        <w:rPr>
          <w:u w:val="single"/>
        </w:rPr>
        <w:t xml:space="preserve">bare life is inscribed in the law by the fact that it is abandoned of its protection and sovereign power establishes the law through extra-legal means </w:t>
      </w:r>
      <w:r w:rsidRPr="00D22195">
        <w:rPr>
          <w:sz w:val="16"/>
        </w:rPr>
        <w:t>(i.e., the state of exception). Agamben argues that the political ontology of the West (of which he finds an origin in the ancient Greeks that travels unbroken into the present) has been and continues to be defined around this originary and fundamental binary distinction between bare life (zoe) and political life (bios) that pro- vides the conceptual frame through which sovereign power is possible. The state of exception, which Agamben argues is the original means of abandoning and binding life in relation to the law (Agamben 2005, 1), constitutes a juridical-political sphere (the polis) against which certain life is excluded from the law’s jurisdiction while at the same time being paradoxically included within it.</w:t>
      </w:r>
      <w:r>
        <w:rPr>
          <w:sz w:val="16"/>
        </w:rPr>
        <w:t xml:space="preserve"> </w:t>
      </w:r>
      <w:r w:rsidRPr="00621260">
        <w:rPr>
          <w:sz w:val="16"/>
        </w:rPr>
        <w:t xml:space="preserve">I include this brief summary of Agamben’s ontological structure of sovereignty and bare life in order to show its structural and formal similarity with Wilderson’s ontology, also structured around two extreme poles that provide negative images of one another. However, </w:t>
      </w:r>
      <w:r w:rsidRPr="004373A7">
        <w:rPr>
          <w:u w:val="single"/>
        </w:rPr>
        <w:t xml:space="preserve">Wilderson pushes Agamben’s structure deeper still and radicalizes it by negating altogether the included exclusion that keeps bare life implicated in Human being. </w:t>
      </w:r>
      <w:r w:rsidRPr="00621260">
        <w:rPr>
          <w:sz w:val="16"/>
        </w:rPr>
        <w:t xml:space="preserve">In this sense, </w:t>
      </w:r>
      <w:r w:rsidRPr="00C01711">
        <w:rPr>
          <w:rStyle w:val="Emphasis"/>
          <w:highlight w:val="green"/>
        </w:rPr>
        <w:t>the difference between Agamben and Wilderson is precisely the difference between Wilderson’s notion of a conflict and that of an antagonism</w:t>
      </w:r>
      <w:r w:rsidRPr="00621260">
        <w:rPr>
          <w:sz w:val="16"/>
        </w:rPr>
        <w:t xml:space="preserve">. </w:t>
      </w:r>
      <w:r w:rsidRPr="004B3A57">
        <w:rPr>
          <w:u w:val="single"/>
        </w:rPr>
        <w:t xml:space="preserve">This can be a rather hard distinction to swallow, as it is </w:t>
      </w:r>
      <w:r w:rsidRPr="00621260">
        <w:rPr>
          <w:sz w:val="16"/>
        </w:rPr>
        <w:t xml:space="preserve">not the general experience of suffering that is at stake, a potential experience shared across all racial positions, but rather </w:t>
      </w:r>
      <w:r w:rsidRPr="00AC2A2D">
        <w:rPr>
          <w:highlight w:val="green"/>
          <w:u w:val="single"/>
        </w:rPr>
        <w:t>the relation itself between Black being and all other (non-black/Human) being.</w:t>
      </w:r>
      <w:r w:rsidRPr="004B3A57">
        <w:rPr>
          <w:u w:val="single"/>
        </w:rPr>
        <w:t xml:space="preserve"> This </w:t>
      </w:r>
      <w:r w:rsidRPr="00AC2A2D">
        <w:rPr>
          <w:highlight w:val="green"/>
          <w:u w:val="single"/>
        </w:rPr>
        <w:t>is made clear</w:t>
      </w:r>
      <w:r w:rsidRPr="00AC2A2D">
        <w:rPr>
          <w:sz w:val="16"/>
          <w:highlight w:val="green"/>
        </w:rPr>
        <w:t xml:space="preserve"> </w:t>
      </w:r>
      <w:r w:rsidRPr="00AC2A2D">
        <w:rPr>
          <w:highlight w:val="green"/>
          <w:u w:val="single"/>
        </w:rPr>
        <w:t>with Wilderson’s evocation of Agamben’s reflections on the Muselmann</w:t>
      </w:r>
      <w:r w:rsidRPr="00621260">
        <w:rPr>
          <w:sz w:val="16"/>
        </w:rPr>
        <w:t>, the name Jewish concentration camp prisoners gave to those who had succumbed to a condition that could only be described as the threshold of Human life’s conversion to death. The Muselmann functions for Agamben as modernity’s paradigmatic representation of bare life, the figure at the core of the camp that serves as its “limit figure” in which “all morality and humanity themselves are called into question” (Agamben 1999, 63). Agamben describes the Muselmann,</w:t>
      </w:r>
    </w:p>
    <w:p w14:paraId="59CF4C82" w14:textId="77777777" w:rsidR="003F5F7C" w:rsidRPr="00C55F97" w:rsidRDefault="003F5F7C" w:rsidP="003F5F7C">
      <w:pPr>
        <w:ind w:left="720"/>
        <w:rPr>
          <w:sz w:val="16"/>
          <w:szCs w:val="16"/>
        </w:rPr>
      </w:pPr>
      <w:r w:rsidRPr="00C55F97">
        <w:rPr>
          <w:sz w:val="16"/>
          <w:szCs w:val="16"/>
        </w:rPr>
        <w:t>he whom ‘no one wants to see,’ and who is inscribed in every testimony as a lacuna—wavers without finding a definite position</w:t>
      </w:r>
      <w:proofErr w:type="gramStart"/>
      <w:r w:rsidRPr="00C55F97">
        <w:rPr>
          <w:sz w:val="16"/>
          <w:szCs w:val="16"/>
        </w:rPr>
        <w:t>. . . .</w:t>
      </w:r>
      <w:proofErr w:type="gramEnd"/>
      <w:r w:rsidRPr="00C55F97">
        <w:rPr>
          <w:sz w:val="16"/>
          <w:szCs w:val="16"/>
        </w:rPr>
        <w:t xml:space="preserve"> In one case, he appears as the non-living, as the being whose life is not truly life; in the other, as he whose death cannot be called death, but only the production of a corpse—the inscription of life in a dead area and, in death, of a living area. . . . The Muselmann is the non-human who obstinately appears as human; he is the human that cannot be told apart from the inhuman (ibid., 81–82).</w:t>
      </w:r>
    </w:p>
    <w:p w14:paraId="00B6ED66" w14:textId="77777777" w:rsidR="003F5F7C" w:rsidRPr="00B71F12" w:rsidRDefault="003F5F7C" w:rsidP="003F5F7C">
      <w:pPr>
        <w:rPr>
          <w:sz w:val="16"/>
          <w:szCs w:val="16"/>
        </w:rPr>
      </w:pPr>
      <w:r w:rsidRPr="00C55F97">
        <w:rPr>
          <w:sz w:val="16"/>
          <w:szCs w:val="16"/>
        </w:rPr>
        <w:t>The seeming parallels with Wilderson’s social death should be obvious, and, indeed, racial identity is certainly on Agamben’s radar when he is discussing the Muselmann, although in a very Eurocentric historical sense and, in the end, in a problematic way that “transcends race” (ibid., 85).4 Auschwitz, Agamben argues, is a culminating moment where the biopolitics of race reaches its limit point. Following Foucault’s theory of biopolitical racism laid out in his College de France lectures Society Must Be Defended (Foucault 2007), he discusses how race functions as the means through which states mark biological caesuras within populations. He argues that the Muselmann is the end of a long line of caesuras that marks the limit of life’s reduction to the uttermost threshold of death. Agamben notes that “biopolitical caesuras are essentially mobile, and in each case they isolate a further zone in the biological continuum, a zone which corresponds to a process of increasing Entwurdigung and degradation” (Agamben 1999, 85). The camp is where the Muselmann emerges as the limit to this process, where the link between the zone of political life and bare life is finally exhausted to the point that caesuras are no longer possible. The Muselmann is the end of a process of violence that converts a Human being as indistinguishable from non-Human being.</w:t>
      </w:r>
      <w:r>
        <w:rPr>
          <w:sz w:val="16"/>
          <w:szCs w:val="16"/>
        </w:rPr>
        <w:t xml:space="preserve"> </w:t>
      </w:r>
      <w:r w:rsidRPr="00AC2A2D">
        <w:rPr>
          <w:highlight w:val="green"/>
          <w:u w:val="single"/>
        </w:rPr>
        <w:t>Wilderson refuses this process to Black being.</w:t>
      </w:r>
      <w:r w:rsidRPr="00AC2A2D">
        <w:rPr>
          <w:u w:val="single"/>
        </w:rPr>
        <w:t xml:space="preserve"> As a correction to the mistake of equating the Nazi-Jewish relation as a structural antagonism,</w:t>
      </w:r>
      <w:r w:rsidRPr="00135DBD">
        <w:rPr>
          <w:u w:val="single"/>
        </w:rPr>
        <w:t xml:space="preserve"> rather than as part of an inter-European “family history” </w:t>
      </w:r>
      <w:r w:rsidRPr="00283DE0">
        <w:rPr>
          <w:sz w:val="16"/>
        </w:rPr>
        <w:t xml:space="preserve">(Fanon 2008, 95), he notes that “Fanon returns the Jew to his or her rightful position—a position within civil society animated by an ensemble of Human contents” (Wilderson 2010, 36). </w:t>
      </w:r>
      <w:r w:rsidRPr="00135DBD">
        <w:rPr>
          <w:u w:val="single"/>
        </w:rPr>
        <w:t xml:space="preserve">For Wilderson, </w:t>
      </w:r>
      <w:r w:rsidRPr="00AC2A2D">
        <w:rPr>
          <w:highlight w:val="green"/>
          <w:u w:val="single"/>
        </w:rPr>
        <w:t xml:space="preserve">Agamben fails to understand the nature of the political constitution of Blackness </w:t>
      </w:r>
      <w:r w:rsidRPr="00AC2A2D">
        <w:rPr>
          <w:rStyle w:val="Emphasis"/>
          <w:highlight w:val="green"/>
        </w:rPr>
        <w:t>through gratuitous violence</w:t>
      </w:r>
      <w:r w:rsidRPr="00AC2A2D">
        <w:rPr>
          <w:sz w:val="16"/>
          <w:highlight w:val="green"/>
        </w:rPr>
        <w:t>,</w:t>
      </w:r>
      <w:r w:rsidRPr="00283DE0">
        <w:rPr>
          <w:sz w:val="16"/>
        </w:rPr>
        <w:t xml:space="preserve"> and </w:t>
      </w:r>
      <w:r w:rsidRPr="00135DBD">
        <w:rPr>
          <w:u w:val="single"/>
        </w:rPr>
        <w:t>so, he does not go far enough</w:t>
      </w:r>
      <w:r w:rsidRPr="00283DE0">
        <w:rPr>
          <w:sz w:val="16"/>
        </w:rPr>
        <w:t xml:space="preserve">. </w:t>
      </w:r>
      <w:r w:rsidRPr="00AC2A2D">
        <w:rPr>
          <w:highlight w:val="green"/>
          <w:u w:val="single"/>
        </w:rPr>
        <w:t>Wilderson’s political ontology</w:t>
      </w:r>
      <w:r w:rsidRPr="00283DE0">
        <w:rPr>
          <w:sz w:val="16"/>
        </w:rPr>
        <w:t>, then</w:t>
      </w:r>
      <w:r w:rsidRPr="00AC2A2D">
        <w:rPr>
          <w:sz w:val="16"/>
          <w:highlight w:val="green"/>
        </w:rPr>
        <w:t xml:space="preserve">, </w:t>
      </w:r>
      <w:r w:rsidRPr="00AC2A2D">
        <w:rPr>
          <w:highlight w:val="green"/>
          <w:u w:val="single"/>
        </w:rPr>
        <w:t>is a radicalization of Agamben’s basic structure that digs down to another level beneath the ontological nadir of bare life</w:t>
      </w:r>
      <w:r w:rsidRPr="00AC2A2D">
        <w:rPr>
          <w:sz w:val="16"/>
          <w:highlight w:val="green"/>
        </w:rPr>
        <w:t xml:space="preserve">: </w:t>
      </w:r>
      <w:r w:rsidRPr="00AC2A2D">
        <w:rPr>
          <w:rStyle w:val="Emphasis"/>
          <w:highlight w:val="green"/>
        </w:rPr>
        <w:t>social death</w:t>
      </w:r>
      <w:r w:rsidRPr="00AC2A2D">
        <w:rPr>
          <w:sz w:val="16"/>
          <w:highlight w:val="green"/>
        </w:rPr>
        <w:t>.</w:t>
      </w:r>
      <w:r w:rsidRPr="00283DE0">
        <w:rPr>
          <w:sz w:val="16"/>
        </w:rPr>
        <w:t xml:space="preserve"> </w:t>
      </w:r>
      <w:r w:rsidRPr="00AC2A2D">
        <w:rPr>
          <w:highlight w:val="green"/>
          <w:u w:val="single"/>
        </w:rPr>
        <w:t>Rather than sovereign power and bare life</w:t>
      </w:r>
      <w:r w:rsidRPr="00AC2A2D">
        <w:rPr>
          <w:sz w:val="16"/>
          <w:highlight w:val="green"/>
        </w:rPr>
        <w:t xml:space="preserve">, </w:t>
      </w:r>
      <w:r w:rsidRPr="00AC2A2D">
        <w:rPr>
          <w:rStyle w:val="Emphasis"/>
          <w:highlight w:val="green"/>
        </w:rPr>
        <w:t>the opposing poles really consist of Master</w:t>
      </w:r>
      <w:r w:rsidRPr="00075670">
        <w:rPr>
          <w:rStyle w:val="Emphasis"/>
        </w:rPr>
        <w:t xml:space="preserve"> </w:t>
      </w:r>
      <w:r w:rsidRPr="00283DE0">
        <w:rPr>
          <w:sz w:val="16"/>
        </w:rPr>
        <w:t>(</w:t>
      </w:r>
      <w:r w:rsidRPr="00075670">
        <w:rPr>
          <w:u w:val="single"/>
        </w:rPr>
        <w:t xml:space="preserve">which can be understood as </w:t>
      </w:r>
      <w:r w:rsidRPr="00283DE0">
        <w:rPr>
          <w:sz w:val="16"/>
        </w:rPr>
        <w:t xml:space="preserve">a name for </w:t>
      </w:r>
      <w:r w:rsidRPr="00075670">
        <w:rPr>
          <w:u w:val="single"/>
        </w:rPr>
        <w:t>the absolute sovereign</w:t>
      </w:r>
      <w:r w:rsidRPr="00283DE0">
        <w:rPr>
          <w:sz w:val="16"/>
        </w:rPr>
        <w:t xml:space="preserve">) </w:t>
      </w:r>
      <w:r w:rsidRPr="00AC2A2D">
        <w:rPr>
          <w:rStyle w:val="Emphasis"/>
          <w:highlight w:val="green"/>
        </w:rPr>
        <w:t>and Slave/</w:t>
      </w:r>
      <w:r w:rsidRPr="00075670">
        <w:rPr>
          <w:rStyle w:val="Emphasis"/>
        </w:rPr>
        <w:t>social death</w:t>
      </w:r>
      <w:r w:rsidRPr="00283DE0">
        <w:rPr>
          <w:sz w:val="16"/>
        </w:rPr>
        <w:t xml:space="preserve">. </w:t>
      </w:r>
      <w:r w:rsidRPr="00AC2A2D">
        <w:rPr>
          <w:highlight w:val="green"/>
          <w:u w:val="single"/>
        </w:rPr>
        <w:t>Within Agamben’s</w:t>
      </w:r>
      <w:r w:rsidRPr="00075670">
        <w:rPr>
          <w:u w:val="single"/>
        </w:rPr>
        <w:t xml:space="preserve"> </w:t>
      </w:r>
      <w:r w:rsidRPr="00283DE0">
        <w:rPr>
          <w:sz w:val="16"/>
        </w:rPr>
        <w:t xml:space="preserve">formal structure of included exclusions, </w:t>
      </w:r>
      <w:r w:rsidRPr="00AC2A2D">
        <w:rPr>
          <w:highlight w:val="green"/>
          <w:u w:val="single"/>
        </w:rPr>
        <w:t>bare life</w:t>
      </w:r>
      <w:r w:rsidRPr="00075670">
        <w:rPr>
          <w:u w:val="single"/>
        </w:rPr>
        <w:t xml:space="preserve">, despite </w:t>
      </w:r>
      <w:r w:rsidRPr="00AC2A2D">
        <w:rPr>
          <w:highlight w:val="green"/>
          <w:u w:val="single"/>
        </w:rPr>
        <w:t>it</w:t>
      </w:r>
      <w:r w:rsidRPr="00075670">
        <w:rPr>
          <w:u w:val="single"/>
        </w:rPr>
        <w:t xml:space="preserve">s exclusion under the ban, </w:t>
      </w:r>
      <w:r w:rsidRPr="00AC2A2D">
        <w:rPr>
          <w:highlight w:val="green"/>
          <w:u w:val="single"/>
        </w:rPr>
        <w:t>remains inscribed within political life</w:t>
      </w:r>
      <w:r w:rsidRPr="00283DE0">
        <w:rPr>
          <w:sz w:val="16"/>
        </w:rPr>
        <w:t xml:space="preserve">. </w:t>
      </w:r>
      <w:r w:rsidRPr="00AC2A2D">
        <w:rPr>
          <w:highlight w:val="green"/>
          <w:u w:val="single"/>
        </w:rPr>
        <w:t>Bare life is always implicated, even in its exclusion, within sovereignty</w:t>
      </w:r>
      <w:r w:rsidRPr="00283DE0">
        <w:rPr>
          <w:sz w:val="16"/>
        </w:rPr>
        <w:t xml:space="preserve">. As Agamben says in the introduction of Homo Sacer, “it will be necessary to reconsider the sense of the Aristotelian definition of the polis as the opposition between life (zēn) and good life (eu zēn). </w:t>
      </w:r>
      <w:r w:rsidRPr="00075670">
        <w:rPr>
          <w:u w:val="single"/>
        </w:rPr>
        <w:t>The opposition is, in fact, at the same time an implication of the first in the second, of bare life in politically qualified life</w:t>
      </w:r>
      <w:r w:rsidRPr="00283DE0">
        <w:rPr>
          <w:sz w:val="16"/>
        </w:rPr>
        <w:t xml:space="preserve">” (Agamben 1998, 11). </w:t>
      </w:r>
      <w:r w:rsidRPr="00AC2A2D">
        <w:rPr>
          <w:rStyle w:val="Emphasis"/>
          <w:highlight w:val="green"/>
        </w:rPr>
        <w:t>Because of this, bare life’s banishment from the political realm can never be complete or absolute</w:t>
      </w:r>
      <w:r w:rsidRPr="00283DE0">
        <w:rPr>
          <w:sz w:val="16"/>
        </w:rPr>
        <w:t xml:space="preserve">. </w:t>
      </w:r>
      <w:r w:rsidRPr="00075670">
        <w:rPr>
          <w:u w:val="single"/>
        </w:rPr>
        <w:t>As long as bare life remains implicated in political life</w:t>
      </w:r>
      <w:r w:rsidRPr="00283DE0">
        <w:rPr>
          <w:sz w:val="16"/>
        </w:rPr>
        <w:t xml:space="preserve">, </w:t>
      </w:r>
      <w:r w:rsidRPr="00AC2A2D">
        <w:rPr>
          <w:highlight w:val="green"/>
          <w:u w:val="single"/>
        </w:rPr>
        <w:t>it will always remain included within the zone of Human being, even if only at its very threshold</w:t>
      </w:r>
      <w:r w:rsidRPr="00AC2A2D">
        <w:rPr>
          <w:sz w:val="16"/>
          <w:highlight w:val="green"/>
        </w:rPr>
        <w:t>.</w:t>
      </w:r>
      <w:r w:rsidRPr="00283DE0">
        <w:rPr>
          <w:sz w:val="16"/>
        </w:rPr>
        <w:t xml:space="preserve"> Such necessary incompletion is why bare life and sovereignty are held together around a conflict and not an antagonism. </w:t>
      </w:r>
      <w:r w:rsidRPr="00AC2A2D">
        <w:rPr>
          <w:highlight w:val="green"/>
          <w:u w:val="single"/>
        </w:rPr>
        <w:t>Social death, then, is the absolute nothingness on which bare life is distinguished as included in the structure of the law</w:t>
      </w:r>
      <w:r w:rsidRPr="00075670">
        <w:rPr>
          <w:u w:val="single"/>
        </w:rPr>
        <w:t>, even if by way of an exclusion</w:t>
      </w:r>
      <w:r w:rsidRPr="00AC2A2D">
        <w:rPr>
          <w:u w:val="single"/>
        </w:rPr>
        <w:t>. Social death</w:t>
      </w:r>
      <w:r w:rsidRPr="00075670">
        <w:rPr>
          <w:u w:val="single"/>
        </w:rPr>
        <w:t>, to be sure, remains connected as one side of a binary distinction between Human life and Blackness</w:t>
      </w:r>
      <w:r w:rsidRPr="00283DE0">
        <w:rPr>
          <w:sz w:val="16"/>
        </w:rPr>
        <w:t xml:space="preserve">. However, </w:t>
      </w:r>
      <w:r w:rsidRPr="00AC2A2D">
        <w:rPr>
          <w:rStyle w:val="Emphasis"/>
          <w:highlight w:val="green"/>
        </w:rPr>
        <w:t>unlike bare life, social death is absolutely excluded, a priori, from Human life itself</w:t>
      </w:r>
      <w:r w:rsidRPr="00283DE0">
        <w:rPr>
          <w:sz w:val="16"/>
        </w:rPr>
        <w:t xml:space="preserve">; </w:t>
      </w:r>
      <w:r w:rsidRPr="00075670">
        <w:rPr>
          <w:u w:val="single"/>
        </w:rPr>
        <w:t>it is a political status of a being that is always already dead even in relation to bare life</w:t>
      </w:r>
      <w:r w:rsidRPr="00283DE0">
        <w:rPr>
          <w:sz w:val="16"/>
        </w:rPr>
        <w:t xml:space="preserve">. </w:t>
      </w:r>
      <w:r w:rsidRPr="00AC2A2D">
        <w:rPr>
          <w:rStyle w:val="Emphasis"/>
          <w:highlight w:val="green"/>
        </w:rPr>
        <w:t>Social death, then, is the absolute exclusion that allows for bare life to be recognized as an included exclusion</w:t>
      </w:r>
      <w:r w:rsidRPr="00283DE0">
        <w:rPr>
          <w:sz w:val="16"/>
        </w:rPr>
        <w:t>.</w:t>
      </w:r>
    </w:p>
    <w:p w14:paraId="2E35E0E8" w14:textId="38A3525A" w:rsidR="005B2231" w:rsidRDefault="005B2231" w:rsidP="005B2231">
      <w:pPr>
        <w:pStyle w:val="Heading3"/>
      </w:pPr>
      <w:r>
        <w:t>Cap</w:t>
      </w:r>
    </w:p>
    <w:p w14:paraId="6C9B2A0C" w14:textId="60E80A79" w:rsidR="00D93AC5" w:rsidRDefault="00D93AC5" w:rsidP="00D93AC5">
      <w:pPr>
        <w:pStyle w:val="Heading4"/>
      </w:pPr>
      <w:r>
        <w:t>Globalization has rendered state centric biopower obsolete – economic modes of oppression intervene in law to justify states of exception and create bare life</w:t>
      </w:r>
    </w:p>
    <w:p w14:paraId="40E6BD31" w14:textId="0FAADF8D" w:rsidR="00D93AC5" w:rsidRPr="00D93AC5" w:rsidRDefault="00D93AC5" w:rsidP="00D93AC5">
      <w:pPr>
        <w:rPr>
          <w:rStyle w:val="Style13ptBold"/>
        </w:rPr>
      </w:pPr>
      <w:r w:rsidRPr="00D93AC5">
        <w:rPr>
          <w:rStyle w:val="Style13ptBold"/>
        </w:rPr>
        <w:t>Cotula 17</w:t>
      </w:r>
      <w:r>
        <w:rPr>
          <w:rStyle w:val="Style13ptBold"/>
        </w:rPr>
        <w:t xml:space="preserve"> </w:t>
      </w:r>
      <w:r w:rsidRPr="00D93AC5">
        <w:t xml:space="preserve">(Lorenzo, Principal Researcher &amp; Team Leader at International Institute for Environment and Development, visiting professor, University of Strathclyde, “The state of exception and the law of the global economy: a conceptual and empirico-legal inquiry”, Transnational Legal Theory, 8:4, 424-454, Online: </w:t>
      </w:r>
      <w:hyperlink r:id="rId49" w:history="1">
        <w:r w:rsidRPr="00D93AC5">
          <w:rPr>
            <w:rStyle w:val="Hyperlink"/>
          </w:rPr>
          <w:t>https://www.tandfonline.com/doi/pdf/10.1080/20414005.2017.1425811</w:t>
        </w:r>
      </w:hyperlink>
      <w:r w:rsidRPr="00D93AC5">
        <w:t>, 7/13, DTS)</w:t>
      </w:r>
    </w:p>
    <w:p w14:paraId="7702260C" w14:textId="05D788AF" w:rsidR="001048C3" w:rsidRPr="00D93AC5" w:rsidRDefault="00D93AC5" w:rsidP="001048C3">
      <w:pPr>
        <w:rPr>
          <w:rStyle w:val="StyleUnderline"/>
        </w:rPr>
      </w:pPr>
      <w:r w:rsidRPr="00D93AC5">
        <w:rPr>
          <w:rStyle w:val="StyleUnderline"/>
        </w:rPr>
        <w:t xml:space="preserve">Agamben places </w:t>
      </w:r>
      <w:r w:rsidRPr="00C9196A">
        <w:rPr>
          <w:rStyle w:val="StyleUnderline"/>
          <w:highlight w:val="yellow"/>
        </w:rPr>
        <w:t>political ordering</w:t>
      </w:r>
      <w:r w:rsidRPr="00D93AC5">
        <w:rPr>
          <w:rStyle w:val="StyleUnderline"/>
        </w:rPr>
        <w:t xml:space="preserve"> at the centre of his analysis</w:t>
      </w:r>
      <w:r w:rsidRPr="00D93AC5">
        <w:rPr>
          <w:sz w:val="16"/>
        </w:rPr>
        <w:t xml:space="preserve">. He does discuss the economic sphere (oikonomia), depicting a space for managerial, technocratic decision making that correlates closely with his notion of the state of exception.35 </w:t>
      </w:r>
      <w:r w:rsidRPr="00D93AC5">
        <w:rPr>
          <w:rStyle w:val="StyleUnderline"/>
        </w:rPr>
        <w:t xml:space="preserve">But this exploration </w:t>
      </w:r>
      <w:r w:rsidRPr="00C9196A">
        <w:rPr>
          <w:rStyle w:val="StyleUnderline"/>
          <w:highlight w:val="yellow"/>
        </w:rPr>
        <w:t>falls short of</w:t>
      </w:r>
      <w:r w:rsidRPr="00D93AC5">
        <w:rPr>
          <w:rStyle w:val="StyleUnderline"/>
        </w:rPr>
        <w:t xml:space="preserve"> fully </w:t>
      </w:r>
      <w:r w:rsidRPr="00C9196A">
        <w:rPr>
          <w:rStyle w:val="StyleUnderline"/>
          <w:highlight w:val="yellow"/>
        </w:rPr>
        <w:t>investigating what role</w:t>
      </w:r>
      <w:r w:rsidRPr="00D93AC5">
        <w:rPr>
          <w:rStyle w:val="StyleUnderline"/>
        </w:rPr>
        <w:t xml:space="preserve">, if any, the </w:t>
      </w:r>
      <w:r w:rsidRPr="00C9196A">
        <w:rPr>
          <w:rStyle w:val="StyleUnderline"/>
          <w:highlight w:val="yellow"/>
        </w:rPr>
        <w:t>state of exception plays in global</w:t>
      </w:r>
      <w:r w:rsidRPr="00D93AC5">
        <w:rPr>
          <w:rStyle w:val="StyleUnderline"/>
        </w:rPr>
        <w:t xml:space="preserve"> </w:t>
      </w:r>
      <w:r w:rsidRPr="00C9196A">
        <w:rPr>
          <w:rStyle w:val="StyleUnderline"/>
          <w:highlight w:val="yellow"/>
        </w:rPr>
        <w:t>economic</w:t>
      </w:r>
      <w:r w:rsidRPr="00D93AC5">
        <w:rPr>
          <w:rStyle w:val="StyleUnderline"/>
        </w:rPr>
        <w:t xml:space="preserve"> ordering.</w:t>
      </w:r>
      <w:r>
        <w:rPr>
          <w:rStyle w:val="StyleUnderline"/>
        </w:rPr>
        <w:t xml:space="preserve"> </w:t>
      </w:r>
      <w:r w:rsidRPr="00D93AC5">
        <w:rPr>
          <w:sz w:val="16"/>
        </w:rPr>
        <w:t xml:space="preserve">Agamben talks of humanity in indistinct terms and devotes limited attention to questions of labour and capital.36 Other authors have placed greater emphasis on the socio-economic dimensions of the state of exception, and even traced them to what </w:t>
      </w:r>
      <w:r w:rsidRPr="00D93AC5">
        <w:rPr>
          <w:rStyle w:val="StyleUnderline"/>
        </w:rPr>
        <w:t>Agamben identifies as the conceptual roots of</w:t>
      </w:r>
      <w:r>
        <w:rPr>
          <w:rStyle w:val="StyleUnderline"/>
        </w:rPr>
        <w:t xml:space="preserve"> </w:t>
      </w:r>
      <w:r w:rsidRPr="00D93AC5">
        <w:rPr>
          <w:rStyle w:val="StyleUnderline"/>
        </w:rPr>
        <w:t xml:space="preserve">that notion: while Agamben connects </w:t>
      </w:r>
      <w:r w:rsidRPr="00C9196A">
        <w:rPr>
          <w:rStyle w:val="StyleUnderline"/>
          <w:highlight w:val="yellow"/>
        </w:rPr>
        <w:t>homo sacer</w:t>
      </w:r>
      <w:r w:rsidRPr="00D93AC5">
        <w:rPr>
          <w:rStyle w:val="StyleUnderline"/>
        </w:rPr>
        <w:t xml:space="preserve"> to the establishment of</w:t>
      </w:r>
      <w:r>
        <w:rPr>
          <w:rStyle w:val="StyleUnderline"/>
        </w:rPr>
        <w:t xml:space="preserve"> </w:t>
      </w:r>
      <w:r w:rsidRPr="00D93AC5">
        <w:rPr>
          <w:rStyle w:val="StyleUnderline"/>
        </w:rPr>
        <w:t xml:space="preserve">political authority, others noted that the Roman sacratio </w:t>
      </w:r>
      <w:r w:rsidRPr="00C9196A">
        <w:rPr>
          <w:rStyle w:val="StyleUnderline"/>
          <w:highlight w:val="yellow"/>
        </w:rPr>
        <w:t>was partly deployed to</w:t>
      </w:r>
      <w:r w:rsidRPr="00D93AC5">
        <w:rPr>
          <w:rStyle w:val="StyleUnderline"/>
        </w:rPr>
        <w:t xml:space="preserve"> protect the plebeians from their patrician patrons, thereby </w:t>
      </w:r>
      <w:r w:rsidRPr="00C9196A">
        <w:rPr>
          <w:rStyle w:val="StyleUnderline"/>
          <w:highlight w:val="yellow"/>
        </w:rPr>
        <w:t>rebalancing unequal socio-economic</w:t>
      </w:r>
      <w:r w:rsidRPr="00D93AC5">
        <w:rPr>
          <w:rStyle w:val="StyleUnderline"/>
        </w:rPr>
        <w:t xml:space="preserve"> as well as political </w:t>
      </w:r>
      <w:r w:rsidRPr="00C9196A">
        <w:rPr>
          <w:rStyle w:val="StyleUnderline"/>
          <w:highlight w:val="yellow"/>
        </w:rPr>
        <w:t>relations</w:t>
      </w:r>
      <w:r w:rsidRPr="00D93AC5">
        <w:rPr>
          <w:rStyle w:val="StyleUnderline"/>
        </w:rPr>
        <w:t>.</w:t>
      </w:r>
      <w:r w:rsidRPr="00D93AC5">
        <w:rPr>
          <w:sz w:val="16"/>
        </w:rPr>
        <w:t xml:space="preserve"> In more contemporary terms, some </w:t>
      </w:r>
      <w:r w:rsidRPr="00D93AC5">
        <w:rPr>
          <w:rStyle w:val="StyleUnderline"/>
        </w:rPr>
        <w:t xml:space="preserve">critical theorists see features of </w:t>
      </w:r>
      <w:r w:rsidRPr="00C9196A">
        <w:rPr>
          <w:rStyle w:val="StyleUnderline"/>
          <w:highlight w:val="yellow"/>
        </w:rPr>
        <w:t>global capitalism</w:t>
      </w:r>
      <w:r w:rsidRPr="00D93AC5">
        <w:rPr>
          <w:rStyle w:val="StyleUnderline"/>
        </w:rPr>
        <w:t xml:space="preserve"> as </w:t>
      </w:r>
      <w:r w:rsidRPr="00C9196A">
        <w:rPr>
          <w:rStyle w:val="StyleUnderline"/>
          <w:highlight w:val="yellow"/>
        </w:rPr>
        <w:t>the main drivers of bare life</w:t>
      </w:r>
      <w:r w:rsidRPr="00D93AC5">
        <w:rPr>
          <w:rStyle w:val="StyleUnderline"/>
        </w:rPr>
        <w:t xml:space="preserve"> in modern societies</w:t>
      </w:r>
      <w:r w:rsidRPr="00D93AC5">
        <w:rPr>
          <w:sz w:val="16"/>
        </w:rPr>
        <w:t>. In this perspective</w:t>
      </w:r>
      <w:r w:rsidRPr="00D93AC5">
        <w:rPr>
          <w:rStyle w:val="StyleUnderline"/>
        </w:rPr>
        <w:t>, ‘</w:t>
      </w:r>
      <w:r w:rsidRPr="00C9196A">
        <w:rPr>
          <w:rStyle w:val="StyleUnderline"/>
          <w:highlight w:val="yellow"/>
        </w:rPr>
        <w:t>land grabbing’, labour exploitation</w:t>
      </w:r>
      <w:r w:rsidRPr="00D93AC5">
        <w:rPr>
          <w:rStyle w:val="StyleUnderline"/>
        </w:rPr>
        <w:t xml:space="preserve"> or </w:t>
      </w:r>
      <w:r w:rsidRPr="00C9196A">
        <w:rPr>
          <w:rStyle w:val="StyleUnderline"/>
          <w:highlight w:val="yellow"/>
        </w:rPr>
        <w:t>poor living conditions</w:t>
      </w:r>
      <w:r w:rsidRPr="00D93AC5">
        <w:rPr>
          <w:rStyle w:val="StyleUnderline"/>
        </w:rPr>
        <w:t xml:space="preserve"> in urban slums or</w:t>
      </w:r>
      <w:r>
        <w:rPr>
          <w:rStyle w:val="StyleUnderline"/>
        </w:rPr>
        <w:t xml:space="preserve"> </w:t>
      </w:r>
      <w:r w:rsidRPr="00D93AC5">
        <w:rPr>
          <w:rStyle w:val="StyleUnderline"/>
        </w:rPr>
        <w:t xml:space="preserve">deprived rural areas would </w:t>
      </w:r>
      <w:r w:rsidRPr="00C9196A">
        <w:rPr>
          <w:rStyle w:val="StyleUnderline"/>
          <w:highlight w:val="yellow"/>
        </w:rPr>
        <w:t>represen</w:t>
      </w:r>
      <w:r w:rsidRPr="00D93AC5">
        <w:rPr>
          <w:rStyle w:val="StyleUnderline"/>
        </w:rPr>
        <w:t xml:space="preserve">t the faces of </w:t>
      </w:r>
      <w:r w:rsidRPr="00C9196A">
        <w:rPr>
          <w:rStyle w:val="StyleUnderline"/>
          <w:highlight w:val="yellow"/>
        </w:rPr>
        <w:t>bare life in</w:t>
      </w:r>
      <w:r w:rsidRPr="00D93AC5">
        <w:rPr>
          <w:rStyle w:val="StyleUnderline"/>
        </w:rPr>
        <w:t xml:space="preserve"> the </w:t>
      </w:r>
      <w:r w:rsidRPr="00C9196A">
        <w:rPr>
          <w:rStyle w:val="StyleUnderline"/>
          <w:highlight w:val="yellow"/>
        </w:rPr>
        <w:t>global economy</w:t>
      </w:r>
      <w:r w:rsidRPr="00D93AC5">
        <w:rPr>
          <w:rStyle w:val="StyleUnderline"/>
        </w:rPr>
        <w:t>.</w:t>
      </w:r>
      <w:r>
        <w:rPr>
          <w:rStyle w:val="StyleUnderline"/>
        </w:rPr>
        <w:t xml:space="preserve"> </w:t>
      </w:r>
      <w:r w:rsidRPr="00D93AC5">
        <w:rPr>
          <w:sz w:val="16"/>
        </w:rPr>
        <w:t xml:space="preserve">Shifting the lens from the political to the economic brings into focus a different set of legal issues. </w:t>
      </w:r>
      <w:r w:rsidRPr="00D93AC5">
        <w:rPr>
          <w:rStyle w:val="StyleUnderline"/>
        </w:rPr>
        <w:t xml:space="preserve">This is not only because </w:t>
      </w:r>
      <w:r w:rsidRPr="00C9196A">
        <w:rPr>
          <w:rStyle w:val="StyleUnderline"/>
          <w:highlight w:val="yellow"/>
        </w:rPr>
        <w:t>human rights derogations</w:t>
      </w:r>
      <w:r>
        <w:rPr>
          <w:rStyle w:val="StyleUnderline"/>
        </w:rPr>
        <w:t xml:space="preserve"> </w:t>
      </w:r>
      <w:r w:rsidRPr="00D93AC5">
        <w:rPr>
          <w:rStyle w:val="StyleUnderline"/>
        </w:rPr>
        <w:t xml:space="preserve">linked to </w:t>
      </w:r>
      <w:r w:rsidRPr="00C9196A">
        <w:rPr>
          <w:rStyle w:val="StyleUnderline"/>
          <w:highlight w:val="yellow"/>
        </w:rPr>
        <w:t>armed conflict</w:t>
      </w:r>
      <w:r w:rsidRPr="00D93AC5">
        <w:rPr>
          <w:rStyle w:val="StyleUnderline"/>
        </w:rPr>
        <w:t xml:space="preserve"> or military occupation can be </w:t>
      </w:r>
      <w:r w:rsidRPr="00C9196A">
        <w:rPr>
          <w:rStyle w:val="StyleUnderline"/>
          <w:highlight w:val="yellow"/>
        </w:rPr>
        <w:t>associated with disruption of economic</w:t>
      </w:r>
      <w:r w:rsidRPr="00D93AC5">
        <w:rPr>
          <w:rStyle w:val="StyleUnderline"/>
        </w:rPr>
        <w:t xml:space="preserve"> activities</w:t>
      </w:r>
      <w:r w:rsidRPr="00D93AC5">
        <w:rPr>
          <w:sz w:val="16"/>
        </w:rPr>
        <w:t xml:space="preserve">. </w:t>
      </w:r>
      <w:r w:rsidRPr="00D93AC5">
        <w:rPr>
          <w:rStyle w:val="StyleUnderline"/>
        </w:rPr>
        <w:t xml:space="preserve">Nor is it limited to situations where </w:t>
      </w:r>
      <w:r w:rsidRPr="00C9196A">
        <w:rPr>
          <w:rStyle w:val="StyleUnderline"/>
          <w:highlight w:val="yellow"/>
        </w:rPr>
        <w:t>governments</w:t>
      </w:r>
      <w:r w:rsidRPr="00C9196A">
        <w:rPr>
          <w:rStyle w:val="StyleUnderline"/>
        </w:rPr>
        <w:t xml:space="preserve"> invoke extraordinary circumstances to justify</w:t>
      </w:r>
      <w:r w:rsidRPr="00D93AC5">
        <w:rPr>
          <w:rStyle w:val="StyleUnderline"/>
        </w:rPr>
        <w:t xml:space="preserve"> departures from ordinary patterns</w:t>
      </w:r>
      <w:r>
        <w:rPr>
          <w:rStyle w:val="StyleUnderline"/>
        </w:rPr>
        <w:t xml:space="preserve"> </w:t>
      </w:r>
      <w:r w:rsidRPr="00D93AC5">
        <w:rPr>
          <w:rStyle w:val="StyleUnderline"/>
        </w:rPr>
        <w:t xml:space="preserve">of economic ordering—for example, to </w:t>
      </w:r>
      <w:r w:rsidRPr="00C9196A">
        <w:rPr>
          <w:rStyle w:val="StyleUnderline"/>
          <w:highlight w:val="yellow"/>
        </w:rPr>
        <w:t>impose regressive law reforms in</w:t>
      </w:r>
      <w:r w:rsidRPr="00D93AC5">
        <w:rPr>
          <w:rStyle w:val="StyleUnderline"/>
        </w:rPr>
        <w:t xml:space="preserve"> the </w:t>
      </w:r>
      <w:r w:rsidRPr="00C9196A">
        <w:rPr>
          <w:rStyle w:val="StyleUnderline"/>
          <w:highlight w:val="yellow"/>
        </w:rPr>
        <w:t>name of economic necessity</w:t>
      </w:r>
      <w:r w:rsidRPr="00D93AC5">
        <w:rPr>
          <w:sz w:val="16"/>
        </w:rPr>
        <w:t xml:space="preserve">, or to resist business claims for damages caused by measures taken in the context of dramatic economic reversals. </w:t>
      </w:r>
      <w:r w:rsidRPr="00D93AC5">
        <w:rPr>
          <w:rStyle w:val="StyleUnderline"/>
        </w:rPr>
        <w:t>Beyond these crisis situations, the everyday operation of crossborder</w:t>
      </w:r>
      <w:r>
        <w:rPr>
          <w:rStyle w:val="StyleUnderline"/>
        </w:rPr>
        <w:t xml:space="preserve"> </w:t>
      </w:r>
      <w:r w:rsidRPr="00D93AC5">
        <w:rPr>
          <w:rStyle w:val="StyleUnderline"/>
        </w:rPr>
        <w:t>trade and investment flows raises questions about what role, if any,</w:t>
      </w:r>
      <w:r>
        <w:rPr>
          <w:rStyle w:val="StyleUnderline"/>
        </w:rPr>
        <w:t xml:space="preserve"> </w:t>
      </w:r>
      <w:r w:rsidRPr="00D93AC5">
        <w:rPr>
          <w:rStyle w:val="StyleUnderline"/>
        </w:rPr>
        <w:t xml:space="preserve">the exception plays in global economic ordering. </w:t>
      </w:r>
      <w:r w:rsidRPr="00C9196A">
        <w:rPr>
          <w:rStyle w:val="StyleUnderline"/>
          <w:highlight w:val="yellow"/>
        </w:rPr>
        <w:t>Exceptional legal regimes</w:t>
      </w:r>
      <w:r>
        <w:rPr>
          <w:rStyle w:val="StyleUnderline"/>
        </w:rPr>
        <w:t xml:space="preserve"> </w:t>
      </w:r>
      <w:r w:rsidRPr="00D93AC5">
        <w:rPr>
          <w:rStyle w:val="StyleUnderline"/>
        </w:rPr>
        <w:t>for export-oriented activities in low- and middle-income countries—from</w:t>
      </w:r>
      <w:r>
        <w:rPr>
          <w:rStyle w:val="StyleUnderline"/>
        </w:rPr>
        <w:t xml:space="preserve"> </w:t>
      </w:r>
      <w:r w:rsidRPr="00D93AC5">
        <w:rPr>
          <w:rStyle w:val="StyleUnderline"/>
        </w:rPr>
        <w:t>natural resource extraction to low-cost manufacturing</w:t>
      </w:r>
      <w:r w:rsidRPr="00D93AC5">
        <w:rPr>
          <w:sz w:val="16"/>
        </w:rPr>
        <w:t xml:space="preserve">—provide fertile ground to explore these questions. </w:t>
      </w:r>
      <w:r w:rsidRPr="00D93AC5">
        <w:rPr>
          <w:rStyle w:val="StyleUnderline"/>
        </w:rPr>
        <w:t>Rather than on crisis narratives, these</w:t>
      </w:r>
      <w:r>
        <w:rPr>
          <w:rStyle w:val="StyleUnderline"/>
        </w:rPr>
        <w:t xml:space="preserve"> </w:t>
      </w:r>
      <w:r w:rsidRPr="00D93AC5">
        <w:rPr>
          <w:rStyle w:val="StyleUnderline"/>
        </w:rPr>
        <w:t xml:space="preserve">exceptional regimes are often </w:t>
      </w:r>
      <w:r w:rsidRPr="00C9196A">
        <w:rPr>
          <w:rStyle w:val="StyleUnderline"/>
          <w:highlight w:val="yellow"/>
        </w:rPr>
        <w:t>premised on</w:t>
      </w:r>
      <w:r w:rsidRPr="00D93AC5">
        <w:rPr>
          <w:rStyle w:val="StyleUnderline"/>
        </w:rPr>
        <w:t xml:space="preserve"> real or perceived </w:t>
      </w:r>
      <w:r w:rsidRPr="00C9196A">
        <w:rPr>
          <w:rStyle w:val="StyleUnderline"/>
          <w:highlight w:val="yellow"/>
        </w:rPr>
        <w:t>economic imperatives such as attracting foreign investment</w:t>
      </w:r>
      <w:r w:rsidRPr="00D93AC5">
        <w:rPr>
          <w:rStyle w:val="StyleUnderline"/>
        </w:rPr>
        <w:t xml:space="preserve"> to promote national</w:t>
      </w:r>
      <w:r>
        <w:rPr>
          <w:rStyle w:val="StyleUnderline"/>
        </w:rPr>
        <w:t xml:space="preserve"> </w:t>
      </w:r>
      <w:r w:rsidRPr="00D93AC5">
        <w:rPr>
          <w:rStyle w:val="StyleUnderline"/>
        </w:rPr>
        <w:t>development.</w:t>
      </w:r>
      <w:r>
        <w:rPr>
          <w:rStyle w:val="StyleUnderline"/>
        </w:rPr>
        <w:t xml:space="preserve"> </w:t>
      </w:r>
      <w:r w:rsidRPr="00D93AC5">
        <w:rPr>
          <w:sz w:val="16"/>
        </w:rPr>
        <w:t xml:space="preserve">Interrogating these arrangements would require fine-tuning the necessary conceptual categories. While in political ordering the nation-state remains the key unit of analysis and the state of exception is primarily conceptualised in relation to national systems, </w:t>
      </w:r>
      <w:r w:rsidRPr="00D93AC5">
        <w:rPr>
          <w:rStyle w:val="StyleUnderline"/>
        </w:rPr>
        <w:t xml:space="preserve">the </w:t>
      </w:r>
      <w:r w:rsidRPr="00C9196A">
        <w:rPr>
          <w:rStyle w:val="StyleUnderline"/>
          <w:highlight w:val="yellow"/>
        </w:rPr>
        <w:t>local-to-global</w:t>
      </w:r>
      <w:r w:rsidRPr="00D93AC5">
        <w:rPr>
          <w:rStyle w:val="StyleUnderline"/>
        </w:rPr>
        <w:t xml:space="preserve"> reality of contemporary </w:t>
      </w:r>
      <w:r w:rsidRPr="00C9196A">
        <w:rPr>
          <w:rStyle w:val="StyleUnderline"/>
          <w:highlight w:val="yellow"/>
        </w:rPr>
        <w:t>economic relations transcends</w:t>
      </w:r>
      <w:r w:rsidRPr="00D93AC5">
        <w:rPr>
          <w:rStyle w:val="StyleUnderline"/>
        </w:rPr>
        <w:t xml:space="preserve"> the confines of </w:t>
      </w:r>
      <w:r w:rsidRPr="00C9196A">
        <w:rPr>
          <w:rStyle w:val="StyleUnderline"/>
          <w:highlight w:val="yellow"/>
        </w:rPr>
        <w:t>national polities</w:t>
      </w:r>
      <w:r w:rsidRPr="00D93AC5">
        <w:rPr>
          <w:rStyle w:val="StyleUnderline"/>
        </w:rPr>
        <w:t>—a circumstance</w:t>
      </w:r>
      <w:r>
        <w:rPr>
          <w:rStyle w:val="StyleUnderline"/>
        </w:rPr>
        <w:t xml:space="preserve"> </w:t>
      </w:r>
      <w:r w:rsidRPr="00D93AC5">
        <w:rPr>
          <w:rStyle w:val="StyleUnderline"/>
        </w:rPr>
        <w:t>that is reflected in applicable legal arrangements. Over the past few</w:t>
      </w:r>
      <w:r>
        <w:rPr>
          <w:rStyle w:val="StyleUnderline"/>
        </w:rPr>
        <w:t xml:space="preserve"> </w:t>
      </w:r>
      <w:r w:rsidRPr="00D93AC5">
        <w:rPr>
          <w:rStyle w:val="StyleUnderline"/>
        </w:rPr>
        <w:t>decades, extensive developments in the ‘law of the global economy’</w:t>
      </w:r>
      <w:r w:rsidRPr="00D93AC5">
        <w:rPr>
          <w:sz w:val="16"/>
        </w:rPr>
        <w:t xml:space="preserve"> </w:t>
      </w:r>
      <w:r w:rsidRPr="00C9196A">
        <w:rPr>
          <w:rStyle w:val="StyleUnderline"/>
          <w:highlight w:val="yellow"/>
        </w:rPr>
        <w:t>have reconfigured normative frameworks</w:t>
      </w:r>
      <w:r w:rsidRPr="00D93AC5">
        <w:rPr>
          <w:rStyle w:val="StyleUnderline"/>
        </w:rPr>
        <w:t xml:space="preserve"> anchored to national, international and</w:t>
      </w:r>
      <w:r>
        <w:rPr>
          <w:rStyle w:val="StyleUnderline"/>
        </w:rPr>
        <w:t xml:space="preserve"> </w:t>
      </w:r>
      <w:r w:rsidRPr="00D93AC5">
        <w:rPr>
          <w:rStyle w:val="StyleUnderline"/>
        </w:rPr>
        <w:t>transnational processes—from international trade, tax and investment treaties,</w:t>
      </w:r>
      <w:r>
        <w:rPr>
          <w:rStyle w:val="StyleUnderline"/>
        </w:rPr>
        <w:t xml:space="preserve"> </w:t>
      </w:r>
      <w:r w:rsidRPr="00D93AC5">
        <w:rPr>
          <w:rStyle w:val="StyleUnderline"/>
        </w:rPr>
        <w:t>to national regulation in areas such as natural resources, labour and taxation,</w:t>
      </w:r>
      <w:r>
        <w:rPr>
          <w:rStyle w:val="StyleUnderline"/>
        </w:rPr>
        <w:t xml:space="preserve"> </w:t>
      </w:r>
      <w:r w:rsidRPr="00D93AC5">
        <w:rPr>
          <w:sz w:val="16"/>
        </w:rPr>
        <w:t xml:space="preserve">through to transnational contracts setting tailored terms for individual business ventures. Challenging the conventional boundaries of academic disciplines, </w:t>
      </w:r>
      <w:r w:rsidRPr="00C9196A">
        <w:rPr>
          <w:rStyle w:val="StyleUnderline"/>
          <w:highlight w:val="yellow"/>
        </w:rPr>
        <w:t>these developments involve</w:t>
      </w:r>
      <w:r w:rsidRPr="00D93AC5">
        <w:rPr>
          <w:rStyle w:val="StyleUnderline"/>
        </w:rPr>
        <w:t xml:space="preserve"> hybrids of public and private regulation,</w:t>
      </w:r>
      <w:r>
        <w:rPr>
          <w:rStyle w:val="StyleUnderline"/>
        </w:rPr>
        <w:t xml:space="preserve"> </w:t>
      </w:r>
      <w:r w:rsidRPr="00D93AC5">
        <w:rPr>
          <w:rStyle w:val="StyleUnderline"/>
        </w:rPr>
        <w:t xml:space="preserve">increasingly </w:t>
      </w:r>
      <w:r w:rsidRPr="00C9196A">
        <w:rPr>
          <w:rStyle w:val="StyleUnderline"/>
          <w:highlight w:val="yellow"/>
        </w:rPr>
        <w:t>sophisticated channels for</w:t>
      </w:r>
      <w:r w:rsidRPr="00D93AC5">
        <w:rPr>
          <w:rStyle w:val="StyleUnderline"/>
        </w:rPr>
        <w:t xml:space="preserve"> the </w:t>
      </w:r>
      <w:r w:rsidRPr="00C9196A">
        <w:rPr>
          <w:rStyle w:val="StyleUnderline"/>
          <w:highlight w:val="yellow"/>
        </w:rPr>
        <w:t>diffusion of regulatory models and</w:t>
      </w:r>
      <w:r>
        <w:rPr>
          <w:rStyle w:val="StyleUnderline"/>
        </w:rPr>
        <w:t xml:space="preserve"> </w:t>
      </w:r>
      <w:r w:rsidRPr="00D93AC5">
        <w:rPr>
          <w:rStyle w:val="StyleUnderline"/>
        </w:rPr>
        <w:t xml:space="preserve">complex </w:t>
      </w:r>
      <w:r w:rsidRPr="00C9196A">
        <w:rPr>
          <w:rStyle w:val="StyleUnderline"/>
          <w:highlight w:val="yellow"/>
        </w:rPr>
        <w:t>constellations of geographically dispersed sites of regulation</w:t>
      </w:r>
      <w:r w:rsidRPr="00D93AC5">
        <w:rPr>
          <w:rStyle w:val="StyleUnderline"/>
        </w:rPr>
        <w:t xml:space="preserve"> at local</w:t>
      </w:r>
      <w:r>
        <w:rPr>
          <w:rStyle w:val="StyleUnderline"/>
        </w:rPr>
        <w:t xml:space="preserve"> </w:t>
      </w:r>
      <w:r w:rsidRPr="00D93AC5">
        <w:rPr>
          <w:rStyle w:val="StyleUnderline"/>
        </w:rPr>
        <w:t>to global levels.</w:t>
      </w:r>
      <w:r w:rsidRPr="00D93AC5">
        <w:rPr>
          <w:sz w:val="16"/>
        </w:rPr>
        <w:t xml:space="preserve"> Socio-legal scholarship has enriched public understanding of this interplay of both physical and legal spaces through notions of ‘global legal pluralism’, ‘law and globalisation’, ‘global law’, and transnational law reinterpreted not just as a function of the material existence of crossborder legal relations, </w:t>
      </w:r>
      <w:r w:rsidRPr="00D93AC5">
        <w:rPr>
          <w:rStyle w:val="StyleUnderline"/>
        </w:rPr>
        <w:t>but as a methodological prism to interrogate</w:t>
      </w:r>
      <w:r>
        <w:rPr>
          <w:rStyle w:val="StyleUnderline"/>
        </w:rPr>
        <w:t xml:space="preserve"> </w:t>
      </w:r>
      <w:r w:rsidRPr="00D93AC5">
        <w:rPr>
          <w:rStyle w:val="StyleUnderline"/>
        </w:rPr>
        <w:t>legal institutions in contexts where space is itself socially constructed</w:t>
      </w:r>
      <w:r>
        <w:rPr>
          <w:rStyle w:val="StyleUnderline"/>
        </w:rPr>
        <w:t xml:space="preserve"> </w:t>
      </w:r>
      <w:r w:rsidRPr="00D93AC5">
        <w:rPr>
          <w:rStyle w:val="StyleUnderline"/>
        </w:rPr>
        <w:t>rather than materially given</w:t>
      </w:r>
      <w:r w:rsidRPr="00D93AC5">
        <w:rPr>
          <w:sz w:val="16"/>
        </w:rPr>
        <w:t xml:space="preserve">.49 </w:t>
      </w:r>
      <w:r w:rsidRPr="00D93AC5">
        <w:rPr>
          <w:rStyle w:val="StyleUnderline"/>
        </w:rPr>
        <w:t xml:space="preserve">Overall, </w:t>
      </w:r>
      <w:r w:rsidRPr="00C9196A">
        <w:rPr>
          <w:rStyle w:val="StyleUnderline"/>
          <w:highlight w:val="yellow"/>
        </w:rPr>
        <w:t>these evolutions blur</w:t>
      </w:r>
      <w:r w:rsidRPr="00D93AC5">
        <w:rPr>
          <w:rStyle w:val="StyleUnderline"/>
        </w:rPr>
        <w:t xml:space="preserve"> the traditional</w:t>
      </w:r>
      <w:r>
        <w:rPr>
          <w:rStyle w:val="StyleUnderline"/>
        </w:rPr>
        <w:t xml:space="preserve"> </w:t>
      </w:r>
      <w:r w:rsidRPr="00C9196A">
        <w:rPr>
          <w:rStyle w:val="StyleUnderline"/>
          <w:highlight w:val="yellow"/>
        </w:rPr>
        <w:t>border</w:t>
      </w:r>
      <w:r w:rsidRPr="00D93AC5">
        <w:rPr>
          <w:rStyle w:val="StyleUnderline"/>
        </w:rPr>
        <w:t xml:space="preserve">lines </w:t>
      </w:r>
      <w:r w:rsidRPr="00C9196A">
        <w:rPr>
          <w:rStyle w:val="StyleUnderline"/>
          <w:highlight w:val="yellow"/>
        </w:rPr>
        <w:t>between</w:t>
      </w:r>
      <w:r w:rsidRPr="00D93AC5">
        <w:rPr>
          <w:rStyle w:val="StyleUnderline"/>
        </w:rPr>
        <w:t xml:space="preserve"> the </w:t>
      </w:r>
      <w:r w:rsidRPr="00C9196A">
        <w:rPr>
          <w:rStyle w:val="StyleUnderline"/>
          <w:highlight w:val="yellow"/>
        </w:rPr>
        <w:t>national and the international</w:t>
      </w:r>
      <w:r w:rsidRPr="00D93AC5">
        <w:rPr>
          <w:rStyle w:val="StyleUnderline"/>
        </w:rPr>
        <w:t>: national laws may</w:t>
      </w:r>
      <w:r>
        <w:rPr>
          <w:rStyle w:val="StyleUnderline"/>
        </w:rPr>
        <w:t xml:space="preserve"> </w:t>
      </w:r>
      <w:r w:rsidRPr="00D93AC5">
        <w:rPr>
          <w:rStyle w:val="StyleUnderline"/>
        </w:rPr>
        <w:t>be based on, or ‘impregnated by’, international norms</w:t>
      </w:r>
      <w:r w:rsidRPr="00D93AC5">
        <w:rPr>
          <w:sz w:val="16"/>
        </w:rPr>
        <w:t>, global codes of conduct and transnational channels for law diffusion—</w:t>
      </w:r>
      <w:r w:rsidRPr="00D93AC5">
        <w:rPr>
          <w:rStyle w:val="StyleUnderline"/>
        </w:rPr>
        <w:t>so that identifying</w:t>
      </w:r>
      <w:r>
        <w:rPr>
          <w:rStyle w:val="StyleUnderline"/>
        </w:rPr>
        <w:t xml:space="preserve"> </w:t>
      </w:r>
      <w:r w:rsidR="001048C3" w:rsidRPr="00D93AC5">
        <w:rPr>
          <w:rStyle w:val="StyleUnderline"/>
        </w:rPr>
        <w:t xml:space="preserve">the </w:t>
      </w:r>
      <w:r w:rsidR="001048C3" w:rsidRPr="00C9196A">
        <w:rPr>
          <w:rStyle w:val="StyleUnderline"/>
          <w:highlight w:val="yellow"/>
        </w:rPr>
        <w:t>formal sources of law does not</w:t>
      </w:r>
      <w:r w:rsidR="001048C3" w:rsidRPr="00D93AC5">
        <w:rPr>
          <w:rStyle w:val="StyleUnderline"/>
        </w:rPr>
        <w:t xml:space="preserve"> fully </w:t>
      </w:r>
      <w:r w:rsidR="001048C3" w:rsidRPr="00C9196A">
        <w:rPr>
          <w:rStyle w:val="StyleUnderline"/>
          <w:highlight w:val="yellow"/>
        </w:rPr>
        <w:t>capture</w:t>
      </w:r>
      <w:r w:rsidR="001048C3" w:rsidRPr="00D93AC5">
        <w:rPr>
          <w:rStyle w:val="StyleUnderline"/>
        </w:rPr>
        <w:t xml:space="preserve"> the political origins, </w:t>
      </w:r>
      <w:r w:rsidR="001048C3" w:rsidRPr="00C9196A">
        <w:rPr>
          <w:rStyle w:val="StyleUnderline"/>
          <w:highlight w:val="yellow"/>
        </w:rPr>
        <w:t>economic</w:t>
      </w:r>
      <w:r w:rsidRPr="00C9196A">
        <w:rPr>
          <w:rStyle w:val="StyleUnderline"/>
          <w:highlight w:val="yellow"/>
        </w:rPr>
        <w:t xml:space="preserve"> </w:t>
      </w:r>
      <w:r w:rsidR="001048C3" w:rsidRPr="00C9196A">
        <w:rPr>
          <w:rStyle w:val="StyleUnderline"/>
          <w:highlight w:val="yellow"/>
        </w:rPr>
        <w:t>assumptions</w:t>
      </w:r>
      <w:r w:rsidR="001048C3" w:rsidRPr="00D93AC5">
        <w:rPr>
          <w:rStyle w:val="StyleUnderline"/>
        </w:rPr>
        <w:t>, normative content and social practices associated with</w:t>
      </w:r>
      <w:r>
        <w:rPr>
          <w:rStyle w:val="StyleUnderline"/>
        </w:rPr>
        <w:t xml:space="preserve"> </w:t>
      </w:r>
      <w:r w:rsidR="001048C3" w:rsidRPr="00D93AC5">
        <w:rPr>
          <w:rStyle w:val="StyleUnderline"/>
        </w:rPr>
        <w:t>these norm</w:t>
      </w:r>
    </w:p>
    <w:p w14:paraId="6401E2B2" w14:textId="77777777" w:rsidR="005B2231" w:rsidRDefault="005B2231" w:rsidP="005B2231">
      <w:pPr>
        <w:pStyle w:val="Heading4"/>
      </w:pPr>
      <w:r>
        <w:t>Humanitarian attempts at rectifying states of exceptions along the border justify neoliberal intervention into flow of immigration across the border</w:t>
      </w:r>
    </w:p>
    <w:p w14:paraId="3762AC45" w14:textId="77777777" w:rsidR="005B2231" w:rsidRPr="00C75C90" w:rsidRDefault="005B2231" w:rsidP="005B2231">
      <w:r w:rsidRPr="00D10801">
        <w:rPr>
          <w:rStyle w:val="Style13ptBold"/>
        </w:rPr>
        <w:t>Dowle 17</w:t>
      </w:r>
      <w:r>
        <w:t xml:space="preserve"> (Lewis, University of St Andrews, Postgraduate ESRC, “Spaces of Exception and Refusal? The Borderzone of Mexico/US”, E-International Relations, Online: </w:t>
      </w:r>
      <w:hyperlink r:id="rId50" w:history="1">
        <w:r w:rsidRPr="008E5B5F">
          <w:rPr>
            <w:rStyle w:val="Hyperlink"/>
          </w:rPr>
          <w:t>https://www.researchgate.net/publication/321310380_Spaces_of_Exception_and_Refusal_The_Borderzone_of_MexicoUS</w:t>
        </w:r>
      </w:hyperlink>
      <w:r>
        <w:t>, 7/4, DTS)</w:t>
      </w:r>
    </w:p>
    <w:p w14:paraId="0931BFFF" w14:textId="64BF782C" w:rsidR="005B2231" w:rsidRPr="008C4D22" w:rsidRDefault="005B2231" w:rsidP="005B2231">
      <w:pPr>
        <w:rPr>
          <w:sz w:val="16"/>
        </w:rPr>
      </w:pPr>
      <w:r w:rsidRPr="003367D6">
        <w:rPr>
          <w:sz w:val="16"/>
        </w:rPr>
        <w:t xml:space="preserve">Humanitarianism and Resistance – Polarities and Peculiarities Through the lens of humanitarianism in the Mexico/US borderland, the best and worst of society are at play in a clash of titans. Despite migration being perceived as a threat to the US Homeland Security, it is rather the migrants themselves who are likely in danger fleeing from conflict or poverty (Ibrahim, 2005). The US discourse towards migrants has evolved from simply determining who may be crossing the border illegally, to now creating a culture of suspicion with every undocumented migrant being perceived as a terrorist threat. The migrant therefore becomes guilty until proven otherwise. </w:t>
      </w:r>
      <w:r w:rsidRPr="00C75C90">
        <w:rPr>
          <w:rStyle w:val="StyleUnderline"/>
        </w:rPr>
        <w:t>Non-governmental organizations (</w:t>
      </w:r>
      <w:r w:rsidRPr="008C4D22">
        <w:rPr>
          <w:rStyle w:val="StyleUnderline"/>
          <w:highlight w:val="yellow"/>
        </w:rPr>
        <w:t>NGOs)</w:t>
      </w:r>
      <w:r w:rsidRPr="00C75C90">
        <w:rPr>
          <w:rStyle w:val="StyleUnderline"/>
        </w:rPr>
        <w:t xml:space="preserve"> including Tucson Samaritans and No More Deaths (NMD) </w:t>
      </w:r>
      <w:r w:rsidRPr="008C4D22">
        <w:rPr>
          <w:rStyle w:val="StyleUnderline"/>
          <w:highlight w:val="yellow"/>
        </w:rPr>
        <w:t>were established</w:t>
      </w:r>
      <w:r w:rsidRPr="00C75C90">
        <w:rPr>
          <w:rStyle w:val="StyleUnderline"/>
        </w:rPr>
        <w:t xml:space="preserve"> in the 2002 and 2004 respectively </w:t>
      </w:r>
      <w:r w:rsidRPr="008C4D22">
        <w:rPr>
          <w:rStyle w:val="StyleUnderline"/>
          <w:highlight w:val="yellow"/>
        </w:rPr>
        <w:t>to</w:t>
      </w:r>
      <w:r w:rsidRPr="00C75C90">
        <w:rPr>
          <w:rStyle w:val="StyleUnderline"/>
        </w:rPr>
        <w:t xml:space="preserve"> identify migration paths and </w:t>
      </w:r>
      <w:r w:rsidRPr="008C4D22">
        <w:rPr>
          <w:rStyle w:val="StyleUnderline"/>
          <w:highlight w:val="yellow"/>
        </w:rPr>
        <w:t>aid in</w:t>
      </w:r>
      <w:r w:rsidRPr="00C75C90">
        <w:rPr>
          <w:rStyle w:val="StyleUnderline"/>
        </w:rPr>
        <w:t xml:space="preserve"> the </w:t>
      </w:r>
      <w:r w:rsidRPr="008C4D22">
        <w:rPr>
          <w:rStyle w:val="StyleUnderline"/>
          <w:highlight w:val="yellow"/>
        </w:rPr>
        <w:t>provision of food, drink, blankets and healthcare</w:t>
      </w:r>
      <w:r w:rsidRPr="00C75C90">
        <w:rPr>
          <w:rStyle w:val="StyleUnderline"/>
        </w:rPr>
        <w:t xml:space="preserve">. These NGOs have come under scrutiny and even arrest as volunteers rushed three migrants to the hospital to receive medical attention. </w:t>
      </w:r>
      <w:r w:rsidRPr="003367D6">
        <w:rPr>
          <w:sz w:val="16"/>
        </w:rPr>
        <w:t xml:space="preserve">This occurrence was concomitant with the rise in the US Border Patrol assuming the role of humanitarianism, taking the responsibility onto themselves with NGOs becoming “criminalized and regulated to a greater and greater degree”. </w:t>
      </w:r>
      <w:r w:rsidRPr="00C75C90">
        <w:rPr>
          <w:rStyle w:val="StyleUnderline"/>
        </w:rPr>
        <w:t>This seemingly Janus-faced allure of US border patrol serves only to further enforce territorial sovereignty. Since then, those in need of medical help are taken to hospital by these petty sovereigns, only to be handcuffed as they receive treatment before being deported.</w:t>
      </w:r>
      <w:r>
        <w:rPr>
          <w:rStyle w:val="StyleUnderline"/>
        </w:rPr>
        <w:t xml:space="preserve"> </w:t>
      </w:r>
      <w:r w:rsidRPr="00C75C90">
        <w:rPr>
          <w:rStyle w:val="StyleUnderline"/>
        </w:rPr>
        <w:t>Where there are spaces of exception, resistance always follows</w:t>
      </w:r>
      <w:r w:rsidRPr="003367D6">
        <w:rPr>
          <w:sz w:val="16"/>
        </w:rPr>
        <w:t xml:space="preserve">. Foucault’s analysis of power was rooted in the notion of where power prevails, resistance ensues. </w:t>
      </w:r>
      <w:r w:rsidRPr="00C75C90">
        <w:rPr>
          <w:rStyle w:val="StyleUnderline"/>
        </w:rPr>
        <w:t>The ‘</w:t>
      </w:r>
      <w:r w:rsidRPr="008C4D22">
        <w:rPr>
          <w:rStyle w:val="StyleUnderline"/>
          <w:highlight w:val="yellow"/>
        </w:rPr>
        <w:t>Prevention through Deterrence’</w:t>
      </w:r>
      <w:r w:rsidRPr="00C75C90">
        <w:rPr>
          <w:rStyle w:val="StyleUnderline"/>
        </w:rPr>
        <w:t xml:space="preserve"> policy, a state of perennial exception as the Camp, </w:t>
      </w:r>
      <w:r w:rsidRPr="008C4D22">
        <w:rPr>
          <w:rStyle w:val="StyleUnderline"/>
          <w:highlight w:val="yellow"/>
        </w:rPr>
        <w:t>offers</w:t>
      </w:r>
      <w:r w:rsidRPr="00C75C90">
        <w:rPr>
          <w:rStyle w:val="StyleUnderline"/>
        </w:rPr>
        <w:t xml:space="preserve"> the </w:t>
      </w:r>
      <w:r w:rsidRPr="008C4D22">
        <w:rPr>
          <w:rStyle w:val="StyleUnderline"/>
          <w:highlight w:val="yellow"/>
        </w:rPr>
        <w:t>opportunity for</w:t>
      </w:r>
      <w:r w:rsidRPr="00C75C90">
        <w:rPr>
          <w:rStyle w:val="StyleUnderline"/>
        </w:rPr>
        <w:t xml:space="preserve"> resistance Those the state deems to be bare life contain the power to resist authority and oppression</w:t>
      </w:r>
      <w:r w:rsidRPr="003367D6">
        <w:rPr>
          <w:sz w:val="16"/>
        </w:rPr>
        <w:t xml:space="preserve">; though infrequent, Doty explains how each survivor performs resistance against the US state. Doty continues in regards to ‘intrinsic resistance’, how biopower is enacted through the Border Patrol’s Search and Rescue division which rescues undocumented migrants from a death which they have led them to. In many respects, the US state controls the individuals in their lives and deaths, resonating with Foucault’s ‘to make live and let die’. The ‘Land of the Free’ ergo becomes the antithesis to freedom, creating in the borderzone the nullification of rights for undocumented migrants. With such humanitarianism being averted by the political eye, Agamben attests to the division of the rights of the man/woman from those of a citizen. </w:t>
      </w:r>
      <w:r w:rsidRPr="00C75C90">
        <w:rPr>
          <w:rStyle w:val="StyleUnderline"/>
        </w:rPr>
        <w:t xml:space="preserve">The very persecution many migrants flee becomes a sobering reality within the Mexico/US borderzone. State actions serve as ‘minimalist biopolitics’ in conserving life, rather preventing death, only to more efficiently remove the individual. Furthermore, the </w:t>
      </w:r>
      <w:r w:rsidRPr="008C4D22">
        <w:rPr>
          <w:rStyle w:val="StyleUnderline"/>
          <w:highlight w:val="yellow"/>
        </w:rPr>
        <w:t>NGOs</w:t>
      </w:r>
      <w:r w:rsidRPr="00C75C90">
        <w:rPr>
          <w:rStyle w:val="StyleUnderline"/>
        </w:rPr>
        <w:t xml:space="preserve"> that remain are not only less empowered, but </w:t>
      </w:r>
      <w:r w:rsidRPr="008C4D22">
        <w:rPr>
          <w:rStyle w:val="StyleUnderline"/>
          <w:highlight w:val="yellow"/>
        </w:rPr>
        <w:t>increasingly under the influence of neoliberalism</w:t>
      </w:r>
      <w:r w:rsidRPr="00C75C90">
        <w:rPr>
          <w:rStyle w:val="StyleUnderline"/>
        </w:rPr>
        <w:t xml:space="preserve">, becoming “like full-blooded capitalists”. With the </w:t>
      </w:r>
      <w:r w:rsidRPr="008C4D22">
        <w:rPr>
          <w:rStyle w:val="StyleUnderline"/>
          <w:highlight w:val="yellow"/>
        </w:rPr>
        <w:t>inextricable link between humanitarianism and capitalism, NGOs</w:t>
      </w:r>
      <w:r w:rsidRPr="00C75C90">
        <w:rPr>
          <w:rStyle w:val="StyleUnderline"/>
        </w:rPr>
        <w:t xml:space="preserve"> can never be seen as apolitical (though this is contested), with each </w:t>
      </w:r>
      <w:r w:rsidRPr="008C4D22">
        <w:rPr>
          <w:rStyle w:val="StyleUnderline"/>
          <w:highlight w:val="yellow"/>
        </w:rPr>
        <w:t>carry</w:t>
      </w:r>
      <w:r w:rsidRPr="00C75C90">
        <w:rPr>
          <w:rStyle w:val="StyleUnderline"/>
        </w:rPr>
        <w:t xml:space="preserve">ing </w:t>
      </w:r>
      <w:r w:rsidRPr="008C4D22">
        <w:rPr>
          <w:rStyle w:val="StyleUnderline"/>
          <w:highlight w:val="yellow"/>
        </w:rPr>
        <w:t>a politics</w:t>
      </w:r>
      <w:r w:rsidRPr="00C75C90">
        <w:rPr>
          <w:rStyle w:val="StyleUnderline"/>
        </w:rPr>
        <w:t xml:space="preserve"> and polity </w:t>
      </w:r>
      <w:r w:rsidRPr="008C4D22">
        <w:rPr>
          <w:rStyle w:val="StyleUnderline"/>
          <w:highlight w:val="yellow"/>
        </w:rPr>
        <w:t>they serve</w:t>
      </w:r>
      <w:r w:rsidRPr="00C75C90">
        <w:rPr>
          <w:rStyle w:val="StyleUnderline"/>
        </w:rPr>
        <w:t>. This relation to capitalism will now be expounded upon.</w:t>
      </w:r>
      <w:r>
        <w:rPr>
          <w:rStyle w:val="StyleUnderline"/>
        </w:rPr>
        <w:t xml:space="preserve"> </w:t>
      </w:r>
      <w:r w:rsidRPr="003367D6">
        <w:rPr>
          <w:sz w:val="16"/>
        </w:rPr>
        <w:t xml:space="preserve">Security/Economy Nexus </w:t>
      </w:r>
      <w:proofErr w:type="gramStart"/>
      <w:r w:rsidRPr="00C75C90">
        <w:rPr>
          <w:rStyle w:val="StyleUnderline"/>
        </w:rPr>
        <w:t>To</w:t>
      </w:r>
      <w:proofErr w:type="gramEnd"/>
      <w:r w:rsidRPr="00C75C90">
        <w:rPr>
          <w:rStyle w:val="StyleUnderline"/>
        </w:rPr>
        <w:t xml:space="preserve"> Western societies, </w:t>
      </w:r>
      <w:r w:rsidRPr="008C4D22">
        <w:rPr>
          <w:rStyle w:val="StyleUnderline"/>
          <w:highlight w:val="yellow"/>
        </w:rPr>
        <w:t>life is valued in economic terms, with capitalist individuals being deemed the blueprint that all should aspire to.</w:t>
      </w:r>
      <w:r w:rsidRPr="003367D6">
        <w:rPr>
          <w:rStyle w:val="StyleUnderline"/>
        </w:rPr>
        <w:t xml:space="preserve"> The migration within the borderzone is intimately tied to capital</w:t>
      </w:r>
      <w:r w:rsidRPr="003367D6">
        <w:rPr>
          <w:sz w:val="16"/>
        </w:rPr>
        <w:t xml:space="preserve">, with Massey et al. highlighting how the financial crisis in 2008-2009 resulted in one million fewer undocumented migrants attempting to cross the border. </w:t>
      </w:r>
      <w:r w:rsidRPr="003367D6">
        <w:rPr>
          <w:rStyle w:val="StyleUnderline"/>
        </w:rPr>
        <w:t xml:space="preserve">This finding confirms the work of Nevins (2007) who discovered the inextricable link between the Central American coffee trade and the actions of the US economy. </w:t>
      </w:r>
      <w:r w:rsidRPr="008C4D22">
        <w:rPr>
          <w:rStyle w:val="StyleUnderline"/>
          <w:highlight w:val="yellow"/>
        </w:rPr>
        <w:t>Capitalism</w:t>
      </w:r>
      <w:r w:rsidRPr="003367D6">
        <w:rPr>
          <w:rStyle w:val="StyleUnderline"/>
        </w:rPr>
        <w:t xml:space="preserve"> can be seen to underpin and </w:t>
      </w:r>
      <w:r w:rsidRPr="008C4D22">
        <w:rPr>
          <w:rStyle w:val="StyleUnderline"/>
          <w:highlight w:val="yellow"/>
        </w:rPr>
        <w:t>drive this cross-border migration</w:t>
      </w:r>
      <w:r w:rsidRPr="003367D6">
        <w:rPr>
          <w:rStyle w:val="StyleUnderline"/>
        </w:rPr>
        <w:t>.</w:t>
      </w:r>
      <w:r w:rsidRPr="003367D6">
        <w:rPr>
          <w:sz w:val="16"/>
        </w:rPr>
        <w:t xml:space="preserve"> Naomi Klein provides a further darkening assertion, maintaining that the technologies realized in the borderzone of Mexico/US are the direct consequence and action of Israel’s resonant security industry fueled by its conflict with Palestine. </w:t>
      </w:r>
      <w:r w:rsidRPr="003367D6">
        <w:rPr>
          <w:rStyle w:val="StyleUnderline"/>
        </w:rPr>
        <w:t xml:space="preserve">The Israeli firm Elbit, responsible in part for the Israel/Palestine border, has been contracted alongside Boeing to complete </w:t>
      </w:r>
      <w:r w:rsidRPr="008C4D22">
        <w:rPr>
          <w:rStyle w:val="StyleUnderline"/>
          <w:highlight w:val="yellow"/>
        </w:rPr>
        <w:t>the ‘virtual border’ along Mexico/US border.</w:t>
      </w:r>
      <w:r w:rsidRPr="003367D6">
        <w:rPr>
          <w:rStyle w:val="StyleUnderline"/>
        </w:rPr>
        <w:t xml:space="preserve"> Hence </w:t>
      </w:r>
      <w:r w:rsidRPr="008C4D22">
        <w:rPr>
          <w:rStyle w:val="StyleUnderline"/>
          <w:highlight w:val="yellow"/>
        </w:rPr>
        <w:t>capitalism has implications not only within</w:t>
      </w:r>
      <w:r w:rsidRPr="003367D6">
        <w:rPr>
          <w:rStyle w:val="StyleUnderline"/>
        </w:rPr>
        <w:t xml:space="preserve"> the borderzone of </w:t>
      </w:r>
      <w:r w:rsidRPr="008C4D22">
        <w:rPr>
          <w:rStyle w:val="StyleUnderline"/>
          <w:highlight w:val="yellow"/>
        </w:rPr>
        <w:t>Mexico/US, but</w:t>
      </w:r>
      <w:r w:rsidRPr="003367D6">
        <w:rPr>
          <w:rStyle w:val="StyleUnderline"/>
        </w:rPr>
        <w:t xml:space="preserve"> also with repercussions </w:t>
      </w:r>
      <w:r w:rsidRPr="008C4D22">
        <w:rPr>
          <w:rStyle w:val="StyleUnderline"/>
          <w:highlight w:val="yellow"/>
        </w:rPr>
        <w:t>across the globe.</w:t>
      </w:r>
      <w:r>
        <w:rPr>
          <w:rStyle w:val="StyleUnderline"/>
        </w:rPr>
        <w:t xml:space="preserve"> </w:t>
      </w:r>
      <w:r w:rsidRPr="003367D6">
        <w:rPr>
          <w:rStyle w:val="StyleUnderline"/>
        </w:rPr>
        <w:t xml:space="preserve">Colás and Pozo would highlight here the commodification of territory, where </w:t>
      </w:r>
      <w:r w:rsidRPr="008C4D22">
        <w:rPr>
          <w:rStyle w:val="StyleUnderline"/>
          <w:highlight w:val="yellow"/>
        </w:rPr>
        <w:t>the borderzone</w:t>
      </w:r>
      <w:r w:rsidRPr="008C4D22">
        <w:rPr>
          <w:sz w:val="16"/>
          <w:highlight w:val="yellow"/>
        </w:rPr>
        <w:t xml:space="preserve"> </w:t>
      </w:r>
      <w:r w:rsidRPr="008C4D22">
        <w:rPr>
          <w:sz w:val="16"/>
        </w:rPr>
        <w:t>(both</w:t>
      </w:r>
      <w:r w:rsidRPr="003367D6">
        <w:rPr>
          <w:sz w:val="16"/>
        </w:rPr>
        <w:t xml:space="preserve"> the Mexico/US border and Israel/Palestine border) </w:t>
      </w:r>
      <w:r w:rsidRPr="008C4D22">
        <w:rPr>
          <w:rStyle w:val="StyleUnderline"/>
          <w:highlight w:val="yellow"/>
        </w:rPr>
        <w:t>serve as grounds for capital accumulation and expansion</w:t>
      </w:r>
      <w:r w:rsidRPr="003367D6">
        <w:rPr>
          <w:rStyle w:val="StyleUnderline"/>
        </w:rPr>
        <w:t>. The social infrastructure of Smart Borders permits the flow of goods to keep capitalism’s ruthless heart beating, with a borderzone open to capital and closed to persons.</w:t>
      </w:r>
      <w:r w:rsidRPr="003367D6">
        <w:rPr>
          <w:sz w:val="16"/>
        </w:rPr>
        <w:t xml:space="preserve"> It is here that Coleman’s Security/Economy nexus collides, with the social elite utilizing the borderzone not only to protect the economy within, but further still, they even use the borderzone as a ground for valorization, turning the USA’s perceived threat of terrorism into financial gain.</w:t>
      </w:r>
    </w:p>
    <w:p w14:paraId="549F55F4" w14:textId="77777777" w:rsidR="005B2231" w:rsidRDefault="005B2231" w:rsidP="005B2231">
      <w:pPr>
        <w:rPr>
          <w:rFonts w:asciiTheme="minorHAnsi" w:eastAsiaTheme="minorEastAsia" w:hAnsiTheme="minorHAnsi"/>
          <w:lang w:eastAsia="zh-CN"/>
        </w:rPr>
      </w:pPr>
    </w:p>
    <w:p w14:paraId="7A563710" w14:textId="77777777" w:rsidR="00614BBB" w:rsidRDefault="00614BBB" w:rsidP="00614BBB">
      <w:pPr>
        <w:pStyle w:val="Heading4"/>
      </w:pPr>
      <w:r>
        <w:t>Capital has exceeded the limit of the sovereign and has depoliticized modes of governmentality that reproduce the neoliberal regimes</w:t>
      </w:r>
    </w:p>
    <w:p w14:paraId="588B6822" w14:textId="77777777" w:rsidR="00614BBB" w:rsidRPr="00614BBB" w:rsidRDefault="00614BBB" w:rsidP="00614BBB">
      <w:pPr>
        <w:rPr>
          <w:rStyle w:val="Style13ptBold"/>
        </w:rPr>
      </w:pPr>
      <w:r w:rsidRPr="00614BBB">
        <w:rPr>
          <w:rStyle w:val="Style13ptBold"/>
        </w:rPr>
        <w:t>Hickman 16</w:t>
      </w:r>
      <w:r>
        <w:rPr>
          <w:rStyle w:val="Style13ptBold"/>
        </w:rPr>
        <w:t xml:space="preserve"> </w:t>
      </w:r>
      <w:r w:rsidRPr="00614BBB">
        <w:t xml:space="preserve">(S.C., </w:t>
      </w:r>
      <w:r>
        <w:t xml:space="preserve">Resistance Blogger, Poet, Short Story Writer, and Philosopher, </w:t>
      </w:r>
      <w:r w:rsidRPr="00614BBB">
        <w:t>"End of Sovereignty: Bare Life and the Coming Civil-War?", Southern Nights, 2-19-2016, Online: https://socialecologies.wordpress.com/2016/02/19/end-of-sovereignty-bare-life-and-the-coming-civil-war/, 7-13-2018, DTS)</w:t>
      </w:r>
    </w:p>
    <w:p w14:paraId="7726BBFC" w14:textId="77777777" w:rsidR="00614BBB" w:rsidRPr="008C4D22" w:rsidRDefault="00614BBB" w:rsidP="00614BBB">
      <w:pPr>
        <w:rPr>
          <w:sz w:val="14"/>
        </w:rPr>
      </w:pPr>
      <w:r w:rsidRPr="00733F79">
        <w:rPr>
          <w:rStyle w:val="StyleUnderline"/>
        </w:rPr>
        <w:t xml:space="preserve">The point here is that the West has produced through its very practices of sovereignty that which is now in our age performing the task of destruction of that very Sovereignty. Through our very inclusive exclusions of </w:t>
      </w:r>
      <w:r w:rsidRPr="008C4D22">
        <w:rPr>
          <w:rStyle w:val="StyleUnderline"/>
          <w:highlight w:val="yellow"/>
        </w:rPr>
        <w:t>bare life</w:t>
      </w:r>
      <w:r w:rsidRPr="00733F79">
        <w:rPr>
          <w:rStyle w:val="StyleUnderline"/>
        </w:rPr>
        <w:t xml:space="preserve"> we </w:t>
      </w:r>
      <w:r w:rsidRPr="008C4D22">
        <w:rPr>
          <w:rStyle w:val="StyleUnderline"/>
          <w:highlight w:val="yellow"/>
        </w:rPr>
        <w:t>have broken</w:t>
      </w:r>
      <w:r w:rsidRPr="00733F79">
        <w:rPr>
          <w:rStyle w:val="StyleUnderline"/>
        </w:rPr>
        <w:t xml:space="preserve"> the </w:t>
      </w:r>
      <w:r w:rsidRPr="008C4D22">
        <w:rPr>
          <w:rStyle w:val="StyleUnderline"/>
          <w:highlight w:val="yellow"/>
        </w:rPr>
        <w:t>boundaries between “violence and law</w:t>
      </w:r>
      <w:r w:rsidRPr="008C4D22">
        <w:rPr>
          <w:sz w:val="14"/>
        </w:rPr>
        <w:t xml:space="preserve">, the threshold on which violence passes over into law and law passes over into violence,” upon which the whole metaphysical edifice was built thereby providing in our time the demolition of the Sovereignty of Nations. In some ways the whole </w:t>
      </w:r>
      <w:r w:rsidRPr="008C4D22">
        <w:rPr>
          <w:rStyle w:val="StyleUnderline"/>
          <w:highlight w:val="yellow"/>
        </w:rPr>
        <w:t>fabric of thought</w:t>
      </w:r>
      <w:r w:rsidRPr="00763AF0">
        <w:rPr>
          <w:rStyle w:val="StyleUnderline"/>
        </w:rPr>
        <w:t xml:space="preserve">, metaphysics, language, law, rhetoric, etc., that have held together the socio-cultural forms of Western Civilization </w:t>
      </w:r>
      <w:r w:rsidRPr="008C4D22">
        <w:rPr>
          <w:rStyle w:val="StyleUnderline"/>
          <w:highlight w:val="yellow"/>
        </w:rPr>
        <w:t>are unraveling</w:t>
      </w:r>
      <w:r w:rsidRPr="00763AF0">
        <w:rPr>
          <w:rStyle w:val="StyleUnderline"/>
        </w:rPr>
        <w:t xml:space="preserve"> all </w:t>
      </w:r>
      <w:r w:rsidRPr="008C4D22">
        <w:rPr>
          <w:rStyle w:val="StyleUnderline"/>
          <w:highlight w:val="yellow"/>
        </w:rPr>
        <w:t>around us</w:t>
      </w:r>
      <w:r w:rsidRPr="008C4D22">
        <w:rPr>
          <w:sz w:val="14"/>
        </w:rPr>
        <w:t xml:space="preserve">. We are seeing by way of its own inner logic the self-destruction of Western Civilization at its own hands. For two centuries now from Kant to our time the Enlightenment project was the last ditch effort to shore up the ruins of an already decaying and dying form of political and social life on this planet. That we have in our time opened up the doors to our own destruction at the hands of the remaining civilizations on the planet is only fitting. What will this lead too? </w:t>
      </w:r>
      <w:r w:rsidRPr="00763AF0">
        <w:rPr>
          <w:rStyle w:val="StyleUnderline"/>
        </w:rPr>
        <w:t xml:space="preserve">All the talk of certain nations in </w:t>
      </w:r>
      <w:r w:rsidRPr="008C4D22">
        <w:rPr>
          <w:rStyle w:val="StyleUnderline"/>
          <w:highlight w:val="yellow"/>
        </w:rPr>
        <w:t>the EU and the Americas</w:t>
      </w:r>
      <w:r w:rsidRPr="00763AF0">
        <w:rPr>
          <w:rStyle w:val="StyleUnderline"/>
        </w:rPr>
        <w:t xml:space="preserve"> of </w:t>
      </w:r>
      <w:r w:rsidRPr="008C4D22">
        <w:rPr>
          <w:rStyle w:val="StyleUnderline"/>
          <w:highlight w:val="yellow"/>
        </w:rPr>
        <w:t>closing down</w:t>
      </w:r>
      <w:r w:rsidRPr="00763AF0">
        <w:rPr>
          <w:rStyle w:val="StyleUnderline"/>
        </w:rPr>
        <w:t xml:space="preserve"> the </w:t>
      </w:r>
      <w:r w:rsidRPr="008C4D22">
        <w:rPr>
          <w:rStyle w:val="StyleUnderline"/>
          <w:highlight w:val="yellow"/>
        </w:rPr>
        <w:t>borders</w:t>
      </w:r>
      <w:r w:rsidRPr="00763AF0">
        <w:rPr>
          <w:rStyle w:val="StyleUnderline"/>
        </w:rPr>
        <w:t xml:space="preserve">, </w:t>
      </w:r>
      <w:r w:rsidRPr="008C4D22">
        <w:rPr>
          <w:rStyle w:val="StyleUnderline"/>
          <w:highlight w:val="yellow"/>
        </w:rPr>
        <w:t>sealing themselves</w:t>
      </w:r>
      <w:r w:rsidRPr="00763AF0">
        <w:rPr>
          <w:rStyle w:val="StyleUnderline"/>
        </w:rPr>
        <w:t xml:space="preserve"> off </w:t>
      </w:r>
      <w:r w:rsidRPr="008C4D22">
        <w:rPr>
          <w:rStyle w:val="StyleUnderline"/>
          <w:highlight w:val="yellow"/>
        </w:rPr>
        <w:t xml:space="preserve">in </w:t>
      </w:r>
      <w:r w:rsidRPr="008C4D22">
        <w:rPr>
          <w:rStyle w:val="StyleUnderline"/>
        </w:rPr>
        <w:t>h</w:t>
      </w:r>
      <w:r w:rsidRPr="00763AF0">
        <w:rPr>
          <w:rStyle w:val="StyleUnderline"/>
        </w:rPr>
        <w:t xml:space="preserve">ermetically sealed cities, enclaves, </w:t>
      </w:r>
      <w:r w:rsidRPr="008C4D22">
        <w:rPr>
          <w:rStyle w:val="StyleUnderline"/>
          <w:highlight w:val="yellow"/>
        </w:rPr>
        <w:t>security zones; building bigger fences</w:t>
      </w:r>
      <w:r w:rsidRPr="00763AF0">
        <w:rPr>
          <w:rStyle w:val="StyleUnderline"/>
        </w:rPr>
        <w:t xml:space="preserve"> and exclusions </w:t>
      </w:r>
      <w:r w:rsidRPr="008C4D22">
        <w:rPr>
          <w:rStyle w:val="StyleUnderline"/>
          <w:highlight w:val="yellow"/>
        </w:rPr>
        <w:t>is just</w:t>
      </w:r>
      <w:r w:rsidRPr="00763AF0">
        <w:rPr>
          <w:rStyle w:val="StyleUnderline"/>
        </w:rPr>
        <w:t xml:space="preserve"> the </w:t>
      </w:r>
      <w:r w:rsidRPr="008C4D22">
        <w:rPr>
          <w:rStyle w:val="StyleUnderline"/>
          <w:highlight w:val="yellow"/>
        </w:rPr>
        <w:t>last ditch effort of</w:t>
      </w:r>
      <w:r w:rsidRPr="00763AF0">
        <w:rPr>
          <w:rStyle w:val="StyleUnderline"/>
        </w:rPr>
        <w:t xml:space="preserve"> an </w:t>
      </w:r>
      <w:r w:rsidRPr="008C4D22">
        <w:rPr>
          <w:rStyle w:val="StyleUnderline"/>
          <w:highlight w:val="yellow"/>
        </w:rPr>
        <w:t>already dying</w:t>
      </w:r>
      <w:r w:rsidRPr="00763AF0">
        <w:rPr>
          <w:rStyle w:val="StyleUnderline"/>
        </w:rPr>
        <w:t xml:space="preserve"> and dissolving </w:t>
      </w:r>
      <w:r w:rsidRPr="008C4D22">
        <w:rPr>
          <w:rStyle w:val="StyleUnderline"/>
          <w:highlight w:val="yellow"/>
        </w:rPr>
        <w:t>sovereignty</w:t>
      </w:r>
      <w:r w:rsidRPr="008C4D22">
        <w:rPr>
          <w:sz w:val="14"/>
        </w:rPr>
        <w:t xml:space="preserve"> which is leading us into a far stranger period of transition than we at first assumed. </w:t>
      </w:r>
      <w:r w:rsidRPr="00763AF0">
        <w:rPr>
          <w:rStyle w:val="StyleUnderline"/>
        </w:rPr>
        <w:t xml:space="preserve">It’s as if </w:t>
      </w:r>
      <w:r w:rsidRPr="008C4D22">
        <w:rPr>
          <w:rStyle w:val="StyleUnderline"/>
          <w:highlight w:val="yellow"/>
        </w:rPr>
        <w:t>the</w:t>
      </w:r>
      <w:r w:rsidRPr="00763AF0">
        <w:rPr>
          <w:rStyle w:val="StyleUnderline"/>
        </w:rPr>
        <w:t xml:space="preserve"> globalist </w:t>
      </w:r>
      <w:r w:rsidRPr="008C4D22">
        <w:rPr>
          <w:rStyle w:val="StyleUnderline"/>
          <w:highlight w:val="yellow"/>
        </w:rPr>
        <w:t>agenda of capitalism is</w:t>
      </w:r>
      <w:r w:rsidRPr="00763AF0">
        <w:rPr>
          <w:rStyle w:val="StyleUnderline"/>
        </w:rPr>
        <w:t xml:space="preserve"> </w:t>
      </w:r>
      <w:r w:rsidRPr="008C4D22">
        <w:rPr>
          <w:rStyle w:val="StyleUnderline"/>
          <w:highlight w:val="yellow"/>
        </w:rPr>
        <w:t>withdrawing from the globe into</w:t>
      </w:r>
      <w:r w:rsidRPr="00763AF0">
        <w:rPr>
          <w:rStyle w:val="StyleUnderline"/>
        </w:rPr>
        <w:t xml:space="preserve"> the Human Security Regime </w:t>
      </w:r>
      <w:r w:rsidRPr="008C4D22">
        <w:rPr>
          <w:rStyle w:val="StyleUnderline"/>
          <w:highlight w:val="yellow"/>
        </w:rPr>
        <w:t>where it seeks to exclude rather than include reality</w:t>
      </w:r>
      <w:r w:rsidRPr="00763AF0">
        <w:rPr>
          <w:rStyle w:val="StyleUnderline"/>
        </w:rPr>
        <w:t xml:space="preserve">, rather it is withdrawing into a information society, </w:t>
      </w:r>
      <w:r w:rsidRPr="008C4D22">
        <w:rPr>
          <w:rStyle w:val="StyleUnderline"/>
          <w:highlight w:val="yellow"/>
        </w:rPr>
        <w:t>a solipsistic network of infospheric financialism as it enforces everywhere in the</w:t>
      </w:r>
      <w:r w:rsidRPr="00763AF0">
        <w:rPr>
          <w:rStyle w:val="StyleUnderline"/>
        </w:rPr>
        <w:t xml:space="preserve"> Third </w:t>
      </w:r>
      <w:r w:rsidRPr="008C4D22">
        <w:rPr>
          <w:rStyle w:val="StyleUnderline"/>
          <w:highlight w:val="yellow"/>
        </w:rPr>
        <w:t xml:space="preserve">World </w:t>
      </w:r>
      <w:r w:rsidRPr="008C4D22">
        <w:rPr>
          <w:rStyle w:val="StyleUnderline"/>
        </w:rPr>
        <w:t>a</w:t>
      </w:r>
      <w:r w:rsidRPr="00763AF0">
        <w:rPr>
          <w:rStyle w:val="StyleUnderline"/>
        </w:rPr>
        <w:t xml:space="preserve"> slow death and decomposition, a war on the earth’s remaining resources at the expense of the Third World. </w:t>
      </w:r>
      <w:r w:rsidRPr="008C4D22">
        <w:rPr>
          <w:sz w:val="14"/>
        </w:rPr>
        <w:t xml:space="preserve">While the homeworlds are allowed to become Third World nations in themselves the elite 01.% have built their dream Oasis’s, their Dream Cities around the global jet-set nodal points where they can live under the cold eye of surveillance, security, and an ultra-fascistic police system that defends and protects them against the others… us. The old nations can fall into boudarylessness as far as these new plutocrats are concerned. For them this is part of the global socialization program of de-sovereignization. They don’t want the old First World to remain as it is, but rather for those not astute enough to become apart of the .01% the world will become a flatland of economic chaos and poverty over the coming century. Yet, there is no conspiracy behind it, no bad old boys pulling the strings as in far-right conspiracy theory. Rather this is capitalization itself working out its own logic in a global rather than a national setting. </w:t>
      </w:r>
      <w:r w:rsidRPr="00763AF0">
        <w:rPr>
          <w:rStyle w:val="StyleUnderline"/>
        </w:rPr>
        <w:t xml:space="preserve">Once you gain the global capital vision you gain a different perspective of finance, banking, governance, etc. across the board. </w:t>
      </w:r>
      <w:r w:rsidRPr="008C4D22">
        <w:rPr>
          <w:sz w:val="14"/>
        </w:rPr>
        <w:t xml:space="preserve">Most on the Left still are hindered at the national level of political struggle when the world of Capital has moved on leaving the Nation State to fend for itself and die a bad death. Oh sure the propaganda machines of the mediascape still whistle the tune of old style politics as usual but its over, done, dead. It cannot be revived, and has no use value in the global arena anymore. </w:t>
      </w:r>
      <w:r w:rsidRPr="00763AF0">
        <w:rPr>
          <w:rStyle w:val="StyleUnderline"/>
        </w:rPr>
        <w:t xml:space="preserve">The </w:t>
      </w:r>
      <w:r w:rsidRPr="008C4D22">
        <w:rPr>
          <w:rStyle w:val="StyleUnderline"/>
          <w:highlight w:val="yellow"/>
        </w:rPr>
        <w:t>EU is the model of the future de-politicized economic regime</w:t>
      </w:r>
      <w:r w:rsidRPr="00763AF0">
        <w:rPr>
          <w:rStyle w:val="StyleUnderline"/>
        </w:rPr>
        <w:t xml:space="preserve">. </w:t>
      </w:r>
      <w:r w:rsidRPr="008C4D22">
        <w:rPr>
          <w:rStyle w:val="StyleUnderline"/>
          <w:highlight w:val="yellow"/>
        </w:rPr>
        <w:t>Nations have already lost their sovereignty</w:t>
      </w:r>
      <w:r w:rsidRPr="00763AF0">
        <w:rPr>
          <w:rStyle w:val="StyleUnderline"/>
        </w:rPr>
        <w:t xml:space="preserve"> accept as fictions for the popular folk mythologists. Nations are defunct and dying. </w:t>
      </w:r>
      <w:r w:rsidRPr="008C4D22">
        <w:rPr>
          <w:rStyle w:val="StyleUnderline"/>
          <w:highlight w:val="yellow"/>
        </w:rPr>
        <w:t>But Capital will live on</w:t>
      </w:r>
      <w:r w:rsidRPr="00763AF0">
        <w:rPr>
          <w:rStyle w:val="StyleUnderline"/>
        </w:rPr>
        <w:t xml:space="preserve"> without them… In 2007 we began to see Michael Serres notions of parasitism come into play.</w:t>
      </w:r>
      <w:r w:rsidRPr="008C4D22">
        <w:rPr>
          <w:sz w:val="14"/>
        </w:rPr>
        <w:t xml:space="preserve"> As Michael Husdon’s expose Killing the Host: How Financial Parasites and Debt Bondage Destroy the Global Economy tells it the systemic disabling of regulations on Wall Street has resulted in the following, says Hudson: “…the wealthiest One Percent have captured nearly all the growth in income since the 2008 crash. </w:t>
      </w:r>
      <w:r w:rsidRPr="008C4D22">
        <w:rPr>
          <w:rStyle w:val="StyleUnderline"/>
          <w:highlight w:val="yellow"/>
        </w:rPr>
        <w:t>Holding the rest of society in debt</w:t>
      </w:r>
      <w:r w:rsidRPr="00763AF0">
        <w:rPr>
          <w:rStyle w:val="StyleUnderline"/>
        </w:rPr>
        <w:t xml:space="preserve"> to themselves, </w:t>
      </w:r>
      <w:r w:rsidRPr="008C4D22">
        <w:rPr>
          <w:rStyle w:val="StyleUnderline"/>
          <w:highlight w:val="yellow"/>
        </w:rPr>
        <w:t>they</w:t>
      </w:r>
      <w:r w:rsidRPr="00763AF0">
        <w:rPr>
          <w:rStyle w:val="StyleUnderline"/>
        </w:rPr>
        <w:t xml:space="preserve"> have </w:t>
      </w:r>
      <w:r w:rsidRPr="008C4D22">
        <w:rPr>
          <w:rStyle w:val="StyleUnderline"/>
          <w:highlight w:val="yellow"/>
        </w:rPr>
        <w:t>use</w:t>
      </w:r>
      <w:r w:rsidRPr="00763AF0">
        <w:rPr>
          <w:rStyle w:val="StyleUnderline"/>
        </w:rPr>
        <w:t xml:space="preserve">d their </w:t>
      </w:r>
      <w:r w:rsidRPr="008C4D22">
        <w:rPr>
          <w:rStyle w:val="StyleUnderline"/>
          <w:highlight w:val="yellow"/>
        </w:rPr>
        <w:t>wealth and creditor claims to gain control of the</w:t>
      </w:r>
      <w:r w:rsidRPr="00763AF0">
        <w:rPr>
          <w:rStyle w:val="StyleUnderline"/>
        </w:rPr>
        <w:t xml:space="preserve"> election process and </w:t>
      </w:r>
      <w:r w:rsidRPr="008C4D22">
        <w:rPr>
          <w:rStyle w:val="StyleUnderline"/>
          <w:highlight w:val="yellow"/>
        </w:rPr>
        <w:t>governments by supporting lawmakers</w:t>
      </w:r>
      <w:r w:rsidRPr="00763AF0">
        <w:rPr>
          <w:rStyle w:val="StyleUnderline"/>
        </w:rPr>
        <w:t xml:space="preserve"> who un-tax them, and judges or court systems that refrain from prosecuting them. Obliterating the logic that led society to regulate and tax rentiers in the first place, </w:t>
      </w:r>
      <w:r w:rsidRPr="008C4D22">
        <w:rPr>
          <w:rStyle w:val="StyleUnderline"/>
          <w:highlight w:val="yellow"/>
        </w:rPr>
        <w:t>think tanks and business schools favor economists who portray rentier takings</w:t>
      </w:r>
      <w:r w:rsidRPr="00763AF0">
        <w:rPr>
          <w:rStyle w:val="StyleUnderline"/>
        </w:rPr>
        <w:t xml:space="preserve"> as a contribution to the economy rather than as a subtrahend from it.”</w:t>
      </w:r>
      <w:r w:rsidRPr="008C4D22">
        <w:rPr>
          <w:sz w:val="14"/>
        </w:rPr>
        <w:t xml:space="preserve"> Continuing he comments: “In nature, parasites tend to kill hosts that are dying, using their substance as food for the intruder’s own progeny. The economic analogy takes hold when financial managers use depreciation allowances for stock buybacks or to pay out as dividends instead of replenishing and updating their plant and equipment. Tangible capital investment, research and development and employment are cut back to provide purely financial returns.” This is not neoliberalism, but rather what Franco Berardi and others term the financilization of the economy as dematerialized hyperware. As he remarks in Emancipation of the Sign: Poetry and Finance During the Twentieth Century: “The dephysicalization of money is part of the general process of abstraction, which is the all-encompassing tendency of capitalism. Marx’s theory of value is based on the concept of abstract work: because it is the source and the measure of value, work has to sever its relation to the concrete usefulness of its activity and product. From the point of view of valorization, concrete usefulness does not matter. In a similar vein, Baudrillard speaks of the relation between signification and language. The abstraction process at the core of the capitalist capture (subsumption) of work implies abstraction from the need for the concreteness of products: the referent is erased.” Everything has entered the electronic void. Tangible goods do not matter to this market. The reason why the middle-class market of commodities has vanished, why banks no longer invest in businesses. There is no money there: none. </w:t>
      </w:r>
      <w:r w:rsidRPr="00763AF0">
        <w:rPr>
          <w:rStyle w:val="StyleUnderline"/>
        </w:rPr>
        <w:t>So idiot’s like Donald Trump, Ted Cruz, and Marco Rubio – conservatives (?) have no clue when they tell us they’ll produce jobs, bring companies back to America, close down the world, force tariffs and embargoes etc.</w:t>
      </w:r>
      <w:r w:rsidRPr="008C4D22">
        <w:rPr>
          <w:sz w:val="14"/>
        </w:rPr>
        <w:t xml:space="preserve"> It’s like a return to pre-critical thought in conservative clothing… a rationalism leading to fantasy and total collapse. While the Bankers and financiers just laugh and continue to plunder the hyperware in the slipstream… It’s this total disconnect between politics and economics, a bifurcation that is leading to the schizophrenaztion of democracy that Berardi alludes to when he says, “</w:t>
      </w:r>
      <w:r w:rsidRPr="00763AF0">
        <w:rPr>
          <w:rStyle w:val="StyleUnderline"/>
        </w:rPr>
        <w:t xml:space="preserve">We are tracing here the dynamic of a disaster, </w:t>
      </w:r>
      <w:r w:rsidRPr="008C4D22">
        <w:rPr>
          <w:rStyle w:val="StyleUnderline"/>
          <w:highlight w:val="yellow"/>
        </w:rPr>
        <w:t>the disaster that capitalism is inserting into hypermodern subjectivity</w:t>
      </w:r>
      <w:r w:rsidRPr="00763AF0">
        <w:rPr>
          <w:rStyle w:val="StyleUnderline"/>
        </w:rPr>
        <w:t>, the disaster of acceleration and panic. But simultaneously, we have to look for a rhythm that may open a further landscape, a landscape beyond panic and the precarious affects of loneliness and despair.” Capital is withdrawing from democracy everywhere: it no longer needs politics or democracy.</w:t>
      </w:r>
      <w:r w:rsidRPr="008C4D22">
        <w:rPr>
          <w:sz w:val="14"/>
        </w:rPr>
        <w:t xml:space="preserve"> The faster the Left wakes up out of its sleep the better off it will be, for far too long it has beat its head against a fantasy world of neoliberalism (does this term even mean anything anymore?), while real capitalist markets and profits have moved elsewhere. </w:t>
      </w:r>
      <w:r w:rsidRPr="00763AF0">
        <w:rPr>
          <w:rStyle w:val="StyleUnderline"/>
        </w:rPr>
        <w:t>The target has vanished into the network, gone invisible. Only the shell of a mediapropaganda machine is left in the wake to keep the masses eyes off the ball…</w:t>
      </w:r>
      <w:r>
        <w:rPr>
          <w:rStyle w:val="StyleUnderline"/>
        </w:rPr>
        <w:t xml:space="preserve"> </w:t>
      </w:r>
      <w:r w:rsidRPr="008C4D22">
        <w:rPr>
          <w:sz w:val="14"/>
        </w:rPr>
        <w:t>The Left needs a global framework within which to approach this flattened economic topology and mapping of the EconoSpheric network society emerging from the rubble of the Nation States. Only the nodal points, the City States where Capital still elaborates its compositional and deco-positional pressures will remain</w:t>
      </w:r>
      <w:r w:rsidRPr="00763AF0">
        <w:rPr>
          <w:rStyle w:val="StyleUnderline"/>
        </w:rPr>
        <w:t>. A new temporal regime based on excess and affluence is emerging from the older systems… most Leftist thought still has its eye on the outmoded neoliberal fictions of the 80’s</w:t>
      </w:r>
      <w:r w:rsidRPr="008C4D22">
        <w:rPr>
          <w:sz w:val="14"/>
        </w:rPr>
        <w:t xml:space="preserve">. All gone, all dead. With the rise of bitcoin and blockchain a new financial system is arising based on smart money, tagged information rich economy that will only gain in resonance as the years progress. I think works like Maurizio Lazzarato’s recently translated Signs and Machines: Capitalism and the Production of Subjectivity falls somewhere in this sphere, effectively balancing and joining critiques of contemporary capitalism, complex philosophies of subjection (or the complex social production of individual subjectivities), and everyday existence, touching current western politics, yet preserving a general openness and applicability. (see Patrick Lyons review). There’s also Frédéric Lordon’s Willing Slaves of Capital: Marx and Spinoza on Desire, which as Jason Read in an excellent review tells us: Lordon makes a strong claim that capitalism must be considered a reorganization of desire, a claim that resonates well with neoliberal capital’s own self-presentation as a matter of motivation and desire. However, as his own remarks about the naturalization of capital make clear, it is not just desire that is reorganized by capitalism, but knowledge and the imagination as well. Our inability to imagine alternatives, to envision modes of happiness other than consumer fantasies, or “dream jobs,” as well as our inability to comprehend the current economic order as just that, an economic and political order and not a fact of life, are as much elements of our subjection as desire. </w:t>
      </w:r>
    </w:p>
    <w:p w14:paraId="04BE1130" w14:textId="36E7E2F1" w:rsidR="003F5F7C" w:rsidRDefault="003F5F7C" w:rsidP="003F5F7C">
      <w:pPr>
        <w:pStyle w:val="Heading2"/>
      </w:pPr>
      <w:r>
        <w:t>Fem K</w:t>
      </w:r>
    </w:p>
    <w:p w14:paraId="0AA61B95" w14:textId="77777777" w:rsidR="003F5F7C" w:rsidRDefault="003F5F7C" w:rsidP="003F5F7C">
      <w:pPr>
        <w:pStyle w:val="Heading3"/>
      </w:pPr>
      <w:r>
        <w:t>1NC</w:t>
      </w:r>
    </w:p>
    <w:p w14:paraId="217CEA7F" w14:textId="77777777" w:rsidR="003F5F7C" w:rsidRPr="003446A8" w:rsidRDefault="003F5F7C" w:rsidP="003F5F7C">
      <w:pPr>
        <w:pStyle w:val="Heading4"/>
      </w:pPr>
      <w:r w:rsidRPr="003446A8">
        <w:t>Immigration is “sexclusionary” – Turning debate</w:t>
      </w:r>
      <w:r>
        <w:t>s</w:t>
      </w:r>
      <w:r w:rsidRPr="003446A8">
        <w:t xml:space="preserve"> over immigration to discussion</w:t>
      </w:r>
      <w:r>
        <w:t>s</w:t>
      </w:r>
      <w:r w:rsidRPr="003446A8">
        <w:t xml:space="preserve"> </w:t>
      </w:r>
      <w:r>
        <w:t xml:space="preserve">by men </w:t>
      </w:r>
      <w:r w:rsidRPr="003446A8">
        <w:t>about men</w:t>
      </w:r>
    </w:p>
    <w:p w14:paraId="503CC9A8" w14:textId="77777777" w:rsidR="003F5F7C" w:rsidRPr="003446A8" w:rsidRDefault="003F5F7C" w:rsidP="003F5F7C">
      <w:r w:rsidRPr="003446A8">
        <w:rPr>
          <w:rStyle w:val="Style13ptBold"/>
        </w:rPr>
        <w:t>Jayapal 13</w:t>
      </w:r>
      <w:r w:rsidRPr="003446A8">
        <w:t xml:space="preserve"> (Pramila Jayapal is an American politician and activist from the State of Washington who currently serves as the U.S. Representative from Washington's 7th congressional district, “Why Immigration Policy Is 'Sexclusionary' (and How To Fix It)” Published MAR 18, 2013 Accessed 7.7.18, </w:t>
      </w:r>
      <w:hyperlink r:id="rId51" w:history="1">
        <w:r w:rsidRPr="003446A8">
          <w:t>https://www.colorlines.com/articles/why-immigration-policy-sexclusionary-and-how-fix-it</w:t>
        </w:r>
      </w:hyperlink>
      <w:r w:rsidRPr="003446A8">
        <w:t xml:space="preserve"> ) //ZoL</w:t>
      </w:r>
    </w:p>
    <w:p w14:paraId="471114F0" w14:textId="77777777" w:rsidR="003F5F7C" w:rsidRDefault="003F5F7C" w:rsidP="003F5F7C">
      <w:pPr>
        <w:rPr>
          <w:sz w:val="16"/>
        </w:rPr>
      </w:pPr>
      <w:r w:rsidRPr="00396263">
        <w:rPr>
          <w:sz w:val="16"/>
        </w:rPr>
        <w:t xml:space="preserve">If you’ve been following the current debate and news coverage, </w:t>
      </w:r>
      <w:r w:rsidRPr="00396263">
        <w:rPr>
          <w:highlight w:val="green"/>
          <w:u w:val="single"/>
        </w:rPr>
        <w:t>you probably think that immigration reform is mainly about men</w:t>
      </w:r>
      <w:r w:rsidRPr="00396263">
        <w:rPr>
          <w:u w:val="single"/>
        </w:rPr>
        <w:t>–the undocumented males scaling border walls, working in agriculture, doing construction work and writing code</w:t>
      </w:r>
      <w:r w:rsidRPr="00396263">
        <w:rPr>
          <w:sz w:val="16"/>
        </w:rPr>
        <w:t xml:space="preserve">. </w:t>
      </w:r>
      <w:r w:rsidRPr="00396263">
        <w:rPr>
          <w:highlight w:val="green"/>
          <w:u w:val="single"/>
        </w:rPr>
        <w:t>And when you do see women</w:t>
      </w:r>
      <w:r w:rsidRPr="00396263">
        <w:rPr>
          <w:sz w:val="16"/>
          <w:highlight w:val="green"/>
        </w:rPr>
        <w:t xml:space="preserve">, </w:t>
      </w:r>
      <w:r w:rsidRPr="00396263">
        <w:rPr>
          <w:rStyle w:val="Emphasis"/>
          <w:highlight w:val="green"/>
        </w:rPr>
        <w:t>they are</w:t>
      </w:r>
      <w:r w:rsidRPr="00396263">
        <w:rPr>
          <w:rStyle w:val="Emphasis"/>
        </w:rPr>
        <w:t xml:space="preserve"> normally </w:t>
      </w:r>
      <w:r w:rsidRPr="00396263">
        <w:rPr>
          <w:rStyle w:val="Emphasis"/>
          <w:highlight w:val="green"/>
        </w:rPr>
        <w:t>portrayed either as helpless victims of detention or deportation or as conniving leeches</w:t>
      </w:r>
      <w:r w:rsidRPr="00396263">
        <w:rPr>
          <w:rStyle w:val="Emphasis"/>
        </w:rPr>
        <w:t xml:space="preserve"> </w:t>
      </w:r>
      <w:r w:rsidRPr="00396263">
        <w:rPr>
          <w:sz w:val="16"/>
        </w:rPr>
        <w:t xml:space="preserve">delivering what anti-immigrants call “anchor babies.” </w:t>
      </w:r>
      <w:r w:rsidRPr="00396263">
        <w:rPr>
          <w:highlight w:val="green"/>
          <w:u w:val="single"/>
        </w:rPr>
        <w:t>Between this</w:t>
      </w:r>
      <w:r w:rsidRPr="00396263">
        <w:rPr>
          <w:u w:val="single"/>
        </w:rPr>
        <w:t xml:space="preserve"> </w:t>
      </w:r>
      <w:r w:rsidRPr="00396263">
        <w:rPr>
          <w:highlight w:val="green"/>
          <w:u w:val="single"/>
        </w:rPr>
        <w:t>male-centered media</w:t>
      </w:r>
      <w:r w:rsidRPr="00396263">
        <w:rPr>
          <w:u w:val="single"/>
        </w:rPr>
        <w:t xml:space="preserve"> narrative, </w:t>
      </w:r>
      <w:r w:rsidRPr="00396263">
        <w:rPr>
          <w:highlight w:val="green"/>
          <w:u w:val="single"/>
        </w:rPr>
        <w:t>and the fact that the Congress members crafting immigration proposals are</w:t>
      </w:r>
      <w:r w:rsidRPr="00396263">
        <w:rPr>
          <w:u w:val="single"/>
        </w:rPr>
        <w:t xml:space="preserve"> almost always </w:t>
      </w:r>
      <w:r w:rsidRPr="00396263">
        <w:rPr>
          <w:highlight w:val="green"/>
          <w:u w:val="single"/>
        </w:rPr>
        <w:t>men</w:t>
      </w:r>
      <w:r w:rsidRPr="00396263">
        <w:rPr>
          <w:u w:val="single"/>
        </w:rPr>
        <w:t xml:space="preserve">, </w:t>
      </w:r>
      <w:r w:rsidRPr="00396263">
        <w:rPr>
          <w:highlight w:val="green"/>
          <w:u w:val="single"/>
        </w:rPr>
        <w:t>it’s no surprise that immigration policy is</w:t>
      </w:r>
      <w:r w:rsidRPr="00396263">
        <w:rPr>
          <w:u w:val="single"/>
        </w:rPr>
        <w:t xml:space="preserve"> </w:t>
      </w:r>
      <w:r w:rsidRPr="00396263">
        <w:rPr>
          <w:sz w:val="16"/>
        </w:rPr>
        <w:t xml:space="preserve">what I’ve dubbed as </w:t>
      </w:r>
      <w:r w:rsidRPr="00396263">
        <w:rPr>
          <w:rStyle w:val="Emphasis"/>
          <w:highlight w:val="green"/>
        </w:rPr>
        <w:t>“sexclusionary.”</w:t>
      </w:r>
      <w:r w:rsidRPr="00396263">
        <w:rPr>
          <w:sz w:val="16"/>
        </w:rPr>
        <w:t xml:space="preserve"> </w:t>
      </w:r>
      <w:r w:rsidRPr="00396263">
        <w:rPr>
          <w:u w:val="single"/>
        </w:rPr>
        <w:t xml:space="preserve">From the numbers alone, it’s clear that </w:t>
      </w:r>
      <w:r w:rsidRPr="00396263">
        <w:rPr>
          <w:rStyle w:val="Emphasis"/>
          <w:highlight w:val="green"/>
        </w:rPr>
        <w:t>immigration is a women’s issue</w:t>
      </w:r>
      <w:r w:rsidRPr="00396263">
        <w:rPr>
          <w:sz w:val="16"/>
        </w:rPr>
        <w:t xml:space="preserve">. </w:t>
      </w:r>
      <w:r w:rsidRPr="00396263">
        <w:rPr>
          <w:u w:val="single"/>
        </w:rPr>
        <w:t>Women and children comprise three-quarters of people migrating to the United States</w:t>
      </w:r>
      <w:r w:rsidRPr="00396263">
        <w:rPr>
          <w:sz w:val="16"/>
        </w:rPr>
        <w:t xml:space="preserve">. Yet our current policy excludes them from many of the opportunities and protections of the system, and boxes them into a small number of visa categories. As bipartisan proposals near completion in both the Senate and House, </w:t>
      </w:r>
      <w:r w:rsidRPr="00396263">
        <w:rPr>
          <w:highlight w:val="green"/>
          <w:u w:val="single"/>
        </w:rPr>
        <w:t>it’s critical that women across America change the conversation</w:t>
      </w:r>
      <w:r w:rsidRPr="00396263">
        <w:rPr>
          <w:sz w:val="16"/>
        </w:rPr>
        <w:t xml:space="preserve">. </w:t>
      </w:r>
      <w:r w:rsidRPr="00396263">
        <w:rPr>
          <w:highlight w:val="green"/>
          <w:u w:val="single"/>
        </w:rPr>
        <w:t>We must highlight the ways in which immigration policy excludes and limits women and make sure this round of reform prioritizes issues that are essential to women’s equality</w:t>
      </w:r>
      <w:r w:rsidRPr="00396263">
        <w:rPr>
          <w:sz w:val="16"/>
        </w:rPr>
        <w:t>.</w:t>
      </w:r>
    </w:p>
    <w:p w14:paraId="755D0C08" w14:textId="77777777" w:rsidR="003F5F7C" w:rsidRDefault="003F5F7C" w:rsidP="003F5F7C">
      <w:pPr>
        <w:rPr>
          <w:sz w:val="16"/>
        </w:rPr>
      </w:pPr>
    </w:p>
    <w:p w14:paraId="0DA38EBD" w14:textId="77777777" w:rsidR="003F5F7C" w:rsidRDefault="003F5F7C" w:rsidP="003F5F7C">
      <w:pPr>
        <w:pStyle w:val="Heading4"/>
      </w:pPr>
      <w:r>
        <w:t>&lt;&lt;Insert Link&gt;&gt;</w:t>
      </w:r>
    </w:p>
    <w:p w14:paraId="56A797A4" w14:textId="77777777" w:rsidR="003F5F7C" w:rsidRPr="00D16C6A" w:rsidRDefault="003F5F7C" w:rsidP="003F5F7C">
      <w:pPr>
        <w:pStyle w:val="Heading4"/>
        <w:rPr>
          <w:rFonts w:cs="Times New Roman"/>
        </w:rPr>
      </w:pPr>
      <w:r w:rsidRPr="006804AD">
        <w:rPr>
          <w:rFonts w:cs="Times New Roman"/>
        </w:rPr>
        <w:t xml:space="preserve">Violence </w:t>
      </w:r>
      <w:r>
        <w:rPr>
          <w:rFonts w:cs="Times New Roman"/>
        </w:rPr>
        <w:t>against women is an everyday phenomenon that is ignored but serves as the basis for dominance and warmaking</w:t>
      </w:r>
    </w:p>
    <w:p w14:paraId="76714425" w14:textId="77777777" w:rsidR="003F5F7C" w:rsidRPr="009757E8" w:rsidRDefault="003F5F7C" w:rsidP="003F5F7C">
      <w:r w:rsidRPr="00D16C6A">
        <w:rPr>
          <w:b/>
        </w:rPr>
        <w:t>Ray 97</w:t>
      </w:r>
      <w:r>
        <w:rPr>
          <w:b/>
        </w:rPr>
        <w:t xml:space="preserve"> </w:t>
      </w:r>
      <w:r w:rsidRPr="00321955">
        <w:t>(A</w:t>
      </w:r>
      <w:r w:rsidRPr="00D16C6A">
        <w:t>. E. Ray</w:t>
      </w:r>
      <w:r>
        <w:t>, Law Clerk to the Honorable Clyde H. Hamilton, United States Court of Appeals for the Fourth Circuit,</w:t>
      </w:r>
      <w:r w:rsidRPr="00D16C6A">
        <w:t xml:space="preserve"> “The Shame of it: gender-based terrorism in the former Yugoslavia and the </w:t>
      </w:r>
      <w:r>
        <w:t xml:space="preserve">failure </w:t>
      </w:r>
      <w:r w:rsidRPr="00D16C6A">
        <w:t>of international human rights l</w:t>
      </w:r>
      <w:r>
        <w:t xml:space="preserve">aw to comprehend the injuries,” </w:t>
      </w:r>
      <w:r w:rsidRPr="00D16C6A">
        <w:t xml:space="preserve">The American </w:t>
      </w:r>
      <w:r>
        <w:t xml:space="preserve">University Law Review, Vol 46, </w:t>
      </w:r>
      <w:hyperlink r:id="rId52" w:history="1">
        <w:r w:rsidRPr="005463DA">
          <w:rPr>
            <w:rStyle w:val="Hyperlink"/>
          </w:rPr>
          <w:t>http://digitalcommons.wcl.american.edu/cgi/viewcontent.cgi?article=1380&amp;context=aulr</w:t>
        </w:r>
      </w:hyperlink>
      <w:r>
        <w:t xml:space="preserve"> ) //ZoL</w:t>
      </w:r>
    </w:p>
    <w:p w14:paraId="725029E9" w14:textId="77777777" w:rsidR="003F5F7C" w:rsidRPr="00F21D43" w:rsidRDefault="003F5F7C" w:rsidP="003F5F7C">
      <w:pPr>
        <w:rPr>
          <w:rFonts w:eastAsia="Calibri"/>
          <w:sz w:val="16"/>
        </w:rPr>
      </w:pPr>
      <w:r w:rsidRPr="00F21D43">
        <w:rPr>
          <w:rFonts w:eastAsia="Calibri"/>
          <w:sz w:val="16"/>
        </w:rPr>
        <w:t xml:space="preserve">In order to reach all of the violence perpetrated against the women of the former Yugoslavia that is not committed by soldiers or other officials of the state, human lights law must move beyond its artificially constructed barriers between "public" and "private" actions: </w:t>
      </w:r>
      <w:r w:rsidRPr="008155B6">
        <w:rPr>
          <w:rFonts w:eastAsia="Calibri"/>
          <w:u w:val="single"/>
        </w:rPr>
        <w:t>A feminist perspective</w:t>
      </w:r>
      <w:r w:rsidRPr="008155B6">
        <w:rPr>
          <w:rFonts w:eastAsia="Calibri"/>
          <w:sz w:val="16"/>
        </w:rPr>
        <w:t xml:space="preserve"> on</w:t>
      </w:r>
      <w:r w:rsidRPr="00F21D43">
        <w:rPr>
          <w:rFonts w:eastAsia="Calibri"/>
          <w:sz w:val="16"/>
        </w:rPr>
        <w:t xml:space="preserve"> human rights </w:t>
      </w:r>
      <w:r w:rsidRPr="001877F9">
        <w:rPr>
          <w:rFonts w:eastAsia="Calibri"/>
          <w:u w:val="single"/>
        </w:rPr>
        <w:t>would require a rethinking of the notions of imputability and state responsibility and</w:t>
      </w:r>
      <w:r w:rsidRPr="00F21D43">
        <w:rPr>
          <w:rFonts w:eastAsia="Calibri"/>
          <w:sz w:val="16"/>
        </w:rPr>
        <w:t xml:space="preserve"> in this sense </w:t>
      </w:r>
      <w:r w:rsidRPr="001877F9">
        <w:rPr>
          <w:rFonts w:eastAsia="Calibri"/>
          <w:u w:val="single"/>
        </w:rPr>
        <w:t>would challenge</w:t>
      </w:r>
      <w:r w:rsidRPr="00F21D43">
        <w:rPr>
          <w:rFonts w:eastAsia="Calibri"/>
          <w:sz w:val="16"/>
        </w:rPr>
        <w:t xml:space="preserve"> the most </w:t>
      </w:r>
      <w:r w:rsidRPr="001877F9">
        <w:rPr>
          <w:rFonts w:eastAsia="Calibri"/>
          <w:u w:val="single"/>
        </w:rPr>
        <w:t>basic assumptions</w:t>
      </w:r>
      <w:r w:rsidRPr="00F21D43">
        <w:rPr>
          <w:rFonts w:eastAsia="Calibri"/>
          <w:sz w:val="16"/>
        </w:rPr>
        <w:t xml:space="preserve"> of international law. If violence against women were considered by the international legal system to be as shocking as violence against people for their political ideas, women would have considerable support in their struggle.... </w:t>
      </w:r>
      <w:r w:rsidRPr="001877F9">
        <w:rPr>
          <w:rFonts w:eastAsia="Calibri"/>
          <w:u w:val="single"/>
        </w:rPr>
        <w:t>The assumption that</w:t>
      </w:r>
      <w:r w:rsidRPr="00F21D43">
        <w:rPr>
          <w:rFonts w:eastAsia="Calibri"/>
          <w:sz w:val="16"/>
        </w:rPr>
        <w:t xml:space="preserve"> underlies all law, including international human rights law, is that the public/private distinction is real: </w:t>
      </w:r>
      <w:r w:rsidRPr="001877F9">
        <w:rPr>
          <w:rFonts w:eastAsia="Calibri"/>
          <w:u w:val="single"/>
        </w:rPr>
        <w:t>human society</w:t>
      </w:r>
      <w:r w:rsidRPr="00F21D43">
        <w:rPr>
          <w:rFonts w:eastAsia="Calibri"/>
          <w:sz w:val="16"/>
        </w:rPr>
        <w:t xml:space="preserve">, human lives </w:t>
      </w:r>
      <w:r w:rsidRPr="001877F9">
        <w:rPr>
          <w:rFonts w:eastAsia="Calibri"/>
          <w:u w:val="single"/>
        </w:rPr>
        <w:t>can be separated into two distinct spheres</w:t>
      </w:r>
      <w:r w:rsidRPr="00F21D43">
        <w:rPr>
          <w:rFonts w:eastAsia="Calibri"/>
          <w:sz w:val="16"/>
        </w:rPr>
        <w:t xml:space="preserve">. This division, however, </w:t>
      </w:r>
      <w:r w:rsidRPr="001877F9">
        <w:rPr>
          <w:rFonts w:eastAsia="Calibri"/>
          <w:u w:val="single"/>
        </w:rPr>
        <w:t>is an ideological construct rationalizing the exclusion of women from the sources of power.</w:t>
      </w:r>
      <w:r w:rsidRPr="00F21D43">
        <w:rPr>
          <w:rFonts w:eastAsia="Calibri"/>
          <w:sz w:val="16"/>
        </w:rPr>
        <w:t xml:space="preserve"> 2 6 The international community must recognize that </w:t>
      </w:r>
      <w:r w:rsidRPr="006E5B2B">
        <w:rPr>
          <w:rFonts w:eastAsia="Calibri"/>
          <w:highlight w:val="green"/>
          <w:u w:val="single"/>
        </w:rPr>
        <w:t>violence against women is always political</w:t>
      </w:r>
      <w:r w:rsidRPr="001877F9">
        <w:rPr>
          <w:rFonts w:eastAsia="Calibri"/>
          <w:u w:val="single"/>
        </w:rPr>
        <w:t>, regardless of where it occurs, because it affects the way women view themselves and their role in the world, as well as the lives they lead in the so-called public sphere</w:t>
      </w:r>
      <w:r w:rsidRPr="00F21D43">
        <w:rPr>
          <w:rFonts w:eastAsia="Calibri"/>
          <w:sz w:val="16"/>
        </w:rPr>
        <w:t xml:space="preserve">. 2 6 ' </w:t>
      </w:r>
      <w:r w:rsidRPr="001877F9">
        <w:rPr>
          <w:rFonts w:eastAsia="Calibri"/>
          <w:u w:val="single"/>
        </w:rPr>
        <w:t xml:space="preserve">When women are silenced within the family, their silence is not restricted to the private realm, but rather affects their voice in the public realm as well, </w:t>
      </w:r>
      <w:r w:rsidRPr="00C93AF1">
        <w:rPr>
          <w:rFonts w:eastAsia="Calibri"/>
          <w:highlight w:val="green"/>
          <w:u w:val="single"/>
        </w:rPr>
        <w:t>often assuring their silence in any environment</w:t>
      </w:r>
      <w:r w:rsidRPr="00F21D43">
        <w:rPr>
          <w:rFonts w:eastAsia="Calibri"/>
          <w:sz w:val="16"/>
        </w:rPr>
        <w:t xml:space="preserve">.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human rights laws can reach only individual perpetrators during times of war, one alternative is to reconsider our understanding of what constitutes "war" and what constitutes "peace. " " </w:t>
      </w:r>
      <w:r w:rsidRPr="00053A6D">
        <w:rPr>
          <w:rFonts w:eastAsia="Calibri"/>
          <w:highlight w:val="green"/>
          <w:u w:val="single"/>
        </w:rPr>
        <w:t>When</w:t>
      </w:r>
      <w:r w:rsidRPr="006D21F1">
        <w:rPr>
          <w:rFonts w:eastAsia="Calibri"/>
          <w:u w:val="single"/>
        </w:rPr>
        <w:t xml:space="preserve"> </w:t>
      </w:r>
      <w:r w:rsidRPr="00197786">
        <w:rPr>
          <w:rFonts w:eastAsia="Calibri"/>
          <w:highlight w:val="green"/>
          <w:u w:val="single"/>
        </w:rPr>
        <w:t>it is universally true that no matter where</w:t>
      </w:r>
      <w:r w:rsidRPr="001877F9">
        <w:rPr>
          <w:rFonts w:eastAsia="Calibri"/>
          <w:u w:val="single"/>
        </w:rPr>
        <w:t xml:space="preserve"> in the world </w:t>
      </w:r>
      <w:r w:rsidRPr="00197786">
        <w:rPr>
          <w:rFonts w:eastAsia="Calibri"/>
          <w:highlight w:val="green"/>
          <w:u w:val="single"/>
        </w:rPr>
        <w:t>a woman lives or with what culture she identifies</w:t>
      </w:r>
      <w:r w:rsidRPr="001877F9">
        <w:rPr>
          <w:rFonts w:eastAsia="Calibri"/>
          <w:u w:val="single"/>
        </w:rPr>
        <w:t xml:space="preserve">, </w:t>
      </w:r>
      <w:r w:rsidRPr="00197786">
        <w:rPr>
          <w:rFonts w:eastAsia="Calibri"/>
          <w:highlight w:val="green"/>
          <w:u w:val="single"/>
        </w:rPr>
        <w:t>she is at grave risk of being beaten, imprisoned, enslaved, raped, prostituted, physically tortured, and murdered simply because she is a woman</w:t>
      </w:r>
      <w:r w:rsidRPr="001877F9">
        <w:rPr>
          <w:rFonts w:eastAsia="Calibri"/>
          <w:u w:val="single"/>
        </w:rPr>
        <w:t xml:space="preserve">, </w:t>
      </w:r>
      <w:r w:rsidRPr="00197786">
        <w:rPr>
          <w:rFonts w:eastAsia="Calibri"/>
          <w:highlight w:val="green"/>
          <w:u w:val="single"/>
        </w:rPr>
        <w:t>the term "peace" does not describe her existence</w:t>
      </w:r>
      <w:r w:rsidRPr="001877F9">
        <w:rPr>
          <w:rFonts w:eastAsia="Calibri"/>
          <w:u w:val="single"/>
        </w:rPr>
        <w:t xml:space="preserve">. </w:t>
      </w:r>
      <w:r w:rsidRPr="00F21D43">
        <w:rPr>
          <w:rFonts w:eastAsia="Calibri"/>
          <w:sz w:val="16"/>
        </w:rPr>
        <w:t xml:space="preserve">2 5 </w:t>
      </w:r>
      <w:r w:rsidRPr="001877F9">
        <w:rPr>
          <w:rFonts w:eastAsia="Calibri"/>
          <w:u w:val="single"/>
        </w:rPr>
        <w:t>In addition to being persecuted for being a woman, many women also are persecuted on ethnic, racial, religious, sexual orientation, or other grounds.</w:t>
      </w:r>
      <w:r w:rsidRPr="00F21D43">
        <w:rPr>
          <w:rFonts w:eastAsia="Calibri"/>
          <w:sz w:val="16"/>
        </w:rPr>
        <w:t xml:space="preserve"> Therefore, it is crucial that our re-conceptualization of human rights is not limited to violations based on gender." Rather, </w:t>
      </w:r>
      <w:r w:rsidRPr="00AB7095">
        <w:rPr>
          <w:rFonts w:eastAsia="Calibri"/>
          <w:highlight w:val="green"/>
          <w:u w:val="single"/>
        </w:rPr>
        <w:t>our definitions of "war" and "peace" in the context of all of the world's persecuted groups should be questioned</w:t>
      </w:r>
      <w:r w:rsidRPr="001877F9">
        <w:rPr>
          <w:rFonts w:eastAsia="Calibri"/>
          <w:u w:val="single"/>
        </w:rPr>
        <w:t>.</w:t>
      </w:r>
      <w:r w:rsidRPr="00F21D43">
        <w:rPr>
          <w:rFonts w:eastAsia="Calibri"/>
          <w:sz w:val="16"/>
        </w:rPr>
        <w:t xml:space="preserve"> Nevertheless</w:t>
      </w:r>
      <w:r w:rsidRPr="001877F9">
        <w:rPr>
          <w:rFonts w:eastAsia="Calibri"/>
          <w:u w:val="single"/>
        </w:rPr>
        <w:t xml:space="preserve">, in every culture a common risk factor is being a woman, and </w:t>
      </w:r>
      <w:r w:rsidRPr="006E08E8">
        <w:rPr>
          <w:rFonts w:eastAsia="Calibri"/>
          <w:highlight w:val="green"/>
          <w:u w:val="single"/>
        </w:rPr>
        <w:t>to describe the conditions of our lives as "peace" is to deny the effect of sexual terrorism on all women</w:t>
      </w:r>
      <w:r w:rsidRPr="001877F9">
        <w:rPr>
          <w:rFonts w:eastAsia="Calibri"/>
          <w:u w:val="single"/>
        </w:rPr>
        <w:t>.</w:t>
      </w:r>
      <w:r w:rsidRPr="00F21D43">
        <w:rPr>
          <w:rFonts w:eastAsia="Calibri"/>
          <w:sz w:val="16"/>
        </w:rPr>
        <w:t xml:space="preserve"> 6 7 </w:t>
      </w:r>
      <w:r w:rsidRPr="001877F9">
        <w:rPr>
          <w:rFonts w:eastAsia="Calibri"/>
          <w:u w:val="single"/>
        </w:rPr>
        <w:t>Because we are socialized to think of times of "war" as limited to groups of men fighting over physical territory or land, we do not immediately consider the possibility of "war" outside this narrow definition except in a metaphorical sense,</w:t>
      </w:r>
      <w:r w:rsidRPr="00F21D43">
        <w:rPr>
          <w:rFonts w:eastAsia="Calibri"/>
          <w:sz w:val="16"/>
        </w:rPr>
        <w:t xml:space="preserve"> such as in the expression "the war against poverty." However, </w:t>
      </w:r>
      <w:r w:rsidRPr="006E08E8">
        <w:rPr>
          <w:rFonts w:eastAsia="Calibri"/>
          <w:highlight w:val="green"/>
          <w:u w:val="single"/>
        </w:rPr>
        <w:t>the physical violence and sex discrimination</w:t>
      </w:r>
      <w:r w:rsidRPr="001877F9">
        <w:rPr>
          <w:rFonts w:eastAsia="Calibri"/>
          <w:u w:val="single"/>
        </w:rPr>
        <w:t xml:space="preserve"> perpetrated </w:t>
      </w:r>
      <w:r w:rsidRPr="006E08E8">
        <w:rPr>
          <w:rFonts w:eastAsia="Calibri"/>
          <w:highlight w:val="green"/>
          <w:u w:val="single"/>
        </w:rPr>
        <w:t>against women</w:t>
      </w:r>
      <w:r w:rsidRPr="001877F9">
        <w:rPr>
          <w:rFonts w:eastAsia="Calibri"/>
          <w:u w:val="single"/>
        </w:rPr>
        <w:t xml:space="preserve"> because we are women </w:t>
      </w:r>
      <w:r w:rsidRPr="006E08E8">
        <w:rPr>
          <w:rFonts w:eastAsia="Calibri"/>
          <w:highlight w:val="green"/>
          <w:u w:val="single"/>
        </w:rPr>
        <w:t>is hardly metaphorical</w:t>
      </w:r>
      <w:r w:rsidRPr="001877F9">
        <w:rPr>
          <w:rFonts w:eastAsia="Calibri"/>
          <w:u w:val="single"/>
        </w:rPr>
        <w:t xml:space="preserve">. </w:t>
      </w:r>
      <w:r w:rsidRPr="00F21D43">
        <w:rPr>
          <w:rFonts w:eastAsia="Calibri"/>
          <w:sz w:val="16"/>
        </w:rPr>
        <w:t xml:space="preserve">Despite the fact that </w:t>
      </w:r>
      <w:r w:rsidRPr="001877F9">
        <w:rPr>
          <w:rFonts w:eastAsia="Calibri"/>
          <w:u w:val="single"/>
        </w:rPr>
        <w:t>its prevalence makes the violence seem natural or inevitable</w:t>
      </w:r>
      <w:r w:rsidRPr="00F21D43">
        <w:rPr>
          <w:rFonts w:eastAsia="Calibri"/>
          <w:sz w:val="16"/>
        </w:rPr>
        <w:t xml:space="preserve">, it is profoundly political in both its purpose and its effect. Further, </w:t>
      </w:r>
      <w:r w:rsidRPr="006E08E8">
        <w:rPr>
          <w:rFonts w:eastAsia="Calibri"/>
          <w:highlight w:val="green"/>
          <w:u w:val="single"/>
        </w:rPr>
        <w:t>its exclusion</w:t>
      </w:r>
      <w:r w:rsidRPr="00F21D43">
        <w:rPr>
          <w:rFonts w:eastAsia="Calibri"/>
          <w:sz w:val="16"/>
        </w:rPr>
        <w:t xml:space="preserve"> from international human rights law </w:t>
      </w:r>
      <w:r w:rsidRPr="006E08E8">
        <w:rPr>
          <w:rFonts w:eastAsia="Calibri"/>
          <w:highlight w:val="green"/>
          <w:u w:val="single"/>
        </w:rPr>
        <w:t>is no accident</w:t>
      </w:r>
      <w:r w:rsidRPr="001877F9">
        <w:rPr>
          <w:rFonts w:eastAsia="Calibri"/>
          <w:u w:val="single"/>
        </w:rPr>
        <w:t>, but rather part of a system politically constructed to exclude and silence women.</w:t>
      </w:r>
      <w:r w:rsidRPr="00F21D43">
        <w:rPr>
          <w:rFonts w:eastAsia="Calibri"/>
          <w:sz w:val="16"/>
        </w:rPr>
        <w:t xml:space="preserve"> 2 6 </w:t>
      </w:r>
      <w:r w:rsidRPr="001877F9">
        <w:rPr>
          <w:rFonts w:eastAsia="Calibri"/>
          <w:u w:val="single"/>
        </w:rPr>
        <w:t>The appropriation of women's sexuality and women's bodies as representative of men's ownership over women has been central to this "politically constructed reality.</w:t>
      </w:r>
      <w:r w:rsidRPr="00F21D43">
        <w:rPr>
          <w:rFonts w:eastAsia="Calibri"/>
          <w:sz w:val="16"/>
        </w:rPr>
        <w:t xml:space="preserve"> 2 6 9 </w:t>
      </w:r>
      <w:r w:rsidRPr="001B3202">
        <w:rPr>
          <w:rFonts w:eastAsia="Calibri"/>
          <w:highlight w:val="green"/>
          <w:u w:val="single"/>
        </w:rPr>
        <w:t>Women's bodies have become the objects through which dominance and even ownership are communicated, as well as the objects through which men's honor is attained</w:t>
      </w:r>
      <w:r w:rsidRPr="001877F9">
        <w:rPr>
          <w:rFonts w:eastAsia="Calibri"/>
          <w:u w:val="single"/>
        </w:rPr>
        <w:t xml:space="preserve"> or taken away in many cultures</w:t>
      </w:r>
      <w:r>
        <w:rPr>
          <w:rFonts w:eastAsia="Calibri"/>
          <w:sz w:val="16"/>
        </w:rPr>
        <w:t xml:space="preserve">. </w:t>
      </w:r>
      <w:r w:rsidRPr="00F21D43">
        <w:rPr>
          <w:rFonts w:eastAsia="Calibri"/>
          <w:sz w:val="16"/>
        </w:rPr>
        <w:t xml:space="preserve">Thus, </w:t>
      </w:r>
      <w:r w:rsidRPr="00F2629E">
        <w:rPr>
          <w:u w:val="single"/>
        </w:rPr>
        <w:t xml:space="preserve">when </w:t>
      </w:r>
      <w:r w:rsidRPr="001877F9">
        <w:rPr>
          <w:rFonts w:eastAsia="Calibri"/>
          <w:u w:val="single"/>
        </w:rPr>
        <w:t xml:space="preserve">a man wants to communicate that he is more powerful than a woman, he may beat her. When a man wants to communicate that a woman is his to use as he pleases, he may rape her or prostitute her. </w:t>
      </w:r>
      <w:r w:rsidRPr="00F2629E">
        <w:rPr>
          <w:rFonts w:eastAsia="Calibri"/>
          <w:highlight w:val="green"/>
          <w:u w:val="single"/>
        </w:rPr>
        <w:t>The objectification of women is so universal that when one country ruled by men</w:t>
      </w:r>
      <w:r w:rsidRPr="00F21D43">
        <w:rPr>
          <w:rFonts w:eastAsia="Calibri"/>
          <w:sz w:val="16"/>
        </w:rPr>
        <w:t xml:space="preserve"> (Serbia) </w:t>
      </w:r>
      <w:r w:rsidRPr="00F2629E">
        <w:rPr>
          <w:rFonts w:eastAsia="Calibri"/>
          <w:highlight w:val="green"/>
          <w:u w:val="single"/>
        </w:rPr>
        <w:t>wants to communicate to another country ruled by men</w:t>
      </w:r>
      <w:r w:rsidRPr="001877F9">
        <w:rPr>
          <w:rFonts w:eastAsia="Calibri"/>
          <w:u w:val="single"/>
        </w:rPr>
        <w:t xml:space="preserve"> </w:t>
      </w:r>
      <w:r w:rsidRPr="00F21D43">
        <w:rPr>
          <w:rFonts w:eastAsia="Calibri"/>
          <w:sz w:val="16"/>
        </w:rPr>
        <w:t xml:space="preserve">(Bosnia-Herzegovina or Croatia) </w:t>
      </w:r>
      <w:r w:rsidRPr="00F2629E">
        <w:rPr>
          <w:rFonts w:eastAsia="Calibri"/>
          <w:highlight w:val="green"/>
          <w:u w:val="single"/>
        </w:rPr>
        <w:t>that it is superior</w:t>
      </w:r>
      <w:r w:rsidRPr="001877F9">
        <w:rPr>
          <w:rFonts w:eastAsia="Calibri"/>
          <w:u w:val="single"/>
        </w:rPr>
        <w:t xml:space="preserve"> and more powerful, </w:t>
      </w:r>
      <w:r w:rsidRPr="00F2629E">
        <w:rPr>
          <w:rFonts w:eastAsia="Calibri"/>
          <w:highlight w:val="green"/>
          <w:u w:val="single"/>
        </w:rPr>
        <w:t>it rapes, tortures, and prostitutes the "inferior" country's women</w:t>
      </w:r>
      <w:r w:rsidRPr="00F21D43">
        <w:rPr>
          <w:rFonts w:eastAsia="Calibri"/>
          <w:sz w:val="16"/>
        </w:rPr>
        <w:t xml:space="preserve">. 2 71 </w:t>
      </w:r>
      <w:r w:rsidRPr="001877F9">
        <w:rPr>
          <w:rFonts w:eastAsia="Calibri"/>
          <w:u w:val="single"/>
        </w:rPr>
        <w:t>The use of the possessive is intentional, for communication among men through the abuse of women is effective only to the extent that the group of men to whom the message is sent believes they have some right of possession over the bodies of the women used.</w:t>
      </w:r>
      <w:r w:rsidRPr="00F21D43">
        <w:rPr>
          <w:rFonts w:eastAsia="Calibri"/>
          <w:sz w:val="16"/>
        </w:rPr>
        <w:t xml:space="preserve"> Unless they have some claim of right to what is taken, no injury is experienced. Of course, regardless of whether a group of men sexually terrorizing a group of women is trying to communicate a message to another group of men, </w:t>
      </w:r>
      <w:r w:rsidRPr="00F2629E">
        <w:rPr>
          <w:rFonts w:eastAsia="Calibri"/>
          <w:highlight w:val="green"/>
          <w:u w:val="single"/>
        </w:rPr>
        <w:t>the universal sexual victimization of women clearly communicates to all women a message of dominance and ownership over women</w:t>
      </w:r>
      <w:r w:rsidRPr="001877F9">
        <w:rPr>
          <w:rFonts w:eastAsia="Calibri"/>
          <w:u w:val="single"/>
        </w:rPr>
        <w:t>.</w:t>
      </w:r>
      <w:r w:rsidRPr="00F21D43">
        <w:rPr>
          <w:rFonts w:eastAsia="Calibri"/>
          <w:sz w:val="16"/>
        </w:rPr>
        <w:t xml:space="preserve"> As Charlotte Bunch explains, "</w:t>
      </w:r>
      <w:r w:rsidRPr="00F2629E">
        <w:rPr>
          <w:rFonts w:eastAsia="Calibri"/>
          <w:highlight w:val="green"/>
          <w:u w:val="single"/>
        </w:rPr>
        <w:t>The physical territory of [the] political struggle [over female subordination] is women's bodies</w:t>
      </w:r>
      <w:r w:rsidRPr="001877F9">
        <w:rPr>
          <w:rFonts w:eastAsia="Calibri"/>
          <w:u w:val="single"/>
        </w:rPr>
        <w:t>.</w:t>
      </w:r>
      <w:r w:rsidRPr="00F21D43">
        <w:rPr>
          <w:rFonts w:eastAsia="Calibri"/>
          <w:sz w:val="16"/>
        </w:rPr>
        <w:t>" 7 2</w:t>
      </w:r>
    </w:p>
    <w:p w14:paraId="0864D432" w14:textId="77777777" w:rsidR="003F5F7C" w:rsidRDefault="003F5F7C" w:rsidP="003F5F7C"/>
    <w:p w14:paraId="1F2D4215" w14:textId="77777777" w:rsidR="003F5F7C" w:rsidRDefault="003F5F7C" w:rsidP="003F5F7C">
      <w:pPr>
        <w:pStyle w:val="Heading4"/>
      </w:pPr>
      <w:r>
        <w:t>&lt;&lt;Insert Alt&gt;&gt;</w:t>
      </w:r>
    </w:p>
    <w:p w14:paraId="264CD0C9" w14:textId="77777777" w:rsidR="003F5F7C" w:rsidRPr="00CA0B92" w:rsidRDefault="003F5F7C" w:rsidP="003F5F7C"/>
    <w:p w14:paraId="6BF2687D" w14:textId="77777777" w:rsidR="003F5F7C" w:rsidRDefault="003F5F7C" w:rsidP="003F5F7C"/>
    <w:p w14:paraId="4D9F6976" w14:textId="77777777" w:rsidR="003F5F7C" w:rsidRDefault="003F5F7C" w:rsidP="003F5F7C">
      <w:pPr>
        <w:pStyle w:val="Heading3"/>
      </w:pPr>
      <w:r>
        <w:t xml:space="preserve">Link – General </w:t>
      </w:r>
    </w:p>
    <w:p w14:paraId="779DBCFD" w14:textId="77777777" w:rsidR="003F5F7C" w:rsidRDefault="003F5F7C" w:rsidP="003F5F7C">
      <w:pPr>
        <w:pStyle w:val="Heading4"/>
      </w:pPr>
      <w:r>
        <w:t xml:space="preserve">Notions of gender undergrid immigration – </w:t>
      </w:r>
      <w:r w:rsidRPr="00FB4FC0">
        <w:rPr>
          <w:u w:val="single"/>
        </w:rPr>
        <w:t>All</w:t>
      </w:r>
      <w:r>
        <w:t xml:space="preserve"> policy is shaped by and has gendered implications </w:t>
      </w:r>
    </w:p>
    <w:p w14:paraId="7968300A" w14:textId="77777777" w:rsidR="003F5F7C" w:rsidRDefault="003F5F7C" w:rsidP="003F5F7C">
      <w:r w:rsidRPr="003E5F7B">
        <w:rPr>
          <w:rStyle w:val="Style13ptBold"/>
        </w:rPr>
        <w:t>Sinke 07</w:t>
      </w:r>
      <w:r>
        <w:t xml:space="preserve"> (</w:t>
      </w:r>
      <w:r w:rsidRPr="003E5F7B">
        <w:t>Suzanne M. Sinke</w:t>
      </w:r>
      <w:r>
        <w:t>,</w:t>
      </w:r>
      <w:r w:rsidRPr="003E5F7B">
        <w:t xml:space="preserve"> received her PhD from the University of Minnesota. Currently she serves as the Associate Chair for Graduate Studies in the History Department</w:t>
      </w:r>
      <w:r>
        <w:t xml:space="preserve"> at Florida State University</w:t>
      </w:r>
      <w:r w:rsidRPr="003E5F7B">
        <w:t>. As a specialist in migration and gender studies in the U.S. context, she teaches a variety of courses in U.S. and comparative history</w:t>
      </w:r>
      <w:r>
        <w:t>. “</w:t>
      </w:r>
      <w:r w:rsidRPr="003E5F7B">
        <w:t>A Companion to American Immigration</w:t>
      </w:r>
      <w:r>
        <w:t>” Chapter 13: “</w:t>
      </w:r>
      <w:r w:rsidRPr="003E5F7B">
        <w:t>Gender and Immigration</w:t>
      </w:r>
      <w:r>
        <w:t xml:space="preserve">,” </w:t>
      </w:r>
      <w:r w:rsidRPr="003E5F7B">
        <w:t>First published: 26 November 2007</w:t>
      </w:r>
      <w:r>
        <w:t xml:space="preserve">, Accessed 7.8.18, </w:t>
      </w:r>
      <w:hyperlink r:id="rId53" w:history="1">
        <w:r w:rsidRPr="001864EF">
          <w:rPr>
            <w:rStyle w:val="Hyperlink"/>
          </w:rPr>
          <w:t>https://onlinelibrary.wiley.com/doi/pdf/10.1002/9780470997116.ch14</w:t>
        </w:r>
      </w:hyperlink>
      <w:r>
        <w:t xml:space="preserve"> ) //ZoL</w:t>
      </w:r>
    </w:p>
    <w:p w14:paraId="2D07F2D5" w14:textId="77777777" w:rsidR="003F5F7C" w:rsidRPr="00BB7FBD" w:rsidRDefault="003F5F7C" w:rsidP="003F5F7C">
      <w:pPr>
        <w:rPr>
          <w:sz w:val="16"/>
        </w:rPr>
      </w:pPr>
      <w:r w:rsidRPr="003C068A">
        <w:rPr>
          <w:u w:val="single"/>
        </w:rPr>
        <w:t>All cultures recognize gender</w:t>
      </w:r>
      <w:r w:rsidRPr="00BD360B">
        <w:rPr>
          <w:sz w:val="16"/>
        </w:rPr>
        <w:t xml:space="preserve">, a system of meaning based on sexual differences, </w:t>
      </w:r>
      <w:r w:rsidRPr="003C068A">
        <w:rPr>
          <w:u w:val="single"/>
        </w:rPr>
        <w:t>but</w:t>
      </w:r>
      <w:r>
        <w:rPr>
          <w:u w:val="single"/>
        </w:rPr>
        <w:t xml:space="preserve"> </w:t>
      </w:r>
      <w:r w:rsidRPr="003C068A">
        <w:rPr>
          <w:u w:val="single"/>
        </w:rPr>
        <w:t xml:space="preserve">the meanings </w:t>
      </w:r>
      <w:r w:rsidRPr="003C068A">
        <w:rPr>
          <w:rStyle w:val="Emphasis"/>
        </w:rPr>
        <w:t xml:space="preserve">vary substantially </w:t>
      </w:r>
      <w:r w:rsidRPr="00BD360B">
        <w:rPr>
          <w:sz w:val="16"/>
        </w:rPr>
        <w:t xml:space="preserve">both </w:t>
      </w:r>
      <w:r w:rsidRPr="003C068A">
        <w:rPr>
          <w:rStyle w:val="Emphasis"/>
        </w:rPr>
        <w:t>from one society to another and across time</w:t>
      </w:r>
      <w:r w:rsidRPr="00BD360B">
        <w:rPr>
          <w:sz w:val="16"/>
        </w:rPr>
        <w:t xml:space="preserve">, </w:t>
      </w:r>
      <w:r w:rsidRPr="003C068A">
        <w:rPr>
          <w:u w:val="single"/>
        </w:rPr>
        <w:t>as</w:t>
      </w:r>
      <w:r>
        <w:rPr>
          <w:u w:val="single"/>
        </w:rPr>
        <w:t xml:space="preserve"> </w:t>
      </w:r>
      <w:r w:rsidRPr="003C068A">
        <w:rPr>
          <w:u w:val="single"/>
        </w:rPr>
        <w:t>do the meanings of sexual differences</w:t>
      </w:r>
      <w:r w:rsidRPr="00BD360B">
        <w:rPr>
          <w:sz w:val="16"/>
        </w:rPr>
        <w:t xml:space="preserve">. </w:t>
      </w:r>
      <w:r w:rsidRPr="00BD360B">
        <w:rPr>
          <w:rStyle w:val="Emphasis"/>
          <w:highlight w:val="green"/>
        </w:rPr>
        <w:t>Gender intertwines with migration</w:t>
      </w:r>
      <w:r w:rsidRPr="00D41BB7">
        <w:rPr>
          <w:rStyle w:val="Emphasis"/>
        </w:rPr>
        <w:t xml:space="preserve"> in a variety</w:t>
      </w:r>
      <w:r>
        <w:rPr>
          <w:rStyle w:val="Emphasis"/>
        </w:rPr>
        <w:t xml:space="preserve"> </w:t>
      </w:r>
      <w:r w:rsidRPr="00D41BB7">
        <w:rPr>
          <w:rStyle w:val="Emphasis"/>
        </w:rPr>
        <w:t>of ways</w:t>
      </w:r>
      <w:r w:rsidRPr="00BD360B">
        <w:rPr>
          <w:sz w:val="16"/>
        </w:rPr>
        <w:t xml:space="preserve">. On a basic level </w:t>
      </w:r>
      <w:r w:rsidRPr="00D41BB7">
        <w:rPr>
          <w:u w:val="single"/>
        </w:rPr>
        <w:t xml:space="preserve">international </w:t>
      </w:r>
      <w:r w:rsidRPr="00222772">
        <w:rPr>
          <w:highlight w:val="green"/>
          <w:u w:val="single"/>
        </w:rPr>
        <w:t>migration brings</w:t>
      </w:r>
      <w:r w:rsidRPr="00D41BB7">
        <w:rPr>
          <w:u w:val="single"/>
        </w:rPr>
        <w:t xml:space="preserve"> different </w:t>
      </w:r>
      <w:r w:rsidRPr="00755C22">
        <w:rPr>
          <w:highlight w:val="green"/>
          <w:u w:val="single"/>
        </w:rPr>
        <w:t>gender systems in contact</w:t>
      </w:r>
      <w:r w:rsidRPr="00BD360B">
        <w:rPr>
          <w:sz w:val="16"/>
        </w:rPr>
        <w:t xml:space="preserve">. </w:t>
      </w:r>
      <w:r w:rsidRPr="00755C22">
        <w:rPr>
          <w:highlight w:val="green"/>
          <w:u w:val="single"/>
        </w:rPr>
        <w:t>Immigrants face variations</w:t>
      </w:r>
      <w:r w:rsidRPr="00D41BB7">
        <w:rPr>
          <w:u w:val="single"/>
        </w:rPr>
        <w:t xml:space="preserve"> to their own systems of belief and behavior </w:t>
      </w:r>
      <w:r w:rsidRPr="00755C22">
        <w:rPr>
          <w:highlight w:val="green"/>
          <w:u w:val="single"/>
        </w:rPr>
        <w:t>as they encounter</w:t>
      </w:r>
      <w:r w:rsidRPr="00D41BB7">
        <w:rPr>
          <w:u w:val="single"/>
        </w:rPr>
        <w:t xml:space="preserve"> the </w:t>
      </w:r>
      <w:r w:rsidRPr="00BD360B">
        <w:rPr>
          <w:sz w:val="16"/>
        </w:rPr>
        <w:t xml:space="preserve">role </w:t>
      </w:r>
      <w:r w:rsidRPr="00D41BB7">
        <w:rPr>
          <w:u w:val="single"/>
        </w:rPr>
        <w:t xml:space="preserve">ideologies of </w:t>
      </w:r>
      <w:r w:rsidRPr="00755C22">
        <w:rPr>
          <w:highlight w:val="green"/>
          <w:u w:val="single"/>
        </w:rPr>
        <w:t>others</w:t>
      </w:r>
      <w:r w:rsidRPr="00BD360B">
        <w:rPr>
          <w:sz w:val="16"/>
        </w:rPr>
        <w:t xml:space="preserve">: earlier arrivals, other groups, and the dominant society. Moreover, </w:t>
      </w:r>
      <w:r w:rsidRPr="00755C22">
        <w:rPr>
          <w:u w:val="single"/>
        </w:rPr>
        <w:t>the dominant group</w:t>
      </w:r>
      <w:r w:rsidRPr="00531F8B">
        <w:rPr>
          <w:u w:val="single"/>
        </w:rPr>
        <w:t xml:space="preserve"> in the United States at various</w:t>
      </w:r>
      <w:r>
        <w:rPr>
          <w:u w:val="single"/>
        </w:rPr>
        <w:t xml:space="preserve"> </w:t>
      </w:r>
      <w:r w:rsidRPr="00531F8B">
        <w:rPr>
          <w:u w:val="single"/>
        </w:rPr>
        <w:t>points in time has had to rethink gender ideology in the face of “foreign” challenges</w:t>
      </w:r>
      <w:r>
        <w:rPr>
          <w:u w:val="single"/>
        </w:rPr>
        <w:t xml:space="preserve"> </w:t>
      </w:r>
      <w:r w:rsidRPr="00BD360B">
        <w:rPr>
          <w:sz w:val="16"/>
        </w:rPr>
        <w:t xml:space="preserve">which then became internal ones. </w:t>
      </w:r>
      <w:r w:rsidRPr="00531F8B">
        <w:rPr>
          <w:rStyle w:val="Emphasis"/>
        </w:rPr>
        <w:t>Second</w:t>
      </w:r>
      <w:r w:rsidRPr="00BD360B">
        <w:rPr>
          <w:sz w:val="16"/>
        </w:rPr>
        <w:t xml:space="preserve">, </w:t>
      </w:r>
      <w:r w:rsidRPr="00755C22">
        <w:rPr>
          <w:highlight w:val="green"/>
          <w:u w:val="single"/>
        </w:rPr>
        <w:t>gender guides migration patterns</w:t>
      </w:r>
      <w:r w:rsidRPr="00BD360B">
        <w:rPr>
          <w:sz w:val="16"/>
        </w:rPr>
        <w:t xml:space="preserve">. </w:t>
      </w:r>
      <w:r w:rsidRPr="00755C22">
        <w:rPr>
          <w:highlight w:val="green"/>
          <w:u w:val="single"/>
        </w:rPr>
        <w:t xml:space="preserve">Differing sex ratios reflect </w:t>
      </w:r>
      <w:r w:rsidRPr="00224B03">
        <w:rPr>
          <w:u w:val="single"/>
        </w:rPr>
        <w:t xml:space="preserve">not only </w:t>
      </w:r>
      <w:r w:rsidRPr="00755C22">
        <w:rPr>
          <w:highlight w:val="green"/>
          <w:u w:val="single"/>
        </w:rPr>
        <w:t>labor market segmentation</w:t>
      </w:r>
      <w:r w:rsidRPr="00531F8B">
        <w:rPr>
          <w:u w:val="single"/>
        </w:rPr>
        <w:t xml:space="preserve"> </w:t>
      </w:r>
      <w:r w:rsidRPr="00BD360B">
        <w:rPr>
          <w:sz w:val="16"/>
        </w:rPr>
        <w:t xml:space="preserve">– different job opportunities for men and women – </w:t>
      </w:r>
      <w:r w:rsidRPr="00531F8B">
        <w:rPr>
          <w:u w:val="single"/>
        </w:rPr>
        <w:t>but also different cultural norms</w:t>
      </w:r>
      <w:r w:rsidRPr="00BD360B">
        <w:rPr>
          <w:sz w:val="16"/>
        </w:rPr>
        <w:t xml:space="preserve">. </w:t>
      </w:r>
      <w:r w:rsidRPr="00363090">
        <w:rPr>
          <w:u w:val="single"/>
        </w:rPr>
        <w:t>The demographic imbalances</w:t>
      </w:r>
      <w:r>
        <w:rPr>
          <w:u w:val="single"/>
        </w:rPr>
        <w:t xml:space="preserve"> </w:t>
      </w:r>
      <w:r w:rsidRPr="00363090">
        <w:rPr>
          <w:u w:val="single"/>
        </w:rPr>
        <w:t>that result often rearrange gender roles</w:t>
      </w:r>
      <w:r w:rsidRPr="00BD360B">
        <w:rPr>
          <w:sz w:val="16"/>
        </w:rPr>
        <w:t xml:space="preserve">, in some cases </w:t>
      </w:r>
      <w:r w:rsidRPr="00987AD3">
        <w:rPr>
          <w:u w:val="single"/>
        </w:rPr>
        <w:t>by stretching family functions</w:t>
      </w:r>
      <w:r>
        <w:rPr>
          <w:u w:val="single"/>
        </w:rPr>
        <w:t xml:space="preserve"> </w:t>
      </w:r>
      <w:r w:rsidRPr="00987AD3">
        <w:rPr>
          <w:u w:val="single"/>
        </w:rPr>
        <w:t>across borders, such as having a wage-earner in one country and child care in</w:t>
      </w:r>
      <w:r>
        <w:rPr>
          <w:u w:val="single"/>
        </w:rPr>
        <w:t xml:space="preserve"> </w:t>
      </w:r>
      <w:r w:rsidRPr="00987AD3">
        <w:rPr>
          <w:u w:val="single"/>
        </w:rPr>
        <w:t>another</w:t>
      </w:r>
      <w:r w:rsidRPr="00BD360B">
        <w:rPr>
          <w:sz w:val="16"/>
        </w:rPr>
        <w:t xml:space="preserve">. Even persons who wish to maintain gender roles may find this difficult if not impossible as disproportionate numbers of young men or women enter or exit a society, and as mainstream ideals from a homeland clash with cultural currents from the new location, as, for example, on the issue of dating before marriage. </w:t>
      </w:r>
      <w:r w:rsidRPr="001B6202">
        <w:rPr>
          <w:rStyle w:val="Emphasis"/>
          <w:highlight w:val="green"/>
        </w:rPr>
        <w:t>Finally</w:t>
      </w:r>
      <w:r w:rsidRPr="001B6202">
        <w:rPr>
          <w:sz w:val="16"/>
          <w:highlight w:val="green"/>
        </w:rPr>
        <w:t xml:space="preserve">, </w:t>
      </w:r>
      <w:r w:rsidRPr="001B6202">
        <w:rPr>
          <w:rStyle w:val="Emphasis"/>
          <w:highlight w:val="green"/>
        </w:rPr>
        <w:t>gender helps create and sustain hierarchies of power</w:t>
      </w:r>
      <w:r w:rsidRPr="00BD360B">
        <w:rPr>
          <w:sz w:val="16"/>
        </w:rPr>
        <w:t xml:space="preserve">. In terms of international migration to the United States, </w:t>
      </w:r>
      <w:r w:rsidRPr="00051862">
        <w:rPr>
          <w:highlight w:val="green"/>
          <w:u w:val="single"/>
        </w:rPr>
        <w:t>policies</w:t>
      </w:r>
      <w:r w:rsidRPr="00363090">
        <w:rPr>
          <w:u w:val="single"/>
        </w:rPr>
        <w:t xml:space="preserve"> of family formation and reunification</w:t>
      </w:r>
      <w:r>
        <w:rPr>
          <w:u w:val="single"/>
        </w:rPr>
        <w:t xml:space="preserve"> </w:t>
      </w:r>
      <w:r w:rsidRPr="00051862">
        <w:rPr>
          <w:highlight w:val="green"/>
          <w:u w:val="single"/>
        </w:rPr>
        <w:t>have been tied</w:t>
      </w:r>
      <w:r w:rsidRPr="00363090">
        <w:rPr>
          <w:u w:val="single"/>
        </w:rPr>
        <w:t xml:space="preserve"> not only </w:t>
      </w:r>
      <w:r w:rsidRPr="00051862">
        <w:rPr>
          <w:highlight w:val="green"/>
          <w:u w:val="single"/>
        </w:rPr>
        <w:t>to</w:t>
      </w:r>
      <w:r w:rsidRPr="00363090">
        <w:rPr>
          <w:u w:val="single"/>
        </w:rPr>
        <w:t xml:space="preserve"> shifting </w:t>
      </w:r>
      <w:r w:rsidRPr="00051862">
        <w:rPr>
          <w:highlight w:val="green"/>
          <w:u w:val="single"/>
        </w:rPr>
        <w:t>patriarchal norms</w:t>
      </w:r>
      <w:r w:rsidRPr="00BD360B">
        <w:rPr>
          <w:sz w:val="16"/>
        </w:rPr>
        <w:t xml:space="preserve">, </w:t>
      </w:r>
      <w:r w:rsidRPr="00363090">
        <w:rPr>
          <w:u w:val="single"/>
        </w:rPr>
        <w:t>but also to racial and ethnic</w:t>
      </w:r>
      <w:r>
        <w:rPr>
          <w:u w:val="single"/>
        </w:rPr>
        <w:t xml:space="preserve"> </w:t>
      </w:r>
      <w:r w:rsidRPr="00363090">
        <w:rPr>
          <w:u w:val="single"/>
        </w:rPr>
        <w:t xml:space="preserve">standings, reinforced by colonialism </w:t>
      </w:r>
      <w:r w:rsidRPr="00BD360B">
        <w:rPr>
          <w:sz w:val="16"/>
        </w:rPr>
        <w:t xml:space="preserve">in some cases. People from a particular country or </w:t>
      </w:r>
      <w:r w:rsidRPr="00051862">
        <w:rPr>
          <w:highlight w:val="green"/>
          <w:u w:val="single"/>
        </w:rPr>
        <w:t>immigrants</w:t>
      </w:r>
      <w:r w:rsidRPr="00363090">
        <w:rPr>
          <w:u w:val="single"/>
        </w:rPr>
        <w:t xml:space="preserve"> generally </w:t>
      </w:r>
      <w:r w:rsidRPr="00051862">
        <w:rPr>
          <w:highlight w:val="green"/>
          <w:u w:val="single"/>
        </w:rPr>
        <w:t>can be portrayed in more masculine or feminine ways</w:t>
      </w:r>
      <w:r w:rsidRPr="00BD360B">
        <w:rPr>
          <w:sz w:val="16"/>
        </w:rPr>
        <w:t xml:space="preserve">, </w:t>
      </w:r>
      <w:r w:rsidRPr="00051862">
        <w:rPr>
          <w:highlight w:val="green"/>
          <w:u w:val="single"/>
        </w:rPr>
        <w:t>their gender relations as more or less “natural” by American standards</w:t>
      </w:r>
      <w:r w:rsidRPr="00051862">
        <w:rPr>
          <w:sz w:val="16"/>
          <w:highlight w:val="green"/>
        </w:rPr>
        <w:t xml:space="preserve">, </w:t>
      </w:r>
      <w:r w:rsidRPr="00051862">
        <w:rPr>
          <w:highlight w:val="green"/>
          <w:u w:val="single"/>
        </w:rPr>
        <w:t>which</w:t>
      </w:r>
      <w:r w:rsidRPr="00363090">
        <w:rPr>
          <w:u w:val="single"/>
        </w:rPr>
        <w:t xml:space="preserve"> </w:t>
      </w:r>
      <w:r w:rsidRPr="00BD360B">
        <w:rPr>
          <w:sz w:val="16"/>
        </w:rPr>
        <w:t xml:space="preserve">in turn </w:t>
      </w:r>
      <w:r w:rsidRPr="00051862">
        <w:rPr>
          <w:rStyle w:val="Emphasis"/>
          <w:highlight w:val="green"/>
        </w:rPr>
        <w:t>affects</w:t>
      </w:r>
      <w:r w:rsidRPr="00363090">
        <w:rPr>
          <w:rStyle w:val="Emphasis"/>
        </w:rPr>
        <w:t xml:space="preserve"> reception, treatment, and </w:t>
      </w:r>
      <w:r w:rsidRPr="00051862">
        <w:rPr>
          <w:rStyle w:val="Emphasis"/>
          <w:highlight w:val="green"/>
        </w:rPr>
        <w:t>policy making</w:t>
      </w:r>
      <w:r w:rsidRPr="00BD360B">
        <w:rPr>
          <w:sz w:val="16"/>
        </w:rPr>
        <w:t xml:space="preserve">. </w:t>
      </w:r>
      <w:r w:rsidRPr="00F02341">
        <w:rPr>
          <w:highlight w:val="green"/>
          <w:u w:val="single"/>
        </w:rPr>
        <w:t>Differences undergird and</w:t>
      </w:r>
      <w:r w:rsidRPr="004F7BF8">
        <w:rPr>
          <w:u w:val="single"/>
        </w:rPr>
        <w:t xml:space="preserve"> later</w:t>
      </w:r>
      <w:r>
        <w:rPr>
          <w:u w:val="single"/>
        </w:rPr>
        <w:t xml:space="preserve"> </w:t>
      </w:r>
      <w:r w:rsidRPr="00F02341">
        <w:rPr>
          <w:highlight w:val="green"/>
          <w:u w:val="single"/>
        </w:rPr>
        <w:t>justify who can immigrate</w:t>
      </w:r>
      <w:r w:rsidRPr="00BD360B">
        <w:rPr>
          <w:sz w:val="16"/>
        </w:rPr>
        <w:t xml:space="preserve">, </w:t>
      </w:r>
      <w:r w:rsidRPr="00F02341">
        <w:rPr>
          <w:highlight w:val="green"/>
          <w:u w:val="single"/>
        </w:rPr>
        <w:t>who earns more, who can be trusted by authorities, who can move up the social ladder, who can live in a certain area, who can marry whom</w:t>
      </w:r>
      <w:r w:rsidRPr="00BD360B">
        <w:rPr>
          <w:sz w:val="16"/>
        </w:rPr>
        <w:t xml:space="preserve">. </w:t>
      </w:r>
      <w:r w:rsidRPr="00F02341">
        <w:rPr>
          <w:highlight w:val="green"/>
          <w:u w:val="single"/>
        </w:rPr>
        <w:t>The images of “alien,” “immigrant,” and “migrant”</w:t>
      </w:r>
      <w:r w:rsidRPr="00C541E6">
        <w:rPr>
          <w:u w:val="single"/>
        </w:rPr>
        <w:t xml:space="preserve"> </w:t>
      </w:r>
      <w:r w:rsidRPr="00BD360B">
        <w:rPr>
          <w:sz w:val="16"/>
        </w:rPr>
        <w:t xml:space="preserve">– from the cartoons of drunken Irish men with simian faces of the mid-nineteenth century, to the theatrical character of the Chinese prostitute of the late nineteenth century, to the poignant images of European immigrant working women in Progressive-era photography, to the triumphant Cuban refugee families arriving in south Florida, to videos of men crossing the border from Mexico illegally, to mugshots of male Middle Eastern immigrant terrorists in the early twenty-first century – </w:t>
      </w:r>
      <w:r w:rsidRPr="00F02341">
        <w:rPr>
          <w:highlight w:val="green"/>
          <w:u w:val="single"/>
        </w:rPr>
        <w:t>all contribute to a way of thinking about a group of migrants and to impressions of international migration more generally</w:t>
      </w:r>
      <w:r w:rsidRPr="00BD360B">
        <w:rPr>
          <w:sz w:val="16"/>
        </w:rPr>
        <w:t xml:space="preserve">. Not surprisingly, immigrants themselves have created competing images, from exemplary military service of men in ethnic regiments in war to separate beauty pageants for Asian American women (e.g. Chang 1996; Wu 1997). </w:t>
      </w:r>
      <w:r w:rsidRPr="005B4753">
        <w:rPr>
          <w:u w:val="single"/>
        </w:rPr>
        <w:t>As a key element of social identity</w:t>
      </w:r>
      <w:r w:rsidRPr="00BD360B">
        <w:rPr>
          <w:sz w:val="16"/>
        </w:rPr>
        <w:t xml:space="preserve">, </w:t>
      </w:r>
      <w:r w:rsidRPr="009C0A48">
        <w:rPr>
          <w:u w:val="single"/>
        </w:rPr>
        <w:t>gender informs individual and familial decision</w:t>
      </w:r>
      <w:r>
        <w:rPr>
          <w:u w:val="single"/>
        </w:rPr>
        <w:t xml:space="preserve"> </w:t>
      </w:r>
      <w:r w:rsidRPr="00BD360B">
        <w:rPr>
          <w:sz w:val="16"/>
        </w:rPr>
        <w:t xml:space="preserve">making, </w:t>
      </w:r>
      <w:r w:rsidRPr="009C0A48">
        <w:rPr>
          <w:u w:val="single"/>
        </w:rPr>
        <w:t>as well as national and international policies</w:t>
      </w:r>
      <w:r w:rsidRPr="00BD360B">
        <w:rPr>
          <w:sz w:val="16"/>
        </w:rPr>
        <w:t xml:space="preserve">. For men, restrictions on migration were sometimes tied to expected military service (and thus some young men had to emigrate illegally to avoid conscription, whether in Prussia in the early nineteenth century or in El Salvador in the 1980s). </w:t>
      </w:r>
      <w:r w:rsidRPr="00680EF1">
        <w:rPr>
          <w:u w:val="single"/>
        </w:rPr>
        <w:t>For women, fear of moral</w:t>
      </w:r>
      <w:r>
        <w:rPr>
          <w:u w:val="single"/>
        </w:rPr>
        <w:t xml:space="preserve"> </w:t>
      </w:r>
      <w:r w:rsidRPr="00680EF1">
        <w:rPr>
          <w:u w:val="single"/>
        </w:rPr>
        <w:t xml:space="preserve">degradation </w:t>
      </w:r>
      <w:r w:rsidRPr="00BD360B">
        <w:rPr>
          <w:sz w:val="16"/>
        </w:rPr>
        <w:t xml:space="preserve">in the form of pregnancy or prostitution </w:t>
      </w:r>
      <w:r w:rsidRPr="00680EF1">
        <w:rPr>
          <w:u w:val="single"/>
        </w:rPr>
        <w:t>has often steered both families</w:t>
      </w:r>
      <w:r>
        <w:rPr>
          <w:u w:val="single"/>
        </w:rPr>
        <w:t xml:space="preserve"> </w:t>
      </w:r>
      <w:r w:rsidRPr="00680EF1">
        <w:rPr>
          <w:u w:val="single"/>
        </w:rPr>
        <w:t>and the US government to limit the migration of single women arriving on their</w:t>
      </w:r>
      <w:r>
        <w:rPr>
          <w:u w:val="single"/>
        </w:rPr>
        <w:t xml:space="preserve"> </w:t>
      </w:r>
      <w:r w:rsidRPr="00680EF1">
        <w:rPr>
          <w:u w:val="single"/>
        </w:rPr>
        <w:t>own</w:t>
      </w:r>
      <w:r w:rsidRPr="00BD360B">
        <w:rPr>
          <w:sz w:val="16"/>
        </w:rPr>
        <w:t xml:space="preserve">. </w:t>
      </w:r>
      <w:r w:rsidRPr="0012796B">
        <w:rPr>
          <w:rStyle w:val="Emphasis"/>
        </w:rPr>
        <w:t>Women have sometimes sought out migration specifically to avoid such</w:t>
      </w:r>
      <w:r>
        <w:rPr>
          <w:rStyle w:val="Emphasis"/>
        </w:rPr>
        <w:t xml:space="preserve"> </w:t>
      </w:r>
      <w:r w:rsidRPr="0012796B">
        <w:rPr>
          <w:rStyle w:val="Emphasis"/>
        </w:rPr>
        <w:t xml:space="preserve">proscriptions </w:t>
      </w:r>
      <w:r w:rsidRPr="00BD360B">
        <w:rPr>
          <w:sz w:val="16"/>
        </w:rPr>
        <w:t xml:space="preserve">(e.g. Puskás 2000). Up until the early twentieth century, married women who migrated on their own leaving husbands behind, even if they were in good health might face deportation, a practice that did not apply to married men on their own. </w:t>
      </w:r>
      <w:r w:rsidRPr="00EB6F08">
        <w:rPr>
          <w:u w:val="single"/>
        </w:rPr>
        <w:t>Policies requiring “good moral character” of immigrants made the migration</w:t>
      </w:r>
      <w:r>
        <w:rPr>
          <w:u w:val="single"/>
        </w:rPr>
        <w:t xml:space="preserve"> </w:t>
      </w:r>
      <w:r w:rsidRPr="00EB6F08">
        <w:rPr>
          <w:u w:val="single"/>
        </w:rPr>
        <w:t xml:space="preserve">of openly gay men and lesbians difficult </w:t>
      </w:r>
      <w:r w:rsidRPr="00BD360B">
        <w:rPr>
          <w:sz w:val="16"/>
        </w:rPr>
        <w:t xml:space="preserve">(Luibhéid 2002). </w:t>
      </w:r>
      <w:r w:rsidRPr="00DE3022">
        <w:rPr>
          <w:rStyle w:val="Emphasis"/>
          <w:highlight w:val="green"/>
        </w:rPr>
        <w:t>Even</w:t>
      </w:r>
      <w:r w:rsidRPr="00EB6F08">
        <w:rPr>
          <w:rStyle w:val="Emphasis"/>
        </w:rPr>
        <w:t xml:space="preserve"> apparently</w:t>
      </w:r>
      <w:r>
        <w:rPr>
          <w:rStyle w:val="Emphasis"/>
        </w:rPr>
        <w:t xml:space="preserve"> </w:t>
      </w:r>
      <w:r w:rsidRPr="00DE3022">
        <w:rPr>
          <w:rStyle w:val="Emphasis"/>
          <w:highlight w:val="green"/>
        </w:rPr>
        <w:t>neutral legislation</w:t>
      </w:r>
      <w:r w:rsidRPr="00EB6F08">
        <w:rPr>
          <w:rStyle w:val="Emphasis"/>
        </w:rPr>
        <w:t xml:space="preserve"> </w:t>
      </w:r>
      <w:r w:rsidRPr="00BD360B">
        <w:rPr>
          <w:sz w:val="16"/>
        </w:rPr>
        <w:t xml:space="preserve">often </w:t>
      </w:r>
      <w:r w:rsidRPr="00DE3022">
        <w:rPr>
          <w:rStyle w:val="Emphasis"/>
          <w:highlight w:val="green"/>
        </w:rPr>
        <w:t>had gendered applications</w:t>
      </w:r>
      <w:r w:rsidRPr="00EB6F08">
        <w:rPr>
          <w:rStyle w:val="Emphasis"/>
        </w:rPr>
        <w:t>, as in determining what constituted</w:t>
      </w:r>
      <w:r>
        <w:rPr>
          <w:rStyle w:val="Emphasis"/>
        </w:rPr>
        <w:t xml:space="preserve"> </w:t>
      </w:r>
      <w:r w:rsidRPr="00EB6F08">
        <w:rPr>
          <w:rStyle w:val="Emphasis"/>
        </w:rPr>
        <w:t>“persecution” to qualify for refugee status, whether one was likely to become</w:t>
      </w:r>
      <w:r>
        <w:rPr>
          <w:rStyle w:val="Emphasis"/>
        </w:rPr>
        <w:t xml:space="preserve"> </w:t>
      </w:r>
      <w:r w:rsidRPr="00EB6F08">
        <w:rPr>
          <w:rStyle w:val="Emphasis"/>
        </w:rPr>
        <w:t>a public charge, or if a person held suspect political views</w:t>
      </w:r>
      <w:r w:rsidRPr="00BD360B">
        <w:rPr>
          <w:sz w:val="16"/>
        </w:rPr>
        <w:t>.</w:t>
      </w:r>
    </w:p>
    <w:p w14:paraId="24FBB151" w14:textId="77777777" w:rsidR="003F5F7C" w:rsidRDefault="003F5F7C" w:rsidP="003F5F7C">
      <w:pPr>
        <w:pStyle w:val="Heading4"/>
      </w:pPr>
      <w:r>
        <w:t>The legal immigration system is steeped in Inequalities for women</w:t>
      </w:r>
    </w:p>
    <w:p w14:paraId="66CE4564" w14:textId="77777777" w:rsidR="003F5F7C" w:rsidRDefault="003F5F7C" w:rsidP="003F5F7C">
      <w:r w:rsidRPr="00A32A02">
        <w:rPr>
          <w:rStyle w:val="Style13ptBold"/>
        </w:rPr>
        <w:t xml:space="preserve">Nevarez 17 </w:t>
      </w:r>
      <w:r>
        <w:t>(</w:t>
      </w:r>
      <w:r w:rsidRPr="00632A66">
        <w:t xml:space="preserve">Griselda </w:t>
      </w:r>
      <w:proofErr w:type="gramStart"/>
      <w:r w:rsidRPr="00632A66">
        <w:t xml:space="preserve">Nevarez </w:t>
      </w:r>
      <w:r>
        <w:t>,</w:t>
      </w:r>
      <w:proofErr w:type="gramEnd"/>
      <w:r>
        <w:t xml:space="preserve"> is a reporter at Arizona's News Station, “</w:t>
      </w:r>
      <w:r w:rsidRPr="00B954AF">
        <w:t>U.S. Immigration Law Treats Women And Men Differently</w:t>
      </w:r>
      <w:r>
        <w:t xml:space="preserve">” </w:t>
      </w:r>
      <w:r w:rsidRPr="00B954AF">
        <w:t>Updated Dec 06, 2017</w:t>
      </w:r>
      <w:r>
        <w:t xml:space="preserve">, Accessed 7.8.18, </w:t>
      </w:r>
      <w:hyperlink r:id="rId54" w:history="1">
        <w:r w:rsidRPr="001864EF">
          <w:rPr>
            <w:rStyle w:val="Hyperlink"/>
          </w:rPr>
          <w:t>https://www.huffingtonpost.com/2013/06/05/us-immigration-women_n_3390540.html</w:t>
        </w:r>
      </w:hyperlink>
      <w:r>
        <w:t xml:space="preserve"> ) //ZoL</w:t>
      </w:r>
    </w:p>
    <w:p w14:paraId="12490CC9" w14:textId="77777777" w:rsidR="003F5F7C" w:rsidRPr="00BB7FBD" w:rsidRDefault="003F5F7C" w:rsidP="003F5F7C">
      <w:pPr>
        <w:rPr>
          <w:sz w:val="16"/>
        </w:rPr>
      </w:pPr>
      <w:r w:rsidRPr="00F83D8B">
        <w:rPr>
          <w:rStyle w:val="Emphasis"/>
          <w:highlight w:val="green"/>
        </w:rPr>
        <w:t>Gender inequalities seep through immigration law in the U</w:t>
      </w:r>
      <w:r w:rsidRPr="00323FD7">
        <w:rPr>
          <w:sz w:val="16"/>
        </w:rPr>
        <w:t xml:space="preserve">nited </w:t>
      </w:r>
      <w:r w:rsidRPr="00F83D8B">
        <w:rPr>
          <w:rStyle w:val="Emphasis"/>
          <w:highlight w:val="green"/>
        </w:rPr>
        <w:t>S</w:t>
      </w:r>
      <w:r w:rsidRPr="00323FD7">
        <w:rPr>
          <w:sz w:val="16"/>
        </w:rPr>
        <w:t xml:space="preserve">tates, </w:t>
      </w:r>
      <w:r w:rsidRPr="0026717F">
        <w:rPr>
          <w:u w:val="single"/>
        </w:rPr>
        <w:t xml:space="preserve">making women go through a different experience than men when attempting to gain a legal status </w:t>
      </w:r>
      <w:r w:rsidRPr="00323FD7">
        <w:rPr>
          <w:sz w:val="16"/>
        </w:rPr>
        <w:t>in the U.S., a new study reveals. “</w:t>
      </w:r>
      <w:r w:rsidRPr="00FD46CB">
        <w:rPr>
          <w:highlight w:val="green"/>
          <w:u w:val="single"/>
        </w:rPr>
        <w:t>Immigration law</w:t>
      </w:r>
      <w:r w:rsidRPr="0026717F">
        <w:rPr>
          <w:u w:val="single"/>
        </w:rPr>
        <w:t xml:space="preserve">, which on its face appears gender neutral, </w:t>
      </w:r>
      <w:r w:rsidRPr="00323FD7">
        <w:rPr>
          <w:sz w:val="16"/>
        </w:rPr>
        <w:t xml:space="preserve">actually </w:t>
      </w:r>
      <w:r w:rsidRPr="00FD46CB">
        <w:rPr>
          <w:rStyle w:val="Emphasis"/>
          <w:highlight w:val="green"/>
        </w:rPr>
        <w:t>contains gender biases that create barriers for many women trying to gain legalization within the current immigration system</w:t>
      </w:r>
      <w:r w:rsidRPr="00323FD7">
        <w:rPr>
          <w:sz w:val="16"/>
        </w:rPr>
        <w:t xml:space="preserve">,” stated the authors of a study released last week by the Immigration Policy Center. Cecilia Menjivar — a professor at Arizona State University — and Olivia Salcido — a researcher who studies law, immigration and domestic violence — spent more than a decade researching the experiences of women and men who go through the legalization process. From 1998 to 2007, they conducted 51 in-depth interviews in Arizona with immigrants originally from Mexico, El Salvador, Guatemala and Honduras. The findings were surprising. “We found that </w:t>
      </w:r>
      <w:r w:rsidRPr="001A22AE">
        <w:rPr>
          <w:highlight w:val="green"/>
          <w:u w:val="single"/>
        </w:rPr>
        <w:t>even laws written specifically to protect women</w:t>
      </w:r>
      <w:r w:rsidRPr="00323FD7">
        <w:rPr>
          <w:sz w:val="16"/>
        </w:rPr>
        <w:t xml:space="preserve">, such as the Violence Against Women Act (VAWA), </w:t>
      </w:r>
      <w:r w:rsidRPr="001A22AE">
        <w:rPr>
          <w:highlight w:val="green"/>
          <w:u w:val="single"/>
        </w:rPr>
        <w:t>continued to play out in practice along gender-biased lines</w:t>
      </w:r>
      <w:r w:rsidRPr="00323FD7">
        <w:rPr>
          <w:sz w:val="16"/>
        </w:rPr>
        <w:t xml:space="preserve">,” Menjivar and Salcido wrote in the study. They also found that </w:t>
      </w:r>
      <w:r w:rsidRPr="001A22AE">
        <w:rPr>
          <w:highlight w:val="green"/>
          <w:u w:val="single"/>
        </w:rPr>
        <w:t>the</w:t>
      </w:r>
      <w:r w:rsidRPr="004B058C">
        <w:rPr>
          <w:u w:val="single"/>
        </w:rPr>
        <w:t xml:space="preserve"> U.S. immigration </w:t>
      </w:r>
      <w:r w:rsidRPr="001A22AE">
        <w:rPr>
          <w:highlight w:val="green"/>
          <w:u w:val="single"/>
        </w:rPr>
        <w:t>system is not designed to recognize</w:t>
      </w:r>
      <w:r w:rsidRPr="004B058C">
        <w:rPr>
          <w:u w:val="single"/>
        </w:rPr>
        <w:t xml:space="preserve"> immigrant </w:t>
      </w:r>
      <w:r w:rsidRPr="001A22AE">
        <w:rPr>
          <w:highlight w:val="green"/>
          <w:u w:val="single"/>
        </w:rPr>
        <w:t>women’s needs and circumstances</w:t>
      </w:r>
      <w:r w:rsidRPr="00323FD7">
        <w:rPr>
          <w:sz w:val="16"/>
        </w:rPr>
        <w:t xml:space="preserve">. </w:t>
      </w:r>
      <w:r w:rsidRPr="001A22AE">
        <w:rPr>
          <w:highlight w:val="green"/>
          <w:u w:val="single"/>
        </w:rPr>
        <w:t>Additionally</w:t>
      </w:r>
      <w:r w:rsidRPr="00323FD7">
        <w:rPr>
          <w:sz w:val="16"/>
        </w:rPr>
        <w:t xml:space="preserve">, they found that </w:t>
      </w:r>
      <w:r w:rsidRPr="004B058C">
        <w:rPr>
          <w:u w:val="single"/>
        </w:rPr>
        <w:t xml:space="preserve">immigrant </w:t>
      </w:r>
      <w:r w:rsidRPr="001A22AE">
        <w:rPr>
          <w:highlight w:val="green"/>
          <w:u w:val="single"/>
        </w:rPr>
        <w:t>women are often presumed to be “dependents” while men are</w:t>
      </w:r>
      <w:r w:rsidRPr="004B058C">
        <w:rPr>
          <w:u w:val="single"/>
        </w:rPr>
        <w:t xml:space="preserve"> looked at as the primary </w:t>
      </w:r>
      <w:r w:rsidRPr="001A22AE">
        <w:rPr>
          <w:highlight w:val="green"/>
          <w:u w:val="single"/>
        </w:rPr>
        <w:t>breadwinners</w:t>
      </w:r>
      <w:r w:rsidRPr="00323FD7">
        <w:rPr>
          <w:sz w:val="16"/>
        </w:rPr>
        <w:t xml:space="preserve">, </w:t>
      </w:r>
      <w:r w:rsidRPr="004B058C">
        <w:rPr>
          <w:rStyle w:val="Emphasis"/>
        </w:rPr>
        <w:t>which results in women and men having different experiences when they go through the legalization process.</w:t>
      </w:r>
      <w:r w:rsidRPr="00323FD7">
        <w:rPr>
          <w:sz w:val="16"/>
        </w:rPr>
        <w:t xml:space="preserve"> How gender shapes four avenues for legalization </w:t>
      </w:r>
      <w:proofErr w:type="gramStart"/>
      <w:r w:rsidRPr="00323FD7">
        <w:rPr>
          <w:sz w:val="16"/>
        </w:rPr>
        <w:t>In</w:t>
      </w:r>
      <w:proofErr w:type="gramEnd"/>
      <w:r w:rsidRPr="00323FD7">
        <w:rPr>
          <w:sz w:val="16"/>
        </w:rPr>
        <w:t xml:space="preserve"> their study, the authors highlighted how </w:t>
      </w:r>
      <w:r w:rsidRPr="00AB6620">
        <w:rPr>
          <w:highlight w:val="green"/>
          <w:u w:val="single"/>
        </w:rPr>
        <w:t>gender shapes four different avenues through which women seek</w:t>
      </w:r>
      <w:r w:rsidRPr="004B058C">
        <w:rPr>
          <w:u w:val="single"/>
        </w:rPr>
        <w:t xml:space="preserve"> a </w:t>
      </w:r>
      <w:r w:rsidRPr="00AB6620">
        <w:rPr>
          <w:highlight w:val="green"/>
          <w:u w:val="single"/>
        </w:rPr>
        <w:t>legal status</w:t>
      </w:r>
      <w:r w:rsidRPr="004B058C">
        <w:rPr>
          <w:u w:val="single"/>
        </w:rPr>
        <w:t xml:space="preserve"> </w:t>
      </w:r>
      <w:r w:rsidRPr="00323FD7">
        <w:rPr>
          <w:sz w:val="16"/>
        </w:rPr>
        <w:t xml:space="preserve">in the U.S.: </w:t>
      </w:r>
      <w:r w:rsidRPr="004B058C">
        <w:rPr>
          <w:rStyle w:val="Emphasis"/>
        </w:rPr>
        <w:t>e</w:t>
      </w:r>
      <w:r w:rsidRPr="00323FD7">
        <w:rPr>
          <w:sz w:val="16"/>
        </w:rPr>
        <w:t>mployment-</w:t>
      </w:r>
      <w:r w:rsidRPr="004B058C">
        <w:rPr>
          <w:rStyle w:val="Emphasis"/>
        </w:rPr>
        <w:t>b</w:t>
      </w:r>
      <w:r w:rsidRPr="00323FD7">
        <w:rPr>
          <w:sz w:val="16"/>
        </w:rPr>
        <w:t xml:space="preserve">ased </w:t>
      </w:r>
      <w:r w:rsidRPr="004B058C">
        <w:rPr>
          <w:rStyle w:val="Emphasis"/>
        </w:rPr>
        <w:t>visas</w:t>
      </w:r>
      <w:r w:rsidRPr="00323FD7">
        <w:rPr>
          <w:sz w:val="16"/>
        </w:rPr>
        <w:t xml:space="preserve">, </w:t>
      </w:r>
      <w:r w:rsidRPr="004B058C">
        <w:rPr>
          <w:rStyle w:val="Emphasis"/>
        </w:rPr>
        <w:t>family reunification, the asylum process and a VAWA visa</w:t>
      </w:r>
      <w:r w:rsidRPr="00323FD7">
        <w:rPr>
          <w:sz w:val="16"/>
        </w:rPr>
        <w:t xml:space="preserve">. </w:t>
      </w:r>
      <w:r w:rsidRPr="00AB6620">
        <w:rPr>
          <w:highlight w:val="green"/>
          <w:u w:val="single"/>
        </w:rPr>
        <w:t>When</w:t>
      </w:r>
      <w:r w:rsidRPr="003464AB">
        <w:rPr>
          <w:u w:val="single"/>
        </w:rPr>
        <w:t xml:space="preserve"> </w:t>
      </w:r>
      <w:r w:rsidRPr="00323FD7">
        <w:rPr>
          <w:sz w:val="16"/>
        </w:rPr>
        <w:t xml:space="preserve">it comes to </w:t>
      </w:r>
      <w:r w:rsidRPr="00AB6620">
        <w:rPr>
          <w:highlight w:val="green"/>
          <w:u w:val="single"/>
        </w:rPr>
        <w:t xml:space="preserve">applying for </w:t>
      </w:r>
      <w:r w:rsidRPr="00AB6620">
        <w:rPr>
          <w:rStyle w:val="Emphasis"/>
          <w:highlight w:val="green"/>
        </w:rPr>
        <w:t>e</w:t>
      </w:r>
      <w:r w:rsidRPr="003464AB">
        <w:rPr>
          <w:u w:val="single"/>
        </w:rPr>
        <w:t>mployment-</w:t>
      </w:r>
      <w:r w:rsidRPr="00AB6620">
        <w:rPr>
          <w:rStyle w:val="Emphasis"/>
          <w:highlight w:val="green"/>
        </w:rPr>
        <w:t>b</w:t>
      </w:r>
      <w:r w:rsidRPr="003464AB">
        <w:rPr>
          <w:u w:val="single"/>
        </w:rPr>
        <w:t>ased visas</w:t>
      </w:r>
      <w:r w:rsidRPr="00323FD7">
        <w:rPr>
          <w:sz w:val="16"/>
        </w:rPr>
        <w:t xml:space="preserve">, many </w:t>
      </w:r>
      <w:r w:rsidRPr="00AB6620">
        <w:rPr>
          <w:highlight w:val="green"/>
          <w:u w:val="single"/>
        </w:rPr>
        <w:t>women</w:t>
      </w:r>
      <w:r w:rsidRPr="00323FD7">
        <w:rPr>
          <w:sz w:val="16"/>
        </w:rPr>
        <w:t xml:space="preserve">, instead of applying as principle visa holders, </w:t>
      </w:r>
      <w:r w:rsidRPr="00AB6620">
        <w:rPr>
          <w:highlight w:val="green"/>
          <w:u w:val="single"/>
        </w:rPr>
        <w:t>rely on male relatives</w:t>
      </w:r>
      <w:r w:rsidRPr="00D159C0">
        <w:rPr>
          <w:u w:val="single"/>
        </w:rPr>
        <w:t xml:space="preserve"> to petition for them to get such visas</w:t>
      </w:r>
      <w:r w:rsidRPr="00323FD7">
        <w:rPr>
          <w:sz w:val="16"/>
        </w:rPr>
        <w:t xml:space="preserve">. This is because women often have domestic jobs, such as cleaning houses that are not considered by U.S. immigration law as “high demand” jobs — a requirement to obtain an employment-based visa. In addition, </w:t>
      </w:r>
      <w:r w:rsidRPr="00C505EF">
        <w:rPr>
          <w:u w:val="single"/>
        </w:rPr>
        <w:t xml:space="preserve">more men apply as principal visa holders when they seek employment-based visas because they have more opportunities than women </w:t>
      </w:r>
      <w:r w:rsidRPr="00323FD7">
        <w:rPr>
          <w:sz w:val="16"/>
        </w:rPr>
        <w:t xml:space="preserve">to earn college degrees and acquire skills in their native countries. But </w:t>
      </w:r>
      <w:r w:rsidRPr="00C505EF">
        <w:rPr>
          <w:u w:val="single"/>
        </w:rPr>
        <w:t>even when women are highly skilled, they still find it difficult to gain employment-based visas, the study revealed</w:t>
      </w:r>
      <w:r w:rsidRPr="00323FD7">
        <w:rPr>
          <w:sz w:val="16"/>
        </w:rPr>
        <w:t xml:space="preserve">. Many </w:t>
      </w:r>
      <w:r w:rsidRPr="00AB6620">
        <w:rPr>
          <w:highlight w:val="green"/>
          <w:u w:val="single"/>
        </w:rPr>
        <w:t xml:space="preserve">women </w:t>
      </w:r>
      <w:r w:rsidRPr="00AB6620">
        <w:rPr>
          <w:rStyle w:val="Emphasis"/>
          <w:highlight w:val="green"/>
        </w:rPr>
        <w:t>also rely on male relatives</w:t>
      </w:r>
      <w:r w:rsidRPr="00C505EF">
        <w:rPr>
          <w:rStyle w:val="Emphasis"/>
        </w:rPr>
        <w:t xml:space="preserve"> to petition </w:t>
      </w:r>
      <w:r w:rsidRPr="00AB6620">
        <w:rPr>
          <w:rStyle w:val="Emphasis"/>
          <w:highlight w:val="green"/>
        </w:rPr>
        <w:t>for</w:t>
      </w:r>
      <w:r w:rsidRPr="00C505EF">
        <w:rPr>
          <w:rStyle w:val="Emphasis"/>
        </w:rPr>
        <w:t xml:space="preserve"> them through the </w:t>
      </w:r>
      <w:r w:rsidRPr="00AB6620">
        <w:rPr>
          <w:rStyle w:val="Emphasis"/>
          <w:highlight w:val="green"/>
        </w:rPr>
        <w:t>family-based immigration</w:t>
      </w:r>
      <w:r w:rsidRPr="00C505EF">
        <w:rPr>
          <w:rStyle w:val="Emphasis"/>
        </w:rPr>
        <w:t xml:space="preserve"> process</w:t>
      </w:r>
      <w:r w:rsidRPr="00323FD7">
        <w:rPr>
          <w:sz w:val="16"/>
        </w:rPr>
        <w:t xml:space="preserve">, which is the primary avenue through which women gain legal status in the U.S. Women rely on men </w:t>
      </w:r>
      <w:r w:rsidRPr="000F6CC9">
        <w:rPr>
          <w:u w:val="single"/>
        </w:rPr>
        <w:t>because they are often seen as “dependents” even when they have jobs outside the home</w:t>
      </w:r>
      <w:r w:rsidRPr="00323FD7">
        <w:rPr>
          <w:sz w:val="16"/>
        </w:rPr>
        <w:t>. Mean</w:t>
      </w:r>
      <w:r w:rsidRPr="000F6CC9">
        <w:rPr>
          <w:rStyle w:val="Emphasis"/>
        </w:rPr>
        <w:t>while</w:t>
      </w:r>
      <w:r w:rsidRPr="00323FD7">
        <w:rPr>
          <w:sz w:val="16"/>
        </w:rPr>
        <w:t xml:space="preserve">, </w:t>
      </w:r>
      <w:r w:rsidRPr="000F6CC9">
        <w:rPr>
          <w:u w:val="single"/>
        </w:rPr>
        <w:t xml:space="preserve">men are </w:t>
      </w:r>
      <w:r w:rsidRPr="00323FD7">
        <w:rPr>
          <w:sz w:val="16"/>
        </w:rPr>
        <w:t xml:space="preserve">largely </w:t>
      </w:r>
      <w:r w:rsidRPr="000F6CC9">
        <w:rPr>
          <w:u w:val="single"/>
        </w:rPr>
        <w:t>viewed as primary breadwinners and heads of households, making it easier and faster for them to gain legal status through family reunification</w:t>
      </w:r>
      <w:r w:rsidRPr="00323FD7">
        <w:rPr>
          <w:sz w:val="16"/>
        </w:rPr>
        <w:t xml:space="preserve">. Another option is to seek a visa </w:t>
      </w:r>
      <w:r w:rsidRPr="00AB6620">
        <w:rPr>
          <w:rStyle w:val="Emphasis"/>
          <w:highlight w:val="green"/>
        </w:rPr>
        <w:t>through political asylum</w:t>
      </w:r>
      <w:r w:rsidRPr="00323FD7">
        <w:rPr>
          <w:sz w:val="16"/>
        </w:rPr>
        <w:t xml:space="preserve">. Here, </w:t>
      </w:r>
      <w:r w:rsidRPr="00AB6620">
        <w:rPr>
          <w:highlight w:val="green"/>
          <w:u w:val="single"/>
        </w:rPr>
        <w:t>women struggle to convince decision-makers that certain political actions and opinions establish a threat in their countries of origin</w:t>
      </w:r>
      <w:r w:rsidRPr="00323FD7">
        <w:rPr>
          <w:sz w:val="16"/>
        </w:rPr>
        <w:t xml:space="preserve">. The authors of the study explained this, stating that </w:t>
      </w:r>
      <w:r w:rsidRPr="0000297E">
        <w:rPr>
          <w:u w:val="single"/>
        </w:rPr>
        <w:t xml:space="preserve">a woman who fears persecution because of her engagement in political activities </w:t>
      </w:r>
      <w:r w:rsidRPr="00323FD7">
        <w:rPr>
          <w:sz w:val="16"/>
        </w:rPr>
        <w:t xml:space="preserve">— activities defined by her gender, such as providing shelter for guerrillas — may </w:t>
      </w:r>
      <w:r w:rsidRPr="0000297E">
        <w:rPr>
          <w:u w:val="single"/>
        </w:rPr>
        <w:t xml:space="preserve">find it more difficult to prove that it’s reasonable to fear persecution than it is for a male who has also engaged in “male-defined activities,” </w:t>
      </w:r>
      <w:r w:rsidRPr="00323FD7">
        <w:rPr>
          <w:sz w:val="16"/>
        </w:rPr>
        <w:t xml:space="preserve">such as joining a guerrilla army. Many immigrant </w:t>
      </w:r>
      <w:r w:rsidRPr="00667524">
        <w:rPr>
          <w:rStyle w:val="Emphasis"/>
        </w:rPr>
        <w:t xml:space="preserve">women also struggle to prove persecution even when they were politically persecuted </w:t>
      </w:r>
      <w:r w:rsidRPr="00323FD7">
        <w:rPr>
          <w:sz w:val="16"/>
        </w:rPr>
        <w:t xml:space="preserve">and, as a result, targeted with death threats in their native countries. One problem that women run into is not keeping documents that would prove they went through potential dangers. Such was the case for Sara, an asylum seeker from El Salvador featured in the study. The request was denied because she and her husband didn’t keep the papers that showed the written death threats sent to them. But, the study states that even if the couple would have kept the documents, Sara would have still been denied asylum because the threats were directed at her husband — even though she was also at risk. Lastly, </w:t>
      </w:r>
      <w:r w:rsidRPr="00AB6620">
        <w:rPr>
          <w:rStyle w:val="Emphasis"/>
          <w:highlight w:val="green"/>
        </w:rPr>
        <w:t>women also face obstacles when applying for protection under</w:t>
      </w:r>
      <w:r w:rsidRPr="00667524">
        <w:rPr>
          <w:rStyle w:val="Emphasis"/>
        </w:rPr>
        <w:t xml:space="preserve"> </w:t>
      </w:r>
      <w:r w:rsidRPr="00323FD7">
        <w:rPr>
          <w:sz w:val="16"/>
        </w:rPr>
        <w:t>the Violence Against Women Act (</w:t>
      </w:r>
      <w:r w:rsidRPr="00AB6620">
        <w:rPr>
          <w:rStyle w:val="Emphasis"/>
          <w:highlight w:val="green"/>
        </w:rPr>
        <w:t>VAWA</w:t>
      </w:r>
      <w:r w:rsidRPr="00323FD7">
        <w:rPr>
          <w:sz w:val="16"/>
        </w:rPr>
        <w:t xml:space="preserve">), which allows immigrant women who are victims of domestic violence to self-petition or independently seek legal immigration status in the U.S. </w:t>
      </w:r>
      <w:r w:rsidRPr="00667524">
        <w:rPr>
          <w:u w:val="single"/>
        </w:rPr>
        <w:t>One obstacle women face is providing evidence</w:t>
      </w:r>
      <w:r w:rsidRPr="00323FD7">
        <w:rPr>
          <w:sz w:val="16"/>
        </w:rPr>
        <w:t xml:space="preserve">, such as </w:t>
      </w:r>
      <w:r w:rsidRPr="00667524">
        <w:rPr>
          <w:u w:val="single"/>
        </w:rPr>
        <w:t>documents with their name and of the abuser, to prove they live with their abuser</w:t>
      </w:r>
      <w:r w:rsidRPr="00323FD7">
        <w:rPr>
          <w:sz w:val="16"/>
        </w:rPr>
        <w:t xml:space="preserve">. </w:t>
      </w:r>
      <w:r w:rsidRPr="00667524">
        <w:rPr>
          <w:u w:val="single"/>
        </w:rPr>
        <w:t>This is a difficult requirement to meet if a woman’s abuser is the main breadwinner and the bills are all under his name</w:t>
      </w:r>
      <w:r>
        <w:rPr>
          <w:u w:val="single"/>
        </w:rPr>
        <w:t>.</w:t>
      </w:r>
    </w:p>
    <w:p w14:paraId="177C2D60" w14:textId="77777777" w:rsidR="003F5F7C" w:rsidRDefault="003F5F7C" w:rsidP="003F5F7C">
      <w:pPr>
        <w:pStyle w:val="Heading3"/>
      </w:pPr>
      <w:r>
        <w:t xml:space="preserve">Link – Agamben </w:t>
      </w:r>
    </w:p>
    <w:p w14:paraId="11E571C0" w14:textId="77777777" w:rsidR="003F5F7C" w:rsidRDefault="003F5F7C" w:rsidP="003F5F7C"/>
    <w:p w14:paraId="2A499D3B" w14:textId="77777777" w:rsidR="003F5F7C" w:rsidRDefault="003F5F7C" w:rsidP="003F5F7C">
      <w:pPr>
        <w:pStyle w:val="Heading4"/>
      </w:pPr>
      <w:r>
        <w:t>The state strikes only those who are disadvantaged – The aff failure further locks women and minorities into bare life whilst preventing all hopes for radical change – This turns case</w:t>
      </w:r>
    </w:p>
    <w:p w14:paraId="6521A90A" w14:textId="77777777" w:rsidR="003F5F7C" w:rsidRDefault="003F5F7C" w:rsidP="003F5F7C">
      <w:r w:rsidRPr="00975411">
        <w:rPr>
          <w:rStyle w:val="Style13ptBold"/>
        </w:rPr>
        <w:t>Smith 10</w:t>
      </w:r>
      <w:r>
        <w:t xml:space="preserve"> </w:t>
      </w:r>
      <w:r w:rsidRPr="00975411">
        <w:rPr>
          <w:sz w:val="16"/>
          <w:szCs w:val="16"/>
        </w:rPr>
        <w:t>(ANNA MARIE SMITH, Professor of Government at Cornell University, is a political theorist, with research interests in the fields of jurisprudence and normative political theory; distributive justice and socioeconomic rights; public policy; education and poverty assistance; feminist theory and feminist legal studies; critical race theory; and the rhetoric of modern state power and citizenship, “Neo-eugenics: A Feminist Critique of Agamben,” December 20, 2010, Accessed 7.6.18, Occasion: Interdisciplinary Studies in the Humanities v. 2 http://occasion.stanford.edu/node/59. ) //ZoL</w:t>
      </w:r>
    </w:p>
    <w:p w14:paraId="575EBED8" w14:textId="77777777" w:rsidR="003F5F7C" w:rsidRPr="002311AF" w:rsidRDefault="003F5F7C" w:rsidP="003F5F7C">
      <w:pPr>
        <w:rPr>
          <w:sz w:val="16"/>
        </w:rPr>
      </w:pPr>
      <w:r w:rsidRPr="00614BEF">
        <w:rPr>
          <w:u w:val="single"/>
        </w:rPr>
        <w:t>Agamben’s ambitious deployment of transhistorical overview is quite suggestive</w:t>
      </w:r>
      <w:r w:rsidRPr="002311AF">
        <w:rPr>
          <w:sz w:val="16"/>
        </w:rPr>
        <w:t xml:space="preserve">; like Hortense Spillers’s concept of the American grammar book21 (i.e., Spillers’s diagnosis of the underlying structure of gender and race hierarchies that remains constant in American culture from the colonial period to the present), </w:t>
      </w:r>
      <w:r w:rsidRPr="00614BEF">
        <w:rPr>
          <w:u w:val="single"/>
        </w:rPr>
        <w:t>his theory interrupts our complacent assumption that liberal</w:t>
      </w:r>
      <w:r>
        <w:rPr>
          <w:u w:val="single"/>
        </w:rPr>
        <w:t xml:space="preserve"> </w:t>
      </w:r>
      <w:r w:rsidRPr="00614BEF">
        <w:rPr>
          <w:u w:val="single"/>
        </w:rPr>
        <w:t>democratic formations are somehow magically endowed with such a distinct orientation to the</w:t>
      </w:r>
      <w:r>
        <w:rPr>
          <w:u w:val="single"/>
        </w:rPr>
        <w:t xml:space="preserve"> </w:t>
      </w:r>
      <w:r w:rsidRPr="00614BEF">
        <w:rPr>
          <w:u w:val="single"/>
        </w:rPr>
        <w:t>law</w:t>
      </w:r>
      <w:r w:rsidRPr="002311AF">
        <w:rPr>
          <w:sz w:val="16"/>
        </w:rPr>
        <w:t xml:space="preserve">, and such resilient and self-sustaining capacities, </w:t>
      </w:r>
      <w:r w:rsidRPr="00614BEF">
        <w:rPr>
          <w:u w:val="single"/>
        </w:rPr>
        <w:t>that we need not consider the possibility</w:t>
      </w:r>
      <w:r>
        <w:rPr>
          <w:u w:val="single"/>
        </w:rPr>
        <w:t xml:space="preserve"> </w:t>
      </w:r>
      <w:r w:rsidRPr="00614BEF">
        <w:rPr>
          <w:u w:val="single"/>
        </w:rPr>
        <w:t>that they can harbor antidemocratic moments</w:t>
      </w:r>
      <w:r w:rsidRPr="002311AF">
        <w:rPr>
          <w:sz w:val="16"/>
        </w:rPr>
        <w:t>—</w:t>
      </w:r>
      <w:r w:rsidRPr="00614BEF">
        <w:rPr>
          <w:rStyle w:val="Emphasis"/>
        </w:rPr>
        <w:t>such as slavery, imperialism, and eugenics</w:t>
      </w:r>
      <w:r w:rsidRPr="002311AF">
        <w:rPr>
          <w:sz w:val="16"/>
        </w:rPr>
        <w:t>—</w:t>
      </w:r>
      <w:r w:rsidRPr="00614BEF">
        <w:rPr>
          <w:u w:val="single"/>
        </w:rPr>
        <w:t>at</w:t>
      </w:r>
      <w:r>
        <w:rPr>
          <w:u w:val="single"/>
        </w:rPr>
        <w:t xml:space="preserve"> </w:t>
      </w:r>
      <w:r w:rsidRPr="00614BEF">
        <w:rPr>
          <w:u w:val="single"/>
        </w:rPr>
        <w:t>their very core, or that they can descend quite quickly into various forms of absolutism</w:t>
      </w:r>
      <w:r w:rsidRPr="002311AF">
        <w:rPr>
          <w:sz w:val="16"/>
        </w:rPr>
        <w:t xml:space="preserve">. </w:t>
      </w:r>
      <w:r w:rsidRPr="00614BEF">
        <w:rPr>
          <w:u w:val="single"/>
        </w:rPr>
        <w:t>Agamben</w:t>
      </w:r>
      <w:r>
        <w:rPr>
          <w:u w:val="single"/>
        </w:rPr>
        <w:t xml:space="preserve"> </w:t>
      </w:r>
      <w:r w:rsidRPr="00614BEF">
        <w:rPr>
          <w:u w:val="single"/>
        </w:rPr>
        <w:t>and Spillers help us to resist the lure of progressivism: the myth that the West is always moving</w:t>
      </w:r>
      <w:r>
        <w:rPr>
          <w:u w:val="single"/>
        </w:rPr>
        <w:t xml:space="preserve"> </w:t>
      </w:r>
      <w:r w:rsidRPr="00614BEF">
        <w:rPr>
          <w:u w:val="single"/>
        </w:rPr>
        <w:t>forwards in its bid to achieve a just form of social cooperation</w:t>
      </w:r>
      <w:r w:rsidRPr="002311AF">
        <w:rPr>
          <w:sz w:val="16"/>
        </w:rPr>
        <w:t>. They show us how to grasp the continuities between the various moments of constitutive exclusion in the history of American identity, whether they involve the strategic production of the indigenous “savage” or that of the slave woman and the welfare mother.</w:t>
      </w:r>
    </w:p>
    <w:p w14:paraId="68CC58FB" w14:textId="77777777" w:rsidR="003F5F7C" w:rsidRPr="002311AF" w:rsidRDefault="003F5F7C" w:rsidP="003F5F7C">
      <w:pPr>
        <w:rPr>
          <w:sz w:val="16"/>
        </w:rPr>
      </w:pPr>
      <w:r w:rsidRPr="00614BEF">
        <w:rPr>
          <w:u w:val="single"/>
        </w:rPr>
        <w:t xml:space="preserve">However, </w:t>
      </w:r>
      <w:r w:rsidRPr="007A6A89">
        <w:rPr>
          <w:highlight w:val="green"/>
          <w:u w:val="single"/>
        </w:rPr>
        <w:t>Agamben</w:t>
      </w:r>
      <w:r w:rsidRPr="002311AF">
        <w:rPr>
          <w:sz w:val="16"/>
        </w:rPr>
        <w:t xml:space="preserve">, unlike Spillers, </w:t>
      </w:r>
      <w:r w:rsidRPr="00614BEF">
        <w:rPr>
          <w:u w:val="single"/>
        </w:rPr>
        <w:t>moves at such a distance from historical specificities</w:t>
      </w:r>
      <w:r>
        <w:rPr>
          <w:u w:val="single"/>
        </w:rPr>
        <w:t xml:space="preserve"> </w:t>
      </w:r>
      <w:r w:rsidRPr="00614BEF">
        <w:rPr>
          <w:u w:val="single"/>
        </w:rPr>
        <w:t xml:space="preserve">that </w:t>
      </w:r>
      <w:r w:rsidRPr="00614BEF">
        <w:rPr>
          <w:rStyle w:val="Emphasis"/>
        </w:rPr>
        <w:t xml:space="preserve">he </w:t>
      </w:r>
      <w:r w:rsidRPr="007A6A89">
        <w:rPr>
          <w:rStyle w:val="Emphasis"/>
          <w:highlight w:val="green"/>
        </w:rPr>
        <w:t>loses sight of institutionalized gendered dynamics</w:t>
      </w:r>
      <w:r w:rsidRPr="002311AF">
        <w:rPr>
          <w:sz w:val="16"/>
        </w:rPr>
        <w:t xml:space="preserve">. His objective is not only to thematize Western discourse on a metaphysical level, in the Derridean sense, but to establish a critical sociopolitical theory that can bring to light the fundamental character of Western governance that has purportedly endured, like a timeless essence, from Aristotle’s ancient Greece to post-9/11 American government. Like Spillers, </w:t>
      </w:r>
      <w:r w:rsidRPr="00614BEF">
        <w:rPr>
          <w:u w:val="single"/>
        </w:rPr>
        <w:t>Agamben underlines the fact that biopolitics constructs the</w:t>
      </w:r>
      <w:r>
        <w:rPr>
          <w:u w:val="single"/>
        </w:rPr>
        <w:t xml:space="preserve"> </w:t>
      </w:r>
      <w:r w:rsidRPr="00614BEF">
        <w:rPr>
          <w:u w:val="single"/>
        </w:rPr>
        <w:t>national population in a racially essentialist manner</w:t>
      </w:r>
      <w:r w:rsidRPr="002311AF">
        <w:rPr>
          <w:sz w:val="16"/>
        </w:rPr>
        <w:t xml:space="preserve">. </w:t>
      </w:r>
      <w:r w:rsidRPr="00614BEF">
        <w:rPr>
          <w:u w:val="single"/>
        </w:rPr>
        <w:t xml:space="preserve">But </w:t>
      </w:r>
      <w:r w:rsidRPr="007A6A89">
        <w:rPr>
          <w:highlight w:val="green"/>
          <w:u w:val="single"/>
        </w:rPr>
        <w:t>he cannot detect the specificity of racial formations</w:t>
      </w:r>
      <w:r w:rsidRPr="00614BEF">
        <w:rPr>
          <w:u w:val="single"/>
        </w:rPr>
        <w:t xml:space="preserve">; </w:t>
      </w:r>
      <w:r w:rsidRPr="007A6A89">
        <w:rPr>
          <w:highlight w:val="green"/>
          <w:u w:val="single"/>
        </w:rPr>
        <w:t>he cannot help us to understand the ways in which the anti-Semitism of the Nazis resembles</w:t>
      </w:r>
      <w:r w:rsidRPr="00614BEF">
        <w:rPr>
          <w:u w:val="single"/>
        </w:rPr>
        <w:t xml:space="preserve">, but also deviates from, </w:t>
      </w:r>
      <w:r w:rsidRPr="007A6A89">
        <w:rPr>
          <w:highlight w:val="green"/>
          <w:u w:val="single"/>
        </w:rPr>
        <w:t>institutional racism in contemporary</w:t>
      </w:r>
      <w:r w:rsidRPr="00614BEF">
        <w:rPr>
          <w:u w:val="single"/>
        </w:rPr>
        <w:t xml:space="preserve"> American </w:t>
      </w:r>
      <w:r w:rsidRPr="007A6A89">
        <w:rPr>
          <w:highlight w:val="green"/>
          <w:u w:val="single"/>
        </w:rPr>
        <w:t>society</w:t>
      </w:r>
      <w:r w:rsidRPr="002311AF">
        <w:rPr>
          <w:sz w:val="16"/>
        </w:rPr>
        <w:t xml:space="preserve">. Further, </w:t>
      </w:r>
      <w:r w:rsidRPr="007A6A89">
        <w:rPr>
          <w:rStyle w:val="Emphasis"/>
          <w:highlight w:val="green"/>
        </w:rPr>
        <w:t>he completely fails to grasp the centrality of gender to the biopolitical project of producing bare life</w:t>
      </w:r>
      <w:r w:rsidRPr="002311AF">
        <w:rPr>
          <w:sz w:val="16"/>
        </w:rPr>
        <w:t xml:space="preserve">. </w:t>
      </w:r>
      <w:r w:rsidRPr="00BB0CA2">
        <w:rPr>
          <w:u w:val="single"/>
        </w:rPr>
        <w:t>For Agamben, the sovereign preserves for itself “the natural right to do anything to anyone.”</w:t>
      </w:r>
      <w:r w:rsidRPr="002311AF">
        <w:rPr>
          <w:sz w:val="16"/>
        </w:rPr>
        <w:t xml:space="preserve"> 22 </w:t>
      </w:r>
      <w:r w:rsidRPr="00BB0CA2">
        <w:rPr>
          <w:u w:val="single"/>
        </w:rPr>
        <w:t>As the line between legitimate authority and the right of the sovereign in a state of exception</w:t>
      </w:r>
      <w:r w:rsidRPr="002311AF">
        <w:rPr>
          <w:sz w:val="16"/>
        </w:rPr>
        <w:t xml:space="preserve"> to protect “the people” by producing bare life </w:t>
      </w:r>
      <w:r w:rsidRPr="00BB0CA2">
        <w:rPr>
          <w:u w:val="single"/>
        </w:rPr>
        <w:t>is increasingly blurred</w:t>
      </w:r>
      <w:r w:rsidRPr="002311AF">
        <w:rPr>
          <w:sz w:val="16"/>
        </w:rPr>
        <w:t xml:space="preserve">, </w:t>
      </w:r>
      <w:r w:rsidRPr="00BB0CA2">
        <w:rPr>
          <w:u w:val="single"/>
        </w:rPr>
        <w:t>we become unable to</w:t>
      </w:r>
      <w:r>
        <w:rPr>
          <w:u w:val="single"/>
        </w:rPr>
        <w:t xml:space="preserve"> </w:t>
      </w:r>
      <w:r w:rsidRPr="00BB0CA2">
        <w:rPr>
          <w:u w:val="single"/>
        </w:rPr>
        <w:t>identify “any one clear figure of the sacred man.”</w:t>
      </w:r>
      <w:r w:rsidRPr="002311AF">
        <w:rPr>
          <w:sz w:val="16"/>
        </w:rPr>
        <w:t xml:space="preserve">23 In effect, “we are all virtually homines sacri.” 24 “Bare life is no longer confined to a particular place or a definite category. It now dwells in the biological body of every living being.”25 </w:t>
      </w:r>
      <w:r w:rsidRPr="007A6A89">
        <w:rPr>
          <w:highlight w:val="green"/>
          <w:u w:val="single"/>
        </w:rPr>
        <w:t>The historical record, however, makes it crystal clear that it is the structurally disempowered who are most vulnerable to the exercise of arbitrary state power in the state of emergency</w:t>
      </w:r>
      <w:r w:rsidRPr="00BB0CA2">
        <w:rPr>
          <w:u w:val="single"/>
        </w:rPr>
        <w:t>.</w:t>
      </w:r>
      <w:r w:rsidRPr="002311AF">
        <w:rPr>
          <w:sz w:val="16"/>
        </w:rPr>
        <w:t xml:space="preserve"> </w:t>
      </w:r>
      <w:r w:rsidRPr="007A6A89">
        <w:rPr>
          <w:rStyle w:val="Emphasis"/>
          <w:highlight w:val="green"/>
        </w:rPr>
        <w:t>Women are placed in especially constrained positions by the modern State when it devotes itself to population management</w:t>
      </w:r>
      <w:r w:rsidRPr="007A6A89">
        <w:rPr>
          <w:sz w:val="16"/>
          <w:highlight w:val="green"/>
        </w:rPr>
        <w:t>.</w:t>
      </w:r>
      <w:r w:rsidRPr="002311AF">
        <w:rPr>
          <w:sz w:val="16"/>
        </w:rPr>
        <w:t xml:space="preserve"> </w:t>
      </w:r>
      <w:r w:rsidRPr="00BB0CA2">
        <w:rPr>
          <w:u w:val="single"/>
        </w:rPr>
        <w:t>In the context of positive eugenics, the “fittest” women of the racial</w:t>
      </w:r>
      <w:r>
        <w:rPr>
          <w:u w:val="single"/>
        </w:rPr>
        <w:t xml:space="preserve"> </w:t>
      </w:r>
      <w:r w:rsidRPr="00BB0CA2">
        <w:rPr>
          <w:u w:val="single"/>
        </w:rPr>
        <w:t>nation are asked to serve as the wombs of “the people” through natalist propaganda and policies.</w:t>
      </w:r>
    </w:p>
    <w:p w14:paraId="027E8056" w14:textId="77777777" w:rsidR="003F5F7C" w:rsidRPr="009A5DE6" w:rsidRDefault="003F5F7C" w:rsidP="003F5F7C">
      <w:pPr>
        <w:rPr>
          <w:sz w:val="16"/>
        </w:rPr>
      </w:pPr>
      <w:r w:rsidRPr="00511943">
        <w:rPr>
          <w:u w:val="single"/>
        </w:rPr>
        <w:t>Negative eugenics in turn promotes the exclusion of the “unfit” through selective immigration</w:t>
      </w:r>
      <w:r>
        <w:rPr>
          <w:u w:val="single"/>
        </w:rPr>
        <w:t xml:space="preserve"> </w:t>
      </w:r>
      <w:r w:rsidRPr="00511943">
        <w:rPr>
          <w:u w:val="single"/>
        </w:rPr>
        <w:t>controls, sterilization, and the discouragement of child-rearing</w:t>
      </w:r>
      <w:r w:rsidRPr="009A5DE6">
        <w:rPr>
          <w:sz w:val="16"/>
        </w:rPr>
        <w:t xml:space="preserve">. Poor </w:t>
      </w:r>
      <w:r w:rsidRPr="00511943">
        <w:rPr>
          <w:rStyle w:val="Emphasis"/>
        </w:rPr>
        <w:t>women typically bear the</w:t>
      </w:r>
      <w:r>
        <w:rPr>
          <w:rStyle w:val="Emphasis"/>
        </w:rPr>
        <w:t xml:space="preserve"> </w:t>
      </w:r>
      <w:r w:rsidRPr="00511943">
        <w:rPr>
          <w:rStyle w:val="Emphasis"/>
        </w:rPr>
        <w:t>brunt of these policies</w:t>
      </w:r>
      <w:r w:rsidRPr="009A5DE6">
        <w:rPr>
          <w:sz w:val="16"/>
        </w:rPr>
        <w:t xml:space="preserve">. In some eugenic contexts, the “unfit” woman is offered partial redemption, but only insofar as she is rendered into a sterile worker, a prostitute, or a military servant.26 </w:t>
      </w:r>
      <w:r w:rsidRPr="007A6A89">
        <w:rPr>
          <w:highlight w:val="green"/>
          <w:u w:val="single"/>
        </w:rPr>
        <w:t>The practical implications of Agamben’s failure to address the</w:t>
      </w:r>
      <w:r w:rsidRPr="00511943">
        <w:rPr>
          <w:u w:val="single"/>
        </w:rPr>
        <w:t xml:space="preserve"> historically </w:t>
      </w:r>
      <w:r w:rsidRPr="007A6A89">
        <w:rPr>
          <w:highlight w:val="green"/>
          <w:u w:val="single"/>
        </w:rPr>
        <w:t>specific and stratified character of the State’s targeting</w:t>
      </w:r>
      <w:r w:rsidRPr="00511943">
        <w:rPr>
          <w:u w:val="single"/>
        </w:rPr>
        <w:t xml:space="preserve"> </w:t>
      </w:r>
      <w:r w:rsidRPr="009A5DE6">
        <w:rPr>
          <w:sz w:val="16"/>
        </w:rPr>
        <w:t>(</w:t>
      </w:r>
      <w:r w:rsidRPr="007A6A89">
        <w:rPr>
          <w:highlight w:val="green"/>
          <w:u w:val="single"/>
        </w:rPr>
        <w:t>i.e</w:t>
      </w:r>
      <w:r w:rsidRPr="009A5DE6">
        <w:rPr>
          <w:sz w:val="16"/>
        </w:rPr>
        <w:t xml:space="preserve">., the fact that </w:t>
      </w:r>
      <w:r w:rsidRPr="007A6A89">
        <w:rPr>
          <w:highlight w:val="green"/>
          <w:u w:val="single"/>
        </w:rPr>
        <w:t>in</w:t>
      </w:r>
      <w:r w:rsidRPr="00511943">
        <w:rPr>
          <w:u w:val="single"/>
        </w:rPr>
        <w:t xml:space="preserve"> </w:t>
      </w:r>
      <w:r w:rsidRPr="009A5DE6">
        <w:rPr>
          <w:sz w:val="16"/>
        </w:rPr>
        <w:t xml:space="preserve">the midst of </w:t>
      </w:r>
      <w:r w:rsidRPr="007A6A89">
        <w:rPr>
          <w:highlight w:val="green"/>
          <w:u w:val="single"/>
        </w:rPr>
        <w:t>an emergency, the State escalates its</w:t>
      </w:r>
      <w:r w:rsidRPr="00511943">
        <w:rPr>
          <w:u w:val="single"/>
        </w:rPr>
        <w:t xml:space="preserve"> already established class, race, ethnic, and </w:t>
      </w:r>
      <w:r w:rsidRPr="007A6A89">
        <w:rPr>
          <w:highlight w:val="green"/>
          <w:u w:val="single"/>
        </w:rPr>
        <w:t xml:space="preserve">gender profiling </w:t>
      </w:r>
      <w:r w:rsidRPr="007A6A89">
        <w:rPr>
          <w:rStyle w:val="Emphasis"/>
          <w:highlight w:val="green"/>
        </w:rPr>
        <w:t>instead of striking out in an unpredictable manner</w:t>
      </w:r>
      <w:r w:rsidRPr="009A5DE6">
        <w:rPr>
          <w:sz w:val="16"/>
        </w:rPr>
        <w:t xml:space="preserve">) </w:t>
      </w:r>
      <w:r w:rsidRPr="007A6A89">
        <w:rPr>
          <w:highlight w:val="green"/>
          <w:u w:val="single"/>
        </w:rPr>
        <w:t>are sobering</w:t>
      </w:r>
      <w:r w:rsidRPr="009A5DE6">
        <w:rPr>
          <w:sz w:val="16"/>
        </w:rPr>
        <w:t xml:space="preserve">. </w:t>
      </w:r>
      <w:r w:rsidRPr="007A6A89">
        <w:rPr>
          <w:highlight w:val="green"/>
          <w:u w:val="single"/>
        </w:rPr>
        <w:t>If we convinced ourselves that vulnerability is equally distributed</w:t>
      </w:r>
      <w:r w:rsidRPr="009A5DE6">
        <w:rPr>
          <w:sz w:val="16"/>
        </w:rPr>
        <w:t xml:space="preserve">, </w:t>
      </w:r>
      <w:r w:rsidRPr="007A6A89">
        <w:rPr>
          <w:highlight w:val="green"/>
          <w:u w:val="single"/>
        </w:rPr>
        <w:t>we would</w:t>
      </w:r>
      <w:r w:rsidRPr="00F4289F">
        <w:rPr>
          <w:u w:val="single"/>
        </w:rPr>
        <w:t xml:space="preserve"> </w:t>
      </w:r>
      <w:r w:rsidRPr="009A5DE6">
        <w:rPr>
          <w:sz w:val="16"/>
        </w:rPr>
        <w:t xml:space="preserve">implicitly </w:t>
      </w:r>
      <w:r w:rsidRPr="007A6A89">
        <w:rPr>
          <w:highlight w:val="green"/>
          <w:u w:val="single"/>
        </w:rPr>
        <w:t>reinforce</w:t>
      </w:r>
      <w:r w:rsidRPr="00F4289F">
        <w:rPr>
          <w:u w:val="single"/>
        </w:rPr>
        <w:t xml:space="preserve"> our already excessive tendency toward </w:t>
      </w:r>
      <w:r w:rsidRPr="007A6A89">
        <w:rPr>
          <w:highlight w:val="green"/>
          <w:u w:val="single"/>
        </w:rPr>
        <w:t>bourgeois self-regard</w:t>
      </w:r>
      <w:r w:rsidRPr="009A5DE6">
        <w:rPr>
          <w:sz w:val="16"/>
        </w:rPr>
        <w:t xml:space="preserve">.27 </w:t>
      </w:r>
      <w:r w:rsidRPr="007A6A89">
        <w:rPr>
          <w:rStyle w:val="Emphasis"/>
          <w:highlight w:val="green"/>
        </w:rPr>
        <w:t>We would</w:t>
      </w:r>
      <w:r w:rsidRPr="00F4289F">
        <w:rPr>
          <w:rStyle w:val="Emphasis"/>
        </w:rPr>
        <w:t xml:space="preserve"> also </w:t>
      </w:r>
      <w:r w:rsidRPr="007A6A89">
        <w:rPr>
          <w:rStyle w:val="Emphasis"/>
          <w:highlight w:val="green"/>
        </w:rPr>
        <w:t>foreclose all radical attempts to hold the agents</w:t>
      </w:r>
      <w:r w:rsidRPr="00F4289F">
        <w:rPr>
          <w:rStyle w:val="Emphasis"/>
        </w:rPr>
        <w:t xml:space="preserve"> who actively</w:t>
      </w:r>
      <w:r>
        <w:rPr>
          <w:rStyle w:val="Emphasis"/>
        </w:rPr>
        <w:t xml:space="preserve"> </w:t>
      </w:r>
      <w:r w:rsidRPr="00F4289F">
        <w:rPr>
          <w:rStyle w:val="Emphasis"/>
        </w:rPr>
        <w:t>participate in the establishment of eugenics policy</w:t>
      </w:r>
      <w:r w:rsidRPr="009A5DE6">
        <w:rPr>
          <w:sz w:val="16"/>
        </w:rPr>
        <w:t xml:space="preserve">, and those who benefit handsomely from its operation, </w:t>
      </w:r>
      <w:r w:rsidRPr="007A6A89">
        <w:rPr>
          <w:rStyle w:val="Emphasis"/>
          <w:highlight w:val="green"/>
        </w:rPr>
        <w:t>collectively responsible</w:t>
      </w:r>
      <w:r w:rsidRPr="009A5DE6">
        <w:rPr>
          <w:sz w:val="16"/>
        </w:rPr>
        <w:t xml:space="preserve">.28 Out of our </w:t>
      </w:r>
      <w:r w:rsidRPr="009A5DE6">
        <w:rPr>
          <w:u w:val="single"/>
        </w:rPr>
        <w:t>bourgeois narcissism</w:t>
      </w:r>
      <w:r w:rsidRPr="009A5DE6">
        <w:rPr>
          <w:sz w:val="16"/>
        </w:rPr>
        <w:t xml:space="preserve">, we </w:t>
      </w:r>
      <w:r w:rsidRPr="007A6A89">
        <w:rPr>
          <w:highlight w:val="green"/>
          <w:u w:val="single"/>
        </w:rPr>
        <w:t>would refuse to face the Other and to receive the Other’s inscrutable and yet insistent demand</w:t>
      </w:r>
      <w:r w:rsidRPr="009A5DE6">
        <w:rPr>
          <w:sz w:val="16"/>
        </w:rPr>
        <w:t xml:space="preserve">.29 Instead of facing the Other, </w:t>
      </w:r>
      <w:r w:rsidRPr="007A6A89">
        <w:rPr>
          <w:highlight w:val="green"/>
          <w:u w:val="single"/>
        </w:rPr>
        <w:t>we would merely fixate on the image of the Other’s suffering</w:t>
      </w:r>
      <w:r w:rsidRPr="009A5DE6">
        <w:rPr>
          <w:sz w:val="16"/>
        </w:rPr>
        <w:t xml:space="preserve">. We would derive compensation for our perceived vulnerability through our consumption of this image; </w:t>
      </w:r>
      <w:r w:rsidRPr="007A6A89">
        <w:rPr>
          <w:highlight w:val="green"/>
          <w:u w:val="single"/>
        </w:rPr>
        <w:t>it would become our fetish</w:t>
      </w:r>
      <w:r w:rsidRPr="009A5DE6">
        <w:rPr>
          <w:sz w:val="16"/>
        </w:rPr>
        <w:t xml:space="preserve">. </w:t>
      </w:r>
      <w:r w:rsidRPr="009A5DE6">
        <w:rPr>
          <w:u w:val="single"/>
        </w:rPr>
        <w:t>We would congratulate ourselves for having the fortitude to commodify suffering, and</w:t>
      </w:r>
      <w:r>
        <w:rPr>
          <w:u w:val="single"/>
        </w:rPr>
        <w:t xml:space="preserve"> </w:t>
      </w:r>
      <w:r w:rsidRPr="009A5DE6">
        <w:rPr>
          <w:u w:val="single"/>
        </w:rPr>
        <w:t>we would act as if we could exhaust our moral obligation by doing so. Thus, we would forget that</w:t>
      </w:r>
      <w:r>
        <w:rPr>
          <w:u w:val="single"/>
        </w:rPr>
        <w:t xml:space="preserve"> </w:t>
      </w:r>
      <w:r w:rsidRPr="009A5DE6">
        <w:rPr>
          <w:u w:val="single"/>
        </w:rPr>
        <w:t>we had forgotten the Other and that we were keeping our backs turned against the Other’s face.</w:t>
      </w:r>
      <w:r>
        <w:rPr>
          <w:u w:val="single"/>
        </w:rPr>
        <w:t xml:space="preserve"> </w:t>
      </w:r>
      <w:r w:rsidRPr="009A5DE6">
        <w:rPr>
          <w:u w:val="single"/>
        </w:rPr>
        <w:t>Fetishism</w:t>
      </w:r>
      <w:r w:rsidRPr="009A5DE6">
        <w:rPr>
          <w:sz w:val="16"/>
        </w:rPr>
        <w:t xml:space="preserve">, however, </w:t>
      </w:r>
      <w:r w:rsidRPr="009A5DE6">
        <w:rPr>
          <w:u w:val="single"/>
        </w:rPr>
        <w:t>is not solidarity.</w:t>
      </w:r>
    </w:p>
    <w:p w14:paraId="4A0E0CFA" w14:textId="77777777" w:rsidR="003F5F7C" w:rsidRPr="009A5DE6" w:rsidRDefault="003F5F7C" w:rsidP="003F5F7C">
      <w:pPr>
        <w:rPr>
          <w:sz w:val="16"/>
        </w:rPr>
      </w:pPr>
      <w:r w:rsidRPr="009A5DE6">
        <w:rPr>
          <w:u w:val="single"/>
        </w:rPr>
        <w:t>If any person can be rendered into bare life</w:t>
      </w:r>
      <w:r w:rsidRPr="009A5DE6">
        <w:rPr>
          <w:sz w:val="16"/>
        </w:rPr>
        <w:t xml:space="preserve">, </w:t>
      </w:r>
      <w:r w:rsidRPr="009A5DE6">
        <w:rPr>
          <w:rStyle w:val="Emphasis"/>
        </w:rPr>
        <w:t>then we should assume that Agamben’s absolute</w:t>
      </w:r>
      <w:r>
        <w:rPr>
          <w:rStyle w:val="Emphasis"/>
        </w:rPr>
        <w:t xml:space="preserve"> </w:t>
      </w:r>
      <w:r w:rsidRPr="009A5DE6">
        <w:rPr>
          <w:rStyle w:val="Emphasis"/>
        </w:rPr>
        <w:t>sovereign will strike in a random fashion</w:t>
      </w:r>
      <w:r w:rsidRPr="009A5DE6">
        <w:rPr>
          <w:sz w:val="16"/>
        </w:rPr>
        <w:t xml:space="preserve">, </w:t>
      </w:r>
      <w:r w:rsidRPr="009A5DE6">
        <w:rPr>
          <w:rStyle w:val="Emphasis"/>
        </w:rPr>
        <w:t>anywhere and everywhere at once</w:t>
      </w:r>
      <w:r w:rsidRPr="009A5DE6">
        <w:rPr>
          <w:sz w:val="16"/>
        </w:rPr>
        <w:t xml:space="preserve">. If absolutism is omnipresent, then virtually every form of political organizing is doomed to fail. </w:t>
      </w:r>
      <w:r w:rsidRPr="009A5DE6">
        <w:rPr>
          <w:u w:val="single"/>
        </w:rPr>
        <w:t>Once again,</w:t>
      </w:r>
      <w:r>
        <w:rPr>
          <w:u w:val="single"/>
        </w:rPr>
        <w:t xml:space="preserve"> </w:t>
      </w:r>
      <w:r w:rsidRPr="009A5DE6">
        <w:rPr>
          <w:u w:val="single"/>
        </w:rPr>
        <w:t>Agamben’s argument risks the incitement of bourgeois self-regard and quietistic resignation</w:t>
      </w:r>
      <w:r w:rsidRPr="009A5DE6">
        <w:rPr>
          <w:sz w:val="16"/>
        </w:rPr>
        <w:t xml:space="preserve">. </w:t>
      </w:r>
      <w:r w:rsidRPr="007A6A89">
        <w:rPr>
          <w:highlight w:val="green"/>
          <w:u w:val="single"/>
        </w:rPr>
        <w:t>Agamben’s sensitization is one-sided</w:t>
      </w:r>
      <w:r w:rsidRPr="009A5DE6">
        <w:rPr>
          <w:sz w:val="16"/>
        </w:rPr>
        <w:t xml:space="preserve">—it raises our awareness of the fact that it is the interests of powerful elites, not charity, that structure poverty programs, but </w:t>
      </w:r>
      <w:r w:rsidRPr="007A6A89">
        <w:rPr>
          <w:highlight w:val="green"/>
          <w:u w:val="single"/>
        </w:rPr>
        <w:t>it allows us to avoid the inconvenient truth</w:t>
      </w:r>
      <w:r w:rsidRPr="009A5DE6">
        <w:rPr>
          <w:sz w:val="16"/>
        </w:rPr>
        <w:t xml:space="preserve">: </w:t>
      </w:r>
      <w:r w:rsidRPr="007A6A89">
        <w:rPr>
          <w:rStyle w:val="Emphasis"/>
          <w:highlight w:val="green"/>
        </w:rPr>
        <w:t>the State remains a terrain of struggle, and it is our moral duty to contribute to the advance of social justice</w:t>
      </w:r>
      <w:r w:rsidRPr="009A5DE6">
        <w:rPr>
          <w:sz w:val="16"/>
        </w:rPr>
        <w:t>. Today’s welfare mothers are not strategically positioned in exactly the same way as the Nazis’ concentration camp inmates; nor are they subjected to totalistic domination like the slave woman or Carrie Buck.30 They can, and they do, engage in political organizing; they have a few—albeit far too few—allies in civil society, Congress, state legislatures, and local governments; and they are exercising their right to self-determination against very steep odds.3</w:t>
      </w:r>
    </w:p>
    <w:p w14:paraId="1814B355" w14:textId="77777777" w:rsidR="003F5F7C" w:rsidRDefault="003F5F7C" w:rsidP="003F5F7C">
      <w:pPr>
        <w:pStyle w:val="Heading3"/>
      </w:pPr>
      <w:r>
        <w:t>Alt – Counter–Topology</w:t>
      </w:r>
    </w:p>
    <w:p w14:paraId="6D308C8F" w14:textId="77777777" w:rsidR="003F5F7C" w:rsidRDefault="003F5F7C" w:rsidP="003F5F7C"/>
    <w:p w14:paraId="7A8D2B21" w14:textId="77777777" w:rsidR="003F5F7C" w:rsidRPr="00D80C4B" w:rsidRDefault="003F5F7C" w:rsidP="003F5F7C">
      <w:pPr>
        <w:pStyle w:val="Heading4"/>
      </w:pPr>
      <w:r>
        <w:t xml:space="preserve">We affirm the use of counter-topology to form coalitions of solidarity to resist the state’s influence – rather than inaction the alt is able to provide both material and non-material aid to people </w:t>
      </w:r>
    </w:p>
    <w:p w14:paraId="14BC8175" w14:textId="77777777" w:rsidR="003F5F7C" w:rsidRDefault="003F5F7C" w:rsidP="003F5F7C">
      <w:r w:rsidRPr="001F57A9">
        <w:rPr>
          <w:rStyle w:val="Style13ptBold"/>
        </w:rPr>
        <w:t>Mountz 11</w:t>
      </w:r>
      <w:r>
        <w:t xml:space="preserve"> </w:t>
      </w:r>
      <w:r w:rsidRPr="00F26B33">
        <w:rPr>
          <w:sz w:val="16"/>
          <w:szCs w:val="16"/>
        </w:rPr>
        <w:t xml:space="preserve">(Alison Mountz, is Professor of Geography and Canada Research Chair in Global Migration. She is Director of the International Migration Research Centre and co-edits a journal called Politics &amp; Space (Environment &amp; Planning C). She is cross-appointed between the School of International Policy and Governance and the Department of Geography and Environmental Studies at Wilfrid Laurier University, “Where asylum-seekers wait: feminist counter-topographies of sites between states” Published online: 19 May 2011, Accessed 7.6.18,  </w:t>
      </w:r>
      <w:hyperlink r:id="rId55" w:history="1">
        <w:r w:rsidRPr="00F26B33">
          <w:rPr>
            <w:rStyle w:val="Hyperlink"/>
            <w:sz w:val="16"/>
            <w:szCs w:val="16"/>
          </w:rPr>
          <w:t>https://www.tandfonline.com/doi/abs/10.1080/0966369X.2011.566370</w:t>
        </w:r>
      </w:hyperlink>
      <w:r w:rsidRPr="00F26B33">
        <w:rPr>
          <w:sz w:val="16"/>
          <w:szCs w:val="16"/>
        </w:rPr>
        <w:t xml:space="preserve"> ) //ZoL</w:t>
      </w:r>
    </w:p>
    <w:p w14:paraId="1EBF31B5" w14:textId="77777777" w:rsidR="003F5F7C" w:rsidRPr="00AE24D0" w:rsidRDefault="003F5F7C" w:rsidP="003F5F7C">
      <w:pPr>
        <w:rPr>
          <w:sz w:val="14"/>
        </w:rPr>
      </w:pPr>
      <w:r w:rsidRPr="00AE24D0">
        <w:rPr>
          <w:sz w:val="14"/>
        </w:rPr>
        <w:t xml:space="preserve">Counter-topographies: transnational feminisms and social movements as responses to ‘the topological challenge to geography’ </w:t>
      </w:r>
      <w:r w:rsidRPr="00820214">
        <w:rPr>
          <w:u w:val="single"/>
        </w:rPr>
        <w:t>Agamben’s topography of exceptionality is important to understanding sovereignty and</w:t>
      </w:r>
      <w:r>
        <w:rPr>
          <w:u w:val="single"/>
        </w:rPr>
        <w:t xml:space="preserve"> </w:t>
      </w:r>
      <w:r w:rsidRPr="00820214">
        <w:rPr>
          <w:u w:val="single"/>
        </w:rPr>
        <w:t>exclusion</w:t>
      </w:r>
      <w:r w:rsidRPr="00AE24D0">
        <w:rPr>
          <w:sz w:val="14"/>
        </w:rPr>
        <w:t xml:space="preserve">. </w:t>
      </w:r>
      <w:r w:rsidRPr="007A6A89">
        <w:rPr>
          <w:highlight w:val="green"/>
          <w:u w:val="single"/>
        </w:rPr>
        <w:t>The notion of exceptionalism</w:t>
      </w:r>
      <w:r w:rsidRPr="00820214">
        <w:rPr>
          <w:u w:val="single"/>
        </w:rPr>
        <w:t xml:space="preserve">, however, </w:t>
      </w:r>
      <w:r w:rsidRPr="007A6A89">
        <w:rPr>
          <w:highlight w:val="green"/>
          <w:u w:val="single"/>
        </w:rPr>
        <w:t>has been explored largely</w:t>
      </w:r>
      <w:r w:rsidRPr="00820214">
        <w:rPr>
          <w:u w:val="single"/>
        </w:rPr>
        <w:t xml:space="preserve"> </w:t>
      </w:r>
      <w:r w:rsidRPr="00AE24D0">
        <w:rPr>
          <w:sz w:val="14"/>
        </w:rPr>
        <w:t xml:space="preserve">by political theorists (e.g. Schmitt 1996; Agamben 1998; Cole 2000; Butler 2004), </w:t>
      </w:r>
      <w:r w:rsidRPr="007A6A89">
        <w:rPr>
          <w:rStyle w:val="Emphasis"/>
          <w:highlight w:val="green"/>
        </w:rPr>
        <w:t>at the expense of material representations of the sites of exclusion produced by exceptionalism</w:t>
      </w:r>
      <w:r w:rsidRPr="00AE24D0">
        <w:rPr>
          <w:sz w:val="14"/>
        </w:rPr>
        <w:t xml:space="preserve">. What happened on Lombok suggests the limits to universal exceptionalism. Assumptions of homogeneity correspond with the generalized, anti-asylum stance of states stopping all asylum-seekers en route. The Indonesian Solution suggests a need for geographical, gendered and empirical analysis in line with the principles of asylum: the right to have claims heard and contextualized in relation to histories of conflict. Cross-border traffic in information between Indonesia and Australia discussed above offers counter-topographies that bring displacement, detention and invisibility into relief. </w:t>
      </w:r>
      <w:r w:rsidRPr="0060421B">
        <w:rPr>
          <w:u w:val="single"/>
        </w:rPr>
        <w:t>These counter-topographies</w:t>
      </w:r>
      <w:r>
        <w:rPr>
          <w:u w:val="single"/>
        </w:rPr>
        <w:t xml:space="preserve"> </w:t>
      </w:r>
      <w:r w:rsidRPr="0060421B">
        <w:rPr>
          <w:u w:val="single"/>
        </w:rPr>
        <w:t xml:space="preserve">offer one response to </w:t>
      </w:r>
      <w:r w:rsidRPr="00AE24D0">
        <w:rPr>
          <w:sz w:val="14"/>
        </w:rPr>
        <w:t xml:space="preserve">what Belcher and co-authors (2008) identify as </w:t>
      </w:r>
      <w:r w:rsidRPr="0060421B">
        <w:rPr>
          <w:u w:val="single"/>
        </w:rPr>
        <w:t>‘the topological</w:t>
      </w:r>
      <w:r>
        <w:rPr>
          <w:u w:val="single"/>
        </w:rPr>
        <w:t xml:space="preserve"> </w:t>
      </w:r>
      <w:r w:rsidRPr="0060421B">
        <w:rPr>
          <w:u w:val="single"/>
        </w:rPr>
        <w:t>challenge to geography’.</w:t>
      </w:r>
      <w:r w:rsidRPr="00AE24D0">
        <w:rPr>
          <w:sz w:val="14"/>
        </w:rPr>
        <w:t xml:space="preserve"> These authors (Belcher et al. 2008, 503) ‘propose to seize the potential of emergence, the potential of topological transformation, to undermine the apparent fixity of current geometries of power’. </w:t>
      </w:r>
      <w:r w:rsidRPr="007A6A89">
        <w:rPr>
          <w:highlight w:val="green"/>
          <w:u w:val="single"/>
        </w:rPr>
        <w:t>Rooted in a politics of location</w:t>
      </w:r>
      <w:r w:rsidRPr="0060421B">
        <w:rPr>
          <w:u w:val="single"/>
        </w:rPr>
        <w:t xml:space="preserve"> that</w:t>
      </w:r>
      <w:r>
        <w:rPr>
          <w:u w:val="single"/>
        </w:rPr>
        <w:t xml:space="preserve"> </w:t>
      </w:r>
      <w:r w:rsidRPr="0060421B">
        <w:rPr>
          <w:u w:val="single"/>
        </w:rPr>
        <w:t xml:space="preserve">undergirds transnational social movements, </w:t>
      </w:r>
      <w:r w:rsidRPr="007A6A89">
        <w:rPr>
          <w:highlight w:val="green"/>
          <w:u w:val="single"/>
        </w:rPr>
        <w:t>feminist counter-topographies confront directly the fixity of exclusion by seizing precisely on this potentiality of other topological processes of transformation</w:t>
      </w:r>
      <w:r w:rsidRPr="0060421B">
        <w:rPr>
          <w:u w:val="single"/>
        </w:rPr>
        <w:t>.</w:t>
      </w:r>
      <w:r>
        <w:rPr>
          <w:u w:val="single"/>
        </w:rPr>
        <w:t xml:space="preserve"> </w:t>
      </w:r>
      <w:r w:rsidRPr="00AE24D0">
        <w:rPr>
          <w:sz w:val="14"/>
        </w:rPr>
        <w:t xml:space="preserve">Katharyne </w:t>
      </w:r>
      <w:r w:rsidRPr="005B6359">
        <w:rPr>
          <w:u w:val="single"/>
        </w:rPr>
        <w:t xml:space="preserve">Mitchell </w:t>
      </w:r>
      <w:r w:rsidRPr="00AE24D0">
        <w:rPr>
          <w:sz w:val="14"/>
        </w:rPr>
        <w:t xml:space="preserve">(2006, 96) </w:t>
      </w:r>
      <w:r w:rsidRPr="005B6359">
        <w:rPr>
          <w:u w:val="single"/>
        </w:rPr>
        <w:t>reviewed scholarship to address shortcomings of</w:t>
      </w:r>
      <w:r>
        <w:rPr>
          <w:u w:val="single"/>
        </w:rPr>
        <w:t xml:space="preserve"> </w:t>
      </w:r>
      <w:r w:rsidRPr="005B6359">
        <w:rPr>
          <w:u w:val="single"/>
        </w:rPr>
        <w:t xml:space="preserve">Agamben’s text. </w:t>
      </w:r>
      <w:r w:rsidRPr="00AE24D0">
        <w:rPr>
          <w:sz w:val="14"/>
        </w:rPr>
        <w:t xml:space="preserve">She contends, </w:t>
      </w:r>
      <w:r w:rsidRPr="005B6359">
        <w:rPr>
          <w:rStyle w:val="Emphasis"/>
        </w:rPr>
        <w:t>‘</w:t>
      </w:r>
      <w:r w:rsidRPr="007A6A89">
        <w:rPr>
          <w:rStyle w:val="Emphasis"/>
          <w:highlight w:val="green"/>
        </w:rPr>
        <w:t>homo sacer as an undifferentiated, interchangeable (male) figure ... ends up limiting his argument</w:t>
      </w:r>
      <w:r w:rsidRPr="005B6359">
        <w:rPr>
          <w:rStyle w:val="Emphasis"/>
        </w:rPr>
        <w:t xml:space="preserve"> in profound ways’</w:t>
      </w:r>
      <w:r w:rsidRPr="00AE24D0">
        <w:rPr>
          <w:sz w:val="14"/>
        </w:rPr>
        <w:t xml:space="preserve">. Mitchell associates these limitations with liberal and early Marxist work. </w:t>
      </w:r>
      <w:r w:rsidRPr="005B6359">
        <w:rPr>
          <w:u w:val="single"/>
        </w:rPr>
        <w:t>By demonstrating how feminist scholars</w:t>
      </w:r>
      <w:r>
        <w:rPr>
          <w:u w:val="single"/>
        </w:rPr>
        <w:t xml:space="preserve"> </w:t>
      </w:r>
      <w:r w:rsidRPr="005B6359">
        <w:rPr>
          <w:u w:val="single"/>
        </w:rPr>
        <w:t xml:space="preserve">embody exceptionalism, Mitchell </w:t>
      </w:r>
      <w:r w:rsidRPr="00AE24D0">
        <w:rPr>
          <w:sz w:val="14"/>
        </w:rPr>
        <w:t xml:space="preserve">(2006, 97) </w:t>
      </w:r>
      <w:r w:rsidRPr="005B6359">
        <w:rPr>
          <w:u w:val="single"/>
        </w:rPr>
        <w:t>places exceptional sites in the context of</w:t>
      </w:r>
      <w:r>
        <w:rPr>
          <w:u w:val="single"/>
        </w:rPr>
        <w:t xml:space="preserve"> </w:t>
      </w:r>
      <w:r w:rsidRPr="005B6359">
        <w:rPr>
          <w:u w:val="single"/>
        </w:rPr>
        <w:t>contemporary neoliberal projects</w:t>
      </w:r>
      <w:r w:rsidRPr="00AE24D0">
        <w:rPr>
          <w:sz w:val="14"/>
        </w:rPr>
        <w:t xml:space="preserve">. For her, </w:t>
      </w:r>
      <w:r w:rsidRPr="007A6A89">
        <w:rPr>
          <w:rStyle w:val="Emphasis"/>
          <w:highlight w:val="green"/>
        </w:rPr>
        <w:t>the very embodiment of ‘homo sacer figures’ provides the essential conceptual link between particular geographical locations and identities in the neoliberal era</w:t>
      </w:r>
      <w:r w:rsidRPr="005B6359">
        <w:rPr>
          <w:rStyle w:val="Emphasis"/>
        </w:rPr>
        <w:t xml:space="preserve"> </w:t>
      </w:r>
      <w:r w:rsidRPr="00AE24D0">
        <w:rPr>
          <w:sz w:val="14"/>
        </w:rPr>
        <w:t xml:space="preserve">(Mitchell 2006, 98). Although Mitchell does not engage transnational feminisms directly, I want to argue here that these </w:t>
      </w:r>
      <w:r w:rsidRPr="00681ECB">
        <w:rPr>
          <w:u w:val="single"/>
        </w:rPr>
        <w:t xml:space="preserve">scholars </w:t>
      </w:r>
      <w:r w:rsidRPr="00AE24D0">
        <w:rPr>
          <w:sz w:val="14"/>
        </w:rPr>
        <w:t xml:space="preserve">also </w:t>
      </w:r>
      <w:r w:rsidRPr="00681ECB">
        <w:rPr>
          <w:u w:val="single"/>
        </w:rPr>
        <w:t>offer theoretical tools that provide more nuanced analysis of</w:t>
      </w:r>
      <w:r>
        <w:rPr>
          <w:u w:val="single"/>
        </w:rPr>
        <w:t xml:space="preserve"> </w:t>
      </w:r>
      <w:r w:rsidRPr="00681ECB">
        <w:rPr>
          <w:u w:val="single"/>
        </w:rPr>
        <w:t xml:space="preserve">methods and embodied dimensions of exclusion </w:t>
      </w:r>
      <w:r w:rsidRPr="00AE24D0">
        <w:rPr>
          <w:sz w:val="14"/>
        </w:rPr>
        <w:t xml:space="preserve">of the sort that Mitchell reviews. </w:t>
      </w:r>
      <w:r w:rsidRPr="007A6A89">
        <w:rPr>
          <w:highlight w:val="green"/>
          <w:u w:val="single"/>
        </w:rPr>
        <w:t>Three collective projects emerge from transnational feminist scholarship that extend Agamben’s ideas of exclusion</w:t>
      </w:r>
      <w:r w:rsidRPr="007A6A89">
        <w:rPr>
          <w:sz w:val="14"/>
          <w:highlight w:val="green"/>
        </w:rPr>
        <w:t xml:space="preserve">: </w:t>
      </w:r>
      <w:r w:rsidRPr="007A6A89">
        <w:rPr>
          <w:rStyle w:val="Emphasis"/>
          <w:highlight w:val="green"/>
        </w:rPr>
        <w:t>(1) rootedness in a politics of location, (2) cross-border politics of differentiation and (3) construction of solidarities across borders</w:t>
      </w:r>
      <w:r w:rsidRPr="00AE24D0">
        <w:rPr>
          <w:sz w:val="14"/>
        </w:rPr>
        <w:t xml:space="preserve">. </w:t>
      </w:r>
      <w:r w:rsidRPr="00681ECB">
        <w:rPr>
          <w:u w:val="single"/>
        </w:rPr>
        <w:t xml:space="preserve">If </w:t>
      </w:r>
      <w:r w:rsidRPr="007A6A89">
        <w:rPr>
          <w:highlight w:val="green"/>
          <w:u w:val="single"/>
        </w:rPr>
        <w:t>Agamben posits a politics of dislocation where homo sacer exists</w:t>
      </w:r>
      <w:r w:rsidRPr="00681ECB">
        <w:rPr>
          <w:u w:val="single"/>
        </w:rPr>
        <w:t xml:space="preserve"> simultaneously </w:t>
      </w:r>
      <w:r w:rsidRPr="007A6A89">
        <w:rPr>
          <w:highlight w:val="green"/>
          <w:u w:val="single"/>
        </w:rPr>
        <w:t>everywhere and nowhere</w:t>
      </w:r>
      <w:r w:rsidRPr="00681ECB">
        <w:rPr>
          <w:u w:val="single"/>
        </w:rPr>
        <w:t>,</w:t>
      </w:r>
      <w:r>
        <w:rPr>
          <w:u w:val="single"/>
        </w:rPr>
        <w:t xml:space="preserve"> </w:t>
      </w:r>
      <w:r w:rsidRPr="007A6A89">
        <w:rPr>
          <w:highlight w:val="green"/>
          <w:u w:val="single"/>
        </w:rPr>
        <w:t xml:space="preserve">transnational feminisms offer </w:t>
      </w:r>
      <w:r w:rsidRPr="007A6A89">
        <w:rPr>
          <w:rStyle w:val="Emphasis"/>
          <w:highlight w:val="green"/>
        </w:rPr>
        <w:t>multiple ways forward</w:t>
      </w:r>
      <w:r w:rsidRPr="00AE24D0">
        <w:rPr>
          <w:sz w:val="14"/>
        </w:rPr>
        <w:t xml:space="preserve">, beginning with a ‘politics of location’. Their </w:t>
      </w:r>
      <w:r w:rsidRPr="007A6A89">
        <w:rPr>
          <w:highlight w:val="green"/>
          <w:u w:val="single"/>
        </w:rPr>
        <w:t>collective projects contextualize and historicize struggles while seeking alliances</w:t>
      </w:r>
      <w:r w:rsidRPr="00B354E8">
        <w:rPr>
          <w:u w:val="single"/>
        </w:rPr>
        <w:t xml:space="preserve"> </w:t>
      </w:r>
      <w:r w:rsidRPr="007A6A89">
        <w:rPr>
          <w:highlight w:val="green"/>
          <w:u w:val="single"/>
        </w:rPr>
        <w:t>and building connections</w:t>
      </w:r>
      <w:r w:rsidRPr="00B354E8">
        <w:rPr>
          <w:u w:val="single"/>
        </w:rPr>
        <w:t xml:space="preserve"> among distinct groups and movements in distinct</w:t>
      </w:r>
      <w:r>
        <w:rPr>
          <w:u w:val="single"/>
        </w:rPr>
        <w:t xml:space="preserve"> </w:t>
      </w:r>
      <w:r w:rsidRPr="00B354E8">
        <w:rPr>
          <w:u w:val="single"/>
        </w:rPr>
        <w:t>locations.</w:t>
      </w:r>
      <w:r w:rsidRPr="00AE24D0">
        <w:rPr>
          <w:sz w:val="14"/>
        </w:rPr>
        <w:t xml:space="preserve"> Pratt and Hanson (1994), for example, argue for a politics of location, cautioning that we hold ‘geographies of displacement’ so in vogue metaphorically in tension with ‘geographies of placement’. They suggest, </w:t>
      </w:r>
      <w:r w:rsidRPr="00F94A4A">
        <w:rPr>
          <w:u w:val="single"/>
        </w:rPr>
        <w:t>‘seeing geography as central to the construction</w:t>
      </w:r>
      <w:r>
        <w:rPr>
          <w:u w:val="single"/>
        </w:rPr>
        <w:t xml:space="preserve"> </w:t>
      </w:r>
      <w:r w:rsidRPr="00F94A4A">
        <w:rPr>
          <w:u w:val="single"/>
        </w:rPr>
        <w:t xml:space="preserve">of difference opens avenues for building feminist affinities’ </w:t>
      </w:r>
      <w:r w:rsidRPr="00AE24D0">
        <w:rPr>
          <w:sz w:val="14"/>
        </w:rPr>
        <w:t xml:space="preserve">(Pratt and Hanson 1994, 6). Such affinities lie at the center of Chandra Mohanty’s (2003) cartographies of struggle and solidarity and another seminal text on transnational feminisms wherein Grewal and Kaplan (1994, 17) ‘compare multiple, overlapping, and discrete oppressions’. These texts cross borders, spanning disparate time frames, regions and political projects, but all involve feminist politics of placement. Amy Kaplan’s (2005) ‘Where is Guanta´namo?’ also forges a politics of location by historicizing the now iconic colonized, militarized US base on the island of Cuba. Her historical discussion of imperialism, colonization and militarization of Guanta´namo Bay illuminates contemporary legal struggles over US imprisonment of ‘foreign enemy combatants’ there. On Guanta´namo, Kaplan locates exceptionalism as a historical project undertaken in waves of imperial and colonial forces. </w:t>
      </w:r>
      <w:r w:rsidRPr="007A6A89">
        <w:rPr>
          <w:highlight w:val="green"/>
          <w:u w:val="single"/>
        </w:rPr>
        <w:t>Equally important</w:t>
      </w:r>
      <w:r w:rsidRPr="002F3244">
        <w:rPr>
          <w:u w:val="single"/>
        </w:rPr>
        <w:t xml:space="preserve"> to the politics of location that emerge from feminist texts </w:t>
      </w:r>
      <w:r w:rsidRPr="007A6A89">
        <w:rPr>
          <w:highlight w:val="green"/>
          <w:u w:val="single"/>
        </w:rPr>
        <w:t>are related politics of differentiation</w:t>
      </w:r>
      <w:r w:rsidRPr="00AE24D0">
        <w:rPr>
          <w:sz w:val="14"/>
        </w:rPr>
        <w:t xml:space="preserve">. In the work of scholars such as Sanchez (2004), Pratt (2005), Mitchell (2006) and Secor (2007), a more differentiated application of Agamben’s exceptionalism emerges. </w:t>
      </w:r>
      <w:r w:rsidRPr="002F3244">
        <w:rPr>
          <w:u w:val="single"/>
        </w:rPr>
        <w:t xml:space="preserve">By differentiation, I mean the historical, </w:t>
      </w:r>
      <w:r w:rsidRPr="007A6A89">
        <w:rPr>
          <w:highlight w:val="green"/>
          <w:u w:val="single"/>
        </w:rPr>
        <w:t>material circumstances that differentiate the struggles of individuals and groups</w:t>
      </w:r>
      <w:r w:rsidRPr="00AE24D0">
        <w:rPr>
          <w:sz w:val="14"/>
        </w:rPr>
        <w:t xml:space="preserve">. </w:t>
      </w:r>
      <w:r w:rsidRPr="002F3244">
        <w:rPr>
          <w:u w:val="single"/>
        </w:rPr>
        <w:t>In the context of refugee studies</w:t>
      </w:r>
      <w:r w:rsidRPr="00AE24D0">
        <w:rPr>
          <w:sz w:val="14"/>
        </w:rPr>
        <w:t xml:space="preserve">, Hyndman (2000, 154) has advocated </w:t>
      </w:r>
      <w:r w:rsidRPr="002F3244">
        <w:rPr>
          <w:u w:val="single"/>
        </w:rPr>
        <w:t>a ‘transnational geo-politics of mobility’ materially</w:t>
      </w:r>
      <w:r>
        <w:rPr>
          <w:u w:val="single"/>
        </w:rPr>
        <w:t xml:space="preserve"> </w:t>
      </w:r>
      <w:r w:rsidRPr="002F3244">
        <w:rPr>
          <w:u w:val="single"/>
        </w:rPr>
        <w:t>attentive to money, power and space to understand why and where refugee camps were</w:t>
      </w:r>
      <w:r>
        <w:rPr>
          <w:u w:val="single"/>
        </w:rPr>
        <w:t xml:space="preserve"> </w:t>
      </w:r>
      <w:r w:rsidRPr="002F3244">
        <w:rPr>
          <w:u w:val="single"/>
        </w:rPr>
        <w:t>built and sustained in particular locations</w:t>
      </w:r>
      <w:r w:rsidRPr="00AE24D0">
        <w:rPr>
          <w:sz w:val="14"/>
        </w:rPr>
        <w:t xml:space="preserve">. </w:t>
      </w:r>
      <w:r w:rsidRPr="007A6A89">
        <w:rPr>
          <w:highlight w:val="green"/>
          <w:u w:val="single"/>
        </w:rPr>
        <w:t>These locations provided shelter from persecution</w:t>
      </w:r>
      <w:r w:rsidRPr="00FE3CDB">
        <w:rPr>
          <w:sz w:val="14"/>
          <w:szCs w:val="14"/>
        </w:rPr>
        <w:t>, but disallowed arrival in wealthier states of the global North. Pratt (2005) demonstrates the gendered aspects of abandonment by the state by connecting the struggles of</w:t>
      </w:r>
      <w:r w:rsidRPr="00AE24D0">
        <w:rPr>
          <w:sz w:val="14"/>
        </w:rPr>
        <w:t xml:space="preserve"> Filipina domestic workers in Vancouver to the equally hidden plight of women who disappeared from Vancouver’s downtown east side over many years in the hands of a serial killer. In both cases, Canadian authorities refused to acknowledge the practices that contributed to their abandonment, whether immigration policies or racialized policing in the urban neighborhood with the lowest income levels in Canada. Sanchez (2004, 864) embarks on another project of differentiation, </w:t>
      </w:r>
      <w:r w:rsidRPr="007A6A89">
        <w:rPr>
          <w:highlight w:val="green"/>
          <w:u w:val="single"/>
        </w:rPr>
        <w:t>interrogating discourses</w:t>
      </w:r>
      <w:r w:rsidRPr="002F3244">
        <w:rPr>
          <w:u w:val="single"/>
        </w:rPr>
        <w:t xml:space="preserve"> of displacement to </w:t>
      </w:r>
      <w:r w:rsidRPr="007A6A89">
        <w:rPr>
          <w:highlight w:val="green"/>
          <w:u w:val="single"/>
        </w:rPr>
        <w:t>uncover how they ‘tacitly reaffirm’ the primacy granted to territory, property and citizenship</w:t>
      </w:r>
      <w:r w:rsidRPr="00AE24D0">
        <w:rPr>
          <w:sz w:val="14"/>
        </w:rPr>
        <w:t xml:space="preserve">. By tracing historical modes of exclusion of sex workers, she argues that the figure of the prostitute constitutes an ‘excluded exclusion’, in contrast with homo sacer as ‘included exclusion’. Each scholar offers a feminist counter-topography that locates excluded populations and the states implicated in their containment, disappearance and marginalization. </w:t>
      </w:r>
      <w:r w:rsidRPr="00AE24D0">
        <w:rPr>
          <w:rStyle w:val="Emphasis"/>
        </w:rPr>
        <w:t>States are not the same, nor are those displaced within and beyond</w:t>
      </w:r>
      <w:r w:rsidRPr="00AE24D0">
        <w:rPr>
          <w:sz w:val="14"/>
        </w:rPr>
        <w:t xml:space="preserve">. </w:t>
      </w:r>
      <w:r w:rsidRPr="00AE24D0">
        <w:rPr>
          <w:u w:val="single"/>
        </w:rPr>
        <w:t>Borders are in</w:t>
      </w:r>
      <w:r>
        <w:rPr>
          <w:u w:val="single"/>
        </w:rPr>
        <w:t xml:space="preserve"> </w:t>
      </w:r>
      <w:r w:rsidRPr="00AE24D0">
        <w:rPr>
          <w:u w:val="single"/>
        </w:rPr>
        <w:t>motion through offshore enforcement practices, perpetually challenging any essentialized</w:t>
      </w:r>
      <w:r>
        <w:rPr>
          <w:u w:val="single"/>
        </w:rPr>
        <w:t xml:space="preserve"> </w:t>
      </w:r>
      <w:r w:rsidRPr="00AE24D0">
        <w:rPr>
          <w:u w:val="single"/>
        </w:rPr>
        <w:t xml:space="preserve">politics of location </w:t>
      </w:r>
      <w:r w:rsidRPr="00AE24D0">
        <w:rPr>
          <w:sz w:val="14"/>
        </w:rPr>
        <w:t xml:space="preserve">(Anzaldu´a 1987; hooks 1990). </w:t>
      </w:r>
      <w:r w:rsidRPr="007A6A89">
        <w:rPr>
          <w:rStyle w:val="Emphasis"/>
          <w:highlight w:val="green"/>
        </w:rPr>
        <w:t>Transnational feminisms document and connect exclusions nuanced by their geographical context and historicization</w:t>
      </w:r>
      <w:r w:rsidRPr="007A6A89">
        <w:rPr>
          <w:sz w:val="14"/>
          <w:highlight w:val="green"/>
        </w:rPr>
        <w:t>.</w:t>
      </w:r>
      <w:r w:rsidRPr="00AE24D0">
        <w:rPr>
          <w:sz w:val="14"/>
        </w:rPr>
        <w:t xml:space="preserve"> </w:t>
      </w:r>
      <w:r w:rsidRPr="00AE24D0">
        <w:rPr>
          <w:u w:val="single"/>
        </w:rPr>
        <w:t>An</w:t>
      </w:r>
      <w:r>
        <w:rPr>
          <w:u w:val="single"/>
        </w:rPr>
        <w:t xml:space="preserve"> </w:t>
      </w:r>
      <w:r w:rsidRPr="00AE24D0">
        <w:rPr>
          <w:u w:val="single"/>
        </w:rPr>
        <w:t>important collective political project of transnational feminisms is thus to move beyond</w:t>
      </w:r>
      <w:r>
        <w:rPr>
          <w:u w:val="single"/>
        </w:rPr>
        <w:t xml:space="preserve"> </w:t>
      </w:r>
      <w:r w:rsidRPr="00AE24D0">
        <w:rPr>
          <w:u w:val="single"/>
        </w:rPr>
        <w:t>the universal nature of exceptionalism, an understanding of power that leaves little room</w:t>
      </w:r>
      <w:r>
        <w:rPr>
          <w:u w:val="single"/>
        </w:rPr>
        <w:t xml:space="preserve"> </w:t>
      </w:r>
      <w:r w:rsidRPr="00AE24D0">
        <w:rPr>
          <w:u w:val="single"/>
        </w:rPr>
        <w:t>for solidarity, resistance or social movements</w:t>
      </w:r>
      <w:r w:rsidRPr="00AE24D0">
        <w:rPr>
          <w:sz w:val="14"/>
        </w:rPr>
        <w:t xml:space="preserve">. </w:t>
      </w:r>
      <w:r w:rsidRPr="007A6A89">
        <w:rPr>
          <w:highlight w:val="green"/>
          <w:u w:val="single"/>
        </w:rPr>
        <w:t>Transnational feminists</w:t>
      </w:r>
      <w:r w:rsidRPr="00AE24D0">
        <w:rPr>
          <w:u w:val="single"/>
        </w:rPr>
        <w:t xml:space="preserve">, in contrast, </w:t>
      </w:r>
      <w:r w:rsidRPr="007A6A89">
        <w:rPr>
          <w:highlight w:val="green"/>
          <w:u w:val="single"/>
        </w:rPr>
        <w:t>offer projects of solidarity that name the forces of exceptionalism and aim to fight them through history, across time and space</w:t>
      </w:r>
      <w:r w:rsidRPr="00AE24D0">
        <w:rPr>
          <w:u w:val="single"/>
        </w:rPr>
        <w:t>.</w:t>
      </w:r>
      <w:r w:rsidRPr="00AE24D0">
        <w:rPr>
          <w:sz w:val="14"/>
        </w:rPr>
        <w:t xml:space="preserve"> Katz’s (2001) </w:t>
      </w:r>
      <w:r w:rsidRPr="007A6A89">
        <w:rPr>
          <w:highlight w:val="green"/>
          <w:u w:val="single"/>
        </w:rPr>
        <w:t>counter-topographies offer important theoretical routes across racialized and gendered colonial terrain</w:t>
      </w:r>
      <w:r w:rsidRPr="00AE24D0">
        <w:rPr>
          <w:sz w:val="14"/>
        </w:rPr>
        <w:t xml:space="preserve">. </w:t>
      </w:r>
      <w:r w:rsidRPr="007A6A89">
        <w:rPr>
          <w:highlight w:val="green"/>
          <w:u w:val="single"/>
        </w:rPr>
        <w:t>Unlike Agamben’s topologies</w:t>
      </w:r>
      <w:r w:rsidRPr="006330CA">
        <w:rPr>
          <w:u w:val="single"/>
        </w:rPr>
        <w:t xml:space="preserve"> of sovereignty that center the</w:t>
      </w:r>
      <w:r>
        <w:rPr>
          <w:u w:val="single"/>
        </w:rPr>
        <w:t xml:space="preserve"> </w:t>
      </w:r>
      <w:r w:rsidRPr="006330CA">
        <w:rPr>
          <w:u w:val="single"/>
        </w:rPr>
        <w:t>exclusion of homo sacer</w:t>
      </w:r>
      <w:r w:rsidRPr="00AE24D0">
        <w:rPr>
          <w:sz w:val="14"/>
        </w:rPr>
        <w:t xml:space="preserve">, Katz’s </w:t>
      </w:r>
      <w:r w:rsidRPr="007A6A89">
        <w:rPr>
          <w:rStyle w:val="Emphasis"/>
          <w:highlight w:val="green"/>
        </w:rPr>
        <w:t>global topography of feminist engagement brings together politics of location and differentiation by connecting the particularities of marginalization and political struggle in vastly distant and distinct locales</w:t>
      </w:r>
      <w:r w:rsidRPr="00AE24D0">
        <w:rPr>
          <w:sz w:val="14"/>
        </w:rPr>
        <w:t xml:space="preserve">. As Katz links central-eastern Sudan to east Harlem, New York, </w:t>
      </w:r>
      <w:r w:rsidRPr="007A6A89">
        <w:rPr>
          <w:highlight w:val="green"/>
          <w:u w:val="single"/>
        </w:rPr>
        <w:t>a feminist counter-topography of asylum-seekers’ journeys connects lives in Australia, Indonesia and Afghanistan, in distinct fashion</w:t>
      </w:r>
      <w:r w:rsidRPr="00AE24D0">
        <w:rPr>
          <w:sz w:val="14"/>
        </w:rPr>
        <w:t xml:space="preserve">. For Katz, these linkages are more abstract; her own embodiment as scholar their primary connection. For those living and fighting the Indian Ocean Solution, daily connections traverse the friction of distance by utilizing technology: mobile phone, email message, testimony in cyberspace. The Hazaras’ use of these tools kept national and global publics attuned to their plight as they refused the silencing, isolation and alienation that state authorities attempted to impose. </w:t>
      </w:r>
      <w:r w:rsidRPr="0065348C">
        <w:rPr>
          <w:u w:val="single"/>
        </w:rPr>
        <w:t>Like mapping projects that anti-detention activists have</w:t>
      </w:r>
      <w:r>
        <w:rPr>
          <w:u w:val="single"/>
        </w:rPr>
        <w:t xml:space="preserve"> </w:t>
      </w:r>
      <w:r w:rsidRPr="0065348C">
        <w:rPr>
          <w:u w:val="single"/>
        </w:rPr>
        <w:t>undertaken in the US and the EU, Afghan detainees and Australian activists collaborated to</w:t>
      </w:r>
      <w:r>
        <w:rPr>
          <w:u w:val="single"/>
        </w:rPr>
        <w:t xml:space="preserve"> </w:t>
      </w:r>
      <w:r w:rsidRPr="0065348C">
        <w:rPr>
          <w:u w:val="single"/>
        </w:rPr>
        <w:t>forge a politics of location</w:t>
      </w:r>
      <w:r w:rsidRPr="00AE24D0">
        <w:rPr>
          <w:sz w:val="14"/>
        </w:rPr>
        <w:t xml:space="preserve">. </w:t>
      </w:r>
      <w:r w:rsidRPr="0065348C">
        <w:rPr>
          <w:u w:val="single"/>
        </w:rPr>
        <w:t>Displacement had transpired; disappearance would not</w:t>
      </w:r>
      <w:r w:rsidRPr="00AE24D0">
        <w:rPr>
          <w:sz w:val="14"/>
        </w:rPr>
        <w:t xml:space="preserve">. </w:t>
      </w:r>
      <w:r w:rsidRPr="0065348C">
        <w:rPr>
          <w:rStyle w:val="Emphasis"/>
        </w:rPr>
        <w:t>Counter-topographies rooted in and routed through politics of location contend with</w:t>
      </w:r>
      <w:r>
        <w:rPr>
          <w:rStyle w:val="Emphasis"/>
        </w:rPr>
        <w:t xml:space="preserve"> </w:t>
      </w:r>
      <w:r w:rsidRPr="0065348C">
        <w:rPr>
          <w:rStyle w:val="Emphasis"/>
        </w:rPr>
        <w:t>the historical distinctions among exclusionary projects and social movements</w:t>
      </w:r>
      <w:r w:rsidRPr="00AE24D0">
        <w:rPr>
          <w:sz w:val="14"/>
        </w:rPr>
        <w:t xml:space="preserve">. </w:t>
      </w:r>
      <w:r w:rsidRPr="0065348C">
        <w:rPr>
          <w:rStyle w:val="Emphasis"/>
        </w:rPr>
        <w:t>They link</w:t>
      </w:r>
      <w:r>
        <w:rPr>
          <w:rStyle w:val="Emphasis"/>
        </w:rPr>
        <w:t xml:space="preserve"> </w:t>
      </w:r>
      <w:r w:rsidRPr="0065348C">
        <w:rPr>
          <w:rStyle w:val="Emphasis"/>
        </w:rPr>
        <w:t xml:space="preserve">disparate sites, historicizing and mobilizing political struggle </w:t>
      </w:r>
      <w:r w:rsidRPr="00AE24D0">
        <w:rPr>
          <w:sz w:val="14"/>
        </w:rPr>
        <w:t xml:space="preserve">(e.g. Sangtin Writers and Nagar 2006). The counter-topographies in the Afghans’ plight in Indonesia involved women and men working together in Lombok, Melbourne and Canberra. </w:t>
      </w:r>
      <w:r w:rsidRPr="0065348C">
        <w:rPr>
          <w:u w:val="single"/>
        </w:rPr>
        <w:t>They used</w:t>
      </w:r>
      <w:r>
        <w:rPr>
          <w:u w:val="single"/>
        </w:rPr>
        <w:t xml:space="preserve"> </w:t>
      </w:r>
      <w:r w:rsidRPr="0065348C">
        <w:rPr>
          <w:u w:val="single"/>
        </w:rPr>
        <w:t>technology – the internet, the radio, the mobile telephone – to navigate the political space</w:t>
      </w:r>
      <w:r>
        <w:rPr>
          <w:u w:val="single"/>
        </w:rPr>
        <w:t xml:space="preserve"> </w:t>
      </w:r>
      <w:r w:rsidRPr="0065348C">
        <w:rPr>
          <w:u w:val="single"/>
        </w:rPr>
        <w:t>of possibility and transnational mobility.</w:t>
      </w:r>
      <w:r w:rsidRPr="00AE24D0">
        <w:rPr>
          <w:sz w:val="14"/>
        </w:rPr>
        <w:t xml:space="preserve"> Perhaps key to understanding exclusion is the balance between its generalizable aspects, which Agamben masters so tantalizingly and those specificities that differentiate sites, methods and people’s biographies of in-betweenness. </w:t>
      </w:r>
      <w:r w:rsidRPr="007A521B">
        <w:rPr>
          <w:u w:val="single"/>
        </w:rPr>
        <w:t>Feminist critical geopoliticians</w:t>
      </w:r>
      <w:r w:rsidRPr="00AE24D0">
        <w:rPr>
          <w:sz w:val="14"/>
        </w:rPr>
        <w:t xml:space="preserve"> (e.g. Pain and Smith 2008) </w:t>
      </w:r>
      <w:r w:rsidRPr="007A521B">
        <w:rPr>
          <w:u w:val="single"/>
        </w:rPr>
        <w:t>will map the intimacies and everyday dimensions of exclusion</w:t>
      </w:r>
      <w:r>
        <w:rPr>
          <w:u w:val="single"/>
        </w:rPr>
        <w:t xml:space="preserve"> </w:t>
      </w:r>
      <w:r w:rsidRPr="007A521B">
        <w:rPr>
          <w:u w:val="single"/>
        </w:rPr>
        <w:t>and the biographies of betweenness where unbearable waits transpire</w:t>
      </w:r>
      <w:r w:rsidRPr="00AE24D0">
        <w:rPr>
          <w:sz w:val="14"/>
        </w:rPr>
        <w:t xml:space="preserve">. To return to Khanna’s quote, this waiting engenders abuse in sites of refuge over time and becomes a crucial question for feminisms. </w:t>
      </w:r>
      <w:r w:rsidRPr="007A521B">
        <w:rPr>
          <w:u w:val="single"/>
        </w:rPr>
        <w:t>Counter-topographies mapped to understand asylum will</w:t>
      </w:r>
      <w:r>
        <w:rPr>
          <w:u w:val="single"/>
        </w:rPr>
        <w:t xml:space="preserve"> </w:t>
      </w:r>
      <w:r w:rsidRPr="007A521B">
        <w:rPr>
          <w:u w:val="single"/>
        </w:rPr>
        <w:t>address Khanna’s question by confronting the potential for abusive treatment in sites of</w:t>
      </w:r>
      <w:r>
        <w:rPr>
          <w:u w:val="single"/>
        </w:rPr>
        <w:t xml:space="preserve"> </w:t>
      </w:r>
      <w:r w:rsidRPr="007A521B">
        <w:rPr>
          <w:u w:val="single"/>
        </w:rPr>
        <w:t>refuge during this wait, calling into accountability those responsible, however distant</w:t>
      </w:r>
      <w:r w:rsidRPr="00AE24D0">
        <w:rPr>
          <w:sz w:val="14"/>
        </w:rPr>
        <w:t>.</w:t>
      </w:r>
    </w:p>
    <w:p w14:paraId="27E2BC2E" w14:textId="77777777" w:rsidR="003F5F7C" w:rsidRDefault="003F5F7C" w:rsidP="003F5F7C">
      <w:pPr>
        <w:pStyle w:val="Heading4"/>
      </w:pPr>
      <w:r>
        <w:t xml:space="preserve">Feminist Counter-topographies are key to sheading light on those in jurisdictional limbo – Solves the aff </w:t>
      </w:r>
    </w:p>
    <w:p w14:paraId="4059F8DE" w14:textId="77777777" w:rsidR="003F5F7C" w:rsidRDefault="003F5F7C" w:rsidP="003F5F7C">
      <w:r w:rsidRPr="001F57A9">
        <w:rPr>
          <w:rStyle w:val="Style13ptBold"/>
        </w:rPr>
        <w:t>Mountz 11</w:t>
      </w:r>
      <w:r>
        <w:t xml:space="preserve"> (Alison Mountz, </w:t>
      </w:r>
      <w:r w:rsidRPr="00813F97">
        <w:t>is Professor of Geography and Canada Research Chair in Global Migration. She is Director of the International Migration Research Centre and co-edits a journal called Politics &amp; Space (Environment &amp; Planning C). She is cross-appointed between the School of International Policy and Governance and the Department of Geography and Environmental Studies at Wilfrid Laurier Universit</w:t>
      </w:r>
      <w:r>
        <w:t xml:space="preserve">y, “Where asylum-seekers wait: feminist counter-topographies of sites between states” </w:t>
      </w:r>
      <w:r w:rsidRPr="00813F97">
        <w:t>Published online: 19 May 2011</w:t>
      </w:r>
      <w:r>
        <w:t xml:space="preserve">, Accessed 7.6.18,  </w:t>
      </w:r>
      <w:hyperlink r:id="rId56" w:history="1">
        <w:r w:rsidRPr="005463DA">
          <w:rPr>
            <w:rStyle w:val="Hyperlink"/>
          </w:rPr>
          <w:t>https://www.tandfonline.com/doi/abs/10.1080/0966369X.2011.566370</w:t>
        </w:r>
      </w:hyperlink>
      <w:r>
        <w:t xml:space="preserve"> ) //ZoL</w:t>
      </w:r>
    </w:p>
    <w:p w14:paraId="56AD336A" w14:textId="77777777" w:rsidR="003F5F7C" w:rsidRPr="00BB7FBD" w:rsidRDefault="003F5F7C" w:rsidP="003F5F7C">
      <w:pPr>
        <w:rPr>
          <w:sz w:val="14"/>
        </w:rPr>
      </w:pPr>
      <w:r w:rsidRPr="001F57A9">
        <w:rPr>
          <w:u w:val="single"/>
        </w:rPr>
        <w:t xml:space="preserve">This article examines </w:t>
      </w:r>
      <w:r w:rsidRPr="008E5473">
        <w:rPr>
          <w:highlight w:val="green"/>
          <w:u w:val="single"/>
        </w:rPr>
        <w:t>topographies</w:t>
      </w:r>
      <w:r w:rsidRPr="0065788C">
        <w:rPr>
          <w:sz w:val="14"/>
        </w:rPr>
        <w:t xml:space="preserve">, topologies and counter-topographies of power </w:t>
      </w:r>
      <w:r w:rsidRPr="008E5473">
        <w:rPr>
          <w:highlight w:val="green"/>
          <w:u w:val="single"/>
        </w:rPr>
        <w:t>operating across sites inhabited by migrants</w:t>
      </w:r>
      <w:r w:rsidRPr="001F57A9">
        <w:rPr>
          <w:u w:val="single"/>
        </w:rPr>
        <w:t xml:space="preserve"> en route between nation-states</w:t>
      </w:r>
      <w:r w:rsidRPr="0065788C">
        <w:rPr>
          <w:sz w:val="14"/>
        </w:rPr>
        <w:t xml:space="preserve">. </w:t>
      </w:r>
      <w:r w:rsidRPr="001F57A9">
        <w:rPr>
          <w:u w:val="single"/>
        </w:rPr>
        <w:t>In locations</w:t>
      </w:r>
      <w:r>
        <w:rPr>
          <w:u w:val="single"/>
        </w:rPr>
        <w:t xml:space="preserve"> </w:t>
      </w:r>
      <w:r w:rsidRPr="001F57A9">
        <w:rPr>
          <w:u w:val="single"/>
        </w:rPr>
        <w:t>such as airports, tunnels, detention centers and islands, time–space trajectories are altered</w:t>
      </w:r>
      <w:r>
        <w:rPr>
          <w:u w:val="single"/>
        </w:rPr>
        <w:t xml:space="preserve"> </w:t>
      </w:r>
      <w:r w:rsidRPr="0065788C">
        <w:rPr>
          <w:sz w:val="14"/>
        </w:rPr>
        <w:t xml:space="preserve">in myriad ways. </w:t>
      </w:r>
      <w:r w:rsidRPr="001F57A9">
        <w:rPr>
          <w:u w:val="single"/>
        </w:rPr>
        <w:t xml:space="preserve">For asylum-seekers, these sites </w:t>
      </w:r>
      <w:r w:rsidRPr="008E5473">
        <w:rPr>
          <w:highlight w:val="green"/>
          <w:u w:val="single"/>
        </w:rPr>
        <w:t>are often associated with waiting, limbo, disruption of life before and after and legal and jurisdictional ambiguity</w:t>
      </w:r>
      <w:r w:rsidRPr="001F57A9">
        <w:rPr>
          <w:u w:val="single"/>
        </w:rPr>
        <w:t xml:space="preserve"> that inhibits</w:t>
      </w:r>
      <w:r>
        <w:rPr>
          <w:u w:val="single"/>
        </w:rPr>
        <w:t xml:space="preserve"> </w:t>
      </w:r>
      <w:r w:rsidRPr="001F57A9">
        <w:rPr>
          <w:u w:val="single"/>
        </w:rPr>
        <w:t>access to rights and protections encoded in domestic and international law</w:t>
      </w:r>
      <w:r w:rsidRPr="0065788C">
        <w:rPr>
          <w:sz w:val="14"/>
        </w:rPr>
        <w:t xml:space="preserve">. </w:t>
      </w:r>
      <w:r w:rsidRPr="001F57A9">
        <w:rPr>
          <w:u w:val="single"/>
        </w:rPr>
        <w:t>The suspension</w:t>
      </w:r>
      <w:r>
        <w:rPr>
          <w:u w:val="single"/>
        </w:rPr>
        <w:t xml:space="preserve"> </w:t>
      </w:r>
      <w:r w:rsidRPr="001F57A9">
        <w:rPr>
          <w:u w:val="single"/>
        </w:rPr>
        <w:t xml:space="preserve">of time </w:t>
      </w:r>
      <w:r w:rsidRPr="0065788C">
        <w:rPr>
          <w:sz w:val="14"/>
        </w:rPr>
        <w:t xml:space="preserve">maps onto corresponding spatial ambiguity </w:t>
      </w:r>
      <w:r w:rsidRPr="001F57A9">
        <w:rPr>
          <w:u w:val="single"/>
        </w:rPr>
        <w:t xml:space="preserve">theorized often as </w:t>
      </w:r>
      <w:r w:rsidRPr="0065788C">
        <w:rPr>
          <w:sz w:val="14"/>
        </w:rPr>
        <w:t xml:space="preserve">liminality, </w:t>
      </w:r>
      <w:r w:rsidRPr="001F57A9">
        <w:rPr>
          <w:u w:val="single"/>
        </w:rPr>
        <w:t>zone of</w:t>
      </w:r>
      <w:r>
        <w:rPr>
          <w:u w:val="single"/>
        </w:rPr>
        <w:t xml:space="preserve"> </w:t>
      </w:r>
      <w:r w:rsidRPr="001F57A9">
        <w:rPr>
          <w:u w:val="single"/>
        </w:rPr>
        <w:t xml:space="preserve">exception </w:t>
      </w:r>
      <w:r w:rsidRPr="0065788C">
        <w:rPr>
          <w:sz w:val="14"/>
        </w:rPr>
        <w:t xml:space="preserve">or threshold between states. Detainees themselves struggle to understand where they are being detained, by whom and on behalf of which nation-state, often discovering that they have become stateless during the journey across borders and the refusal to return home. What is more, the geopolitical forces that displace (from home) and dislocate (from desired destination) make the sites-in-between difficult for activists and refugee lawyers to locate, detainees to escape and researchers to study. </w:t>
      </w:r>
      <w:r w:rsidRPr="001F57A9">
        <w:rPr>
          <w:u w:val="single"/>
        </w:rPr>
        <w:t>This work engages transnational feminisms to understand the intimacies of exclusion</w:t>
      </w:r>
      <w:r>
        <w:rPr>
          <w:u w:val="single"/>
        </w:rPr>
        <w:t xml:space="preserve"> </w:t>
      </w:r>
      <w:r w:rsidRPr="001F57A9">
        <w:rPr>
          <w:u w:val="single"/>
        </w:rPr>
        <w:t xml:space="preserve">and to join social movements </w:t>
      </w:r>
      <w:r w:rsidRPr="0065788C">
        <w:rPr>
          <w:sz w:val="14"/>
        </w:rPr>
        <w:t xml:space="preserve">underway globally </w:t>
      </w:r>
      <w:r w:rsidRPr="001F57A9">
        <w:rPr>
          <w:u w:val="single"/>
        </w:rPr>
        <w:t>that bring the politics of location and</w:t>
      </w:r>
      <w:r>
        <w:rPr>
          <w:u w:val="single"/>
        </w:rPr>
        <w:t xml:space="preserve"> </w:t>
      </w:r>
      <w:r w:rsidRPr="001F57A9">
        <w:rPr>
          <w:u w:val="single"/>
        </w:rPr>
        <w:t>differentiation to bear on the dislocation experienced by asylum-seekers trapped between</w:t>
      </w:r>
      <w:r>
        <w:rPr>
          <w:u w:val="single"/>
        </w:rPr>
        <w:t xml:space="preserve"> </w:t>
      </w:r>
      <w:r w:rsidRPr="001F57A9">
        <w:rPr>
          <w:u w:val="single"/>
        </w:rPr>
        <w:t>states of migration</w:t>
      </w:r>
      <w:r w:rsidRPr="0065788C">
        <w:rPr>
          <w:sz w:val="14"/>
        </w:rPr>
        <w:t xml:space="preserve">. In the process, </w:t>
      </w:r>
      <w:r w:rsidRPr="001F57A9">
        <w:rPr>
          <w:u w:val="single"/>
        </w:rPr>
        <w:t>it interrogates the dislocating effects of Giorgio</w:t>
      </w:r>
      <w:r>
        <w:rPr>
          <w:u w:val="single"/>
        </w:rPr>
        <w:t xml:space="preserve"> </w:t>
      </w:r>
      <w:r w:rsidRPr="0097282D">
        <w:rPr>
          <w:highlight w:val="green"/>
          <w:u w:val="single"/>
        </w:rPr>
        <w:t>Agamben’s</w:t>
      </w:r>
      <w:r w:rsidRPr="001F57A9">
        <w:rPr>
          <w:u w:val="single"/>
        </w:rPr>
        <w:t xml:space="preserve"> </w:t>
      </w:r>
      <w:r w:rsidRPr="0065788C">
        <w:rPr>
          <w:sz w:val="14"/>
        </w:rPr>
        <w:t xml:space="preserve">(1998, 2005) </w:t>
      </w:r>
      <w:r w:rsidRPr="0097282D">
        <w:rPr>
          <w:highlight w:val="green"/>
          <w:u w:val="single"/>
        </w:rPr>
        <w:t>ideas about the state of exception</w:t>
      </w:r>
      <w:r w:rsidRPr="0065788C">
        <w:rPr>
          <w:sz w:val="14"/>
        </w:rPr>
        <w:t xml:space="preserve">; specifically, it argues that </w:t>
      </w:r>
      <w:r w:rsidRPr="001F57A9">
        <w:rPr>
          <w:rStyle w:val="Emphasis"/>
        </w:rPr>
        <w:t>the</w:t>
      </w:r>
      <w:r>
        <w:rPr>
          <w:rStyle w:val="Emphasis"/>
        </w:rPr>
        <w:t xml:space="preserve"> </w:t>
      </w:r>
      <w:r w:rsidRPr="001F57A9">
        <w:rPr>
          <w:rStyle w:val="Emphasis"/>
        </w:rPr>
        <w:t xml:space="preserve">intimacy of exclusion </w:t>
      </w:r>
      <w:r w:rsidRPr="0097282D">
        <w:rPr>
          <w:rStyle w:val="Emphasis"/>
          <w:highlight w:val="green"/>
        </w:rPr>
        <w:t>requires analytical tools beyond those available in Agamben’s writing</w:t>
      </w:r>
      <w:r w:rsidRPr="001F57A9">
        <w:rPr>
          <w:rStyle w:val="Emphasis"/>
        </w:rPr>
        <w:t xml:space="preserve">. </w:t>
      </w:r>
      <w:r w:rsidRPr="0065788C">
        <w:rPr>
          <w:sz w:val="14"/>
        </w:rPr>
        <w:t xml:space="preserve">Other geographers have located these limits to Agamben’s work (e.g. Mitchell 2006; Belcher et al. 2008). </w:t>
      </w:r>
      <w:r w:rsidRPr="0097282D">
        <w:rPr>
          <w:highlight w:val="green"/>
          <w:u w:val="single"/>
        </w:rPr>
        <w:t>Transnational feminisms address</w:t>
      </w:r>
      <w:r w:rsidRPr="00A31F53">
        <w:rPr>
          <w:u w:val="single"/>
        </w:rPr>
        <w:t xml:space="preserve"> some of </w:t>
      </w:r>
      <w:r w:rsidRPr="0097282D">
        <w:rPr>
          <w:highlight w:val="green"/>
          <w:u w:val="single"/>
        </w:rPr>
        <w:t xml:space="preserve">these silences and shed light on </w:t>
      </w:r>
      <w:r w:rsidRPr="00D3690D">
        <w:rPr>
          <w:u w:val="single"/>
        </w:rPr>
        <w:t xml:space="preserve">the struggles of asylum-seekers to access sovereign territory, </w:t>
      </w:r>
      <w:r w:rsidRPr="0097282D">
        <w:rPr>
          <w:rStyle w:val="Emphasis"/>
          <w:highlight w:val="green"/>
        </w:rPr>
        <w:t>the gendered and racialized dimensions of their exclusion</w:t>
      </w:r>
      <w:r w:rsidRPr="00A31F53">
        <w:rPr>
          <w:rStyle w:val="Emphasis"/>
        </w:rPr>
        <w:t xml:space="preserve"> </w:t>
      </w:r>
      <w:r w:rsidRPr="00A31F53">
        <w:rPr>
          <w:u w:val="single"/>
        </w:rPr>
        <w:t>and possibilities for transnational engagement</w:t>
      </w:r>
      <w:r>
        <w:rPr>
          <w:u w:val="single"/>
        </w:rPr>
        <w:t xml:space="preserve"> </w:t>
      </w:r>
      <w:r w:rsidRPr="00A31F53">
        <w:rPr>
          <w:u w:val="single"/>
        </w:rPr>
        <w:t>and collaboration across social movements responding to detention</w:t>
      </w:r>
      <w:r w:rsidRPr="0065788C">
        <w:rPr>
          <w:sz w:val="14"/>
        </w:rPr>
        <w:t xml:space="preserve">. The geographical locations of these struggles reflect the routes traveled by people on the move and the places where they encounter authorities. Nation-states are key players in shaping human mobility and responding to displacement. Some refugees are selected by states for resettlement from camps abroad, while others travel great distances to ask for asylum in states that assess claims on the basis of a well-founded fear of persecution. </w:t>
      </w:r>
      <w:r w:rsidRPr="00E75705">
        <w:rPr>
          <w:u w:val="single"/>
        </w:rPr>
        <w:t>In an</w:t>
      </w:r>
      <w:r>
        <w:rPr>
          <w:u w:val="single"/>
        </w:rPr>
        <w:t xml:space="preserve"> </w:t>
      </w:r>
      <w:r w:rsidRPr="00E75705">
        <w:rPr>
          <w:u w:val="single"/>
        </w:rPr>
        <w:t>increasingly securitized global environment, governments prefer to select refugees from</w:t>
      </w:r>
      <w:r>
        <w:rPr>
          <w:u w:val="single"/>
        </w:rPr>
        <w:t xml:space="preserve"> </w:t>
      </w:r>
      <w:r w:rsidRPr="00E75705">
        <w:rPr>
          <w:u w:val="single"/>
        </w:rPr>
        <w:t>abroad for resettlement and to decrease the number of those who arrive on sovereign</w:t>
      </w:r>
      <w:r>
        <w:rPr>
          <w:u w:val="single"/>
        </w:rPr>
        <w:t xml:space="preserve"> </w:t>
      </w:r>
      <w:r w:rsidRPr="00E75705">
        <w:rPr>
          <w:u w:val="single"/>
        </w:rPr>
        <w:t xml:space="preserve">territory of their own accord </w:t>
      </w:r>
      <w:r w:rsidRPr="0065788C">
        <w:rPr>
          <w:sz w:val="14"/>
        </w:rPr>
        <w:t xml:space="preserve">to make an asylum claim. To inhibit this unscripted movement, </w:t>
      </w:r>
      <w:r w:rsidRPr="00E75705">
        <w:rPr>
          <w:u w:val="single"/>
        </w:rPr>
        <w:t>governments have enhanced ‘front end’ enforcement practices to deter</w:t>
      </w:r>
      <w:r>
        <w:rPr>
          <w:u w:val="single"/>
        </w:rPr>
        <w:t xml:space="preserve"> </w:t>
      </w:r>
      <w:r w:rsidRPr="00E75705">
        <w:rPr>
          <w:u w:val="single"/>
        </w:rPr>
        <w:t>potential asylum-seekers from reaching sovereign territory to make a claim</w:t>
      </w:r>
      <w:r w:rsidRPr="0065788C">
        <w:rPr>
          <w:sz w:val="14"/>
        </w:rPr>
        <w:t xml:space="preserve">. This deterrence sometimes involves detention on islands. The US, for example, has detained asylum-seekers in Guanta´namo Bay, Cuba and on Guam and Tinian where their access to asylum is mediated by the friction of distance, isolation and ambiguous jurisdiction. As part of its Pacific Solution, in operation from 2001 to 2007, Australia invested heavily in enforcement at sea. Under former Prime Minister John Howard, the Australian government was not sympathetic to asylum-seekers arriving ‘spontaneously’ – in policy parlance – to make a claim. </w:t>
      </w:r>
      <w:r w:rsidRPr="00E75705">
        <w:rPr>
          <w:u w:val="single"/>
        </w:rPr>
        <w:t>These ‘spontaneous arrivals’ invest their own resources in</w:t>
      </w:r>
      <w:r>
        <w:rPr>
          <w:u w:val="single"/>
        </w:rPr>
        <w:t xml:space="preserve"> </w:t>
      </w:r>
      <w:r w:rsidRPr="00E75705">
        <w:rPr>
          <w:u w:val="single"/>
        </w:rPr>
        <w:t>mobility and are scripted by refugee-receiving states as ‘disorderly’</w:t>
      </w:r>
      <w:r w:rsidRPr="0065788C">
        <w:rPr>
          <w:sz w:val="14"/>
        </w:rPr>
        <w:t xml:space="preserve">, out of place (Cresswell 2006), a threat to security. In 2001, Howard reignited a failing campaign for re-election on a xenophobic platform. He announced that no more people arriving by boat would set foot on Australian soil, essentially barring potential asylum-seekers from landing on sovereign territory to access asylum (Mares 2002). Following Howard’s declaration, Australia’s ‘Pacific Solution’ involved aggressive interception at sea and the towing of boats carrying would-be asylum-seekers to islands for offshore detention (Mares 2002; Perera 2002; S. Taylor 2005). As a result of this strategy, hundreds of people still wait in ambiguous situations, transnationally extending an aggressive detention and deportation regime onshore.1 Although the Pacific Solution officially ended in 2007 when Prime Minister Kevin Rudd took office, the naval resources dedicated to interception and the practice of offshore detention continued and have indeed been expanded (Marr 2009). This article dwells on such sites between states, as with Giorgio Agamben’s work on thresholds and camps (1998).2 Agamben posits such places as central to understanding sovereign power, and his ideas are often utilized in contemporary scholarship on migration to understand liminal zones of exception (e.g. Gregory 2004; Reid-Henry 2007). </w:t>
      </w:r>
      <w:r w:rsidRPr="00085FCA">
        <w:rPr>
          <w:highlight w:val="green"/>
          <w:u w:val="single"/>
        </w:rPr>
        <w:t>Conceptualizing the intimacies of exclusion, however, requires more precise and gendered analytical tools than Agamben provides</w:t>
      </w:r>
      <w:r w:rsidRPr="00E75705">
        <w:rPr>
          <w:u w:val="single"/>
        </w:rPr>
        <w:t xml:space="preserve"> </w:t>
      </w:r>
      <w:r w:rsidRPr="00085FCA">
        <w:rPr>
          <w:rStyle w:val="Emphasis"/>
          <w:highlight w:val="green"/>
        </w:rPr>
        <w:t>and feminist scholars have made important advances in this arena</w:t>
      </w:r>
      <w:r w:rsidRPr="00085FCA">
        <w:rPr>
          <w:rStyle w:val="Emphasis"/>
        </w:rPr>
        <w:t xml:space="preserve"> </w:t>
      </w:r>
      <w:r w:rsidRPr="0065788C">
        <w:rPr>
          <w:sz w:val="14"/>
        </w:rPr>
        <w:t xml:space="preserve">(e.g. Sanchez 2004; Pratt 2005; Sudbury 2005; Secor 2007). </w:t>
      </w:r>
      <w:r w:rsidRPr="00E75705">
        <w:rPr>
          <w:u w:val="single"/>
        </w:rPr>
        <w:t xml:space="preserve">I </w:t>
      </w:r>
      <w:r w:rsidRPr="0065788C">
        <w:rPr>
          <w:sz w:val="14"/>
        </w:rPr>
        <w:t xml:space="preserve">thus </w:t>
      </w:r>
      <w:r w:rsidRPr="00E75705">
        <w:rPr>
          <w:u w:val="single"/>
        </w:rPr>
        <w:t xml:space="preserve">look to </w:t>
      </w:r>
      <w:r w:rsidRPr="00085FCA">
        <w:rPr>
          <w:highlight w:val="green"/>
          <w:u w:val="single"/>
        </w:rPr>
        <w:t>transnational feminist scholarship</w:t>
      </w:r>
      <w:r w:rsidRPr="00E75705">
        <w:rPr>
          <w:u w:val="single"/>
        </w:rPr>
        <w:t xml:space="preserve"> to </w:t>
      </w:r>
      <w:r w:rsidRPr="0065788C">
        <w:rPr>
          <w:sz w:val="14"/>
        </w:rPr>
        <w:t xml:space="preserve">simultaneously revisit, extend and </w:t>
      </w:r>
      <w:r w:rsidRPr="00085FCA">
        <w:rPr>
          <w:highlight w:val="green"/>
          <w:u w:val="single"/>
        </w:rPr>
        <w:t>rework Agamben’s ideas through examination of asylum-seekers’ struggles</w:t>
      </w:r>
      <w:r w:rsidRPr="00E75705">
        <w:rPr>
          <w:u w:val="single"/>
        </w:rPr>
        <w:t xml:space="preserve"> over access to</w:t>
      </w:r>
      <w:r>
        <w:rPr>
          <w:u w:val="single"/>
        </w:rPr>
        <w:t xml:space="preserve"> </w:t>
      </w:r>
      <w:r w:rsidRPr="00E75705">
        <w:rPr>
          <w:u w:val="single"/>
        </w:rPr>
        <w:t>sovereign territory</w:t>
      </w:r>
      <w:r w:rsidRPr="0065788C">
        <w:rPr>
          <w:sz w:val="14"/>
        </w:rPr>
        <w:t xml:space="preserve">. </w:t>
      </w:r>
      <w:r w:rsidRPr="00085FCA">
        <w:rPr>
          <w:highlight w:val="green"/>
          <w:u w:val="single"/>
        </w:rPr>
        <w:t>The analysis</w:t>
      </w:r>
      <w:r w:rsidRPr="00E75705">
        <w:rPr>
          <w:u w:val="single"/>
        </w:rPr>
        <w:t xml:space="preserve"> </w:t>
      </w:r>
      <w:r w:rsidRPr="00085FCA">
        <w:rPr>
          <w:highlight w:val="green"/>
          <w:u w:val="single"/>
        </w:rPr>
        <w:t>engages</w:t>
      </w:r>
      <w:r w:rsidRPr="00E75705">
        <w:rPr>
          <w:u w:val="single"/>
        </w:rPr>
        <w:t xml:space="preserve"> feminist scholarship in order to challenge</w:t>
      </w:r>
      <w:r>
        <w:rPr>
          <w:u w:val="single"/>
        </w:rPr>
        <w:t xml:space="preserve"> </w:t>
      </w:r>
      <w:r w:rsidRPr="00E75705">
        <w:rPr>
          <w:u w:val="single"/>
        </w:rPr>
        <w:t xml:space="preserve">dimensions of </w:t>
      </w:r>
      <w:r w:rsidRPr="00085FCA">
        <w:rPr>
          <w:highlight w:val="green"/>
          <w:u w:val="single"/>
        </w:rPr>
        <w:t>Agamben’s zones of exception that leave the universal figure</w:t>
      </w:r>
      <w:r w:rsidRPr="00E75705">
        <w:rPr>
          <w:u w:val="single"/>
        </w:rPr>
        <w:t xml:space="preserve"> – an</w:t>
      </w:r>
      <w:r>
        <w:rPr>
          <w:u w:val="single"/>
        </w:rPr>
        <w:t xml:space="preserve"> </w:t>
      </w:r>
      <w:r w:rsidRPr="00E75705">
        <w:rPr>
          <w:u w:val="single"/>
        </w:rPr>
        <w:t xml:space="preserve">undifferentiated, gender-blind, unspecified body – </w:t>
      </w:r>
      <w:r w:rsidRPr="00085FCA">
        <w:rPr>
          <w:highlight w:val="green"/>
          <w:u w:val="single"/>
        </w:rPr>
        <w:t>always paradoxically outside of the state</w:t>
      </w:r>
      <w:r w:rsidRPr="00E75705">
        <w:rPr>
          <w:u w:val="single"/>
        </w:rPr>
        <w:t>.</w:t>
      </w:r>
      <w:r w:rsidRPr="0065788C">
        <w:rPr>
          <w:sz w:val="14"/>
        </w:rPr>
        <w:t xml:space="preserve"> The work of geographer Cindi Katz (2001) proves particularly applicable to this project. Katz links local and global forces in East Harlem, New York and a village in central-eastern Sudan by developing what she calls a ‘counter-topography’. Her feminist </w:t>
      </w:r>
      <w:r w:rsidRPr="00085FCA">
        <w:rPr>
          <w:highlight w:val="green"/>
          <w:u w:val="single"/>
        </w:rPr>
        <w:t>counter-topography</w:t>
      </w:r>
      <w:r w:rsidRPr="00D52DA8">
        <w:rPr>
          <w:u w:val="single"/>
        </w:rPr>
        <w:t xml:space="preserve"> maps and </w:t>
      </w:r>
      <w:r w:rsidRPr="00085FCA">
        <w:rPr>
          <w:highlight w:val="green"/>
          <w:u w:val="single"/>
        </w:rPr>
        <w:t>challenges colonial, imperial power relations with which global capitalism is entangled</w:t>
      </w:r>
      <w:r w:rsidRPr="0065788C">
        <w:rPr>
          <w:sz w:val="14"/>
        </w:rPr>
        <w:t xml:space="preserve">, </w:t>
      </w:r>
      <w:r w:rsidRPr="00D52DA8">
        <w:rPr>
          <w:u w:val="single"/>
        </w:rPr>
        <w:t>revealing material disparities operating across uneven</w:t>
      </w:r>
      <w:r>
        <w:rPr>
          <w:u w:val="single"/>
        </w:rPr>
        <w:t xml:space="preserve"> </w:t>
      </w:r>
      <w:r w:rsidRPr="0065788C">
        <w:rPr>
          <w:sz w:val="14"/>
        </w:rPr>
        <w:t xml:space="preserve">terrain. Here, I engage with Katz’s counter-topography in order to connect events between nation-states to those happening internally to sovereign territory: namely, displacement, exclusion, journalism and activism. </w:t>
      </w:r>
      <w:r w:rsidRPr="00F82E7C">
        <w:rPr>
          <w:u w:val="single"/>
        </w:rPr>
        <w:t>A feminist counter-topography enables analysis</w:t>
      </w:r>
      <w:r>
        <w:rPr>
          <w:u w:val="single"/>
        </w:rPr>
        <w:t xml:space="preserve"> </w:t>
      </w:r>
      <w:r w:rsidRPr="00F82E7C">
        <w:rPr>
          <w:u w:val="single"/>
        </w:rPr>
        <w:t>rooted in a politics of location and differentiation that links global and local scales</w:t>
      </w:r>
      <w:r w:rsidRPr="0065788C">
        <w:rPr>
          <w:sz w:val="14"/>
        </w:rPr>
        <w:t xml:space="preserve">. Here, </w:t>
      </w:r>
      <w:r w:rsidRPr="001C5C1E">
        <w:rPr>
          <w:highlight w:val="green"/>
          <w:u w:val="single"/>
        </w:rPr>
        <w:t>counter-topography offers one response to Agamben’s topological processes by facilitating examination of the architecture of exclusionary enforcement that captures bodies in trajectories between states</w:t>
      </w:r>
      <w:r w:rsidRPr="0065788C">
        <w:rPr>
          <w:sz w:val="14"/>
        </w:rPr>
        <w:t xml:space="preserve">: holding people in an open detention facility on an island, where they are suspended in time and space, neither returned home nor allowed to reach their destination. </w:t>
      </w:r>
      <w:r w:rsidRPr="007A6A89">
        <w:rPr>
          <w:highlight w:val="green"/>
          <w:u w:val="single"/>
        </w:rPr>
        <w:t>While Agamben’s topologies are about emergent processes</w:t>
      </w:r>
      <w:r w:rsidRPr="0065788C">
        <w:rPr>
          <w:sz w:val="14"/>
        </w:rPr>
        <w:t xml:space="preserve"> (Belcher et al. 2008), </w:t>
      </w:r>
      <w:r w:rsidRPr="007A6A89">
        <w:rPr>
          <w:rStyle w:val="Emphasis"/>
          <w:highlight w:val="green"/>
        </w:rPr>
        <w:t>counter-topographies focus on the material expressions of those processes</w:t>
      </w:r>
      <w:r w:rsidRPr="0065788C">
        <w:rPr>
          <w:sz w:val="14"/>
        </w:rPr>
        <w:t xml:space="preserve">: here, the fixation of mobile people in limbo through exclusionary processes. </w:t>
      </w:r>
      <w:r w:rsidRPr="000175AD">
        <w:rPr>
          <w:u w:val="single"/>
        </w:rPr>
        <w:t>Neither here nor there, sites in between signal movement and stagnation, transgression</w:t>
      </w:r>
      <w:r>
        <w:rPr>
          <w:u w:val="single"/>
        </w:rPr>
        <w:t xml:space="preserve"> </w:t>
      </w:r>
      <w:r w:rsidRPr="000175AD">
        <w:rPr>
          <w:u w:val="single"/>
        </w:rPr>
        <w:t>and disruption and ambiguous forms of belonging that map onto partial forms of</w:t>
      </w:r>
      <w:r>
        <w:rPr>
          <w:u w:val="single"/>
        </w:rPr>
        <w:t xml:space="preserve"> </w:t>
      </w:r>
      <w:r w:rsidRPr="000175AD">
        <w:rPr>
          <w:u w:val="single"/>
        </w:rPr>
        <w:t xml:space="preserve">citizenship and statelessness </w:t>
      </w:r>
      <w:r w:rsidRPr="0065788C">
        <w:rPr>
          <w:sz w:val="14"/>
        </w:rPr>
        <w:t xml:space="preserve">(Kerber 2005). Migrants wait here, but they also organize, network, speak out and use technology to garner attention and collaborate with activists on mainland territory. This article connects the folds between states: the thresholds where asylum-seekers move between points of departure – usually from the global South – and the hope of arrival, usually in states of the global North. </w:t>
      </w:r>
      <w:r w:rsidRPr="007A6A89">
        <w:rPr>
          <w:highlight w:val="green"/>
          <w:u w:val="single"/>
        </w:rPr>
        <w:t xml:space="preserve">By engaging transnational social movements that emerge from exceptional spaces, it sheds light on struggles in places of limbo where people </w:t>
      </w:r>
      <w:r w:rsidRPr="009558D3">
        <w:rPr>
          <w:u w:val="single"/>
        </w:rPr>
        <w:t xml:space="preserve">– like the sites that they inhabit – </w:t>
      </w:r>
      <w:r w:rsidRPr="007A6A89">
        <w:rPr>
          <w:highlight w:val="green"/>
          <w:u w:val="single"/>
        </w:rPr>
        <w:t>are neither precisely ‘here’ nor ‘there’</w:t>
      </w:r>
      <w:r w:rsidRPr="007A6A89">
        <w:rPr>
          <w:sz w:val="14"/>
          <w:highlight w:val="green"/>
        </w:rPr>
        <w:t>.</w:t>
      </w:r>
    </w:p>
    <w:p w14:paraId="4D9A5062" w14:textId="77777777" w:rsidR="003F5F7C" w:rsidRDefault="003F5F7C" w:rsidP="003F5F7C">
      <w:pPr>
        <w:pStyle w:val="Heading3"/>
      </w:pPr>
      <w:r>
        <w:t>Alt – The Killjoy</w:t>
      </w:r>
    </w:p>
    <w:p w14:paraId="340AA881" w14:textId="77777777" w:rsidR="003F5F7C" w:rsidRPr="004C5A10" w:rsidRDefault="003F5F7C" w:rsidP="003F5F7C">
      <w:pPr>
        <w:pStyle w:val="Heading4"/>
      </w:pPr>
      <w:r>
        <w:t>V</w:t>
      </w:r>
      <w:r w:rsidRPr="004C5A10">
        <w:t>ote negative to</w:t>
      </w:r>
      <w:r>
        <w:t xml:space="preserve"> affirm the figure of the kill</w:t>
      </w:r>
      <w:r w:rsidRPr="004C5A10">
        <w:t xml:space="preserve">joy. Using the negative positionality of the Feminist Killjoy stands in the way the male-centric perceptions of happiness. We must rage against sustained signs of patriarchy even if it means laying our bodies on the line. </w:t>
      </w:r>
    </w:p>
    <w:p w14:paraId="17EF1BBB" w14:textId="77777777" w:rsidR="003F5F7C" w:rsidRPr="009D5412" w:rsidRDefault="003F5F7C" w:rsidP="003F5F7C">
      <w:pPr>
        <w:tabs>
          <w:tab w:val="left" w:pos="720"/>
        </w:tabs>
        <w:rPr>
          <w:b/>
        </w:rPr>
      </w:pPr>
      <w:r w:rsidRPr="009D5412">
        <w:rPr>
          <w:rStyle w:val="Style13ptBold"/>
        </w:rPr>
        <w:t>Ahmed in 10</w:t>
      </w:r>
      <w:r>
        <w:rPr>
          <w:b/>
        </w:rPr>
        <w:t xml:space="preserve"> </w:t>
      </w:r>
      <w:r w:rsidRPr="004C5A10">
        <w:t xml:space="preserve">Sara Ahmed. “Feminist Killjoys (And Other Willful Subjects). The Barnard Center for Research on Women – the Scholar and Feminist Online. Issue 8.3. Summer 2010. </w:t>
      </w:r>
    </w:p>
    <w:p w14:paraId="4B07979F" w14:textId="77777777" w:rsidR="003F5F7C" w:rsidRPr="004C5A10" w:rsidRDefault="003F5F7C" w:rsidP="003F5F7C">
      <w:pPr>
        <w:rPr>
          <w:rStyle w:val="Emphasis"/>
        </w:rPr>
      </w:pPr>
      <w:r w:rsidRPr="004C5A10">
        <w:rPr>
          <w:u w:val="single"/>
        </w:rPr>
        <w:t>To be unseated by the table of happiness might be to threaten not simply that table, but what gathers around it, what gathers on it. When you are unseated, you can even get in the way of those who are seated, those who want more than anything to keep their seats. To threaten the loss of the seat can be to kill the joy of the seated.</w:t>
      </w:r>
      <w:r w:rsidRPr="004C5A10">
        <w:rPr>
          <w:sz w:val="16"/>
        </w:rPr>
        <w:t xml:space="preserve"> How well we recognise the figure of the feminist killjoy! How she makes sense! </w:t>
      </w:r>
      <w:r w:rsidRPr="004C5A10">
        <w:rPr>
          <w:u w:val="single"/>
        </w:rPr>
        <w:t xml:space="preserve">Let's take the figure of the feminist killjoy seriously. </w:t>
      </w:r>
      <w:r w:rsidRPr="007A6A89">
        <w:rPr>
          <w:highlight w:val="green"/>
          <w:u w:val="single"/>
        </w:rPr>
        <w:t xml:space="preserve">One feminist project could be to </w:t>
      </w:r>
      <w:r w:rsidRPr="007A6A89">
        <w:rPr>
          <w:rStyle w:val="Emphasis"/>
          <w:highlight w:val="green"/>
        </w:rPr>
        <w:t>give the killjoy back her voice</w:t>
      </w:r>
      <w:r w:rsidRPr="004C5A10">
        <w:rPr>
          <w:u w:val="single"/>
        </w:rPr>
        <w:t xml:space="preserve">. Whilst hearing feminists as killjoys might be a form of dismissal, </w:t>
      </w:r>
      <w:r w:rsidRPr="007A6A89">
        <w:rPr>
          <w:highlight w:val="green"/>
          <w:u w:val="single"/>
        </w:rPr>
        <w:t xml:space="preserve">there is an agency that this dismissal </w:t>
      </w:r>
      <w:r w:rsidRPr="004C5A10">
        <w:rPr>
          <w:u w:val="single"/>
        </w:rPr>
        <w:t xml:space="preserve">rather ironically </w:t>
      </w:r>
      <w:r w:rsidRPr="007A6A89">
        <w:rPr>
          <w:highlight w:val="green"/>
          <w:u w:val="single"/>
        </w:rPr>
        <w:t>reveals.</w:t>
      </w:r>
      <w:r w:rsidRPr="004C5A10">
        <w:rPr>
          <w:u w:val="single"/>
        </w:rPr>
        <w:t xml:space="preserve"> We can respond to the accusation with a "yes."</w:t>
      </w:r>
      <w:r w:rsidRPr="004C5A10">
        <w:rPr>
          <w:sz w:val="16"/>
        </w:rPr>
        <w:t xml:space="preserve"> </w:t>
      </w:r>
      <w:r w:rsidRPr="004C5A10">
        <w:rPr>
          <w:u w:val="single"/>
        </w:rPr>
        <w:t>The figure of the feminist killjoy makes sense if we place her in the context of feminist critiques of happiness, of how happiness is used to justify social norms as social goods</w:t>
      </w:r>
      <w:r w:rsidRPr="004C5A10">
        <w:rPr>
          <w:sz w:val="16"/>
        </w:rPr>
        <w:t xml:space="preserve"> (a social good is what causes happiness, given happiness is understood as what is good). As Simone de Beauvoir described so astutely "</w:t>
      </w:r>
      <w:r w:rsidRPr="004C5A10">
        <w:rPr>
          <w:u w:val="single"/>
        </w:rPr>
        <w:t>it is always easy to describe as happy a situation in which one wishes to place [others]."[</w:t>
      </w:r>
      <w:hyperlink r:id="rId57" w:anchor="end4" w:history="1">
        <w:r w:rsidRPr="004C5A10">
          <w:rPr>
            <w:rStyle w:val="Hyperlink"/>
            <w:sz w:val="16"/>
          </w:rPr>
          <w:t>4</w:t>
        </w:r>
      </w:hyperlink>
      <w:r w:rsidRPr="004C5A10">
        <w:rPr>
          <w:u w:val="single"/>
        </w:rPr>
        <w:t xml:space="preserve">] Not to agree to stay in the place of this wish might be to refuse the happiness that is wished for. </w:t>
      </w:r>
      <w:r w:rsidRPr="007A6A89">
        <w:rPr>
          <w:highlight w:val="green"/>
          <w:u w:val="single"/>
        </w:rPr>
        <w:t>To be involved in political activism is thus to be involved in a struggle against happiness</w:t>
      </w:r>
      <w:r w:rsidRPr="004C5A10">
        <w:rPr>
          <w:u w:val="single"/>
        </w:rPr>
        <w:t xml:space="preserve">. Even if we are struggling for different things, even if we have different worlds we want to create, we might share what we come up against. </w:t>
      </w:r>
      <w:r w:rsidRPr="004C5A10">
        <w:rPr>
          <w:sz w:val="16"/>
        </w:rPr>
        <w:t>Our activist archives are thus unhappy archives. Just think of the labor of critique that is behind us: feminist critiques of the figure of "the happy housewife;" Black critiques of the myth of "the happy slave"; queer critiques of the sentimentalisation of heterosexuality as "domestic bliss." The struggle over happiness provides the horizon in which political claims are made. We inherit this horizon</w:t>
      </w:r>
      <w:r w:rsidRPr="004C5A10">
        <w:rPr>
          <w:rStyle w:val="StyleUnderline"/>
        </w:rPr>
        <w:t xml:space="preserve">. </w:t>
      </w:r>
      <w:r w:rsidRPr="007A6A89">
        <w:rPr>
          <w:rStyle w:val="StyleUnderline"/>
          <w:highlight w:val="green"/>
        </w:rPr>
        <w:t>To be willing to go against a social order</w:t>
      </w:r>
      <w:r w:rsidRPr="004C5A10">
        <w:rPr>
          <w:rStyle w:val="StyleUnderline"/>
        </w:rPr>
        <w:t>,</w:t>
      </w:r>
      <w:r w:rsidRPr="004C5A10">
        <w:rPr>
          <w:u w:val="single"/>
        </w:rPr>
        <w:t xml:space="preserve"> which is protected as a moral order, a happiness order is </w:t>
      </w:r>
      <w:r w:rsidRPr="007A6A89">
        <w:rPr>
          <w:highlight w:val="green"/>
          <w:u w:val="single"/>
        </w:rPr>
        <w:t xml:space="preserve">to be willing to </w:t>
      </w:r>
      <w:r w:rsidRPr="007A6A89">
        <w:rPr>
          <w:rStyle w:val="Emphasis"/>
          <w:highlight w:val="green"/>
        </w:rPr>
        <w:t>cause unhappiness</w:t>
      </w:r>
      <w:r w:rsidRPr="007A6A89">
        <w:rPr>
          <w:highlight w:val="green"/>
          <w:u w:val="single"/>
        </w:rPr>
        <w:t>, even if unhappiness is not your cause</w:t>
      </w:r>
      <w:r w:rsidRPr="004C5A10">
        <w:rPr>
          <w:u w:val="single"/>
        </w:rPr>
        <w:t>. To be willing to cause unhappiness might be about how we live an individual life (not to choose "the right path" is readable as giving up the happiness that is presumed to follow that path).</w:t>
      </w:r>
      <w:r w:rsidRPr="004C5A10">
        <w:rPr>
          <w:sz w:val="16"/>
        </w:rPr>
        <w:t xml:space="preserve"> Parental responses to coming out, for example, can take the explicit form not of being unhappy about the child being queer but of </w:t>
      </w:r>
      <w:r w:rsidRPr="004C5A10">
        <w:rPr>
          <w:i/>
          <w:iCs/>
          <w:sz w:val="16"/>
        </w:rPr>
        <w:t>being unhappy about the child being unhappy</w:t>
      </w:r>
      <w:r w:rsidRPr="004C5A10">
        <w:rPr>
          <w:sz w:val="16"/>
        </w:rPr>
        <w:t>.[</w:t>
      </w:r>
      <w:hyperlink r:id="rId58" w:anchor="end5" w:history="1">
        <w:r w:rsidRPr="004C5A10">
          <w:rPr>
            <w:rStyle w:val="Hyperlink"/>
            <w:sz w:val="16"/>
          </w:rPr>
          <w:t>5</w:t>
        </w:r>
      </w:hyperlink>
      <w:r w:rsidRPr="004C5A10">
        <w:rPr>
          <w:sz w:val="16"/>
        </w:rPr>
        <w:t xml:space="preserve">] </w:t>
      </w:r>
      <w:r w:rsidRPr="004C5A10">
        <w:rPr>
          <w:u w:val="single"/>
        </w:rPr>
        <w:t xml:space="preserve">Even if you do not want to cause the unhappiness of those you love, a queer life can mean living with that unhappiness. </w:t>
      </w:r>
      <w:r w:rsidRPr="007A6A89">
        <w:rPr>
          <w:highlight w:val="green"/>
          <w:u w:val="single"/>
        </w:rPr>
        <w:t xml:space="preserve">To be willing to cause unhappiness can also be how we immerse ourselves in </w:t>
      </w:r>
      <w:r w:rsidRPr="007A6A89">
        <w:rPr>
          <w:rStyle w:val="Emphasis"/>
          <w:highlight w:val="green"/>
        </w:rPr>
        <w:t>collective struggle</w:t>
      </w:r>
      <w:r w:rsidRPr="007A6A89">
        <w:rPr>
          <w:highlight w:val="green"/>
          <w:u w:val="single"/>
        </w:rPr>
        <w:t xml:space="preserve">, as we work with and through others who </w:t>
      </w:r>
      <w:r w:rsidRPr="007A6A89">
        <w:rPr>
          <w:rStyle w:val="Emphasis"/>
          <w:highlight w:val="green"/>
        </w:rPr>
        <w:t>share our points of alienation</w:t>
      </w:r>
      <w:r w:rsidRPr="004C5A10">
        <w:rPr>
          <w:u w:val="single"/>
        </w:rPr>
        <w:t>. Those who are unseated by the tables of happiness can find each other.</w:t>
      </w:r>
      <w:r w:rsidRPr="004C5A10">
        <w:rPr>
          <w:sz w:val="16"/>
        </w:rPr>
        <w:t xml:space="preserve">So, yes, let's take the figure of the feminist killjoy seriously. </w:t>
      </w:r>
      <w:r w:rsidRPr="004C5A10">
        <w:rPr>
          <w:u w:val="single"/>
        </w:rPr>
        <w:t xml:space="preserve">Does the feminist kill other people's joy by pointing out moments of sexism? Or does she expose the bad feelings that get hidden, displaced, or negated under public signs of joy? </w:t>
      </w:r>
      <w:r w:rsidRPr="004C5A10">
        <w:rPr>
          <w:sz w:val="16"/>
        </w:rPr>
        <w:t xml:space="preserve">Does bad feeling enter the room when somebody expresses anger about things, or could anger be the moment when the bad feelings that circulate through objects get brought to the surface in a certain way? </w:t>
      </w:r>
      <w:r w:rsidRPr="004C5A10">
        <w:rPr>
          <w:u w:val="single"/>
        </w:rPr>
        <w:t xml:space="preserve">The feminist subject "in the room" hence "brings others down" not only by talking about unhappy topics such as sexism but by exposing how happiness is sustained by erasing the signs of not getting along. </w:t>
      </w:r>
      <w:r w:rsidRPr="007A6A89">
        <w:rPr>
          <w:highlight w:val="green"/>
          <w:u w:val="single"/>
        </w:rPr>
        <w:t xml:space="preserve">Feminists do kill joy in a certain sense: they </w:t>
      </w:r>
      <w:r w:rsidRPr="007A6A89">
        <w:rPr>
          <w:rStyle w:val="Emphasis"/>
          <w:highlight w:val="green"/>
        </w:rPr>
        <w:t>disturb the very fantasy that happiness can be found</w:t>
      </w:r>
      <w:r w:rsidRPr="004C5A10">
        <w:rPr>
          <w:rStyle w:val="Emphasis"/>
        </w:rPr>
        <w:t xml:space="preserve"> </w:t>
      </w:r>
      <w:r w:rsidRPr="004C5A10">
        <w:rPr>
          <w:u w:val="single"/>
        </w:rPr>
        <w:t xml:space="preserve">in certain places. To kill a fantasy can still kill a feeling. It is not just that feminists might not be happily affected by what is supposed to cause happiness, but </w:t>
      </w:r>
      <w:r w:rsidRPr="007A6A89">
        <w:rPr>
          <w:highlight w:val="green"/>
          <w:u w:val="single"/>
        </w:rPr>
        <w:t>our failure to be happy is read as sabotaging the happiness of others.</w:t>
      </w:r>
      <w:r w:rsidRPr="004C5A10">
        <w:rPr>
          <w:u w:val="single"/>
        </w:rPr>
        <w:t>We can consider the relationship between the negativity of the figure of the feminist killjoy and how certain bodies are "encountered" as being negative.</w:t>
      </w:r>
      <w:r w:rsidRPr="004C5A10">
        <w:rPr>
          <w:sz w:val="16"/>
        </w:rPr>
        <w:t xml:space="preserve"> Marilyn Frye argues that </w:t>
      </w:r>
      <w:r w:rsidRPr="004C5A10">
        <w:rPr>
          <w:u w:val="single"/>
        </w:rPr>
        <w:t xml:space="preserve">oppression involves the requirement that you show signs of being happy with the situation in which you find yourself. </w:t>
      </w:r>
      <w:r w:rsidRPr="004C5A10">
        <w:rPr>
          <w:sz w:val="16"/>
        </w:rPr>
        <w:t>As she puts it, "</w:t>
      </w:r>
      <w:r w:rsidRPr="004C5A10">
        <w:rPr>
          <w:u w:val="single"/>
        </w:rPr>
        <w:t>it is often a requirement upon oppressed people that we smile and be cheerful. If we comply, we signify our docility and our acquiescence in our situation." To be oppressed requires that you show signs of happiness, as signs of being or having been adjusted. For Frye "anything but the sunniest countenance exposes us to being perceived as mean, bitter, angry or dangerous</w:t>
      </w:r>
      <w:proofErr w:type="gramStart"/>
      <w:r w:rsidRPr="004C5A10">
        <w:rPr>
          <w:u w:val="single"/>
        </w:rPr>
        <w:t>".[</w:t>
      </w:r>
      <w:proofErr w:type="gramEnd"/>
      <w:r w:rsidR="008D00F6">
        <w:fldChar w:fldCharType="begin"/>
      </w:r>
      <w:r w:rsidR="008D00F6">
        <w:instrText xml:space="preserve"> HYPERLINK "http://sfonline.barnard.edu/polyphonic/ahmed_08.htm" \l "end6" </w:instrText>
      </w:r>
      <w:r w:rsidR="008D00F6">
        <w:fldChar w:fldCharType="separate"/>
      </w:r>
      <w:r w:rsidRPr="004C5A10">
        <w:rPr>
          <w:rStyle w:val="Hyperlink"/>
          <w:sz w:val="16"/>
        </w:rPr>
        <w:t>6</w:t>
      </w:r>
      <w:r w:rsidR="008D00F6">
        <w:rPr>
          <w:rStyle w:val="Hyperlink"/>
          <w:sz w:val="16"/>
        </w:rPr>
        <w:fldChar w:fldCharType="end"/>
      </w:r>
      <w:r w:rsidRPr="004C5A10">
        <w:rPr>
          <w:sz w:val="16"/>
        </w:rPr>
        <w:t>]</w:t>
      </w:r>
      <w:r w:rsidRPr="004C5A10">
        <w:rPr>
          <w:u w:val="single"/>
        </w:rPr>
        <w:t xml:space="preserve"> To be recognized as a feminist is to be assigned to a difficult category and a category of difficulty. You are "already read" as "not easy to get along with" when you name yourself as a feminist. You have to show that you are not difficult through displaying signs of good will and happiness.</w:t>
      </w:r>
      <w:r w:rsidRPr="004C5A10">
        <w:rPr>
          <w:sz w:val="16"/>
        </w:rPr>
        <w:t xml:space="preserve"> Frye alludes to </w:t>
      </w:r>
      <w:r w:rsidRPr="004C5A10">
        <w:rPr>
          <w:u w:val="single"/>
        </w:rPr>
        <w:t>such experiences</w:t>
      </w:r>
      <w:r w:rsidRPr="004C5A10">
        <w:rPr>
          <w:sz w:val="16"/>
        </w:rPr>
        <w:t xml:space="preserve"> when she </w:t>
      </w:r>
      <w:r w:rsidRPr="004C5A10">
        <w:rPr>
          <w:u w:val="single"/>
        </w:rPr>
        <w:t>describes how: "this means, at the very least, that we may be found to be "difficult" or unpleasant to work with, which is enough to cost one's livelihood</w:t>
      </w:r>
      <w:r w:rsidRPr="004C5A10">
        <w:rPr>
          <w:sz w:val="16"/>
        </w:rPr>
        <w:t>."[</w:t>
      </w:r>
      <w:hyperlink r:id="rId59" w:anchor="end7" w:history="1">
        <w:r w:rsidRPr="004C5A10">
          <w:rPr>
            <w:rStyle w:val="Hyperlink"/>
            <w:sz w:val="16"/>
          </w:rPr>
          <w:t>7</w:t>
        </w:r>
      </w:hyperlink>
      <w:r w:rsidRPr="004C5A10">
        <w:rPr>
          <w:sz w:val="16"/>
        </w:rPr>
        <w:t xml:space="preserve">] </w:t>
      </w:r>
      <w:r w:rsidRPr="004C5A10">
        <w:rPr>
          <w:u w:val="single"/>
        </w:rPr>
        <w:t>We can also witness an investment in feminist unhappiness (the myth that feminists kill joy because they are joy-less). There is a desire to believe that wo</w:t>
      </w:r>
      <w:r>
        <w:rPr>
          <w:u w:val="single"/>
        </w:rPr>
        <w:t>myn</w:t>
      </w:r>
      <w:r w:rsidRPr="004C5A10">
        <w:rPr>
          <w:u w:val="single"/>
        </w:rPr>
        <w:t xml:space="preserve">become feminists </w:t>
      </w:r>
      <w:r w:rsidRPr="004C5A10">
        <w:rPr>
          <w:i/>
          <w:iCs/>
          <w:u w:val="single"/>
        </w:rPr>
        <w:t>because</w:t>
      </w:r>
      <w:r w:rsidRPr="004C5A10">
        <w:rPr>
          <w:u w:val="single"/>
        </w:rPr>
        <w:t xml:space="preserve"> they are unhappy. This desire functions as a defense of happiness against feminist critique. This is not to say that feminists might not be unhappy; </w:t>
      </w:r>
      <w:r w:rsidRPr="007A6A89">
        <w:rPr>
          <w:rStyle w:val="StyleUnderline"/>
          <w:highlight w:val="green"/>
        </w:rPr>
        <w:t>becoming a feminist might mean becoming aware of just how much there is to be unhappy about.</w:t>
      </w:r>
      <w:r w:rsidRPr="004C5A10">
        <w:rPr>
          <w:u w:val="single"/>
        </w:rPr>
        <w:t xml:space="preserve"> </w:t>
      </w:r>
      <w:r w:rsidRPr="007A6A89">
        <w:rPr>
          <w:highlight w:val="green"/>
          <w:u w:val="single"/>
        </w:rPr>
        <w:t>Feminist consciousness could be understood as consciousness of unhappiness, a consciousness made possible by the refusal to turn away</w:t>
      </w:r>
      <w:r w:rsidRPr="004C5A10">
        <w:rPr>
          <w:u w:val="single"/>
        </w:rPr>
        <w:t xml:space="preserve">. </w:t>
      </w:r>
      <w:r w:rsidRPr="004C5A10">
        <w:rPr>
          <w:sz w:val="16"/>
        </w:rPr>
        <w:t xml:space="preserve">My point here would be that </w:t>
      </w:r>
      <w:r w:rsidRPr="007A6A89">
        <w:rPr>
          <w:highlight w:val="green"/>
          <w:u w:val="single"/>
        </w:rPr>
        <w:t xml:space="preserve">feminists are read as being unhappy, such that situations of conflict, violence, and power are read as </w:t>
      </w:r>
      <w:r w:rsidRPr="007A6A89">
        <w:rPr>
          <w:i/>
          <w:iCs/>
          <w:highlight w:val="green"/>
          <w:u w:val="single"/>
        </w:rPr>
        <w:t>about</w:t>
      </w:r>
      <w:r w:rsidRPr="007A6A89">
        <w:rPr>
          <w:highlight w:val="green"/>
          <w:u w:val="single"/>
        </w:rPr>
        <w:t xml:space="preserve"> the unhappiness of feminists, rather than being </w:t>
      </w:r>
      <w:r w:rsidRPr="007A6A89">
        <w:rPr>
          <w:rStyle w:val="Emphasis"/>
          <w:highlight w:val="green"/>
        </w:rPr>
        <w:t>what feminists are unhappy about</w:t>
      </w:r>
      <w:r w:rsidRPr="007A6A89">
        <w:rPr>
          <w:highlight w:val="green"/>
          <w:u w:val="single"/>
        </w:rPr>
        <w:t xml:space="preserve">.Political struggles can takes place over the causes of unhappiness. </w:t>
      </w:r>
      <w:r w:rsidRPr="007A6A89">
        <w:rPr>
          <w:rStyle w:val="Emphasis"/>
          <w:highlight w:val="green"/>
        </w:rPr>
        <w:t>We need to give a history to unhappiness</w:t>
      </w:r>
      <w:r w:rsidRPr="004C5A10">
        <w:rPr>
          <w:u w:val="single"/>
        </w:rPr>
        <w:t>. We need to hear in unhappiness more than the negation of the "un."</w:t>
      </w:r>
      <w:r w:rsidRPr="004C5A10">
        <w:rPr>
          <w:sz w:val="16"/>
        </w:rPr>
        <w:t xml:space="preserve"> The history of the word "unhappy" might teach us about the unhappiness of the history of happiness. In its earliest uses, unhappy meant to cause misfortunate or trouble. Only later, did it come to mean to feel misfortunate, in the sense of wretched or sad. </w:t>
      </w:r>
      <w:r w:rsidRPr="004C5A10">
        <w:rPr>
          <w:u w:val="single"/>
        </w:rPr>
        <w:t xml:space="preserve">We can learn from the swiftness of translation from causing unhappiness to being described </w:t>
      </w:r>
      <w:r w:rsidRPr="004C5A10">
        <w:rPr>
          <w:i/>
          <w:iCs/>
          <w:u w:val="single"/>
        </w:rPr>
        <w:t>as</w:t>
      </w:r>
      <w:r w:rsidRPr="004C5A10">
        <w:rPr>
          <w:u w:val="single"/>
        </w:rPr>
        <w:t xml:space="preserve"> unhappy. We must learn.The word "wretched" has its own genealogy, coming from wretch, meaning a stranger, exile, banished person.</w:t>
      </w:r>
      <w:r w:rsidRPr="004C5A10">
        <w:rPr>
          <w:sz w:val="16"/>
        </w:rPr>
        <w:t xml:space="preserve"> Wretched in the sense of "vile, despicable person" was developed in Old English and is said to reflect "the sorry state of the outcast." Can we rewrite the history of happiness from the point of view of the wretch? If we listen to those who are cast as wretched, perhaps their wretchedness would no longer belong to them. The sorrow of the stranger might give us a different angle on happiness not because it teaches us what it is like or must be like to be a stranger, but because it might estrange us from the very happiness of the familiar.Phenomenology helps us explore how the familiar is that which is not revealed. A queer phenomenology shows how the familiar is not revealed to those who can inhabit it. For queers and other others the familiar is revealed to you, because you do not inhabit it. </w:t>
      </w:r>
      <w:r w:rsidRPr="004C5A10">
        <w:rPr>
          <w:u w:val="single"/>
        </w:rPr>
        <w:t xml:space="preserve">To be "estranged from" can be what enables a "consciousness of." This is why </w:t>
      </w:r>
      <w:r w:rsidRPr="007A6A89">
        <w:rPr>
          <w:rStyle w:val="Emphasis"/>
          <w:highlight w:val="green"/>
        </w:rPr>
        <w:t>being a killjoy can be a knowledge project, a world-making project.</w:t>
      </w:r>
    </w:p>
    <w:p w14:paraId="7D507B8F" w14:textId="77777777" w:rsidR="003F5F7C" w:rsidRPr="004C5A10" w:rsidRDefault="003F5F7C" w:rsidP="003F5F7C">
      <w:pPr>
        <w:rPr>
          <w:rStyle w:val="Emphasis"/>
        </w:rPr>
      </w:pPr>
    </w:p>
    <w:p w14:paraId="13A1241F" w14:textId="77777777" w:rsidR="003F5F7C" w:rsidRPr="004C5A10" w:rsidRDefault="003F5F7C" w:rsidP="003F5F7C">
      <w:pPr>
        <w:rPr>
          <w:rStyle w:val="Emphasis"/>
        </w:rPr>
      </w:pPr>
    </w:p>
    <w:p w14:paraId="27F386D0" w14:textId="77777777" w:rsidR="003F5F7C" w:rsidRPr="004C5A10" w:rsidRDefault="003F5F7C" w:rsidP="003F5F7C">
      <w:pPr>
        <w:pStyle w:val="Heading4"/>
      </w:pPr>
      <w:r w:rsidRPr="004C5A10">
        <w:t xml:space="preserve">Violence against womxn in debate is always hidden. Thus, the figure of the killjoy is uniquely good in debate.  </w:t>
      </w:r>
    </w:p>
    <w:p w14:paraId="4487B354" w14:textId="77777777" w:rsidR="003F5F7C" w:rsidRPr="004C5A10" w:rsidRDefault="003F5F7C" w:rsidP="003F5F7C">
      <w:r w:rsidRPr="004C5A10">
        <w:rPr>
          <w:b/>
        </w:rPr>
        <w:t xml:space="preserve">Bjork 92 </w:t>
      </w:r>
      <w:r w:rsidRPr="004C5A10">
        <w:t>(Rebecca, debater and university coach, “Symposium: Women in Debate: Reflections on the Ongoing Struggle”, Effluents and affluence: The Global Pollution Debate, 1992”)</w:t>
      </w:r>
    </w:p>
    <w:p w14:paraId="24F76839" w14:textId="77777777" w:rsidR="003F5F7C" w:rsidRPr="004C5A10" w:rsidRDefault="003F5F7C" w:rsidP="003F5F7C">
      <w:pPr>
        <w:rPr>
          <w:rStyle w:val="Emphasis"/>
        </w:rPr>
      </w:pPr>
      <w:r w:rsidRPr="004C5A10">
        <w:rPr>
          <w:sz w:val="16"/>
          <w:szCs w:val="16"/>
        </w:rPr>
        <w:t>While reflecting on my experiences as a wo</w:t>
      </w:r>
      <w:r>
        <w:rPr>
          <w:sz w:val="16"/>
          <w:szCs w:val="16"/>
        </w:rPr>
        <w:t>myn</w:t>
      </w:r>
      <w:r w:rsidRPr="004C5A10">
        <w:rPr>
          <w:sz w:val="16"/>
          <w:szCs w:val="16"/>
        </w:rPr>
        <w:t>in academic debate in preparation for this essay, I realized that I have been involved in debate for more than half of my life. 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separate my involvement in debate from the rest of who I am as an individual.Northwestern I remember listening to a lecture a few years ago</w:t>
      </w:r>
      <w:r w:rsidRPr="004C5A10">
        <w:rPr>
          <w:sz w:val="16"/>
        </w:rPr>
        <w:t xml:space="preserve"> given by Tom Goodnight at the University summer debate camp. Goodnight lamented what he saw as the debate community's participation in, and unthinking perpetuation of what he termed the "death culture." He argued that </w:t>
      </w:r>
      <w:r w:rsidRPr="004C5A10">
        <w:rPr>
          <w:rStyle w:val="StyleUnderline"/>
        </w:rPr>
        <w:t xml:space="preserve">the </w:t>
      </w:r>
      <w:r w:rsidRPr="007A6A89">
        <w:rPr>
          <w:rStyle w:val="StyleUnderline"/>
          <w:highlight w:val="green"/>
        </w:rPr>
        <w:t>embracing of "big impact" arguments--nuclear war, environmental destruction, genocide, famine, and the like-by debaters and coaches signals a morbid and detached fascination with such events</w:t>
      </w:r>
      <w:r w:rsidRPr="004C5A10">
        <w:rPr>
          <w:rStyle w:val="StyleUnderline"/>
        </w:rPr>
        <w:t>, one that views these real hu</w:t>
      </w:r>
      <w:r>
        <w:rPr>
          <w:rStyle w:val="StyleUnderline"/>
        </w:rPr>
        <w:t>myn</w:t>
      </w:r>
      <w:r w:rsidRPr="004C5A10">
        <w:rPr>
          <w:rStyle w:val="StyleUnderline"/>
        </w:rPr>
        <w:t>tragedies as part of a "game" in which so-called "objective and neutral" advocate</w:t>
      </w:r>
      <w:r w:rsidRPr="004C5A10">
        <w:rPr>
          <w:sz w:val="16"/>
        </w:rPr>
        <w:t xml:space="preserve">s </w:t>
      </w:r>
      <w:r w:rsidRPr="004C5A10">
        <w:rPr>
          <w:rStyle w:val="StyleUnderline"/>
        </w:rPr>
        <w:t>actively seek to find in their research the "impact to outweigh all other impacts</w:t>
      </w:r>
      <w:r w:rsidRPr="004C5A10">
        <w:rPr>
          <w:sz w:val="16"/>
        </w:rPr>
        <w:t xml:space="preserve">"--the round-winning argument that will carry them to their goal of winning tournament X, Y, or Z. He concluded that </w:t>
      </w:r>
      <w:r w:rsidRPr="004C5A10">
        <w:rPr>
          <w:rStyle w:val="StyleUnderline"/>
        </w:rPr>
        <w:t xml:space="preserve">our "use" of such events in this way is tantamount to a celebration of them; </w:t>
      </w:r>
      <w:r w:rsidRPr="007A6A89">
        <w:rPr>
          <w:rStyle w:val="Emphasis"/>
          <w:highlight w:val="green"/>
        </w:rPr>
        <w:t>our detached, rational discussions reinforce a detached, rational viewpoint</w:t>
      </w:r>
      <w:r w:rsidRPr="007A6A89">
        <w:rPr>
          <w:rStyle w:val="StyleUnderline"/>
          <w:highlight w:val="green"/>
        </w:rPr>
        <w:t xml:space="preserve">, when </w:t>
      </w:r>
      <w:r w:rsidRPr="007A6A89">
        <w:rPr>
          <w:rStyle w:val="Emphasis"/>
          <w:highlight w:val="green"/>
        </w:rPr>
        <w:t>emotional and moral outrage may be a more appropriate response</w:t>
      </w:r>
      <w:r w:rsidRPr="004C5A10">
        <w:rPr>
          <w:sz w:val="16"/>
        </w:rPr>
        <w:t>. In the last few years, my academic research has led me to be persuaded by Goodnight's unspoken assumption</w:t>
      </w:r>
      <w:r w:rsidRPr="004C5A10">
        <w:rPr>
          <w:rStyle w:val="StyleUnderline"/>
        </w:rPr>
        <w:t xml:space="preserve">; </w:t>
      </w:r>
      <w:r w:rsidRPr="007A6A89">
        <w:rPr>
          <w:rStyle w:val="StyleUnderline"/>
          <w:highlight w:val="green"/>
        </w:rPr>
        <w:t>language</w:t>
      </w:r>
      <w:r w:rsidRPr="004C5A10">
        <w:rPr>
          <w:rStyle w:val="StyleUnderline"/>
        </w:rPr>
        <w:t xml:space="preserve"> is not merely some transparent tool</w:t>
      </w:r>
      <w:r w:rsidRPr="004C5A10">
        <w:rPr>
          <w:sz w:val="16"/>
        </w:rPr>
        <w:t xml:space="preserve"> used to transmit information, </w:t>
      </w:r>
      <w:r w:rsidRPr="004C5A10">
        <w:rPr>
          <w:rStyle w:val="StyleUnderline"/>
        </w:rPr>
        <w:t>but r</w:t>
      </w:r>
      <w:r w:rsidRPr="004C5A10">
        <w:rPr>
          <w:sz w:val="16"/>
        </w:rPr>
        <w:t xml:space="preserve">ather is </w:t>
      </w:r>
      <w:r w:rsidRPr="004C5A10">
        <w:rPr>
          <w:rStyle w:val="StyleUnderline"/>
        </w:rPr>
        <w:t xml:space="preserve">an incredibly powerful medium, the use of which inevitably </w:t>
      </w:r>
      <w:r w:rsidRPr="007A6A89">
        <w:rPr>
          <w:rStyle w:val="StyleUnderline"/>
          <w:highlight w:val="green"/>
        </w:rPr>
        <w:t xml:space="preserve">has </w:t>
      </w:r>
      <w:r w:rsidRPr="007A6A89">
        <w:rPr>
          <w:rStyle w:val="Emphasis"/>
          <w:highlight w:val="green"/>
        </w:rPr>
        <w:t>real political and material consequences.</w:t>
      </w:r>
      <w:r w:rsidRPr="004C5A10">
        <w:rPr>
          <w:sz w:val="16"/>
        </w:rPr>
        <w:t xml:space="preserve"> Given this assumption, I believe </w:t>
      </w:r>
      <w:r w:rsidRPr="004C5A10">
        <w:rPr>
          <w:rStyle w:val="StyleUnderline"/>
        </w:rPr>
        <w:t xml:space="preserve">that </w:t>
      </w:r>
      <w:r w:rsidRPr="007A6A89">
        <w:rPr>
          <w:rStyle w:val="StyleUnderline"/>
          <w:highlight w:val="green"/>
        </w:rPr>
        <w:t>it is important</w:t>
      </w:r>
      <w:r w:rsidRPr="004C5A10">
        <w:rPr>
          <w:rStyle w:val="StyleUnderline"/>
        </w:rPr>
        <w:t xml:space="preserve"> for us </w:t>
      </w:r>
      <w:r w:rsidRPr="007A6A89">
        <w:rPr>
          <w:rStyle w:val="StyleUnderline"/>
          <w:highlight w:val="green"/>
        </w:rPr>
        <w:t>to examine the "discourse of debate practice:</w:t>
      </w:r>
      <w:r w:rsidRPr="004C5A10">
        <w:rPr>
          <w:sz w:val="16"/>
        </w:rPr>
        <w:t xml:space="preserve">" that is, the language, discourses, and meanings that we, as a community of debaters and coaches, unthinkingly employ in academic debate. </w:t>
      </w:r>
      <w:r w:rsidRPr="004C5A10">
        <w:rPr>
          <w:rStyle w:val="StyleUnderline"/>
        </w:rPr>
        <w:t>If it is the case that the language we use has real implications for how we view the world</w:t>
      </w:r>
      <w:r w:rsidRPr="004C5A10">
        <w:rPr>
          <w:sz w:val="16"/>
        </w:rPr>
        <w:t xml:space="preserve">, how we view </w:t>
      </w:r>
      <w:r w:rsidRPr="004C5A10">
        <w:rPr>
          <w:rStyle w:val="StyleUnderline"/>
        </w:rPr>
        <w:t>others, an</w:t>
      </w:r>
      <w:r w:rsidRPr="004C5A10">
        <w:rPr>
          <w:sz w:val="16"/>
        </w:rPr>
        <w:t xml:space="preserve">d how we </w:t>
      </w:r>
      <w:r w:rsidRPr="004C5A10">
        <w:rPr>
          <w:rStyle w:val="StyleUnderline"/>
        </w:rPr>
        <w:t xml:space="preserve">act </w:t>
      </w:r>
      <w:r w:rsidRPr="004C5A10">
        <w:rPr>
          <w:sz w:val="16"/>
        </w:rPr>
        <w:t xml:space="preserve">in the world, then </w:t>
      </w:r>
      <w:r w:rsidRPr="007A6A89">
        <w:rPr>
          <w:rStyle w:val="StyleUnderline"/>
          <w:highlight w:val="green"/>
        </w:rPr>
        <w:t>it is imperative that we critically examine our own discourse practices</w:t>
      </w:r>
      <w:r w:rsidRPr="004C5A10">
        <w:rPr>
          <w:sz w:val="16"/>
        </w:rPr>
        <w:t xml:space="preserve"> with an eye </w:t>
      </w:r>
      <w:r w:rsidRPr="004C5A10">
        <w:rPr>
          <w:rStyle w:val="StyleUnderline"/>
        </w:rPr>
        <w:t>to how our language does violence to others. I am shocked and surprised when I hear myself saying things like, "we killed them," or "take no prisoners," or "let's blow them out of the water."</w:t>
      </w:r>
      <w:r w:rsidRPr="004C5A10">
        <w:rPr>
          <w:sz w:val="16"/>
        </w:rPr>
        <w:t xml:space="preserve"> </w:t>
      </w:r>
      <w:r w:rsidRPr="007A6A89">
        <w:rPr>
          <w:rStyle w:val="StyleUnderline"/>
          <w:highlight w:val="green"/>
        </w:rPr>
        <w:t xml:space="preserve">I am tired of the "ideal" debater being defined as one who has </w:t>
      </w:r>
      <w:r w:rsidRPr="007A6A89">
        <w:rPr>
          <w:rStyle w:val="Emphasis"/>
          <w:highlight w:val="green"/>
        </w:rPr>
        <w:t>mastered the art of verbal assault</w:t>
      </w:r>
      <w:r w:rsidRPr="004C5A10">
        <w:rPr>
          <w:sz w:val="16"/>
        </w:rPr>
        <w:t xml:space="preserve"> to the point where </w:t>
      </w:r>
      <w:r w:rsidRPr="004C5A10">
        <w:rPr>
          <w:rStyle w:val="StyleUnderline"/>
        </w:rPr>
        <w:t xml:space="preserve">accusing opponents of lying, cheating, or being deliberately misleading is a sign of strength. </w:t>
      </w:r>
      <w:r w:rsidRPr="004C5A10">
        <w:rPr>
          <w:sz w:val="16"/>
        </w:rPr>
        <w:t xml:space="preserve">But </w:t>
      </w:r>
      <w:r w:rsidRPr="004C5A10">
        <w:rPr>
          <w:rStyle w:val="StyleUnderline"/>
        </w:rPr>
        <w:t xml:space="preserve">what I am most tired of is how </w:t>
      </w:r>
      <w:r w:rsidRPr="007A6A89">
        <w:rPr>
          <w:rStyle w:val="StyleUnderline"/>
          <w:highlight w:val="green"/>
        </w:rPr>
        <w:t>womyndebaters are marginalized and rendered voiceless in such a discourse community</w:t>
      </w:r>
      <w:r w:rsidRPr="004C5A10">
        <w:rPr>
          <w:rStyle w:val="StyleUnderline"/>
        </w:rPr>
        <w:t xml:space="preserve">. </w:t>
      </w:r>
      <w:r w:rsidRPr="007A6A89">
        <w:rPr>
          <w:rStyle w:val="StyleUnderline"/>
          <w:highlight w:val="green"/>
        </w:rPr>
        <w:t>Womynwho verbally assault their opponents are labeled "bitches"</w:t>
      </w:r>
      <w:r w:rsidRPr="004C5A10">
        <w:rPr>
          <w:rStyle w:val="StyleUnderline"/>
        </w:rPr>
        <w:t xml:space="preserve"> because it is not socially acceptable for wo</w:t>
      </w:r>
      <w:r>
        <w:rPr>
          <w:rStyle w:val="StyleUnderline"/>
        </w:rPr>
        <w:t>myn</w:t>
      </w:r>
      <w:r w:rsidRPr="004C5A10">
        <w:rPr>
          <w:rStyle w:val="StyleUnderline"/>
        </w:rPr>
        <w:t xml:space="preserve">to be verbally aggressive. </w:t>
      </w:r>
      <w:r w:rsidRPr="007A6A89">
        <w:rPr>
          <w:rStyle w:val="StyleUnderline"/>
          <w:highlight w:val="green"/>
        </w:rPr>
        <w:t>Womynwho get angry</w:t>
      </w:r>
      <w:r w:rsidRPr="004C5A10">
        <w:rPr>
          <w:sz w:val="16"/>
        </w:rPr>
        <w:t xml:space="preserve"> and storm out of a room when a disappointing decision is rendered </w:t>
      </w:r>
      <w:r w:rsidRPr="007A6A89">
        <w:rPr>
          <w:rStyle w:val="StyleUnderline"/>
          <w:highlight w:val="green"/>
        </w:rPr>
        <w:t>are labeled "hysterical"</w:t>
      </w:r>
      <w:r w:rsidRPr="004C5A10">
        <w:rPr>
          <w:sz w:val="16"/>
        </w:rPr>
        <w:t xml:space="preserve"> </w:t>
      </w:r>
      <w:r w:rsidRPr="004C5A10">
        <w:rPr>
          <w:rStyle w:val="StyleUnderline"/>
        </w:rPr>
        <w:t>because, as we all know, wo</w:t>
      </w:r>
      <w:r>
        <w:rPr>
          <w:rStyle w:val="StyleUnderline"/>
        </w:rPr>
        <w:t>myn</w:t>
      </w:r>
      <w:r w:rsidRPr="004C5A10">
        <w:rPr>
          <w:rStyle w:val="StyleUnderline"/>
        </w:rPr>
        <w:t>are more emotional then men. I am tired of hearing comments like, "those 'girls' from school X aren't really interested in debate; they just want to meet men.</w:t>
      </w:r>
      <w:r w:rsidRPr="004C5A10">
        <w:rPr>
          <w:sz w:val="16"/>
        </w:rPr>
        <w:t xml:space="preserve">" </w:t>
      </w:r>
      <w:r w:rsidRPr="004C5A10">
        <w:rPr>
          <w:rStyle w:val="StyleUnderline"/>
        </w:rPr>
        <w:t>We can all point to examples (although only a few) of wo</w:t>
      </w:r>
      <w:r>
        <w:rPr>
          <w:rStyle w:val="StyleUnderline"/>
        </w:rPr>
        <w:t>myn</w:t>
      </w:r>
      <w:r w:rsidRPr="004C5A10">
        <w:rPr>
          <w:rStyle w:val="StyleUnderline"/>
        </w:rPr>
        <w:t>who have succeeded at the top levels of debate. But I find myself wondering how many more wo</w:t>
      </w:r>
      <w:r>
        <w:rPr>
          <w:rStyle w:val="StyleUnderline"/>
        </w:rPr>
        <w:t>myn</w:t>
      </w:r>
      <w:r w:rsidRPr="004C5A10">
        <w:rPr>
          <w:rStyle w:val="StyleUnderline"/>
        </w:rPr>
        <w:t xml:space="preserve">gave up because they were tired of negotiating the </w:t>
      </w:r>
      <w:r w:rsidRPr="007A6A89">
        <w:rPr>
          <w:rStyle w:val="Emphasis"/>
          <w:highlight w:val="green"/>
        </w:rPr>
        <w:t>mine field of discrimination, sexual harassment, and isolation they found in the debate community</w:t>
      </w:r>
      <w:r w:rsidRPr="004C5A10">
        <w:rPr>
          <w:rStyle w:val="Emphasis"/>
        </w:rPr>
        <w:t xml:space="preserve">. </w:t>
      </w:r>
      <w:r w:rsidRPr="004C5A10">
        <w:rPr>
          <w:rStyle w:val="StyleUnderline"/>
        </w:rPr>
        <w:t>As members of this community</w:t>
      </w:r>
      <w:r w:rsidRPr="004C5A10">
        <w:rPr>
          <w:sz w:val="16"/>
        </w:rPr>
        <w:t>, however</w:t>
      </w:r>
      <w:r w:rsidRPr="004C5A10">
        <w:rPr>
          <w:rStyle w:val="StyleUnderline"/>
        </w:rPr>
        <w:t xml:space="preserve">, we have great freedom to define it in whatever ways we see fit. </w:t>
      </w:r>
      <w:r w:rsidRPr="004C5A10">
        <w:rPr>
          <w:sz w:val="16"/>
        </w:rPr>
        <w:t xml:space="preserve">After all, </w:t>
      </w:r>
      <w:r w:rsidRPr="004C5A10">
        <w:rPr>
          <w:rStyle w:val="StyleUnderline"/>
        </w:rPr>
        <w:t>what is debate except a collection of shared understandings</w:t>
      </w:r>
      <w:r w:rsidRPr="004C5A10">
        <w:rPr>
          <w:sz w:val="16"/>
        </w:rPr>
        <w:t xml:space="preserve"> </w:t>
      </w:r>
      <w:r w:rsidRPr="004C5A10">
        <w:rPr>
          <w:rStyle w:val="StyleUnderline"/>
        </w:rPr>
        <w:t xml:space="preserve">and explicit or implicit rules for interaction? </w:t>
      </w:r>
      <w:r w:rsidRPr="004C5A10">
        <w:rPr>
          <w:sz w:val="16"/>
        </w:rPr>
        <w:t xml:space="preserve">What </w:t>
      </w:r>
      <w:r w:rsidRPr="007A6A89">
        <w:rPr>
          <w:rStyle w:val="StyleUnderline"/>
          <w:highlight w:val="green"/>
        </w:rPr>
        <w:t>I am calling for</w:t>
      </w:r>
      <w:r w:rsidRPr="007A6A89">
        <w:rPr>
          <w:sz w:val="16"/>
          <w:highlight w:val="green"/>
        </w:rPr>
        <w:t xml:space="preserve"> is </w:t>
      </w:r>
      <w:r w:rsidRPr="007A6A89">
        <w:rPr>
          <w:rStyle w:val="Emphasis"/>
          <w:highlight w:val="green"/>
        </w:rPr>
        <w:t>a critical examination</w:t>
      </w:r>
      <w:r w:rsidRPr="007A6A89">
        <w:rPr>
          <w:rStyle w:val="StyleUnderline"/>
          <w:highlight w:val="green"/>
        </w:rPr>
        <w:t xml:space="preserve"> of</w:t>
      </w:r>
      <w:r w:rsidRPr="004C5A10">
        <w:rPr>
          <w:rStyle w:val="StyleUnderline"/>
        </w:rPr>
        <w:t xml:space="preserve"> how we, as </w:t>
      </w:r>
      <w:r w:rsidRPr="007A6A89">
        <w:rPr>
          <w:rStyle w:val="StyleUnderline"/>
          <w:highlight w:val="green"/>
        </w:rPr>
        <w:t>individual members of this community</w:t>
      </w:r>
      <w:r w:rsidRPr="004C5A10">
        <w:rPr>
          <w:rStyle w:val="StyleUnderline"/>
        </w:rPr>
        <w:t>, characterize our activity, ourselves, and our interactions</w:t>
      </w:r>
      <w:r w:rsidRPr="004C5A10">
        <w:rPr>
          <w:sz w:val="16"/>
        </w:rPr>
        <w:t xml:space="preserve"> with others </w:t>
      </w:r>
      <w:r w:rsidRPr="004C5A10">
        <w:rPr>
          <w:rStyle w:val="StyleUnderline"/>
        </w:rPr>
        <w:t xml:space="preserve">through language. </w:t>
      </w:r>
      <w:r w:rsidRPr="007A6A89">
        <w:rPr>
          <w:rStyle w:val="StyleUnderline"/>
          <w:highlight w:val="green"/>
        </w:rPr>
        <w:t>We must become aware of</w:t>
      </w:r>
      <w:r w:rsidRPr="004C5A10">
        <w:rPr>
          <w:rStyle w:val="StyleUnderline"/>
        </w:rPr>
        <w:t xml:space="preserve"> the ways in which our</w:t>
      </w:r>
      <w:r w:rsidRPr="004C5A10">
        <w:rPr>
          <w:sz w:val="16"/>
        </w:rPr>
        <w:t xml:space="preserve"> mostly </w:t>
      </w:r>
      <w:r w:rsidRPr="004C5A10">
        <w:rPr>
          <w:rStyle w:val="StyleUnderline"/>
        </w:rPr>
        <w:t>hidden</w:t>
      </w:r>
      <w:r w:rsidRPr="004C5A10">
        <w:rPr>
          <w:sz w:val="16"/>
        </w:rPr>
        <w:t xml:space="preserve"> and unspoken </w:t>
      </w:r>
      <w:r w:rsidRPr="007A6A89">
        <w:rPr>
          <w:rStyle w:val="Emphasis"/>
          <w:highlight w:val="green"/>
        </w:rPr>
        <w:t>assumptions about what "good" debate is</w:t>
      </w:r>
      <w:r w:rsidRPr="007A6A89">
        <w:rPr>
          <w:rStyle w:val="StyleUnderline"/>
          <w:highlight w:val="green"/>
        </w:rPr>
        <w:t xml:space="preserve"> function to </w:t>
      </w:r>
      <w:r w:rsidRPr="007A6A89">
        <w:rPr>
          <w:rStyle w:val="Emphasis"/>
          <w:highlight w:val="green"/>
        </w:rPr>
        <w:t>exclude</w:t>
      </w:r>
      <w:r w:rsidRPr="004C5A10">
        <w:rPr>
          <w:rStyle w:val="StyleUnderline"/>
        </w:rPr>
        <w:t xml:space="preserve"> not only </w:t>
      </w:r>
      <w:r w:rsidRPr="007A6A89">
        <w:rPr>
          <w:rStyle w:val="StyleUnderline"/>
          <w:highlight w:val="green"/>
        </w:rPr>
        <w:t>women</w:t>
      </w:r>
      <w:r w:rsidRPr="004C5A10">
        <w:rPr>
          <w:rStyle w:val="StyleUnderline"/>
        </w:rPr>
        <w:t>, but ethnic minorities from the amazing intellectual opportunities that training in debate provides</w:t>
      </w:r>
      <w:r w:rsidRPr="004C5A10">
        <w:rPr>
          <w:sz w:val="16"/>
        </w:rPr>
        <w:t xml:space="preserve">.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7A6A89">
        <w:rPr>
          <w:rStyle w:val="Emphasis"/>
          <w:highlight w:val="green"/>
        </w:rPr>
        <w:t>We may not be able to change the world, but we can change our own community, and if we fail to do so, we give up the only real power that we have.</w:t>
      </w:r>
    </w:p>
    <w:p w14:paraId="426609DB" w14:textId="77777777" w:rsidR="003F5F7C" w:rsidRDefault="003F5F7C" w:rsidP="003F5F7C">
      <w:pPr>
        <w:pStyle w:val="Heading3"/>
      </w:pPr>
      <w:r>
        <w:t>2NC – FW – Counter Affect</w:t>
      </w:r>
    </w:p>
    <w:p w14:paraId="5F94E468" w14:textId="77777777" w:rsidR="003F5F7C" w:rsidRDefault="003F5F7C" w:rsidP="003F5F7C">
      <w:pPr>
        <w:pStyle w:val="Heading4"/>
      </w:pPr>
      <w:r>
        <w:t>Subject formation must come first – We need to focus on the past with attention to the future to create affect that forms coalitional politics, driving political action</w:t>
      </w:r>
    </w:p>
    <w:p w14:paraId="6E0B5F6B" w14:textId="77777777" w:rsidR="003F5F7C" w:rsidRPr="008E4734" w:rsidRDefault="003F5F7C" w:rsidP="003F5F7C">
      <w:r>
        <w:t>*Solves agamben</w:t>
      </w:r>
    </w:p>
    <w:p w14:paraId="45586C74" w14:textId="77777777" w:rsidR="003F5F7C" w:rsidRDefault="003F5F7C" w:rsidP="003F5F7C">
      <w:r w:rsidRPr="00A33C4A">
        <w:rPr>
          <w:rStyle w:val="Style13ptBold"/>
        </w:rPr>
        <w:t>Chamberlain 16</w:t>
      </w:r>
      <w:r>
        <w:t xml:space="preserve"> (</w:t>
      </w:r>
      <w:r w:rsidRPr="00A33C4A">
        <w:t>Prudence Chamberlain</w:t>
      </w:r>
      <w:r>
        <w:t>, Part of the Department of English at Royal Holloway University, “</w:t>
      </w:r>
      <w:r w:rsidRPr="00A33C4A">
        <w:t>Affective temporality: towards a fourth wave, Gender and Education,</w:t>
      </w:r>
      <w:r>
        <w:t>” Published online: 13 Apr 2016, Accessed 7.11.18,</w:t>
      </w:r>
      <w:r w:rsidRPr="00A33C4A">
        <w:t xml:space="preserve"> DOI: 10.1080/09540253.2016.</w:t>
      </w:r>
      <w:proofErr w:type="gramStart"/>
      <w:r w:rsidRPr="00A33C4A">
        <w:t>1169249</w:t>
      </w:r>
      <w:r>
        <w:t xml:space="preserve"> )</w:t>
      </w:r>
      <w:proofErr w:type="gramEnd"/>
      <w:r>
        <w:t xml:space="preserve"> //ZoL</w:t>
      </w:r>
    </w:p>
    <w:p w14:paraId="6C457D39" w14:textId="77777777" w:rsidR="003F5F7C" w:rsidRPr="000B5FB7" w:rsidRDefault="003F5F7C" w:rsidP="003F5F7C">
      <w:pPr>
        <w:rPr>
          <w:sz w:val="16"/>
        </w:rPr>
      </w:pPr>
      <w:r w:rsidRPr="000B5FB7">
        <w:rPr>
          <w:u w:val="single"/>
        </w:rPr>
        <w:t>This form of timekeeping has resonances with Giorgio Agamben’s ‘contemporary’</w:t>
      </w:r>
      <w:r w:rsidRPr="000B5FB7">
        <w:rPr>
          <w:sz w:val="16"/>
        </w:rPr>
        <w:t>, which he understands as follows:</w:t>
      </w:r>
    </w:p>
    <w:p w14:paraId="40E1E0CE" w14:textId="77777777" w:rsidR="003F5F7C" w:rsidRPr="000B5FB7" w:rsidRDefault="003F5F7C" w:rsidP="003F5F7C">
      <w:pPr>
        <w:ind w:left="720"/>
        <w:rPr>
          <w:sz w:val="16"/>
        </w:rPr>
      </w:pPr>
      <w:r w:rsidRPr="005F7AC3">
        <w:rPr>
          <w:u w:val="single"/>
        </w:rPr>
        <w:t>Those who are truly contemporary, who truly belong to their time, are those who neither per- fectly coincide with it nor adjust themselves to its demands</w:t>
      </w:r>
      <w:r w:rsidRPr="000B5FB7">
        <w:rPr>
          <w:sz w:val="16"/>
        </w:rPr>
        <w:t xml:space="preserve">. They are thus in this sense irre- levant [inattuale]. But precisely </w:t>
      </w:r>
      <w:r w:rsidRPr="005F7AC3">
        <w:rPr>
          <w:u w:val="single"/>
        </w:rPr>
        <w:t>because of this condition</w:t>
      </w:r>
      <w:r w:rsidRPr="000B5FB7">
        <w:rPr>
          <w:sz w:val="16"/>
        </w:rPr>
        <w:t xml:space="preserve">, precisely through this disconnection and this anachronism, </w:t>
      </w:r>
      <w:r w:rsidRPr="005F7AC3">
        <w:rPr>
          <w:u w:val="single"/>
        </w:rPr>
        <w:t xml:space="preserve">they are more capable than others of perceiving and grasping their own time. </w:t>
      </w:r>
      <w:r w:rsidRPr="000B5FB7">
        <w:rPr>
          <w:sz w:val="16"/>
        </w:rPr>
        <w:t>(2009, 40)</w:t>
      </w:r>
    </w:p>
    <w:p w14:paraId="347A044C" w14:textId="77777777" w:rsidR="003F5F7C" w:rsidRPr="000B5FB7" w:rsidRDefault="003F5F7C" w:rsidP="003F5F7C">
      <w:pPr>
        <w:rPr>
          <w:sz w:val="16"/>
        </w:rPr>
      </w:pPr>
      <w:r w:rsidRPr="000B5FB7">
        <w:rPr>
          <w:sz w:val="16"/>
        </w:rPr>
        <w:t xml:space="preserve">Agamben is referring specifically to a subject, while I am suggesting that </w:t>
      </w:r>
      <w:r w:rsidRPr="000B5FB7">
        <w:rPr>
          <w:rStyle w:val="Emphasis"/>
          <w:highlight w:val="green"/>
        </w:rPr>
        <w:t>a political move- ment can also be contemporary</w:t>
      </w:r>
      <w:r w:rsidRPr="000B5FB7">
        <w:rPr>
          <w:sz w:val="16"/>
          <w:highlight w:val="green"/>
        </w:rPr>
        <w:t>.</w:t>
      </w:r>
      <w:r w:rsidRPr="000B5FB7">
        <w:rPr>
          <w:sz w:val="16"/>
        </w:rPr>
        <w:t xml:space="preserve"> </w:t>
      </w:r>
      <w:r w:rsidRPr="005F7AC3">
        <w:rPr>
          <w:u w:val="single"/>
        </w:rPr>
        <w:t xml:space="preserve">Feminism’s focus on the past is anachronistic </w:t>
      </w:r>
      <w:r w:rsidRPr="000B5FB7">
        <w:rPr>
          <w:sz w:val="16"/>
        </w:rPr>
        <w:t xml:space="preserve">in a sense, </w:t>
      </w:r>
      <w:r w:rsidRPr="005F7AC3">
        <w:rPr>
          <w:u w:val="single"/>
        </w:rPr>
        <w:t>while an emphasis on futurity forces a disconnection with our own time</w:t>
      </w:r>
      <w:r w:rsidRPr="000B5FB7">
        <w:rPr>
          <w:sz w:val="16"/>
        </w:rPr>
        <w:t xml:space="preserve">. Although femin- ism responds with the demands of the present, it actually adjusts itself in relation to a hoped-for future. It is important to note that ‘perceiving’ and ‘grasping’ a time does not necessarily mean that activism can be fully understood within the moment of action. In Feeling Backward, Heather Love writes that ‘we can understand and respond to a historical moment that is not yet fully articulated in institutions as the dominant mode of exist- ence’ (2007, 12). The contemporary, it could be claimed, is a term that expresses this problematic of feminist activism; the present is difficult to theorise. In spite of this, focus on the past, with attention to the future, allows for contemporary affective acti- vism to develop. This discussion of the contemporary and </w:t>
      </w:r>
      <w:r w:rsidRPr="000B5FB7">
        <w:rPr>
          <w:highlight w:val="green"/>
          <w:u w:val="single"/>
        </w:rPr>
        <w:t>feminist timekeeping serves as a framing device for</w:t>
      </w:r>
      <w:r w:rsidRPr="00FA7D17">
        <w:rPr>
          <w:u w:val="single"/>
        </w:rPr>
        <w:t xml:space="preserve"> </w:t>
      </w:r>
      <w:r w:rsidRPr="000B5FB7">
        <w:rPr>
          <w:sz w:val="16"/>
        </w:rPr>
        <w:t xml:space="preserve">the way in </w:t>
      </w:r>
      <w:r w:rsidRPr="005F7AC3">
        <w:rPr>
          <w:u w:val="single"/>
        </w:rPr>
        <w:t xml:space="preserve">which </w:t>
      </w:r>
      <w:r w:rsidRPr="000B5FB7">
        <w:rPr>
          <w:highlight w:val="green"/>
          <w:u w:val="single"/>
        </w:rPr>
        <w:t>the wave narrative can be considered as an ‘affective temporality’</w:t>
      </w:r>
      <w:r w:rsidRPr="00FA7D17">
        <w:rPr>
          <w:u w:val="single"/>
        </w:rPr>
        <w:t>.</w:t>
      </w:r>
      <w:r w:rsidRPr="000B5FB7">
        <w:rPr>
          <w:sz w:val="16"/>
        </w:rPr>
        <w:t xml:space="preserve"> </w:t>
      </w:r>
      <w:r w:rsidRPr="000B5FB7">
        <w:rPr>
          <w:rStyle w:val="Emphasis"/>
          <w:highlight w:val="green"/>
        </w:rPr>
        <w:t>Social movements are bound to emotional convergences</w:t>
      </w:r>
      <w:r w:rsidRPr="000B5FB7">
        <w:rPr>
          <w:sz w:val="16"/>
        </w:rPr>
        <w:t xml:space="preserve">, </w:t>
      </w:r>
      <w:r w:rsidRPr="000B5FB7">
        <w:rPr>
          <w:highlight w:val="green"/>
          <w:u w:val="single"/>
        </w:rPr>
        <w:t xml:space="preserve">in which </w:t>
      </w:r>
      <w:r w:rsidRPr="000B5FB7">
        <w:rPr>
          <w:rStyle w:val="Emphasis"/>
          <w:highlight w:val="green"/>
        </w:rPr>
        <w:t>feeling becomes trans- ferred amongst wider groups</w:t>
      </w:r>
      <w:r w:rsidRPr="000B5FB7">
        <w:rPr>
          <w:sz w:val="16"/>
          <w:highlight w:val="green"/>
        </w:rPr>
        <w:t xml:space="preserve">, </w:t>
      </w:r>
      <w:r w:rsidRPr="000B5FB7">
        <w:rPr>
          <w:rStyle w:val="Emphasis"/>
          <w:highlight w:val="green"/>
        </w:rPr>
        <w:t>encouraging them to action</w:t>
      </w:r>
      <w:r w:rsidRPr="005F7AC3">
        <w:rPr>
          <w:rStyle w:val="Emphasis"/>
        </w:rPr>
        <w:t xml:space="preserve">. </w:t>
      </w:r>
      <w:r w:rsidRPr="000B5FB7">
        <w:rPr>
          <w:highlight w:val="green"/>
          <w:u w:val="single"/>
        </w:rPr>
        <w:t>This is central to</w:t>
      </w:r>
      <w:r w:rsidRPr="005F7AC3">
        <w:rPr>
          <w:u w:val="single"/>
        </w:rPr>
        <w:t xml:space="preserve"> </w:t>
      </w:r>
      <w:r w:rsidRPr="005F7AC3">
        <w:rPr>
          <w:rStyle w:val="Emphasis"/>
        </w:rPr>
        <w:t xml:space="preserve">initiating and </w:t>
      </w:r>
      <w:r w:rsidRPr="000B5FB7">
        <w:rPr>
          <w:sz w:val="16"/>
        </w:rPr>
        <w:t xml:space="preserve">then </w:t>
      </w:r>
      <w:r w:rsidRPr="005F7AC3">
        <w:rPr>
          <w:rStyle w:val="Emphasis"/>
        </w:rPr>
        <w:t xml:space="preserve">sustaining surges of </w:t>
      </w:r>
      <w:r w:rsidRPr="000B5FB7">
        <w:rPr>
          <w:rStyle w:val="Emphasis"/>
          <w:highlight w:val="green"/>
        </w:rPr>
        <w:t>feminist activism</w:t>
      </w:r>
      <w:r w:rsidRPr="000B5FB7">
        <w:rPr>
          <w:sz w:val="16"/>
        </w:rPr>
        <w:t xml:space="preserve">, drawing a number of subjects together through shared investment within a specific historical moment. </w:t>
      </w:r>
      <w:r w:rsidRPr="007B233B">
        <w:rPr>
          <w:u w:val="single"/>
        </w:rPr>
        <w:t xml:space="preserve">The formulations of </w:t>
      </w:r>
      <w:r w:rsidRPr="000B5FB7">
        <w:rPr>
          <w:highlight w:val="green"/>
          <w:u w:val="single"/>
        </w:rPr>
        <w:t>affect also mirror the way in which the contemporary is constructed through Agamben’s work</w:t>
      </w:r>
      <w:r w:rsidRPr="000B5FB7">
        <w:rPr>
          <w:sz w:val="16"/>
          <w:highlight w:val="green"/>
        </w:rPr>
        <w:t xml:space="preserve">, </w:t>
      </w:r>
      <w:r w:rsidRPr="000B5FB7">
        <w:rPr>
          <w:highlight w:val="green"/>
          <w:u w:val="single"/>
        </w:rPr>
        <w:t>allowing for activists to cohere while still remaining without set definition</w:t>
      </w:r>
      <w:r w:rsidRPr="000B5FB7">
        <w:rPr>
          <w:sz w:val="16"/>
        </w:rPr>
        <w:t>. In The Affect Theory Reader, Melissa Gregg and Gregory J. Seigworth state that ‘affect is born in in-between-ness and resides in accumulative besides-ness’ (2010, 2). This sense of ‘beside- ness’ mirrors the simultaneity of the contemporary, while the ‘between-ness’ relates to the idea that feminism is caught in temporal tension, in which the past dictates and future aspirations orientate. Affect also explores the relationship between the private and the public, as Love out- lines when she writes:</w:t>
      </w:r>
    </w:p>
    <w:p w14:paraId="480399B2" w14:textId="77777777" w:rsidR="003F5F7C" w:rsidRPr="000B5FB7" w:rsidRDefault="003F5F7C" w:rsidP="003F5F7C">
      <w:pPr>
        <w:ind w:left="720"/>
        <w:rPr>
          <w:sz w:val="16"/>
          <w:szCs w:val="16"/>
        </w:rPr>
      </w:pPr>
      <w:r w:rsidRPr="000B5FB7">
        <w:rPr>
          <w:sz w:val="16"/>
          <w:szCs w:val="16"/>
        </w:rPr>
        <w:t>Politics and feelings are very different kinds of things; the public sphere is big, feelings are small; social life happens out there, psychic life, somewhere inside; public time is collective time, measured by the clock, whereas in psychic life the trains hardly ever run on time. (2007, 11)</w:t>
      </w:r>
    </w:p>
    <w:p w14:paraId="4D2C2372" w14:textId="77777777" w:rsidR="003F5F7C" w:rsidRPr="00D254FE" w:rsidRDefault="003F5F7C" w:rsidP="003F5F7C">
      <w:pPr>
        <w:rPr>
          <w:sz w:val="16"/>
        </w:rPr>
      </w:pPr>
      <w:r w:rsidRPr="000B5FB7">
        <w:rPr>
          <w:sz w:val="16"/>
        </w:rPr>
        <w:t xml:space="preserve">Inevitably, it is challenging to map what is ostensibly a more personal and feeling sphere onto a wider public, or indeed vice versa. However, despite the difference between public and personal, affect creates an undeniable relationship between the two. </w:t>
      </w:r>
      <w:r w:rsidRPr="00C410E3">
        <w:rPr>
          <w:highlight w:val="green"/>
          <w:u w:val="single"/>
        </w:rPr>
        <w:t>The feminist tenet that the ‘personal is political’</w:t>
      </w:r>
      <w:r w:rsidRPr="005B0B18">
        <w:rPr>
          <w:u w:val="single"/>
        </w:rPr>
        <w:t xml:space="preserve"> </w:t>
      </w:r>
      <w:r w:rsidRPr="005B0B18">
        <w:rPr>
          <w:rStyle w:val="Emphasis"/>
        </w:rPr>
        <w:t xml:space="preserve">encourages a shared public intimacy, which </w:t>
      </w:r>
      <w:r w:rsidRPr="00C410E3">
        <w:rPr>
          <w:rStyle w:val="Emphasis"/>
          <w:highlight w:val="green"/>
        </w:rPr>
        <w:t>is central to the</w:t>
      </w:r>
      <w:r w:rsidRPr="005B0B18">
        <w:rPr>
          <w:rStyle w:val="Emphasis"/>
        </w:rPr>
        <w:t xml:space="preserve"> transference and </w:t>
      </w:r>
      <w:r w:rsidRPr="00C410E3">
        <w:rPr>
          <w:rStyle w:val="Emphasis"/>
          <w:highlight w:val="green"/>
        </w:rPr>
        <w:t>perpetuation of affect</w:t>
      </w:r>
      <w:r w:rsidRPr="000B5FB7">
        <w:rPr>
          <w:sz w:val="16"/>
        </w:rPr>
        <w:t xml:space="preserve">. </w:t>
      </w:r>
      <w:r w:rsidRPr="005B0B18">
        <w:rPr>
          <w:u w:val="single"/>
        </w:rPr>
        <w:t xml:space="preserve">Airing feeling, and allowing feeling to be aired, creates a context in which responses and emotions become integral to a </w:t>
      </w:r>
      <w:r w:rsidRPr="005B0B18">
        <w:rPr>
          <w:rStyle w:val="Emphasis"/>
        </w:rPr>
        <w:t>political collective</w:t>
      </w:r>
      <w:r w:rsidRPr="005B0B18">
        <w:rPr>
          <w:u w:val="single"/>
        </w:rPr>
        <w:t>.</w:t>
      </w:r>
      <w:r w:rsidRPr="000B5FB7">
        <w:rPr>
          <w:sz w:val="16"/>
        </w:rPr>
        <w:t xml:space="preserve"> Cvetkovich writes that she views ‘affect as a motivational system and as the ground for forging new collectivities’ (2003, 12). Resonating with the formulation of waves </w:t>
      </w:r>
      <w:r w:rsidRPr="000B5FB7">
        <w:rPr>
          <w:highlight w:val="green"/>
          <w:u w:val="single"/>
        </w:rPr>
        <w:t>affect</w:t>
      </w:r>
      <w:r w:rsidRPr="000B5FB7">
        <w:rPr>
          <w:sz w:val="16"/>
        </w:rPr>
        <w:t xml:space="preserve">s </w:t>
      </w:r>
      <w:r w:rsidRPr="000B5FB7">
        <w:rPr>
          <w:highlight w:val="green"/>
          <w:u w:val="single"/>
        </w:rPr>
        <w:t>may serve to catalyse and sustain a surge of related activity</w:t>
      </w:r>
      <w:r w:rsidRPr="000B5FB7">
        <w:rPr>
          <w:sz w:val="16"/>
        </w:rPr>
        <w:t xml:space="preserve">. </w:t>
      </w:r>
      <w:r w:rsidRPr="00FC767B">
        <w:rPr>
          <w:u w:val="single"/>
        </w:rPr>
        <w:t xml:space="preserve">If feminist unity is no longer pre- dicated on identity, then </w:t>
      </w:r>
      <w:r w:rsidRPr="00FC767B">
        <w:rPr>
          <w:rStyle w:val="Emphasis"/>
        </w:rPr>
        <w:t>common ground is found through political aims</w:t>
      </w:r>
      <w:r w:rsidRPr="000B5FB7">
        <w:rPr>
          <w:sz w:val="16"/>
        </w:rPr>
        <w:t>. The movement away from collectives determined by shared cha</w:t>
      </w:r>
      <w:r w:rsidRPr="00C410E3">
        <w:rPr>
          <w:sz w:val="16"/>
        </w:rPr>
        <w:t xml:space="preserve">racteristics to those formed through shared feeling creates a feminism that is able to adapt and evolve with affect at its centre. </w:t>
      </w:r>
      <w:r w:rsidRPr="00C410E3">
        <w:rPr>
          <w:u w:val="single"/>
        </w:rPr>
        <w:t xml:space="preserve">Affect may </w:t>
      </w:r>
      <w:r w:rsidRPr="00C410E3">
        <w:rPr>
          <w:sz w:val="16"/>
        </w:rPr>
        <w:t xml:space="preserve">in fact </w:t>
      </w:r>
      <w:r w:rsidRPr="00C410E3">
        <w:rPr>
          <w:u w:val="single"/>
        </w:rPr>
        <w:t xml:space="preserve">work </w:t>
      </w:r>
      <w:r w:rsidRPr="000B5FB7">
        <w:rPr>
          <w:highlight w:val="green"/>
          <w:u w:val="single"/>
        </w:rPr>
        <w:t>as an adhesive for political subjects</w:t>
      </w:r>
      <w:r w:rsidRPr="00761BF4">
        <w:rPr>
          <w:u w:val="single"/>
        </w:rPr>
        <w:t xml:space="preserve">, sticking them together through shared feeling </w:t>
      </w:r>
      <w:r w:rsidRPr="000B5FB7">
        <w:rPr>
          <w:sz w:val="16"/>
        </w:rPr>
        <w:t xml:space="preserve">(Ahmed 2010). </w:t>
      </w:r>
      <w:r w:rsidRPr="000B5FB7">
        <w:rPr>
          <w:highlight w:val="green"/>
          <w:u w:val="single"/>
        </w:rPr>
        <w:t>Affect</w:t>
      </w:r>
      <w:r w:rsidRPr="000B5FB7">
        <w:rPr>
          <w:sz w:val="16"/>
        </w:rPr>
        <w:t xml:space="preserve">, then, </w:t>
      </w:r>
      <w:r w:rsidRPr="00C410E3">
        <w:rPr>
          <w:highlight w:val="green"/>
          <w:u w:val="single"/>
        </w:rPr>
        <w:t xml:space="preserve">is able </w:t>
      </w:r>
      <w:r w:rsidRPr="00C410E3">
        <w:rPr>
          <w:rStyle w:val="Emphasis"/>
          <w:highlight w:val="green"/>
        </w:rPr>
        <w:t xml:space="preserve">to form collectives that are driven to political action </w:t>
      </w:r>
      <w:r w:rsidRPr="00C410E3">
        <w:rPr>
          <w:highlight w:val="green"/>
          <w:u w:val="single"/>
        </w:rPr>
        <w:t>through feeling, forming a cohesive series of relations and connections</w:t>
      </w:r>
      <w:r w:rsidRPr="00C410E3">
        <w:rPr>
          <w:sz w:val="16"/>
          <w:highlight w:val="green"/>
        </w:rPr>
        <w:t>.</w:t>
      </w:r>
    </w:p>
    <w:p w14:paraId="3158A7D4" w14:textId="77777777" w:rsidR="003F5F7C" w:rsidRDefault="003F5F7C" w:rsidP="003F5F7C">
      <w:pPr>
        <w:pStyle w:val="Heading3"/>
      </w:pPr>
      <w:r>
        <w:t>2NC – FW – Debate is Sexist</w:t>
      </w:r>
    </w:p>
    <w:p w14:paraId="312B3A92" w14:textId="77777777" w:rsidR="003F5F7C" w:rsidRDefault="003F5F7C" w:rsidP="003F5F7C">
      <w:pPr>
        <w:pStyle w:val="Heading4"/>
      </w:pPr>
      <w:r>
        <w:t xml:space="preserve">There is a double standard for men and women in the debate space </w:t>
      </w:r>
    </w:p>
    <w:p w14:paraId="6272C29C" w14:textId="77777777" w:rsidR="003F5F7C" w:rsidRDefault="003F5F7C" w:rsidP="003F5F7C">
      <w:r w:rsidRPr="00493A40">
        <w:rPr>
          <w:rStyle w:val="Style13ptBold"/>
        </w:rPr>
        <w:t xml:space="preserve">Terkel 11 </w:t>
      </w:r>
      <w:r>
        <w:t>(</w:t>
      </w:r>
      <w:r w:rsidRPr="00E64702">
        <w:t>Amanda Terkel is the Washington Bureau Chief at HuffPost. Previously, Amanda served as Deputy Research Director at the Center for American Progress and the Managing Editor of ThinkProgress.org.</w:t>
      </w:r>
      <w:r>
        <w:t xml:space="preserve"> “Not Just Hillary: Young Women In Debate Face Sexism, Double Standards,” Published </w:t>
      </w:r>
      <w:r w:rsidRPr="00E64702">
        <w:t>09/26/2016</w:t>
      </w:r>
      <w:r>
        <w:t xml:space="preserve">, Accessed 7.8.18, </w:t>
      </w:r>
      <w:hyperlink r:id="rId60" w:history="1">
        <w:r w:rsidRPr="001864EF">
          <w:rPr>
            <w:rStyle w:val="Hyperlink"/>
          </w:rPr>
          <w:t>https://www.huffingtonpost.com/entry/female-debate-double-standards_us_57e9acc3e4b082aad9b64ace</w:t>
        </w:r>
      </w:hyperlink>
      <w:r>
        <w:t xml:space="preserve"> ) //ZoL</w:t>
      </w:r>
    </w:p>
    <w:p w14:paraId="67A0D720" w14:textId="77777777" w:rsidR="003F5F7C" w:rsidRPr="00902A27" w:rsidRDefault="003F5F7C" w:rsidP="003F5F7C">
      <w:pPr>
        <w:rPr>
          <w:sz w:val="16"/>
        </w:rPr>
      </w:pPr>
      <w:r w:rsidRPr="00D01615">
        <w:rPr>
          <w:sz w:val="16"/>
        </w:rPr>
        <w:t xml:space="preserve">HEMPSTEAD, N.Y. ― Throughout the campaign season, Hillary Clinton has faced criticism that </w:t>
      </w:r>
      <w:r w:rsidRPr="003F2140">
        <w:rPr>
          <w:highlight w:val="green"/>
          <w:u w:val="single"/>
        </w:rPr>
        <w:t>she’s too angry</w:t>
      </w:r>
      <w:r w:rsidRPr="00FA5C45">
        <w:rPr>
          <w:u w:val="single"/>
        </w:rPr>
        <w:t xml:space="preserve">. </w:t>
      </w:r>
      <w:r w:rsidRPr="003F2140">
        <w:rPr>
          <w:highlight w:val="green"/>
          <w:u w:val="single"/>
        </w:rPr>
        <w:t>Doesn’t smile enough</w:t>
      </w:r>
      <w:r w:rsidRPr="00FA5C45">
        <w:rPr>
          <w:u w:val="single"/>
        </w:rPr>
        <w:t xml:space="preserve">. </w:t>
      </w:r>
      <w:r w:rsidRPr="003F2140">
        <w:rPr>
          <w:highlight w:val="green"/>
          <w:u w:val="single"/>
        </w:rPr>
        <w:t>Needs to stop shouting</w:t>
      </w:r>
      <w:r w:rsidRPr="00D01615">
        <w:rPr>
          <w:sz w:val="16"/>
        </w:rPr>
        <w:t xml:space="preserve">. For women on the debate team at Hofstra University, where Clinton and Donald Trump will take the stage Monday night for the first presidential debate, </w:t>
      </w:r>
      <w:r w:rsidRPr="00FA5C45">
        <w:rPr>
          <w:u w:val="single"/>
        </w:rPr>
        <w:t>these are complaints they’re all too familiar with</w:t>
      </w:r>
      <w:r w:rsidRPr="00D01615">
        <w:rPr>
          <w:sz w:val="16"/>
        </w:rPr>
        <w:t xml:space="preserve">. </w:t>
      </w:r>
      <w:r w:rsidRPr="00FA5C45">
        <w:rPr>
          <w:u w:val="single"/>
        </w:rPr>
        <w:t>“I’ve been called every nice word and every word in the book</w:t>
      </w:r>
      <w:r w:rsidRPr="00D01615">
        <w:rPr>
          <w:sz w:val="16"/>
        </w:rPr>
        <w:t xml:space="preserve">,” </w:t>
      </w:r>
      <w:r w:rsidRPr="00E419AB">
        <w:rPr>
          <w:u w:val="single"/>
        </w:rPr>
        <w:t>said Dr. Tomeka Robinson</w:t>
      </w:r>
      <w:r w:rsidRPr="00D01615">
        <w:rPr>
          <w:sz w:val="16"/>
        </w:rPr>
        <w:t>, who directs Hofstra’s Speech and Debate team and has been in the debate world for 16 years. “</w:t>
      </w:r>
      <w:r w:rsidRPr="003F2140">
        <w:rPr>
          <w:highlight w:val="green"/>
          <w:u w:val="single"/>
        </w:rPr>
        <w:t>Male competitors can be a little bit more aggressive and it’s just seen as being as assertive, whereas with women, we</w:t>
      </w:r>
      <w:r w:rsidRPr="00811489">
        <w:rPr>
          <w:u w:val="single"/>
        </w:rPr>
        <w:t xml:space="preserve"> sometimes </w:t>
      </w:r>
      <w:r w:rsidRPr="003F2140">
        <w:rPr>
          <w:highlight w:val="green"/>
          <w:u w:val="single"/>
        </w:rPr>
        <w:t>get the ‘B’ term</w:t>
      </w:r>
      <w:r w:rsidRPr="00811489">
        <w:rPr>
          <w:u w:val="single"/>
        </w:rPr>
        <w:t xml:space="preserve"> used with us.</w:t>
      </w:r>
      <w:r w:rsidRPr="00D01615">
        <w:rPr>
          <w:sz w:val="16"/>
        </w:rPr>
        <w:t xml:space="preserve">” “During interpretation events where we choose different pieces of literature to argue a point ― like sometimes the </w:t>
      </w:r>
      <w:r w:rsidRPr="00637382">
        <w:rPr>
          <w:u w:val="single"/>
        </w:rPr>
        <w:t>women are viewed as more emotional in their approach while the men are viewed as more argumentative in their approach</w:t>
      </w:r>
      <w:r w:rsidRPr="00D01615">
        <w:rPr>
          <w:sz w:val="16"/>
        </w:rPr>
        <w:t xml:space="preserve">,” added Christina Mary Joseph, an undergraduate student who is in her second year of debate. </w:t>
      </w:r>
      <w:r w:rsidRPr="003F2140">
        <w:rPr>
          <w:rStyle w:val="Emphasis"/>
          <w:highlight w:val="green"/>
        </w:rPr>
        <w:t>Americans aren’t used to seeing women on debate stages</w:t>
      </w:r>
      <w:r w:rsidRPr="00D01615">
        <w:rPr>
          <w:sz w:val="16"/>
        </w:rPr>
        <w:t xml:space="preserve">. Clinton, after all, is the first female presidential nominee from a major party ― making Monday night’s debate historic. Trump has already tried to sow doubts about her by repeatedly telling voters that she doesn’t look “presidential.” This sort of slap in the face isn’t just affecting actual presidential candidates. Anna Waters, a junior at Northwestern who has years of debate experience, wrote in the Washington Post recently about a 16-year-old female debater who was told she didn’t look “presidential” enough after a competition. From her piece: The </w:t>
      </w:r>
      <w:r w:rsidRPr="003F2140">
        <w:rPr>
          <w:highlight w:val="green"/>
          <w:u w:val="single"/>
        </w:rPr>
        <w:t>female high school debaters</w:t>
      </w:r>
      <w:r w:rsidRPr="00637382">
        <w:rPr>
          <w:u w:val="single"/>
        </w:rPr>
        <w:t xml:space="preserve"> </w:t>
      </w:r>
      <w:r w:rsidRPr="00D01615">
        <w:rPr>
          <w:sz w:val="16"/>
        </w:rPr>
        <w:t xml:space="preserve">I know </w:t>
      </w:r>
      <w:r w:rsidRPr="003F2140">
        <w:rPr>
          <w:highlight w:val="green"/>
          <w:u w:val="single"/>
        </w:rPr>
        <w:t>have been belittled by male opponents and told to shush</w:t>
      </w:r>
      <w:r w:rsidRPr="00D01615">
        <w:rPr>
          <w:sz w:val="16"/>
        </w:rPr>
        <w:t xml:space="preserve">. </w:t>
      </w:r>
      <w:r w:rsidRPr="003F2140">
        <w:rPr>
          <w:highlight w:val="green"/>
          <w:u w:val="single"/>
        </w:rPr>
        <w:t>Judges</w:t>
      </w:r>
      <w:r w:rsidRPr="0059127D">
        <w:rPr>
          <w:u w:val="single"/>
        </w:rPr>
        <w:t xml:space="preserve"> </w:t>
      </w:r>
      <w:r w:rsidRPr="00D01615">
        <w:rPr>
          <w:sz w:val="16"/>
        </w:rPr>
        <w:t xml:space="preserve">and parents </w:t>
      </w:r>
      <w:r w:rsidRPr="003F2140">
        <w:rPr>
          <w:highlight w:val="green"/>
          <w:u w:val="single"/>
        </w:rPr>
        <w:t>call these young women</w:t>
      </w:r>
      <w:r w:rsidRPr="0059127D">
        <w:rPr>
          <w:u w:val="single"/>
        </w:rPr>
        <w:t xml:space="preserve"> </w:t>
      </w:r>
      <w:r w:rsidRPr="0059127D">
        <w:rPr>
          <w:rStyle w:val="Emphasis"/>
        </w:rPr>
        <w:t xml:space="preserve">naggy, shrill and even </w:t>
      </w:r>
      <w:r w:rsidRPr="003F2140">
        <w:rPr>
          <w:rStyle w:val="Emphasis"/>
          <w:highlight w:val="green"/>
        </w:rPr>
        <w:t>bitchy</w:t>
      </w:r>
      <w:r w:rsidRPr="00D01615">
        <w:rPr>
          <w:sz w:val="16"/>
        </w:rPr>
        <w:t xml:space="preserve">. </w:t>
      </w:r>
      <w:r w:rsidRPr="0059127D">
        <w:rPr>
          <w:u w:val="single"/>
        </w:rPr>
        <w:t>They’re told to smile more and sometimes get more in-depth criticism of their hem length than their argumentation</w:t>
      </w:r>
      <w:r w:rsidRPr="00D01615">
        <w:rPr>
          <w:sz w:val="16"/>
        </w:rPr>
        <w:t>. Isabelle Bavis, a junior at Evanston Township High School in Illinois, who has been called “screechy” on ballots, puts it simply: “</w:t>
      </w:r>
      <w:r w:rsidRPr="0059127D">
        <w:rPr>
          <w:u w:val="single"/>
        </w:rPr>
        <w:t>The language they use to correct us is not the same language used when correcting the boys</w:t>
      </w:r>
      <w:r w:rsidRPr="00D01615">
        <w:rPr>
          <w:sz w:val="16"/>
        </w:rPr>
        <w:t xml:space="preserve">.” Jeff Hannan, a fellow debate coach, noticed this, too, and began collecting ballots that showed sexist double standards in judging. In one case, two male competitors had debated two female ones. The </w:t>
      </w:r>
      <w:r w:rsidRPr="00D46D34">
        <w:rPr>
          <w:highlight w:val="green"/>
          <w:u w:val="single"/>
        </w:rPr>
        <w:t>judge’s comments for the men: “Very good, strong stance</w:t>
      </w:r>
      <w:r w:rsidRPr="00C8572F">
        <w:rPr>
          <w:u w:val="single"/>
        </w:rPr>
        <w:t xml:space="preserve">” and “very good, strong, </w:t>
      </w:r>
      <w:r w:rsidRPr="00D46D34">
        <w:rPr>
          <w:highlight w:val="green"/>
          <w:u w:val="single"/>
        </w:rPr>
        <w:t>forceful</w:t>
      </w:r>
      <w:r w:rsidRPr="00D46D34">
        <w:rPr>
          <w:sz w:val="16"/>
          <w:highlight w:val="green"/>
        </w:rPr>
        <w:t xml:space="preserve">.” </w:t>
      </w:r>
      <w:r w:rsidRPr="00D46D34">
        <w:rPr>
          <w:highlight w:val="green"/>
          <w:u w:val="single"/>
        </w:rPr>
        <w:t>For the women</w:t>
      </w:r>
      <w:r w:rsidRPr="00D46D34">
        <w:rPr>
          <w:sz w:val="16"/>
          <w:highlight w:val="green"/>
        </w:rPr>
        <w:t>? “</w:t>
      </w:r>
      <w:r w:rsidRPr="00D46D34">
        <w:rPr>
          <w:rStyle w:val="Emphasis"/>
          <w:highlight w:val="green"/>
        </w:rPr>
        <w:t>Monitor your emotions in response to your opponent” and “make sure you are not too overly aggressive</w:t>
      </w:r>
      <w:r w:rsidRPr="00D01615">
        <w:rPr>
          <w:sz w:val="16"/>
        </w:rPr>
        <w:t xml:space="preserve">.” Robinson said Monday that </w:t>
      </w:r>
      <w:r w:rsidRPr="00D46D34">
        <w:rPr>
          <w:highlight w:val="green"/>
          <w:u w:val="single"/>
        </w:rPr>
        <w:t>there is</w:t>
      </w:r>
      <w:r w:rsidRPr="0044026B">
        <w:rPr>
          <w:u w:val="single"/>
        </w:rPr>
        <w:t xml:space="preserve"> often </w:t>
      </w:r>
      <w:r w:rsidRPr="00D46D34">
        <w:rPr>
          <w:highlight w:val="green"/>
          <w:u w:val="single"/>
        </w:rPr>
        <w:t>a dress code for women</w:t>
      </w:r>
      <w:r w:rsidRPr="0044026B">
        <w:rPr>
          <w:u w:val="single"/>
        </w:rPr>
        <w:t xml:space="preserve"> during debates</w:t>
      </w:r>
      <w:r w:rsidRPr="00D01615">
        <w:rPr>
          <w:sz w:val="16"/>
        </w:rPr>
        <w:t xml:space="preserve">, </w:t>
      </w:r>
      <w:r w:rsidRPr="00D46D34">
        <w:rPr>
          <w:highlight w:val="green"/>
          <w:u w:val="single"/>
        </w:rPr>
        <w:t>with judges preferring skirts, pantyhose and heels</w:t>
      </w:r>
      <w:r w:rsidRPr="00D01615">
        <w:rPr>
          <w:sz w:val="16"/>
        </w:rPr>
        <w:t>. “</w:t>
      </w:r>
      <w:r w:rsidRPr="00D01615">
        <w:rPr>
          <w:u w:val="single"/>
        </w:rPr>
        <w:t>We’re often not only looked at as more aggressive if we’re speaking a certain way</w:t>
      </w:r>
      <w:r w:rsidRPr="00D01615">
        <w:rPr>
          <w:sz w:val="16"/>
        </w:rPr>
        <w:t>,” said Rachel Garnett, a graduate student at Hofstra who is assistant coach of the debate team, “</w:t>
      </w:r>
      <w:r w:rsidRPr="00D01615">
        <w:rPr>
          <w:u w:val="single"/>
        </w:rPr>
        <w:t xml:space="preserve">but </w:t>
      </w:r>
      <w:r w:rsidRPr="00D46D34">
        <w:rPr>
          <w:highlight w:val="green"/>
          <w:u w:val="single"/>
        </w:rPr>
        <w:t>we’re also judged off the way we look</w:t>
      </w:r>
      <w:r w:rsidRPr="00D01615">
        <w:rPr>
          <w:u w:val="single"/>
        </w:rPr>
        <w:t>, which our male competitors aren’t as much, or at all really</w:t>
      </w:r>
      <w:r w:rsidRPr="00D01615">
        <w:rPr>
          <w:sz w:val="16"/>
        </w:rPr>
        <w:t>.”</w:t>
      </w:r>
    </w:p>
    <w:p w14:paraId="2069DB84" w14:textId="77777777" w:rsidR="003F5F7C" w:rsidRDefault="003F5F7C" w:rsidP="003F5F7C">
      <w:pPr>
        <w:pStyle w:val="Heading4"/>
      </w:pPr>
      <w:r>
        <w:t>Debate is a double edged sword that cuts at women and gender minorities in debate</w:t>
      </w:r>
    </w:p>
    <w:p w14:paraId="18171838" w14:textId="77777777" w:rsidR="003F5F7C" w:rsidRPr="00D224B5" w:rsidRDefault="003F5F7C" w:rsidP="003F5F7C">
      <w:r w:rsidRPr="00142351">
        <w:rPr>
          <w:rStyle w:val="Style13ptBold"/>
        </w:rPr>
        <w:t>Kaufman 16</w:t>
      </w:r>
      <w:r>
        <w:t xml:space="preserve"> (</w:t>
      </w:r>
      <w:r w:rsidRPr="00263524">
        <w:t>Ava Kaufman</w:t>
      </w:r>
      <w:r>
        <w:t>,</w:t>
      </w:r>
      <w:r w:rsidRPr="00263524">
        <w:t xml:space="preserve"> is a young journalist whose passions include intersectional feminism, debate and Law and Order SVU.</w:t>
      </w:r>
      <w:r>
        <w:t xml:space="preserve"> “</w:t>
      </w:r>
      <w:r w:rsidRPr="00D224B5">
        <w:t>Fairness in High School Forensics Under Debate</w:t>
      </w:r>
      <w:r>
        <w:t xml:space="preserve">,” Published </w:t>
      </w:r>
      <w:r w:rsidRPr="00D224B5">
        <w:t>October 3, 2016</w:t>
      </w:r>
      <w:r>
        <w:t xml:space="preserve">, Accessed 7.9.18, </w:t>
      </w:r>
      <w:hyperlink r:id="rId61" w:history="1">
        <w:r w:rsidRPr="001864EF">
          <w:rPr>
            <w:rStyle w:val="Hyperlink"/>
          </w:rPr>
          <w:t>https://womensenews.org/2016/10/930950/</w:t>
        </w:r>
      </w:hyperlink>
      <w:r>
        <w:t xml:space="preserve"> ) //ZoL</w:t>
      </w:r>
    </w:p>
    <w:p w14:paraId="4908D7D6" w14:textId="77777777" w:rsidR="003F5F7C" w:rsidRPr="00902A27" w:rsidRDefault="003F5F7C" w:rsidP="003F5F7C">
      <w:pPr>
        <w:rPr>
          <w:sz w:val="16"/>
        </w:rPr>
      </w:pPr>
      <w:r w:rsidRPr="00EF420C">
        <w:rPr>
          <w:u w:val="single"/>
        </w:rPr>
        <w:t>High school forensics</w:t>
      </w:r>
      <w:r w:rsidRPr="00A10CEA">
        <w:rPr>
          <w:sz w:val="16"/>
        </w:rPr>
        <w:t xml:space="preserve">, better </w:t>
      </w:r>
      <w:r w:rsidRPr="00EF420C">
        <w:rPr>
          <w:u w:val="single"/>
        </w:rPr>
        <w:t xml:space="preserve">known as “speech and </w:t>
      </w:r>
      <w:r w:rsidRPr="00DF4854">
        <w:rPr>
          <w:highlight w:val="green"/>
          <w:u w:val="single"/>
        </w:rPr>
        <w:t xml:space="preserve">debate,” </w:t>
      </w:r>
      <w:r w:rsidRPr="00DF4854">
        <w:rPr>
          <w:rStyle w:val="Emphasis"/>
          <w:highlight w:val="green"/>
        </w:rPr>
        <w:t>has been a gender-stratified activity from its conception</w:t>
      </w:r>
      <w:r w:rsidRPr="00EF420C">
        <w:rPr>
          <w:rStyle w:val="Emphasis"/>
        </w:rPr>
        <w:t xml:space="preserve"> in 1925</w:t>
      </w:r>
      <w:r w:rsidRPr="00A10CEA">
        <w:rPr>
          <w:sz w:val="16"/>
        </w:rPr>
        <w:t xml:space="preserve">. </w:t>
      </w:r>
      <w:r w:rsidRPr="00EF420C">
        <w:rPr>
          <w:u w:val="single"/>
        </w:rPr>
        <w:t>The elimination of separate “Boys’ Extemporaneous Speaking” and “Girls’ Extemporaneous Speaking” in 1984 is evidence many coaches and students use to argue that separatism and sexism is still very much alive in the community.</w:t>
      </w:r>
      <w:r>
        <w:rPr>
          <w:u w:val="single"/>
        </w:rPr>
        <w:t xml:space="preserve"> </w:t>
      </w:r>
      <w:r w:rsidRPr="00EF420C">
        <w:rPr>
          <w:u w:val="single"/>
        </w:rPr>
        <w:t>In 1985</w:t>
      </w:r>
      <w:r w:rsidRPr="00A10CEA">
        <w:rPr>
          <w:sz w:val="16"/>
        </w:rPr>
        <w:t xml:space="preserve">, </w:t>
      </w:r>
      <w:r w:rsidRPr="00DF4854">
        <w:rPr>
          <w:rStyle w:val="Emphasis"/>
          <w:highlight w:val="green"/>
        </w:rPr>
        <w:t>policy debaters at the N</w:t>
      </w:r>
      <w:r w:rsidRPr="00EF420C">
        <w:rPr>
          <w:rStyle w:val="Emphasis"/>
        </w:rPr>
        <w:t xml:space="preserve">ational </w:t>
      </w:r>
      <w:r w:rsidRPr="00DF4854">
        <w:rPr>
          <w:rStyle w:val="Emphasis"/>
          <w:highlight w:val="green"/>
        </w:rPr>
        <w:t>D</w:t>
      </w:r>
      <w:r w:rsidRPr="00EF420C">
        <w:rPr>
          <w:rStyle w:val="Emphasis"/>
        </w:rPr>
        <w:t xml:space="preserve">ebate </w:t>
      </w:r>
      <w:r w:rsidRPr="00DF4854">
        <w:rPr>
          <w:rStyle w:val="Emphasis"/>
          <w:highlight w:val="green"/>
        </w:rPr>
        <w:t>T</w:t>
      </w:r>
      <w:r w:rsidRPr="00EF420C">
        <w:rPr>
          <w:rStyle w:val="Emphasis"/>
        </w:rPr>
        <w:t xml:space="preserve">ournament, sponsored by the American Forensic Association </w:t>
      </w:r>
      <w:r w:rsidRPr="00A10CEA">
        <w:rPr>
          <w:sz w:val="16"/>
        </w:rPr>
        <w:t xml:space="preserve">with the Ford Motor Company Fund, </w:t>
      </w:r>
      <w:r w:rsidRPr="00DF4854">
        <w:rPr>
          <w:rStyle w:val="Emphasis"/>
          <w:highlight w:val="green"/>
        </w:rPr>
        <w:t>were 75 percent male and 25 percent female and the numbers had made little progress towards equality</w:t>
      </w:r>
      <w:r w:rsidRPr="00EF420C">
        <w:rPr>
          <w:rStyle w:val="Emphasis"/>
        </w:rPr>
        <w:t xml:space="preserve"> as late as 2001</w:t>
      </w:r>
      <w:r w:rsidRPr="00A10CEA">
        <w:rPr>
          <w:sz w:val="16"/>
        </w:rPr>
        <w:t>. Debate’s gender breakdown is difficult to ascertain now, because a representative for the National Speech and Debate Association told Teen Voices that the gender of competitors is not collected at tournament registration, which is the case for the majority of the national circuit. Any observation on gender distribution would be a guesstimate. “</w:t>
      </w:r>
      <w:r w:rsidRPr="00DF4854">
        <w:rPr>
          <w:highlight w:val="green"/>
          <w:u w:val="single"/>
        </w:rPr>
        <w:t>Female competitors are on either end of a double-edged sword</w:t>
      </w:r>
      <w:r w:rsidRPr="00A10CEA">
        <w:rPr>
          <w:sz w:val="16"/>
        </w:rPr>
        <w:t>” Savon Ayodeji, director of debate at Capitol Debate, a for-profit organization that administers academic camps and provides debate support to metropolitan areas globally, said. “</w:t>
      </w:r>
      <w:r w:rsidRPr="00DF4854">
        <w:rPr>
          <w:highlight w:val="green"/>
          <w:u w:val="single"/>
        </w:rPr>
        <w:t>We</w:t>
      </w:r>
      <w:r w:rsidRPr="00EF420C">
        <w:rPr>
          <w:u w:val="single"/>
        </w:rPr>
        <w:t xml:space="preserve">, as a society, </w:t>
      </w:r>
      <w:r w:rsidRPr="00DF4854">
        <w:rPr>
          <w:highlight w:val="green"/>
          <w:u w:val="single"/>
        </w:rPr>
        <w:t>have created certain norms such as what types of voices, styles, and mannerisms, that we think embody persuasiveness</w:t>
      </w:r>
      <w:r w:rsidRPr="00EF420C">
        <w:rPr>
          <w:u w:val="single"/>
        </w:rPr>
        <w:t xml:space="preserve">. </w:t>
      </w:r>
      <w:r w:rsidRPr="00DF4854">
        <w:rPr>
          <w:highlight w:val="green"/>
          <w:u w:val="single"/>
        </w:rPr>
        <w:t xml:space="preserve">Unfortunately, </w:t>
      </w:r>
      <w:r w:rsidRPr="00DF4854">
        <w:rPr>
          <w:rStyle w:val="Emphasis"/>
          <w:highlight w:val="green"/>
        </w:rPr>
        <w:t xml:space="preserve">this ‘ideal debater’ image tends to be the opposite of a large amount of perceived female qualities </w:t>
      </w:r>
      <w:r w:rsidRPr="00DF4854">
        <w:rPr>
          <w:highlight w:val="green"/>
          <w:u w:val="single"/>
        </w:rPr>
        <w:t>like higher voices and potentially less aggression.</w:t>
      </w:r>
      <w:r w:rsidRPr="00EF420C">
        <w:rPr>
          <w:u w:val="single"/>
        </w:rPr>
        <w:t xml:space="preserve"> [Female participants] debate the way they are comfortable and are told you aren’t ‘aggressive’ enough or they try to identify with those norms and are told they are ‘too aggressive.’</w:t>
      </w:r>
      <w:r w:rsidRPr="00A10CEA">
        <w:rPr>
          <w:sz w:val="16"/>
        </w:rPr>
        <w:t xml:space="preserve">” To account for the struggles of young women in the activity, Ayodeji notes actions the organization takes to maintain a gender balance in the activity. “Capitol Debate makes a point of hiring strong female lead staff so that female students who attend our camps have a female role model to look up and talk to about the debate community and being a participant in it.” It seems these actions have a positive outcome, as he says Capitol has hosted camps where female students outnumber their male counterparts. </w:t>
      </w:r>
      <w:r w:rsidRPr="00DF4854">
        <w:rPr>
          <w:rStyle w:val="Emphasis"/>
          <w:highlight w:val="green"/>
        </w:rPr>
        <w:t>Gender discrimination also manifests in sexuality and gender identity becoming fodder for judges’ criticism</w:t>
      </w:r>
      <w:r w:rsidRPr="00A10CEA">
        <w:rPr>
          <w:sz w:val="16"/>
        </w:rPr>
        <w:t>. One young individual, a junior varsity debater in college who grew up in Kansas and prefers they/them pronouns, shared the discrimination they faced because of their queer identity and beliefs. “</w:t>
      </w:r>
      <w:r w:rsidRPr="00DF4854">
        <w:rPr>
          <w:highlight w:val="green"/>
          <w:u w:val="single"/>
        </w:rPr>
        <w:t>I have been called a dyke, voted down because I was ‘too passionate about feminism,’ and told that my narrative about my past was ‘made up and whiny</w:t>
      </w:r>
      <w:r w:rsidRPr="00EF420C">
        <w:rPr>
          <w:u w:val="single"/>
        </w:rPr>
        <w:t>.</w:t>
      </w:r>
      <w:r w:rsidRPr="00A10CEA">
        <w:rPr>
          <w:sz w:val="16"/>
        </w:rPr>
        <w:t>’” They said. “</w:t>
      </w:r>
      <w:r w:rsidRPr="00DF4854">
        <w:rPr>
          <w:rStyle w:val="Emphasis"/>
          <w:highlight w:val="green"/>
        </w:rPr>
        <w:t>We must integrate womxn and minorities into the judging pool, and change our attitude towards others</w:t>
      </w:r>
      <w:r w:rsidRPr="00DF4854">
        <w:rPr>
          <w:sz w:val="16"/>
          <w:highlight w:val="green"/>
        </w:rPr>
        <w:t xml:space="preserve">. </w:t>
      </w:r>
      <w:r w:rsidRPr="00DF4854">
        <w:rPr>
          <w:highlight w:val="green"/>
          <w:u w:val="single"/>
        </w:rPr>
        <w:t>It is not fair that judges resent judging</w:t>
      </w:r>
      <w:r w:rsidRPr="00EF420C">
        <w:rPr>
          <w:u w:val="single"/>
        </w:rPr>
        <w:t xml:space="preserve"> me </w:t>
      </w:r>
      <w:r w:rsidRPr="00DF4854">
        <w:rPr>
          <w:highlight w:val="green"/>
          <w:u w:val="single"/>
        </w:rPr>
        <w:t>from the start</w:t>
      </w:r>
      <w:r w:rsidRPr="00EF420C">
        <w:rPr>
          <w:u w:val="single"/>
        </w:rPr>
        <w:t>.”</w:t>
      </w:r>
    </w:p>
    <w:p w14:paraId="734D0F1F" w14:textId="77777777" w:rsidR="003F5F7C" w:rsidRPr="00784076" w:rsidRDefault="003F5F7C" w:rsidP="003F5F7C">
      <w:pPr>
        <w:pStyle w:val="Heading4"/>
      </w:pPr>
      <w:r w:rsidRPr="00784076">
        <w:t xml:space="preserve">Debate is </w:t>
      </w:r>
      <w:r>
        <w:t xml:space="preserve">misogynistic – It needs feminist intervention to spark change, create role models and to break stereotypes – inserting ourselves into the debate space is good </w:t>
      </w:r>
    </w:p>
    <w:p w14:paraId="6E4A050E" w14:textId="77777777" w:rsidR="003F5F7C" w:rsidRDefault="003F5F7C" w:rsidP="003F5F7C">
      <w:r w:rsidRPr="00055496">
        <w:rPr>
          <w:rStyle w:val="Style13ptBold"/>
        </w:rPr>
        <w:t>Norton 14</w:t>
      </w:r>
      <w:r>
        <w:t xml:space="preserve"> (</w:t>
      </w:r>
      <w:r w:rsidRPr="00055496">
        <w:t>Michael Norton</w:t>
      </w:r>
      <w:r>
        <w:t>,</w:t>
      </w:r>
      <w:r w:rsidRPr="00055496">
        <w:t xml:space="preserve"> is the Editor-in-Chief of Champion Briefs’ Public Forum Division, shaping the resources used by thousands of Public Fo</w:t>
      </w:r>
      <w:r>
        <w:t>rum students across the country, “</w:t>
      </w:r>
      <w:r w:rsidRPr="00055496">
        <w:t>The Necessity of Feminism in Speech and Debate</w:t>
      </w:r>
      <w:r>
        <w:t xml:space="preserve">,” Published February 25, 2014, Accessed 7.9.18, </w:t>
      </w:r>
      <w:hyperlink r:id="rId62" w:history="1">
        <w:r w:rsidRPr="001864EF">
          <w:rPr>
            <w:rStyle w:val="Hyperlink"/>
          </w:rPr>
          <w:t>https://championbriefs.com/blog/feminism-in-forensics</w:t>
        </w:r>
      </w:hyperlink>
      <w:r>
        <w:t xml:space="preserve"> ) //ZoL</w:t>
      </w:r>
    </w:p>
    <w:p w14:paraId="28B0E066" w14:textId="77777777" w:rsidR="003F5F7C" w:rsidRPr="001D138C" w:rsidRDefault="003F5F7C" w:rsidP="003F5F7C">
      <w:pPr>
        <w:rPr>
          <w:i/>
        </w:rPr>
      </w:pPr>
      <w:r w:rsidRPr="001D138C">
        <w:rPr>
          <w:i/>
        </w:rPr>
        <w:t>*</w:t>
      </w:r>
      <w:r>
        <w:rPr>
          <w:i/>
        </w:rPr>
        <w:t>*</w:t>
      </w:r>
      <w:r w:rsidRPr="001D138C">
        <w:rPr>
          <w:i/>
        </w:rPr>
        <w:t>*</w:t>
      </w:r>
      <w:r>
        <w:rPr>
          <w:i/>
        </w:rPr>
        <w:t xml:space="preserve"> </w:t>
      </w:r>
      <w:r w:rsidRPr="001D138C">
        <w:rPr>
          <w:i/>
        </w:rPr>
        <w:t>This card is about Public Forum, but: 1. It concludes that the whole speech and deba</w:t>
      </w:r>
      <w:r>
        <w:rPr>
          <w:i/>
        </w:rPr>
        <w:t>te community should change, 2. The warrants are pretty good and definitely still true, and 3</w:t>
      </w:r>
      <w:r w:rsidRPr="001D138C">
        <w:rPr>
          <w:i/>
        </w:rPr>
        <w:t xml:space="preserve">. If you’re reading this and your </w:t>
      </w:r>
      <w:r>
        <w:rPr>
          <w:i/>
        </w:rPr>
        <w:t>first thought</w:t>
      </w:r>
      <w:r w:rsidRPr="001D138C">
        <w:rPr>
          <w:i/>
        </w:rPr>
        <w:t xml:space="preserve"> is “HAHAHA THIS DOESN’T APPLY TO </w:t>
      </w:r>
      <w:r w:rsidRPr="001D138C">
        <w:rPr>
          <w:b/>
          <w:i/>
          <w:u w:val="single"/>
        </w:rPr>
        <w:t>POLICY</w:t>
      </w:r>
      <w:r w:rsidRPr="001D138C">
        <w:rPr>
          <w:i/>
        </w:rPr>
        <w:t xml:space="preserve"> DEBATE,</w:t>
      </w:r>
      <w:r>
        <w:rPr>
          <w:i/>
        </w:rPr>
        <w:t>”</w:t>
      </w:r>
      <w:r w:rsidRPr="001D138C">
        <w:rPr>
          <w:i/>
        </w:rPr>
        <w:t xml:space="preserve"> you SHOULD lose to this card</w:t>
      </w:r>
      <w:r>
        <w:rPr>
          <w:i/>
        </w:rPr>
        <w:t xml:space="preserve"> ***</w:t>
      </w:r>
    </w:p>
    <w:p w14:paraId="249D7BB4" w14:textId="77777777" w:rsidR="003F5F7C" w:rsidRPr="002244E2" w:rsidRDefault="003F5F7C" w:rsidP="003F5F7C">
      <w:pPr>
        <w:rPr>
          <w:sz w:val="16"/>
        </w:rPr>
      </w:pPr>
      <w:r w:rsidRPr="002244E2">
        <w:rPr>
          <w:sz w:val="16"/>
        </w:rPr>
        <w:t xml:space="preserve">Part of </w:t>
      </w:r>
      <w:r w:rsidRPr="00A62976">
        <w:rPr>
          <w:u w:val="single"/>
        </w:rPr>
        <w:t xml:space="preserve">what makes </w:t>
      </w:r>
      <w:r w:rsidRPr="009672A9">
        <w:rPr>
          <w:highlight w:val="green"/>
          <w:u w:val="single"/>
        </w:rPr>
        <w:t>High School Debate</w:t>
      </w:r>
      <w:r w:rsidRPr="00A62976">
        <w:rPr>
          <w:u w:val="single"/>
        </w:rPr>
        <w:t xml:space="preserve"> so popular among the country's greatest orators is the competitive nature</w:t>
      </w:r>
      <w:r w:rsidRPr="002244E2">
        <w:rPr>
          <w:sz w:val="16"/>
        </w:rPr>
        <w:t xml:space="preserve">. Debate's academic meritocracy appeals to students with drive, pushing them to develop not only as debaters, but as well-balanced young scholars. </w:t>
      </w:r>
      <w:r w:rsidRPr="00A62976">
        <w:rPr>
          <w:u w:val="single"/>
        </w:rPr>
        <w:t>However</w:t>
      </w:r>
      <w:r w:rsidRPr="002244E2">
        <w:rPr>
          <w:sz w:val="16"/>
        </w:rPr>
        <w:t xml:space="preserve">, as is true in many academic circles (philosophy, STEM, business, etc.), </w:t>
      </w:r>
      <w:r w:rsidRPr="00A62976">
        <w:rPr>
          <w:u w:val="single"/>
        </w:rPr>
        <w:t xml:space="preserve">the supposed 'academic meritocracy' </w:t>
      </w:r>
      <w:r w:rsidRPr="009672A9">
        <w:rPr>
          <w:highlight w:val="green"/>
          <w:u w:val="single"/>
        </w:rPr>
        <w:t>is predicated on an uneven playing field</w:t>
      </w:r>
      <w:r w:rsidRPr="002244E2">
        <w:rPr>
          <w:sz w:val="16"/>
        </w:rPr>
        <w:t xml:space="preserve">. </w:t>
      </w:r>
      <w:r w:rsidRPr="009672A9">
        <w:rPr>
          <w:highlight w:val="green"/>
          <w:u w:val="single"/>
        </w:rPr>
        <w:t>Take</w:t>
      </w:r>
      <w:r w:rsidRPr="002244E2">
        <w:rPr>
          <w:sz w:val="16"/>
        </w:rPr>
        <w:t xml:space="preserve">, for example, </w:t>
      </w:r>
      <w:r w:rsidRPr="009672A9">
        <w:rPr>
          <w:highlight w:val="green"/>
          <w:u w:val="single"/>
        </w:rPr>
        <w:t>the representation of women at the</w:t>
      </w:r>
      <w:r w:rsidRPr="00A62976">
        <w:rPr>
          <w:u w:val="single"/>
        </w:rPr>
        <w:t xml:space="preserve"> 2013 </w:t>
      </w:r>
      <w:r w:rsidRPr="009672A9">
        <w:rPr>
          <w:highlight w:val="green"/>
          <w:u w:val="single"/>
        </w:rPr>
        <w:t>T</w:t>
      </w:r>
      <w:r w:rsidRPr="002244E2">
        <w:rPr>
          <w:sz w:val="16"/>
        </w:rPr>
        <w:t xml:space="preserve">ournament </w:t>
      </w:r>
      <w:r w:rsidRPr="009672A9">
        <w:rPr>
          <w:highlight w:val="green"/>
          <w:u w:val="single"/>
        </w:rPr>
        <w:t>o</w:t>
      </w:r>
      <w:r w:rsidRPr="002244E2">
        <w:rPr>
          <w:sz w:val="16"/>
        </w:rPr>
        <w:t xml:space="preserve">f </w:t>
      </w:r>
      <w:r w:rsidRPr="009672A9">
        <w:rPr>
          <w:highlight w:val="green"/>
          <w:u w:val="single"/>
        </w:rPr>
        <w:t>C</w:t>
      </w:r>
      <w:r w:rsidRPr="002244E2">
        <w:rPr>
          <w:sz w:val="16"/>
        </w:rPr>
        <w:t>hampions, considered by many to be the pinnacle of Public Forum Debate:</w:t>
      </w:r>
    </w:p>
    <w:p w14:paraId="489F6947" w14:textId="77777777" w:rsidR="003F5F7C" w:rsidRPr="00A62976" w:rsidRDefault="003F5F7C" w:rsidP="003F5F7C">
      <w:pPr>
        <w:ind w:left="720"/>
        <w:rPr>
          <w:u w:val="single"/>
        </w:rPr>
      </w:pPr>
      <w:r w:rsidRPr="009672A9">
        <w:rPr>
          <w:highlight w:val="green"/>
          <w:u w:val="single"/>
        </w:rPr>
        <w:t>Breaking Female Debaters - 5/40</w:t>
      </w:r>
    </w:p>
    <w:p w14:paraId="2696AE2C" w14:textId="77777777" w:rsidR="003F5F7C" w:rsidRPr="00A62976" w:rsidRDefault="003F5F7C" w:rsidP="003F5F7C">
      <w:pPr>
        <w:ind w:left="720"/>
        <w:rPr>
          <w:u w:val="single"/>
        </w:rPr>
      </w:pPr>
      <w:r w:rsidRPr="009672A9">
        <w:rPr>
          <w:highlight w:val="green"/>
          <w:u w:val="single"/>
        </w:rPr>
        <w:t>Breaking All-Female Teams - 0/20</w:t>
      </w:r>
    </w:p>
    <w:p w14:paraId="7DA49E9B" w14:textId="77777777" w:rsidR="003F5F7C" w:rsidRPr="00A62976" w:rsidRDefault="003F5F7C" w:rsidP="003F5F7C">
      <w:pPr>
        <w:ind w:left="720"/>
        <w:rPr>
          <w:u w:val="single"/>
        </w:rPr>
      </w:pPr>
      <w:r w:rsidRPr="009672A9">
        <w:rPr>
          <w:highlight w:val="green"/>
          <w:u w:val="single"/>
        </w:rPr>
        <w:t>Female Speakers in Top 20 - 0</w:t>
      </w:r>
      <w:r w:rsidRPr="00A62976">
        <w:rPr>
          <w:u w:val="single"/>
        </w:rPr>
        <w:t>/20</w:t>
      </w:r>
    </w:p>
    <w:p w14:paraId="2F658B3C" w14:textId="77777777" w:rsidR="003F5F7C" w:rsidRPr="00A62976" w:rsidRDefault="003F5F7C" w:rsidP="003F5F7C">
      <w:pPr>
        <w:ind w:left="720"/>
        <w:rPr>
          <w:u w:val="single"/>
        </w:rPr>
      </w:pPr>
      <w:r w:rsidRPr="00A62976">
        <w:rPr>
          <w:u w:val="single"/>
        </w:rPr>
        <w:t>Female Judges in Outrounds ~ 30%</w:t>
      </w:r>
    </w:p>
    <w:p w14:paraId="659B3810" w14:textId="77777777" w:rsidR="003F5F7C" w:rsidRDefault="003F5F7C" w:rsidP="003F5F7C">
      <w:pPr>
        <w:ind w:left="720"/>
      </w:pPr>
      <w:r w:rsidRPr="00A62976">
        <w:rPr>
          <w:u w:val="single"/>
        </w:rPr>
        <w:t>Female Judges in Quarters or beyond ~ 15%</w:t>
      </w:r>
    </w:p>
    <w:p w14:paraId="0EC2B1A8" w14:textId="77777777" w:rsidR="003F5F7C" w:rsidRPr="002244E2" w:rsidRDefault="003F5F7C" w:rsidP="003F5F7C">
      <w:pPr>
        <w:rPr>
          <w:sz w:val="16"/>
        </w:rPr>
      </w:pPr>
      <w:r w:rsidRPr="009672A9">
        <w:rPr>
          <w:rStyle w:val="Emphasis"/>
          <w:highlight w:val="green"/>
        </w:rPr>
        <w:t>Clearly, something is wrong</w:t>
      </w:r>
      <w:r w:rsidRPr="00A62976">
        <w:rPr>
          <w:rStyle w:val="Emphasis"/>
        </w:rPr>
        <w:t xml:space="preserve"> </w:t>
      </w:r>
      <w:r w:rsidRPr="002244E2">
        <w:rPr>
          <w:sz w:val="16"/>
        </w:rPr>
        <w:t xml:space="preserve">in Public Forum Debate. I say 'in Public Forum Debate' because this paper is not trying to assign blame; merely to elucidate how we are all part of a system, regardless of intent, that disadvantages women: the patriarchy. Therefore, to compensate, </w:t>
      </w:r>
      <w:r w:rsidRPr="009672A9">
        <w:rPr>
          <w:highlight w:val="green"/>
          <w:u w:val="single"/>
        </w:rPr>
        <w:t>the community we foster should adequately integrate</w:t>
      </w:r>
      <w:r w:rsidRPr="00A62976">
        <w:rPr>
          <w:u w:val="single"/>
        </w:rPr>
        <w:t xml:space="preserve">, celebrate, </w:t>
      </w:r>
      <w:r w:rsidRPr="009672A9">
        <w:rPr>
          <w:highlight w:val="green"/>
          <w:u w:val="single"/>
        </w:rPr>
        <w:t>and represent anybody</w:t>
      </w:r>
      <w:r w:rsidRPr="00A62976">
        <w:rPr>
          <w:u w:val="single"/>
        </w:rPr>
        <w:t xml:space="preserve">, </w:t>
      </w:r>
      <w:r w:rsidRPr="009672A9">
        <w:rPr>
          <w:highlight w:val="green"/>
          <w:u w:val="single"/>
        </w:rPr>
        <w:t>yet we systematically undervalue women in our activity</w:t>
      </w:r>
      <w:r w:rsidRPr="002244E2">
        <w:rPr>
          <w:sz w:val="16"/>
        </w:rPr>
        <w:t xml:space="preserve">. Thus, </w:t>
      </w:r>
      <w:r w:rsidRPr="009672A9">
        <w:rPr>
          <w:rStyle w:val="Emphasis"/>
          <w:highlight w:val="green"/>
        </w:rPr>
        <w:t>the Debate community must reevaluate how its culture impacts the participation, success, and enfranchisement of women</w:t>
      </w:r>
      <w:r w:rsidRPr="00A62976">
        <w:rPr>
          <w:rStyle w:val="Emphasis"/>
        </w:rPr>
        <w:t xml:space="preserve"> as debaters, volunteers, and educators.</w:t>
      </w:r>
    </w:p>
    <w:p w14:paraId="5E262676" w14:textId="77777777" w:rsidR="003F5F7C" w:rsidRPr="002D513A" w:rsidRDefault="003F5F7C" w:rsidP="003F5F7C">
      <w:pPr>
        <w:rPr>
          <w:sz w:val="16"/>
        </w:rPr>
      </w:pPr>
      <w:r w:rsidRPr="00174E7A">
        <w:rPr>
          <w:u w:val="single"/>
        </w:rPr>
        <w:t>'Males are adhering to sex-role stereotypes and sex-role expectations when they participate in debate because it is perceived as a 'masculine' activity</w:t>
      </w:r>
      <w:r w:rsidRPr="002D513A">
        <w:rPr>
          <w:sz w:val="16"/>
        </w:rPr>
        <w:t xml:space="preserve">. </w:t>
      </w:r>
      <w:r w:rsidRPr="009672A9">
        <w:rPr>
          <w:rStyle w:val="Emphasis"/>
          <w:highlight w:val="green"/>
        </w:rPr>
        <w:t>Female debate participants experience more gender-related barriers because they are not adhering to sex-role stereotypes and sex-role expectations</w:t>
      </w:r>
      <w:r w:rsidRPr="002D513A">
        <w:rPr>
          <w:sz w:val="16"/>
        </w:rPr>
        <w:t xml:space="preserve">. In short, </w:t>
      </w:r>
      <w:r w:rsidRPr="008372A5">
        <w:rPr>
          <w:u w:val="single"/>
        </w:rPr>
        <w:t>'nice girls' do not compete against or with men, are not assertive, and are not expected to engage in policy discourse</w:t>
      </w:r>
      <w:r w:rsidRPr="002D513A">
        <w:rPr>
          <w:sz w:val="16"/>
        </w:rPr>
        <w:t>, particularly relating to military issues. Rather, 'nice girls' should be cheerleaders, join foreign language clubs, or perhaps participate in student government.'  – Holly Jane Raider and J. Cinder Griffin.</w:t>
      </w:r>
    </w:p>
    <w:p w14:paraId="789E720D" w14:textId="77777777" w:rsidR="003F5F7C" w:rsidRPr="001D3D9D" w:rsidRDefault="003F5F7C" w:rsidP="003F5F7C">
      <w:pPr>
        <w:rPr>
          <w:sz w:val="16"/>
        </w:rPr>
      </w:pPr>
      <w:r w:rsidRPr="008372A5">
        <w:rPr>
          <w:u w:val="single"/>
        </w:rPr>
        <w:t xml:space="preserve">There are countless reasons why </w:t>
      </w:r>
      <w:r w:rsidRPr="009672A9">
        <w:rPr>
          <w:highlight w:val="green"/>
          <w:u w:val="single"/>
        </w:rPr>
        <w:t>women are discouraged from competing in debate</w:t>
      </w:r>
      <w:r w:rsidRPr="001D3D9D">
        <w:rPr>
          <w:sz w:val="16"/>
        </w:rPr>
        <w:t xml:space="preserve">. </w:t>
      </w:r>
      <w:r w:rsidRPr="008372A5">
        <w:rPr>
          <w:rStyle w:val="Emphasis"/>
        </w:rPr>
        <w:t>First</w:t>
      </w:r>
      <w:r w:rsidRPr="001D3D9D">
        <w:rPr>
          <w:sz w:val="16"/>
        </w:rPr>
        <w:t xml:space="preserve">, </w:t>
      </w:r>
      <w:r w:rsidRPr="008372A5">
        <w:rPr>
          <w:u w:val="single"/>
        </w:rPr>
        <w:t>there is an expectation that young women are somehow more inclined towards other forensic events that are 'more suitable for girls,</w:t>
      </w:r>
      <w:r w:rsidRPr="001D3D9D">
        <w:rPr>
          <w:sz w:val="16"/>
        </w:rPr>
        <w:t xml:space="preserve">' like storytelling or poetry (because supposedly debate is 'a boys activity'). Much like the stigma against women in mathematics and science, </w:t>
      </w:r>
      <w:r w:rsidRPr="008372A5">
        <w:rPr>
          <w:u w:val="single"/>
        </w:rPr>
        <w:t>debate is often portrayed as an option that is more 'masculine,' tracking women into other, more 'feminine' events</w:t>
      </w:r>
      <w:r w:rsidRPr="001D3D9D">
        <w:rPr>
          <w:sz w:val="16"/>
        </w:rPr>
        <w:t xml:space="preserve">. </w:t>
      </w:r>
      <w:r w:rsidRPr="008372A5">
        <w:rPr>
          <w:rStyle w:val="Emphasis"/>
        </w:rPr>
        <w:t>Second</w:t>
      </w:r>
      <w:r w:rsidRPr="001D3D9D">
        <w:rPr>
          <w:sz w:val="16"/>
        </w:rPr>
        <w:t xml:space="preserve">, </w:t>
      </w:r>
      <w:r w:rsidRPr="00EF05E9">
        <w:rPr>
          <w:highlight w:val="green"/>
          <w:u w:val="single"/>
        </w:rPr>
        <w:t>there is a lack of</w:t>
      </w:r>
      <w:r w:rsidRPr="008372A5">
        <w:rPr>
          <w:u w:val="single"/>
        </w:rPr>
        <w:t xml:space="preserve"> female </w:t>
      </w:r>
      <w:r w:rsidRPr="00EF05E9">
        <w:rPr>
          <w:highlight w:val="green"/>
          <w:u w:val="single"/>
        </w:rPr>
        <w:t>role models for young women</w:t>
      </w:r>
      <w:r w:rsidRPr="001D3D9D">
        <w:rPr>
          <w:sz w:val="16"/>
        </w:rPr>
        <w:t xml:space="preserve">. While some female competitors have shattered glass ceilings in debate, and serve as excellent role models for women, the aforementioned data paints a depressing picture: young women have disproportionately fewer female role models than men. </w:t>
      </w:r>
      <w:r w:rsidRPr="00FE6199">
        <w:rPr>
          <w:u w:val="single"/>
        </w:rPr>
        <w:t>Even the trophies used at many debate tournaments depict male orators</w:t>
      </w:r>
      <w:r w:rsidRPr="001D3D9D">
        <w:rPr>
          <w:sz w:val="16"/>
        </w:rPr>
        <w:t xml:space="preserve">. </w:t>
      </w:r>
      <w:r w:rsidRPr="00FE6199">
        <w:rPr>
          <w:u w:val="single"/>
        </w:rPr>
        <w:t>This lack of role models exacerbates the decline in participation; young women who join debate are also far more susceptible to attrition when they don't have role models to emulate because they can't identify with the activity</w:t>
      </w:r>
      <w:r w:rsidRPr="001D3D9D">
        <w:rPr>
          <w:sz w:val="16"/>
        </w:rPr>
        <w:t xml:space="preserve">. </w:t>
      </w:r>
      <w:r w:rsidRPr="00EF05E9">
        <w:rPr>
          <w:rStyle w:val="Emphasis"/>
          <w:highlight w:val="green"/>
        </w:rPr>
        <w:t>The result is a vicious cycle</w:t>
      </w:r>
      <w:r w:rsidRPr="00FE6199">
        <w:rPr>
          <w:rStyle w:val="Emphasis"/>
        </w:rPr>
        <w:t xml:space="preserve"> </w:t>
      </w:r>
      <w:r w:rsidRPr="001D3D9D">
        <w:rPr>
          <w:sz w:val="16"/>
        </w:rPr>
        <w:t xml:space="preserve">where women continue to choose other activities or leave debate; </w:t>
      </w:r>
      <w:r w:rsidRPr="00FE6199">
        <w:rPr>
          <w:u w:val="single"/>
        </w:rPr>
        <w:t xml:space="preserve">making the community one where women are even less comfortable, </w:t>
      </w:r>
      <w:r w:rsidRPr="00EF05E9">
        <w:rPr>
          <w:rStyle w:val="Emphasis"/>
          <w:highlight w:val="green"/>
        </w:rPr>
        <w:t>exacerbating</w:t>
      </w:r>
      <w:r w:rsidRPr="00FE6199">
        <w:rPr>
          <w:rStyle w:val="Emphasis"/>
        </w:rPr>
        <w:t xml:space="preserve"> the </w:t>
      </w:r>
      <w:r w:rsidRPr="00EF05E9">
        <w:rPr>
          <w:rStyle w:val="Emphasis"/>
          <w:highlight w:val="green"/>
        </w:rPr>
        <w:t>underlying inequalities</w:t>
      </w:r>
      <w:r w:rsidRPr="001D3D9D">
        <w:rPr>
          <w:sz w:val="16"/>
        </w:rPr>
        <w:t xml:space="preserve">. </w:t>
      </w:r>
    </w:p>
    <w:p w14:paraId="718A6038" w14:textId="77777777" w:rsidR="003F5F7C" w:rsidRPr="004356AB" w:rsidRDefault="003F5F7C" w:rsidP="003F5F7C">
      <w:pPr>
        <w:ind w:left="720"/>
        <w:rPr>
          <w:sz w:val="16"/>
          <w:szCs w:val="16"/>
        </w:rPr>
      </w:pPr>
      <w:r w:rsidRPr="004356AB">
        <w:rPr>
          <w:sz w:val="16"/>
          <w:szCs w:val="16"/>
        </w:rPr>
        <w:t>'Thus, in some situations performance failure is linked to performance pressure, and not the objective validity of the female debater's inabilities. This performance pressure does not require the explicit low expectations of the dominant group, but results as a consequence of simply being unique.'  - Holly Jane Raider and J. Cinder Griffin.</w:t>
      </w:r>
    </w:p>
    <w:p w14:paraId="649A3C27" w14:textId="77777777" w:rsidR="003F5F7C" w:rsidRPr="00D91FE2" w:rsidRDefault="003F5F7C" w:rsidP="003F5F7C">
      <w:pPr>
        <w:rPr>
          <w:sz w:val="16"/>
        </w:rPr>
      </w:pPr>
      <w:r w:rsidRPr="00D91FE2">
        <w:rPr>
          <w:sz w:val="16"/>
        </w:rPr>
        <w:t xml:space="preserve">Across all divisions, </w:t>
      </w:r>
      <w:r w:rsidRPr="009672A9">
        <w:rPr>
          <w:highlight w:val="green"/>
          <w:u w:val="single"/>
        </w:rPr>
        <w:t>the women who do end up participating in debate are also at a performance disadvantage</w:t>
      </w:r>
      <w:r w:rsidRPr="00D91FE2">
        <w:rPr>
          <w:u w:val="single"/>
        </w:rPr>
        <w:t xml:space="preserve"> for a number of reasons</w:t>
      </w:r>
      <w:r w:rsidRPr="00D91FE2">
        <w:rPr>
          <w:sz w:val="16"/>
        </w:rPr>
        <w:t xml:space="preserve">. </w:t>
      </w:r>
      <w:r w:rsidRPr="00D91FE2">
        <w:rPr>
          <w:rStyle w:val="Emphasis"/>
        </w:rPr>
        <w:t>First</w:t>
      </w:r>
      <w:r w:rsidRPr="00D91FE2">
        <w:rPr>
          <w:sz w:val="16"/>
        </w:rPr>
        <w:t xml:space="preserve">, </w:t>
      </w:r>
      <w:r w:rsidRPr="00CF24B3">
        <w:rPr>
          <w:highlight w:val="green"/>
          <w:u w:val="single"/>
        </w:rPr>
        <w:t>young women are perceived as having less authority</w:t>
      </w:r>
      <w:r w:rsidRPr="00D91FE2">
        <w:rPr>
          <w:u w:val="single"/>
        </w:rPr>
        <w:t xml:space="preserve"> by many judges, leading them to 'not buy' their argumentation</w:t>
      </w:r>
      <w:r w:rsidRPr="00D91FE2">
        <w:rPr>
          <w:sz w:val="16"/>
        </w:rPr>
        <w:t xml:space="preserve">. This issue is particularly problematic when the topic at hand is one with a masculine connotation, like the military. </w:t>
      </w:r>
      <w:r w:rsidRPr="00D91FE2">
        <w:rPr>
          <w:rStyle w:val="Emphasis"/>
        </w:rPr>
        <w:t>Second</w:t>
      </w:r>
      <w:r w:rsidRPr="00D91FE2">
        <w:rPr>
          <w:sz w:val="16"/>
        </w:rPr>
        <w:t xml:space="preserve">, </w:t>
      </w:r>
      <w:r w:rsidRPr="00CF24B3">
        <w:rPr>
          <w:highlight w:val="green"/>
          <w:u w:val="single"/>
        </w:rPr>
        <w:t>judges often dock speaker points from women for their speaking tone</w:t>
      </w:r>
      <w:r w:rsidRPr="00D91FE2">
        <w:rPr>
          <w:u w:val="single"/>
        </w:rPr>
        <w:t>, claiming it's less persuasive</w:t>
      </w:r>
      <w:r w:rsidRPr="00D91FE2">
        <w:rPr>
          <w:sz w:val="16"/>
        </w:rPr>
        <w:t xml:space="preserve">. </w:t>
      </w:r>
      <w:r w:rsidRPr="00D91FE2">
        <w:rPr>
          <w:u w:val="single"/>
        </w:rPr>
        <w:t>The idea that higher pitched, 'shrill' female voices are inherently less persuasive than lower pitched, 'powerful' male voices, is something we're socialized to believe</w:t>
      </w:r>
      <w:r w:rsidRPr="00D91FE2">
        <w:rPr>
          <w:sz w:val="16"/>
        </w:rPr>
        <w:t xml:space="preserve">. </w:t>
      </w:r>
      <w:r w:rsidRPr="00D91FE2">
        <w:rPr>
          <w:rStyle w:val="Emphasis"/>
        </w:rPr>
        <w:t>Third</w:t>
      </w:r>
      <w:r w:rsidRPr="00D91FE2">
        <w:rPr>
          <w:sz w:val="16"/>
        </w:rPr>
        <w:t xml:space="preserve">, </w:t>
      </w:r>
      <w:r w:rsidRPr="00CF24B3">
        <w:rPr>
          <w:highlight w:val="green"/>
          <w:u w:val="single"/>
        </w:rPr>
        <w:t>partnerships comprised of two young women are oftentimes shrugged off</w:t>
      </w:r>
      <w:r w:rsidRPr="00D91FE2">
        <w:rPr>
          <w:u w:val="single"/>
        </w:rPr>
        <w:t>, as many believe female debaters need a male counterbalance</w:t>
      </w:r>
      <w:r w:rsidRPr="00D91FE2">
        <w:rPr>
          <w:sz w:val="16"/>
        </w:rPr>
        <w:t xml:space="preserve">. While this counterbalance is oftentimes reactionary to the discrimination of others, some choose to pair female debaters with male debaters because young women supposedly can't handle the rigor of debate without a calming male presence. </w:t>
      </w:r>
      <w:r w:rsidRPr="00D91FE2">
        <w:rPr>
          <w:u w:val="single"/>
        </w:rPr>
        <w:t>When women debate together</w:t>
      </w:r>
      <w:r w:rsidRPr="00D91FE2">
        <w:rPr>
          <w:sz w:val="16"/>
        </w:rPr>
        <w:t xml:space="preserve">, therefore, </w:t>
      </w:r>
      <w:r w:rsidRPr="00D91FE2">
        <w:rPr>
          <w:u w:val="single"/>
        </w:rPr>
        <w:t>many attribute their faults to the lack of a masculine authority to 'ground the issues.'</w:t>
      </w:r>
      <w:r w:rsidRPr="00D91FE2">
        <w:rPr>
          <w:sz w:val="16"/>
        </w:rPr>
        <w:t xml:space="preserve"> </w:t>
      </w:r>
      <w:r w:rsidRPr="00D91FE2">
        <w:rPr>
          <w:rStyle w:val="Emphasis"/>
        </w:rPr>
        <w:t>Finally</w:t>
      </w:r>
      <w:r w:rsidRPr="00D91FE2">
        <w:rPr>
          <w:sz w:val="16"/>
        </w:rPr>
        <w:t xml:space="preserve">, because there are so few role models, </w:t>
      </w:r>
      <w:r w:rsidRPr="00CF24B3">
        <w:rPr>
          <w:highlight w:val="green"/>
          <w:u w:val="single"/>
        </w:rPr>
        <w:t>female debaters are tokenized</w:t>
      </w:r>
      <w:r w:rsidRPr="00D91FE2">
        <w:rPr>
          <w:u w:val="single"/>
        </w:rPr>
        <w:t>, creating performance pressure, where they feel uncomfortable due to mounting pressure, creating a self-fulfilling prophecy</w:t>
      </w:r>
      <w:r w:rsidRPr="00D91FE2">
        <w:rPr>
          <w:sz w:val="16"/>
        </w:rPr>
        <w:t xml:space="preserve">. Thus, </w:t>
      </w:r>
      <w:r w:rsidRPr="00D91FE2">
        <w:rPr>
          <w:u w:val="single"/>
        </w:rPr>
        <w:t xml:space="preserve">while some young women have defied the structural disadvantages, the activity still has a ways to go, given that the women who do stick around face unique barriers at virtually every tournament, and for many young women, in virtually every round. </w:t>
      </w:r>
    </w:p>
    <w:p w14:paraId="0C028F18" w14:textId="77777777" w:rsidR="003F5F7C" w:rsidRPr="00D91FE2" w:rsidRDefault="003F5F7C" w:rsidP="003F5F7C">
      <w:pPr>
        <w:ind w:left="720"/>
        <w:rPr>
          <w:sz w:val="16"/>
        </w:rPr>
      </w:pPr>
      <w:r w:rsidRPr="00D91FE2">
        <w:rPr>
          <w:sz w:val="16"/>
        </w:rPr>
        <w:t xml:space="preserve">'At its core, </w:t>
      </w:r>
      <w:r w:rsidRPr="00D91FE2">
        <w:rPr>
          <w:rStyle w:val="Emphasis"/>
        </w:rPr>
        <w:t>this kind of overt sexism makes young debaters uncomfortable</w:t>
      </w:r>
      <w:r w:rsidRPr="00D91FE2">
        <w:rPr>
          <w:sz w:val="16"/>
        </w:rPr>
        <w:t xml:space="preserve">. </w:t>
      </w:r>
      <w:r w:rsidRPr="00CF24B3">
        <w:rPr>
          <w:rStyle w:val="Emphasis"/>
          <w:highlight w:val="green"/>
        </w:rPr>
        <w:t>It is offensive and intolerable</w:t>
      </w:r>
      <w:r w:rsidRPr="00D91FE2">
        <w:rPr>
          <w:rStyle w:val="Emphasis"/>
        </w:rPr>
        <w:t xml:space="preserve">. </w:t>
      </w:r>
      <w:r w:rsidRPr="00CF24B3">
        <w:rPr>
          <w:highlight w:val="green"/>
          <w:u w:val="single"/>
        </w:rPr>
        <w:t>Contrary to popular opinion,</w:t>
      </w:r>
      <w:r w:rsidRPr="00D91FE2">
        <w:rPr>
          <w:sz w:val="16"/>
        </w:rPr>
        <w:t xml:space="preserve"> </w:t>
      </w:r>
      <w:r w:rsidRPr="00CF24B3">
        <w:rPr>
          <w:rStyle w:val="Emphasis"/>
          <w:highlight w:val="green"/>
        </w:rPr>
        <w:t>women do not find it funny</w:t>
      </w:r>
      <w:r w:rsidRPr="00D91FE2">
        <w:rPr>
          <w:sz w:val="16"/>
        </w:rPr>
        <w:t xml:space="preserve">. </w:t>
      </w:r>
      <w:r w:rsidRPr="00D91FE2">
        <w:rPr>
          <w:u w:val="single"/>
        </w:rPr>
        <w:t>By the time many females have ended their debating careers offensive language has become such a part of their daily existence that they may laugh about it</w:t>
      </w:r>
      <w:r w:rsidRPr="00D91FE2">
        <w:rPr>
          <w:sz w:val="16"/>
        </w:rPr>
        <w:t>. One will never know how many women are intimidated and offended to such a degree that they leave the activity before they develop the self-confidence and level of success necessary to overcome the inherent gender bias against them, a bias contributed to by the 'old boy' tactics of the members of the community.'  - Holly Jane Raider and J. Cinder Griffin.</w:t>
      </w:r>
    </w:p>
    <w:p w14:paraId="593846E9" w14:textId="77777777" w:rsidR="003F5F7C" w:rsidRPr="00545213" w:rsidRDefault="003F5F7C" w:rsidP="003F5F7C">
      <w:pPr>
        <w:rPr>
          <w:sz w:val="16"/>
        </w:rPr>
      </w:pPr>
      <w:r w:rsidRPr="009672A9">
        <w:rPr>
          <w:rStyle w:val="Emphasis"/>
          <w:highlight w:val="green"/>
        </w:rPr>
        <w:t>The culture of debate defames women</w:t>
      </w:r>
      <w:r w:rsidRPr="00545213">
        <w:rPr>
          <w:sz w:val="16"/>
        </w:rPr>
        <w:t xml:space="preserve">, </w:t>
      </w:r>
      <w:r w:rsidRPr="009672A9">
        <w:rPr>
          <w:highlight w:val="green"/>
          <w:u w:val="single"/>
        </w:rPr>
        <w:t>denying them both security and comfort</w:t>
      </w:r>
      <w:r w:rsidRPr="008372A5">
        <w:rPr>
          <w:u w:val="single"/>
        </w:rPr>
        <w:t xml:space="preserve"> within the community in several ways</w:t>
      </w:r>
      <w:r w:rsidRPr="00545213">
        <w:rPr>
          <w:sz w:val="16"/>
        </w:rPr>
        <w:t xml:space="preserve">. </w:t>
      </w:r>
      <w:r w:rsidRPr="008372A5">
        <w:rPr>
          <w:rStyle w:val="Emphasis"/>
        </w:rPr>
        <w:t>First</w:t>
      </w:r>
      <w:r w:rsidRPr="00545213">
        <w:rPr>
          <w:sz w:val="16"/>
        </w:rPr>
        <w:t xml:space="preserve">, as a platform for criticism regarding persuasion, </w:t>
      </w:r>
      <w:r w:rsidRPr="00136C4F">
        <w:rPr>
          <w:highlight w:val="green"/>
          <w:u w:val="single"/>
        </w:rPr>
        <w:t>debate opens up young women</w:t>
      </w:r>
      <w:r w:rsidRPr="008372A5">
        <w:rPr>
          <w:u w:val="single"/>
        </w:rPr>
        <w:t xml:space="preserve"> </w:t>
      </w:r>
      <w:r w:rsidRPr="00545213">
        <w:rPr>
          <w:sz w:val="16"/>
        </w:rPr>
        <w:t xml:space="preserve">not only </w:t>
      </w:r>
      <w:r w:rsidRPr="00136C4F">
        <w:rPr>
          <w:highlight w:val="green"/>
          <w:u w:val="single"/>
        </w:rPr>
        <w:t>to</w:t>
      </w:r>
      <w:r w:rsidRPr="008372A5">
        <w:rPr>
          <w:u w:val="single"/>
        </w:rPr>
        <w:t xml:space="preserve"> </w:t>
      </w:r>
      <w:r w:rsidRPr="00545213">
        <w:rPr>
          <w:sz w:val="16"/>
        </w:rPr>
        <w:t xml:space="preserve">helpful criticism, but also </w:t>
      </w:r>
      <w:r w:rsidRPr="008372A5">
        <w:rPr>
          <w:u w:val="single"/>
        </w:rPr>
        <w:t xml:space="preserve">overt </w:t>
      </w:r>
      <w:r w:rsidRPr="00136C4F">
        <w:rPr>
          <w:highlight w:val="green"/>
          <w:u w:val="single"/>
        </w:rPr>
        <w:t>sexism</w:t>
      </w:r>
      <w:r w:rsidRPr="00545213">
        <w:rPr>
          <w:sz w:val="16"/>
        </w:rPr>
        <w:t xml:space="preserve">. </w:t>
      </w:r>
      <w:r w:rsidRPr="008372A5">
        <w:rPr>
          <w:u w:val="single"/>
        </w:rPr>
        <w:t>Female debaters disproportionately receive comments on their clothing, mannerisms, and even their appearance during a debate</w:t>
      </w:r>
      <w:r w:rsidRPr="00545213">
        <w:rPr>
          <w:sz w:val="16"/>
        </w:rPr>
        <w:t xml:space="preserve">, while the commentary for male debaters seldom touches these issues. </w:t>
      </w:r>
      <w:r w:rsidRPr="008372A5">
        <w:rPr>
          <w:rStyle w:val="Emphasis"/>
        </w:rPr>
        <w:t>Second</w:t>
      </w:r>
      <w:r w:rsidRPr="00545213">
        <w:rPr>
          <w:sz w:val="16"/>
        </w:rPr>
        <w:t xml:space="preserve">, </w:t>
      </w:r>
      <w:r w:rsidRPr="008372A5">
        <w:rPr>
          <w:u w:val="single"/>
        </w:rPr>
        <w:t>the community has adapted certain phraseologies that can make women, and often men as well, uncomfortable</w:t>
      </w:r>
      <w:r w:rsidRPr="00545213">
        <w:rPr>
          <w:sz w:val="16"/>
        </w:rPr>
        <w:t xml:space="preserve">. Using sexual assault as a synonym for a dominant debate round is never acceptable, yet its usage continues. </w:t>
      </w:r>
      <w:r w:rsidRPr="008372A5">
        <w:rPr>
          <w:u w:val="single"/>
        </w:rPr>
        <w:t xml:space="preserve">While we </w:t>
      </w:r>
      <w:r w:rsidRPr="00545213">
        <w:rPr>
          <w:sz w:val="16"/>
        </w:rPr>
        <w:t xml:space="preserve">can </w:t>
      </w:r>
      <w:r w:rsidRPr="008372A5">
        <w:rPr>
          <w:u w:val="single"/>
        </w:rPr>
        <w:t>shrug it off as 'teenage boys being teenage boys,</w:t>
      </w:r>
      <w:r w:rsidRPr="00545213">
        <w:rPr>
          <w:sz w:val="16"/>
        </w:rPr>
        <w:t xml:space="preserve">' </w:t>
      </w:r>
      <w:r w:rsidRPr="008372A5">
        <w:rPr>
          <w:rStyle w:val="Emphasis"/>
        </w:rPr>
        <w:t xml:space="preserve">this </w:t>
      </w:r>
      <w:r w:rsidRPr="00545213">
        <w:rPr>
          <w:sz w:val="16"/>
        </w:rPr>
        <w:t xml:space="preserve">sort of </w:t>
      </w:r>
      <w:r w:rsidRPr="008372A5">
        <w:rPr>
          <w:rStyle w:val="Emphasis"/>
        </w:rPr>
        <w:t>discourse cannot be tolerated regardless of whether the user realized its implications</w:t>
      </w:r>
      <w:r w:rsidRPr="00545213">
        <w:rPr>
          <w:sz w:val="16"/>
        </w:rPr>
        <w:t xml:space="preserve">. Therefore, Public Forum </w:t>
      </w:r>
      <w:r w:rsidRPr="00136C4F">
        <w:rPr>
          <w:highlight w:val="green"/>
          <w:u w:val="single"/>
        </w:rPr>
        <w:t>Debate must</w:t>
      </w:r>
      <w:r w:rsidRPr="008372A5">
        <w:rPr>
          <w:u w:val="single"/>
        </w:rPr>
        <w:t xml:space="preserve"> not only </w:t>
      </w:r>
      <w:r w:rsidRPr="00136C4F">
        <w:rPr>
          <w:highlight w:val="green"/>
          <w:u w:val="single"/>
        </w:rPr>
        <w:t>address the</w:t>
      </w:r>
      <w:r w:rsidRPr="008372A5">
        <w:rPr>
          <w:u w:val="single"/>
        </w:rPr>
        <w:t xml:space="preserve"> issues regarding how the activity itself affects young women, but also how the </w:t>
      </w:r>
      <w:r w:rsidRPr="00136C4F">
        <w:rPr>
          <w:highlight w:val="green"/>
          <w:u w:val="single"/>
        </w:rPr>
        <w:t>culture surrounding the activity</w:t>
      </w:r>
      <w:r w:rsidRPr="008372A5">
        <w:rPr>
          <w:u w:val="single"/>
        </w:rPr>
        <w:t xml:space="preserve"> impacts the participants.</w:t>
      </w:r>
    </w:p>
    <w:p w14:paraId="5F054584" w14:textId="77777777" w:rsidR="003F5F7C" w:rsidRPr="00265FE5" w:rsidRDefault="003F5F7C" w:rsidP="003F5F7C">
      <w:pPr>
        <w:rPr>
          <w:sz w:val="16"/>
        </w:rPr>
      </w:pPr>
      <w:r w:rsidRPr="00136C4F">
        <w:rPr>
          <w:rStyle w:val="Emphasis"/>
          <w:highlight w:val="green"/>
        </w:rPr>
        <w:t>For the Speech and Debate Community to continue to advance in the right direction, it needs to change</w:t>
      </w:r>
      <w:r w:rsidRPr="002D513A">
        <w:rPr>
          <w:sz w:val="16"/>
        </w:rPr>
        <w:t xml:space="preserve">. Change needn't be radical, but for change to come, </w:t>
      </w:r>
      <w:r w:rsidRPr="00136C4F">
        <w:rPr>
          <w:highlight w:val="green"/>
          <w:u w:val="single"/>
        </w:rPr>
        <w:t>supporters must be vocal and unapologetic</w:t>
      </w:r>
      <w:r w:rsidRPr="002D513A">
        <w:rPr>
          <w:sz w:val="16"/>
        </w:rPr>
        <w:t xml:space="preserve">; </w:t>
      </w:r>
      <w:r w:rsidRPr="00136C4F">
        <w:rPr>
          <w:rStyle w:val="Emphasis"/>
          <w:highlight w:val="green"/>
        </w:rPr>
        <w:t>Speech and Debate needs feminism and it needs it now to encourage young women to participate, succeed, and represent themselves within a valuable community</w:t>
      </w:r>
      <w:r w:rsidRPr="002D513A">
        <w:rPr>
          <w:sz w:val="16"/>
        </w:rPr>
        <w:t xml:space="preserve">. Educators and participants must always be aware of these inequalities. Identifying the problem is just the first step. </w:t>
      </w:r>
      <w:r w:rsidRPr="00136C4F">
        <w:rPr>
          <w:highlight w:val="green"/>
          <w:u w:val="single"/>
        </w:rPr>
        <w:t>If we all act as leaders and allies, spreading the message whenever possible, the community we know and love can become far more accepting as a home for both male and female students.</w:t>
      </w:r>
    </w:p>
    <w:p w14:paraId="6848AFDE" w14:textId="77777777" w:rsidR="003F5F7C" w:rsidRDefault="003F5F7C" w:rsidP="003F5F7C">
      <w:pPr>
        <w:pStyle w:val="Heading3"/>
      </w:pPr>
      <w:r>
        <w:t>2NC – AT: Social Movements Impossible Under the State</w:t>
      </w:r>
    </w:p>
    <w:p w14:paraId="478FCC76" w14:textId="77777777" w:rsidR="003F5F7C" w:rsidRDefault="003F5F7C" w:rsidP="003F5F7C">
      <w:r>
        <w:t>*** THIS CARD IS ON CASE!!! THIS IS JUST THE FIRST PARAGRAPH OF ANOTHER CARD***</w:t>
      </w:r>
    </w:p>
    <w:p w14:paraId="72A3AB86" w14:textId="77777777" w:rsidR="003F5F7C" w:rsidRDefault="003F5F7C" w:rsidP="003F5F7C"/>
    <w:p w14:paraId="0BF819A9" w14:textId="77777777" w:rsidR="003F5F7C" w:rsidRPr="0013477F" w:rsidRDefault="003F5F7C" w:rsidP="003F5F7C">
      <w:pPr>
        <w:pStyle w:val="Heading4"/>
      </w:pPr>
      <w:r>
        <w:t xml:space="preserve">Agamben’s theorizing is </w:t>
      </w:r>
      <w:r w:rsidRPr="00805266">
        <w:rPr>
          <w:u w:val="single"/>
        </w:rPr>
        <w:t>ONLY</w:t>
      </w:r>
      <w:r>
        <w:t xml:space="preserve"> the totalizing force that prevents social movements </w:t>
      </w:r>
    </w:p>
    <w:p w14:paraId="47FD241D" w14:textId="77777777" w:rsidR="003F5F7C" w:rsidRDefault="003F5F7C" w:rsidP="003F5F7C">
      <w:r w:rsidRPr="00DA1F17">
        <w:rPr>
          <w:rStyle w:val="Style13ptBold"/>
        </w:rPr>
        <w:t>Robinson 11</w:t>
      </w:r>
      <w:r>
        <w:t xml:space="preserve"> (</w:t>
      </w:r>
      <w:r w:rsidRPr="00DA1F17">
        <w:t>Andrew Robinson</w:t>
      </w:r>
      <w:r>
        <w:t>,</w:t>
      </w:r>
      <w:r w:rsidRPr="00DA1F17">
        <w:t xml:space="preserve"> is a political theori</w:t>
      </w:r>
      <w:r>
        <w:t>st and activist based in the UK, “</w:t>
      </w:r>
      <w:r w:rsidRPr="00DA1F17">
        <w:t>Giorgio Agamben: destroying sovereignty</w:t>
      </w:r>
      <w:r>
        <w:t xml:space="preserve">,” Posted </w:t>
      </w:r>
      <w:r w:rsidRPr="00DA1F17">
        <w:t>January 21, 2011</w:t>
      </w:r>
      <w:r>
        <w:t xml:space="preserve">, Accessed 7.8.18, </w:t>
      </w:r>
      <w:hyperlink r:id="rId63" w:history="1">
        <w:r w:rsidRPr="001864EF">
          <w:rPr>
            <w:rStyle w:val="Hyperlink"/>
          </w:rPr>
          <w:t>https://ceasefiremagazine.co.uk/in-theory-giorgio-agamben-destroying-sovereignty/</w:t>
        </w:r>
      </w:hyperlink>
      <w:r>
        <w:t xml:space="preserve"> ) //ZoL</w:t>
      </w:r>
    </w:p>
    <w:p w14:paraId="555F3D75" w14:textId="77777777" w:rsidR="003F5F7C" w:rsidRPr="00E468CD" w:rsidRDefault="003F5F7C" w:rsidP="003F5F7C">
      <w:pPr>
        <w:rPr>
          <w:sz w:val="16"/>
        </w:rPr>
      </w:pPr>
      <w:r w:rsidRPr="00B10FEA">
        <w:rPr>
          <w:highlight w:val="green"/>
          <w:u w:val="single"/>
        </w:rPr>
        <w:t>Agamben’s approach</w:t>
      </w:r>
      <w:r w:rsidRPr="00E60108">
        <w:rPr>
          <w:u w:val="single"/>
        </w:rPr>
        <w:t xml:space="preserve"> </w:t>
      </w:r>
      <w:r w:rsidRPr="00E468CD">
        <w:rPr>
          <w:sz w:val="16"/>
        </w:rPr>
        <w:t xml:space="preserve">to politics </w:t>
      </w:r>
      <w:r w:rsidRPr="00E60108">
        <w:rPr>
          <w:u w:val="single"/>
        </w:rPr>
        <w:t xml:space="preserve">is thoroughgoing </w:t>
      </w:r>
      <w:r w:rsidRPr="00E468CD">
        <w:rPr>
          <w:sz w:val="16"/>
        </w:rPr>
        <w:t xml:space="preserve">in its cleaning-out of statist ways of thinking, </w:t>
      </w:r>
      <w:r w:rsidRPr="00E60108">
        <w:rPr>
          <w:u w:val="single"/>
        </w:rPr>
        <w:t xml:space="preserve">and hence </w:t>
      </w:r>
      <w:r w:rsidRPr="00E468CD">
        <w:rPr>
          <w:sz w:val="16"/>
        </w:rPr>
        <w:t xml:space="preserve">has much to offer. </w:t>
      </w:r>
      <w:r w:rsidRPr="00E60108">
        <w:rPr>
          <w:u w:val="single"/>
        </w:rPr>
        <w:t xml:space="preserve">It </w:t>
      </w:r>
      <w:r w:rsidRPr="00B10FEA">
        <w:rPr>
          <w:highlight w:val="green"/>
          <w:u w:val="single"/>
        </w:rPr>
        <w:t>does tend</w:t>
      </w:r>
      <w:r w:rsidRPr="00E468CD">
        <w:rPr>
          <w:sz w:val="16"/>
        </w:rPr>
        <w:t xml:space="preserve">, however, </w:t>
      </w:r>
      <w:r w:rsidRPr="00B10FEA">
        <w:rPr>
          <w:highlight w:val="green"/>
          <w:u w:val="single"/>
        </w:rPr>
        <w:t xml:space="preserve">to be </w:t>
      </w:r>
      <w:r w:rsidRPr="00B10FEA">
        <w:rPr>
          <w:rStyle w:val="Emphasis"/>
          <w:highlight w:val="green"/>
        </w:rPr>
        <w:t>rather all-or-nothing</w:t>
      </w:r>
      <w:r w:rsidRPr="00E468CD">
        <w:rPr>
          <w:sz w:val="16"/>
        </w:rPr>
        <w:t xml:space="preserve">. </w:t>
      </w:r>
      <w:r w:rsidRPr="00E60108">
        <w:rPr>
          <w:u w:val="single"/>
        </w:rPr>
        <w:t>Agamben’s approach makes it very hard to make distinctions between better and worse kinds of states</w:t>
      </w:r>
      <w:r w:rsidRPr="00E468CD">
        <w:rPr>
          <w:sz w:val="16"/>
        </w:rPr>
        <w:t xml:space="preserve">, </w:t>
      </w:r>
      <w:r w:rsidRPr="00E60108">
        <w:rPr>
          <w:u w:val="single"/>
        </w:rPr>
        <w:t>between greater and lesser degrees of recognition of civil liberties</w:t>
      </w:r>
      <w:r w:rsidRPr="00E468CD">
        <w:rPr>
          <w:sz w:val="16"/>
        </w:rPr>
        <w:t xml:space="preserve">. </w:t>
      </w:r>
      <w:r w:rsidRPr="00726E82">
        <w:rPr>
          <w:rStyle w:val="Emphasis"/>
          <w:highlight w:val="green"/>
        </w:rPr>
        <w:t>It makes it hard to think about creating resilience in social movements in the period before the state is destroyed</w:t>
      </w:r>
      <w:r w:rsidRPr="00E468CD">
        <w:rPr>
          <w:sz w:val="16"/>
        </w:rPr>
        <w:t xml:space="preserve">. Perhaps </w:t>
      </w:r>
      <w:r w:rsidRPr="00726E82">
        <w:rPr>
          <w:highlight w:val="green"/>
          <w:u w:val="single"/>
        </w:rPr>
        <w:t>more thought needs to be given to the exact conditions in which states can be forced not to declare exceptions, or in which states of exception can be</w:t>
      </w:r>
      <w:r w:rsidRPr="00E60108">
        <w:rPr>
          <w:u w:val="single"/>
        </w:rPr>
        <w:t xml:space="preserve"> contingently </w:t>
      </w:r>
      <w:r w:rsidRPr="00726E82">
        <w:rPr>
          <w:highlight w:val="green"/>
          <w:u w:val="single"/>
        </w:rPr>
        <w:t>defeated</w:t>
      </w:r>
      <w:r w:rsidRPr="00E60108">
        <w:rPr>
          <w:u w:val="single"/>
        </w:rPr>
        <w:t xml:space="preserve"> </w:t>
      </w:r>
      <w:r w:rsidRPr="00E468CD">
        <w:rPr>
          <w:sz w:val="16"/>
        </w:rPr>
        <w:t xml:space="preserve">(from the El Alto ‘gas war’ to the Woomera protests). The state seeks to impose a logic of sovereignty, but this logic is often contested by other social forces. </w:t>
      </w:r>
      <w:r w:rsidRPr="00E60108">
        <w:rPr>
          <w:u w:val="single"/>
        </w:rPr>
        <w:t xml:space="preserve">While the elimination of sovereignty may </w:t>
      </w:r>
      <w:r w:rsidRPr="00E468CD">
        <w:rPr>
          <w:sz w:val="16"/>
        </w:rPr>
        <w:t xml:space="preserve">well </w:t>
      </w:r>
      <w:r w:rsidRPr="00E60108">
        <w:rPr>
          <w:u w:val="single"/>
        </w:rPr>
        <w:t>be the only way to destroy the conditions for future genocides</w:t>
      </w:r>
      <w:r w:rsidRPr="00726E82">
        <w:rPr>
          <w:highlight w:val="green"/>
          <w:u w:val="single"/>
        </w:rPr>
        <w:t>, social movements which do not yet have the power to shatter the state can nevertheless undermine it</w:t>
      </w:r>
      <w:r w:rsidRPr="00E60108">
        <w:rPr>
          <w:u w:val="single"/>
        </w:rPr>
        <w:t xml:space="preserve">, </w:t>
      </w:r>
      <w:r w:rsidRPr="00726E82">
        <w:rPr>
          <w:highlight w:val="green"/>
          <w:u w:val="single"/>
        </w:rPr>
        <w:t>rendering its power</w:t>
      </w:r>
      <w:r w:rsidRPr="00E60108">
        <w:rPr>
          <w:u w:val="single"/>
        </w:rPr>
        <w:t xml:space="preserve"> increasingly </w:t>
      </w:r>
      <w:r w:rsidRPr="00726E82">
        <w:rPr>
          <w:highlight w:val="green"/>
          <w:u w:val="single"/>
        </w:rPr>
        <w:t>limited</w:t>
      </w:r>
      <w:r w:rsidRPr="00E60108">
        <w:rPr>
          <w:u w:val="single"/>
        </w:rPr>
        <w:t>, partial and conditional.</w:t>
      </w:r>
    </w:p>
    <w:p w14:paraId="6E2BD39C" w14:textId="77777777" w:rsidR="005B2640" w:rsidRDefault="005B2640" w:rsidP="005B2640">
      <w:pPr>
        <w:rPr>
          <w:rFonts w:asciiTheme="minorHAnsi" w:hAnsiTheme="minorHAnsi"/>
        </w:rPr>
      </w:pPr>
    </w:p>
    <w:bookmarkEnd w:id="0"/>
    <w:p w14:paraId="1DFC06CC" w14:textId="77777777" w:rsidR="00F314C1" w:rsidRDefault="00F314C1"/>
    <w:sectPr w:rsidR="00F31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niel Shi">
    <w15:presenceInfo w15:providerId="None" w15:userId="Daniel Sh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489560268"/>
  </w:docVars>
  <w:rsids>
    <w:rsidRoot w:val="005B2640"/>
    <w:rsid w:val="000206F2"/>
    <w:rsid w:val="00085FE0"/>
    <w:rsid w:val="000A3580"/>
    <w:rsid w:val="000C71A6"/>
    <w:rsid w:val="000E3943"/>
    <w:rsid w:val="001017FE"/>
    <w:rsid w:val="001048C3"/>
    <w:rsid w:val="00140827"/>
    <w:rsid w:val="0015144C"/>
    <w:rsid w:val="00172236"/>
    <w:rsid w:val="0019101E"/>
    <w:rsid w:val="001B63A9"/>
    <w:rsid w:val="0020084A"/>
    <w:rsid w:val="0022640A"/>
    <w:rsid w:val="0026004A"/>
    <w:rsid w:val="002E5101"/>
    <w:rsid w:val="00314233"/>
    <w:rsid w:val="003466F7"/>
    <w:rsid w:val="0036654B"/>
    <w:rsid w:val="00377FF5"/>
    <w:rsid w:val="00386D0B"/>
    <w:rsid w:val="00390AF6"/>
    <w:rsid w:val="003C08D2"/>
    <w:rsid w:val="003F15EB"/>
    <w:rsid w:val="003F5F7C"/>
    <w:rsid w:val="004271D4"/>
    <w:rsid w:val="00441894"/>
    <w:rsid w:val="005B2231"/>
    <w:rsid w:val="005B2640"/>
    <w:rsid w:val="00614BBB"/>
    <w:rsid w:val="006453EB"/>
    <w:rsid w:val="006B23F1"/>
    <w:rsid w:val="006F3798"/>
    <w:rsid w:val="00733F79"/>
    <w:rsid w:val="00763AF0"/>
    <w:rsid w:val="007E0538"/>
    <w:rsid w:val="008828A2"/>
    <w:rsid w:val="00891859"/>
    <w:rsid w:val="008C4D22"/>
    <w:rsid w:val="008D00F6"/>
    <w:rsid w:val="008D4563"/>
    <w:rsid w:val="009148F4"/>
    <w:rsid w:val="00947E54"/>
    <w:rsid w:val="009818F7"/>
    <w:rsid w:val="009B385A"/>
    <w:rsid w:val="009D4E9F"/>
    <w:rsid w:val="009E35C0"/>
    <w:rsid w:val="009F2562"/>
    <w:rsid w:val="009F5933"/>
    <w:rsid w:val="00A737A8"/>
    <w:rsid w:val="00AA6473"/>
    <w:rsid w:val="00B01F31"/>
    <w:rsid w:val="00BE5A92"/>
    <w:rsid w:val="00BF09FB"/>
    <w:rsid w:val="00BF769D"/>
    <w:rsid w:val="00C22B61"/>
    <w:rsid w:val="00C9196A"/>
    <w:rsid w:val="00CF2AC6"/>
    <w:rsid w:val="00D20BC7"/>
    <w:rsid w:val="00D93AC5"/>
    <w:rsid w:val="00DA6047"/>
    <w:rsid w:val="00DC41DD"/>
    <w:rsid w:val="00ED2D28"/>
    <w:rsid w:val="00F15ED0"/>
    <w:rsid w:val="00F314C1"/>
    <w:rsid w:val="00F64DF8"/>
    <w:rsid w:val="00FC097B"/>
    <w:rsid w:val="00FD2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6722"/>
  <w15:chartTrackingRefBased/>
  <w15:docId w15:val="{1925D5B4-0E94-4FF3-B4F8-0513EA92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91859"/>
    <w:rPr>
      <w:rFonts w:ascii="Calibri" w:eastAsiaTheme="minorHAnsi" w:hAnsi="Calibri" w:cs="Calibri"/>
      <w:lang w:eastAsia="en-US"/>
    </w:rPr>
  </w:style>
  <w:style w:type="paragraph" w:styleId="Heading1">
    <w:name w:val="heading 1"/>
    <w:aliases w:val="Pocket"/>
    <w:basedOn w:val="Normal"/>
    <w:next w:val="Normal"/>
    <w:link w:val="Heading1Char"/>
    <w:qFormat/>
    <w:rsid w:val="008918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18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918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
    <w:basedOn w:val="Normal"/>
    <w:next w:val="Normal"/>
    <w:link w:val="Heading4Char"/>
    <w:uiPriority w:val="3"/>
    <w:unhideWhenUsed/>
    <w:qFormat/>
    <w:rsid w:val="008918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91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859"/>
  </w:style>
  <w:style w:type="character" w:customStyle="1" w:styleId="Heading1Char">
    <w:name w:val="Heading 1 Char"/>
    <w:aliases w:val="Pocket Char"/>
    <w:basedOn w:val="DefaultParagraphFont"/>
    <w:link w:val="Heading1"/>
    <w:rsid w:val="00891859"/>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891859"/>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891859"/>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891859"/>
    <w:rPr>
      <w:rFonts w:ascii="Calibri" w:eastAsiaTheme="majorEastAsia" w:hAnsi="Calibri" w:cstheme="majorBidi"/>
      <w:b/>
      <w:iCs/>
      <w:sz w:val="26"/>
      <w:lang w:eastAsia="en-US"/>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891859"/>
    <w:rPr>
      <w:rFonts w:ascii="Calibri" w:hAnsi="Calibri" w:cs="Calibri"/>
      <w:b/>
      <w:i w:val="0"/>
      <w:iCs/>
      <w:sz w:val="22"/>
      <w:u w:val="single"/>
      <w:bdr w:val="single" w:sz="8" w:space="0" w:color="auto"/>
    </w:rPr>
  </w:style>
  <w:style w:type="paragraph" w:customStyle="1" w:styleId="textbold">
    <w:name w:val="text bold"/>
    <w:basedOn w:val="Normal"/>
    <w:link w:val="Emphasis"/>
    <w:uiPriority w:val="7"/>
    <w:qFormat/>
    <w:rsid w:val="003F5F7C"/>
    <w:pPr>
      <w:ind w:left="720"/>
      <w:jc w:val="both"/>
    </w:pPr>
    <w:rPr>
      <w:rFonts w:eastAsiaTheme="minorEastAsia"/>
      <w:b/>
      <w:iCs/>
      <w:u w:val="single"/>
      <w:bdr w:val="single" w:sz="8" w:space="0" w:color="auto"/>
      <w:lang w:eastAsia="zh-CN"/>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89185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891859"/>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91859"/>
    <w:rPr>
      <w:color w:val="auto"/>
      <w:u w:val="none"/>
    </w:rPr>
  </w:style>
  <w:style w:type="character" w:styleId="FollowedHyperlink">
    <w:name w:val="FollowedHyperlink"/>
    <w:basedOn w:val="DefaultParagraphFont"/>
    <w:uiPriority w:val="99"/>
    <w:semiHidden/>
    <w:unhideWhenUsed/>
    <w:rsid w:val="00891859"/>
    <w:rPr>
      <w:color w:val="auto"/>
      <w:u w:val="none"/>
    </w:rPr>
  </w:style>
  <w:style w:type="character" w:customStyle="1" w:styleId="UnresolvedMention1">
    <w:name w:val="Unresolved Mention1"/>
    <w:basedOn w:val="DefaultParagraphFont"/>
    <w:uiPriority w:val="99"/>
    <w:semiHidden/>
    <w:unhideWhenUsed/>
    <w:rsid w:val="005B2640"/>
    <w:rPr>
      <w:color w:val="605E5C"/>
      <w:shd w:val="clear" w:color="auto" w:fill="E1DFDD"/>
    </w:rPr>
  </w:style>
  <w:style w:type="character" w:customStyle="1" w:styleId="DocumentMapChar">
    <w:name w:val="Document Map Char"/>
    <w:basedOn w:val="DefaultParagraphFont"/>
    <w:link w:val="DocumentMap"/>
    <w:uiPriority w:val="99"/>
    <w:semiHidden/>
    <w:rsid w:val="003F5F7C"/>
    <w:rPr>
      <w:rFonts w:ascii="Lucida Grande" w:eastAsiaTheme="minorHAnsi" w:hAnsi="Lucida Grande" w:cs="Lucida Grande"/>
      <w:sz w:val="24"/>
      <w:lang w:eastAsia="en-US"/>
    </w:rPr>
  </w:style>
  <w:style w:type="paragraph" w:styleId="DocumentMap">
    <w:name w:val="Document Map"/>
    <w:basedOn w:val="Normal"/>
    <w:link w:val="DocumentMapChar"/>
    <w:uiPriority w:val="99"/>
    <w:semiHidden/>
    <w:unhideWhenUsed/>
    <w:rsid w:val="003F5F7C"/>
    <w:pPr>
      <w:spacing w:after="0" w:line="240" w:lineRule="auto"/>
    </w:pPr>
    <w:rPr>
      <w:rFonts w:ascii="Lucida Grande" w:hAnsi="Lucida Grande" w:cs="Lucida Grande"/>
      <w:sz w:val="24"/>
    </w:rPr>
  </w:style>
  <w:style w:type="paragraph" w:styleId="ListParagraph">
    <w:name w:val="List Paragraph"/>
    <w:basedOn w:val="Normal"/>
    <w:uiPriority w:val="34"/>
    <w:qFormat/>
    <w:rsid w:val="003F5F7C"/>
    <w:pPr>
      <w:ind w:left="720"/>
      <w:contextualSpacing/>
    </w:pPr>
  </w:style>
  <w:style w:type="paragraph" w:styleId="Header">
    <w:name w:val="header"/>
    <w:basedOn w:val="Normal"/>
    <w:link w:val="HeaderChar"/>
    <w:uiPriority w:val="99"/>
    <w:unhideWhenUsed/>
    <w:rsid w:val="003F5F7C"/>
    <w:pPr>
      <w:tabs>
        <w:tab w:val="center" w:pos="4320"/>
        <w:tab w:val="right" w:pos="8640"/>
      </w:tabs>
      <w:spacing w:after="0" w:line="240" w:lineRule="auto"/>
    </w:pPr>
  </w:style>
  <w:style w:type="character" w:customStyle="1" w:styleId="HeaderChar">
    <w:name w:val="Header Char"/>
    <w:basedOn w:val="DefaultParagraphFont"/>
    <w:link w:val="Header"/>
    <w:uiPriority w:val="99"/>
    <w:rsid w:val="003F5F7C"/>
    <w:rPr>
      <w:rFonts w:ascii="Calibri" w:eastAsiaTheme="minorHAnsi" w:hAnsi="Calibri" w:cs="Calibri"/>
      <w:lang w:eastAsia="en-US"/>
    </w:rPr>
  </w:style>
  <w:style w:type="paragraph" w:styleId="Footer">
    <w:name w:val="footer"/>
    <w:basedOn w:val="Normal"/>
    <w:link w:val="FooterChar"/>
    <w:uiPriority w:val="99"/>
    <w:unhideWhenUsed/>
    <w:rsid w:val="003F5F7C"/>
    <w:pPr>
      <w:tabs>
        <w:tab w:val="center" w:pos="4320"/>
        <w:tab w:val="right" w:pos="8640"/>
      </w:tabs>
      <w:spacing w:after="0" w:line="240" w:lineRule="auto"/>
    </w:pPr>
  </w:style>
  <w:style w:type="character" w:customStyle="1" w:styleId="FooterChar">
    <w:name w:val="Footer Char"/>
    <w:basedOn w:val="DefaultParagraphFont"/>
    <w:link w:val="Footer"/>
    <w:uiPriority w:val="99"/>
    <w:rsid w:val="003F5F7C"/>
    <w:rPr>
      <w:rFonts w:ascii="Calibri" w:eastAsiaTheme="minorHAnsi" w:hAnsi="Calibri" w:cs="Calibri"/>
      <w:lang w:eastAsia="en-US"/>
    </w:rPr>
  </w:style>
  <w:style w:type="paragraph" w:customStyle="1" w:styleId="tag">
    <w:name w:val="tag"/>
    <w:basedOn w:val="Normal"/>
    <w:next w:val="Normal"/>
    <w:rsid w:val="008828A2"/>
    <w:pPr>
      <w:spacing w:after="0"/>
    </w:pPr>
    <w:rPr>
      <w:rFonts w:eastAsia="Calibri"/>
      <w:b/>
      <w:sz w:val="24"/>
    </w:rPr>
  </w:style>
  <w:style w:type="paragraph" w:customStyle="1" w:styleId="card">
    <w:name w:val="card"/>
    <w:aliases w:val="Medium Grid 21"/>
    <w:basedOn w:val="Normal"/>
    <w:next w:val="Normal"/>
    <w:link w:val="cardChar"/>
    <w:uiPriority w:val="6"/>
    <w:qFormat/>
    <w:rsid w:val="008828A2"/>
    <w:pPr>
      <w:ind w:left="288" w:right="288"/>
    </w:pPr>
    <w:rPr>
      <w:rFonts w:eastAsia="Calibri"/>
    </w:rPr>
  </w:style>
  <w:style w:type="character" w:customStyle="1" w:styleId="cardChar">
    <w:name w:val="card Char"/>
    <w:link w:val="card"/>
    <w:rsid w:val="008828A2"/>
    <w:rPr>
      <w:rFonts w:ascii="Calibri" w:eastAsia="Calibri" w:hAnsi="Calibri" w:cs="Calibri"/>
      <w:lang w:eastAsia="en-US"/>
    </w:rPr>
  </w:style>
  <w:style w:type="character" w:customStyle="1" w:styleId="underline">
    <w:name w:val="underline"/>
    <w:rsid w:val="008828A2"/>
    <w:rPr>
      <w:b/>
      <w:u w:val="single"/>
    </w:rPr>
  </w:style>
  <w:style w:type="character" w:customStyle="1" w:styleId="DocumentMapChar1">
    <w:name w:val="Document Map Char1"/>
    <w:basedOn w:val="DefaultParagraphFont"/>
    <w:uiPriority w:val="99"/>
    <w:semiHidden/>
    <w:rsid w:val="00DC41DD"/>
    <w:rPr>
      <w:rFonts w:ascii="Segoe UI" w:eastAsiaTheme="minorHAnsi" w:hAnsi="Segoe UI" w:cs="Segoe UI"/>
      <w:sz w:val="16"/>
      <w:szCs w:val="16"/>
      <w:lang w:eastAsia="en-US"/>
    </w:rPr>
  </w:style>
  <w:style w:type="paragraph" w:styleId="BalloonText">
    <w:name w:val="Balloon Text"/>
    <w:basedOn w:val="Normal"/>
    <w:link w:val="BalloonTextChar"/>
    <w:uiPriority w:val="99"/>
    <w:semiHidden/>
    <w:unhideWhenUsed/>
    <w:rsid w:val="007E05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538"/>
    <w:rPr>
      <w:rFonts w:ascii="Segoe UI" w:eastAsiaTheme="minorHAnsi" w:hAnsi="Segoe UI" w:cs="Segoe UI"/>
      <w:sz w:val="18"/>
      <w:szCs w:val="18"/>
      <w:lang w:eastAsia="en-US"/>
    </w:rPr>
  </w:style>
  <w:style w:type="character" w:customStyle="1" w:styleId="UnresolvedMention2">
    <w:name w:val="Unresolved Mention2"/>
    <w:basedOn w:val="DefaultParagraphFont"/>
    <w:uiPriority w:val="99"/>
    <w:semiHidden/>
    <w:unhideWhenUsed/>
    <w:rsid w:val="009F2562"/>
    <w:rPr>
      <w:color w:val="605E5C"/>
      <w:shd w:val="clear" w:color="auto" w:fill="E1DFDD"/>
    </w:rPr>
  </w:style>
  <w:style w:type="character" w:styleId="IntenseEmphasis">
    <w:name w:val="Intense Emphasis"/>
    <w:aliases w:val="Title Char"/>
    <w:basedOn w:val="DefaultParagraphFont"/>
    <w:link w:val="Title"/>
    <w:uiPriority w:val="6"/>
    <w:qFormat/>
    <w:rsid w:val="00A737A8"/>
    <w:rPr>
      <w:rFonts w:cs="Times New Roman"/>
      <w:b/>
      <w:u w:val="single"/>
    </w:rPr>
  </w:style>
  <w:style w:type="paragraph" w:styleId="Title">
    <w:name w:val="Title"/>
    <w:basedOn w:val="Normal"/>
    <w:next w:val="Normal"/>
    <w:link w:val="IntenseEmphasis"/>
    <w:uiPriority w:val="6"/>
    <w:qFormat/>
    <w:rsid w:val="00A737A8"/>
    <w:pPr>
      <w:ind w:left="720"/>
      <w:outlineLvl w:val="0"/>
    </w:pPr>
    <w:rPr>
      <w:rFonts w:asciiTheme="minorHAnsi" w:eastAsiaTheme="minorEastAsia" w:hAnsiTheme="minorHAnsi" w:cs="Times New Roman"/>
      <w:b/>
      <w:u w:val="single"/>
      <w:lang w:eastAsia="zh-CN"/>
    </w:rPr>
  </w:style>
  <w:style w:type="character" w:customStyle="1" w:styleId="TitleChar1">
    <w:name w:val="Title Char1"/>
    <w:basedOn w:val="DefaultParagraphFont"/>
    <w:uiPriority w:val="10"/>
    <w:rsid w:val="00A737A8"/>
    <w:rPr>
      <w:rFonts w:asciiTheme="majorHAnsi" w:eastAsiaTheme="majorEastAsia" w:hAnsiTheme="majorHAnsi" w:cstheme="majorBidi"/>
      <w:spacing w:val="-10"/>
      <w:kern w:val="28"/>
      <w:sz w:val="56"/>
      <w:szCs w:val="5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439550">
      <w:bodyDiv w:val="1"/>
      <w:marLeft w:val="0"/>
      <w:marRight w:val="0"/>
      <w:marTop w:val="0"/>
      <w:marBottom w:val="0"/>
      <w:divBdr>
        <w:top w:val="none" w:sz="0" w:space="0" w:color="auto"/>
        <w:left w:val="none" w:sz="0" w:space="0" w:color="auto"/>
        <w:bottom w:val="none" w:sz="0" w:space="0" w:color="auto"/>
        <w:right w:val="none" w:sz="0" w:space="0" w:color="auto"/>
      </w:divBdr>
    </w:div>
    <w:div w:id="204736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mmunity.dur.ac.uk/contested.borders/wp-content/uploads/2016/02/Governance-Risk-and-Dataveillance-in-the-War-on-Terror.pdf)/AK47" TargetMode="External"/><Relationship Id="rId18" Type="http://schemas.openxmlformats.org/officeDocument/2006/relationships/hyperlink" Target="http://dx.doi.org/10.1080/13621020802184234" TargetMode="External"/><Relationship Id="rId26" Type="http://schemas.openxmlformats.org/officeDocument/2006/relationships/hyperlink" Target="https://www.tandfonline.com/toc/rccc20/5/2)/AK47" TargetMode="External"/><Relationship Id="rId39" Type="http://schemas.openxmlformats.org/officeDocument/2006/relationships/hyperlink" Target="https://theanarchistlibrary.org/library/thomas-nail-constructivism-and-the-future-anterior-of-radical-politics" TargetMode="External"/><Relationship Id="rId21" Type="http://schemas.openxmlformats.org/officeDocument/2006/relationships/hyperlink" Target="https://www.tandfonline.com/toc/rccc20/5/2)/AK47" TargetMode="External"/><Relationship Id="rId34" Type="http://schemas.openxmlformats.org/officeDocument/2006/relationships/hyperlink" Target="https://www.tandfonline.com/doi/abs/10.1080/00131857.2015.1004153" TargetMode="External"/><Relationship Id="rId42" Type="http://schemas.openxmlformats.org/officeDocument/2006/relationships/hyperlink" Target="https://tidsskrift.dk/outlines/article/view/2107" TargetMode="External"/><Relationship Id="rId47" Type="http://schemas.openxmlformats.org/officeDocument/2006/relationships/hyperlink" Target="https://muse.jhu.edu/chapter/1214261/pdf" TargetMode="External"/><Relationship Id="rId50" Type="http://schemas.openxmlformats.org/officeDocument/2006/relationships/hyperlink" Target="https://www.researchgate.net/publication/321310380_Spaces_of_Exception_and_Refusal_The_Borderzone_of_MexicoUS" TargetMode="External"/><Relationship Id="rId55" Type="http://schemas.openxmlformats.org/officeDocument/2006/relationships/hyperlink" Target="https://www.tandfonline.com/doi/abs/10.1080/0966369X.2011.566370" TargetMode="External"/><Relationship Id="rId63" Type="http://schemas.openxmlformats.org/officeDocument/2006/relationships/hyperlink" Target="https://ceasefiremagazine.co.uk/in-theory-giorgio-agamben-destroying-sovereignty/" TargetMode="External"/><Relationship Id="rId7" Type="http://schemas.openxmlformats.org/officeDocument/2006/relationships/hyperlink" Target="https://dspace.library.uu.nl/bitstream/handle/1874/320641/ChakkourS-Thesis-GEMMA-FinalDraft.pdf?sequence=2&amp;isAllowed=y" TargetMode="External"/><Relationship Id="rId2" Type="http://schemas.openxmlformats.org/officeDocument/2006/relationships/styles" Target="styles.xml"/><Relationship Id="rId16" Type="http://schemas.openxmlformats.org/officeDocument/2006/relationships/hyperlink" Target="http://dx.doi.org/10.1111/j.1467-8519.2008.00700.x" TargetMode="External"/><Relationship Id="rId20" Type="http://schemas.openxmlformats.org/officeDocument/2006/relationships/hyperlink" Target="https://dspace.library.uu.nl/bitstream/handle/1874/320641/ChakkourS-Thesis-GEMMA-FinalDraft.pdf?sequence=2&amp;isAllowed=y" TargetMode="External"/><Relationship Id="rId29" Type="http://schemas.openxmlformats.org/officeDocument/2006/relationships/hyperlink" Target="https://link.springer.com/content/pdf/10.1007%2Fs10978-009-9055-0.pdf)/AK47" TargetMode="External"/><Relationship Id="rId41" Type="http://schemas.openxmlformats.org/officeDocument/2006/relationships/hyperlink" Target="http://journals.sagepub.com/doi/pdf/10.1177/0047117809350545)/AK47" TargetMode="External"/><Relationship Id="rId54" Type="http://schemas.openxmlformats.org/officeDocument/2006/relationships/hyperlink" Target="https://www.huffingtonpost.com/2013/06/05/us-immigration-women_n_3390540.html" TargetMode="External"/><Relationship Id="rId62" Type="http://schemas.openxmlformats.org/officeDocument/2006/relationships/hyperlink" Target="https://championbriefs.com/blog/feminism-in-forensics" TargetMode="External"/><Relationship Id="rId1" Type="http://schemas.openxmlformats.org/officeDocument/2006/relationships/numbering" Target="numbering.xml"/><Relationship Id="rId6" Type="http://schemas.openxmlformats.org/officeDocument/2006/relationships/hyperlink" Target="http://community.dur.ac.uk/contested.borders/wp-content/uploads/2016/02/Governance-Risk-and-Dataveillance-in-the-War-on-Terror.pdf)/AK47" TargetMode="External"/><Relationship Id="rId11" Type="http://schemas.openxmlformats.org/officeDocument/2006/relationships/hyperlink" Target="http://journals.sagepub.com/doi/abs/10.1068/d3201tra" TargetMode="External"/><Relationship Id="rId24" Type="http://schemas.openxmlformats.org/officeDocument/2006/relationships/hyperlink" Target="http://www.jstor.org/stable/23252695" TargetMode="External"/><Relationship Id="rId32" Type="http://schemas.openxmlformats.org/officeDocument/2006/relationships/hyperlink" Target="https://dspace.library.uu.nl/bitstream/handle/1874/320641/ChakkourS-Thesis-GEMMA-FinalDraft.pdf?sequence=2&amp;isAllowed=y" TargetMode="External"/><Relationship Id="rId37" Type="http://schemas.openxmlformats.org/officeDocument/2006/relationships/hyperlink" Target="https://www.researchgate.net/publication/263403747_A_Zone_of_Indistinction_-_A_Critique_of_Giorgio_Agamben's_Concept_of_Biopolitics" TargetMode="External"/><Relationship Id="rId40" Type="http://schemas.openxmlformats.org/officeDocument/2006/relationships/hyperlink" Target="https://ceasefiremagazine.co.uk/in-theory-giorgio-agamben-destroying-sovereignty/" TargetMode="External"/><Relationship Id="rId45" Type="http://schemas.openxmlformats.org/officeDocument/2006/relationships/hyperlink" Target="https://academic.oup.com/ips/article/2/2/165/1834292" TargetMode="External"/><Relationship Id="rId53" Type="http://schemas.openxmlformats.org/officeDocument/2006/relationships/hyperlink" Target="https://onlinelibrary.wiley.com/doi/pdf/10.1002/9780470997116.ch14" TargetMode="External"/><Relationship Id="rId58" Type="http://schemas.openxmlformats.org/officeDocument/2006/relationships/hyperlink" Target="http://sfonline.barnard.edu/polyphonic/ahmed_08.htm" TargetMode="External"/><Relationship Id="rId66" Type="http://schemas.openxmlformats.org/officeDocument/2006/relationships/theme" Target="theme/theme1.xml"/><Relationship Id="rId5" Type="http://schemas.openxmlformats.org/officeDocument/2006/relationships/hyperlink" Target="https://www.researchgate.net/publication/321310380_Spaces_of_Exception_and_Refusal_The_Borderzone_of_MexicoUS" TargetMode="External"/><Relationship Id="rId15" Type="http://schemas.openxmlformats.org/officeDocument/2006/relationships/hyperlink" Target="https://www.uscis.gov/forms/forms-information/preparing-your-biometric-services-appointment" TargetMode="External"/><Relationship Id="rId23" Type="http://schemas.openxmlformats.org/officeDocument/2006/relationships/hyperlink" Target="http://roarmag.org/2014/02/agamben-destituent-power-democracy/" TargetMode="External"/><Relationship Id="rId28" Type="http://schemas.openxmlformats.org/officeDocument/2006/relationships/hyperlink" Target="https://www.tandfonline.com/doi/abs/10.1080/08985626.2016.1221225" TargetMode="External"/><Relationship Id="rId36" Type="http://schemas.openxmlformats.org/officeDocument/2006/relationships/hyperlink" Target="http://aei.pitt.edu/33054/1/ellermann._antje.pdf" TargetMode="External"/><Relationship Id="rId49" Type="http://schemas.openxmlformats.org/officeDocument/2006/relationships/hyperlink" Target="https://www.tandfonline.com/doi/pdf/10.1080/20414005.2017.1425811" TargetMode="External"/><Relationship Id="rId57" Type="http://schemas.openxmlformats.org/officeDocument/2006/relationships/hyperlink" Target="http://sfonline.barnard.edu/polyphonic/ahmed_08.htm" TargetMode="External"/><Relationship Id="rId61" Type="http://schemas.openxmlformats.org/officeDocument/2006/relationships/hyperlink" Target="https://womensenews.org/2016/10/930950/" TargetMode="External"/><Relationship Id="rId10" Type="http://schemas.openxmlformats.org/officeDocument/2006/relationships/hyperlink" Target="https://www.researchgate.net/publication/288837041_Normalized_Exceptions_and_Totalized_Potentials_Violence_Sovereignty_and_War_in_the_Thought_of_Thomas_Hobbes_and_Giorgio_Agamben" TargetMode="External"/><Relationship Id="rId19" Type="http://schemas.openxmlformats.org/officeDocument/2006/relationships/hyperlink" Target="http://journals.sagepub.com/doi/abs/10.1177/0010836717716722" TargetMode="External"/><Relationship Id="rId31" Type="http://schemas.openxmlformats.org/officeDocument/2006/relationships/hyperlink" Target="https://link.springer.com/content/pdf/10.1007%2Fs10978-009-9055-0.pdf)/AK47" TargetMode="External"/><Relationship Id="rId44" Type="http://schemas.openxmlformats.org/officeDocument/2006/relationships/hyperlink" Target="https://tidsskrift.dk/outlines/article/view/2107" TargetMode="External"/><Relationship Id="rId52" Type="http://schemas.openxmlformats.org/officeDocument/2006/relationships/hyperlink" Target="http://digitalcommons.wcl.american.edu/cgi/viewcontent.cgi?article=1380&amp;context=aulr" TargetMode="External"/><Relationship Id="rId60" Type="http://schemas.openxmlformats.org/officeDocument/2006/relationships/hyperlink" Target="https://www.huffingtonpost.com/entry/female-debate-double-standards_us_57e9acc3e4b082aad9b64ace" TargetMode="External"/><Relationship Id="rId65"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research.gold.ac.uk/18779" TargetMode="External"/><Relationship Id="rId14" Type="http://schemas.openxmlformats.org/officeDocument/2006/relationships/hyperlink" Target="https://doi.org/10.1068/d3110" TargetMode="External"/><Relationship Id="rId22" Type="http://schemas.openxmlformats.org/officeDocument/2006/relationships/hyperlink" Target="https://www.tandfonline.com/toc/rccc20/5/2)/AK47" TargetMode="External"/><Relationship Id="rId27" Type="http://schemas.openxmlformats.org/officeDocument/2006/relationships/hyperlink" Target="http://aei.pitt.edu/33054/1/ellermann._antje.pdf" TargetMode="External"/><Relationship Id="rId30" Type="http://schemas.openxmlformats.org/officeDocument/2006/relationships/hyperlink" Target="https://link.springer.com/content/pdf/10.1007%2Fs10978-009-9055-0.pdf)/AK47" TargetMode="External"/><Relationship Id="rId35" Type="http://schemas.openxmlformats.org/officeDocument/2006/relationships/hyperlink" Target="http://etheses.dur.ac.uk/3467/" TargetMode="External"/><Relationship Id="rId43" Type="http://schemas.openxmlformats.org/officeDocument/2006/relationships/hyperlink" Target="https://tidsskrift.dk/outlines/article/view/2107" TargetMode="External"/><Relationship Id="rId48" Type="http://schemas.openxmlformats.org/officeDocument/2006/relationships/hyperlink" Target="https://www.jstor.org/stable/10.5325/critphilrace.5.1.0051?seq=1" TargetMode="External"/><Relationship Id="rId56" Type="http://schemas.openxmlformats.org/officeDocument/2006/relationships/hyperlink" Target="https://www.tandfonline.com/doi/abs/10.1080/0966369X.2011.566370" TargetMode="External"/><Relationship Id="rId64" Type="http://schemas.openxmlformats.org/officeDocument/2006/relationships/fontTable" Target="fontTable.xml"/><Relationship Id="rId8" Type="http://schemas.openxmlformats.org/officeDocument/2006/relationships/hyperlink" Target="http://covenantuniversity.edu.ng/Public-Lectures/THE-END-OF-POLITICS-RECLAIMING-HUMANITY-IN-AN-AGE-OF-BIOPOWER-AND-NECROPOLITICS" TargetMode="External"/><Relationship Id="rId51" Type="http://schemas.openxmlformats.org/officeDocument/2006/relationships/hyperlink" Target="https://www.colorlines.com/articles/why-immigration-policy-sexclusionary-and-how-fix-it" TargetMode="External"/><Relationship Id="rId3" Type="http://schemas.openxmlformats.org/officeDocument/2006/relationships/settings" Target="settings.xml"/><Relationship Id="rId12" Type="http://schemas.openxmlformats.org/officeDocument/2006/relationships/hyperlink" Target="http://community.dur.ac.uk/contested.borders/wp-content/uploads/2016/02/Governance-Risk-and-Dataveillance-in-the-War-on-Terror.pdf)/AK47" TargetMode="External"/><Relationship Id="rId17" Type="http://schemas.openxmlformats.org/officeDocument/2006/relationships/hyperlink" Target="https://doi.org/10.1068/d3110" TargetMode="External"/><Relationship Id="rId25" Type="http://schemas.openxmlformats.org/officeDocument/2006/relationships/hyperlink" Target="https://s3.amazonaws.com/academia.edu.documents/16626455/open15_p90-95%281%29.pdf?AWSAccessKeyId=AKIAIWOWYYGZ2Y53UL3A&amp;Expires=1530548086&amp;Signature=aGqw285k3b%2BzacVQDRcyoBbTiak%3D&amp;response-content-disposition=inline%3B%20filename%3DBeyond_human_rights.pdf)/AK47" TargetMode="External"/><Relationship Id="rId33" Type="http://schemas.openxmlformats.org/officeDocument/2006/relationships/hyperlink" Target="http://journals.sagepub.com/doi/abs/10.1068/d3201tra" TargetMode="External"/><Relationship Id="rId38" Type="http://schemas.openxmlformats.org/officeDocument/2006/relationships/hyperlink" Target="https://academic.oup.com/ips/article/2/2/165/1834292" TargetMode="External"/><Relationship Id="rId46" Type="http://schemas.openxmlformats.org/officeDocument/2006/relationships/hyperlink" Target="https://muse.jhu.edu/chapter/1214261/pdf" TargetMode="External"/><Relationship Id="rId59" Type="http://schemas.openxmlformats.org/officeDocument/2006/relationships/hyperlink" Target="http://sfonline.barnard.edu/polyphonic/ahmed_08.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75281</Words>
  <Characters>429107</Characters>
  <Application>Microsoft Office Word</Application>
  <DocSecurity>0</DocSecurity>
  <Lines>3575</Lines>
  <Paragraphs>1006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Shi</dc:creator>
  <cp:keywords/>
  <dc:description/>
  <cp:lastModifiedBy>Daniel Shi</cp:lastModifiedBy>
  <cp:revision>6</cp:revision>
  <dcterms:created xsi:type="dcterms:W3CDTF">2018-07-17T03:19:00Z</dcterms:created>
  <dcterms:modified xsi:type="dcterms:W3CDTF">2018-07-19T13:49:00Z</dcterms:modified>
</cp:coreProperties>
</file>