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960CFF1" w14:textId="545E2306" w:rsidR="00A95652" w:rsidRDefault="00AE3437" w:rsidP="00AE3437">
      <w:pPr>
        <w:pStyle w:val="Heading1"/>
      </w:pPr>
      <w:r>
        <w:t xml:space="preserve">Opop </w:t>
      </w:r>
      <w:r w:rsidR="00401E98">
        <w:t xml:space="preserve">DA </w:t>
      </w:r>
      <w:r w:rsidR="00866DA6">
        <w:t>NEG Masterfile</w:t>
      </w:r>
    </w:p>
    <w:p w14:paraId="1E964582" w14:textId="77777777" w:rsidR="003502DA" w:rsidRDefault="003502DA" w:rsidP="003502DA"/>
    <w:p w14:paraId="3053E7C5" w14:textId="17CCDEFE" w:rsidR="006D6DFC" w:rsidRDefault="006D6DFC" w:rsidP="003502DA">
      <w:r>
        <w:t>Hi friends</w:t>
      </w:r>
      <w:r w:rsidR="00373A45">
        <w:t xml:space="preserve"> (Mainly RKS policy debaters)</w:t>
      </w:r>
      <w:r>
        <w:t>,</w:t>
      </w:r>
    </w:p>
    <w:p w14:paraId="698AB9CA" w14:textId="18DAD923" w:rsidR="006D6DFC" w:rsidRDefault="006D6DFC" w:rsidP="003502DA">
      <w:r>
        <w:t>This is the closest thing to a generic DA we’re going to get on this topic and especially at this camp</w:t>
      </w:r>
      <w:r w:rsidR="00BE61DA">
        <w:t>. It links to EVERYTHING, even k affs (not really), and is pretty strategic</w:t>
      </w:r>
      <w:r w:rsidR="00166E11">
        <w:t xml:space="preserve"> (really)</w:t>
      </w:r>
    </w:p>
    <w:p w14:paraId="74CEE0E7" w14:textId="566237E7" w:rsidR="006D6DFC" w:rsidRDefault="00C56719" w:rsidP="006D6DFC">
      <w:r>
        <w:t xml:space="preserve">***Credit to Calum for Cutting all of </w:t>
      </w:r>
      <w:r w:rsidR="00836C63">
        <w:t>the DA work</w:t>
      </w:r>
      <w:r>
        <w:t>***</w:t>
      </w:r>
    </w:p>
    <w:p w14:paraId="3F96ED56" w14:textId="77777777" w:rsidR="006D6DFC" w:rsidRDefault="006D6DFC" w:rsidP="006D6DFC"/>
    <w:p w14:paraId="7DB5A6AC" w14:textId="77777777" w:rsidR="006D6DFC" w:rsidRDefault="006D6DFC" w:rsidP="006D6DFC"/>
    <w:p w14:paraId="3CC81CA1" w14:textId="77777777" w:rsidR="006D6DFC" w:rsidRDefault="006D6DFC" w:rsidP="00836C63">
      <w:pPr>
        <w:pStyle w:val="Heading4"/>
      </w:pPr>
      <w:r>
        <w:t>Neg</w:t>
      </w:r>
    </w:p>
    <w:p w14:paraId="157B1A82" w14:textId="2EB49D55" w:rsidR="00BA6177" w:rsidRDefault="00BA6177" w:rsidP="00BA6177">
      <w:pPr>
        <w:rPr>
          <w:b/>
        </w:rPr>
      </w:pPr>
      <w:r>
        <w:rPr>
          <w:b/>
        </w:rPr>
        <w:t>The DA</w:t>
      </w:r>
    </w:p>
    <w:p w14:paraId="3F5ACADE" w14:textId="19257387" w:rsidR="00655954" w:rsidRDefault="00655954" w:rsidP="00BA6177">
      <w:r>
        <w:t>Immigration declining, birth rates declining. More immigration, more births. Births bad. Yay no-pop cause o-pop bad!</w:t>
      </w:r>
    </w:p>
    <w:p w14:paraId="544A7DEA" w14:textId="48CD49BB" w:rsidR="00BE4A12" w:rsidRPr="00655954" w:rsidRDefault="00BE4A12" w:rsidP="00BA6177">
      <w:r>
        <w:t>This DA is pretty strategic and can help you win the util game</w:t>
      </w:r>
    </w:p>
    <w:p w14:paraId="6A9FA087" w14:textId="689782A1" w:rsidR="006D6DFC" w:rsidRDefault="003214AD" w:rsidP="006D6DFC">
      <w:pPr>
        <w:rPr>
          <w:b/>
        </w:rPr>
      </w:pPr>
      <w:r>
        <w:rPr>
          <w:b/>
        </w:rPr>
        <w:t>The CP</w:t>
      </w:r>
    </w:p>
    <w:p w14:paraId="2888C86F" w14:textId="77777777" w:rsidR="003214AD" w:rsidRDefault="003214AD" w:rsidP="003214AD">
      <w:r w:rsidRPr="003214AD">
        <w:t>There a</w:t>
      </w:r>
      <w:r>
        <w:t xml:space="preserve">re two counterplans in this file, the Restrictions CP and the E-Verify CP. </w:t>
      </w:r>
    </w:p>
    <w:p w14:paraId="31DEFF93" w14:textId="51481E38" w:rsidR="006C67F5" w:rsidRDefault="006C67F5" w:rsidP="003214AD">
      <w:r>
        <w:t>E-Verify is this law that was passed a while back that mandates that employers check the legal status of the people who are applying for jobs. It’s failing now because of the fact that the employers don’t need to confirm if the documents are legit or not.</w:t>
      </w:r>
    </w:p>
    <w:p w14:paraId="48E732DF" w14:textId="56BC2F7F" w:rsidR="003214AD" w:rsidRDefault="006C67F5" w:rsidP="003214AD">
      <w:r>
        <w:t xml:space="preserve">Read as a CP, </w:t>
      </w:r>
      <w:r w:rsidR="003214AD">
        <w:t>E-Verify is very similar to the restrictions CP, and there are two versions. The first one is pretty much the restriction cp but you also do e-verify. The second one is a free ticket to the land of Ws IF and when pairings come out and your judge happens to be PABLO GANNON. You only have to go 2 off and you’ll almost be guaranteed to win with version 2 of the CP</w:t>
      </w:r>
      <w:r>
        <w:t xml:space="preserve">. </w:t>
      </w:r>
    </w:p>
    <w:p w14:paraId="020543DC" w14:textId="25F1488B" w:rsidR="006C67F5" w:rsidRPr="003214AD" w:rsidRDefault="006C67F5" w:rsidP="003214AD">
      <w:r>
        <w:t xml:space="preserve">Now the restrictions cp… What it does is it </w:t>
      </w:r>
      <w:r w:rsidR="00FC531F">
        <w:t>literally does the opposite of topical plans by reducing immigration to only 200,000 people</w:t>
      </w:r>
      <w:r w:rsidR="004D6D7F">
        <w:t xml:space="preserve">. The permutation therefore doesn’t make sense and </w:t>
      </w:r>
      <w:proofErr w:type="gramStart"/>
      <w:r w:rsidR="004D6D7F">
        <w:t>it’s</w:t>
      </w:r>
      <w:proofErr w:type="gramEnd"/>
      <w:r w:rsidR="004D6D7F">
        <w:t xml:space="preserve"> defense of the perm is ok too. I would suggest writing your own blocks</w:t>
      </w:r>
      <w:r w:rsidR="002C1B5E">
        <w:t>.</w:t>
      </w:r>
    </w:p>
    <w:p w14:paraId="74F728DA" w14:textId="77777777" w:rsidR="003214AD" w:rsidRDefault="003214AD" w:rsidP="006D6DFC"/>
    <w:p w14:paraId="08DE3D81" w14:textId="77777777" w:rsidR="006D6DFC" w:rsidRDefault="006D6DFC" w:rsidP="00836C63">
      <w:pPr>
        <w:pStyle w:val="Heading4"/>
      </w:pPr>
      <w:r>
        <w:t>Aff</w:t>
      </w:r>
    </w:p>
    <w:p w14:paraId="4562DB55" w14:textId="70F66C22" w:rsidR="006D6DFC" w:rsidRDefault="00836C63" w:rsidP="006D6DFC">
      <w:r>
        <w:t xml:space="preserve">Defend a K aff? </w:t>
      </w:r>
      <w:r w:rsidRPr="00836C63">
        <w:rPr>
          <w:rFonts w:hint="eastAsia"/>
        </w:rPr>
        <w:t>¯</w:t>
      </w:r>
      <w:r w:rsidRPr="00836C63">
        <w:rPr>
          <w:rFonts w:hint="eastAsia"/>
        </w:rPr>
        <w:t>\_(</w:t>
      </w:r>
      <w:r w:rsidRPr="00836C63">
        <w:rPr>
          <w:rFonts w:hint="eastAsia"/>
        </w:rPr>
        <w:t>ツ</w:t>
      </w:r>
      <w:r w:rsidRPr="00836C63">
        <w:rPr>
          <w:rFonts w:hint="eastAsia"/>
        </w:rPr>
        <w:t>)_/</w:t>
      </w:r>
      <w:r w:rsidRPr="00836C63">
        <w:rPr>
          <w:rFonts w:hint="eastAsia"/>
        </w:rPr>
        <w:t>¯</w:t>
      </w:r>
    </w:p>
    <w:p w14:paraId="0A067199" w14:textId="77777777" w:rsidR="006D6DFC" w:rsidRDefault="006D6DFC" w:rsidP="003502DA"/>
    <w:p w14:paraId="389F36BC" w14:textId="77777777" w:rsidR="00836C63" w:rsidRDefault="00836C63" w:rsidP="003502DA"/>
    <w:p w14:paraId="3440ADAF" w14:textId="77777777" w:rsidR="006D6DFC" w:rsidRDefault="006D6DFC" w:rsidP="003502DA"/>
    <w:p w14:paraId="05F54A6C" w14:textId="2E34BB92" w:rsidR="003502DA" w:rsidRPr="003502DA" w:rsidRDefault="003502DA" w:rsidP="003502DA">
      <w:pPr>
        <w:pStyle w:val="Heading1"/>
      </w:pPr>
      <w:r>
        <w:t>DA</w:t>
      </w:r>
    </w:p>
    <w:p w14:paraId="68C3A5FB" w14:textId="34C38578" w:rsidR="00003A0E" w:rsidRDefault="00003A0E" w:rsidP="00003A0E">
      <w:pPr>
        <w:pStyle w:val="Heading2"/>
      </w:pPr>
      <w:r>
        <w:t>1NC Work</w:t>
      </w:r>
    </w:p>
    <w:p w14:paraId="12164EE2" w14:textId="2EA0968D" w:rsidR="0094702C" w:rsidRPr="00AE3437" w:rsidRDefault="0088557F" w:rsidP="0088557F">
      <w:pPr>
        <w:pStyle w:val="Heading3"/>
      </w:pPr>
      <w:r w:rsidRPr="00AE3437">
        <w:t>Population 1NC</w:t>
      </w:r>
    </w:p>
    <w:p w14:paraId="039DD542" w14:textId="3028E4D9" w:rsidR="0088557F" w:rsidRPr="00AE3437" w:rsidRDefault="0088557F" w:rsidP="00B55AD5"/>
    <w:p w14:paraId="5121D7E2" w14:textId="77777777" w:rsidR="0088557F" w:rsidRPr="00AE3437" w:rsidRDefault="0088557F" w:rsidP="0088557F">
      <w:pPr>
        <w:pStyle w:val="Heading4"/>
      </w:pPr>
      <w:r w:rsidRPr="00AE3437">
        <w:t>Population growth slowing now because immigration is dropping</w:t>
      </w:r>
    </w:p>
    <w:p w14:paraId="1A63D44B" w14:textId="77777777" w:rsidR="0088557F" w:rsidRPr="00AE3437" w:rsidRDefault="0088557F" w:rsidP="0088557F">
      <w:r w:rsidRPr="00AE3437">
        <w:rPr>
          <w:rStyle w:val="Style13ptBold"/>
        </w:rPr>
        <w:t>USA TODAY 2018</w:t>
      </w:r>
      <w:r w:rsidRPr="00AE3437">
        <w:t xml:space="preserve"> </w:t>
      </w:r>
      <w:r w:rsidRPr="00AE3437">
        <w:rPr>
          <w:sz w:val="18"/>
        </w:rPr>
        <w:t>(“U.S. birth rate plummets to lowest point in 30 years,” May 17, https://www.usatoday.com/story/news/nation-now/2018/05/17/birth-rate-u-s-drops-fertility-millennials-immigrants/618422002/)</w:t>
      </w:r>
    </w:p>
    <w:p w14:paraId="02D3F6E6" w14:textId="77777777" w:rsidR="0088557F" w:rsidRPr="00AE3437" w:rsidRDefault="0088557F" w:rsidP="0088557F">
      <w:pPr>
        <w:rPr>
          <w:sz w:val="16"/>
        </w:rPr>
      </w:pPr>
      <w:r w:rsidRPr="00AE3437">
        <w:rPr>
          <w:sz w:val="16"/>
        </w:rPr>
        <w:t xml:space="preserve">NEW YORK – </w:t>
      </w:r>
      <w:r w:rsidRPr="00AE3437">
        <w:rPr>
          <w:u w:val="single"/>
        </w:rPr>
        <w:t>U.S. birth rates declined</w:t>
      </w:r>
      <w:r w:rsidRPr="00AE3437">
        <w:rPr>
          <w:sz w:val="16"/>
        </w:rPr>
        <w:t xml:space="preserve"> last year for women in their teens, 20s and – surprisingly – their 30s, </w:t>
      </w:r>
      <w:r w:rsidRPr="00AE3437">
        <w:rPr>
          <w:u w:val="single"/>
        </w:rPr>
        <w:t>leading to the fewest babies in 30 years, according to a government report</w:t>
      </w:r>
      <w:r w:rsidRPr="00AE3437">
        <w:rPr>
          <w:sz w:val="16"/>
        </w:rPr>
        <w:t xml:space="preserve"> released Thursday.</w:t>
      </w:r>
    </w:p>
    <w:p w14:paraId="18B38B22" w14:textId="77777777" w:rsidR="0088557F" w:rsidRPr="00AE3437" w:rsidRDefault="0088557F" w:rsidP="0088557F">
      <w:pPr>
        <w:rPr>
          <w:sz w:val="16"/>
        </w:rPr>
      </w:pPr>
      <w:r w:rsidRPr="00AE3437">
        <w:rPr>
          <w:sz w:val="16"/>
        </w:rPr>
        <w:t>Experts said several factors may be combining to drive the declines, including shifting attitudes about motherhood and changing immigration patterns.</w:t>
      </w:r>
    </w:p>
    <w:p w14:paraId="3AED45F6" w14:textId="77777777" w:rsidR="0088557F" w:rsidRPr="00AE3437" w:rsidRDefault="0088557F" w:rsidP="0088557F">
      <w:pPr>
        <w:rPr>
          <w:sz w:val="16"/>
        </w:rPr>
      </w:pPr>
      <w:r w:rsidRPr="00AE3437">
        <w:rPr>
          <w:sz w:val="16"/>
        </w:rPr>
        <w:t>The provisional report, based on a review of more than 99 percent of the birth certificates filed nationwide, counted 3.853 million births last year. That’s the lowest tally since 1987.</w:t>
      </w:r>
    </w:p>
    <w:p w14:paraId="3BA1B819" w14:textId="77777777" w:rsidR="0088557F" w:rsidRPr="00AE3437" w:rsidRDefault="0088557F" w:rsidP="0088557F">
      <w:pPr>
        <w:rPr>
          <w:sz w:val="16"/>
        </w:rPr>
      </w:pPr>
      <w:r w:rsidRPr="00DA4176">
        <w:rPr>
          <w:highlight w:val="green"/>
          <w:u w:val="single"/>
        </w:rPr>
        <w:t>Births have been declining since 2014</w:t>
      </w:r>
      <w:r w:rsidRPr="00AE3437">
        <w:rPr>
          <w:u w:val="single"/>
        </w:rPr>
        <w:t>, but 2017 saw the greatest year-to-year drop</w:t>
      </w:r>
      <w:r w:rsidRPr="00AE3437">
        <w:rPr>
          <w:sz w:val="16"/>
        </w:rPr>
        <w:t xml:space="preserve"> – about 92,000 less than the previous year.</w:t>
      </w:r>
    </w:p>
    <w:p w14:paraId="462066BB" w14:textId="77777777" w:rsidR="0088557F" w:rsidRPr="00AE3437" w:rsidRDefault="0088557F" w:rsidP="0088557F">
      <w:pPr>
        <w:rPr>
          <w:sz w:val="16"/>
        </w:rPr>
      </w:pPr>
      <w:r w:rsidRPr="00AE3437">
        <w:rPr>
          <w:sz w:val="16"/>
        </w:rPr>
        <w:t>That was surprising, because baby booms often parallel economic booms, and last year was a period of low unemployment and a growing economy.</w:t>
      </w:r>
    </w:p>
    <w:p w14:paraId="6411F0FE" w14:textId="77777777" w:rsidR="0088557F" w:rsidRPr="00AE3437" w:rsidRDefault="0088557F" w:rsidP="0088557F">
      <w:pPr>
        <w:rPr>
          <w:sz w:val="16"/>
        </w:rPr>
      </w:pPr>
      <w:r w:rsidRPr="00AE3437">
        <w:rPr>
          <w:sz w:val="16"/>
        </w:rPr>
        <w:t xml:space="preserve">But </w:t>
      </w:r>
      <w:r w:rsidRPr="00AE3437">
        <w:rPr>
          <w:u w:val="single"/>
        </w:rPr>
        <w:t xml:space="preserve">other </w:t>
      </w:r>
      <w:r w:rsidRPr="00DA4176">
        <w:rPr>
          <w:highlight w:val="green"/>
          <w:u w:val="single"/>
        </w:rPr>
        <w:t>factors</w:t>
      </w:r>
      <w:r w:rsidRPr="00AE3437">
        <w:rPr>
          <w:u w:val="single"/>
        </w:rPr>
        <w:t xml:space="preserve"> are likely </w:t>
      </w:r>
      <w:r w:rsidRPr="00DA4176">
        <w:rPr>
          <w:highlight w:val="green"/>
          <w:u w:val="single"/>
        </w:rPr>
        <w:t>at play</w:t>
      </w:r>
      <w:r w:rsidRPr="00AE3437">
        <w:rPr>
          <w:sz w:val="16"/>
        </w:rPr>
        <w:t>, experts said.</w:t>
      </w:r>
    </w:p>
    <w:p w14:paraId="1F57310B" w14:textId="77777777" w:rsidR="0088557F" w:rsidRPr="00AE3437" w:rsidRDefault="0088557F" w:rsidP="0088557F">
      <w:pPr>
        <w:rPr>
          <w:sz w:val="16"/>
        </w:rPr>
      </w:pPr>
      <w:r w:rsidRPr="00AE3437">
        <w:rPr>
          <w:u w:val="single"/>
        </w:rPr>
        <w:t>One may be shifting attitudes about motherhood among millennials</w:t>
      </w:r>
      <w:r w:rsidRPr="00AE3437">
        <w:rPr>
          <w:sz w:val="16"/>
        </w:rPr>
        <w:t>, who are in their prime child-bearing years right now. They may be more inclined to put off child-bearing or have fewer children, researchers said.</w:t>
      </w:r>
    </w:p>
    <w:p w14:paraId="2BE02616" w14:textId="6F0134A1" w:rsidR="0088557F" w:rsidRPr="00AE3437" w:rsidRDefault="0088557F" w:rsidP="0088557F">
      <w:r w:rsidRPr="00AE3437">
        <w:rPr>
          <w:u w:val="single"/>
        </w:rPr>
        <w:t xml:space="preserve">Another </w:t>
      </w:r>
      <w:r w:rsidRPr="00DA4176">
        <w:rPr>
          <w:highlight w:val="green"/>
          <w:u w:val="single"/>
        </w:rPr>
        <w:t>may be</w:t>
      </w:r>
      <w:r w:rsidRPr="00DA4176">
        <w:rPr>
          <w:sz w:val="16"/>
          <w:highlight w:val="green"/>
        </w:rPr>
        <w:t xml:space="preserve"> </w:t>
      </w:r>
      <w:r w:rsidRPr="00DA4176">
        <w:rPr>
          <w:highlight w:val="green"/>
          <w:u w:val="single"/>
        </w:rPr>
        <w:t>changes in the immigrant population, who generate nearly a quarter of the babies born in the U.S. each year</w:t>
      </w:r>
      <w:r w:rsidRPr="00DA4176">
        <w:rPr>
          <w:sz w:val="16"/>
          <w:highlight w:val="green"/>
        </w:rPr>
        <w:t>.</w:t>
      </w:r>
      <w:r w:rsidRPr="00AE3437">
        <w:rPr>
          <w:sz w:val="16"/>
        </w:rPr>
        <w:t xml:space="preserve"> For example, Asians are making up a larger proportion of immigrants, and they have typically had fewer children than other immigrant groups.</w:t>
      </w:r>
    </w:p>
    <w:p w14:paraId="0D0BBB52" w14:textId="161DF137" w:rsidR="00FE629B" w:rsidRPr="00AE3437" w:rsidRDefault="00FE629B" w:rsidP="00B55AD5"/>
    <w:p w14:paraId="15BB75D8" w14:textId="5F603DF3" w:rsidR="00FE629B" w:rsidRPr="00AE3437" w:rsidRDefault="0088557F" w:rsidP="00FE629B">
      <w:pPr>
        <w:pStyle w:val="Heading4"/>
      </w:pPr>
      <w:r w:rsidRPr="00AE3437">
        <w:t>Reducing restrictions on i</w:t>
      </w:r>
      <w:r w:rsidR="00FE629B" w:rsidRPr="00AE3437">
        <w:t>mmigration reverses this trend and causes extinction</w:t>
      </w:r>
    </w:p>
    <w:p w14:paraId="631D53C4" w14:textId="69645E2C" w:rsidR="00FE629B" w:rsidRPr="00AE3437" w:rsidRDefault="00FE629B" w:rsidP="00B55AD5">
      <w:pPr>
        <w:rPr>
          <w:sz w:val="18"/>
        </w:rPr>
      </w:pPr>
      <w:r w:rsidRPr="00AE3437">
        <w:rPr>
          <w:rStyle w:val="Style13ptBold"/>
        </w:rPr>
        <w:t>GRANT AND BOUVIER 94</w:t>
      </w:r>
      <w:r w:rsidRPr="00AE3437">
        <w:t xml:space="preserve"> </w:t>
      </w:r>
      <w:r w:rsidRPr="00AE3437">
        <w:rPr>
          <w:sz w:val="18"/>
        </w:rPr>
        <w:t xml:space="preserve">(Lindsey Grant and Leon F. Bouvier are the co-authors of "How Many Americans? Population, Immigration and the Environment" (Sierra Club Books, 1994), “PERSPECTIVES ON </w:t>
      </w:r>
      <w:proofErr w:type="gramStart"/>
      <w:r w:rsidRPr="00AE3437">
        <w:rPr>
          <w:sz w:val="18"/>
        </w:rPr>
        <w:t>IMMIGRATION :</w:t>
      </w:r>
      <w:proofErr w:type="gramEnd"/>
      <w:r w:rsidRPr="00AE3437">
        <w:rPr>
          <w:sz w:val="18"/>
        </w:rPr>
        <w:t xml:space="preserve"> The Issue Is Overpopulation : At present growth rates, including fertility, the U.S. population will double in the next century,” LA Times, August 10, http://articles.latimes.com/1994-08-10/local/me-25430_1_population-growth)</w:t>
      </w:r>
    </w:p>
    <w:p w14:paraId="5C35B6E7" w14:textId="4A7DBD36" w:rsidR="00FE629B" w:rsidRPr="00AE3437" w:rsidRDefault="00FE629B" w:rsidP="00FE629B">
      <w:pPr>
        <w:rPr>
          <w:sz w:val="14"/>
        </w:rPr>
      </w:pPr>
      <w:r w:rsidRPr="00AE3437">
        <w:rPr>
          <w:sz w:val="14"/>
        </w:rPr>
        <w:t xml:space="preserve">Given recent budgetary problems, it may be difficult to convince Californians that the drain on public services is not the principal issue in determining how much immigration we can afford. In the long run, </w:t>
      </w:r>
      <w:r w:rsidRPr="00AE3437">
        <w:rPr>
          <w:u w:val="single"/>
        </w:rPr>
        <w:t>the impact on population growth will be the most lasting legacy of</w:t>
      </w:r>
      <w:r w:rsidRPr="00AE3437">
        <w:rPr>
          <w:sz w:val="14"/>
        </w:rPr>
        <w:t xml:space="preserve"> our current </w:t>
      </w:r>
      <w:r w:rsidRPr="00AE3437">
        <w:rPr>
          <w:u w:val="single"/>
        </w:rPr>
        <w:t>immigration policies</w:t>
      </w:r>
      <w:r w:rsidRPr="00AE3437">
        <w:rPr>
          <w:sz w:val="14"/>
        </w:rPr>
        <w:t>.</w:t>
      </w:r>
    </w:p>
    <w:p w14:paraId="5EB0243E" w14:textId="54D0AACA" w:rsidR="00FE629B" w:rsidRPr="00AE3437" w:rsidRDefault="00FE629B" w:rsidP="00FE629B">
      <w:r w:rsidRPr="00AE3437">
        <w:rPr>
          <w:sz w:val="14"/>
        </w:rPr>
        <w:t>Largely as a result of immigration, the United States now has the fastest-growing population in the developed world, while immigration-driven population growth in California rivals that of some Third World countries. Population growth comes at great cost that cannot always be measured in dollars and cents.</w:t>
      </w:r>
    </w:p>
    <w:p w14:paraId="7BB9E9CE" w14:textId="6434EFFB" w:rsidR="00FE629B" w:rsidRPr="00AE3437" w:rsidRDefault="00FE629B" w:rsidP="00FE629B">
      <w:pPr>
        <w:rPr>
          <w:sz w:val="14"/>
        </w:rPr>
      </w:pPr>
      <w:r w:rsidRPr="00AE3437">
        <w:rPr>
          <w:sz w:val="14"/>
        </w:rPr>
        <w:t xml:space="preserve">First, we must realize that the human race is a part of the natural ecosystem of the Earth, not a privileged super-species that can transcend the laws of nature. </w:t>
      </w:r>
      <w:r w:rsidRPr="00AE3437">
        <w:rPr>
          <w:u w:val="single"/>
        </w:rPr>
        <w:t xml:space="preserve">The United States, because of its size and consumption habits, is the most destabilizing entity within Earth's fragile ecosystem. </w:t>
      </w:r>
      <w:r w:rsidRPr="00627067">
        <w:rPr>
          <w:highlight w:val="green"/>
          <w:u w:val="single"/>
        </w:rPr>
        <w:t>Population growth here has a far more profound impact on that ecosystem than growth elsewhere</w:t>
      </w:r>
      <w:r w:rsidRPr="00627067">
        <w:rPr>
          <w:sz w:val="14"/>
          <w:highlight w:val="green"/>
        </w:rPr>
        <w:t>.</w:t>
      </w:r>
    </w:p>
    <w:p w14:paraId="35B64904" w14:textId="5DE75FE6" w:rsidR="00FE629B" w:rsidRPr="00AE3437" w:rsidRDefault="00FE629B" w:rsidP="00FE629B">
      <w:pPr>
        <w:rPr>
          <w:sz w:val="16"/>
        </w:rPr>
      </w:pPr>
      <w:r w:rsidRPr="00AE3437">
        <w:rPr>
          <w:sz w:val="16"/>
        </w:rPr>
        <w:t xml:space="preserve">The </w:t>
      </w:r>
      <w:r w:rsidRPr="00627067">
        <w:rPr>
          <w:highlight w:val="green"/>
          <w:u w:val="single"/>
        </w:rPr>
        <w:t>disturbances</w:t>
      </w:r>
      <w:r w:rsidRPr="00AE3437">
        <w:rPr>
          <w:u w:val="single"/>
        </w:rPr>
        <w:t xml:space="preserve"> caused by</w:t>
      </w:r>
      <w:r w:rsidRPr="00AE3437">
        <w:rPr>
          <w:sz w:val="16"/>
        </w:rPr>
        <w:t xml:space="preserve"> human activities have accelerated dramatically in the past half a century. Driven by </w:t>
      </w:r>
      <w:r w:rsidRPr="00AE3437">
        <w:rPr>
          <w:u w:val="single"/>
        </w:rPr>
        <w:t>population growth</w:t>
      </w:r>
      <w:r w:rsidRPr="00AE3437">
        <w:rPr>
          <w:sz w:val="16"/>
        </w:rPr>
        <w:t xml:space="preserve"> and the technological explosion, these disturbances </w:t>
      </w:r>
      <w:r w:rsidRPr="00627067">
        <w:rPr>
          <w:b/>
          <w:highlight w:val="green"/>
          <w:u w:val="single"/>
        </w:rPr>
        <w:t>threaten</w:t>
      </w:r>
      <w:r w:rsidRPr="00AE3437">
        <w:rPr>
          <w:sz w:val="16"/>
        </w:rPr>
        <w:t xml:space="preserve"> not only the perpetuation of a way of life we have come to take for granted, but even </w:t>
      </w:r>
      <w:r w:rsidRPr="00627067">
        <w:rPr>
          <w:b/>
          <w:highlight w:val="green"/>
          <w:u w:val="single"/>
        </w:rPr>
        <w:t>the continuation of life</w:t>
      </w:r>
      <w:r w:rsidRPr="00AE3437">
        <w:rPr>
          <w:u w:val="single"/>
        </w:rPr>
        <w:t xml:space="preserve"> </w:t>
      </w:r>
      <w:r w:rsidRPr="00AE3437">
        <w:rPr>
          <w:sz w:val="14"/>
        </w:rPr>
        <w:t>systems as we understand them</w:t>
      </w:r>
      <w:r w:rsidRPr="00AE3437">
        <w:rPr>
          <w:sz w:val="8"/>
        </w:rPr>
        <w:t>.</w:t>
      </w:r>
    </w:p>
    <w:p w14:paraId="21CF8C6D" w14:textId="1056F417" w:rsidR="00FE629B" w:rsidRPr="00AE3437" w:rsidRDefault="00FE629B" w:rsidP="00FE629B">
      <w:pPr>
        <w:rPr>
          <w:sz w:val="16"/>
        </w:rPr>
      </w:pPr>
      <w:r w:rsidRPr="00AE3437">
        <w:rPr>
          <w:sz w:val="16"/>
        </w:rPr>
        <w:t xml:space="preserve">The good news is that </w:t>
      </w:r>
      <w:r w:rsidRPr="00AE3437">
        <w:rPr>
          <w:u w:val="single"/>
        </w:rPr>
        <w:t>the means for controlling and reversing these terrible forces are within our power</w:t>
      </w:r>
      <w:r w:rsidRPr="00AE3437">
        <w:rPr>
          <w:sz w:val="16"/>
        </w:rPr>
        <w:t>. What we require, as a society, is the wisdom and understanding to employ them.</w:t>
      </w:r>
    </w:p>
    <w:p w14:paraId="7F11D242" w14:textId="645A2FCD" w:rsidR="00FE629B" w:rsidRPr="00AE3437" w:rsidRDefault="00FE629B" w:rsidP="00FE629B">
      <w:pPr>
        <w:rPr>
          <w:sz w:val="16"/>
        </w:rPr>
      </w:pPr>
      <w:r w:rsidRPr="00AE3437">
        <w:rPr>
          <w:sz w:val="16"/>
        </w:rPr>
        <w:t xml:space="preserve">The United States grew from a nation of 76 million in 1900 to 249 million in 1990 (and to an estimated 260 million in 1994). Forty-three percent of that growth consisted of post-1900 immigrants and their descendants. Present immigration and fertility patterns place us on the path to a population of 397 million by 2050 and 492 million in 2100. </w:t>
      </w:r>
      <w:r w:rsidRPr="00627067">
        <w:rPr>
          <w:highlight w:val="green"/>
          <w:u w:val="single"/>
        </w:rPr>
        <w:t>More than 90% of</w:t>
      </w:r>
      <w:r w:rsidRPr="00AE3437">
        <w:rPr>
          <w:sz w:val="16"/>
        </w:rPr>
        <w:t xml:space="preserve"> that </w:t>
      </w:r>
      <w:r w:rsidRPr="00627067">
        <w:rPr>
          <w:highlight w:val="green"/>
          <w:u w:val="single"/>
        </w:rPr>
        <w:t>growth will be a</w:t>
      </w:r>
      <w:r w:rsidRPr="00AE3437">
        <w:rPr>
          <w:u w:val="single"/>
        </w:rPr>
        <w:t xml:space="preserve"> direct </w:t>
      </w:r>
      <w:r w:rsidRPr="00627067">
        <w:rPr>
          <w:highlight w:val="green"/>
          <w:u w:val="single"/>
        </w:rPr>
        <w:t>result of</w:t>
      </w:r>
      <w:r w:rsidRPr="00AE3437">
        <w:rPr>
          <w:sz w:val="16"/>
        </w:rPr>
        <w:t xml:space="preserve"> post-2000 </w:t>
      </w:r>
      <w:r w:rsidRPr="00627067">
        <w:rPr>
          <w:highlight w:val="green"/>
          <w:u w:val="single"/>
        </w:rPr>
        <w:t>immigration</w:t>
      </w:r>
      <w:r w:rsidRPr="00AE3437">
        <w:rPr>
          <w:sz w:val="16"/>
        </w:rPr>
        <w:t>.</w:t>
      </w:r>
    </w:p>
    <w:p w14:paraId="74BA1BA4" w14:textId="72E8C155" w:rsidR="00FE629B" w:rsidRPr="00AE3437" w:rsidRDefault="00FE629B" w:rsidP="00FE629B">
      <w:pPr>
        <w:rPr>
          <w:sz w:val="16"/>
        </w:rPr>
      </w:pPr>
      <w:r w:rsidRPr="00AE3437">
        <w:rPr>
          <w:sz w:val="16"/>
        </w:rPr>
        <w:t xml:space="preserve">In other words, our immigration policies place us in a league with the ruinous population growth patterns of countries like India and Bangladesh. Moreover, our growth is far more destructive because of our style of living. </w:t>
      </w:r>
      <w:r w:rsidRPr="00AE3437">
        <w:rPr>
          <w:u w:val="single"/>
        </w:rPr>
        <w:t>Continued high levels of consumption combined with</w:t>
      </w:r>
      <w:r w:rsidRPr="00AE3437">
        <w:rPr>
          <w:sz w:val="16"/>
        </w:rPr>
        <w:t xml:space="preserve"> Third World-like </w:t>
      </w:r>
      <w:r w:rsidRPr="00AE3437">
        <w:rPr>
          <w:u w:val="single"/>
        </w:rPr>
        <w:t>population growth is a prescription for disaster</w:t>
      </w:r>
      <w:r w:rsidRPr="00AE3437">
        <w:rPr>
          <w:sz w:val="16"/>
        </w:rPr>
        <w:t>.</w:t>
      </w:r>
    </w:p>
    <w:p w14:paraId="25B1FA71" w14:textId="22C36AA6" w:rsidR="00FE629B" w:rsidRPr="00AE3437" w:rsidRDefault="00FE629B" w:rsidP="00FE629B">
      <w:pPr>
        <w:rPr>
          <w:sz w:val="16"/>
        </w:rPr>
      </w:pPr>
      <w:r w:rsidRPr="00AE3437">
        <w:rPr>
          <w:sz w:val="16"/>
        </w:rPr>
        <w:t xml:space="preserve">We find the idea of another doubling of U.S. population thoroughly frightening. Consider the impact on many of the nation's current problems: urban decay and </w:t>
      </w:r>
      <w:r w:rsidRPr="00AE3437">
        <w:rPr>
          <w:u w:val="single"/>
        </w:rPr>
        <w:t xml:space="preserve">unemployment; energy dependence, </w:t>
      </w:r>
      <w:r w:rsidRPr="00931C90">
        <w:rPr>
          <w:highlight w:val="green"/>
          <w:u w:val="single"/>
        </w:rPr>
        <w:t>nuclear waste</w:t>
      </w:r>
      <w:r w:rsidRPr="00AE3437">
        <w:rPr>
          <w:sz w:val="16"/>
        </w:rPr>
        <w:t xml:space="preserve"> and sewage disposal; </w:t>
      </w:r>
      <w:r w:rsidRPr="00931C90">
        <w:rPr>
          <w:highlight w:val="green"/>
          <w:u w:val="single"/>
        </w:rPr>
        <w:t>loss of biodiversity</w:t>
      </w:r>
      <w:r w:rsidRPr="00AE3437">
        <w:rPr>
          <w:sz w:val="16"/>
        </w:rPr>
        <w:t xml:space="preserve"> and </w:t>
      </w:r>
      <w:r w:rsidRPr="00AE3437">
        <w:rPr>
          <w:u w:val="single"/>
        </w:rPr>
        <w:t>resistance of</w:t>
      </w:r>
      <w:r w:rsidRPr="00AE3437">
        <w:rPr>
          <w:sz w:val="16"/>
        </w:rPr>
        <w:t xml:space="preserve"> agricultural pests and </w:t>
      </w:r>
      <w:r w:rsidRPr="00AE3437">
        <w:rPr>
          <w:u w:val="single"/>
        </w:rPr>
        <w:t xml:space="preserve">diseases to pesticides and medicines; acid rain, </w:t>
      </w:r>
      <w:r w:rsidRPr="00931C90">
        <w:rPr>
          <w:highlight w:val="green"/>
          <w:u w:val="single"/>
        </w:rPr>
        <w:t>climate change, depletion of water</w:t>
      </w:r>
      <w:r w:rsidRPr="00AE3437">
        <w:rPr>
          <w:u w:val="single"/>
        </w:rPr>
        <w:t xml:space="preserve"> resources, topsoil erosion, </w:t>
      </w:r>
      <w:r w:rsidRPr="00931C90">
        <w:rPr>
          <w:highlight w:val="green"/>
          <w:u w:val="single"/>
        </w:rPr>
        <w:t>loss of</w:t>
      </w:r>
      <w:r w:rsidRPr="00AE3437">
        <w:rPr>
          <w:u w:val="single"/>
        </w:rPr>
        <w:t xml:space="preserve"> agricultural </w:t>
      </w:r>
      <w:r w:rsidRPr="00931C90">
        <w:rPr>
          <w:highlight w:val="green"/>
          <w:u w:val="single"/>
        </w:rPr>
        <w:t>lands</w:t>
      </w:r>
      <w:r w:rsidRPr="00AE3437">
        <w:rPr>
          <w:u w:val="single"/>
        </w:rPr>
        <w:t xml:space="preserve"> and destruction of forests, wetlands and fisheries, to name just some.</w:t>
      </w:r>
    </w:p>
    <w:p w14:paraId="6B10A64F" w14:textId="1182C194" w:rsidR="00FE629B" w:rsidRPr="00AE3437" w:rsidRDefault="00FE629B" w:rsidP="00B55AD5"/>
    <w:p w14:paraId="275A71A8" w14:textId="324103E8" w:rsidR="00C97F94" w:rsidRDefault="007E2162" w:rsidP="00C97F94">
      <w:pPr>
        <w:pStyle w:val="Heading2"/>
      </w:pPr>
      <w:r>
        <w:t xml:space="preserve">1NC </w:t>
      </w:r>
      <w:r w:rsidR="00C21FE2">
        <w:t>XT</w:t>
      </w:r>
    </w:p>
    <w:p w14:paraId="6049080E" w14:textId="6E26ACCF" w:rsidR="00D01C67" w:rsidRPr="00AE3437" w:rsidRDefault="00D01C67" w:rsidP="00D01C67">
      <w:pPr>
        <w:pStyle w:val="Heading3"/>
      </w:pPr>
      <w:r w:rsidRPr="00AE3437">
        <w:t>2NC Card—Biodiversity Extinction Impact</w:t>
      </w:r>
    </w:p>
    <w:p w14:paraId="5CC06693" w14:textId="5C2C0C76" w:rsidR="00D01C67" w:rsidRPr="00AE3437" w:rsidRDefault="00D01C67" w:rsidP="00B55AD5"/>
    <w:p w14:paraId="587B7BE9" w14:textId="77777777" w:rsidR="00D01C67" w:rsidRPr="00AE3437" w:rsidRDefault="00D01C67" w:rsidP="00D01C67">
      <w:pPr>
        <w:pStyle w:val="Heading4"/>
      </w:pPr>
      <w:r w:rsidRPr="00AE3437">
        <w:t>Environmental collapse is the biggest threat of extinction and makes every other impact more likely</w:t>
      </w:r>
    </w:p>
    <w:p w14:paraId="144D86E5" w14:textId="77777777" w:rsidR="00D01C67" w:rsidRPr="00AE3437" w:rsidRDefault="00D01C67" w:rsidP="00D01C67">
      <w:r w:rsidRPr="00AE3437">
        <w:rPr>
          <w:rStyle w:val="Style13ptBold"/>
        </w:rPr>
        <w:t>TORRES 2016</w:t>
      </w:r>
      <w:r w:rsidRPr="00AE3437">
        <w:t xml:space="preserve"> (</w:t>
      </w:r>
      <w:r w:rsidRPr="00AE3437">
        <w:rPr>
          <w:sz w:val="18"/>
        </w:rPr>
        <w:t>Phil Torres is the founding director of the X-Risks Institute, an affiliate scholar at the Institute for Ethics and Emerging Technologies</w:t>
      </w:r>
      <w:r w:rsidRPr="00AE3437">
        <w:t xml:space="preserve"> </w:t>
      </w:r>
      <w:r w:rsidRPr="00AE3437">
        <w:rPr>
          <w:sz w:val="18"/>
        </w:rPr>
        <w:t>“Op-ed: Climate Change Is the Most Urgent Existential Risk,” July 22, https://futureoflife.org/2016/07/22/climate-change-is-the-most-urgent-existential-risk/)</w:t>
      </w:r>
    </w:p>
    <w:p w14:paraId="7D3CAC38" w14:textId="77777777" w:rsidR="00D01C67" w:rsidRPr="00AE3437" w:rsidRDefault="00D01C67" w:rsidP="00D01C67">
      <w:pPr>
        <w:rPr>
          <w:sz w:val="16"/>
        </w:rPr>
      </w:pPr>
      <w:r w:rsidRPr="00AE3437">
        <w:rPr>
          <w:sz w:val="16"/>
        </w:rPr>
        <w:t xml:space="preserve">Humanity faces a number of formidable challenges this century. </w:t>
      </w:r>
      <w:r w:rsidRPr="00E12469">
        <w:rPr>
          <w:highlight w:val="green"/>
          <w:u w:val="single"/>
        </w:rPr>
        <w:t>Threats to our collective survival stem from</w:t>
      </w:r>
      <w:r w:rsidRPr="00AE3437">
        <w:rPr>
          <w:u w:val="single"/>
        </w:rPr>
        <w:t xml:space="preserve"> asteroids and comets, supervolcanoes, </w:t>
      </w:r>
      <w:r w:rsidRPr="00E12469">
        <w:rPr>
          <w:highlight w:val="green"/>
          <w:u w:val="single"/>
        </w:rPr>
        <w:t>global pandemics, climate change</w:t>
      </w:r>
      <w:r w:rsidRPr="00AE3437">
        <w:rPr>
          <w:sz w:val="16"/>
        </w:rPr>
        <w:t xml:space="preserve">, </w:t>
      </w:r>
      <w:r w:rsidRPr="002F5CCE">
        <w:rPr>
          <w:highlight w:val="green"/>
          <w:u w:val="single"/>
        </w:rPr>
        <w:t>biodiversity loss</w:t>
      </w:r>
      <w:r w:rsidRPr="00AE3437">
        <w:rPr>
          <w:sz w:val="16"/>
        </w:rPr>
        <w:t xml:space="preserve">, </w:t>
      </w:r>
      <w:r w:rsidRPr="00E12469">
        <w:rPr>
          <w:highlight w:val="green"/>
          <w:u w:val="single"/>
        </w:rPr>
        <w:t>nuclear weapons</w:t>
      </w:r>
      <w:r w:rsidRPr="00AE3437">
        <w:rPr>
          <w:u w:val="single"/>
        </w:rPr>
        <w:t xml:space="preserve">, biotechnology, synthetic biology, </w:t>
      </w:r>
      <w:r w:rsidRPr="00E12469">
        <w:rPr>
          <w:highlight w:val="green"/>
          <w:u w:val="single"/>
        </w:rPr>
        <w:t>nanotechn</w:t>
      </w:r>
      <w:r w:rsidRPr="00AE3437">
        <w:rPr>
          <w:u w:val="single"/>
        </w:rPr>
        <w:t>ology, and artificial superintelligence</w:t>
      </w:r>
      <w:r w:rsidRPr="00AE3437">
        <w:rPr>
          <w:sz w:val="16"/>
        </w:rPr>
        <w:t>.</w:t>
      </w:r>
    </w:p>
    <w:p w14:paraId="1BA7E6EB" w14:textId="77777777" w:rsidR="00D01C67" w:rsidRPr="00AE3437" w:rsidRDefault="00D01C67" w:rsidP="00D01C67">
      <w:pPr>
        <w:rPr>
          <w:sz w:val="14"/>
        </w:rPr>
      </w:pPr>
      <w:r w:rsidRPr="00AE3437">
        <w:rPr>
          <w:sz w:val="14"/>
        </w:rPr>
        <w:t>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crash.*</w:t>
      </w:r>
    </w:p>
    <w:p w14:paraId="1352818B" w14:textId="77777777" w:rsidR="00D01C67" w:rsidRPr="00AE3437" w:rsidRDefault="00D01C67" w:rsidP="00D01C67">
      <w:pPr>
        <w:rPr>
          <w:sz w:val="16"/>
        </w:rPr>
      </w:pPr>
      <w:r w:rsidRPr="00AE3437">
        <w:rPr>
          <w:u w:val="single"/>
        </w:rPr>
        <w:t>So, given limited resources, which risks should we prioritize?</w:t>
      </w:r>
      <w:r w:rsidRPr="00AE3437">
        <w:rPr>
          <w:sz w:val="16"/>
        </w:rPr>
        <w:t xml:space="preserve"> Many intellectual leaders, including Elon Musk, Stephen Hawking, and Bill Gates, have suggested that artificial superintelligence constitutes one of the most significant risks to humanity. And this may be correct in the long-term. But I would argue that two other risks, namely</w:t>
      </w:r>
      <w:r w:rsidRPr="00AE3437">
        <w:rPr>
          <w:u w:val="single"/>
        </w:rPr>
        <w:t xml:space="preserve"> </w:t>
      </w:r>
      <w:r w:rsidRPr="00E12469">
        <w:rPr>
          <w:highlight w:val="green"/>
          <w:u w:val="single"/>
        </w:rPr>
        <w:t>climate change and</w:t>
      </w:r>
      <w:r w:rsidRPr="00E12469">
        <w:rPr>
          <w:highlight w:val="green"/>
        </w:rPr>
        <w:t xml:space="preserve"> </w:t>
      </w:r>
      <w:r w:rsidRPr="00E12469">
        <w:rPr>
          <w:highlight w:val="green"/>
          <w:u w:val="single"/>
        </w:rPr>
        <w:t xml:space="preserve">biodiveristy loss, should </w:t>
      </w:r>
      <w:r w:rsidRPr="00E12469">
        <w:rPr>
          <w:b/>
          <w:highlight w:val="green"/>
          <w:u w:val="single"/>
        </w:rPr>
        <w:t>take priority</w:t>
      </w:r>
      <w:r w:rsidRPr="00E12469">
        <w:rPr>
          <w:highlight w:val="green"/>
          <w:u w:val="single"/>
        </w:rPr>
        <w:t xml:space="preserve"> right now over </w:t>
      </w:r>
      <w:r w:rsidRPr="00E12469">
        <w:rPr>
          <w:b/>
          <w:highlight w:val="green"/>
          <w:u w:val="single"/>
        </w:rPr>
        <w:t>every other known threat</w:t>
      </w:r>
      <w:r w:rsidRPr="00AE3437">
        <w:rPr>
          <w:sz w:val="16"/>
        </w:rPr>
        <w:t>.</w:t>
      </w:r>
    </w:p>
    <w:p w14:paraId="5F405F80" w14:textId="77777777" w:rsidR="00D01C67" w:rsidRPr="00AE3437" w:rsidRDefault="00D01C67" w:rsidP="00D01C67">
      <w:pPr>
        <w:rPr>
          <w:sz w:val="16"/>
        </w:rPr>
      </w:pPr>
      <w:r w:rsidRPr="00AE3437">
        <w:rPr>
          <w:sz w:val="16"/>
        </w:rPr>
        <w:t xml:space="preserve">Why? Because </w:t>
      </w:r>
      <w:r w:rsidRPr="00E338E8">
        <w:rPr>
          <w:highlight w:val="green"/>
          <w:u w:val="single"/>
        </w:rPr>
        <w:t>these ongoing catastrophes</w:t>
      </w:r>
      <w:r w:rsidRPr="00AE3437">
        <w:rPr>
          <w:sz w:val="16"/>
        </w:rPr>
        <w:t xml:space="preserve"> in slow-motion </w:t>
      </w:r>
      <w:r w:rsidRPr="00E338E8">
        <w:rPr>
          <w:highlight w:val="green"/>
          <w:u w:val="single"/>
        </w:rPr>
        <w:t>will frame our existential predicament on Earth</w:t>
      </w:r>
      <w:r w:rsidRPr="00AE3437">
        <w:rPr>
          <w:sz w:val="16"/>
        </w:rPr>
        <w:t xml:space="preserve"> not just for the rest of this century, but </w:t>
      </w:r>
      <w:r w:rsidRPr="00E338E8">
        <w:rPr>
          <w:highlight w:val="green"/>
          <w:u w:val="single"/>
        </w:rPr>
        <w:t>for literally thousands of years</w:t>
      </w:r>
      <w:r w:rsidRPr="00AE3437">
        <w:rPr>
          <w:sz w:val="16"/>
        </w:rPr>
        <w:t xml:space="preserve"> to come. </w:t>
      </w:r>
      <w:r w:rsidRPr="00AE3437">
        <w:rPr>
          <w:u w:val="single"/>
        </w:rPr>
        <w:t>As such, they have the capacity to raise or lower the probability of other risks scenarios unfolding</w:t>
      </w:r>
      <w:r w:rsidRPr="00AE3437">
        <w:rPr>
          <w:sz w:val="16"/>
        </w:rPr>
        <w:t>.</w:t>
      </w:r>
    </w:p>
    <w:p w14:paraId="439C9F92" w14:textId="77777777" w:rsidR="00D01C67" w:rsidRPr="00AE3437" w:rsidRDefault="00D01C67" w:rsidP="00D01C67">
      <w:pPr>
        <w:rPr>
          <w:sz w:val="14"/>
        </w:rPr>
      </w:pPr>
      <w:r w:rsidRPr="00AE3437">
        <w:rPr>
          <w:sz w:val="14"/>
        </w:rPr>
        <w:t>Multiplying Threats</w:t>
      </w:r>
    </w:p>
    <w:p w14:paraId="6AA2775B" w14:textId="77777777" w:rsidR="00D01C67" w:rsidRPr="00AE3437" w:rsidRDefault="00D01C67" w:rsidP="00D01C67">
      <w:r w:rsidRPr="00AE3437">
        <w:rPr>
          <w:sz w:val="14"/>
        </w:rPr>
        <w:t>Ask yourself the following: are wars more or less likely in a world marked by extreme weather events, megadroughts, food supply disruptions, and sea-level rise? Are terrorist attacks more or less likely in a world beset by the collapse of global ecosystems, agricultural failures, economic uncertainty, and political instability?</w:t>
      </w:r>
    </w:p>
    <w:p w14:paraId="75C9DDA9" w14:textId="77777777" w:rsidR="00D01C67" w:rsidRPr="00AE3437" w:rsidRDefault="00D01C67" w:rsidP="00D01C67">
      <w:r w:rsidRPr="00AE3437">
        <w:rPr>
          <w:sz w:val="14"/>
        </w:rPr>
        <w:t>Both government officials and scientists agree that the answer is “more likely.” For example, the current Director of the CIA, John Brennan, recently identified “the impact of climate change” as one of the “deeper causes of this rising instability” in countries like Syria, Iraq, Yemen, Libya, and Ukraine. Similarly, the former Secretary of Defense, Chuck Hagel, has described climate change as a “threat multiplier” with “the potential to exacerbate many of the challenges we are dealing with today — from infectious disease to terrorism.”</w:t>
      </w:r>
    </w:p>
    <w:p w14:paraId="5C49830B" w14:textId="77777777" w:rsidR="00D01C67" w:rsidRPr="00AE3437" w:rsidRDefault="00D01C67" w:rsidP="00D01C67">
      <w:r w:rsidRPr="00AE3437">
        <w:rPr>
          <w:sz w:val="14"/>
        </w:rPr>
        <w:t>The Department of Defense has also affirmed a connection. In a 2015 report, it states, “Global climate change will aggravate problems such as poverty, social tensions, environmental degradation, ineffectual leadership and weak political institutions that threaten stability in a number of countries.”</w:t>
      </w:r>
    </w:p>
    <w:p w14:paraId="0B353782" w14:textId="77777777" w:rsidR="00D01C67" w:rsidRPr="00AE3437" w:rsidRDefault="00D01C67" w:rsidP="00D01C67">
      <w:pPr>
        <w:rPr>
          <w:sz w:val="16"/>
        </w:rPr>
      </w:pPr>
      <w:r w:rsidRPr="00AE3437">
        <w:rPr>
          <w:u w:val="single"/>
        </w:rPr>
        <w:t>Scientific studies have</w:t>
      </w:r>
      <w:r w:rsidRPr="00AE3437">
        <w:rPr>
          <w:sz w:val="16"/>
        </w:rPr>
        <w:t xml:space="preserve"> further </w:t>
      </w:r>
      <w:r w:rsidRPr="00AE3437">
        <w:rPr>
          <w:u w:val="single"/>
        </w:rPr>
        <w:t>shown a connection between the environmental crisis and violent conflicts</w:t>
      </w:r>
      <w:r w:rsidRPr="00AE3437">
        <w:rPr>
          <w:sz w:val="16"/>
        </w:rPr>
        <w:t xml:space="preserve">. For example, a 2015 paper in the Proceedings of the National Academy of Sciences argues that climate change was a causal factor behind the record-breaking 2007-2010 drought in Syria. This </w:t>
      </w:r>
      <w:r w:rsidRPr="00AE3437">
        <w:rPr>
          <w:u w:val="single"/>
        </w:rPr>
        <w:t>drought led to a mass migration of farmers into urban centers</w:t>
      </w:r>
      <w:r w:rsidRPr="00AE3437">
        <w:rPr>
          <w:sz w:val="16"/>
        </w:rPr>
        <w:t xml:space="preserve">, which fueled the 2011 Syrian civil war. Some observers, including myself, have suggested that </w:t>
      </w:r>
      <w:r w:rsidRPr="00AE3437">
        <w:rPr>
          <w:u w:val="single"/>
        </w:rPr>
        <w:t>this</w:t>
      </w:r>
      <w:r w:rsidRPr="00AE3437">
        <w:rPr>
          <w:sz w:val="16"/>
        </w:rPr>
        <w:t xml:space="preserve"> struggle </w:t>
      </w:r>
      <w:r w:rsidRPr="00AE3437">
        <w:rPr>
          <w:u w:val="single"/>
        </w:rPr>
        <w:t>could be the beginning of World War III, given the complex tangle of international involvement and overlapping interests</w:t>
      </w:r>
      <w:r w:rsidRPr="00AE3437">
        <w:rPr>
          <w:sz w:val="16"/>
        </w:rPr>
        <w:t>.</w:t>
      </w:r>
    </w:p>
    <w:p w14:paraId="139F2908" w14:textId="77777777" w:rsidR="00D01C67" w:rsidRPr="00AE3437" w:rsidRDefault="00D01C67" w:rsidP="00D01C67">
      <w:r w:rsidRPr="00AE3437">
        <w:rPr>
          <w:sz w:val="14"/>
        </w:rPr>
        <w:t>The study’s conclusion is also significant because the Syrian civil war was the Petri dish in which the Islamic State consolidated its forces, later emerging as the largest and most powerful terrorist organization in human history.</w:t>
      </w:r>
    </w:p>
    <w:p w14:paraId="5BF5D13A" w14:textId="77777777" w:rsidR="00D01C67" w:rsidRPr="00AE3437" w:rsidRDefault="00D01C67" w:rsidP="00D01C67">
      <w:r w:rsidRPr="00AE3437">
        <w:rPr>
          <w:sz w:val="14"/>
        </w:rPr>
        <w:t>A Perfect Storm</w:t>
      </w:r>
    </w:p>
    <w:p w14:paraId="00687631" w14:textId="77777777" w:rsidR="00D01C67" w:rsidRPr="00AE3437" w:rsidRDefault="00D01C67" w:rsidP="00D01C67">
      <w:pPr>
        <w:rPr>
          <w:sz w:val="16"/>
        </w:rPr>
      </w:pPr>
      <w:r w:rsidRPr="00AE3437">
        <w:rPr>
          <w:sz w:val="16"/>
        </w:rPr>
        <w:t xml:space="preserve">The point is that climate change and </w:t>
      </w:r>
      <w:r w:rsidRPr="007E280B">
        <w:rPr>
          <w:highlight w:val="green"/>
          <w:u w:val="single"/>
        </w:rPr>
        <w:t>biodiversity loss</w:t>
      </w:r>
      <w:r w:rsidRPr="00AE3437">
        <w:rPr>
          <w:u w:val="single"/>
        </w:rPr>
        <w:t xml:space="preserve"> could very easily </w:t>
      </w:r>
      <w:r w:rsidRPr="007E280B">
        <w:rPr>
          <w:highlight w:val="green"/>
          <w:u w:val="single"/>
        </w:rPr>
        <w:t>push societies to the brink of collapse</w:t>
      </w:r>
      <w:r w:rsidRPr="00AE3437">
        <w:rPr>
          <w:u w:val="single"/>
        </w:rPr>
        <w:t xml:space="preserve">. </w:t>
      </w:r>
      <w:r w:rsidRPr="007E280B">
        <w:rPr>
          <w:highlight w:val="green"/>
          <w:u w:val="single"/>
        </w:rPr>
        <w:t>This will exacerbate existing geopolitical tensions and introduce entirely new power struggles</w:t>
      </w:r>
      <w:r w:rsidRPr="00AE3437">
        <w:rPr>
          <w:sz w:val="16"/>
        </w:rPr>
        <w:t xml:space="preserve"> between state and nonstate actors. At the same time, advanced technologies will very likely become increasingly powerful and accessible. As I’ve written elsewhere, </w:t>
      </w:r>
      <w:r w:rsidRPr="00AE3437">
        <w:rPr>
          <w:u w:val="single"/>
        </w:rPr>
        <w:t xml:space="preserve">the malicious agents of the future will have </w:t>
      </w:r>
      <w:r w:rsidRPr="00AE3437">
        <w:rPr>
          <w:b/>
          <w:u w:val="single"/>
        </w:rPr>
        <w:t>bulldozers rather than shovels</w:t>
      </w:r>
      <w:r w:rsidRPr="00AE3437">
        <w:rPr>
          <w:u w:val="single"/>
        </w:rPr>
        <w:t xml:space="preserve"> to </w:t>
      </w:r>
      <w:r w:rsidRPr="00AE3437">
        <w:rPr>
          <w:b/>
          <w:u w:val="single"/>
        </w:rPr>
        <w:t>dig</w:t>
      </w:r>
      <w:r w:rsidRPr="00AE3437">
        <w:rPr>
          <w:u w:val="single"/>
        </w:rPr>
        <w:t xml:space="preserve"> </w:t>
      </w:r>
      <w:r w:rsidRPr="00AE3437">
        <w:rPr>
          <w:b/>
          <w:u w:val="single"/>
        </w:rPr>
        <w:t>mass graves for their enemies</w:t>
      </w:r>
      <w:r w:rsidRPr="00AE3437">
        <w:rPr>
          <w:sz w:val="16"/>
        </w:rPr>
        <w:t>.</w:t>
      </w:r>
    </w:p>
    <w:p w14:paraId="428ADA4B" w14:textId="77777777" w:rsidR="00D01C67" w:rsidRPr="00AE3437" w:rsidRDefault="00D01C67" w:rsidP="00D01C67">
      <w:pPr>
        <w:rPr>
          <w:sz w:val="16"/>
        </w:rPr>
      </w:pPr>
      <w:r w:rsidRPr="00AE3437">
        <w:rPr>
          <w:u w:val="single"/>
        </w:rPr>
        <w:t>The result is a perfect storm of more conflicts in the world along with unprecedentedly dangerous weapons</w:t>
      </w:r>
      <w:r w:rsidRPr="00AE3437">
        <w:rPr>
          <w:sz w:val="16"/>
        </w:rPr>
        <w:t>.</w:t>
      </w:r>
    </w:p>
    <w:p w14:paraId="63E53454" w14:textId="77777777" w:rsidR="00D01C67" w:rsidRPr="00AE3437" w:rsidRDefault="00D01C67" w:rsidP="00D01C67">
      <w:pPr>
        <w:rPr>
          <w:sz w:val="16"/>
        </w:rPr>
      </w:pPr>
      <w:r w:rsidRPr="00AE3437">
        <w:rPr>
          <w:u w:val="single"/>
        </w:rPr>
        <w:t>If the conversation were to end here, we’d have ample reason for placing climate change and biodiversity loss at the top of our priority lists. But</w:t>
      </w:r>
      <w:r w:rsidRPr="00AE3437">
        <w:rPr>
          <w:sz w:val="16"/>
        </w:rPr>
        <w:t xml:space="preserve"> there are other reasons they ought to be considered urgent threats. I would argue that </w:t>
      </w:r>
      <w:r w:rsidRPr="00CE0C78">
        <w:rPr>
          <w:highlight w:val="green"/>
          <w:u w:val="single"/>
        </w:rPr>
        <w:t>they could make humanity more vulnerable to a catastrophe involving superintelligence and even asteroids</w:t>
      </w:r>
      <w:r w:rsidRPr="00AE3437">
        <w:rPr>
          <w:sz w:val="16"/>
        </w:rPr>
        <w:t>.</w:t>
      </w:r>
    </w:p>
    <w:p w14:paraId="6B1574DF" w14:textId="77777777" w:rsidR="00D01C67" w:rsidRPr="00AE3437" w:rsidRDefault="00D01C67" w:rsidP="00D01C67">
      <w:pPr>
        <w:rPr>
          <w:sz w:val="16"/>
        </w:rPr>
      </w:pPr>
      <w:r w:rsidRPr="00AE3437">
        <w:rPr>
          <w:sz w:val="16"/>
        </w:rPr>
        <w:t xml:space="preserve">The basic reasoning is the same for both cases. Consider superintelligence first. </w:t>
      </w:r>
      <w:r w:rsidRPr="00AE3437">
        <w:rPr>
          <w:u w:val="single"/>
        </w:rPr>
        <w:t>Programming a superintelligence</w:t>
      </w:r>
      <w:r w:rsidRPr="00AE3437">
        <w:rPr>
          <w:sz w:val="16"/>
        </w:rPr>
        <w:t xml:space="preserve"> whose values align with ours </w:t>
      </w:r>
      <w:r w:rsidRPr="00AE3437">
        <w:rPr>
          <w:u w:val="single"/>
        </w:rPr>
        <w:t>is a formidable task</w:t>
      </w:r>
      <w:r w:rsidRPr="00AE3437">
        <w:rPr>
          <w:sz w:val="16"/>
        </w:rPr>
        <w:t xml:space="preserve"> even in stable circumstances. As Nick Bostrom argues in his 2014 book, we should recognize the “default outcome” of superintelligence to be “doom.”</w:t>
      </w:r>
    </w:p>
    <w:p w14:paraId="3131809B" w14:textId="77777777" w:rsidR="00D01C67" w:rsidRPr="00AE3437" w:rsidRDefault="00D01C67" w:rsidP="00D01C67">
      <w:pPr>
        <w:rPr>
          <w:sz w:val="16"/>
        </w:rPr>
      </w:pPr>
      <w:r w:rsidRPr="00AE3437">
        <w:rPr>
          <w:u w:val="single"/>
        </w:rPr>
        <w:t>Now imagine trying to solve these problems amidst a rising tide of</w:t>
      </w:r>
      <w:r w:rsidRPr="00AE3437">
        <w:rPr>
          <w:sz w:val="16"/>
        </w:rPr>
        <w:t xml:space="preserve"> interstate wars, civil unrest, terrorist attacks, and </w:t>
      </w:r>
      <w:r w:rsidRPr="00AE3437">
        <w:rPr>
          <w:u w:val="single"/>
        </w:rPr>
        <w:t>other tragedies? The societal stress caused by</w:t>
      </w:r>
      <w:r w:rsidRPr="00AE3437">
        <w:rPr>
          <w:sz w:val="16"/>
        </w:rPr>
        <w:t xml:space="preserve"> climate change and </w:t>
      </w:r>
      <w:r w:rsidRPr="00AE3437">
        <w:rPr>
          <w:u w:val="single"/>
        </w:rPr>
        <w:t>biodiversity loss will almost certainly compromise important conditions for creating friendly AI, such as sufficient funding</w:t>
      </w:r>
      <w:r w:rsidRPr="00AE3437">
        <w:rPr>
          <w:sz w:val="16"/>
        </w:rPr>
        <w:t>, academic programs to train new scientists, conferences on AI, peer-reviewed journal publications, and communication/collaboration between experts of different fields, such as computer science and ethics.</w:t>
      </w:r>
    </w:p>
    <w:p w14:paraId="531F7BDF" w14:textId="77777777" w:rsidR="00D01C67" w:rsidRPr="00AE3437" w:rsidRDefault="00D01C67" w:rsidP="00D01C67">
      <w:r w:rsidRPr="00CE0C78">
        <w:rPr>
          <w:highlight w:val="green"/>
          <w:u w:val="single"/>
        </w:rPr>
        <w:t>It could even make an “AI arms race” more likely</w:t>
      </w:r>
      <w:r w:rsidRPr="00AE3437">
        <w:rPr>
          <w:u w:val="single"/>
        </w:rPr>
        <w:t>, thereby raising the probability of a malevolent superintelligence being created either on purpose or by mistake</w:t>
      </w:r>
      <w:r w:rsidRPr="00AE3437">
        <w:t>.</w:t>
      </w:r>
    </w:p>
    <w:p w14:paraId="79DFF160" w14:textId="77777777" w:rsidR="00D01C67" w:rsidRPr="00AE3437" w:rsidRDefault="00D01C67" w:rsidP="00D01C67">
      <w:pPr>
        <w:rPr>
          <w:sz w:val="16"/>
        </w:rPr>
      </w:pPr>
      <w:r w:rsidRPr="00AE3437">
        <w:rPr>
          <w:sz w:val="16"/>
        </w:rPr>
        <w:t xml:space="preserve">Similarly, </w:t>
      </w:r>
      <w:r w:rsidRPr="00AE3437">
        <w:rPr>
          <w:u w:val="single"/>
        </w:rPr>
        <w:t>imagine that astronomers discover a behemoth asteroid barreling toward Earth</w:t>
      </w:r>
      <w:r w:rsidRPr="00AE3437">
        <w:rPr>
          <w:sz w:val="16"/>
        </w:rPr>
        <w:t>. Will designing, building, and launching a spacecraft to divert the assassin past our planet be easier or more difficult in a world preoccupied with other survival issues?</w:t>
      </w:r>
    </w:p>
    <w:p w14:paraId="1F3BE823" w14:textId="77777777" w:rsidR="00D01C67" w:rsidRPr="00AE3437" w:rsidRDefault="00D01C67" w:rsidP="00D01C67">
      <w:pPr>
        <w:rPr>
          <w:sz w:val="16"/>
        </w:rPr>
      </w:pPr>
      <w:r w:rsidRPr="00AE3437">
        <w:rPr>
          <w:sz w:val="16"/>
        </w:rPr>
        <w:t xml:space="preserve">In a relatively peaceful world, one could imagine an asteroid actually bringing humanity together by directing our attention toward a common threat. But </w:t>
      </w:r>
      <w:r w:rsidRPr="00AE3437">
        <w:rPr>
          <w:u w:val="single"/>
        </w:rPr>
        <w:t>if the “conflict multipliers” of</w:t>
      </w:r>
      <w:r w:rsidRPr="00AE3437">
        <w:rPr>
          <w:sz w:val="16"/>
        </w:rPr>
        <w:t xml:space="preserve"> climate change and </w:t>
      </w:r>
      <w:r w:rsidRPr="00AE3437">
        <w:rPr>
          <w:u w:val="single"/>
        </w:rPr>
        <w:t>biodiversity loss have already catapulted civilization into chaos and turmoil</w:t>
      </w:r>
      <w:r w:rsidRPr="00AE3437">
        <w:rPr>
          <w:sz w:val="16"/>
        </w:rPr>
        <w:t xml:space="preserve">, I strongly suspect that </w:t>
      </w:r>
      <w:r w:rsidRPr="00AE3437">
        <w:rPr>
          <w:u w:val="single"/>
        </w:rPr>
        <w:t>humanity will become more</w:t>
      </w:r>
      <w:r w:rsidRPr="00AE3437">
        <w:rPr>
          <w:sz w:val="16"/>
        </w:rPr>
        <w:t xml:space="preserve">, rather than less, </w:t>
      </w:r>
      <w:r w:rsidRPr="00AE3437">
        <w:rPr>
          <w:u w:val="single"/>
        </w:rPr>
        <w:t>susceptible to dangers</w:t>
      </w:r>
      <w:r w:rsidRPr="00AE3437">
        <w:rPr>
          <w:sz w:val="16"/>
        </w:rPr>
        <w:t xml:space="preserve"> of this sort.</w:t>
      </w:r>
    </w:p>
    <w:p w14:paraId="58454EB8" w14:textId="77777777" w:rsidR="00D01C67" w:rsidRPr="00AE3437" w:rsidRDefault="00D01C67" w:rsidP="00D01C67">
      <w:pPr>
        <w:rPr>
          <w:sz w:val="14"/>
        </w:rPr>
      </w:pPr>
      <w:r w:rsidRPr="00AE3437">
        <w:rPr>
          <w:sz w:val="14"/>
        </w:rPr>
        <w:t>Context Risks</w:t>
      </w:r>
    </w:p>
    <w:p w14:paraId="75E9D809" w14:textId="77777777" w:rsidR="00D01C67" w:rsidRPr="00AE3437" w:rsidRDefault="00D01C67" w:rsidP="00D01C67">
      <w:pPr>
        <w:rPr>
          <w:sz w:val="16"/>
        </w:rPr>
      </w:pPr>
      <w:r w:rsidRPr="00AE3437">
        <w:rPr>
          <w:sz w:val="16"/>
        </w:rPr>
        <w:t xml:space="preserve">We can describe the dual threats of </w:t>
      </w:r>
      <w:r w:rsidRPr="00E53496">
        <w:rPr>
          <w:highlight w:val="green"/>
          <w:u w:val="single"/>
        </w:rPr>
        <w:t>climate change and biodiversity loss</w:t>
      </w:r>
      <w:r w:rsidRPr="00AE3437">
        <w:rPr>
          <w:sz w:val="16"/>
        </w:rPr>
        <w:t xml:space="preserve"> as “context risks.” Neither is likely to directly cause the extinction of our species. But both will define the context in which civilization confronts all the other threats before us. In this way, they </w:t>
      </w:r>
      <w:r w:rsidRPr="00E53496">
        <w:rPr>
          <w:highlight w:val="green"/>
          <w:u w:val="single"/>
        </w:rPr>
        <w:t>could indirectly contribute to the overall danger of annihilation — and this</w:t>
      </w:r>
      <w:r w:rsidRPr="00AE3437">
        <w:rPr>
          <w:u w:val="single"/>
        </w:rPr>
        <w:t xml:space="preserve"> </w:t>
      </w:r>
      <w:r w:rsidRPr="00AE3437">
        <w:rPr>
          <w:sz w:val="16"/>
        </w:rPr>
        <w:t>worrisome</w:t>
      </w:r>
      <w:r w:rsidRPr="00AE3437">
        <w:rPr>
          <w:u w:val="single"/>
        </w:rPr>
        <w:t xml:space="preserve"> </w:t>
      </w:r>
      <w:r w:rsidRPr="00E53496">
        <w:rPr>
          <w:highlight w:val="green"/>
          <w:u w:val="single"/>
        </w:rPr>
        <w:t>effect could be significant</w:t>
      </w:r>
      <w:r w:rsidRPr="00AE3437">
        <w:rPr>
          <w:sz w:val="16"/>
        </w:rPr>
        <w:t>.</w:t>
      </w:r>
    </w:p>
    <w:p w14:paraId="2711C064" w14:textId="77777777" w:rsidR="00D01C67" w:rsidRPr="00AE3437" w:rsidRDefault="00D01C67" w:rsidP="00D01C67">
      <w:pPr>
        <w:rPr>
          <w:sz w:val="14"/>
        </w:rPr>
      </w:pPr>
      <w:r w:rsidRPr="00AE3437">
        <w:rPr>
          <w:sz w:val="14"/>
        </w:rPr>
        <w:t>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w:t>
      </w:r>
    </w:p>
    <w:p w14:paraId="6F0E7E30" w14:textId="77777777" w:rsidR="00D01C67" w:rsidRPr="00AE3437" w:rsidRDefault="00D01C67" w:rsidP="00D01C67">
      <w:pPr>
        <w:rPr>
          <w:sz w:val="16"/>
        </w:rPr>
      </w:pPr>
      <w:r w:rsidRPr="00AE3437">
        <w:rPr>
          <w:sz w:val="16"/>
        </w:rPr>
        <w:t xml:space="preserve">Furthermore, a recent article in Science Advances confirms that humanity has already escorted the biosphere into the sixth mass extinction event in life’s 3.8 billion year history on Earth. Yet another study suggests that </w:t>
      </w:r>
      <w:r w:rsidRPr="00E53496">
        <w:rPr>
          <w:highlight w:val="green"/>
          <w:u w:val="single"/>
        </w:rPr>
        <w:t>we could be approaching a sudden, irreversible, catastrophic collapse of the global ecosystem</w:t>
      </w:r>
      <w:r w:rsidRPr="00AE3437">
        <w:rPr>
          <w:u w:val="single"/>
        </w:rPr>
        <w:t>. If this were to occur, it could result in “widespread social unrest, economic instability and loss of human life</w:t>
      </w:r>
      <w:r w:rsidRPr="00AE3437">
        <w:rPr>
          <w:sz w:val="16"/>
        </w:rPr>
        <w:t>.”</w:t>
      </w:r>
    </w:p>
    <w:p w14:paraId="1A0BEAAE" w14:textId="77777777" w:rsidR="00D01C67" w:rsidRPr="00AE3437" w:rsidRDefault="00D01C67" w:rsidP="00D01C67">
      <w:r w:rsidRPr="00E53496">
        <w:rPr>
          <w:highlight w:val="green"/>
          <w:u w:val="single"/>
        </w:rPr>
        <w:t xml:space="preserve">Given the potential for environmental degradation to </w:t>
      </w:r>
      <w:r w:rsidRPr="00E53496">
        <w:rPr>
          <w:b/>
          <w:highlight w:val="green"/>
          <w:u w:val="single"/>
        </w:rPr>
        <w:t>elevate the likelihood</w:t>
      </w:r>
      <w:r w:rsidRPr="00E53496">
        <w:rPr>
          <w:highlight w:val="green"/>
          <w:u w:val="single"/>
        </w:rPr>
        <w:t xml:space="preserve"> of </w:t>
      </w:r>
      <w:r w:rsidRPr="00E53496">
        <w:rPr>
          <w:b/>
          <w:highlight w:val="green"/>
          <w:u w:val="single"/>
        </w:rPr>
        <w:t>nuclear wars,</w:t>
      </w:r>
      <w:r w:rsidRPr="00AE3437">
        <w:rPr>
          <w:b/>
          <w:u w:val="single"/>
        </w:rPr>
        <w:t xml:space="preserve"> nuclear </w:t>
      </w:r>
      <w:r w:rsidRPr="00E53496">
        <w:rPr>
          <w:b/>
          <w:highlight w:val="green"/>
          <w:u w:val="single"/>
        </w:rPr>
        <w:t>terrorism</w:t>
      </w:r>
      <w:r w:rsidRPr="00AE3437">
        <w:rPr>
          <w:u w:val="single"/>
        </w:rPr>
        <w:t xml:space="preserve">, engineered </w:t>
      </w:r>
      <w:r w:rsidRPr="00E53496">
        <w:rPr>
          <w:b/>
          <w:highlight w:val="green"/>
          <w:u w:val="single"/>
        </w:rPr>
        <w:t>pandemics</w:t>
      </w:r>
      <w:r w:rsidRPr="00AE3437">
        <w:rPr>
          <w:u w:val="single"/>
        </w:rPr>
        <w:t xml:space="preserve">, a </w:t>
      </w:r>
      <w:r w:rsidRPr="00AE3437">
        <w:rPr>
          <w:b/>
          <w:u w:val="single"/>
        </w:rPr>
        <w:t>superintelligence</w:t>
      </w:r>
      <w:r w:rsidRPr="00AE3437">
        <w:rPr>
          <w:u w:val="single"/>
        </w:rPr>
        <w:t xml:space="preserve"> takeover, </w:t>
      </w:r>
      <w:r w:rsidRPr="00E53496">
        <w:rPr>
          <w:b/>
          <w:highlight w:val="green"/>
          <w:u w:val="single"/>
        </w:rPr>
        <w:t>and</w:t>
      </w:r>
      <w:r w:rsidRPr="00AE3437">
        <w:rPr>
          <w:u w:val="single"/>
        </w:rPr>
        <w:t xml:space="preserve"> perhaps even an </w:t>
      </w:r>
      <w:r w:rsidRPr="00E53496">
        <w:rPr>
          <w:b/>
          <w:highlight w:val="green"/>
          <w:u w:val="single"/>
        </w:rPr>
        <w:t>impact winter</w:t>
      </w:r>
      <w:r w:rsidRPr="00AE3437">
        <w:rPr>
          <w:u w:val="single"/>
        </w:rPr>
        <w:t xml:space="preserve">, </w:t>
      </w:r>
      <w:r w:rsidRPr="00E53496">
        <w:rPr>
          <w:highlight w:val="green"/>
          <w:u w:val="single"/>
        </w:rPr>
        <w:t xml:space="preserve">it ought to </w:t>
      </w:r>
      <w:r w:rsidRPr="00E53496">
        <w:rPr>
          <w:b/>
          <w:highlight w:val="green"/>
          <w:u w:val="single"/>
        </w:rPr>
        <w:t>take precedence</w:t>
      </w:r>
      <w:r w:rsidRPr="00E53496">
        <w:rPr>
          <w:highlight w:val="green"/>
          <w:u w:val="single"/>
        </w:rPr>
        <w:t xml:space="preserve"> over </w:t>
      </w:r>
      <w:r w:rsidRPr="00E53496">
        <w:rPr>
          <w:b/>
          <w:highlight w:val="green"/>
          <w:u w:val="single"/>
        </w:rPr>
        <w:t>all other risk concerns</w:t>
      </w:r>
      <w:r w:rsidRPr="00AE3437">
        <w:rPr>
          <w:sz w:val="16"/>
        </w:rPr>
        <w:t xml:space="preserve"> — at least in the near-term. Let’s make sure we get our priorities straight.</w:t>
      </w:r>
    </w:p>
    <w:p w14:paraId="20E6FCC3" w14:textId="77777777" w:rsidR="00D01C67" w:rsidRPr="00AE3437" w:rsidRDefault="00D01C67" w:rsidP="00B55AD5"/>
    <w:p w14:paraId="7D5F7337" w14:textId="77777777" w:rsidR="00826B10" w:rsidRPr="00AE3437" w:rsidRDefault="00826B10" w:rsidP="00B55AD5"/>
    <w:p w14:paraId="6BC17F90" w14:textId="7947A4EE" w:rsidR="0088557F" w:rsidRPr="00AE3437" w:rsidRDefault="0088557F" w:rsidP="00B55AD5"/>
    <w:p w14:paraId="0FCB324A" w14:textId="77777777" w:rsidR="004D2597" w:rsidRPr="00AE3437" w:rsidRDefault="004D2597" w:rsidP="004D2597">
      <w:pPr>
        <w:pStyle w:val="Heading3"/>
      </w:pPr>
      <w:r w:rsidRPr="00AE3437">
        <w:t>2NC Card—Overpop Key</w:t>
      </w:r>
    </w:p>
    <w:p w14:paraId="015500A7" w14:textId="77777777" w:rsidR="004D2597" w:rsidRPr="00AE3437" w:rsidRDefault="004D2597" w:rsidP="004D2597"/>
    <w:p w14:paraId="3506A9E3" w14:textId="03899799" w:rsidR="004D2597" w:rsidRPr="00AE3437" w:rsidRDefault="004D2597" w:rsidP="004D2597">
      <w:pPr>
        <w:pStyle w:val="Heading4"/>
      </w:pPr>
      <w:r w:rsidRPr="00AE3437">
        <w:t>Overpopulation from immigration is the key factor in environmental destruction—nothing can prevent extinction if immigration continues to increase</w:t>
      </w:r>
    </w:p>
    <w:p w14:paraId="5BB02B2D" w14:textId="77777777" w:rsidR="004D2597" w:rsidRPr="00AE3437" w:rsidRDefault="004D2597" w:rsidP="004D2597">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10754E28" w14:textId="77777777" w:rsidR="004D2597" w:rsidRPr="00AE3437" w:rsidRDefault="004D2597" w:rsidP="004D2597">
      <w:pPr>
        <w:rPr>
          <w:sz w:val="16"/>
        </w:rPr>
      </w:pPr>
      <w:r w:rsidRPr="00AE3437">
        <w:rPr>
          <w:sz w:val="16"/>
        </w:rPr>
        <w:t xml:space="preserve">Thanks to the efforts of scientists and activists like Al Gore who raised awareness about global warming and other environmental matters, the protection of our fragile habitat has become a primary concern in the United States. While there still are a few head-in-the-sand naysayers on Capitol Hill refusing to address the issue, most Americans believe we are rapidly destroying the environment and that something needs to be done about it. Nearly every person agrees that, in the end, the destruction of the environment is beneficial to none, but controversy surrounds what preventative approach will be most effective in combating environment degradation. It appears that </w:t>
      </w:r>
      <w:r w:rsidRPr="00AE3437">
        <w:rPr>
          <w:u w:val="single"/>
        </w:rPr>
        <w:t xml:space="preserve">the vast majority of </w:t>
      </w:r>
      <w:r w:rsidRPr="008B4EC2">
        <w:rPr>
          <w:highlight w:val="green"/>
          <w:u w:val="single"/>
        </w:rPr>
        <w:t>Americans believe that the best way to address the destruction of our environment is to reduce carbon emissions</w:t>
      </w:r>
      <w:r w:rsidRPr="00AE3437">
        <w:rPr>
          <w:u w:val="single"/>
        </w:rPr>
        <w:t xml:space="preserve"> by curbing overall consumption patterns and using efficiency increasing technology. However, </w:t>
      </w:r>
      <w:r w:rsidRPr="008B4EC2">
        <w:rPr>
          <w:highlight w:val="green"/>
          <w:u w:val="single"/>
        </w:rPr>
        <w:t>this approach completely ignores</w:t>
      </w:r>
      <w:r w:rsidRPr="00AE3437">
        <w:rPr>
          <w:sz w:val="16"/>
        </w:rPr>
        <w:t xml:space="preserve"> the human </w:t>
      </w:r>
      <w:r w:rsidRPr="008B4EC2">
        <w:rPr>
          <w:highlight w:val="green"/>
          <w:u w:val="single"/>
        </w:rPr>
        <w:t>population</w:t>
      </w:r>
      <w:r w:rsidRPr="00AE3437">
        <w:rPr>
          <w:sz w:val="16"/>
        </w:rPr>
        <w:t xml:space="preserve"> size and its costly impact on the environment.</w:t>
      </w:r>
    </w:p>
    <w:p w14:paraId="7F44066E" w14:textId="77777777" w:rsidR="004D2597" w:rsidRPr="00AE3437" w:rsidRDefault="004D2597" w:rsidP="004D2597">
      <w:pPr>
        <w:rPr>
          <w:sz w:val="16"/>
        </w:rPr>
      </w:pPr>
      <w:r w:rsidRPr="00AE3437">
        <w:rPr>
          <w:u w:val="single"/>
        </w:rPr>
        <w:t>The United States’</w:t>
      </w:r>
      <w:r w:rsidRPr="00AE3437">
        <w:rPr>
          <w:sz w:val="16"/>
        </w:rPr>
        <w:t xml:space="preserve"> large and </w:t>
      </w:r>
      <w:r w:rsidRPr="008B4EC2">
        <w:rPr>
          <w:highlight w:val="green"/>
          <w:u w:val="single"/>
        </w:rPr>
        <w:t>growing population puts the utmost strain on our environment</w:t>
      </w:r>
      <w:r w:rsidRPr="008B4EC2">
        <w:rPr>
          <w:sz w:val="16"/>
          <w:highlight w:val="green"/>
        </w:rPr>
        <w:t>,</w:t>
      </w:r>
      <w:r w:rsidRPr="00AE3437">
        <w:rPr>
          <w:sz w:val="16"/>
        </w:rPr>
        <w:t xml:space="preserve"> and unless an extraordinary technological innovation of a magnitude large enough to reverse climate change on a global scale happens in the near future, </w:t>
      </w:r>
      <w:r w:rsidRPr="008B4EC2">
        <w:rPr>
          <w:highlight w:val="green"/>
          <w:u w:val="single"/>
        </w:rPr>
        <w:t>it will not matter how much the United States curbs its consumption. With an already unsustainable consumption pattern, every increase in population size would need to be met with an equal decrease in consumption</w:t>
      </w:r>
      <w:r w:rsidRPr="00AE3437">
        <w:rPr>
          <w:sz w:val="16"/>
        </w:rPr>
        <w:t xml:space="preserve"> in order to offset the damage done to the environment in continuing the present unsustainable path. Put simply, </w:t>
      </w:r>
      <w:r w:rsidRPr="00AE3437">
        <w:rPr>
          <w:u w:val="single"/>
        </w:rPr>
        <w:t>the U.S. would have to decrease its consumption indefinitely</w:t>
      </w:r>
      <w:r w:rsidRPr="00AE3437">
        <w:rPr>
          <w:sz w:val="16"/>
        </w:rPr>
        <w:t xml:space="preserve"> if the population size continues to grow. </w:t>
      </w:r>
      <w:r w:rsidRPr="00751353">
        <w:rPr>
          <w:highlight w:val="green"/>
          <w:u w:val="single"/>
        </w:rPr>
        <w:t>If we want to thwart global warming</w:t>
      </w:r>
      <w:r w:rsidRPr="00AE3437">
        <w:rPr>
          <w:u w:val="single"/>
        </w:rPr>
        <w:t xml:space="preserve"> and the destruction of the environment, then </w:t>
      </w:r>
      <w:r w:rsidRPr="00751353">
        <w:rPr>
          <w:highlight w:val="green"/>
          <w:u w:val="single"/>
        </w:rPr>
        <w:t>we need to address overpopulation</w:t>
      </w:r>
      <w:r w:rsidRPr="00AE3437">
        <w:rPr>
          <w:u w:val="single"/>
        </w:rPr>
        <w:t xml:space="preserve"> here in our country</w:t>
      </w:r>
      <w:r w:rsidRPr="00AE3437">
        <w:rPr>
          <w:sz w:val="16"/>
        </w:rPr>
        <w:t>.</w:t>
      </w:r>
    </w:p>
    <w:p w14:paraId="6FB7A91D" w14:textId="77777777" w:rsidR="004D2597" w:rsidRPr="00AE3437" w:rsidRDefault="004D2597" w:rsidP="004D2597">
      <w:pPr>
        <w:rPr>
          <w:sz w:val="16"/>
        </w:rPr>
      </w:pPr>
      <w:r w:rsidRPr="00AE3437">
        <w:rPr>
          <w:sz w:val="16"/>
        </w:rPr>
        <w:t xml:space="preserve">The fertility rate in the U.S. right now is slightly above replacement level, at 2.1 births per woman. However, contrary to what the low birth rates may suggest, the U.S. population increased by 36 million between 1990 and 2002, the largest 10-year period increase ever recorded. If the population is increasing at an alarming pace while the fertility rates are low, then the expanding population size in the U.S. must be caused by the only other contributor to U.S. population growth: immigration. Since the passing of the 1965 Immigration Act, </w:t>
      </w:r>
      <w:r w:rsidRPr="003C7E49">
        <w:rPr>
          <w:highlight w:val="green"/>
          <w:u w:val="single"/>
        </w:rPr>
        <w:t>the single</w:t>
      </w:r>
      <w:r w:rsidRPr="00AE3437">
        <w:rPr>
          <w:sz w:val="16"/>
        </w:rPr>
        <w:t xml:space="preserve">-most </w:t>
      </w:r>
      <w:r w:rsidRPr="003C7E49">
        <w:rPr>
          <w:highlight w:val="green"/>
          <w:u w:val="single"/>
        </w:rPr>
        <w:t>largest contributor to U.S. population growth</w:t>
      </w:r>
      <w:r w:rsidRPr="00AE3437">
        <w:rPr>
          <w:sz w:val="16"/>
        </w:rPr>
        <w:t xml:space="preserve"> has been and </w:t>
      </w:r>
      <w:r w:rsidRPr="00AE3437">
        <w:rPr>
          <w:u w:val="single"/>
        </w:rPr>
        <w:t xml:space="preserve">will continue to be </w:t>
      </w:r>
      <w:r w:rsidRPr="003C7E49">
        <w:rPr>
          <w:rStyle w:val="Emphasis"/>
          <w:highlight w:val="green"/>
        </w:rPr>
        <w:t>immigration</w:t>
      </w:r>
      <w:r w:rsidRPr="00AE3437">
        <w:rPr>
          <w:sz w:val="16"/>
        </w:rPr>
        <w:t xml:space="preserve">. At the current rate of immigration (a little less than 1 million new immigrants are admitted annually), the U.S. population will skyrocket to 571 million by 2100. </w:t>
      </w:r>
      <w:r w:rsidRPr="009E72A8">
        <w:rPr>
          <w:highlight w:val="green"/>
          <w:u w:val="single"/>
        </w:rPr>
        <w:t>A population of this size will be unsustainable barring massive (and unlikely) technological innovation</w:t>
      </w:r>
      <w:r w:rsidRPr="00AE3437">
        <w:rPr>
          <w:sz w:val="16"/>
        </w:rPr>
        <w:t>, and will only accelerate the destruction of the environment.</w:t>
      </w:r>
    </w:p>
    <w:p w14:paraId="73DFA0D0" w14:textId="77777777" w:rsidR="004D2597" w:rsidRPr="00AE3437" w:rsidRDefault="004D2597" w:rsidP="004D2597">
      <w:r w:rsidRPr="00AE3437">
        <w:rPr>
          <w:sz w:val="14"/>
        </w:rPr>
        <w:t>These predictions about immigration’s future impact on the environment forecast a bleak future here in the United States. Yet, although these predictions are backed by empirical evidence, immigration’s connection to the degradation of the environment is often discredited and overlooked in general. This policy brief contends that the counterargument to immigration’s role in the destruction of the environment relies on three red herrings. First, opponents to restricting immigration levels suggest that immigrants exert less pressure on the environment than their American-born counterparts, so the U.S. should therefore focus instead on curbing consumption rates. The second argument is that policies aimed at population stabilization should be addressed at the global level, and any policy addressing population stabilization domestically is a wasted effort. Lastly, proponents of increasing immigration levels to the U.S. often contend that those in favor of restrictive immigration policies secretly harbor racist motives and their arguments concerning the environment should be disregarded. We find the last argument to be especially heinous for it relies solely on an ad hominem fallacy intending to dissuade potential supporters from further investigation into immigration’s impact on the environment.</w:t>
      </w:r>
    </w:p>
    <w:p w14:paraId="65293F53" w14:textId="77777777" w:rsidR="004D2597" w:rsidRPr="00AE3437" w:rsidRDefault="004D2597" w:rsidP="004D2597">
      <w:r w:rsidRPr="00AE3437">
        <w:rPr>
          <w:sz w:val="16"/>
        </w:rPr>
        <w:t>In response to these unsubstantiated claims against character, this policy brief firmly maintains an exclusively objective view on immigration policy, and the intentions of this article are to highlight the nexus of population growth, immigration and the environment, and to suggest policy reform aimed at achieving sustainability within the United States.</w:t>
      </w:r>
    </w:p>
    <w:p w14:paraId="7A6F456A" w14:textId="77777777" w:rsidR="004D2597" w:rsidRPr="00AE3437" w:rsidRDefault="004D2597" w:rsidP="004D2597">
      <w:r w:rsidRPr="00AE3437">
        <w:rPr>
          <w:sz w:val="16"/>
        </w:rPr>
        <w:t>The Impact of Population Size to the Environment</w:t>
      </w:r>
    </w:p>
    <w:p w14:paraId="19C6F3CA" w14:textId="77777777" w:rsidR="004D2597" w:rsidRPr="00AE3437" w:rsidRDefault="004D2597" w:rsidP="004D2597">
      <w:pPr>
        <w:rPr>
          <w:sz w:val="16"/>
        </w:rPr>
      </w:pPr>
      <w:r w:rsidRPr="005E68C2">
        <w:rPr>
          <w:highlight w:val="green"/>
          <w:u w:val="single"/>
        </w:rPr>
        <w:t xml:space="preserve">The </w:t>
      </w:r>
      <w:r w:rsidRPr="005E68C2">
        <w:rPr>
          <w:b/>
          <w:highlight w:val="green"/>
          <w:u w:val="single"/>
        </w:rPr>
        <w:t>survival</w:t>
      </w:r>
      <w:r w:rsidRPr="005E68C2">
        <w:rPr>
          <w:highlight w:val="green"/>
          <w:u w:val="single"/>
        </w:rPr>
        <w:t xml:space="preserve"> of</w:t>
      </w:r>
      <w:r w:rsidRPr="00AE3437">
        <w:rPr>
          <w:sz w:val="16"/>
        </w:rPr>
        <w:t xml:space="preserve"> society and</w:t>
      </w:r>
      <w:r w:rsidRPr="00AE3437">
        <w:rPr>
          <w:b/>
          <w:sz w:val="16"/>
        </w:rPr>
        <w:t xml:space="preserve"> </w:t>
      </w:r>
      <w:r w:rsidRPr="005E68C2">
        <w:rPr>
          <w:b/>
          <w:highlight w:val="green"/>
          <w:u w:val="single"/>
        </w:rPr>
        <w:t>all life on earth</w:t>
      </w:r>
      <w:r w:rsidRPr="005E68C2">
        <w:rPr>
          <w:highlight w:val="green"/>
          <w:u w:val="single"/>
        </w:rPr>
        <w:t xml:space="preserve"> depends</w:t>
      </w:r>
      <w:r w:rsidRPr="00AE3437">
        <w:rPr>
          <w:sz w:val="16"/>
        </w:rPr>
        <w:t xml:space="preserve"> greatly </w:t>
      </w:r>
      <w:r w:rsidRPr="005E68C2">
        <w:rPr>
          <w:highlight w:val="green"/>
          <w:u w:val="single"/>
        </w:rPr>
        <w:t>on</w:t>
      </w:r>
      <w:r w:rsidRPr="00AE3437">
        <w:rPr>
          <w:sz w:val="16"/>
        </w:rPr>
        <w:t xml:space="preserve"> the well-being of the environment and its </w:t>
      </w:r>
      <w:r w:rsidRPr="005E68C2">
        <w:rPr>
          <w:highlight w:val="green"/>
          <w:u w:val="single"/>
        </w:rPr>
        <w:t>ecosystems</w:t>
      </w:r>
      <w:r w:rsidRPr="00AE3437">
        <w:rPr>
          <w:sz w:val="16"/>
        </w:rPr>
        <w:t>. The development of the United States, and the existence of humanity in general, has relied on and will continue to rely on the availability of natural resources, which are provided to us by the environment and these ecosystems. With that being said, it is then the duty of this generation to create and maintain a sustainable society which protects the environment, in order to ensure the availability of natural resources for future generations. Almost every person, except for the stubbornly ignorant few, agrees that the destruction of the environment caused by human activity is a pressing issue, as political discourse and the layman’s conversation often feature this topic. However, environmentalists disagree with one another as to which preventative measure should be taken in order to curb environmental destruction.</w:t>
      </w:r>
    </w:p>
    <w:p w14:paraId="00833EAA" w14:textId="77777777" w:rsidR="004D2597" w:rsidRPr="00AE3437" w:rsidRDefault="004D2597" w:rsidP="004D2597"/>
    <w:p w14:paraId="39D3BC10" w14:textId="2822F3A8" w:rsidR="00A147AD" w:rsidRDefault="00A147AD" w:rsidP="00A147AD">
      <w:pPr>
        <w:pStyle w:val="Heading2"/>
      </w:pPr>
      <w:r>
        <w:t>Links</w:t>
      </w:r>
    </w:p>
    <w:p w14:paraId="0AE28DAE" w14:textId="77777777" w:rsidR="00A147AD" w:rsidRPr="00AE3437" w:rsidRDefault="00A147AD" w:rsidP="00A147AD">
      <w:pPr>
        <w:pStyle w:val="Heading3"/>
      </w:pPr>
      <w:r w:rsidRPr="00AE3437">
        <w:t>Border Enforcement Links</w:t>
      </w:r>
    </w:p>
    <w:p w14:paraId="3061F3D9" w14:textId="77777777" w:rsidR="00A147AD" w:rsidRPr="00AE3437" w:rsidRDefault="00A147AD" w:rsidP="00A147AD"/>
    <w:p w14:paraId="38D4A90B" w14:textId="77777777" w:rsidR="00A147AD" w:rsidRPr="00AE3437" w:rsidRDefault="00A147AD" w:rsidP="00A147AD">
      <w:pPr>
        <w:pStyle w:val="Heading4"/>
      </w:pPr>
      <w:r w:rsidRPr="00AE3437">
        <w:t>Border enforcement deters immigration—that keeps population growth low</w:t>
      </w:r>
    </w:p>
    <w:p w14:paraId="5165E356" w14:textId="77777777" w:rsidR="00A147AD" w:rsidRPr="00AE3437" w:rsidRDefault="00A147AD" w:rsidP="00A147AD">
      <w:pPr>
        <w:rPr>
          <w:sz w:val="18"/>
        </w:rPr>
      </w:pPr>
      <w:r w:rsidRPr="00AE3437">
        <w:rPr>
          <w:rStyle w:val="Style13ptBold"/>
        </w:rPr>
        <w:t xml:space="preserve">CNN.COM 2018 </w:t>
      </w:r>
      <w:r w:rsidRPr="00AE3437">
        <w:rPr>
          <w:sz w:val="18"/>
        </w:rPr>
        <w:t>(“What does America's falling birth rate mean to the economy? Just look at Arizona,” June 27, http://money.cnn.com/2018/06/27/news/economy/arizona-birth-rates-economy/index.html)</w:t>
      </w:r>
    </w:p>
    <w:p w14:paraId="4CCF3A00" w14:textId="77777777" w:rsidR="00A147AD" w:rsidRPr="00AE3437" w:rsidRDefault="00A147AD" w:rsidP="00A147AD">
      <w:pPr>
        <w:rPr>
          <w:sz w:val="16"/>
        </w:rPr>
      </w:pPr>
      <w:r w:rsidRPr="00AE3437">
        <w:rPr>
          <w:sz w:val="16"/>
        </w:rPr>
        <w:t xml:space="preserve">What's happening in Arizona is an extreme example of a wider trend occurring across America. </w:t>
      </w:r>
      <w:r w:rsidRPr="00AE3437">
        <w:rPr>
          <w:u w:val="single"/>
        </w:rPr>
        <w:t>The "</w:t>
      </w:r>
      <w:r w:rsidRPr="007A1F63">
        <w:rPr>
          <w:highlight w:val="green"/>
          <w:u w:val="single"/>
        </w:rPr>
        <w:t>total fertility rate</w:t>
      </w:r>
      <w:r w:rsidRPr="00AE3437">
        <w:rPr>
          <w:u w:val="single"/>
        </w:rPr>
        <w:t xml:space="preserve">" </w:t>
      </w:r>
      <w:r w:rsidRPr="007A1F63">
        <w:rPr>
          <w:highlight w:val="green"/>
          <w:u w:val="single"/>
        </w:rPr>
        <w:t>in the U</w:t>
      </w:r>
      <w:r w:rsidRPr="00AE3437">
        <w:rPr>
          <w:u w:val="single"/>
        </w:rPr>
        <w:t xml:space="preserve">nited </w:t>
      </w:r>
      <w:r w:rsidRPr="007A1F63">
        <w:rPr>
          <w:highlight w:val="green"/>
          <w:u w:val="single"/>
        </w:rPr>
        <w:t>S</w:t>
      </w:r>
      <w:r w:rsidRPr="00AE3437">
        <w:rPr>
          <w:u w:val="single"/>
        </w:rPr>
        <w:t>tates</w:t>
      </w:r>
      <w:r w:rsidRPr="00AE3437">
        <w:rPr>
          <w:sz w:val="16"/>
        </w:rPr>
        <w:t xml:space="preserve">, representing the number of kids the average woman will have in her lifetime, </w:t>
      </w:r>
      <w:r w:rsidRPr="007A1F63">
        <w:rPr>
          <w:highlight w:val="green"/>
          <w:u w:val="single"/>
        </w:rPr>
        <w:t xml:space="preserve">sank </w:t>
      </w:r>
      <w:r w:rsidRPr="007A1F63">
        <w:rPr>
          <w:u w:val="single"/>
        </w:rPr>
        <w:t>to</w:t>
      </w:r>
      <w:r w:rsidRPr="00AE3437">
        <w:rPr>
          <w:sz w:val="16"/>
        </w:rPr>
        <w:t xml:space="preserve"> an estimated </w:t>
      </w:r>
      <w:r w:rsidRPr="00AE3437">
        <w:rPr>
          <w:u w:val="single"/>
        </w:rPr>
        <w:t xml:space="preserve">1.76 </w:t>
      </w:r>
      <w:r w:rsidRPr="007A1F63">
        <w:rPr>
          <w:highlight w:val="green"/>
          <w:u w:val="single"/>
        </w:rPr>
        <w:t>in 2017</w:t>
      </w:r>
      <w:r w:rsidRPr="00AE3437">
        <w:rPr>
          <w:sz w:val="16"/>
        </w:rPr>
        <w:t>, down from 2.12 in 2007. (This isn't the lowest point, however. The nation's birth rate reached 1.74 in 1976, after a huge spike from the Baby Boom, when American women had more than three kids each on average.)</w:t>
      </w:r>
    </w:p>
    <w:p w14:paraId="44F0F116" w14:textId="77777777" w:rsidR="00A147AD" w:rsidRPr="00AE3437" w:rsidRDefault="00A147AD" w:rsidP="00A147AD">
      <w:pPr>
        <w:rPr>
          <w:u w:val="single"/>
        </w:rPr>
      </w:pPr>
      <w:r w:rsidRPr="00AE3437">
        <w:rPr>
          <w:u w:val="single"/>
        </w:rPr>
        <w:t xml:space="preserve">So </w:t>
      </w:r>
      <w:r w:rsidRPr="007A1F63">
        <w:rPr>
          <w:highlight w:val="green"/>
          <w:u w:val="single"/>
        </w:rPr>
        <w:t>what's going on</w:t>
      </w:r>
      <w:r w:rsidRPr="00AE3437">
        <w:rPr>
          <w:u w:val="single"/>
        </w:rPr>
        <w:t>?</w:t>
      </w:r>
    </w:p>
    <w:p w14:paraId="6A5D9FB9" w14:textId="77777777" w:rsidR="00A147AD" w:rsidRPr="00AE3437" w:rsidRDefault="00A147AD" w:rsidP="00A147AD">
      <w:pPr>
        <w:rPr>
          <w:sz w:val="16"/>
        </w:rPr>
      </w:pPr>
      <w:r w:rsidRPr="00AE3437">
        <w:rPr>
          <w:sz w:val="16"/>
        </w:rPr>
        <w:t>According to economists and fertility experts, it's a combination of factors.</w:t>
      </w:r>
    </w:p>
    <w:p w14:paraId="24C56808" w14:textId="77777777" w:rsidR="00A147AD" w:rsidRPr="00AE3437" w:rsidRDefault="00A147AD" w:rsidP="00A147AD">
      <w:pPr>
        <w:rPr>
          <w:sz w:val="16"/>
        </w:rPr>
      </w:pPr>
      <w:r w:rsidRPr="00AE3437">
        <w:rPr>
          <w:sz w:val="16"/>
        </w:rPr>
        <w:t xml:space="preserve">First, the recession sucked away resources needed for supporting families, like stable housing and money for child care, causing many families to think twice about having kids. Meanwhile, improved sexual health education and access to birth control has helped reduce teen pregnancies. </w:t>
      </w:r>
      <w:r w:rsidRPr="007A1F63">
        <w:rPr>
          <w:highlight w:val="green"/>
          <w:u w:val="single"/>
        </w:rPr>
        <w:t xml:space="preserve">Ramped up immigration enforcement by federal and state governments has deterred women of child-bearing age </w:t>
      </w:r>
      <w:r w:rsidRPr="00C83FA9">
        <w:rPr>
          <w:u w:val="single"/>
        </w:rPr>
        <w:t xml:space="preserve">from crossing the Mexican border, </w:t>
      </w:r>
      <w:r w:rsidRPr="00A77994">
        <w:rPr>
          <w:highlight w:val="green"/>
          <w:u w:val="single"/>
        </w:rPr>
        <w:t>and they have fewer kids after they arrive</w:t>
      </w:r>
      <w:r w:rsidRPr="00A77994">
        <w:rPr>
          <w:sz w:val="16"/>
          <w:highlight w:val="green"/>
        </w:rPr>
        <w:t>.</w:t>
      </w:r>
    </w:p>
    <w:p w14:paraId="4434BCFE" w14:textId="77777777" w:rsidR="00A147AD" w:rsidRPr="00AE3437" w:rsidRDefault="00A147AD" w:rsidP="00A147AD"/>
    <w:p w14:paraId="36433E0E" w14:textId="77777777" w:rsidR="00A147AD" w:rsidRPr="00AE3437" w:rsidRDefault="00A147AD" w:rsidP="00A147AD">
      <w:pPr>
        <w:pStyle w:val="Heading3"/>
      </w:pPr>
      <w:r w:rsidRPr="00AE3437">
        <w:t>E-Verify/Restrictions Link</w:t>
      </w:r>
    </w:p>
    <w:p w14:paraId="4CB07A7F" w14:textId="77777777" w:rsidR="00A147AD" w:rsidRPr="00AE3437" w:rsidRDefault="00A147AD" w:rsidP="00A147AD"/>
    <w:p w14:paraId="29584B0E" w14:textId="77777777" w:rsidR="00A147AD" w:rsidRPr="00AE3437" w:rsidRDefault="00A147AD" w:rsidP="00A147AD">
      <w:pPr>
        <w:pStyle w:val="Heading4"/>
      </w:pPr>
      <w:r w:rsidRPr="00AE3437">
        <w:t>E-Verify and other immigration restrictions both decrease immigration and deter high fertility rates</w:t>
      </w:r>
    </w:p>
    <w:p w14:paraId="3B4427A9" w14:textId="77777777" w:rsidR="00A147AD" w:rsidRPr="00AE3437" w:rsidRDefault="00A147AD" w:rsidP="00A147AD">
      <w:r w:rsidRPr="00AE3437">
        <w:rPr>
          <w:rStyle w:val="Style13ptBold"/>
        </w:rPr>
        <w:t xml:space="preserve">CNN.COM 2018 </w:t>
      </w:r>
      <w:r w:rsidRPr="00AE3437">
        <w:rPr>
          <w:sz w:val="18"/>
        </w:rPr>
        <w:t>(“What does America's falling birth rate mean to the economy? Just look at Arizona,” June 27, http://money.cnn.com/2018/06/27/news/economy/arizona-birth-rates-economy/index.html)</w:t>
      </w:r>
    </w:p>
    <w:p w14:paraId="40B2547D" w14:textId="77777777" w:rsidR="00A147AD" w:rsidRPr="00AE3437" w:rsidRDefault="00A147AD" w:rsidP="00A147AD">
      <w:pPr>
        <w:rPr>
          <w:sz w:val="16"/>
        </w:rPr>
      </w:pPr>
      <w:r w:rsidRPr="00AE3437">
        <w:rPr>
          <w:u w:val="single"/>
        </w:rPr>
        <w:t>In the 1990s</w:t>
      </w:r>
      <w:r w:rsidRPr="00AE3437">
        <w:rPr>
          <w:sz w:val="16"/>
        </w:rPr>
        <w:t xml:space="preserve"> and into the 2000s, </w:t>
      </w:r>
      <w:r w:rsidRPr="008F629F">
        <w:rPr>
          <w:highlight w:val="green"/>
          <w:u w:val="single"/>
        </w:rPr>
        <w:t>Arizona's fertility rate hovered near 2.4</w:t>
      </w:r>
      <w:r w:rsidRPr="00AE3437">
        <w:rPr>
          <w:sz w:val="16"/>
        </w:rPr>
        <w:t xml:space="preserve"> children per woman, while the US average stayed between 2 and 2.1. However, the Hispanic birth rate in Arizona was much higher, at 3 children per woman in 2006, </w:t>
      </w:r>
      <w:r w:rsidRPr="008F629F">
        <w:rPr>
          <w:highlight w:val="green"/>
          <w:u w:val="single"/>
        </w:rPr>
        <w:t>with foreign-born</w:t>
      </w:r>
      <w:r w:rsidRPr="00AE3437">
        <w:rPr>
          <w:u w:val="single"/>
        </w:rPr>
        <w:t xml:space="preserve"> Hispanic </w:t>
      </w:r>
      <w:r w:rsidRPr="008F629F">
        <w:rPr>
          <w:highlight w:val="green"/>
          <w:u w:val="single"/>
        </w:rPr>
        <w:t>women pulling up the average</w:t>
      </w:r>
      <w:r w:rsidRPr="00AE3437">
        <w:rPr>
          <w:sz w:val="16"/>
        </w:rPr>
        <w:t>.</w:t>
      </w:r>
    </w:p>
    <w:p w14:paraId="14600DF0" w14:textId="77777777" w:rsidR="00A147AD" w:rsidRPr="00AE3437" w:rsidRDefault="00A147AD" w:rsidP="00A147AD">
      <w:pPr>
        <w:rPr>
          <w:sz w:val="16"/>
        </w:rPr>
      </w:pPr>
      <w:r w:rsidRPr="00AE3437">
        <w:rPr>
          <w:sz w:val="16"/>
        </w:rPr>
        <w:t xml:space="preserve">Tom Rex, manager for research initiatives at Arizona State University's Office of the University Economist, says that's </w:t>
      </w:r>
      <w:r w:rsidRPr="008F629F">
        <w:rPr>
          <w:highlight w:val="green"/>
          <w:u w:val="single"/>
        </w:rPr>
        <w:t>largely because</w:t>
      </w:r>
      <w:r w:rsidRPr="00AE3437">
        <w:rPr>
          <w:u w:val="single"/>
        </w:rPr>
        <w:t xml:space="preserve"> Arizona was drawing in so many</w:t>
      </w:r>
      <w:r w:rsidRPr="00AE3437">
        <w:rPr>
          <w:sz w:val="16"/>
        </w:rPr>
        <w:t xml:space="preserve"> Mexican </w:t>
      </w:r>
      <w:r w:rsidRPr="008F629F">
        <w:rPr>
          <w:highlight w:val="green"/>
          <w:u w:val="single"/>
        </w:rPr>
        <w:t>immigrants</w:t>
      </w:r>
      <w:r w:rsidRPr="00AE3437">
        <w:rPr>
          <w:sz w:val="16"/>
        </w:rPr>
        <w:t xml:space="preserve"> for work in tourism and construction.</w:t>
      </w:r>
    </w:p>
    <w:p w14:paraId="44037173" w14:textId="77777777" w:rsidR="00A147AD" w:rsidRPr="00AE3437" w:rsidRDefault="00A147AD" w:rsidP="00A147AD">
      <w:r w:rsidRPr="00AE3437">
        <w:rPr>
          <w:sz w:val="16"/>
        </w:rPr>
        <w:t>The financial crash hit Arizona's red-hot real estate industry particularly hard, causing thousands of immigrant families to lose their primary source of income. According to the 2006 American Community Survey, 37% of foreign born women of childbearing age in Arizona had a spouse employed in construction. In 2016, that figure was down to roughly 27%.</w:t>
      </w:r>
    </w:p>
    <w:p w14:paraId="53242AA2" w14:textId="77777777" w:rsidR="00A147AD" w:rsidRPr="00AE3437" w:rsidRDefault="00A147AD" w:rsidP="00A147AD">
      <w:r w:rsidRPr="00AE3437">
        <w:rPr>
          <w:sz w:val="16"/>
        </w:rPr>
        <w:t>Fertility usually starts falling right before a recession hits, which economists have theorized might cause an impending sense of economic insecurity among families that prompts them to put off the financial burden of having kids. Arizona's large immigrant population, which was largely employed in recession-prone economic sectors and had higher-than-average birth rates before the recession, magnified that effect.</w:t>
      </w:r>
    </w:p>
    <w:p w14:paraId="2D846B3C" w14:textId="77777777" w:rsidR="00A147AD" w:rsidRPr="00AE3437" w:rsidRDefault="00A147AD" w:rsidP="00A147AD">
      <w:pPr>
        <w:rPr>
          <w:sz w:val="16"/>
        </w:rPr>
      </w:pPr>
      <w:r w:rsidRPr="008F629F">
        <w:rPr>
          <w:highlight w:val="green"/>
          <w:u w:val="single"/>
        </w:rPr>
        <w:t>But something else was going on</w:t>
      </w:r>
      <w:r w:rsidRPr="00AE3437">
        <w:rPr>
          <w:u w:val="single"/>
        </w:rPr>
        <w:t xml:space="preserve"> in Arizona</w:t>
      </w:r>
      <w:r w:rsidRPr="00AE3437">
        <w:rPr>
          <w:sz w:val="16"/>
        </w:rPr>
        <w:t xml:space="preserve"> that was different from other heavily Hispanic states, like California and Texas. In 2007, </w:t>
      </w:r>
      <w:r w:rsidRPr="008F629F">
        <w:rPr>
          <w:highlight w:val="green"/>
          <w:u w:val="single"/>
        </w:rPr>
        <w:t>the legislature required</w:t>
      </w:r>
      <w:r w:rsidRPr="00AE3437">
        <w:rPr>
          <w:sz w:val="16"/>
        </w:rPr>
        <w:t xml:space="preserve"> employers to verify their workers were in the country legally using the federally run </w:t>
      </w:r>
      <w:r w:rsidRPr="008F629F">
        <w:rPr>
          <w:highlight w:val="green"/>
          <w:u w:val="single"/>
        </w:rPr>
        <w:t>E-Verify</w:t>
      </w:r>
      <w:r w:rsidRPr="00AE3437">
        <w:rPr>
          <w:sz w:val="16"/>
        </w:rPr>
        <w:t xml:space="preserve"> system. Employers who use E-Verify submit their employees' personal information online, where it's then checked against information in databases at the Social Security Administration and US Citizenship and Immigration Services.</w:t>
      </w:r>
    </w:p>
    <w:p w14:paraId="4C12A33B" w14:textId="77777777" w:rsidR="00A147AD" w:rsidRPr="00AE3437" w:rsidRDefault="00A147AD" w:rsidP="00A147AD">
      <w:pPr>
        <w:rPr>
          <w:sz w:val="16"/>
        </w:rPr>
      </w:pPr>
      <w:r w:rsidRPr="00AE3437">
        <w:rPr>
          <w:u w:val="single"/>
        </w:rPr>
        <w:t>The state cracked down even harder in 2011, when it passed S.B. 1070, allowing police to ask for proof of citizenship during stops for minor infractions</w:t>
      </w:r>
      <w:r w:rsidRPr="00AE3437">
        <w:rPr>
          <w:sz w:val="16"/>
        </w:rPr>
        <w:t xml:space="preserve">. According to one study by economists Mark Hoekstra of Texas A&amp;M University and Sandra Orozco-Aleman of Mississippi State University, </w:t>
      </w:r>
      <w:r w:rsidRPr="008F629F">
        <w:rPr>
          <w:highlight w:val="green"/>
          <w:u w:val="single"/>
        </w:rPr>
        <w:t>S.B. 1070 alone reduced the flow of undocumented immigrants by more than 30%.</w:t>
      </w:r>
    </w:p>
    <w:p w14:paraId="020CDE63" w14:textId="77777777" w:rsidR="00A147AD" w:rsidRPr="00AE3437" w:rsidRDefault="00A147AD" w:rsidP="00A147AD">
      <w:pPr>
        <w:rPr>
          <w:u w:val="single"/>
        </w:rPr>
      </w:pPr>
      <w:r w:rsidRPr="00AE3437">
        <w:rPr>
          <w:u w:val="single"/>
        </w:rPr>
        <w:t>By 2017, Arizona's Hispanic total fertility rate was down to less than 2 births per woman.</w:t>
      </w:r>
    </w:p>
    <w:p w14:paraId="42BC282C" w14:textId="77777777" w:rsidR="00A147AD" w:rsidRPr="00AE3437" w:rsidRDefault="00A147AD" w:rsidP="00A147AD">
      <w:pPr>
        <w:rPr>
          <w:sz w:val="16"/>
        </w:rPr>
      </w:pPr>
      <w:r w:rsidRPr="00AE3437">
        <w:rPr>
          <w:u w:val="single"/>
        </w:rPr>
        <w:t>"[The laws] could've had morale effects for Hispanics in Arizona in terms of not wanting to have as many kids because things were uncertain</w:t>
      </w:r>
      <w:r w:rsidRPr="00AE3437">
        <w:rPr>
          <w:sz w:val="16"/>
        </w:rPr>
        <w:t>," says Jessamyn Schaller, an assistant economics professor at University of Arizona.</w:t>
      </w:r>
    </w:p>
    <w:p w14:paraId="475E0045" w14:textId="77777777" w:rsidR="00A147AD" w:rsidRPr="00AE3437" w:rsidRDefault="00A147AD" w:rsidP="00A147AD"/>
    <w:p w14:paraId="7C3D3134" w14:textId="77777777" w:rsidR="00A147AD" w:rsidRPr="00AE3437" w:rsidRDefault="00A147AD" w:rsidP="00A147AD">
      <w:pPr>
        <w:pStyle w:val="Heading3"/>
      </w:pPr>
      <w:r w:rsidRPr="00AE3437">
        <w:t>Illegal Immigration Link</w:t>
      </w:r>
    </w:p>
    <w:p w14:paraId="5295856F" w14:textId="77777777" w:rsidR="00A147AD" w:rsidRPr="00AE3437" w:rsidRDefault="00A147AD" w:rsidP="00A147AD"/>
    <w:p w14:paraId="4D2CE2BE" w14:textId="77777777" w:rsidR="00A147AD" w:rsidRPr="00AE3437" w:rsidRDefault="00A147AD" w:rsidP="00A147AD">
      <w:pPr>
        <w:pStyle w:val="Heading4"/>
      </w:pPr>
      <w:r w:rsidRPr="00AE3437">
        <w:t>Immigrants in the US illegally have a disproportionately high fertility rate</w:t>
      </w:r>
    </w:p>
    <w:p w14:paraId="4E0370AF" w14:textId="77777777" w:rsidR="00A147AD" w:rsidRPr="00AE3437" w:rsidRDefault="00A147AD" w:rsidP="00A147AD">
      <w:pPr>
        <w:rPr>
          <w:sz w:val="18"/>
        </w:rPr>
      </w:pPr>
      <w:r w:rsidRPr="00AE3437">
        <w:rPr>
          <w:rStyle w:val="Style13ptBold"/>
        </w:rPr>
        <w:t xml:space="preserve">PASSEL AND TAYLOR 2010 </w:t>
      </w:r>
      <w:r w:rsidRPr="00AE3437">
        <w:rPr>
          <w:sz w:val="18"/>
        </w:rPr>
        <w:t>(Jeffrey and Paul, Pew Research Center, “Unauthorized Immigrants and Their U.S.-Born Children,” Aug 11, http://www.pewhispanic.org/2010/08/11/unauthorized-immigrants-and-their-us-born-children/)</w:t>
      </w:r>
    </w:p>
    <w:p w14:paraId="7506C55C" w14:textId="77777777" w:rsidR="00A147AD" w:rsidRPr="00AE3437" w:rsidRDefault="00A147AD" w:rsidP="00A147AD">
      <w:pPr>
        <w:rPr>
          <w:sz w:val="16"/>
        </w:rPr>
      </w:pPr>
      <w:r w:rsidRPr="00556B2F">
        <w:rPr>
          <w:highlight w:val="green"/>
          <w:u w:val="single"/>
        </w:rPr>
        <w:t>Unauthorized immigrants</w:t>
      </w:r>
      <w:r w:rsidRPr="00AE3437">
        <w:rPr>
          <w:u w:val="single"/>
        </w:rPr>
        <w:t xml:space="preserve"> comprise slightly more than 4% of the adult population of the U.S., but because they </w:t>
      </w:r>
      <w:r w:rsidRPr="00556B2F">
        <w:rPr>
          <w:highlight w:val="green"/>
          <w:u w:val="single"/>
        </w:rPr>
        <w:t>are relatively young and have high birthrates</w:t>
      </w:r>
      <w:r w:rsidRPr="00AE3437">
        <w:rPr>
          <w:u w:val="single"/>
        </w:rPr>
        <w:t xml:space="preserve">, </w:t>
      </w:r>
      <w:r w:rsidRPr="00556B2F">
        <w:rPr>
          <w:highlight w:val="green"/>
          <w:u w:val="single"/>
        </w:rPr>
        <w:t>their children make up a much larger share of both the newborn population</w:t>
      </w:r>
      <w:r w:rsidRPr="00AE3437">
        <w:rPr>
          <w:sz w:val="16"/>
        </w:rPr>
        <w:t xml:space="preserve"> (8%) </w:t>
      </w:r>
      <w:r w:rsidRPr="00AE3437">
        <w:rPr>
          <w:u w:val="single"/>
        </w:rPr>
        <w:t>and the child population</w:t>
      </w:r>
      <w:r w:rsidRPr="00AE3437">
        <w:rPr>
          <w:sz w:val="16"/>
        </w:rPr>
        <w:t xml:space="preserve"> (7% of those younger than age 18) in this country.</w:t>
      </w:r>
    </w:p>
    <w:p w14:paraId="1FCE47D2" w14:textId="77777777" w:rsidR="00A147AD" w:rsidRPr="00AE3437" w:rsidRDefault="00A147AD" w:rsidP="00A147AD">
      <w:pPr>
        <w:rPr>
          <w:sz w:val="16"/>
        </w:rPr>
      </w:pPr>
      <w:r w:rsidRPr="00556B2F">
        <w:rPr>
          <w:highlight w:val="green"/>
          <w:u w:val="single"/>
        </w:rPr>
        <w:t>These figures are based on data from the U.S. Census Bureau’s March</w:t>
      </w:r>
      <w:r w:rsidRPr="00AE3437">
        <w:rPr>
          <w:u w:val="single"/>
        </w:rPr>
        <w:t xml:space="preserve"> 2009 Current Population Survey, augmented with the Pew Hispanic Center’s analysis of the demographic characteristics of the unauthorized immigrant population using a “residual estimation methodology” it has employed for the past five years</w:t>
      </w:r>
      <w:r w:rsidRPr="00AE3437">
        <w:rPr>
          <w:sz w:val="16"/>
        </w:rPr>
        <w:t>. (For a description, see Appendix B.)</w:t>
      </w:r>
    </w:p>
    <w:p w14:paraId="47A5FE42" w14:textId="77777777" w:rsidR="00A147AD" w:rsidRPr="00AE3437" w:rsidRDefault="00A147AD" w:rsidP="00A147AD"/>
    <w:p w14:paraId="461801F1" w14:textId="77777777" w:rsidR="00A147AD" w:rsidRPr="00AE3437" w:rsidRDefault="00A147AD" w:rsidP="00A147AD">
      <w:pPr>
        <w:pStyle w:val="Heading3"/>
      </w:pPr>
      <w:r w:rsidRPr="00AE3437">
        <w:t>Immigration Key</w:t>
      </w:r>
    </w:p>
    <w:p w14:paraId="220F5DD5" w14:textId="77777777" w:rsidR="00A147AD" w:rsidRPr="00AE3437" w:rsidRDefault="00A147AD" w:rsidP="00A147AD"/>
    <w:p w14:paraId="428F81B4" w14:textId="17CF12FB" w:rsidR="00A147AD" w:rsidRPr="00AE3437" w:rsidRDefault="00A147AD" w:rsidP="00A147AD">
      <w:pPr>
        <w:pStyle w:val="Heading4"/>
      </w:pPr>
      <w:r w:rsidRPr="00AE3437">
        <w:t>Immigration is key to US population growth</w:t>
      </w:r>
    </w:p>
    <w:p w14:paraId="166FC19E" w14:textId="77777777" w:rsidR="00A147AD" w:rsidRPr="00AE3437" w:rsidRDefault="00A147AD" w:rsidP="00A147AD">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58637B1A" w14:textId="77777777" w:rsidR="00A147AD" w:rsidRPr="00AE3437" w:rsidRDefault="00A147AD" w:rsidP="00A147AD">
      <w:pPr>
        <w:rPr>
          <w:sz w:val="16"/>
        </w:rPr>
      </w:pPr>
      <w:r w:rsidRPr="00AE3437">
        <w:rPr>
          <w:sz w:val="16"/>
        </w:rPr>
        <w:t xml:space="preserve">There are </w:t>
      </w:r>
      <w:r w:rsidRPr="00A95167">
        <w:rPr>
          <w:highlight w:val="green"/>
          <w:u w:val="single"/>
        </w:rPr>
        <w:t>two dynamics</w:t>
      </w:r>
      <w:r w:rsidRPr="00AE3437">
        <w:rPr>
          <w:sz w:val="16"/>
        </w:rPr>
        <w:t xml:space="preserve"> that </w:t>
      </w:r>
      <w:r w:rsidRPr="00A95167">
        <w:rPr>
          <w:highlight w:val="green"/>
          <w:u w:val="single"/>
        </w:rPr>
        <w:t>fuel population growth</w:t>
      </w:r>
      <w:r w:rsidRPr="00AE3437">
        <w:rPr>
          <w:sz w:val="16"/>
        </w:rPr>
        <w:t xml:space="preserve"> within a particular nation barring a high death rate: the </w:t>
      </w:r>
      <w:r w:rsidRPr="00A95167">
        <w:rPr>
          <w:highlight w:val="green"/>
          <w:u w:val="single"/>
        </w:rPr>
        <w:t>total fertility rate and immigration levels</w:t>
      </w:r>
      <w:r w:rsidRPr="00AE3437">
        <w:rPr>
          <w:sz w:val="16"/>
        </w:rPr>
        <w:t xml:space="preserve">. According to the World Bank, </w:t>
      </w:r>
      <w:r w:rsidRPr="00AE3437">
        <w:rPr>
          <w:u w:val="single"/>
        </w:rPr>
        <w:t>the total fertility rate in the United States is</w:t>
      </w:r>
      <w:r w:rsidRPr="00AE3437">
        <w:rPr>
          <w:sz w:val="16"/>
        </w:rPr>
        <w:t xml:space="preserve"> presently 1.89 births per woman, which is slightly </w:t>
      </w:r>
      <w:r w:rsidRPr="00AE3437">
        <w:rPr>
          <w:u w:val="single"/>
        </w:rPr>
        <w:t>under the replacement level</w:t>
      </w:r>
      <w:r w:rsidRPr="00AE3437">
        <w:rPr>
          <w:sz w:val="16"/>
        </w:rPr>
        <w:t xml:space="preserve"> of 2.1 births per woman. </w:t>
      </w:r>
      <w:r w:rsidRPr="00AE3437">
        <w:rPr>
          <w:u w:val="single"/>
        </w:rPr>
        <w:t>However</w:t>
      </w:r>
      <w:r w:rsidRPr="00AE3437">
        <w:rPr>
          <w:sz w:val="16"/>
        </w:rPr>
        <w:t xml:space="preserve">, despite what the low fertility rate may suggest, </w:t>
      </w:r>
      <w:r w:rsidRPr="00AE3437">
        <w:rPr>
          <w:u w:val="single"/>
        </w:rPr>
        <w:t>population growth continues to thrive</w:t>
      </w:r>
      <w:r w:rsidRPr="00AE3437">
        <w:rPr>
          <w:sz w:val="16"/>
        </w:rPr>
        <w:t xml:space="preserve"> in America. The U.S. Census Bureau reports that between 2000 and 2010, the United States population grew by 27.3 million people. Unsurprisingly, regions impacted by the highest levels of immigration experienced the most rapid population growth, as the south and west regions of the United States grew 14.3 percent and 13.8 percent, respectively. </w:t>
      </w:r>
      <w:r w:rsidRPr="00A95167">
        <w:rPr>
          <w:highlight w:val="green"/>
          <w:u w:val="single"/>
        </w:rPr>
        <w:t xml:space="preserve">With domestic fertility rates contributing negatively to population size, the recent surge in population can be </w:t>
      </w:r>
      <w:r w:rsidRPr="00A95167">
        <w:rPr>
          <w:rStyle w:val="Emphasis"/>
          <w:highlight w:val="green"/>
        </w:rPr>
        <w:t>directly attributed to immigration</w:t>
      </w:r>
      <w:r w:rsidRPr="00AE3437">
        <w:rPr>
          <w:sz w:val="16"/>
        </w:rPr>
        <w:t xml:space="preserve">. The population of immigrants in the United States, both legal and illegal, reached an unprecedented 40 million in 2010, the largest number ever recorded in our nation’s history. Of the nation’s 40 million immigrant population, nearly 14 million immigrated to the U.S. between 2000 and 2010. [9] </w:t>
      </w:r>
      <w:r w:rsidRPr="00AE3437">
        <w:rPr>
          <w:u w:val="single"/>
        </w:rPr>
        <w:t xml:space="preserve">If the fertility rate in the United States remains below the replacement level as it does now, then </w:t>
      </w:r>
      <w:r w:rsidRPr="00CE2BD4">
        <w:rPr>
          <w:highlight w:val="green"/>
          <w:u w:val="single"/>
        </w:rPr>
        <w:t>immigration will essentially become the only driver of future population growth</w:t>
      </w:r>
      <w:r w:rsidRPr="00AE3437">
        <w:rPr>
          <w:u w:val="single"/>
        </w:rPr>
        <w:t xml:space="preserve">, </w:t>
      </w:r>
      <w:r w:rsidRPr="00F92736">
        <w:rPr>
          <w:u w:val="single"/>
        </w:rPr>
        <w:t>continuing a trend that will have dire consequences to our environment</w:t>
      </w:r>
      <w:r w:rsidRPr="00F92736">
        <w:rPr>
          <w:sz w:val="16"/>
        </w:rPr>
        <w:t>.</w:t>
      </w:r>
    </w:p>
    <w:p w14:paraId="7B7670D4" w14:textId="77777777" w:rsidR="00A147AD" w:rsidRPr="00AE3437" w:rsidRDefault="00A147AD" w:rsidP="00A147AD"/>
    <w:p w14:paraId="09D373CC" w14:textId="77777777" w:rsidR="00A147AD" w:rsidRPr="00AE3437" w:rsidRDefault="00A147AD" w:rsidP="00A147AD">
      <w:pPr>
        <w:pStyle w:val="Heading4"/>
      </w:pPr>
      <w:r w:rsidRPr="00AE3437">
        <w:t>Immigration accounts for 100% of fertility increase—without immigration population growth would reverse</w:t>
      </w:r>
    </w:p>
    <w:p w14:paraId="100E197A" w14:textId="77777777" w:rsidR="00A147AD" w:rsidRPr="00AE3437" w:rsidRDefault="00A147AD" w:rsidP="00A147AD">
      <w:pPr>
        <w:rPr>
          <w:sz w:val="18"/>
        </w:rPr>
      </w:pPr>
      <w:r w:rsidRPr="00AE3437">
        <w:rPr>
          <w:rStyle w:val="Style13ptBold"/>
        </w:rPr>
        <w:t>LIVINGSTON 2016</w:t>
      </w:r>
      <w:r w:rsidRPr="00AE3437">
        <w:t xml:space="preserve"> </w:t>
      </w:r>
      <w:r w:rsidRPr="00AE3437">
        <w:rPr>
          <w:sz w:val="18"/>
        </w:rPr>
        <w:t>(Gretchen Livingston is a senior researcher focusing on fertility and family demographics at Pew Research Center, “5 facts about immigrant mothers and U.S. fertility trends,” Pew Research Center, Oct 26, http://www.pewresearch.org/fact-tank/2016/10/26/5-facts-about-immigrant-mothers-and-u-s-fertility-trends/)</w:t>
      </w:r>
    </w:p>
    <w:p w14:paraId="07F411EC" w14:textId="77777777" w:rsidR="00A147AD" w:rsidRPr="00AE3437" w:rsidRDefault="00A147AD" w:rsidP="00A147AD">
      <w:pPr>
        <w:rPr>
          <w:sz w:val="16"/>
        </w:rPr>
      </w:pPr>
      <w:r w:rsidRPr="00AE3437">
        <w:rPr>
          <w:sz w:val="16"/>
        </w:rPr>
        <w:t xml:space="preserve">As their ranks have swelled in the past several decades, </w:t>
      </w:r>
      <w:r w:rsidRPr="00C5684E">
        <w:rPr>
          <w:highlight w:val="green"/>
          <w:u w:val="single"/>
        </w:rPr>
        <w:t>immigrants</w:t>
      </w:r>
      <w:r w:rsidRPr="00AE3437">
        <w:rPr>
          <w:sz w:val="16"/>
        </w:rPr>
        <w:t xml:space="preserve"> have come to </w:t>
      </w:r>
      <w:r w:rsidRPr="00C5684E">
        <w:rPr>
          <w:highlight w:val="green"/>
          <w:u w:val="single"/>
        </w:rPr>
        <w:t>play an outsize role in U.S. fertility</w:t>
      </w:r>
      <w:r w:rsidRPr="00AE3437">
        <w:rPr>
          <w:u w:val="single"/>
        </w:rPr>
        <w:t>, accounting for</w:t>
      </w:r>
      <w:r w:rsidRPr="00AE3437">
        <w:rPr>
          <w:sz w:val="16"/>
        </w:rPr>
        <w:t xml:space="preserve"> almost one-fourth (</w:t>
      </w:r>
      <w:r w:rsidRPr="00AE3437">
        <w:rPr>
          <w:u w:val="single"/>
        </w:rPr>
        <w:t>23%) of babies</w:t>
      </w:r>
      <w:r w:rsidRPr="00AE3437">
        <w:rPr>
          <w:sz w:val="16"/>
        </w:rPr>
        <w:t xml:space="preserve"> born in the United States (</w:t>
      </w:r>
      <w:r w:rsidRPr="00AE3437">
        <w:rPr>
          <w:u w:val="single"/>
        </w:rPr>
        <w:t>but just 14% of the overall population</w:t>
      </w:r>
      <w:r w:rsidRPr="00AE3437">
        <w:rPr>
          <w:sz w:val="16"/>
        </w:rPr>
        <w:t>). A new Pew Research Center report examines long-term trends in U.S. births among both U.S.-born and foreign-born women, and the growing gap in the share of births outside of marriage between the two groups. The report also looks at how the financial and demographic profiles of new mothers vary depending not only upon their nativity, but upon their region and country of birth, as well.</w:t>
      </w:r>
    </w:p>
    <w:p w14:paraId="396051D8" w14:textId="77777777" w:rsidR="00A147AD" w:rsidRPr="00AE3437" w:rsidRDefault="00A147AD" w:rsidP="00A147AD">
      <w:r w:rsidRPr="00AE3437">
        <w:rPr>
          <w:sz w:val="16"/>
        </w:rPr>
        <w:t>Here are key findings from the report:</w:t>
      </w:r>
    </w:p>
    <w:p w14:paraId="3F308D68" w14:textId="77777777" w:rsidR="00A147AD" w:rsidRPr="00AE3437" w:rsidRDefault="00A147AD" w:rsidP="00A147AD">
      <w:pPr>
        <w:rPr>
          <w:sz w:val="16"/>
        </w:rPr>
      </w:pPr>
      <w:r w:rsidRPr="00C5684E">
        <w:rPr>
          <w:sz w:val="16"/>
          <w:highlight w:val="green"/>
        </w:rPr>
        <w:t>1</w:t>
      </w:r>
      <w:r w:rsidRPr="00C5684E">
        <w:rPr>
          <w:highlight w:val="green"/>
          <w:u w:val="single"/>
        </w:rPr>
        <w:t xml:space="preserve">The increase in U.S. births since 1970 has been driven </w:t>
      </w:r>
      <w:r w:rsidRPr="00C5684E">
        <w:rPr>
          <w:b/>
          <w:highlight w:val="green"/>
          <w:u w:val="single"/>
        </w:rPr>
        <w:t>entirely</w:t>
      </w:r>
      <w:r w:rsidRPr="00C5684E">
        <w:rPr>
          <w:highlight w:val="green"/>
          <w:u w:val="single"/>
        </w:rPr>
        <w:t xml:space="preserve"> by births to immigrant mothers</w:t>
      </w:r>
      <w:r w:rsidRPr="00AE3437">
        <w:rPr>
          <w:sz w:val="16"/>
        </w:rPr>
        <w:t xml:space="preserve">. In 1970 the annual number of U.S. births stood at 3.74 million. By 2014, the number had risen 7% to 4.00 million. During that same time, the annual number of births to immigrant women tripled, from 274,000 to 901,000. Meanwhile, births to U.S.-born women declined from 3.46 million to 3.10 million. In other words, </w:t>
      </w:r>
      <w:r w:rsidRPr="00C5684E">
        <w:rPr>
          <w:highlight w:val="green"/>
          <w:u w:val="single"/>
        </w:rPr>
        <w:t>were it not for the increase in births to immigrant women, the annual number of U.S. births would have declined since 1970</w:t>
      </w:r>
      <w:r w:rsidRPr="00AE3437">
        <w:rPr>
          <w:u w:val="single"/>
        </w:rPr>
        <w:t>.</w:t>
      </w:r>
    </w:p>
    <w:p w14:paraId="44ADA2A0" w14:textId="77777777" w:rsidR="00A147AD" w:rsidRPr="00AE3437" w:rsidRDefault="00A147AD" w:rsidP="00A147AD"/>
    <w:p w14:paraId="5444B7C7" w14:textId="77777777" w:rsidR="00A147AD" w:rsidRPr="00AE3437" w:rsidRDefault="00A147AD" w:rsidP="00A147AD">
      <w:pPr>
        <w:pStyle w:val="Heading4"/>
      </w:pPr>
      <w:r w:rsidRPr="00AE3437">
        <w:t>Population will decline in the status quo without increased immigration</w:t>
      </w:r>
    </w:p>
    <w:p w14:paraId="6B4B3D75" w14:textId="77777777" w:rsidR="00A147AD" w:rsidRPr="00AE3437" w:rsidRDefault="00A147AD" w:rsidP="00A147AD">
      <w:pPr>
        <w:rPr>
          <w:sz w:val="18"/>
        </w:rPr>
      </w:pPr>
      <w:r w:rsidRPr="00AE3437">
        <w:rPr>
          <w:rStyle w:val="Style13ptBold"/>
        </w:rPr>
        <w:t>NEW SCIENTIST 2018</w:t>
      </w:r>
      <w:r w:rsidRPr="00AE3437">
        <w:t xml:space="preserve"> </w:t>
      </w:r>
      <w:r w:rsidRPr="00AE3437">
        <w:rPr>
          <w:sz w:val="18"/>
        </w:rPr>
        <w:t>(“The US isn’t fertile enough to sustain itself without immigrants,” May 17, https://www.newscientist.com/article/2169119-the-us-isnt-fertile-enough-to-sustain-itself-without-immigrants/)</w:t>
      </w:r>
    </w:p>
    <w:p w14:paraId="4081AE7C" w14:textId="77777777" w:rsidR="00A147AD" w:rsidRPr="00AE3437" w:rsidRDefault="00A147AD" w:rsidP="00A147AD">
      <w:pPr>
        <w:rPr>
          <w:sz w:val="16"/>
        </w:rPr>
      </w:pPr>
      <w:r w:rsidRPr="002E1E47">
        <w:rPr>
          <w:highlight w:val="green"/>
          <w:u w:val="single"/>
        </w:rPr>
        <w:t>Last year saw the lowest birth rate in the US since 1978</w:t>
      </w:r>
      <w:r w:rsidRPr="00AE3437">
        <w:rPr>
          <w:u w:val="single"/>
        </w:rPr>
        <w:t>,</w:t>
      </w:r>
      <w:r w:rsidRPr="00AE3437">
        <w:rPr>
          <w:sz w:val="16"/>
        </w:rPr>
        <w:t xml:space="preserve"> according to data from the US National Center for Health Statistics. The decline in fertility in recent years means that </w:t>
      </w:r>
      <w:r w:rsidRPr="00AE3437">
        <w:rPr>
          <w:u w:val="single"/>
        </w:rPr>
        <w:t>the US population is not able to replace itself through reproduction alone</w:t>
      </w:r>
      <w:r w:rsidRPr="00AE3437">
        <w:rPr>
          <w:sz w:val="16"/>
        </w:rPr>
        <w:t>.</w:t>
      </w:r>
    </w:p>
    <w:p w14:paraId="4A0FA3FD" w14:textId="77777777" w:rsidR="00A147AD" w:rsidRPr="00AE3437" w:rsidRDefault="00A147AD" w:rsidP="00A147AD">
      <w:pPr>
        <w:rPr>
          <w:sz w:val="16"/>
        </w:rPr>
      </w:pPr>
      <w:r w:rsidRPr="00AE3437">
        <w:rPr>
          <w:sz w:val="16"/>
        </w:rPr>
        <w:t>The latest statistics are based on data collected from birth records across the US, which together account for over 99 per cent of all birth certificates recorded in the country. These suggest that the total number of births in the US in 2017 was down 2 per cent on the previous year. Today, over the lifetimes of every 1000 women, there are around 1764 births – not enough to replace the population.</w:t>
      </w:r>
    </w:p>
    <w:p w14:paraId="5512EBB0" w14:textId="77777777" w:rsidR="00A147AD" w:rsidRPr="00AE3437" w:rsidRDefault="00A147AD" w:rsidP="00A147AD">
      <w:pPr>
        <w:rPr>
          <w:sz w:val="16"/>
        </w:rPr>
      </w:pPr>
      <w:r w:rsidRPr="00AE3437">
        <w:rPr>
          <w:sz w:val="16"/>
        </w:rPr>
        <w:t>“It doesn’t surprise me,” says Kevin Doody of the Center for Assisted Reproduction in Texas. “Most developed countries are seeing the same phenomenon.”</w:t>
      </w:r>
    </w:p>
    <w:p w14:paraId="51E8A36A" w14:textId="77777777" w:rsidR="00A147AD" w:rsidRPr="00AE3437" w:rsidRDefault="00A147AD" w:rsidP="00A147AD">
      <w:pPr>
        <w:rPr>
          <w:sz w:val="16"/>
        </w:rPr>
      </w:pPr>
      <w:r w:rsidRPr="002E1E47">
        <w:rPr>
          <w:highlight w:val="green"/>
          <w:u w:val="single"/>
        </w:rPr>
        <w:t>Population stability</w:t>
      </w:r>
      <w:r w:rsidRPr="00AE3437">
        <w:rPr>
          <w:sz w:val="16"/>
        </w:rPr>
        <w:t xml:space="preserve"> is important, and </w:t>
      </w:r>
      <w:r w:rsidRPr="002E1E47">
        <w:rPr>
          <w:highlight w:val="green"/>
          <w:u w:val="single"/>
        </w:rPr>
        <w:t>has come to depend on immigration</w:t>
      </w:r>
      <w:r w:rsidRPr="00AE3437">
        <w:rPr>
          <w:u w:val="single"/>
        </w:rPr>
        <w:t xml:space="preserve"> in</w:t>
      </w:r>
      <w:r w:rsidRPr="00AE3437">
        <w:rPr>
          <w:sz w:val="16"/>
        </w:rPr>
        <w:t xml:space="preserve"> places like </w:t>
      </w:r>
      <w:r w:rsidRPr="00AE3437">
        <w:rPr>
          <w:u w:val="single"/>
        </w:rPr>
        <w:t>the US</w:t>
      </w:r>
      <w:r w:rsidRPr="00AE3437">
        <w:rPr>
          <w:sz w:val="16"/>
        </w:rPr>
        <w:t>, says Doody. “Immigration has allowed the population to increase at a healthy rate,” he says. “</w:t>
      </w:r>
      <w:r w:rsidRPr="002E1E47">
        <w:rPr>
          <w:highlight w:val="green"/>
          <w:u w:val="single"/>
        </w:rPr>
        <w:t>Without that, the population would shrink</w:t>
      </w:r>
      <w:r w:rsidRPr="00AE3437">
        <w:rPr>
          <w:sz w:val="16"/>
        </w:rPr>
        <w:t>, and more of the population would be older – which we see in places like Japan.”</w:t>
      </w:r>
    </w:p>
    <w:p w14:paraId="64D20999" w14:textId="77777777" w:rsidR="00A147AD" w:rsidRPr="00AE3437" w:rsidRDefault="00A147AD" w:rsidP="00A147AD"/>
    <w:p w14:paraId="68C72898" w14:textId="77777777" w:rsidR="00A147AD" w:rsidRPr="00AE3437" w:rsidRDefault="00A147AD" w:rsidP="00A147AD">
      <w:pPr>
        <w:pStyle w:val="Heading4"/>
      </w:pPr>
      <w:r w:rsidRPr="00AE3437">
        <w:t>Population growth is driven by immigration—both raw numbers and higher fertility</w:t>
      </w:r>
    </w:p>
    <w:p w14:paraId="3B6D2C48" w14:textId="77777777" w:rsidR="00A147AD" w:rsidRPr="00AE3437" w:rsidRDefault="00A147AD" w:rsidP="00A147AD">
      <w:pPr>
        <w:rPr>
          <w:sz w:val="18"/>
        </w:rPr>
      </w:pPr>
      <w:r w:rsidRPr="00AE3437">
        <w:rPr>
          <w:rStyle w:val="Style13ptBold"/>
        </w:rPr>
        <w:t>LIVINGSTON 2017</w:t>
      </w:r>
      <w:r w:rsidRPr="00AE3437">
        <w:t xml:space="preserve"> </w:t>
      </w:r>
      <w:r w:rsidRPr="00AE3437">
        <w:rPr>
          <w:sz w:val="18"/>
        </w:rPr>
        <w:t>(Gretchen, senior researcher focusing on fertility and family demographics at Pew Research Center, “Over the past 25 years, immigrant moms bolstered births in 48 states,” August 29, http://www.pewresearch.org/fact-tank/2017/08/29/over-the-past-25-years-immigrant-moms-bolstered-births-in-48-states/)</w:t>
      </w:r>
    </w:p>
    <w:p w14:paraId="6648908F" w14:textId="77777777" w:rsidR="00A147AD" w:rsidRPr="00AE3437" w:rsidRDefault="00A147AD" w:rsidP="00A147AD">
      <w:pPr>
        <w:rPr>
          <w:sz w:val="16"/>
        </w:rPr>
      </w:pPr>
      <w:r w:rsidRPr="005B4751">
        <w:rPr>
          <w:highlight w:val="green"/>
          <w:u w:val="single"/>
        </w:rPr>
        <w:t>Immigrant women boosted the annual number of births nationwide</w:t>
      </w:r>
      <w:r w:rsidRPr="00AE3437">
        <w:rPr>
          <w:sz w:val="16"/>
        </w:rPr>
        <w:t xml:space="preserve"> and </w:t>
      </w:r>
      <w:r w:rsidRPr="00AE3437">
        <w:rPr>
          <w:u w:val="single"/>
        </w:rPr>
        <w:t>in all but two U.S. states</w:t>
      </w:r>
      <w:r w:rsidRPr="00AE3437">
        <w:rPr>
          <w:sz w:val="16"/>
        </w:rPr>
        <w:t xml:space="preserve"> – California and Rhode Island – between 1990 and 2015, according to a Pew Research Center analysis of National Center for Health Statistics data.</w:t>
      </w:r>
    </w:p>
    <w:p w14:paraId="08DEA5F4" w14:textId="77777777" w:rsidR="00A147AD" w:rsidRPr="00AE3437" w:rsidRDefault="00A147AD" w:rsidP="00A147AD">
      <w:pPr>
        <w:rPr>
          <w:sz w:val="16"/>
        </w:rPr>
      </w:pPr>
      <w:r w:rsidRPr="00AE3437">
        <w:rPr>
          <w:sz w:val="16"/>
        </w:rPr>
        <w:t xml:space="preserve">Nationally, the annual number of births declined 4% from 1990 to 2015 – the result of a 10% decline in total births attributable to U.S.-born women. This was partially offset by a 6% increase in total births attributable to immigrant women. In other words, </w:t>
      </w:r>
      <w:r w:rsidRPr="005B4751">
        <w:rPr>
          <w:highlight w:val="green"/>
          <w:u w:val="single"/>
        </w:rPr>
        <w:t>without</w:t>
      </w:r>
      <w:r w:rsidRPr="00AE3437">
        <w:rPr>
          <w:sz w:val="16"/>
        </w:rPr>
        <w:t xml:space="preserve"> these </w:t>
      </w:r>
      <w:r w:rsidRPr="005B4751">
        <w:rPr>
          <w:highlight w:val="green"/>
          <w:u w:val="single"/>
        </w:rPr>
        <w:t>births to foreign-born women, the total decline in annual U.S. births would have been more than twice as large</w:t>
      </w:r>
      <w:r w:rsidRPr="005B4751">
        <w:rPr>
          <w:sz w:val="16"/>
          <w:highlight w:val="green"/>
        </w:rPr>
        <w:t>.</w:t>
      </w:r>
    </w:p>
    <w:p w14:paraId="6091399C" w14:textId="77777777" w:rsidR="00A147AD" w:rsidRPr="00AE3437" w:rsidRDefault="00A147AD" w:rsidP="00A147AD">
      <w:r w:rsidRPr="00AE3437">
        <w:rPr>
          <w:sz w:val="14"/>
        </w:rPr>
        <w:t>There is wide variation among states in birth trends and in the relative impact foreign-born women have had on those trends. In some places, broader population shifts have played an important role: Nevada, for instance, experienced the largest increase in births of any state (68%), largely because the number of women of childbearing age – both U.S. and foreign born – more than doubled there. At the same time, many states with notable birth decreases, such as Rhode Island (-28%), have experienced declines in the number of women of childbearing age in recent decades.</w:t>
      </w:r>
    </w:p>
    <w:p w14:paraId="3E5C09D0" w14:textId="77777777" w:rsidR="00A147AD" w:rsidRPr="00AE3437" w:rsidRDefault="00A147AD" w:rsidP="00A147AD">
      <w:pPr>
        <w:rPr>
          <w:sz w:val="16"/>
        </w:rPr>
      </w:pPr>
      <w:r w:rsidRPr="00AE3437">
        <w:rPr>
          <w:sz w:val="16"/>
        </w:rPr>
        <w:t>In 11 states, the annual number of births grew from 1990 to 2015 as a result of increases in births among both U.S.-born and immigrant women. For example, Nevada’s overall increase in births included a 38% rise in total births accounted for by U.S.-born women and a 30% increase in births accounted for by immigrant women. In the absence of births to immigrant moms, growth in annual births in Nevada would have been substantially lower, though still quite robust (38%).</w:t>
      </w:r>
    </w:p>
    <w:p w14:paraId="6BF138DE" w14:textId="77777777" w:rsidR="00A147AD" w:rsidRPr="00AE3437" w:rsidRDefault="00A147AD" w:rsidP="00A147AD">
      <w:pPr>
        <w:rPr>
          <w:sz w:val="16"/>
        </w:rPr>
      </w:pPr>
      <w:r w:rsidRPr="00AE3437">
        <w:rPr>
          <w:sz w:val="16"/>
        </w:rPr>
        <w:t>In 14 other states, the annual number of births increased from 1990 to 2015 solely because of births to immigrant mothers. In Washington, for instance, births increased 12% – the result of an 18% increase in total births attributable to immigrant women, which counteracted a 5% decline in total births attributable to U.S.-born women.</w:t>
      </w:r>
    </w:p>
    <w:p w14:paraId="201F815B" w14:textId="77777777" w:rsidR="00A147AD" w:rsidRPr="00AE3437" w:rsidRDefault="00A147AD" w:rsidP="00A147AD">
      <w:pPr>
        <w:rPr>
          <w:sz w:val="16"/>
        </w:rPr>
      </w:pPr>
      <w:r w:rsidRPr="00AE3437">
        <w:rPr>
          <w:sz w:val="16"/>
        </w:rPr>
        <w:t>Another 23 states and the District of Columbia experienced overall birth declines because declining births among U.S.-born women were only partially offset by rising births among immigrant women. In Maryland, for instance, the share of all births accounted for by immigrant women rose 16%, but the share accounted for by U.S.-born women fell 24%, resulting in an overall decline of 8%.</w:t>
      </w:r>
    </w:p>
    <w:p w14:paraId="73B23854" w14:textId="77777777" w:rsidR="00A147AD" w:rsidRPr="00AE3437" w:rsidRDefault="00A147AD" w:rsidP="00A147AD">
      <w:pPr>
        <w:rPr>
          <w:sz w:val="16"/>
        </w:rPr>
      </w:pPr>
      <w:r w:rsidRPr="00AE3437">
        <w:rPr>
          <w:sz w:val="16"/>
        </w:rPr>
        <w:t>Finally, in two states, annual births declined among both U.S.-born and immigrant women from 1990 to 2015. In California, the nation’s most populous state, a 20% overall decline resulted from an 11% decline in total births attributable to immigrant women and a 9% decline attributable to U.S.-born women. In Rhode Island, births decreased by 28%, driven mostly by among U.S.-born women, though births to immigrant mothers also declined, albeit very slightly (13 births).</w:t>
      </w:r>
    </w:p>
    <w:p w14:paraId="1727D82B" w14:textId="77777777" w:rsidR="00A147AD" w:rsidRPr="00AE3437" w:rsidRDefault="00A147AD" w:rsidP="00A147AD">
      <w:pPr>
        <w:rPr>
          <w:sz w:val="16"/>
        </w:rPr>
      </w:pPr>
      <w:r w:rsidRPr="005B4751">
        <w:rPr>
          <w:highlight w:val="green"/>
          <w:u w:val="single"/>
        </w:rPr>
        <w:t>One factor driving increases in births</w:t>
      </w:r>
      <w:r w:rsidRPr="00AE3437">
        <w:rPr>
          <w:u w:val="single"/>
        </w:rPr>
        <w:t xml:space="preserve"> to foreign-born moms across the country </w:t>
      </w:r>
      <w:r w:rsidRPr="005B4751">
        <w:rPr>
          <w:highlight w:val="green"/>
          <w:u w:val="single"/>
        </w:rPr>
        <w:t>is the rising number of immigrants</w:t>
      </w:r>
      <w:r w:rsidRPr="00AE3437">
        <w:rPr>
          <w:u w:val="single"/>
        </w:rPr>
        <w:t xml:space="preserve"> in the U.S. population as a whole</w:t>
      </w:r>
      <w:r w:rsidRPr="00AE3437">
        <w:rPr>
          <w:sz w:val="16"/>
        </w:rPr>
        <w:t>. In 1990, there were about 20 million immigrants in the U.S., and by 2015 that number had more than doubled to 43 million.</w:t>
      </w:r>
    </w:p>
    <w:p w14:paraId="6E9CA197" w14:textId="77777777" w:rsidR="00A147AD" w:rsidRPr="00AE3437" w:rsidRDefault="00A147AD" w:rsidP="00A147AD">
      <w:pPr>
        <w:rPr>
          <w:sz w:val="16"/>
        </w:rPr>
      </w:pPr>
      <w:r w:rsidRPr="00AE3437">
        <w:rPr>
          <w:u w:val="single"/>
        </w:rPr>
        <w:t>Increasing numbers of immigrants are only part of the story</w:t>
      </w:r>
      <w:r w:rsidRPr="00AE3437">
        <w:rPr>
          <w:sz w:val="16"/>
        </w:rPr>
        <w:t xml:space="preserve">, however. </w:t>
      </w:r>
      <w:r w:rsidRPr="005B4751">
        <w:rPr>
          <w:highlight w:val="green"/>
          <w:u w:val="single"/>
        </w:rPr>
        <w:t>Birth rates to immigrant women also remain markedly higher than those of U.S.-born women</w:t>
      </w:r>
      <w:r w:rsidRPr="00AE3437">
        <w:rPr>
          <w:sz w:val="16"/>
        </w:rPr>
        <w:t xml:space="preserve">, despite the dramatic declines in immigrant birth rates that occurred in the wake of the Great Recession. </w:t>
      </w:r>
      <w:r w:rsidRPr="00AE3437">
        <w:rPr>
          <w:u w:val="single"/>
        </w:rPr>
        <w:t xml:space="preserve">As a result, </w:t>
      </w:r>
      <w:r w:rsidRPr="005B4751">
        <w:rPr>
          <w:rStyle w:val="Emphasis"/>
          <w:highlight w:val="green"/>
        </w:rPr>
        <w:t>immigrant women account for a disproportionate share of all births nationally</w:t>
      </w:r>
      <w:r w:rsidRPr="00AE3437">
        <w:rPr>
          <w:u w:val="single"/>
        </w:rPr>
        <w:t>: While 13% of all people in the U.S. were immigrants in 2015, 23% of all births were to immigrant women</w:t>
      </w:r>
      <w:r w:rsidRPr="00AE3437">
        <w:rPr>
          <w:sz w:val="16"/>
        </w:rPr>
        <w:t>.</w:t>
      </w:r>
    </w:p>
    <w:p w14:paraId="09F011FF" w14:textId="77777777" w:rsidR="00A147AD" w:rsidRPr="00AE3437" w:rsidRDefault="00A147AD" w:rsidP="00A147AD"/>
    <w:p w14:paraId="59EF2C17" w14:textId="77777777" w:rsidR="00A147AD" w:rsidRPr="00AE3437" w:rsidRDefault="00A147AD" w:rsidP="00A147AD">
      <w:pPr>
        <w:pStyle w:val="Heading4"/>
      </w:pPr>
      <w:r w:rsidRPr="00AE3437">
        <w:t>Immigration is key to population growth</w:t>
      </w:r>
    </w:p>
    <w:p w14:paraId="477B60FF" w14:textId="77777777" w:rsidR="00A147AD" w:rsidRPr="00AE3437" w:rsidRDefault="00A147AD" w:rsidP="00A147AD">
      <w:pPr>
        <w:rPr>
          <w:sz w:val="18"/>
        </w:rPr>
      </w:pPr>
      <w:r w:rsidRPr="00AE3437">
        <w:rPr>
          <w:rStyle w:val="Style13ptBold"/>
        </w:rPr>
        <w:t>PEW CHARITABLE TRUSTS 2014</w:t>
      </w:r>
      <w:r w:rsidRPr="00AE3437">
        <w:t xml:space="preserve"> </w:t>
      </w:r>
      <w:r w:rsidRPr="00AE3437">
        <w:rPr>
          <w:sz w:val="18"/>
        </w:rPr>
        <w:t>(Changing Patterns in U.S. Immigration and Population, Dec 18, http://www.pewtrusts.org/en/research-and-analysis/issue-briefs/2014/12/changing-patterns-in-us-immigration-and-population?utm_source=Email++4-16-15&amp;utm_campaign=weekly+email+-4-16-15+npg+list&amp;utm_medium=email#0-overview)</w:t>
      </w:r>
    </w:p>
    <w:p w14:paraId="6344ED07" w14:textId="77777777" w:rsidR="00A147AD" w:rsidRPr="00AE3437" w:rsidRDefault="00A147AD" w:rsidP="00A147AD">
      <w:pPr>
        <w:rPr>
          <w:sz w:val="16"/>
        </w:rPr>
      </w:pPr>
      <w:r w:rsidRPr="005B4751">
        <w:rPr>
          <w:highlight w:val="green"/>
          <w:u w:val="single"/>
        </w:rPr>
        <w:t>The U.S. Census</w:t>
      </w:r>
      <w:r w:rsidRPr="00AE3437">
        <w:rPr>
          <w:u w:val="single"/>
        </w:rPr>
        <w:t xml:space="preserve"> Bureau </w:t>
      </w:r>
      <w:r w:rsidRPr="005B4751">
        <w:rPr>
          <w:highlight w:val="green"/>
          <w:u w:val="single"/>
        </w:rPr>
        <w:t>projects that</w:t>
      </w:r>
      <w:r w:rsidRPr="00AE3437">
        <w:rPr>
          <w:u w:val="single"/>
        </w:rPr>
        <w:t xml:space="preserve"> net </w:t>
      </w:r>
      <w:r w:rsidRPr="005B4751">
        <w:rPr>
          <w:highlight w:val="green"/>
          <w:u w:val="single"/>
        </w:rPr>
        <w:t>international migration to the U</w:t>
      </w:r>
      <w:r w:rsidRPr="00AE3437">
        <w:rPr>
          <w:u w:val="single"/>
        </w:rPr>
        <w:t xml:space="preserve">nited </w:t>
      </w:r>
      <w:r w:rsidRPr="005B4751">
        <w:rPr>
          <w:highlight w:val="green"/>
          <w:u w:val="single"/>
        </w:rPr>
        <w:t>S</w:t>
      </w:r>
      <w:r w:rsidRPr="00AE3437">
        <w:rPr>
          <w:u w:val="single"/>
        </w:rPr>
        <w:t xml:space="preserve">tates </w:t>
      </w:r>
      <w:r w:rsidRPr="005B4751">
        <w:rPr>
          <w:highlight w:val="green"/>
          <w:u w:val="single"/>
        </w:rPr>
        <w:t>will become the primary driver of the nation’s population growth</w:t>
      </w:r>
      <w:r w:rsidRPr="00AE3437">
        <w:rPr>
          <w:sz w:val="16"/>
        </w:rPr>
        <w:t xml:space="preserve"> between 2027 and 2038.1 </w:t>
      </w:r>
      <w:r w:rsidRPr="00A60FEA">
        <w:rPr>
          <w:highlight w:val="green"/>
          <w:u w:val="single"/>
        </w:rPr>
        <w:t>This</w:t>
      </w:r>
      <w:r w:rsidRPr="00AE3437">
        <w:rPr>
          <w:sz w:val="16"/>
        </w:rPr>
        <w:t xml:space="preserve"> brief examines current population trends among the foreign- and native-born at the county level, and </w:t>
      </w:r>
      <w:r w:rsidRPr="00A60FEA">
        <w:rPr>
          <w:highlight w:val="green"/>
          <w:u w:val="single"/>
        </w:rPr>
        <w:t>highlights the role that immigrants play in contributing to population growth and slowing population loss</w:t>
      </w:r>
      <w:r w:rsidRPr="00AE3437">
        <w:rPr>
          <w:sz w:val="16"/>
        </w:rPr>
        <w:t>. This analysis does not examine the merits of population change, but instead focuses on where it is occurring geographically. The Pew Charitable Trusts takes no position on federal, state, local laws or policies related to immigration.</w:t>
      </w:r>
    </w:p>
    <w:p w14:paraId="66460FF0" w14:textId="77777777" w:rsidR="00A147AD" w:rsidRPr="00AE3437" w:rsidRDefault="00A147AD" w:rsidP="00A147AD"/>
    <w:p w14:paraId="28DE67B2" w14:textId="77777777" w:rsidR="00A147AD" w:rsidRPr="00AE3437" w:rsidRDefault="00A147AD" w:rsidP="00A147AD"/>
    <w:p w14:paraId="773CD4A7" w14:textId="77777777" w:rsidR="00A147AD" w:rsidRPr="00AE3437" w:rsidRDefault="00A147AD" w:rsidP="00A147AD">
      <w:pPr>
        <w:pStyle w:val="Heading3"/>
      </w:pPr>
      <w:r w:rsidRPr="00AE3437">
        <w:t>Sending Countries Links</w:t>
      </w:r>
    </w:p>
    <w:p w14:paraId="73B70553" w14:textId="77777777" w:rsidR="00A147AD" w:rsidRPr="00AE3437" w:rsidRDefault="00A147AD" w:rsidP="00A147AD"/>
    <w:p w14:paraId="4F542854" w14:textId="77777777" w:rsidR="00A147AD" w:rsidRDefault="00A147AD" w:rsidP="00A147AD">
      <w:r w:rsidRPr="00AE3437">
        <w:t>***(Note: also A2: US not key)</w:t>
      </w:r>
    </w:p>
    <w:p w14:paraId="0964C9A7" w14:textId="7A98B480" w:rsidR="00E92A5D" w:rsidRPr="00AE3437" w:rsidRDefault="00E92A5D" w:rsidP="00A147AD">
      <w:r>
        <w:t>* is the good card</w:t>
      </w:r>
    </w:p>
    <w:p w14:paraId="6A9BFCFF" w14:textId="77777777" w:rsidR="00A147AD" w:rsidRPr="00AE3437" w:rsidRDefault="00A147AD" w:rsidP="00A147AD"/>
    <w:p w14:paraId="7D45C4B5" w14:textId="5DB5254C" w:rsidR="00A147AD" w:rsidRPr="00AE3437" w:rsidRDefault="00E92A5D" w:rsidP="00A147AD">
      <w:pPr>
        <w:pStyle w:val="Heading4"/>
      </w:pPr>
      <w:r>
        <w:t>*</w:t>
      </w:r>
      <w:r w:rsidR="00A147AD" w:rsidRPr="00AE3437">
        <w:t>US immigration increases population worldwide—increases fertility rates in origin countries</w:t>
      </w:r>
    </w:p>
    <w:p w14:paraId="7898608B" w14:textId="77777777" w:rsidR="00A147AD" w:rsidRPr="00AE3437" w:rsidRDefault="00A147AD" w:rsidP="00A147AD">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08BC9A07" w14:textId="77777777" w:rsidR="00A147AD" w:rsidRPr="00AE3437" w:rsidRDefault="00A147AD" w:rsidP="00A147AD">
      <w:pPr>
        <w:rPr>
          <w:sz w:val="16"/>
        </w:rPr>
      </w:pPr>
      <w:r w:rsidRPr="00AE3437">
        <w:rPr>
          <w:sz w:val="16"/>
        </w:rPr>
        <w:t xml:space="preserve">While it is unsurprising that immigration drives population growth here in the </w:t>
      </w:r>
      <w:r w:rsidRPr="00D4088C">
        <w:rPr>
          <w:highlight w:val="green"/>
          <w:u w:val="single"/>
        </w:rPr>
        <w:t>U.S., immigration has been shown to have an</w:t>
      </w:r>
      <w:r w:rsidRPr="00AE3437">
        <w:rPr>
          <w:sz w:val="16"/>
        </w:rPr>
        <w:t xml:space="preserve"> ulterior </w:t>
      </w:r>
      <w:r w:rsidRPr="00D4088C">
        <w:rPr>
          <w:highlight w:val="green"/>
          <w:u w:val="single"/>
        </w:rPr>
        <w:t>effect on population growth elsewhere</w:t>
      </w:r>
      <w:r w:rsidRPr="00AE3437">
        <w:rPr>
          <w:u w:val="single"/>
        </w:rPr>
        <w:t>. Immigration</w:t>
      </w:r>
      <w:r w:rsidRPr="00AE3437">
        <w:rPr>
          <w:sz w:val="16"/>
        </w:rPr>
        <w:t xml:space="preserve"> of low skilled immigrants in particular, </w:t>
      </w:r>
      <w:r w:rsidRPr="00AE3437">
        <w:rPr>
          <w:u w:val="single"/>
        </w:rPr>
        <w:t xml:space="preserve">contributes doubly to population growth; </w:t>
      </w:r>
      <w:r w:rsidRPr="00D4088C">
        <w:rPr>
          <w:highlight w:val="green"/>
          <w:u w:val="single"/>
        </w:rPr>
        <w:t>it not only increases the population of the receiving country, but also encourages other countries to maintain high rates of fertility</w:t>
      </w:r>
      <w:r w:rsidRPr="00AE3437">
        <w:rPr>
          <w:sz w:val="16"/>
        </w:rPr>
        <w:t xml:space="preserve">. As Virginia Abernathy writes in her scholarly article, Environmental and Ethical Aspects of International Migration, “Migration opportunity appears to be another powerful contributor to perception of expanding economic horizons. [ . . .] Hebe Lutz, past president of the foreign Nurses Association in Japan recounts a conversation with a Nepalese elder who spontaneously observed that </w:t>
      </w:r>
      <w:r w:rsidRPr="00D4088C">
        <w:rPr>
          <w:highlight w:val="green"/>
          <w:u w:val="single"/>
        </w:rPr>
        <w:t>the new practice of the young moving away</w:t>
      </w:r>
      <w:r w:rsidRPr="00AE3437">
        <w:rPr>
          <w:sz w:val="16"/>
        </w:rPr>
        <w:t xml:space="preserve"> from their birth village </w:t>
      </w:r>
      <w:r w:rsidRPr="00FF115D">
        <w:rPr>
          <w:highlight w:val="green"/>
          <w:u w:val="single"/>
        </w:rPr>
        <w:t>was creating the impression of limitless space and opportunity, and was a factor in rising fertility rates</w:t>
      </w:r>
      <w:r w:rsidRPr="00AE3437">
        <w:rPr>
          <w:sz w:val="16"/>
        </w:rPr>
        <w:t xml:space="preserve">.” Essentially, </w:t>
      </w:r>
      <w:r w:rsidRPr="00FF115D">
        <w:rPr>
          <w:highlight w:val="green"/>
          <w:u w:val="single"/>
        </w:rPr>
        <w:t>by exporting its citizens to other countries around the world, a country expands its own ecological niche</w:t>
      </w:r>
      <w:r w:rsidRPr="00AE3437">
        <w:rPr>
          <w:u w:val="single"/>
        </w:rPr>
        <w:t xml:space="preserve">. The void seen in the sending country, made by the constant flow of émigrés, creates an illusion of limitless space. </w:t>
      </w:r>
      <w:r w:rsidRPr="00FF115D">
        <w:rPr>
          <w:highlight w:val="green"/>
          <w:u w:val="single"/>
        </w:rPr>
        <w:t>This allows the high birth rates of developing countries to persist</w:t>
      </w:r>
      <w:r w:rsidRPr="00AE3437">
        <w:rPr>
          <w:u w:val="single"/>
        </w:rPr>
        <w:t xml:space="preserve">, </w:t>
      </w:r>
      <w:r w:rsidRPr="00FF115D">
        <w:rPr>
          <w:rStyle w:val="Emphasis"/>
          <w:highlight w:val="green"/>
        </w:rPr>
        <w:t>a trend that wouldn’t be sustainable if the United States refused to harbor so many of their peoples</w:t>
      </w:r>
      <w:r w:rsidRPr="00AE3437">
        <w:rPr>
          <w:sz w:val="16"/>
        </w:rPr>
        <w:t xml:space="preserve">. However </w:t>
      </w:r>
      <w:r w:rsidRPr="00AE3437">
        <w:rPr>
          <w:u w:val="single"/>
        </w:rPr>
        <w:t>when the emigration option is not available for citizens of a developing country, birth rates fall rapidly</w:t>
      </w:r>
      <w:r w:rsidRPr="00AE3437">
        <w:rPr>
          <w:sz w:val="16"/>
        </w:rPr>
        <w:t>, as they did in the countries of the Caribbean Community during the 1980’s. [10]</w:t>
      </w:r>
    </w:p>
    <w:p w14:paraId="466DB6D0" w14:textId="77777777" w:rsidR="00A147AD" w:rsidRPr="00AE3437" w:rsidRDefault="00A147AD" w:rsidP="00A147AD"/>
    <w:p w14:paraId="7A0B3335" w14:textId="77777777" w:rsidR="00A147AD" w:rsidRPr="00AE3437" w:rsidRDefault="00A147AD" w:rsidP="00A147AD">
      <w:pPr>
        <w:pStyle w:val="Heading4"/>
      </w:pPr>
      <w:r w:rsidRPr="00AE3437">
        <w:t>Easy immigration causes other countries to avoid population control policies</w:t>
      </w:r>
    </w:p>
    <w:p w14:paraId="1AB87CCE" w14:textId="77777777" w:rsidR="00A147AD" w:rsidRPr="00AE3437" w:rsidRDefault="00A147AD" w:rsidP="00A147AD">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3298AAC0" w14:textId="77777777" w:rsidR="00A147AD" w:rsidRPr="00AE3437" w:rsidRDefault="00A147AD" w:rsidP="00A147AD">
      <w:pPr>
        <w:rPr>
          <w:sz w:val="16"/>
        </w:rPr>
      </w:pPr>
      <w:r w:rsidRPr="00AE3437">
        <w:rPr>
          <w:sz w:val="16"/>
        </w:rPr>
        <w:t>Furthermore,</w:t>
      </w:r>
      <w:r w:rsidRPr="00AE3437">
        <w:rPr>
          <w:u w:val="single"/>
        </w:rPr>
        <w:t xml:space="preserve"> when</w:t>
      </w:r>
      <w:r w:rsidRPr="00AE3437">
        <w:rPr>
          <w:sz w:val="16"/>
        </w:rPr>
        <w:t xml:space="preserve"> Vietnamese </w:t>
      </w:r>
      <w:r w:rsidRPr="00AE3437">
        <w:rPr>
          <w:u w:val="single"/>
        </w:rPr>
        <w:t>citizens decide how many children to have, or people</w:t>
      </w:r>
      <w:r w:rsidRPr="00AE3437">
        <w:rPr>
          <w:sz w:val="16"/>
        </w:rPr>
        <w:t xml:space="preserve"> from El Salvador </w:t>
      </w:r>
      <w:r w:rsidRPr="00AE3437">
        <w:rPr>
          <w:u w:val="single"/>
        </w:rPr>
        <w:t>debate whether contraception or abortion should be legal in their country</w:t>
      </w:r>
      <w:r w:rsidRPr="00AE3437">
        <w:rPr>
          <w:sz w:val="16"/>
        </w:rPr>
        <w:t xml:space="preserve">, I believe they should do so with a full understanding of the consequences and a willingness to bear those consequences themselves. One-tenth of adult Mexicans now live in the United States, while about 12% of Filipinos live and work abroad. Arguably </w:t>
      </w:r>
      <w:r w:rsidRPr="00A86DD7">
        <w:rPr>
          <w:highlight w:val="green"/>
          <w:u w:val="single"/>
        </w:rPr>
        <w:t>mass emigration</w:t>
      </w:r>
      <w:r w:rsidRPr="00AE3437">
        <w:rPr>
          <w:sz w:val="16"/>
        </w:rPr>
        <w:t xml:space="preserve"> from these countries </w:t>
      </w:r>
      <w:r w:rsidRPr="00A86DD7">
        <w:rPr>
          <w:highlight w:val="green"/>
          <w:u w:val="single"/>
        </w:rPr>
        <w:t>encourages</w:t>
      </w:r>
      <w:r w:rsidRPr="00AE3437">
        <w:rPr>
          <w:u w:val="single"/>
        </w:rPr>
        <w:t xml:space="preserve"> their </w:t>
      </w:r>
      <w:r w:rsidRPr="00A86DD7">
        <w:rPr>
          <w:highlight w:val="green"/>
          <w:u w:val="single"/>
        </w:rPr>
        <w:t>citizens to engage in irresponsible procreation decisions and allows their governments to support unsustainable population policies</w:t>
      </w:r>
      <w:r w:rsidRPr="00AE3437">
        <w:rPr>
          <w:u w:val="single"/>
        </w:rPr>
        <w:t xml:space="preserve">. In the long term, </w:t>
      </w:r>
      <w:r w:rsidRPr="00A86DD7">
        <w:rPr>
          <w:highlight w:val="green"/>
          <w:u w:val="single"/>
        </w:rPr>
        <w:t>this is bad for them,</w:t>
      </w:r>
      <w:r w:rsidRPr="00AE3437">
        <w:rPr>
          <w:u w:val="single"/>
        </w:rPr>
        <w:t xml:space="preserve"> bad </w:t>
      </w:r>
      <w:r w:rsidRPr="00A86DD7">
        <w:rPr>
          <w:highlight w:val="green"/>
          <w:u w:val="single"/>
        </w:rPr>
        <w:t>for us</w:t>
      </w:r>
      <w:r w:rsidRPr="00AE3437">
        <w:rPr>
          <w:u w:val="single"/>
        </w:rPr>
        <w:t xml:space="preserve">, </w:t>
      </w:r>
      <w:r w:rsidRPr="00A86DD7">
        <w:rPr>
          <w:highlight w:val="green"/>
          <w:u w:val="single"/>
        </w:rPr>
        <w:t>and</w:t>
      </w:r>
      <w:r w:rsidRPr="00AE3437">
        <w:rPr>
          <w:u w:val="single"/>
        </w:rPr>
        <w:t xml:space="preserve"> bad for </w:t>
      </w:r>
      <w:r w:rsidRPr="00A86DD7">
        <w:rPr>
          <w:highlight w:val="green"/>
          <w:u w:val="single"/>
        </w:rPr>
        <w:t>the world as a whole</w:t>
      </w:r>
      <w:r w:rsidRPr="00AE3437">
        <w:rPr>
          <w:u w:val="single"/>
        </w:rPr>
        <w:t>. It would be better if Americans set an example of a country willing to grapple sensibly with limits</w:t>
      </w:r>
      <w:r w:rsidRPr="00AE3437">
        <w:rPr>
          <w:sz w:val="16"/>
        </w:rPr>
        <w:t xml:space="preserve">: one that can preserve economic opportunities for its citizens while fashioning a genuinely sustainable economy. </w:t>
      </w:r>
      <w:r w:rsidRPr="00AE3437">
        <w:rPr>
          <w:u w:val="single"/>
        </w:rPr>
        <w:t>It would be better if our immigration policies increased other countries’ incentives to do these things, too</w:t>
      </w:r>
      <w:r w:rsidRPr="00AE3437">
        <w:rPr>
          <w:sz w:val="16"/>
        </w:rPr>
        <w:t>.</w:t>
      </w:r>
    </w:p>
    <w:p w14:paraId="25DB5F45" w14:textId="77777777" w:rsidR="00A147AD" w:rsidRPr="00AE3437" w:rsidRDefault="00A147AD" w:rsidP="00A147AD"/>
    <w:p w14:paraId="6BE29389" w14:textId="77777777" w:rsidR="00A147AD" w:rsidRPr="00AE3437" w:rsidRDefault="00A147AD" w:rsidP="00A147AD">
      <w:pPr>
        <w:pStyle w:val="Heading4"/>
      </w:pPr>
      <w:r w:rsidRPr="00AE3437">
        <w:t>Immigration encourages environmental destruction abroad by creating a safety valve for population</w:t>
      </w:r>
    </w:p>
    <w:p w14:paraId="6E42D4D2" w14:textId="77777777" w:rsidR="00A147AD" w:rsidRPr="00AE3437" w:rsidRDefault="00A147AD" w:rsidP="00A147AD">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14EB656B" w14:textId="77777777" w:rsidR="00A147AD" w:rsidRPr="00AE3437" w:rsidRDefault="00A147AD" w:rsidP="00A147AD">
      <w:pPr>
        <w:rPr>
          <w:sz w:val="16"/>
        </w:rPr>
      </w:pPr>
      <w:r w:rsidRPr="00AE3437">
        <w:rPr>
          <w:sz w:val="16"/>
        </w:rPr>
        <w:t xml:space="preserve">If emigration helped America’s source countries get their own demographic houses in order, or opened up an ecological space that they used to create more sustainable or just societies, a case might be made for continuing to allow mass immigration into the United States. But it isn’t. Instead, </w:t>
      </w:r>
      <w:r w:rsidRPr="003B43A5">
        <w:rPr>
          <w:highlight w:val="green"/>
          <w:u w:val="single"/>
        </w:rPr>
        <w:t>America’s permissive immigration policies</w:t>
      </w:r>
      <w:r w:rsidRPr="00AE3437">
        <w:rPr>
          <w:u w:val="single"/>
        </w:rPr>
        <w:t xml:space="preserve"> appear to </w:t>
      </w:r>
      <w:r w:rsidRPr="003B43A5">
        <w:rPr>
          <w:highlight w:val="green"/>
          <w:u w:val="single"/>
        </w:rPr>
        <w:t>enable</w:t>
      </w:r>
      <w:r w:rsidRPr="00AE3437">
        <w:rPr>
          <w:u w:val="single"/>
        </w:rPr>
        <w:t xml:space="preserve"> demographic and </w:t>
      </w:r>
      <w:r w:rsidRPr="003B43A5">
        <w:rPr>
          <w:highlight w:val="green"/>
          <w:u w:val="single"/>
        </w:rPr>
        <w:t>ecological irresponsibility and continuing social injustice</w:t>
      </w:r>
      <w:r w:rsidRPr="00AE3437">
        <w:rPr>
          <w:u w:val="single"/>
        </w:rPr>
        <w:t xml:space="preserve"> in these countries. As an example, </w:t>
      </w:r>
      <w:r w:rsidRPr="003B43A5">
        <w:rPr>
          <w:highlight w:val="green"/>
          <w:u w:val="single"/>
        </w:rPr>
        <w:t>consider Guatemala</w:t>
      </w:r>
      <w:r w:rsidRPr="00AE3437">
        <w:rPr>
          <w:u w:val="single"/>
        </w:rPr>
        <w:t xml:space="preserve">, where currently about 10% of the adult population lives and works in the United States and a recent poll showed that a majority of young Guatemalans hope to do so in the future. </w:t>
      </w:r>
      <w:r w:rsidRPr="003B43A5">
        <w:rPr>
          <w:highlight w:val="green"/>
          <w:u w:val="single"/>
        </w:rPr>
        <w:t>Guatemalan women’s fertility rates averaged 4.15 children</w:t>
      </w:r>
      <w:r w:rsidRPr="00AE3437">
        <w:rPr>
          <w:sz w:val="16"/>
        </w:rPr>
        <w:t xml:space="preserve"> between 2005 and 2010, driving an annual population growth rate of 2.5% per year. 28 </w:t>
      </w:r>
      <w:r w:rsidRPr="003B43A5">
        <w:rPr>
          <w:highlight w:val="green"/>
          <w:u w:val="single"/>
        </w:rPr>
        <w:t>The Guatemalan government outlaws abortion</w:t>
      </w:r>
      <w:r w:rsidRPr="00AE3437">
        <w:rPr>
          <w:sz w:val="16"/>
        </w:rPr>
        <w:t xml:space="preserve"> except when a mother’s life is at risk </w:t>
      </w:r>
      <w:r w:rsidRPr="003B43A5">
        <w:rPr>
          <w:highlight w:val="green"/>
          <w:u w:val="single"/>
        </w:rPr>
        <w:t>and does little to encourage contraception</w:t>
      </w:r>
      <w:r w:rsidRPr="00AE3437">
        <w:rPr>
          <w:u w:val="single"/>
        </w:rPr>
        <w:t xml:space="preserve">. </w:t>
      </w:r>
      <w:r w:rsidRPr="003B43A5">
        <w:rPr>
          <w:highlight w:val="green"/>
          <w:u w:val="single"/>
        </w:rPr>
        <w:t>Guatemala has high deforestation rates and an unjust</w:t>
      </w:r>
      <w:r w:rsidRPr="00D83CB2">
        <w:rPr>
          <w:u w:val="single"/>
        </w:rPr>
        <w:t xml:space="preserve">, highly inequitable </w:t>
      </w:r>
      <w:r w:rsidRPr="003B43A5">
        <w:rPr>
          <w:highlight w:val="green"/>
          <w:u w:val="single"/>
        </w:rPr>
        <w:t>distribution of wealth</w:t>
      </w:r>
      <w:r w:rsidRPr="00AE3437">
        <w:rPr>
          <w:u w:val="single"/>
        </w:rPr>
        <w:t xml:space="preserve">. </w:t>
      </w:r>
      <w:r w:rsidRPr="003B43A5">
        <w:rPr>
          <w:highlight w:val="green"/>
          <w:u w:val="single"/>
        </w:rPr>
        <w:t>But there is little effort to change</w:t>
      </w:r>
      <w:r w:rsidRPr="00AE3437">
        <w:rPr>
          <w:u w:val="single"/>
        </w:rPr>
        <w:t xml:space="preserve"> any of </w:t>
      </w:r>
      <w:r w:rsidRPr="003B43A5">
        <w:rPr>
          <w:highlight w:val="green"/>
          <w:u w:val="single"/>
        </w:rPr>
        <w:t>this</w:t>
      </w:r>
      <w:r w:rsidRPr="00AE3437">
        <w:rPr>
          <w:sz w:val="16"/>
        </w:rPr>
        <w:t>, perhaps</w:t>
      </w:r>
      <w:r w:rsidRPr="00AE3437">
        <w:rPr>
          <w:u w:val="single"/>
        </w:rPr>
        <w:t xml:space="preserve"> </w:t>
      </w:r>
      <w:r w:rsidRPr="003B43A5">
        <w:rPr>
          <w:highlight w:val="green"/>
          <w:u w:val="single"/>
        </w:rPr>
        <w:t>because the negative effects of local overpopulation are lessened through immigration and counterbalanced</w:t>
      </w:r>
      <w:r w:rsidRPr="00AE3437">
        <w:rPr>
          <w:sz w:val="16"/>
        </w:rPr>
        <w:t xml:space="preserve">, for many individuals, </w:t>
      </w:r>
      <w:r w:rsidRPr="003B43A5">
        <w:rPr>
          <w:highlight w:val="green"/>
          <w:u w:val="single"/>
        </w:rPr>
        <w:t>by the positive incentives of having more remittances from family members in the U</w:t>
      </w:r>
      <w:r w:rsidRPr="00AE3437">
        <w:rPr>
          <w:u w:val="single"/>
        </w:rPr>
        <w:t xml:space="preserve">nited </w:t>
      </w:r>
      <w:r w:rsidRPr="003B43A5">
        <w:rPr>
          <w:highlight w:val="green"/>
          <w:u w:val="single"/>
        </w:rPr>
        <w:t>S</w:t>
      </w:r>
      <w:r w:rsidRPr="00AE3437">
        <w:rPr>
          <w:u w:val="single"/>
        </w:rPr>
        <w:t>tates</w:t>
      </w:r>
      <w:r w:rsidRPr="00AE3437">
        <w:rPr>
          <w:sz w:val="16"/>
        </w:rPr>
        <w:t>.</w:t>
      </w:r>
    </w:p>
    <w:p w14:paraId="259E675B" w14:textId="77777777" w:rsidR="00A147AD" w:rsidRPr="00AE3437" w:rsidRDefault="00A147AD" w:rsidP="00A147AD"/>
    <w:p w14:paraId="48EFCB5A" w14:textId="77777777" w:rsidR="00A147AD" w:rsidRPr="00AE3437" w:rsidRDefault="00A147AD" w:rsidP="00A147AD"/>
    <w:p w14:paraId="32590580" w14:textId="77777777" w:rsidR="00A147AD" w:rsidRPr="00AE3437" w:rsidRDefault="00A147AD" w:rsidP="00A147AD"/>
    <w:p w14:paraId="1C34D61F" w14:textId="77777777" w:rsidR="00A147AD" w:rsidRPr="00AE3437" w:rsidRDefault="00A147AD" w:rsidP="00A147AD"/>
    <w:p w14:paraId="320715D7" w14:textId="77777777" w:rsidR="00A147AD" w:rsidRPr="00AE3437" w:rsidRDefault="00A147AD" w:rsidP="00A147AD">
      <w:pPr>
        <w:pStyle w:val="Heading3"/>
      </w:pPr>
      <w:r w:rsidRPr="00AE3437">
        <w:t>US Key</w:t>
      </w:r>
    </w:p>
    <w:p w14:paraId="54DDA3E2" w14:textId="77777777" w:rsidR="00A147AD" w:rsidRPr="00AE3437" w:rsidRDefault="00A147AD" w:rsidP="00A147AD"/>
    <w:p w14:paraId="55E4F994" w14:textId="77777777" w:rsidR="00A147AD" w:rsidRPr="00AE3437" w:rsidRDefault="00A147AD" w:rsidP="00A147AD">
      <w:pPr>
        <w:pStyle w:val="Heading4"/>
      </w:pPr>
      <w:r w:rsidRPr="00AE3437">
        <w:t>US key—population growth here outweighs all other environmental factors worldwide</w:t>
      </w:r>
    </w:p>
    <w:p w14:paraId="4C4792DC" w14:textId="77777777" w:rsidR="00A147AD" w:rsidRPr="00AE3437" w:rsidRDefault="00A147AD" w:rsidP="00A147AD">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70D9D191" w14:textId="77777777" w:rsidR="00A147AD" w:rsidRPr="00AE3437" w:rsidRDefault="00A147AD" w:rsidP="00A147AD">
      <w:pPr>
        <w:rPr>
          <w:sz w:val="16"/>
        </w:rPr>
      </w:pPr>
      <w:r w:rsidRPr="00AE3437">
        <w:rPr>
          <w:sz w:val="16"/>
        </w:rPr>
        <w:t xml:space="preserve">Incessant urban sprawl and pollution are two of the most serious environmental problems plaguing the world. </w:t>
      </w:r>
      <w:r w:rsidRPr="009C5535">
        <w:rPr>
          <w:highlight w:val="green"/>
          <w:u w:val="single"/>
        </w:rPr>
        <w:t>To thwart global warming</w:t>
      </w:r>
      <w:r w:rsidRPr="00AE3437">
        <w:rPr>
          <w:u w:val="single"/>
        </w:rPr>
        <w:t xml:space="preserve">, the displacement of wildlife from their natural habitats </w:t>
      </w:r>
      <w:r w:rsidRPr="009C5535">
        <w:rPr>
          <w:highlight w:val="green"/>
          <w:u w:val="single"/>
        </w:rPr>
        <w:t>and the depletion of natural resources</w:t>
      </w:r>
      <w:r w:rsidRPr="00AE3437">
        <w:rPr>
          <w:u w:val="single"/>
        </w:rPr>
        <w:t xml:space="preserve">, </w:t>
      </w:r>
      <w:r w:rsidRPr="009C5535">
        <w:rPr>
          <w:highlight w:val="green"/>
          <w:u w:val="single"/>
        </w:rPr>
        <w:t>population stabilization is a mandatory and necessary step the U.S. must take</w:t>
      </w:r>
      <w:r w:rsidRPr="00AE3437">
        <w:rPr>
          <w:u w:val="single"/>
        </w:rPr>
        <w:t xml:space="preserve">. While the U.S. only accounts for approximately 4.5 percent of the world’s population, </w:t>
      </w:r>
      <w:r w:rsidRPr="009C5535">
        <w:rPr>
          <w:highlight w:val="green"/>
          <w:u w:val="single"/>
        </w:rPr>
        <w:t>our consumption is disproportionately greater than any other country, and will unavoidably increase with a growing population</w:t>
      </w:r>
      <w:r w:rsidRPr="00AE3437">
        <w:rPr>
          <w:u w:val="single"/>
        </w:rPr>
        <w:t xml:space="preserve">. </w:t>
      </w:r>
      <w:r w:rsidRPr="009C5535">
        <w:rPr>
          <w:highlight w:val="green"/>
          <w:u w:val="single"/>
        </w:rPr>
        <w:t>Our offenses to the environment are egregious</w:t>
      </w:r>
      <w:r w:rsidRPr="00AE3437">
        <w:rPr>
          <w:u w:val="single"/>
        </w:rPr>
        <w:t xml:space="preserve"> in comparison to the rest of the world, </w:t>
      </w:r>
      <w:r w:rsidRPr="009C5535">
        <w:rPr>
          <w:highlight w:val="green"/>
          <w:u w:val="single"/>
        </w:rPr>
        <w:t>which is why the U.S. must address climate change and other environmental problems here in our country first</w:t>
      </w:r>
      <w:r w:rsidRPr="00AE3437">
        <w:rPr>
          <w:u w:val="single"/>
        </w:rPr>
        <w:t xml:space="preserve">. Because curbing per capita consumption can only do so much to prevent environmental degradation, </w:t>
      </w:r>
      <w:r w:rsidRPr="00876570">
        <w:rPr>
          <w:rStyle w:val="Emphasis"/>
          <w:highlight w:val="green"/>
        </w:rPr>
        <w:t>it is time to</w:t>
      </w:r>
      <w:r w:rsidRPr="00876570">
        <w:rPr>
          <w:rStyle w:val="Emphasis"/>
        </w:rPr>
        <w:t xml:space="preserve"> </w:t>
      </w:r>
      <w:r w:rsidRPr="00AE3437">
        <w:rPr>
          <w:u w:val="single"/>
        </w:rPr>
        <w:t xml:space="preserve">also </w:t>
      </w:r>
      <w:r w:rsidRPr="00876570">
        <w:rPr>
          <w:rStyle w:val="Emphasis"/>
          <w:highlight w:val="green"/>
        </w:rPr>
        <w:t>address population growth</w:t>
      </w:r>
      <w:r w:rsidRPr="00AE3437">
        <w:rPr>
          <w:sz w:val="16"/>
        </w:rPr>
        <w:t>.</w:t>
      </w:r>
    </w:p>
    <w:p w14:paraId="6F49AB19" w14:textId="77777777" w:rsidR="00A147AD" w:rsidRPr="00AE3437" w:rsidRDefault="00A147AD" w:rsidP="00A147AD"/>
    <w:p w14:paraId="7835CEFF" w14:textId="77777777" w:rsidR="00A147AD" w:rsidRPr="00AE3437" w:rsidRDefault="00A147AD" w:rsidP="00A147AD">
      <w:pPr>
        <w:pStyle w:val="Heading4"/>
      </w:pPr>
      <w:r w:rsidRPr="00AE3437">
        <w:t>US population growth is key—higher consumption and model to other countries</w:t>
      </w:r>
    </w:p>
    <w:p w14:paraId="435302A6" w14:textId="77777777" w:rsidR="00A147AD" w:rsidRPr="00AE3437" w:rsidRDefault="00A147AD" w:rsidP="00A147AD">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62997770" w14:textId="77777777" w:rsidR="00A147AD" w:rsidRPr="00AE3437" w:rsidRDefault="00A147AD" w:rsidP="00A147AD">
      <w:pPr>
        <w:rPr>
          <w:u w:val="single"/>
        </w:rPr>
      </w:pPr>
      <w:r w:rsidRPr="00AE3437">
        <w:rPr>
          <w:sz w:val="16"/>
        </w:rPr>
        <w:t xml:space="preserve">According to the Environment Protection Agency (EPA), </w:t>
      </w:r>
      <w:r w:rsidRPr="00AE3437">
        <w:rPr>
          <w:u w:val="single"/>
        </w:rPr>
        <w:t>the United States accounts for 19 percent of all carbon emissions</w:t>
      </w:r>
      <w:r w:rsidRPr="00AE3437">
        <w:rPr>
          <w:sz w:val="16"/>
        </w:rPr>
        <w:t xml:space="preserve">, second only to china, </w:t>
      </w:r>
      <w:r w:rsidRPr="00AE3437">
        <w:rPr>
          <w:u w:val="single"/>
        </w:rPr>
        <w:t>and this number will certainly increase with a growing population</w:t>
      </w:r>
      <w:r w:rsidRPr="00AE3437">
        <w:rPr>
          <w:sz w:val="16"/>
        </w:rPr>
        <w:t xml:space="preserve">. [6] To make matters worse, “current greenhouse-gas emissions are already committing the planet to likely climate change in the next 20 years,” says Richard Black, Stephen R.G. Bennett, Sandy M. Thomas and John R. Beddington in their scholarly article Climate Change: Migration as Adaption. With current global consumption committing the Earth to significant (and likely detrimental) climate change in the near future, </w:t>
      </w:r>
      <w:r w:rsidRPr="00A05328">
        <w:rPr>
          <w:highlight w:val="green"/>
          <w:u w:val="single"/>
        </w:rPr>
        <w:t>the United States needs to seriously address its own carbon pollution if we ever expect other countries to address theirs</w:t>
      </w:r>
      <w:r w:rsidRPr="00AE3437">
        <w:rPr>
          <w:u w:val="single"/>
        </w:rPr>
        <w:t xml:space="preserve">. </w:t>
      </w:r>
      <w:r w:rsidRPr="00A05328">
        <w:rPr>
          <w:highlight w:val="green"/>
          <w:u w:val="single"/>
        </w:rPr>
        <w:t>Population growth fuels consumption, and making efforts to stabilize our own population would send a message to those countries experiencing rapid population growth and countries with large populations</w:t>
      </w:r>
      <w:r w:rsidRPr="00AE3437">
        <w:rPr>
          <w:u w:val="single"/>
        </w:rPr>
        <w:t xml:space="preserve"> (like China and India) that population stabilization is crucial to the preservation of the Earth’s fragile environment. </w:t>
      </w:r>
      <w:r w:rsidRPr="003D2E80">
        <w:rPr>
          <w:u w:val="single"/>
        </w:rPr>
        <w:t>Perhaps this message would even encourage other countries to follow suit</w:t>
      </w:r>
      <w:r w:rsidRPr="003D2E80">
        <w:rPr>
          <w:sz w:val="16"/>
        </w:rPr>
        <w:t>.</w:t>
      </w:r>
    </w:p>
    <w:p w14:paraId="3487FB6D" w14:textId="77777777" w:rsidR="00A147AD" w:rsidRPr="00AE3437" w:rsidRDefault="00A147AD" w:rsidP="00A147AD"/>
    <w:p w14:paraId="5FC5421D" w14:textId="77777777" w:rsidR="00A147AD" w:rsidRPr="00AE3437" w:rsidRDefault="00A147AD" w:rsidP="00A147AD">
      <w:pPr>
        <w:pStyle w:val="Heading4"/>
      </w:pPr>
      <w:r w:rsidRPr="00AE3437">
        <w:t>Overpopulation from immigration to the US threatens world ecological stability—restrictions are good</w:t>
      </w:r>
    </w:p>
    <w:p w14:paraId="2D86313F" w14:textId="77777777" w:rsidR="00A147AD" w:rsidRPr="00AE3437" w:rsidRDefault="00A147AD" w:rsidP="00A147AD">
      <w:r w:rsidRPr="00AE3437">
        <w:rPr>
          <w:rStyle w:val="Style13ptBold"/>
        </w:rPr>
        <w:t>SUSPS 2018</w:t>
      </w:r>
      <w:r w:rsidRPr="00AE3437">
        <w:t xml:space="preserve"> </w:t>
      </w:r>
      <w:r w:rsidRPr="00AE3437">
        <w:rPr>
          <w:sz w:val="18"/>
        </w:rPr>
        <w:t>(Sierrans for US Population Stabilization, U.S. Immigration, Population Growth, and the Environment, date is date accessed, 7/5/208, http://www.susps.org/overview/immigration.html)</w:t>
      </w:r>
    </w:p>
    <w:p w14:paraId="46B341E9" w14:textId="70783D07" w:rsidR="00A147AD" w:rsidRPr="00AE3437" w:rsidRDefault="00A147AD" w:rsidP="00A147AD">
      <w:pPr>
        <w:rPr>
          <w:sz w:val="16"/>
        </w:rPr>
      </w:pPr>
      <w:r w:rsidRPr="00CA0F2C">
        <w:rPr>
          <w:highlight w:val="green"/>
          <w:u w:val="single"/>
        </w:rPr>
        <w:t>Immigration is the largest factor contributing to population growth in the U.S</w:t>
      </w:r>
      <w:r w:rsidRPr="00AE3437">
        <w:rPr>
          <w:u w:val="single"/>
        </w:rPr>
        <w:t>.</w:t>
      </w:r>
      <w:r w:rsidRPr="00AE3437">
        <w:rPr>
          <w:sz w:val="16"/>
        </w:rPr>
        <w:t xml:space="preserve"> Immigration contributes over 2.25 million people to the U.S. population annually (1.5 million legal immigrants and illegal immigrants as of 2001-2002, now estimated at 1.7 million in 2003) plus 750,000 births to immigrant woman annually).31, 38 The total foreign-born population in the U.S. is now 31.1 million, a record 57% increase since 1990. 9-11 million of those are here illegally - a 4.5 million increase since 1990.</w:t>
      </w:r>
      <w:r w:rsidR="003D2E80">
        <w:rPr>
          <w:sz w:val="16"/>
        </w:rPr>
        <w:t xml:space="preserve"> </w:t>
      </w:r>
      <w:r w:rsidRPr="00AE3437">
        <w:rPr>
          <w:sz w:val="16"/>
        </w:rPr>
        <w:t xml:space="preserve">Population has been a concern of environmentalists since the first Earth Day in 1970. Had we stabilized immigration at replacement numbers in 1970, U.S. population would have stabilized at 255 million in 2020 and then gradually decreased to an environmentally sustainable level. Yet Congressional immigration policy changes starting with the 1965 Amendments to the Immigration and Nationality Act has increased immigration six-fold. The first manifestations of this increase were realized by the first Earth Day in 1970. </w:t>
      </w:r>
      <w:r w:rsidRPr="00AE3437">
        <w:rPr>
          <w:u w:val="single"/>
        </w:rPr>
        <w:t>Current immigration levels are driving U.S. population to double this century.</w:t>
      </w:r>
      <w:r w:rsidR="003D2E80">
        <w:t xml:space="preserve"> </w:t>
      </w:r>
      <w:r w:rsidRPr="00AE3437">
        <w:rPr>
          <w:sz w:val="16"/>
        </w:rPr>
        <w:t xml:space="preserve">Historically, post l970 immigrants and their descendants have added between 35 and 45 million people to America's population in less than 30 years. Unfortunately, </w:t>
      </w:r>
      <w:r w:rsidRPr="00AE3437">
        <w:rPr>
          <w:u w:val="single"/>
        </w:rPr>
        <w:t>this flow of people into the U.S. has not relieved population pressures in the countries of origin. During the this period of time the populations of most developing countries</w:t>
      </w:r>
      <w:r w:rsidRPr="00AE3437">
        <w:rPr>
          <w:sz w:val="16"/>
        </w:rPr>
        <w:t xml:space="preserve"> (including Central America, Mexico, China and Central America) </w:t>
      </w:r>
      <w:r w:rsidRPr="00AE3437">
        <w:rPr>
          <w:u w:val="single"/>
        </w:rPr>
        <w:t>have continued to grow</w:t>
      </w:r>
      <w:r w:rsidRPr="00AE3437">
        <w:rPr>
          <w:sz w:val="16"/>
        </w:rPr>
        <w:t>.30</w:t>
      </w:r>
      <w:r w:rsidR="003D2E80">
        <w:rPr>
          <w:sz w:val="16"/>
        </w:rPr>
        <w:t xml:space="preserve"> </w:t>
      </w:r>
      <w:r w:rsidRPr="00AE3437">
        <w:rPr>
          <w:sz w:val="16"/>
        </w:rPr>
        <w:t xml:space="preserve">Clearly, we are not able to solve the world's population problems by attempting to absorb their excess population. </w:t>
      </w:r>
      <w:r w:rsidRPr="00960D52">
        <w:rPr>
          <w:highlight w:val="green"/>
          <w:u w:val="single"/>
        </w:rPr>
        <w:t>Because our high resource consumption is exacerbated by our intake of immigrants, our population growth is compromising the environmental futures of not just our own country, but of the rest of the world</w:t>
      </w:r>
      <w:r w:rsidRPr="00AE3437">
        <w:rPr>
          <w:u w:val="single"/>
        </w:rPr>
        <w:t xml:space="preserve"> - from many other countries from which we extract resources</w:t>
      </w:r>
      <w:r w:rsidRPr="00AE3437">
        <w:rPr>
          <w:sz w:val="16"/>
        </w:rPr>
        <w:t>.</w:t>
      </w:r>
      <w:r w:rsidR="003D2E80">
        <w:rPr>
          <w:sz w:val="16"/>
        </w:rPr>
        <w:t xml:space="preserve"> </w:t>
      </w:r>
      <w:r w:rsidRPr="00AE3437">
        <w:rPr>
          <w:sz w:val="14"/>
        </w:rPr>
        <w:t xml:space="preserve">Paul Ehrlich, author of "The Population Explosion"35, </w:t>
      </w:r>
      <w:r w:rsidRPr="00644403">
        <w:rPr>
          <w:sz w:val="14"/>
        </w:rPr>
        <w:t>said:</w:t>
      </w:r>
      <w:r w:rsidR="003D2E80" w:rsidRPr="00644403">
        <w:rPr>
          <w:sz w:val="14"/>
        </w:rPr>
        <w:t xml:space="preserve"> </w:t>
      </w:r>
      <w:r w:rsidRPr="00644403">
        <w:rPr>
          <w:u w:val="single"/>
        </w:rPr>
        <w:t>"Overpopulation in rich countries is, from the point of view of the Earth's habitability, more serious than rapid population growth in poor countries."</w:t>
      </w:r>
      <w:r w:rsidR="003D2E80" w:rsidRPr="00644403">
        <w:rPr>
          <w:u w:val="single"/>
        </w:rPr>
        <w:t xml:space="preserve"> </w:t>
      </w:r>
      <w:r w:rsidRPr="00644403">
        <w:rPr>
          <w:sz w:val="16"/>
        </w:rPr>
        <w:t>An NPG demographic analysis of age distribution, fertility, and mortality data shows that if there had been no immigration to the U.S. since 1990, the population in 2000 would have been 262 million - 19 million less than the 281 million counted. Thus, post-1990 immigrants and their children accounted for 61% of U.S. population growth during the last decade.32</w:t>
      </w:r>
      <w:r w:rsidR="003D2E80" w:rsidRPr="00644403">
        <w:rPr>
          <w:sz w:val="16"/>
        </w:rPr>
        <w:t xml:space="preserve"> </w:t>
      </w:r>
      <w:r w:rsidRPr="00644403">
        <w:rPr>
          <w:sz w:val="16"/>
        </w:rPr>
        <w:t xml:space="preserve">Looking toward the future, </w:t>
      </w:r>
      <w:r w:rsidRPr="00644403">
        <w:rPr>
          <w:u w:val="single"/>
        </w:rPr>
        <w:t>at least 70% of our projected population growth this century will be caused by mass immigration</w:t>
      </w:r>
      <w:r w:rsidRPr="00644403">
        <w:rPr>
          <w:sz w:val="16"/>
        </w:rPr>
        <w:t xml:space="preserve"> - that</w:t>
      </w:r>
      <w:r w:rsidRPr="00AE3437">
        <w:rPr>
          <w:sz w:val="16"/>
        </w:rPr>
        <w:t xml:space="preserve"> is, by recent immigrants and their descendents.33</w:t>
      </w:r>
      <w:r w:rsidR="003D2E80">
        <w:rPr>
          <w:sz w:val="16"/>
        </w:rPr>
        <w:t xml:space="preserve"> </w:t>
      </w:r>
      <w:r w:rsidRPr="00AE3437">
        <w:rPr>
          <w:sz w:val="16"/>
        </w:rPr>
        <w:t xml:space="preserve">In 1972, two population commissions - the President's Commission on Population Growth and the American Future, headed by John D. Rockefeller III, and the Select Commission on Population, headed by Father Theodore Hesburgh, president of Notre Dame - concurred that </w:t>
      </w:r>
      <w:r w:rsidRPr="00960D52">
        <w:rPr>
          <w:highlight w:val="green"/>
          <w:u w:val="single"/>
        </w:rPr>
        <w:t>U.S. population must be stabilized and that immigration policy would have to respect this demographic reality</w:t>
      </w:r>
      <w:r w:rsidRPr="00AE3437">
        <w:rPr>
          <w:sz w:val="16"/>
        </w:rPr>
        <w:t>.6</w:t>
      </w:r>
      <w:r w:rsidR="003D2E80">
        <w:rPr>
          <w:sz w:val="16"/>
        </w:rPr>
        <w:t xml:space="preserve"> </w:t>
      </w:r>
      <w:r w:rsidRPr="00AE3437">
        <w:rPr>
          <w:sz w:val="16"/>
        </w:rPr>
        <w:t xml:space="preserve">The facts are clear. </w:t>
      </w:r>
      <w:r w:rsidRPr="007706AE">
        <w:rPr>
          <w:highlight w:val="green"/>
          <w:u w:val="single"/>
        </w:rPr>
        <w:t>To preserve and protect our environment</w:t>
      </w:r>
      <w:r w:rsidRPr="00AE3437">
        <w:rPr>
          <w:sz w:val="16"/>
        </w:rPr>
        <w:t xml:space="preserve">, the Sierra Club must, </w:t>
      </w:r>
      <w:r w:rsidRPr="00AE3437">
        <w:rPr>
          <w:u w:val="single"/>
        </w:rPr>
        <w:t>in addition to focusing on fertility and consumption</w:t>
      </w:r>
      <w:r w:rsidRPr="007706AE">
        <w:rPr>
          <w:u w:val="single"/>
        </w:rPr>
        <w:t xml:space="preserve">, </w:t>
      </w:r>
      <w:r w:rsidRPr="007706AE">
        <w:rPr>
          <w:rStyle w:val="Emphasis"/>
        </w:rPr>
        <w:t xml:space="preserve">acknowledge the large part that current immigration numbers play in U.S. population growth and </w:t>
      </w:r>
      <w:r w:rsidRPr="007706AE">
        <w:rPr>
          <w:rStyle w:val="Emphasis"/>
          <w:highlight w:val="green"/>
        </w:rPr>
        <w:t>acknowledge the need for lower levels of immigration</w:t>
      </w:r>
      <w:r w:rsidRPr="007706AE">
        <w:rPr>
          <w:rStyle w:val="Emphasis"/>
        </w:rPr>
        <w:t xml:space="preserve"> </w:t>
      </w:r>
      <w:r w:rsidRPr="00AE3437">
        <w:rPr>
          <w:sz w:val="16"/>
        </w:rPr>
        <w:t>into the U.S.</w:t>
      </w:r>
    </w:p>
    <w:p w14:paraId="65F458CA" w14:textId="77777777" w:rsidR="00A147AD" w:rsidRPr="00AE3437" w:rsidRDefault="00A147AD" w:rsidP="00A147AD"/>
    <w:p w14:paraId="69FF32B8" w14:textId="77777777" w:rsidR="00A147AD" w:rsidRPr="00AE3437" w:rsidRDefault="00A147AD" w:rsidP="00A147AD"/>
    <w:p w14:paraId="7E49A7EA" w14:textId="77777777" w:rsidR="00A147AD" w:rsidRPr="00AE3437" w:rsidRDefault="00A147AD" w:rsidP="00A147AD"/>
    <w:p w14:paraId="6ABBAB80" w14:textId="77777777" w:rsidR="00A147AD" w:rsidRPr="00AE3437" w:rsidRDefault="00A147AD" w:rsidP="00A147AD"/>
    <w:p w14:paraId="3CAF3221" w14:textId="77777777" w:rsidR="00A147AD" w:rsidRPr="00AE3437" w:rsidRDefault="00A147AD" w:rsidP="00A147AD"/>
    <w:p w14:paraId="15B860CB" w14:textId="5D660D88" w:rsidR="005B1361" w:rsidRDefault="005B1361" w:rsidP="005B1361">
      <w:pPr>
        <w:pStyle w:val="Heading1"/>
      </w:pPr>
      <w:r>
        <w:t>Block</w:t>
      </w:r>
    </w:p>
    <w:p w14:paraId="1AF21ACC" w14:textId="6FD185B3" w:rsidR="004408A3" w:rsidRDefault="000115E0" w:rsidP="00C97F94">
      <w:pPr>
        <w:pStyle w:val="Heading2"/>
      </w:pPr>
      <w:r>
        <w:t>OVs</w:t>
      </w:r>
    </w:p>
    <w:p w14:paraId="7A702649" w14:textId="42443DE2" w:rsidR="00592B62" w:rsidRPr="00592B62" w:rsidRDefault="009D7844" w:rsidP="00592B62">
      <w:pPr>
        <w:pStyle w:val="Heading3"/>
      </w:pPr>
      <w:r>
        <w:t xml:space="preserve">2NC – </w:t>
      </w:r>
      <w:r w:rsidR="00592B62">
        <w:t>OV</w:t>
      </w:r>
    </w:p>
    <w:p w14:paraId="5F70DB97" w14:textId="4CB193CD" w:rsidR="00064283" w:rsidRPr="00C224FE" w:rsidRDefault="00C224FE" w:rsidP="00064283">
      <w:pPr>
        <w:rPr>
          <w:i/>
          <w:u w:val="single"/>
        </w:rPr>
      </w:pPr>
      <w:r>
        <w:rPr>
          <w:i/>
          <w:u w:val="single"/>
        </w:rPr>
        <w:t>The DA outweighs and turns the case</w:t>
      </w:r>
      <w:r w:rsidR="00431CBD">
        <w:rPr>
          <w:i/>
          <w:u w:val="single"/>
        </w:rPr>
        <w:t xml:space="preserve"> – </w:t>
      </w:r>
      <w:r w:rsidR="005A30F7">
        <w:rPr>
          <w:i/>
          <w:u w:val="single"/>
        </w:rPr>
        <w:t xml:space="preserve">Overpopulation </w:t>
      </w:r>
      <w:r w:rsidR="000C43E1">
        <w:rPr>
          <w:i/>
          <w:u w:val="single"/>
        </w:rPr>
        <w:t>is t</w:t>
      </w:r>
      <w:r w:rsidR="005A30F7">
        <w:rPr>
          <w:i/>
          <w:u w:val="single"/>
        </w:rPr>
        <w:t xml:space="preserve">he largest impact in the round, causing extinction </w:t>
      </w:r>
      <w:r w:rsidR="000C43E1">
        <w:rPr>
          <w:i/>
          <w:u w:val="single"/>
        </w:rPr>
        <w:t>through food and water shortages, biodiversity loss and global warming. This instigates violence and speeds up economic collapse</w:t>
      </w:r>
      <w:r w:rsidR="000D08F9">
        <w:rPr>
          <w:i/>
          <w:u w:val="single"/>
        </w:rPr>
        <w:t>. If we can reverse the birth rate</w:t>
      </w:r>
      <w:r w:rsidR="00D96578">
        <w:rPr>
          <w:i/>
          <w:u w:val="single"/>
        </w:rPr>
        <w:t>s of the US population it sends an international signal of change while curbing US consumption.</w:t>
      </w:r>
      <w:r w:rsidR="00E20D26">
        <w:rPr>
          <w:i/>
          <w:u w:val="single"/>
        </w:rPr>
        <w:t xml:space="preserve"> </w:t>
      </w:r>
      <w:r w:rsidR="00431CBD">
        <w:rPr>
          <w:i/>
          <w:u w:val="single"/>
        </w:rPr>
        <w:t xml:space="preserve">Immigration is the KEY FACTOR </w:t>
      </w:r>
    </w:p>
    <w:p w14:paraId="07A5165C" w14:textId="77777777" w:rsidR="00064283" w:rsidRDefault="00064283" w:rsidP="00064283"/>
    <w:p w14:paraId="588C4CEE" w14:textId="3800BDBD" w:rsidR="00E53496" w:rsidRPr="00AE3437" w:rsidRDefault="00E53496" w:rsidP="00E53496">
      <w:pPr>
        <w:pStyle w:val="Heading4"/>
      </w:pPr>
      <w:r w:rsidRPr="00AE3437">
        <w:t xml:space="preserve">Environmental collapse is the biggest threat of extinction and </w:t>
      </w:r>
      <w:r w:rsidR="00C44C71">
        <w:t>sserves as an impact magnifier</w:t>
      </w:r>
      <w:r w:rsidR="00B66133">
        <w:t xml:space="preserve"> </w:t>
      </w:r>
    </w:p>
    <w:p w14:paraId="19702D57" w14:textId="77777777" w:rsidR="00E53496" w:rsidRPr="00AE3437" w:rsidRDefault="00E53496" w:rsidP="00E53496">
      <w:r w:rsidRPr="00AE3437">
        <w:rPr>
          <w:rStyle w:val="Style13ptBold"/>
        </w:rPr>
        <w:t>TORRES 2016</w:t>
      </w:r>
      <w:r w:rsidRPr="00AE3437">
        <w:t xml:space="preserve"> (</w:t>
      </w:r>
      <w:r w:rsidRPr="00AE3437">
        <w:rPr>
          <w:sz w:val="18"/>
        </w:rPr>
        <w:t>Phil Torres is the founding director of the X-Risks Institute, an affiliate scholar at the Institute for Ethics and Emerging Technologies</w:t>
      </w:r>
      <w:r w:rsidRPr="00AE3437">
        <w:t xml:space="preserve"> </w:t>
      </w:r>
      <w:r w:rsidRPr="00AE3437">
        <w:rPr>
          <w:sz w:val="18"/>
        </w:rPr>
        <w:t>“Op-ed: Climate Change Is the Most Urgent Existential Risk,” July 22, https://futureoflife.org/2016/07/22/climate-change-is-the-most-urgent-existential-risk/)</w:t>
      </w:r>
    </w:p>
    <w:p w14:paraId="124A043C" w14:textId="3C3CD176" w:rsidR="00E53496" w:rsidRPr="00AE3437" w:rsidRDefault="00E53496" w:rsidP="00E53496">
      <w:r w:rsidRPr="00AE3437">
        <w:rPr>
          <w:sz w:val="16"/>
        </w:rPr>
        <w:t xml:space="preserve">Humanity faces a number of formidable challenges this century. </w:t>
      </w:r>
      <w:r w:rsidRPr="00E12469">
        <w:rPr>
          <w:highlight w:val="green"/>
          <w:u w:val="single"/>
        </w:rPr>
        <w:t>Threats to our collective survival stem from</w:t>
      </w:r>
      <w:r w:rsidRPr="00AE3437">
        <w:rPr>
          <w:u w:val="single"/>
        </w:rPr>
        <w:t xml:space="preserve"> asteroids and comets, supervolcanoes, </w:t>
      </w:r>
      <w:r w:rsidRPr="00E12469">
        <w:rPr>
          <w:highlight w:val="green"/>
          <w:u w:val="single"/>
        </w:rPr>
        <w:t>global pandemics, climate change</w:t>
      </w:r>
      <w:r w:rsidRPr="00AE3437">
        <w:rPr>
          <w:sz w:val="16"/>
        </w:rPr>
        <w:t xml:space="preserve">, </w:t>
      </w:r>
      <w:r w:rsidRPr="002F5CCE">
        <w:rPr>
          <w:highlight w:val="green"/>
          <w:u w:val="single"/>
        </w:rPr>
        <w:t>biodiversity loss</w:t>
      </w:r>
      <w:r w:rsidRPr="00AE3437">
        <w:rPr>
          <w:sz w:val="16"/>
        </w:rPr>
        <w:t xml:space="preserve">, </w:t>
      </w:r>
      <w:r w:rsidRPr="00E12469">
        <w:rPr>
          <w:highlight w:val="green"/>
          <w:u w:val="single"/>
        </w:rPr>
        <w:t>nuclear weapons</w:t>
      </w:r>
      <w:r w:rsidRPr="00AE3437">
        <w:rPr>
          <w:u w:val="single"/>
        </w:rPr>
        <w:t xml:space="preserve">, biotechnology, synthetic biology, </w:t>
      </w:r>
      <w:r w:rsidRPr="00E12469">
        <w:rPr>
          <w:highlight w:val="green"/>
          <w:u w:val="single"/>
        </w:rPr>
        <w:t>nanotechn</w:t>
      </w:r>
      <w:r w:rsidRPr="00AE3437">
        <w:rPr>
          <w:u w:val="single"/>
        </w:rPr>
        <w:t>ology, and artificial superintelligence</w:t>
      </w:r>
      <w:r w:rsidRPr="00AE3437">
        <w:rPr>
          <w:sz w:val="16"/>
        </w:rPr>
        <w:t>.</w:t>
      </w:r>
      <w:r>
        <w:rPr>
          <w:sz w:val="16"/>
        </w:rPr>
        <w:t xml:space="preserve"> </w:t>
      </w:r>
      <w:r w:rsidRPr="00AE3437">
        <w:rPr>
          <w:sz w:val="14"/>
        </w:rPr>
        <w:t xml:space="preserve">With such threats in mind, an informal survey conducted by the Future of Humanity Institute placed the probability of human extinction this century at 19%. To put this in perspective, it means that the average American is more than a thousand times more likely to die in a human extinction event than a plane </w:t>
      </w:r>
      <w:r w:rsidR="00557275">
        <w:rPr>
          <w:sz w:val="14"/>
        </w:rPr>
        <w:t>w</w:t>
      </w:r>
      <w:r w:rsidRPr="00AE3437">
        <w:rPr>
          <w:sz w:val="14"/>
        </w:rPr>
        <w:t>crash.*</w:t>
      </w:r>
      <w:r>
        <w:rPr>
          <w:sz w:val="14"/>
        </w:rPr>
        <w:t xml:space="preserve"> </w:t>
      </w:r>
      <w:r w:rsidRPr="00AE3437">
        <w:rPr>
          <w:u w:val="single"/>
        </w:rPr>
        <w:t>So, given limited resources, which risks should we prioritize?</w:t>
      </w:r>
      <w:r w:rsidRPr="00AE3437">
        <w:rPr>
          <w:sz w:val="16"/>
        </w:rPr>
        <w:t xml:space="preserve"> Many intellectual leaders, including Elon Musk, Stephen Hawking, and Bill Gates, have suggested that artificial superintelligence constitutes one of the most significant risks to humanity. And this may be correct in the long-term. But I would argue that two other risks, namely</w:t>
      </w:r>
      <w:r w:rsidRPr="00AE3437">
        <w:rPr>
          <w:u w:val="single"/>
        </w:rPr>
        <w:t xml:space="preserve"> </w:t>
      </w:r>
      <w:r w:rsidRPr="00E12469">
        <w:rPr>
          <w:highlight w:val="green"/>
          <w:u w:val="single"/>
        </w:rPr>
        <w:t>climate change and</w:t>
      </w:r>
      <w:r w:rsidRPr="00E12469">
        <w:rPr>
          <w:highlight w:val="green"/>
        </w:rPr>
        <w:t xml:space="preserve"> </w:t>
      </w:r>
      <w:r w:rsidRPr="00E12469">
        <w:rPr>
          <w:highlight w:val="green"/>
          <w:u w:val="single"/>
        </w:rPr>
        <w:t xml:space="preserve">biodiveristy loss, should </w:t>
      </w:r>
      <w:r w:rsidRPr="00E12469">
        <w:rPr>
          <w:b/>
          <w:highlight w:val="green"/>
          <w:u w:val="single"/>
        </w:rPr>
        <w:t>take priority</w:t>
      </w:r>
      <w:r w:rsidRPr="00E12469">
        <w:rPr>
          <w:highlight w:val="green"/>
          <w:u w:val="single"/>
        </w:rPr>
        <w:t xml:space="preserve"> right now over </w:t>
      </w:r>
      <w:r w:rsidRPr="00E12469">
        <w:rPr>
          <w:b/>
          <w:highlight w:val="green"/>
          <w:u w:val="single"/>
        </w:rPr>
        <w:t>every other known threat</w:t>
      </w:r>
      <w:r w:rsidRPr="00AE3437">
        <w:rPr>
          <w:sz w:val="16"/>
        </w:rPr>
        <w:t>.</w:t>
      </w:r>
      <w:r>
        <w:rPr>
          <w:sz w:val="16"/>
        </w:rPr>
        <w:t xml:space="preserve"> </w:t>
      </w:r>
      <w:r w:rsidRPr="00AE3437">
        <w:rPr>
          <w:sz w:val="16"/>
        </w:rPr>
        <w:t xml:space="preserve">Why? Because </w:t>
      </w:r>
      <w:r w:rsidRPr="00E338E8">
        <w:rPr>
          <w:highlight w:val="green"/>
          <w:u w:val="single"/>
        </w:rPr>
        <w:t>these ongoing catastrophes</w:t>
      </w:r>
      <w:r w:rsidRPr="00AE3437">
        <w:rPr>
          <w:sz w:val="16"/>
        </w:rPr>
        <w:t xml:space="preserve"> in slow-motion </w:t>
      </w:r>
      <w:r w:rsidRPr="00E338E8">
        <w:rPr>
          <w:highlight w:val="green"/>
          <w:u w:val="single"/>
        </w:rPr>
        <w:t>will frame our existential predicament on Earth</w:t>
      </w:r>
      <w:r w:rsidRPr="00AE3437">
        <w:rPr>
          <w:sz w:val="16"/>
        </w:rPr>
        <w:t xml:space="preserve"> not just for the rest of this century, but </w:t>
      </w:r>
      <w:r w:rsidRPr="00E338E8">
        <w:rPr>
          <w:highlight w:val="green"/>
          <w:u w:val="single"/>
        </w:rPr>
        <w:t>for literally thousands of years</w:t>
      </w:r>
      <w:r w:rsidRPr="00AE3437">
        <w:rPr>
          <w:sz w:val="16"/>
        </w:rPr>
        <w:t xml:space="preserve"> to come. </w:t>
      </w:r>
      <w:r w:rsidRPr="00AE3437">
        <w:rPr>
          <w:u w:val="single"/>
        </w:rPr>
        <w:t>As such, they have the capacity to raise or lower the probability of other risks scenarios unfolding</w:t>
      </w:r>
      <w:r w:rsidRPr="00AE3437">
        <w:rPr>
          <w:sz w:val="16"/>
        </w:rPr>
        <w:t>.</w:t>
      </w:r>
      <w:r>
        <w:rPr>
          <w:sz w:val="16"/>
        </w:rPr>
        <w:t xml:space="preserve"> </w:t>
      </w:r>
      <w:r w:rsidRPr="00AE3437">
        <w:rPr>
          <w:sz w:val="14"/>
        </w:rPr>
        <w:t>Multiplying Threats</w:t>
      </w:r>
      <w:r>
        <w:rPr>
          <w:sz w:val="14"/>
        </w:rPr>
        <w:t xml:space="preserve"> </w:t>
      </w:r>
      <w:r w:rsidRPr="00AE3437">
        <w:rPr>
          <w:sz w:val="14"/>
        </w:rPr>
        <w:t>Ask yourself the following: are wars more or less likely in a world marked by extreme weather events, megadroughts, food supply disruptions, and sea-level rise? Are terrorist attacks more or less likely in a world beset by the collapse of global ecosystems, agricultural failures, economic uncertainty, and political instability?</w:t>
      </w:r>
      <w:r>
        <w:t xml:space="preserve"> </w:t>
      </w:r>
      <w:r w:rsidRPr="00AE3437">
        <w:rPr>
          <w:sz w:val="14"/>
        </w:rPr>
        <w:t>Both government officials and scientists agree that the answer is “more likely.” For example, the current Director of the CIA, John Brennan, recently identified “the impact of climate change” as one of the “deeper causes of this rising instability” in countries like Syria, Iraq, Yemen, Libya, and Ukraine. Similarly, the former Secretary of Defense, Chuck Hagel, has described climate change as a “threat multiplier” with “the potential to exacerbate many of the challenges we are dealing with today — from infectious disease to terrorism.”</w:t>
      </w:r>
      <w:r>
        <w:t xml:space="preserve"> </w:t>
      </w:r>
      <w:r w:rsidRPr="00AE3437">
        <w:rPr>
          <w:sz w:val="14"/>
        </w:rPr>
        <w:t>The Department of Defense has also affirmed a connection. In a 2015 report, it states, “Global climate change will aggravate problems such as poverty, social tensions, environmental degradation, ineffectual leadership and weak political institutions that threaten stability in a number of countries.”</w:t>
      </w:r>
      <w:r>
        <w:t xml:space="preserve"> </w:t>
      </w:r>
      <w:r w:rsidRPr="00AE3437">
        <w:rPr>
          <w:u w:val="single"/>
        </w:rPr>
        <w:t>Scientific studies have</w:t>
      </w:r>
      <w:r w:rsidRPr="00AE3437">
        <w:rPr>
          <w:sz w:val="16"/>
        </w:rPr>
        <w:t xml:space="preserve"> further </w:t>
      </w:r>
      <w:r w:rsidRPr="00AE3437">
        <w:rPr>
          <w:u w:val="single"/>
        </w:rPr>
        <w:t>shown a connection between the environmental crisis and violent conflicts</w:t>
      </w:r>
      <w:r w:rsidRPr="00AE3437">
        <w:rPr>
          <w:sz w:val="16"/>
        </w:rPr>
        <w:t xml:space="preserve">. For example, a 2015 paper in the Proceedings of the National Academy of Sciences argues that climate change was a causal factor behind the record-breaking 2007-2010 drought in Syria. This </w:t>
      </w:r>
      <w:r w:rsidRPr="00AE3437">
        <w:rPr>
          <w:u w:val="single"/>
        </w:rPr>
        <w:t>drought led to a mass migration of farmers into urban centers</w:t>
      </w:r>
      <w:r w:rsidRPr="00AE3437">
        <w:rPr>
          <w:sz w:val="16"/>
        </w:rPr>
        <w:t xml:space="preserve">, which fueled the 2011 Syrian civil war. Some observers, including myself, have suggested that </w:t>
      </w:r>
      <w:r w:rsidRPr="00AE3437">
        <w:rPr>
          <w:u w:val="single"/>
        </w:rPr>
        <w:t>this</w:t>
      </w:r>
      <w:r w:rsidRPr="00AE3437">
        <w:rPr>
          <w:sz w:val="16"/>
        </w:rPr>
        <w:t xml:space="preserve"> struggle </w:t>
      </w:r>
      <w:r w:rsidRPr="00AE3437">
        <w:rPr>
          <w:u w:val="single"/>
        </w:rPr>
        <w:t>could be the beginning of World War III, given the complex tangle of international involvement and overlapping interests</w:t>
      </w:r>
      <w:r w:rsidRPr="00AE3437">
        <w:rPr>
          <w:sz w:val="16"/>
        </w:rPr>
        <w:t>.</w:t>
      </w:r>
      <w:r>
        <w:rPr>
          <w:sz w:val="16"/>
        </w:rPr>
        <w:t xml:space="preserve"> </w:t>
      </w:r>
      <w:r w:rsidRPr="00AE3437">
        <w:rPr>
          <w:sz w:val="14"/>
        </w:rPr>
        <w:t>The study’s conclusion is also significant because the Syrian civil war was the Petri dish in which the Islamic State consolidated its forces, later emerging as the largest and most powerful terrorist organization in human history.</w:t>
      </w:r>
      <w:r>
        <w:t xml:space="preserve"> </w:t>
      </w:r>
      <w:r w:rsidRPr="00AE3437">
        <w:rPr>
          <w:sz w:val="14"/>
        </w:rPr>
        <w:t>A Perfect Storm</w:t>
      </w:r>
      <w:r>
        <w:t xml:space="preserve"> </w:t>
      </w:r>
      <w:r w:rsidRPr="00AE3437">
        <w:rPr>
          <w:sz w:val="16"/>
        </w:rPr>
        <w:t xml:space="preserve">The point is that climate change and </w:t>
      </w:r>
      <w:r w:rsidRPr="007E280B">
        <w:rPr>
          <w:highlight w:val="green"/>
          <w:u w:val="single"/>
        </w:rPr>
        <w:t>biodiversity loss</w:t>
      </w:r>
      <w:r w:rsidRPr="00AE3437">
        <w:rPr>
          <w:u w:val="single"/>
        </w:rPr>
        <w:t xml:space="preserve"> could very easily </w:t>
      </w:r>
      <w:r w:rsidRPr="007E280B">
        <w:rPr>
          <w:highlight w:val="green"/>
          <w:u w:val="single"/>
        </w:rPr>
        <w:t>push societies to the brink of collapse</w:t>
      </w:r>
      <w:r w:rsidRPr="00AE3437">
        <w:rPr>
          <w:u w:val="single"/>
        </w:rPr>
        <w:t xml:space="preserve">. </w:t>
      </w:r>
      <w:r w:rsidRPr="007E280B">
        <w:rPr>
          <w:highlight w:val="green"/>
          <w:u w:val="single"/>
        </w:rPr>
        <w:t>This will exacerbate existing geopolitical tensions and introduce entirely new power struggles</w:t>
      </w:r>
      <w:r w:rsidRPr="00AE3437">
        <w:rPr>
          <w:sz w:val="16"/>
        </w:rPr>
        <w:t xml:space="preserve"> between state and nonstate actors. At the same time, advanced technologies will very likely become increasingly powerful and accessible. As I’ve written elsewhere, </w:t>
      </w:r>
      <w:r w:rsidRPr="00AE3437">
        <w:rPr>
          <w:u w:val="single"/>
        </w:rPr>
        <w:t xml:space="preserve">the malicious agents of the future will have </w:t>
      </w:r>
      <w:r w:rsidRPr="00AE3437">
        <w:rPr>
          <w:b/>
          <w:u w:val="single"/>
        </w:rPr>
        <w:t>bulldozers rather than shovels</w:t>
      </w:r>
      <w:r w:rsidRPr="00AE3437">
        <w:rPr>
          <w:u w:val="single"/>
        </w:rPr>
        <w:t xml:space="preserve"> to </w:t>
      </w:r>
      <w:r w:rsidRPr="00AE3437">
        <w:rPr>
          <w:b/>
          <w:u w:val="single"/>
        </w:rPr>
        <w:t>dig</w:t>
      </w:r>
      <w:r w:rsidRPr="00AE3437">
        <w:rPr>
          <w:u w:val="single"/>
        </w:rPr>
        <w:t xml:space="preserve"> </w:t>
      </w:r>
      <w:r w:rsidRPr="00AE3437">
        <w:rPr>
          <w:b/>
          <w:u w:val="single"/>
        </w:rPr>
        <w:t>mass graves for their enemies</w:t>
      </w:r>
      <w:r w:rsidRPr="00AE3437">
        <w:rPr>
          <w:sz w:val="16"/>
        </w:rPr>
        <w:t>.</w:t>
      </w:r>
      <w:r>
        <w:rPr>
          <w:sz w:val="16"/>
        </w:rPr>
        <w:t xml:space="preserve"> </w:t>
      </w:r>
      <w:r w:rsidRPr="00AE3437">
        <w:rPr>
          <w:u w:val="single"/>
        </w:rPr>
        <w:t>The result is a perfect storm of more conflicts in the world along with unprecedentedly dangerous weapons</w:t>
      </w:r>
      <w:r w:rsidRPr="00AE3437">
        <w:rPr>
          <w:sz w:val="16"/>
        </w:rPr>
        <w:t>.</w:t>
      </w:r>
      <w:r>
        <w:rPr>
          <w:sz w:val="16"/>
        </w:rPr>
        <w:t xml:space="preserve"> </w:t>
      </w:r>
      <w:r w:rsidRPr="00AE3437">
        <w:rPr>
          <w:u w:val="single"/>
        </w:rPr>
        <w:t>If the conversation were to end here, we’d have ample reason for placing climate change and biodiversity loss at the top of our priority lists. But</w:t>
      </w:r>
      <w:r w:rsidRPr="00AE3437">
        <w:rPr>
          <w:sz w:val="16"/>
        </w:rPr>
        <w:t xml:space="preserve"> there are other reasons they ought to be considered urgent threats. I would argue that </w:t>
      </w:r>
      <w:r w:rsidRPr="00CE0C78">
        <w:rPr>
          <w:highlight w:val="green"/>
          <w:u w:val="single"/>
        </w:rPr>
        <w:t>they could make humanity more vulnerable to a catastrophe involving superintelligence and even asteroids</w:t>
      </w:r>
      <w:r w:rsidRPr="00AE3437">
        <w:rPr>
          <w:sz w:val="16"/>
        </w:rPr>
        <w:t>.</w:t>
      </w:r>
      <w:r>
        <w:rPr>
          <w:sz w:val="16"/>
        </w:rPr>
        <w:t xml:space="preserve"> </w:t>
      </w:r>
      <w:r w:rsidRPr="00AE3437">
        <w:rPr>
          <w:sz w:val="16"/>
        </w:rPr>
        <w:t xml:space="preserve">The basic reasoning is the same for both cases. Consider superintelligence first. </w:t>
      </w:r>
      <w:r w:rsidRPr="00AE3437">
        <w:rPr>
          <w:u w:val="single"/>
        </w:rPr>
        <w:t>Programming a superintelligence</w:t>
      </w:r>
      <w:r w:rsidRPr="00AE3437">
        <w:rPr>
          <w:sz w:val="16"/>
        </w:rPr>
        <w:t xml:space="preserve"> whose values align with ours </w:t>
      </w:r>
      <w:r w:rsidRPr="00AE3437">
        <w:rPr>
          <w:u w:val="single"/>
        </w:rPr>
        <w:t>is a formidable task</w:t>
      </w:r>
      <w:r w:rsidRPr="00AE3437">
        <w:rPr>
          <w:sz w:val="16"/>
        </w:rPr>
        <w:t xml:space="preserve"> even in stable circumstances. As Nick Bostrom argues in his 2014 book, we should recognize the “default outcome” of superintelligence to be “doom.”</w:t>
      </w:r>
      <w:r>
        <w:rPr>
          <w:sz w:val="16"/>
        </w:rPr>
        <w:t xml:space="preserve"> </w:t>
      </w:r>
      <w:r w:rsidRPr="00AE3437">
        <w:rPr>
          <w:u w:val="single"/>
        </w:rPr>
        <w:t>Now imagine trying to solve these problems amidst a rising tide of</w:t>
      </w:r>
      <w:r w:rsidRPr="00AE3437">
        <w:rPr>
          <w:sz w:val="16"/>
        </w:rPr>
        <w:t xml:space="preserve"> interstate wars, civil unrest, terrorist attacks, and </w:t>
      </w:r>
      <w:r w:rsidRPr="00AE3437">
        <w:rPr>
          <w:u w:val="single"/>
        </w:rPr>
        <w:t>other tragedies? The societal stress caused by</w:t>
      </w:r>
      <w:r w:rsidRPr="00AE3437">
        <w:rPr>
          <w:sz w:val="16"/>
        </w:rPr>
        <w:t xml:space="preserve"> climate change and </w:t>
      </w:r>
      <w:r w:rsidRPr="00AE3437">
        <w:rPr>
          <w:u w:val="single"/>
        </w:rPr>
        <w:t>biodiversity loss will almost certainly compromise important conditions for creating friendly AI, such as sufficient funding</w:t>
      </w:r>
      <w:r w:rsidRPr="00AE3437">
        <w:rPr>
          <w:sz w:val="16"/>
        </w:rPr>
        <w:t>, academic programs to train new scientists, conferences on AI, peer-reviewed journal publications, and communication/collaboration between experts of different fields, such as computer science and ethics.</w:t>
      </w:r>
      <w:r>
        <w:rPr>
          <w:sz w:val="16"/>
        </w:rPr>
        <w:t xml:space="preserve"> </w:t>
      </w:r>
      <w:r w:rsidRPr="00CE0C78">
        <w:rPr>
          <w:highlight w:val="green"/>
          <w:u w:val="single"/>
        </w:rPr>
        <w:t>It could even make an “AI arms race” more likely</w:t>
      </w:r>
      <w:r w:rsidRPr="00AE3437">
        <w:rPr>
          <w:u w:val="single"/>
        </w:rPr>
        <w:t>, thereby raising the probability of a malevolent superintelligence being created either on purpose or by mistake</w:t>
      </w:r>
      <w:r w:rsidRPr="00AE3437">
        <w:t>.</w:t>
      </w:r>
      <w:r>
        <w:t xml:space="preserve"> </w:t>
      </w:r>
      <w:r w:rsidRPr="00AE3437">
        <w:rPr>
          <w:sz w:val="16"/>
        </w:rPr>
        <w:t xml:space="preserve">Similarly, </w:t>
      </w:r>
      <w:r w:rsidRPr="00AE3437">
        <w:rPr>
          <w:u w:val="single"/>
        </w:rPr>
        <w:t>imagine that astronomers discover a behemoth asteroid barreling toward Earth</w:t>
      </w:r>
      <w:r w:rsidRPr="00AE3437">
        <w:rPr>
          <w:sz w:val="16"/>
        </w:rPr>
        <w:t>. Will designing, building, and launching a spacecraft to divert the assassin past our planet be easier or more difficult in a world preoccupied with other survival issues?</w:t>
      </w:r>
      <w:r>
        <w:rPr>
          <w:sz w:val="16"/>
        </w:rPr>
        <w:t xml:space="preserve"> </w:t>
      </w:r>
      <w:r w:rsidRPr="00AE3437">
        <w:rPr>
          <w:sz w:val="16"/>
        </w:rPr>
        <w:t xml:space="preserve">In a relatively peaceful world, one could imagine an asteroid actually bringing humanity together by directing our attention toward a common threat. But </w:t>
      </w:r>
      <w:r w:rsidRPr="00AE3437">
        <w:rPr>
          <w:u w:val="single"/>
        </w:rPr>
        <w:t>if the “conflict multipliers” of</w:t>
      </w:r>
      <w:r w:rsidRPr="00AE3437">
        <w:rPr>
          <w:sz w:val="16"/>
        </w:rPr>
        <w:t xml:space="preserve"> climate change and </w:t>
      </w:r>
      <w:r w:rsidRPr="00AE3437">
        <w:rPr>
          <w:u w:val="single"/>
        </w:rPr>
        <w:t>biodiversity loss have already catapulted civilization into chaos and turmoil</w:t>
      </w:r>
      <w:r w:rsidRPr="00AE3437">
        <w:rPr>
          <w:sz w:val="16"/>
        </w:rPr>
        <w:t xml:space="preserve">, I strongly suspect that </w:t>
      </w:r>
      <w:r w:rsidRPr="00AE3437">
        <w:rPr>
          <w:u w:val="single"/>
        </w:rPr>
        <w:t>humanity will become more</w:t>
      </w:r>
      <w:r w:rsidRPr="00AE3437">
        <w:rPr>
          <w:sz w:val="16"/>
        </w:rPr>
        <w:t xml:space="preserve">, rather than less, </w:t>
      </w:r>
      <w:r w:rsidRPr="00AE3437">
        <w:rPr>
          <w:u w:val="single"/>
        </w:rPr>
        <w:t>susceptible to dangers</w:t>
      </w:r>
      <w:r w:rsidRPr="00AE3437">
        <w:rPr>
          <w:sz w:val="16"/>
        </w:rPr>
        <w:t xml:space="preserve"> of this sort.</w:t>
      </w:r>
      <w:r>
        <w:rPr>
          <w:sz w:val="16"/>
        </w:rPr>
        <w:t xml:space="preserve"> </w:t>
      </w:r>
      <w:r w:rsidRPr="00AE3437">
        <w:rPr>
          <w:sz w:val="14"/>
        </w:rPr>
        <w:t>Context Risks</w:t>
      </w:r>
      <w:r>
        <w:rPr>
          <w:sz w:val="14"/>
        </w:rPr>
        <w:t xml:space="preserve"> </w:t>
      </w:r>
      <w:r w:rsidRPr="00AE3437">
        <w:rPr>
          <w:sz w:val="16"/>
        </w:rPr>
        <w:t xml:space="preserve">We can describe the dual threats of </w:t>
      </w:r>
      <w:r w:rsidRPr="00E53496">
        <w:rPr>
          <w:highlight w:val="green"/>
          <w:u w:val="single"/>
        </w:rPr>
        <w:t>climate change and biodiversity loss</w:t>
      </w:r>
      <w:r w:rsidRPr="00AE3437">
        <w:rPr>
          <w:sz w:val="16"/>
        </w:rPr>
        <w:t xml:space="preserve"> as “context risks.” Neither is likely to directly cause the extinction of our species. But both will define the context in which civilization confronts all the other threats before us. In this way, they </w:t>
      </w:r>
      <w:r w:rsidRPr="00E53496">
        <w:rPr>
          <w:highlight w:val="green"/>
          <w:u w:val="single"/>
        </w:rPr>
        <w:t>could indirectly contribute to the overall danger of annihilation — and this</w:t>
      </w:r>
      <w:r w:rsidRPr="00AE3437">
        <w:rPr>
          <w:u w:val="single"/>
        </w:rPr>
        <w:t xml:space="preserve"> </w:t>
      </w:r>
      <w:r w:rsidRPr="00AE3437">
        <w:rPr>
          <w:sz w:val="16"/>
        </w:rPr>
        <w:t>worrisome</w:t>
      </w:r>
      <w:r w:rsidRPr="00AE3437">
        <w:rPr>
          <w:u w:val="single"/>
        </w:rPr>
        <w:t xml:space="preserve"> </w:t>
      </w:r>
      <w:r w:rsidRPr="00E53496">
        <w:rPr>
          <w:highlight w:val="green"/>
          <w:u w:val="single"/>
        </w:rPr>
        <w:t>effect could be significant</w:t>
      </w:r>
      <w:r w:rsidRPr="00AE3437">
        <w:rPr>
          <w:sz w:val="16"/>
        </w:rPr>
        <w:t>.</w:t>
      </w:r>
      <w:r>
        <w:rPr>
          <w:sz w:val="16"/>
        </w:rPr>
        <w:t xml:space="preserve"> </w:t>
      </w:r>
      <w:r w:rsidRPr="00AE3437">
        <w:rPr>
          <w:sz w:val="14"/>
        </w:rPr>
        <w:t>For example, according to the Intergovernmental Panel on Climate Change, the effects of climate change will be “severe,” “pervasive,” and “irreversible.” Or, as a 2016 study published in Nature and authored by over twenty scientists puts it, the consequences of climate change “will extend longer than the entire history of human civilization thus far.”</w:t>
      </w:r>
      <w:r>
        <w:rPr>
          <w:sz w:val="14"/>
        </w:rPr>
        <w:t xml:space="preserve"> </w:t>
      </w:r>
      <w:r w:rsidRPr="00AE3437">
        <w:rPr>
          <w:sz w:val="16"/>
        </w:rPr>
        <w:t xml:space="preserve">Furthermore, a recent article in Science Advances confirms that humanity has already escorted the biosphere into the sixth mass extinction event in life’s 3.8 billion year history on Earth. Yet another study suggests that </w:t>
      </w:r>
      <w:r w:rsidRPr="00E53496">
        <w:rPr>
          <w:highlight w:val="green"/>
          <w:u w:val="single"/>
        </w:rPr>
        <w:t>we could be approaching a sudden, irreversible, catastrophic collapse of the global ecosystem</w:t>
      </w:r>
      <w:r w:rsidRPr="00AE3437">
        <w:rPr>
          <w:u w:val="single"/>
        </w:rPr>
        <w:t>. If this were to occur, it could result in “widespread social unrest, economic instability and loss of human life</w:t>
      </w:r>
      <w:r w:rsidRPr="00AE3437">
        <w:rPr>
          <w:sz w:val="16"/>
        </w:rPr>
        <w:t>.”</w:t>
      </w:r>
      <w:r>
        <w:rPr>
          <w:sz w:val="16"/>
        </w:rPr>
        <w:t xml:space="preserve"> </w:t>
      </w:r>
      <w:r w:rsidRPr="00E53496">
        <w:rPr>
          <w:highlight w:val="green"/>
          <w:u w:val="single"/>
        </w:rPr>
        <w:t xml:space="preserve">Given the potential for environmental degradation to </w:t>
      </w:r>
      <w:r w:rsidRPr="00E53496">
        <w:rPr>
          <w:b/>
          <w:highlight w:val="green"/>
          <w:u w:val="single"/>
        </w:rPr>
        <w:t>elevate the likelihood</w:t>
      </w:r>
      <w:r w:rsidRPr="00E53496">
        <w:rPr>
          <w:highlight w:val="green"/>
          <w:u w:val="single"/>
        </w:rPr>
        <w:t xml:space="preserve"> of </w:t>
      </w:r>
      <w:r w:rsidRPr="00E53496">
        <w:rPr>
          <w:b/>
          <w:highlight w:val="green"/>
          <w:u w:val="single"/>
        </w:rPr>
        <w:t>nuclear wars,</w:t>
      </w:r>
      <w:r w:rsidRPr="00AE3437">
        <w:rPr>
          <w:b/>
          <w:u w:val="single"/>
        </w:rPr>
        <w:t xml:space="preserve"> nuclear </w:t>
      </w:r>
      <w:r w:rsidRPr="00E53496">
        <w:rPr>
          <w:b/>
          <w:highlight w:val="green"/>
          <w:u w:val="single"/>
        </w:rPr>
        <w:t>terrorism</w:t>
      </w:r>
      <w:r w:rsidRPr="00AE3437">
        <w:rPr>
          <w:u w:val="single"/>
        </w:rPr>
        <w:t xml:space="preserve">, engineered </w:t>
      </w:r>
      <w:r w:rsidRPr="00E53496">
        <w:rPr>
          <w:b/>
          <w:highlight w:val="green"/>
          <w:u w:val="single"/>
        </w:rPr>
        <w:t>pandemics</w:t>
      </w:r>
      <w:r w:rsidRPr="00AE3437">
        <w:rPr>
          <w:u w:val="single"/>
        </w:rPr>
        <w:t xml:space="preserve">, a </w:t>
      </w:r>
      <w:r w:rsidRPr="00AE3437">
        <w:rPr>
          <w:b/>
          <w:u w:val="single"/>
        </w:rPr>
        <w:t>superintelligence</w:t>
      </w:r>
      <w:r w:rsidRPr="00AE3437">
        <w:rPr>
          <w:u w:val="single"/>
        </w:rPr>
        <w:t xml:space="preserve"> takeover, </w:t>
      </w:r>
      <w:r w:rsidRPr="00E53496">
        <w:rPr>
          <w:b/>
          <w:highlight w:val="green"/>
          <w:u w:val="single"/>
        </w:rPr>
        <w:t>and</w:t>
      </w:r>
      <w:r w:rsidRPr="00AE3437">
        <w:rPr>
          <w:u w:val="single"/>
        </w:rPr>
        <w:t xml:space="preserve"> perhaps even an </w:t>
      </w:r>
      <w:r w:rsidRPr="00E53496">
        <w:rPr>
          <w:b/>
          <w:highlight w:val="green"/>
          <w:u w:val="single"/>
        </w:rPr>
        <w:t>impact winter</w:t>
      </w:r>
      <w:r w:rsidRPr="00AE3437">
        <w:rPr>
          <w:u w:val="single"/>
        </w:rPr>
        <w:t xml:space="preserve">, </w:t>
      </w:r>
      <w:r w:rsidRPr="00E53496">
        <w:rPr>
          <w:highlight w:val="green"/>
          <w:u w:val="single"/>
        </w:rPr>
        <w:t xml:space="preserve">it ought to </w:t>
      </w:r>
      <w:r w:rsidRPr="00E53496">
        <w:rPr>
          <w:b/>
          <w:highlight w:val="green"/>
          <w:u w:val="single"/>
        </w:rPr>
        <w:t>take precedence</w:t>
      </w:r>
      <w:r w:rsidRPr="00E53496">
        <w:rPr>
          <w:highlight w:val="green"/>
          <w:u w:val="single"/>
        </w:rPr>
        <w:t xml:space="preserve"> over </w:t>
      </w:r>
      <w:r w:rsidRPr="00E53496">
        <w:rPr>
          <w:b/>
          <w:highlight w:val="green"/>
          <w:u w:val="single"/>
        </w:rPr>
        <w:t>all other risk concerns</w:t>
      </w:r>
      <w:r w:rsidRPr="00AE3437">
        <w:rPr>
          <w:sz w:val="16"/>
        </w:rPr>
        <w:t xml:space="preserve"> — at least in the near-term. Let’s make sure we get our priorities straight.</w:t>
      </w:r>
    </w:p>
    <w:p w14:paraId="321058DF" w14:textId="77777777" w:rsidR="00AB1229" w:rsidRPr="00064283" w:rsidRDefault="00AB1229" w:rsidP="00064283"/>
    <w:p w14:paraId="1283DB0A" w14:textId="7E7F5B51" w:rsidR="00C97F94" w:rsidRDefault="00C97F94" w:rsidP="00C97F94">
      <w:pPr>
        <w:pStyle w:val="Heading2"/>
      </w:pPr>
      <w:r>
        <w:t xml:space="preserve">2NC </w:t>
      </w:r>
      <w:r w:rsidR="007E2162">
        <w:t xml:space="preserve">– </w:t>
      </w:r>
      <w:r>
        <w:t>UQ</w:t>
      </w:r>
    </w:p>
    <w:p w14:paraId="4C8F34C6" w14:textId="05D3BCE5" w:rsidR="0088557F" w:rsidRPr="00AE3437" w:rsidRDefault="0088557F" w:rsidP="0088557F">
      <w:pPr>
        <w:pStyle w:val="Heading3"/>
      </w:pPr>
      <w:r w:rsidRPr="00AE3437">
        <w:t>US Population Uniqueness</w:t>
      </w:r>
    </w:p>
    <w:p w14:paraId="6BDC5344" w14:textId="01A291AC" w:rsidR="0088557F" w:rsidRPr="00AE3437" w:rsidRDefault="0088557F" w:rsidP="00B55AD5"/>
    <w:p w14:paraId="08765E37" w14:textId="77777777" w:rsidR="0088557F" w:rsidRPr="00AE3437" w:rsidRDefault="0088557F" w:rsidP="0088557F">
      <w:pPr>
        <w:pStyle w:val="Heading4"/>
      </w:pPr>
      <w:r w:rsidRPr="00AE3437">
        <w:t>Immigration and population growth both declining now</w:t>
      </w:r>
    </w:p>
    <w:p w14:paraId="400922FF" w14:textId="77777777" w:rsidR="0088557F" w:rsidRPr="00AE3437" w:rsidRDefault="0088557F" w:rsidP="0088557F">
      <w:pPr>
        <w:rPr>
          <w:sz w:val="18"/>
        </w:rPr>
      </w:pPr>
      <w:r w:rsidRPr="00AE3437">
        <w:rPr>
          <w:rStyle w:val="Style13ptBold"/>
        </w:rPr>
        <w:t>STEPLER AND LOPEZ 2016</w:t>
      </w:r>
      <w:r w:rsidRPr="00AE3437">
        <w:t xml:space="preserve"> </w:t>
      </w:r>
      <w:r w:rsidRPr="00AE3437">
        <w:rPr>
          <w:sz w:val="18"/>
        </w:rPr>
        <w:t>(Renee and Mark, Pew Research Center, “U.S. Latino Population Growth and Dispersion Has Slowed Since Onset of the Great Recession,” September 8, http://www.pewhispanic.org/2016/09/08/latino-population-growth-and-dispersion-has-slowed-since-the-onset-of-the-great-recession/)</w:t>
      </w:r>
    </w:p>
    <w:p w14:paraId="39906143" w14:textId="77777777" w:rsidR="0088557F" w:rsidRPr="00AE3437" w:rsidRDefault="0088557F" w:rsidP="0088557F">
      <w:pPr>
        <w:rPr>
          <w:sz w:val="16"/>
        </w:rPr>
      </w:pPr>
      <w:r w:rsidRPr="00AE3437">
        <w:rPr>
          <w:u w:val="single"/>
        </w:rPr>
        <w:t>The nation’s Latino population has long been characterized by its rapid growth</w:t>
      </w:r>
      <w:r w:rsidRPr="00AE3437">
        <w:rPr>
          <w:sz w:val="16"/>
        </w:rPr>
        <w:t xml:space="preserve"> and by its wide dispersion to parts of the country that traditionally have had few Latinos. </w:t>
      </w:r>
      <w:r w:rsidRPr="00AE3437">
        <w:rPr>
          <w:u w:val="single"/>
        </w:rPr>
        <w:t xml:space="preserve">But a new </w:t>
      </w:r>
      <w:r w:rsidRPr="00302ABB">
        <w:rPr>
          <w:highlight w:val="green"/>
          <w:u w:val="single"/>
        </w:rPr>
        <w:t>Pew Research Center analysis</w:t>
      </w:r>
      <w:r w:rsidRPr="00AE3437">
        <w:rPr>
          <w:u w:val="single"/>
        </w:rPr>
        <w:t xml:space="preserve"> of U.S. Census Bureau data </w:t>
      </w:r>
      <w:r w:rsidRPr="00302ABB">
        <w:rPr>
          <w:highlight w:val="green"/>
          <w:u w:val="single"/>
        </w:rPr>
        <w:t>finds that the growth</w:t>
      </w:r>
      <w:r w:rsidRPr="00AE3437">
        <w:rPr>
          <w:sz w:val="16"/>
        </w:rPr>
        <w:t xml:space="preserve"> and dispersion of the U.S. Latino population </w:t>
      </w:r>
      <w:r w:rsidRPr="00302ABB">
        <w:rPr>
          <w:highlight w:val="green"/>
          <w:u w:val="single"/>
        </w:rPr>
        <w:t>has slowed since 2007</w:t>
      </w:r>
      <w:r w:rsidRPr="00AE3437">
        <w:rPr>
          <w:u w:val="single"/>
        </w:rPr>
        <w:t>, when</w:t>
      </w:r>
      <w:r w:rsidRPr="00AE3437">
        <w:rPr>
          <w:sz w:val="16"/>
        </w:rPr>
        <w:t xml:space="preserve"> the Great Recession started, </w:t>
      </w:r>
      <w:r w:rsidRPr="00AE3437">
        <w:rPr>
          <w:u w:val="single"/>
        </w:rPr>
        <w:t>immigration from Latin America cooled and Latino fertility rates declined sharply</w:t>
      </w:r>
      <w:r w:rsidRPr="00AE3437">
        <w:rPr>
          <w:sz w:val="16"/>
        </w:rPr>
        <w:t>.</w:t>
      </w:r>
    </w:p>
    <w:p w14:paraId="72F00BE5" w14:textId="77777777" w:rsidR="0088557F" w:rsidRPr="00AE3437" w:rsidRDefault="0088557F" w:rsidP="0088557F">
      <w:pPr>
        <w:rPr>
          <w:sz w:val="16"/>
        </w:rPr>
      </w:pPr>
      <w:r w:rsidRPr="00AE3437">
        <w:rPr>
          <w:sz w:val="16"/>
        </w:rPr>
        <w:t xml:space="preserve">Between 2007 and 2014, the U.S. Hispanic population grew annually on average by 2.8% (its pace of growth has been an even slower 2.4% between 2010 and 2014). This was down from a 4.4% growth rate between 2000 and 2007 and down from 5.8% annually in the 1990s. As a result, </w:t>
      </w:r>
      <w:r w:rsidRPr="00AE3437">
        <w:rPr>
          <w:u w:val="single"/>
        </w:rPr>
        <w:t>the Hispanic population, once the nation’s fastest growing, has now slipped</w:t>
      </w:r>
      <w:r w:rsidRPr="00AE3437">
        <w:rPr>
          <w:sz w:val="16"/>
        </w:rPr>
        <w:t xml:space="preserve"> behind Asians (whose population grew at an average annual rate of 3.4% from 2007 to 2014) </w:t>
      </w:r>
      <w:r w:rsidRPr="00AE3437">
        <w:rPr>
          <w:u w:val="single"/>
        </w:rPr>
        <w:t>in its growth rate.</w:t>
      </w:r>
    </w:p>
    <w:p w14:paraId="54BB168D" w14:textId="7E05581C" w:rsidR="0088557F" w:rsidRPr="00AE3437" w:rsidRDefault="0088557F" w:rsidP="0088557F">
      <w:r w:rsidRPr="007145BB">
        <w:rPr>
          <w:highlight w:val="green"/>
          <w:u w:val="single"/>
        </w:rPr>
        <w:t>This slowdown has been driven by</w:t>
      </w:r>
      <w:r w:rsidRPr="00AE3437">
        <w:rPr>
          <w:sz w:val="16"/>
        </w:rPr>
        <w:t xml:space="preserve"> two, large demographic trends affecting the Hispanic community. </w:t>
      </w:r>
      <w:r w:rsidRPr="007145BB">
        <w:rPr>
          <w:highlight w:val="green"/>
          <w:u w:val="single"/>
        </w:rPr>
        <w:t>Immigration,</w:t>
      </w:r>
      <w:r w:rsidRPr="00AE3437">
        <w:rPr>
          <w:u w:val="single"/>
        </w:rPr>
        <w:t xml:space="preserve"> </w:t>
      </w:r>
      <w:r w:rsidRPr="00B4556E">
        <w:rPr>
          <w:highlight w:val="green"/>
          <w:u w:val="single"/>
        </w:rPr>
        <w:t>which</w:t>
      </w:r>
      <w:r w:rsidRPr="00AE3437">
        <w:rPr>
          <w:sz w:val="16"/>
        </w:rPr>
        <w:t xml:space="preserve"> in the 1980s and 1990s was the principal driver of Hispanic population growth, </w:t>
      </w:r>
      <w:r w:rsidRPr="00AE3437">
        <w:rPr>
          <w:u w:val="single"/>
        </w:rPr>
        <w:t>began to slow</w:t>
      </w:r>
      <w:r w:rsidRPr="00AE3437">
        <w:rPr>
          <w:sz w:val="16"/>
        </w:rPr>
        <w:t xml:space="preserve"> in the mid-2000s. And, </w:t>
      </w:r>
      <w:r w:rsidRPr="00AE3437">
        <w:rPr>
          <w:u w:val="single"/>
        </w:rPr>
        <w:t xml:space="preserve">in the case of Mexico, immigration </w:t>
      </w:r>
      <w:r w:rsidRPr="00B4556E">
        <w:rPr>
          <w:highlight w:val="green"/>
          <w:u w:val="single"/>
        </w:rPr>
        <w:t xml:space="preserve">has now </w:t>
      </w:r>
      <w:r w:rsidRPr="00B4556E">
        <w:rPr>
          <w:b/>
          <w:highlight w:val="green"/>
          <w:u w:val="single"/>
        </w:rPr>
        <w:t>reversed</w:t>
      </w:r>
      <w:r w:rsidRPr="00AE3437">
        <w:rPr>
          <w:sz w:val="16"/>
        </w:rPr>
        <w:t xml:space="preserve"> back toward Mexico since 2009. </w:t>
      </w:r>
      <w:r w:rsidRPr="00AE3437">
        <w:rPr>
          <w:u w:val="single"/>
        </w:rPr>
        <w:t>As a result, the main driver of Hispanic population growth shifted to U.S. births. But here too</w:t>
      </w:r>
      <w:r w:rsidRPr="00AE3437">
        <w:rPr>
          <w:sz w:val="16"/>
        </w:rPr>
        <w:t xml:space="preserve">, change is underway: Throughout much of the early 2000s birth rates of Hispanic women ages 15 to 44 were about 95 births per 1,000 women, reaching a peak of 98.3 in 2006. However, since the onset of the Great Recession, their </w:t>
      </w:r>
      <w:r w:rsidRPr="00AE3437">
        <w:rPr>
          <w:u w:val="single"/>
        </w:rPr>
        <w:t>birth rates have declined</w:t>
      </w:r>
      <w:r w:rsidRPr="00AE3437">
        <w:rPr>
          <w:sz w:val="16"/>
        </w:rPr>
        <w:t>, steadily falling to 72.1 births per 1,000 Hispanic women ages 15 to 44 in 2014.</w:t>
      </w:r>
    </w:p>
    <w:p w14:paraId="11D7376F" w14:textId="77777777" w:rsidR="0088557F" w:rsidRPr="00AE3437" w:rsidRDefault="0088557F" w:rsidP="00B55AD5"/>
    <w:p w14:paraId="09DC0780" w14:textId="77777777" w:rsidR="0088557F" w:rsidRPr="00AE3437" w:rsidRDefault="0088557F" w:rsidP="0088557F">
      <w:pPr>
        <w:pStyle w:val="Heading4"/>
      </w:pPr>
      <w:r w:rsidRPr="00AE3437">
        <w:t>US fertility rate declining now—best data shows it’s below replacement level</w:t>
      </w:r>
    </w:p>
    <w:p w14:paraId="59185CB7" w14:textId="77777777" w:rsidR="0088557F" w:rsidRPr="00AE3437" w:rsidRDefault="0088557F" w:rsidP="0088557F">
      <w:r w:rsidRPr="00AE3437">
        <w:rPr>
          <w:rStyle w:val="Style13ptBold"/>
        </w:rPr>
        <w:t>STONE 2017</w:t>
      </w:r>
      <w:r w:rsidRPr="00AE3437">
        <w:t xml:space="preserve"> (Lyman, economist at USDA, “The Great Baby Bust of 2017,” Nov 29, https://medium.com/migration-issues/the-great-baby-bust-of-2017-2f63907402fc)</w:t>
      </w:r>
    </w:p>
    <w:p w14:paraId="6B4B3581" w14:textId="7919DAA5" w:rsidR="0088557F" w:rsidRPr="00AE3437" w:rsidRDefault="0088557F" w:rsidP="0088557F">
      <w:pPr>
        <w:rPr>
          <w:sz w:val="16"/>
        </w:rPr>
      </w:pPr>
      <w:r w:rsidRPr="00AE3437">
        <w:rPr>
          <w:sz w:val="16"/>
        </w:rPr>
        <w:t xml:space="preserve">I regularly harp on fertility questions, raising concerns over low population growth in many fora. But I find many people have this sanguine confidence that it will all work itself out. I disagree strongly with this view, and I want to use </w:t>
      </w:r>
      <w:r w:rsidRPr="00453CC1">
        <w:rPr>
          <w:highlight w:val="green"/>
          <w:u w:val="single"/>
        </w:rPr>
        <w:t>the most up-to-date fertility data available</w:t>
      </w:r>
      <w:r w:rsidRPr="00AE3437">
        <w:rPr>
          <w:sz w:val="16"/>
        </w:rPr>
        <w:t xml:space="preserve"> to explain precisely why.</w:t>
      </w:r>
      <w:r w:rsidR="00B4556E">
        <w:rPr>
          <w:sz w:val="16"/>
        </w:rPr>
        <w:t xml:space="preserve"> </w:t>
      </w:r>
      <w:r w:rsidRPr="00AE3437">
        <w:rPr>
          <w:sz w:val="16"/>
        </w:rPr>
        <w:t xml:space="preserve">If you google “USA Total Fertility Rate,” you will see a graph </w:t>
      </w:r>
      <w:r w:rsidRPr="00AE3437">
        <w:rPr>
          <w:u w:val="single"/>
        </w:rPr>
        <w:t>from the World Bank</w:t>
      </w:r>
      <w:r w:rsidRPr="00AE3437">
        <w:rPr>
          <w:sz w:val="16"/>
        </w:rPr>
        <w:t>, with the most recent data showing 2015 TFR of 1.84. As such, many people wrongly believe that U.S. TFR is 1.84.</w:t>
      </w:r>
      <w:r w:rsidR="00B4556E">
        <w:rPr>
          <w:sz w:val="16"/>
        </w:rPr>
        <w:t xml:space="preserve"> </w:t>
      </w:r>
      <w:r w:rsidRPr="00AE3437">
        <w:rPr>
          <w:sz w:val="16"/>
        </w:rPr>
        <w:t xml:space="preserve">I’m here to tell you that </w:t>
      </w:r>
      <w:r w:rsidRPr="00AE3437">
        <w:t>U.S. TFR is</w:t>
      </w:r>
      <w:r w:rsidRPr="00AE3437">
        <w:rPr>
          <w:sz w:val="16"/>
        </w:rPr>
        <w:t xml:space="preserve"> actually </w:t>
      </w:r>
      <w:r w:rsidRPr="00AE3437">
        <w:t>1.77, and falling with alarming speed</w:t>
      </w:r>
      <w:r w:rsidRPr="00AE3437">
        <w:rPr>
          <w:sz w:val="16"/>
        </w:rPr>
        <w:t>.</w:t>
      </w:r>
      <w:r w:rsidR="00B4556E">
        <w:rPr>
          <w:sz w:val="16"/>
        </w:rPr>
        <w:t xml:space="preserve"> </w:t>
      </w:r>
      <w:r w:rsidRPr="00AE3437">
        <w:rPr>
          <w:sz w:val="14"/>
        </w:rPr>
        <w:t>We have provisional-but-complete fertility data for 2016 showing a total fertility rate of about 1.82, so slightly below the 2015 level. However, since then, fertility has fallen still further. We have monthly birth data through June of 2017 which allows us to estimate total fertility over the previous 12 months. Remember, total fertility is demographically-controlled, so it is not impacted by the age composition of the population, simply showing age-controlled birth rates. Here’s what that monthly data looks like:</w:t>
      </w:r>
      <w:r w:rsidR="00B4556E">
        <w:t xml:space="preserve"> </w:t>
      </w:r>
      <w:r w:rsidRPr="00AE3437">
        <w:rPr>
          <w:sz w:val="16"/>
        </w:rPr>
        <w:t>The black line is finalized NCHS data, the gray line is provisional data, the red line is me forecasting out for the remainder of 2017.</w:t>
      </w:r>
      <w:r w:rsidR="00B4556E">
        <w:t xml:space="preserve"> </w:t>
      </w:r>
      <w:r w:rsidRPr="00AE3437">
        <w:rPr>
          <w:sz w:val="14"/>
        </w:rPr>
        <w:t>Guys, this is not good.</w:t>
      </w:r>
      <w:r w:rsidR="00B4556E">
        <w:t xml:space="preserve"> </w:t>
      </w:r>
      <w:r w:rsidRPr="00453CC1">
        <w:rPr>
          <w:highlight w:val="green"/>
          <w:u w:val="single"/>
        </w:rPr>
        <w:t>Fertility has fallen sharply over the last 6 months</w:t>
      </w:r>
      <w:r w:rsidRPr="00AE3437">
        <w:rPr>
          <w:sz w:val="16"/>
        </w:rPr>
        <w:t xml:space="preserve"> or so, </w:t>
      </w:r>
      <w:r w:rsidRPr="00453CC1">
        <w:rPr>
          <w:highlight w:val="green"/>
          <w:u w:val="single"/>
        </w:rPr>
        <w:t>even as the economy has picked up steam</w:t>
      </w:r>
      <w:r w:rsidRPr="00AE3437">
        <w:rPr>
          <w:sz w:val="16"/>
        </w:rPr>
        <w:t xml:space="preserve">. The most plausible forecast for 2017 calendar-year total fertility is 1.77; which, by the way, I’m not the only person who thinks that; </w:t>
      </w:r>
      <w:r w:rsidRPr="00AE3437">
        <w:rPr>
          <w:u w:val="single"/>
        </w:rPr>
        <w:t>professional demographic consultancy firms independently arrive at the same conclusions</w:t>
      </w:r>
      <w:r w:rsidRPr="00AE3437">
        <w:rPr>
          <w:sz w:val="16"/>
        </w:rPr>
        <w:t>.</w:t>
      </w:r>
      <w:r w:rsidR="00B4556E">
        <w:rPr>
          <w:sz w:val="16"/>
        </w:rPr>
        <w:t xml:space="preserve"> </w:t>
      </w:r>
      <w:r w:rsidRPr="00AE3437">
        <w:rPr>
          <w:sz w:val="14"/>
        </w:rPr>
        <w:t>To be clear, in 2008 and 2009, the U.S. had replacement-rate fertility. Since then, we’ve fallen to about 0.3 kids below replacement. Let me help you visualize this another way.</w:t>
      </w:r>
      <w:r w:rsidR="00B4556E">
        <w:t xml:space="preserve"> </w:t>
      </w:r>
      <w:r w:rsidRPr="00AE3437">
        <w:rPr>
          <w:sz w:val="14"/>
        </w:rPr>
        <w:t>Imagine you have 10 female friends. In 2008 and 2009, and they all have popular female name-fad names. Here’s an example of what their fertility might look like in 2008 vs. 2017:</w:t>
      </w:r>
      <w:r w:rsidR="00B4556E">
        <w:t xml:space="preserve"> </w:t>
      </w:r>
      <w:r w:rsidRPr="00AE3437">
        <w:rPr>
          <w:sz w:val="12"/>
        </w:rPr>
        <w:t>In 2008, your friends Emma-thru-Emily all would have had about 2 kids if their lifetime fertility followed 2008 age-specific birth rates. Harper and her husband, however, decided to go for a 3rd, because they wanted to have the best of three children and name him Lyman, named for the demographer who inspired them to do society a favor and have a third child.</w:t>
      </w:r>
      <w:r w:rsidR="00B4556E">
        <w:rPr>
          <w:sz w:val="12"/>
        </w:rPr>
        <w:t xml:space="preserve"> </w:t>
      </w:r>
      <w:r w:rsidRPr="00AE3437">
        <w:rPr>
          <w:sz w:val="12"/>
        </w:rPr>
        <w:t>But in 2017, things have changed. Emma ended up breaking up with the guy she thought she might marry because he turned out to be kind of a deadbeat, so she didn’t have that kid she hoped to have in her 20s. Olivia got a great job… which has really long hours, and she really loves the job and she loves how comfortable it has made her and her husband’s life, but there’s no way she and Bob can care for a kid right now: life is just too busy. And Harper? Well, Harper and her husband were enticed to take a few extra vacations by generous credit card rewards programs and super-low mistake fares online, so they used up their vacation time and their disposable income, and so a third kid just isn’t in the cards anymore.</w:t>
      </w:r>
      <w:r w:rsidR="00B4556E">
        <w:rPr>
          <w:sz w:val="12"/>
        </w:rPr>
        <w:t xml:space="preserve"> </w:t>
      </w:r>
      <w:r w:rsidRPr="00AE3437">
        <w:rPr>
          <w:sz w:val="12"/>
        </w:rPr>
        <w:t>The important thing to understand here is these are big changes in your friends’ lives, and they happened really fast. This is not some gradual easing into lower fertility, but a pretty speedy change.</w:t>
      </w:r>
      <w:r w:rsidR="00B4556E">
        <w:rPr>
          <w:sz w:val="12"/>
        </w:rPr>
        <w:t xml:space="preserve"> </w:t>
      </w:r>
      <w:r w:rsidRPr="00AE3437">
        <w:rPr>
          <w:u w:val="single"/>
        </w:rPr>
        <w:t>Here’s the longer-term fertility trend</w:t>
      </w:r>
      <w:r w:rsidRPr="00AE3437">
        <w:t>:</w:t>
      </w:r>
      <w:r w:rsidR="00B4556E">
        <w:t xml:space="preserve"> </w:t>
      </w:r>
      <w:r w:rsidRPr="00AE3437">
        <w:rPr>
          <w:sz w:val="16"/>
        </w:rPr>
        <w:t xml:space="preserve">As you can see, since 2007, </w:t>
      </w:r>
      <w:r w:rsidRPr="00453CC1">
        <w:rPr>
          <w:highlight w:val="green"/>
          <w:u w:val="single"/>
        </w:rPr>
        <w:t>we have undone 34 years of</w:t>
      </w:r>
      <w:r w:rsidRPr="00AE3437">
        <w:rPr>
          <w:sz w:val="16"/>
        </w:rPr>
        <w:t xml:space="preserve"> more-or-less steady </w:t>
      </w:r>
      <w:r w:rsidRPr="00453CC1">
        <w:rPr>
          <w:highlight w:val="green"/>
          <w:u w:val="single"/>
        </w:rPr>
        <w:t>fertility increases</w:t>
      </w:r>
      <w:r w:rsidRPr="00AE3437">
        <w:rPr>
          <w:sz w:val="16"/>
        </w:rPr>
        <w:t>. We can visualize this more easily by looking at the rate of change in TFR over lagged 10-year periods.</w:t>
      </w:r>
      <w:r w:rsidR="00B4556E">
        <w:rPr>
          <w:sz w:val="16"/>
        </w:rPr>
        <w:t xml:space="preserve"> </w:t>
      </w:r>
      <w:r w:rsidRPr="00AE3437">
        <w:rPr>
          <w:sz w:val="16"/>
        </w:rPr>
        <w:t xml:space="preserve">We are now in our 3rd-most-rapid period of fertility decline on record, after the 1920s drop and then the post-baby-boom decline. I expect that </w:t>
      </w:r>
      <w:r w:rsidRPr="00453CC1">
        <w:rPr>
          <w:highlight w:val="green"/>
          <w:u w:val="single"/>
        </w:rPr>
        <w:t xml:space="preserve">by 2018 or 2019, the U.S. will hit </w:t>
      </w:r>
      <w:proofErr w:type="gramStart"/>
      <w:r w:rsidRPr="00453CC1">
        <w:rPr>
          <w:highlight w:val="green"/>
          <w:u w:val="single"/>
        </w:rPr>
        <w:t>it’s</w:t>
      </w:r>
      <w:proofErr w:type="gramEnd"/>
      <w:r w:rsidRPr="00453CC1">
        <w:rPr>
          <w:highlight w:val="green"/>
          <w:u w:val="single"/>
        </w:rPr>
        <w:t xml:space="preserve"> lowest total fertility rate ever</w:t>
      </w:r>
      <w:r w:rsidRPr="00453CC1">
        <w:rPr>
          <w:sz w:val="16"/>
          <w:highlight w:val="green"/>
        </w:rPr>
        <w:t>.</w:t>
      </w:r>
    </w:p>
    <w:p w14:paraId="29A714F7" w14:textId="27023F5C" w:rsidR="0088557F" w:rsidRPr="00AE3437" w:rsidRDefault="0088557F" w:rsidP="00B55AD5"/>
    <w:p w14:paraId="1C457FAB" w14:textId="0AB19867" w:rsidR="0088557F" w:rsidRPr="00AE3437" w:rsidRDefault="0088557F" w:rsidP="0088557F">
      <w:pPr>
        <w:pStyle w:val="Heading3"/>
      </w:pPr>
      <w:r w:rsidRPr="00AE3437">
        <w:t>World Population Uniqueness</w:t>
      </w:r>
    </w:p>
    <w:p w14:paraId="5A305ABE" w14:textId="0C161520" w:rsidR="0088557F" w:rsidRPr="00AE3437" w:rsidRDefault="0088557F" w:rsidP="00B55AD5"/>
    <w:p w14:paraId="463527E5" w14:textId="7CF1A9A1" w:rsidR="0088557F" w:rsidRPr="00AE3437" w:rsidRDefault="0088557F" w:rsidP="0088557F">
      <w:pPr>
        <w:pStyle w:val="Heading4"/>
      </w:pPr>
      <w:r w:rsidRPr="00AE3437">
        <w:t>US and world population both declining</w:t>
      </w:r>
    </w:p>
    <w:p w14:paraId="5E0578A7" w14:textId="6C49CA2A" w:rsidR="0088557F" w:rsidRPr="00AE3437" w:rsidRDefault="00623BBE" w:rsidP="00B55AD5">
      <w:r w:rsidRPr="00AE3437">
        <w:rPr>
          <w:rStyle w:val="Style13ptBold"/>
        </w:rPr>
        <w:t>BAILEY 2018</w:t>
      </w:r>
      <w:r w:rsidRPr="00AE3437">
        <w:t xml:space="preserve"> </w:t>
      </w:r>
      <w:r w:rsidRPr="00AE3437">
        <w:rPr>
          <w:sz w:val="18"/>
        </w:rPr>
        <w:t>(Ronald Bailey is the award-winning science correspondent for Reason magazine and Reason.com, where he writes a weekly science and technology column, “Hooray! U.S. Fertility Rate Falls to 40-Year Low,” reason.com, May 17, https://reason.com/blog/2018/05/17/hooray-us-fertility-rate-falls-to-40-yea)</w:t>
      </w:r>
    </w:p>
    <w:p w14:paraId="21D26264" w14:textId="7034246A" w:rsidR="0088557F" w:rsidRPr="00AE3437" w:rsidRDefault="0088557F" w:rsidP="0088557F">
      <w:pPr>
        <w:rPr>
          <w:sz w:val="16"/>
        </w:rPr>
      </w:pPr>
      <w:r w:rsidRPr="00AE3437">
        <w:rPr>
          <w:u w:val="single"/>
        </w:rPr>
        <w:t>The U.S. fertility rate has fallen to a 40-year low</w:t>
      </w:r>
      <w:r w:rsidRPr="00AE3437">
        <w:rPr>
          <w:sz w:val="16"/>
        </w:rPr>
        <w:t xml:space="preserve">, according to the latest figures from the Centers for Disease Control and Prevention. "The 2017 provisional estimate of fertility for the entire U.S. indicates about 3.85 million births in 2017 and a total fertility rate of about 1.76 births per woman," the pro-natalist Institute for Family Studies (IFS) notes. "These are low numbers: births were as high as 4.31 million in 2007, and the total fertility rate was 2.08 kids back then." </w:t>
      </w:r>
      <w:r w:rsidRPr="00AE3437">
        <w:rPr>
          <w:u w:val="single"/>
        </w:rPr>
        <w:t>The last time fertility in the U.S. fell this low was in the 1970s</w:t>
      </w:r>
      <w:r w:rsidRPr="00AE3437">
        <w:rPr>
          <w:sz w:val="16"/>
        </w:rPr>
        <w:t>, when it reached a nadir of 1.74 births per woman in 1976.</w:t>
      </w:r>
    </w:p>
    <w:p w14:paraId="7C1418BD" w14:textId="1F154BE7" w:rsidR="0088557F" w:rsidRPr="00AE3437" w:rsidRDefault="0088557F" w:rsidP="0088557F">
      <w:pPr>
        <w:rPr>
          <w:sz w:val="16"/>
        </w:rPr>
      </w:pPr>
      <w:r w:rsidRPr="00B10D5C">
        <w:rPr>
          <w:highlight w:val="green"/>
          <w:u w:val="single"/>
        </w:rPr>
        <w:t>The decline in</w:t>
      </w:r>
      <w:r w:rsidRPr="00AE3437">
        <w:rPr>
          <w:sz w:val="16"/>
        </w:rPr>
        <w:t xml:space="preserve"> the U.S. total fertility rate (</w:t>
      </w:r>
      <w:r w:rsidRPr="00B10D5C">
        <w:rPr>
          <w:highlight w:val="green"/>
          <w:u w:val="single"/>
        </w:rPr>
        <w:t>TFR) mirrors a global trend</w:t>
      </w:r>
      <w:r w:rsidRPr="00B10D5C">
        <w:rPr>
          <w:sz w:val="16"/>
          <w:highlight w:val="green"/>
        </w:rPr>
        <w:t>.</w:t>
      </w:r>
      <w:r w:rsidRPr="00AE3437">
        <w:rPr>
          <w:sz w:val="16"/>
        </w:rPr>
        <w:t xml:space="preserve"> The world TFR fell from 5.1 children per woman in 1964 to 2.4 in 2016. The U.S. rate is now about the same as TFRs in most European countries. </w:t>
      </w:r>
      <w:r w:rsidRPr="00AE3437">
        <w:rPr>
          <w:u w:val="single"/>
        </w:rPr>
        <w:t>It is well below the population replacement TFR</w:t>
      </w:r>
      <w:r w:rsidRPr="00AE3437">
        <w:rPr>
          <w:sz w:val="16"/>
        </w:rPr>
        <w:t xml:space="preserve">, which is generally calculated as 2.1 children per woman. </w:t>
      </w:r>
      <w:r w:rsidRPr="00B10D5C">
        <w:rPr>
          <w:highlight w:val="green"/>
          <w:u w:val="single"/>
        </w:rPr>
        <w:t>If</w:t>
      </w:r>
      <w:r w:rsidRPr="00B10D5C">
        <w:rPr>
          <w:sz w:val="16"/>
          <w:highlight w:val="green"/>
        </w:rPr>
        <w:t xml:space="preserve"> </w:t>
      </w:r>
      <w:r w:rsidRPr="00B10D5C">
        <w:rPr>
          <w:highlight w:val="green"/>
          <w:u w:val="single"/>
        </w:rPr>
        <w:t>the current TFR is sustained and immigration is halted, U.S. population will begin to fall</w:t>
      </w:r>
      <w:r w:rsidRPr="00AE3437">
        <w:rPr>
          <w:sz w:val="16"/>
        </w:rPr>
        <w:t xml:space="preserve"> later in this century.</w:t>
      </w:r>
    </w:p>
    <w:p w14:paraId="5955F432" w14:textId="1B65E747" w:rsidR="0088557F" w:rsidRPr="00AE3437" w:rsidRDefault="0088557F" w:rsidP="00B55AD5"/>
    <w:p w14:paraId="2F665082" w14:textId="291A780F" w:rsidR="00683DA4" w:rsidRPr="00AE3437" w:rsidRDefault="00683DA4" w:rsidP="00683DA4">
      <w:pPr>
        <w:pStyle w:val="Heading4"/>
      </w:pPr>
      <w:r w:rsidRPr="00AE3437">
        <w:t>World population is slowing enough now to avoid extinction</w:t>
      </w:r>
    </w:p>
    <w:p w14:paraId="777C9770" w14:textId="4BDE9824" w:rsidR="00683DA4" w:rsidRPr="00AE3437" w:rsidRDefault="00683DA4" w:rsidP="00B55AD5">
      <w:pPr>
        <w:rPr>
          <w:sz w:val="18"/>
        </w:rPr>
      </w:pPr>
      <w:r w:rsidRPr="00AE3437">
        <w:rPr>
          <w:rStyle w:val="Style13ptBold"/>
        </w:rPr>
        <w:t>BLOOMBERG 2018</w:t>
      </w:r>
      <w:r w:rsidRPr="00AE3437">
        <w:t xml:space="preserve"> </w:t>
      </w:r>
      <w:r w:rsidRPr="00AE3437">
        <w:rPr>
          <w:sz w:val="18"/>
        </w:rPr>
        <w:t>(The Population Bomb Has Been Defused, March 16, https://www.bloomberg.com/view/articles/2018-03-16/decline-in-world-fertility-rates-lowers-risks-of-mass-starvation)</w:t>
      </w:r>
    </w:p>
    <w:p w14:paraId="33F997E9" w14:textId="048870A8" w:rsidR="00683DA4" w:rsidRPr="00AE3437" w:rsidRDefault="00683DA4" w:rsidP="00683DA4">
      <w:pPr>
        <w:rPr>
          <w:sz w:val="16"/>
        </w:rPr>
      </w:pPr>
      <w:r w:rsidRPr="00AE3437">
        <w:rPr>
          <w:u w:val="single"/>
        </w:rPr>
        <w:t xml:space="preserve">So far, </w:t>
      </w:r>
      <w:r w:rsidRPr="00D43047">
        <w:rPr>
          <w:highlight w:val="green"/>
          <w:u w:val="single"/>
        </w:rPr>
        <w:t>the prophets of overpopulation have been defeated by technology</w:t>
      </w:r>
      <w:r w:rsidRPr="00AE3437">
        <w:rPr>
          <w:u w:val="single"/>
        </w:rPr>
        <w:t xml:space="preserve">. But human ingenuity alone can never deliver a final victory in the battle to feed the world -- </w:t>
      </w:r>
      <w:r w:rsidRPr="00D43047">
        <w:rPr>
          <w:highlight w:val="green"/>
          <w:u w:val="single"/>
        </w:rPr>
        <w:t>eventually, population growth will overwhelm the Earth’s ability to provide calories</w:t>
      </w:r>
      <w:r w:rsidRPr="00AE3437">
        <w:rPr>
          <w:sz w:val="16"/>
        </w:rPr>
        <w:t xml:space="preserve">. That’s why in order to put Malthus and Ehrlich finally to rest, </w:t>
      </w:r>
      <w:r w:rsidRPr="00D43047">
        <w:rPr>
          <w:highlight w:val="green"/>
          <w:u w:val="single"/>
        </w:rPr>
        <w:t>a second component is needed -- lower fertility rates</w:t>
      </w:r>
      <w:r w:rsidRPr="00AE3437">
        <w:rPr>
          <w:sz w:val="16"/>
        </w:rPr>
        <w:t>. To save both the environment and themselves, humans must have fewer kids.</w:t>
      </w:r>
    </w:p>
    <w:p w14:paraId="4C9465C8" w14:textId="01567F21" w:rsidR="00683DA4" w:rsidRPr="00AE3437" w:rsidRDefault="00683DA4" w:rsidP="00683DA4">
      <w:pPr>
        <w:rPr>
          <w:sz w:val="10"/>
        </w:rPr>
      </w:pPr>
      <w:r w:rsidRPr="00AE3437">
        <w:rPr>
          <w:sz w:val="16"/>
          <w:u w:val="single"/>
        </w:rPr>
        <w:t>Fortunately, this is happening</w:t>
      </w:r>
      <w:r w:rsidRPr="00AE3437">
        <w:rPr>
          <w:sz w:val="10"/>
        </w:rPr>
        <w:t>. During the lifetimes of Malthus and Ehrlich, humans still tended to have large families, with each woman bearing an average of five children over her lifetime. But shortly after Ehrlich’s book, that began to change:</w:t>
      </w:r>
    </w:p>
    <w:p w14:paraId="74118EF5" w14:textId="77777777" w:rsidR="00683DA4" w:rsidRPr="00AE3437" w:rsidRDefault="00683DA4" w:rsidP="00683DA4">
      <w:pPr>
        <w:rPr>
          <w:sz w:val="16"/>
        </w:rPr>
      </w:pPr>
      <w:r w:rsidRPr="00AE3437">
        <w:rPr>
          <w:sz w:val="16"/>
        </w:rPr>
        <w:t>Malthus Didn't See This One Coming</w:t>
      </w:r>
    </w:p>
    <w:p w14:paraId="178BD3FA" w14:textId="6E57BAE6" w:rsidR="00683DA4" w:rsidRPr="00AE3437" w:rsidRDefault="00683DA4" w:rsidP="00683DA4">
      <w:pPr>
        <w:rPr>
          <w:sz w:val="16"/>
        </w:rPr>
      </w:pPr>
      <w:r w:rsidRPr="00AE3437">
        <w:rPr>
          <w:sz w:val="16"/>
        </w:rPr>
        <w:t>Total fertility rate, children per woman</w:t>
      </w:r>
    </w:p>
    <w:p w14:paraId="15E04278" w14:textId="36AA0650" w:rsidR="00683DA4" w:rsidRPr="00AE3437" w:rsidRDefault="00683DA4" w:rsidP="00683DA4">
      <w:pPr>
        <w:rPr>
          <w:sz w:val="16"/>
        </w:rPr>
      </w:pPr>
      <w:r w:rsidRPr="00AE3437">
        <w:rPr>
          <w:sz w:val="16"/>
        </w:rPr>
        <w:t>Source: World Bank</w:t>
      </w:r>
    </w:p>
    <w:p w14:paraId="0238C3F8" w14:textId="33C0FAB6" w:rsidR="00683DA4" w:rsidRPr="00AE3437" w:rsidRDefault="00683DA4" w:rsidP="00683DA4">
      <w:r w:rsidRPr="00AE3437">
        <w:rPr>
          <w:sz w:val="16"/>
        </w:rPr>
        <w:t>The total fertility rate is just an estimate, based on the number of children women have been having. When the rate is lower than about 2.1, it means total population will eventually stabilize and decline.</w:t>
      </w:r>
    </w:p>
    <w:p w14:paraId="52A9E9F5" w14:textId="56C2B684" w:rsidR="00683DA4" w:rsidRPr="00AE3437" w:rsidRDefault="00683DA4" w:rsidP="00683DA4">
      <w:pPr>
        <w:rPr>
          <w:sz w:val="16"/>
        </w:rPr>
      </w:pPr>
      <w:r w:rsidRPr="008D5BDA">
        <w:rPr>
          <w:highlight w:val="green"/>
          <w:u w:val="single"/>
        </w:rPr>
        <w:t>The world is now approaching that magic level</w:t>
      </w:r>
      <w:r w:rsidRPr="00AE3437">
        <w:rPr>
          <w:sz w:val="16"/>
        </w:rPr>
        <w:t xml:space="preserve">, thanks to a phenomenon known as the fertility transition. </w:t>
      </w:r>
      <w:r w:rsidRPr="00AE3437">
        <w:rPr>
          <w:u w:val="single"/>
        </w:rPr>
        <w:t>In most countries, total fertility falls from a high level of about six or seven children to two or below, and stays there. Once smaller families become the norm in a country or region, they very rarely go back up</w:t>
      </w:r>
      <w:r w:rsidRPr="00AE3437">
        <w:rPr>
          <w:sz w:val="16"/>
        </w:rPr>
        <w:t>. There are a number of theories for why this happens. The shift from agriculture to urban life means less incentive for families to have kids to work on farms. Urban life also increases the cost of raising a kid. Higher education levels for women, freeing them from traditional gender norms, are probably a big factor as well. Importantly, none of these factors are temporary.</w:t>
      </w:r>
    </w:p>
    <w:p w14:paraId="2EC91D47" w14:textId="77777777" w:rsidR="00683DA4" w:rsidRPr="00AE3437" w:rsidRDefault="00683DA4" w:rsidP="00B55AD5"/>
    <w:p w14:paraId="1E496B35" w14:textId="08A7E0E9" w:rsidR="0088557F" w:rsidRPr="00AE3437" w:rsidRDefault="00076722" w:rsidP="00076722">
      <w:pPr>
        <w:pStyle w:val="Heading3"/>
      </w:pPr>
      <w:r w:rsidRPr="00AE3437">
        <w:t>Immigration Uniqueness</w:t>
      </w:r>
      <w:r w:rsidR="00DC101A" w:rsidRPr="00AE3437">
        <w:t>—Illegal</w:t>
      </w:r>
    </w:p>
    <w:p w14:paraId="22244076" w14:textId="63C9A171" w:rsidR="00076722" w:rsidRPr="00AE3437" w:rsidRDefault="00076722" w:rsidP="00B55AD5"/>
    <w:p w14:paraId="49435D31" w14:textId="5BDC8F35" w:rsidR="00076722" w:rsidRPr="00AE3437" w:rsidRDefault="00076722" w:rsidP="00076722">
      <w:pPr>
        <w:pStyle w:val="Heading4"/>
      </w:pPr>
      <w:r w:rsidRPr="00AE3437">
        <w:t>Illegal immigration declining now</w:t>
      </w:r>
    </w:p>
    <w:p w14:paraId="376EC12A" w14:textId="69B8ACAF" w:rsidR="00076722" w:rsidRPr="00AE3437" w:rsidRDefault="00076722" w:rsidP="00B55AD5">
      <w:pPr>
        <w:rPr>
          <w:sz w:val="18"/>
        </w:rPr>
      </w:pPr>
      <w:r w:rsidRPr="00AE3437">
        <w:rPr>
          <w:rStyle w:val="Style13ptBold"/>
        </w:rPr>
        <w:t>KARST 2018</w:t>
      </w:r>
      <w:r w:rsidRPr="00AE3437">
        <w:t xml:space="preserve"> </w:t>
      </w:r>
      <w:r w:rsidRPr="00AE3437">
        <w:rPr>
          <w:sz w:val="18"/>
        </w:rPr>
        <w:t>(Tom, “Where have all the (illegal) immigrants gone</w:t>
      </w:r>
      <w:proofErr w:type="gramStart"/>
      <w:r w:rsidRPr="00AE3437">
        <w:rPr>
          <w:sz w:val="18"/>
        </w:rPr>
        <w:t>?,</w:t>
      </w:r>
      <w:proofErr w:type="gramEnd"/>
      <w:r w:rsidRPr="00AE3437">
        <w:rPr>
          <w:sz w:val="18"/>
        </w:rPr>
        <w:t>” The Packer, March 5, https://www.thepacker.com/guest-author/tom-karst)</w:t>
      </w:r>
    </w:p>
    <w:p w14:paraId="134E7B3D" w14:textId="6CB24B8B" w:rsidR="00076722" w:rsidRPr="00CE3AAD" w:rsidRDefault="00076722" w:rsidP="00076722">
      <w:pPr>
        <w:rPr>
          <w:sz w:val="14"/>
        </w:rPr>
      </w:pPr>
      <w:r w:rsidRPr="00CE3AAD">
        <w:rPr>
          <w:highlight w:val="green"/>
          <w:u w:val="single"/>
        </w:rPr>
        <w:t>A recent study by the Center for Migration Studies indicates a sharp decline in the U.S. undocumented population</w:t>
      </w:r>
      <w:r w:rsidRPr="00CE3AAD">
        <w:rPr>
          <w:sz w:val="14"/>
        </w:rPr>
        <w:t xml:space="preserve"> over a six-year period.</w:t>
      </w:r>
      <w:r w:rsidR="00CE3AAD" w:rsidRPr="00CE3AAD">
        <w:rPr>
          <w:sz w:val="14"/>
        </w:rPr>
        <w:t xml:space="preserve"> </w:t>
      </w:r>
      <w:r w:rsidRPr="00CE3AAD">
        <w:rPr>
          <w:sz w:val="14"/>
        </w:rPr>
        <w:t>This bit of news won’t quell the demand by President Trump for a border wall, though perhaps that is the intent of the report.</w:t>
      </w:r>
      <w:r w:rsidR="00CE3AAD" w:rsidRPr="00CE3AAD">
        <w:rPr>
          <w:sz w:val="14"/>
        </w:rPr>
        <w:t xml:space="preserve"> </w:t>
      </w:r>
      <w:r w:rsidRPr="00CE3AAD">
        <w:rPr>
          <w:sz w:val="14"/>
        </w:rPr>
        <w:t>The report, called “The US Undocumented Population Fell Sharply During the Obama Era: Estimates for 2016,” includes estimates of the U.S. undocumented population for 2016 by country of origin and state of residence.</w:t>
      </w:r>
      <w:r w:rsidR="00CE3AAD" w:rsidRPr="00CE3AAD">
        <w:rPr>
          <w:sz w:val="14"/>
        </w:rPr>
        <w:t xml:space="preserve"> </w:t>
      </w:r>
      <w:r w:rsidRPr="00CE3AAD">
        <w:rPr>
          <w:sz w:val="14"/>
        </w:rPr>
        <w:t>The study found:</w:t>
      </w:r>
      <w:r w:rsidR="00CE3AAD" w:rsidRPr="00CE3AAD">
        <w:rPr>
          <w:sz w:val="14"/>
        </w:rPr>
        <w:t xml:space="preserve"> </w:t>
      </w:r>
      <w:r w:rsidRPr="00AE3437">
        <w:rPr>
          <w:u w:val="single"/>
        </w:rPr>
        <w:t>The undocumented population fell below 10.8 million in 2016, the lowest level since 2003</w:t>
      </w:r>
      <w:r w:rsidRPr="00CE3AAD">
        <w:rPr>
          <w:sz w:val="14"/>
        </w:rPr>
        <w:t>;</w:t>
      </w:r>
      <w:r w:rsidR="00CE3AAD" w:rsidRPr="00CE3AAD">
        <w:rPr>
          <w:sz w:val="14"/>
        </w:rPr>
        <w:t xml:space="preserve"> </w:t>
      </w:r>
      <w:r w:rsidRPr="00AE3437">
        <w:rPr>
          <w:u w:val="single"/>
        </w:rPr>
        <w:t>The number of US undocumented residents from Mexico fell by almost one million</w:t>
      </w:r>
      <w:r w:rsidRPr="00CE3AAD">
        <w:rPr>
          <w:sz w:val="14"/>
        </w:rPr>
        <w:t xml:space="preserve"> between 2010 and 2016;</w:t>
      </w:r>
      <w:r w:rsidR="00CE3AAD" w:rsidRPr="00CE3AAD">
        <w:rPr>
          <w:sz w:val="14"/>
        </w:rPr>
        <w:t xml:space="preserve"> </w:t>
      </w:r>
      <w:r w:rsidRPr="00CE3AAD">
        <w:rPr>
          <w:highlight w:val="green"/>
          <w:u w:val="single"/>
        </w:rPr>
        <w:t>Average annual undocumented population growth dropped from 15%</w:t>
      </w:r>
      <w:r w:rsidRPr="00AE3437">
        <w:rPr>
          <w:u w:val="single"/>
        </w:rPr>
        <w:t xml:space="preserve"> in the 1990s </w:t>
      </w:r>
      <w:r w:rsidRPr="00CE3AAD">
        <w:rPr>
          <w:highlight w:val="green"/>
          <w:u w:val="single"/>
        </w:rPr>
        <w:t>to about 4%</w:t>
      </w:r>
      <w:r w:rsidRPr="00AE3437">
        <w:rPr>
          <w:u w:val="single"/>
        </w:rPr>
        <w:t xml:space="preserve"> in 2000 to 2010. Since 2010, the undocumented population from most countries has declined</w:t>
      </w:r>
      <w:r w:rsidRPr="00CE3AAD">
        <w:rPr>
          <w:sz w:val="14"/>
        </w:rPr>
        <w:t>.</w:t>
      </w:r>
      <w:r w:rsidR="00CE3AAD" w:rsidRPr="00CE3AAD">
        <w:rPr>
          <w:sz w:val="14"/>
        </w:rPr>
        <w:t xml:space="preserve"> </w:t>
      </w:r>
      <w:r w:rsidRPr="00CE3AAD">
        <w:rPr>
          <w:sz w:val="14"/>
        </w:rPr>
        <w:t>In the 2010 to 2016 period, five major sending countries had large population declines: Poland (-47%); Peru (-40%); Ecuador (-31%); Colombia (-29%); and South Korea (-27 percent).</w:t>
      </w:r>
      <w:r w:rsidR="00CE3AAD" w:rsidRPr="00CE3AAD">
        <w:rPr>
          <w:sz w:val="14"/>
        </w:rPr>
        <w:t xml:space="preserve"> </w:t>
      </w:r>
      <w:r w:rsidRPr="00CE3AAD">
        <w:rPr>
          <w:sz w:val="14"/>
        </w:rPr>
        <w:t xml:space="preserve">From 2010 to 2016, </w:t>
      </w:r>
      <w:r w:rsidRPr="00AE3437">
        <w:rPr>
          <w:u w:val="single"/>
        </w:rPr>
        <w:t>six of the 10 states with the largest undocumented populations had declines of more than 10%: Illinois</w:t>
      </w:r>
      <w:r w:rsidRPr="00CE3AAD">
        <w:rPr>
          <w:sz w:val="14"/>
        </w:rPr>
        <w:t xml:space="preserve"> (-20%); North Carolina (-16%); California (-13%); New York (-13%); Arizona (-12%); and Georgia (-11%). The only large state to gain was Texas (+2%).</w:t>
      </w:r>
    </w:p>
    <w:p w14:paraId="2C2E225B" w14:textId="10A7D884" w:rsidR="00076722" w:rsidRPr="00AE3437" w:rsidRDefault="00076722" w:rsidP="00B55AD5"/>
    <w:p w14:paraId="122A020B" w14:textId="78F4FDC1" w:rsidR="00076722" w:rsidRPr="00AE3437" w:rsidRDefault="00076722" w:rsidP="00076722">
      <w:pPr>
        <w:pStyle w:val="Heading4"/>
      </w:pPr>
      <w:r w:rsidRPr="00AE3437">
        <w:t>Illegal immigration declining now</w:t>
      </w:r>
    </w:p>
    <w:p w14:paraId="69B7C8BA" w14:textId="48D21277" w:rsidR="00076722" w:rsidRPr="00AE3437" w:rsidRDefault="00076722" w:rsidP="00B55AD5">
      <w:pPr>
        <w:rPr>
          <w:sz w:val="18"/>
        </w:rPr>
      </w:pPr>
      <w:r w:rsidRPr="00AE3437">
        <w:rPr>
          <w:rStyle w:val="Style13ptBold"/>
        </w:rPr>
        <w:t xml:space="preserve">NYT 2018 </w:t>
      </w:r>
      <w:r w:rsidRPr="00AE3437">
        <w:rPr>
          <w:sz w:val="18"/>
        </w:rPr>
        <w:t>(“Border Crossings Have Been Declining for Years, Despite Claims of a ‘Crisis of Illegal Immigration’,” June 20, https://www.nytimes.com/2018/06/20/us/politics/fact-check-trump-border-crossings-declining-.html)</w:t>
      </w:r>
    </w:p>
    <w:p w14:paraId="48753988" w14:textId="5148712C" w:rsidR="00076722" w:rsidRPr="00AE3437" w:rsidRDefault="00076722" w:rsidP="00076722">
      <w:pPr>
        <w:rPr>
          <w:sz w:val="16"/>
        </w:rPr>
      </w:pPr>
      <w:r w:rsidRPr="00AE3437">
        <w:rPr>
          <w:u w:val="single"/>
        </w:rPr>
        <w:t>The Trump administration</w:t>
      </w:r>
      <w:r w:rsidRPr="00AE3437">
        <w:rPr>
          <w:sz w:val="16"/>
        </w:rPr>
        <w:t xml:space="preserve">, defending its “zero tolerance” immigration policy that has resulted in separating families, </w:t>
      </w:r>
      <w:r w:rsidRPr="00AE3437">
        <w:rPr>
          <w:u w:val="single"/>
        </w:rPr>
        <w:t>has repeatedly pointed to a “crisis of illegal immigration” at the border</w:t>
      </w:r>
      <w:r w:rsidRPr="00AE3437">
        <w:rPr>
          <w:sz w:val="16"/>
        </w:rPr>
        <w:t>.</w:t>
      </w:r>
    </w:p>
    <w:p w14:paraId="6DE438B5" w14:textId="5AF55376" w:rsidR="00076722" w:rsidRPr="00AE3437" w:rsidRDefault="00076722" w:rsidP="00076722">
      <w:pPr>
        <w:rPr>
          <w:sz w:val="16"/>
        </w:rPr>
      </w:pPr>
      <w:r w:rsidRPr="00AE3437">
        <w:rPr>
          <w:u w:val="single"/>
        </w:rPr>
        <w:t xml:space="preserve">But </w:t>
      </w:r>
      <w:r w:rsidRPr="00540A37">
        <w:rPr>
          <w:highlight w:val="green"/>
          <w:u w:val="single"/>
        </w:rPr>
        <w:t>government data shows that monthly crossings along the border with Mexico are dramatically lower than they were</w:t>
      </w:r>
      <w:r w:rsidRPr="00AE3437">
        <w:rPr>
          <w:sz w:val="16"/>
        </w:rPr>
        <w:t xml:space="preserve"> years ago.</w:t>
      </w:r>
    </w:p>
    <w:p w14:paraId="6728280F" w14:textId="632A85DD" w:rsidR="00076722" w:rsidRPr="00AE3437" w:rsidRDefault="00076722" w:rsidP="00076722">
      <w:pPr>
        <w:rPr>
          <w:sz w:val="16"/>
        </w:rPr>
      </w:pPr>
      <w:r w:rsidRPr="00AE3437">
        <w:rPr>
          <w:u w:val="single"/>
        </w:rPr>
        <w:t>The most commonly used metric to measure how many people are illegally crossing into the United States is the number of people who are arrested</w:t>
      </w:r>
      <w:r w:rsidRPr="00AE3437">
        <w:rPr>
          <w:sz w:val="16"/>
        </w:rPr>
        <w:t>, taken into custody or otherwise “apprehended” at or near the country’s borders.</w:t>
      </w:r>
    </w:p>
    <w:p w14:paraId="108FCC1B" w14:textId="2E2D6DF2" w:rsidR="00076722" w:rsidRPr="00AE3437" w:rsidRDefault="00076722" w:rsidP="00076722">
      <w:pPr>
        <w:rPr>
          <w:sz w:val="16"/>
        </w:rPr>
      </w:pPr>
      <w:r w:rsidRPr="00AE3437">
        <w:rPr>
          <w:u w:val="single"/>
        </w:rPr>
        <w:t>From the 1980s to the mid-2000s, the government reported annually apprehending around 1 million to 1.6 million foreigners who illegally entered the United States at the southwestern border</w:t>
      </w:r>
      <w:r w:rsidRPr="00AE3437">
        <w:rPr>
          <w:sz w:val="16"/>
        </w:rPr>
        <w:t xml:space="preserve">. In 2000 alone, federal agents apprehended between 71,000 and </w:t>
      </w:r>
      <w:r w:rsidRPr="00AE3437">
        <w:rPr>
          <w:u w:val="single"/>
        </w:rPr>
        <w:t>220,000</w:t>
      </w:r>
      <w:r w:rsidRPr="00AE3437">
        <w:rPr>
          <w:sz w:val="16"/>
        </w:rPr>
        <w:t xml:space="preserve"> migrants </w:t>
      </w:r>
      <w:r w:rsidRPr="00AE3437">
        <w:rPr>
          <w:u w:val="single"/>
        </w:rPr>
        <w:t>each month.</w:t>
      </w:r>
    </w:p>
    <w:p w14:paraId="7EC44E9D" w14:textId="715E6A2A" w:rsidR="00076722" w:rsidRPr="00AE3437" w:rsidRDefault="00076722" w:rsidP="00076722">
      <w:pPr>
        <w:rPr>
          <w:sz w:val="16"/>
        </w:rPr>
      </w:pPr>
      <w:r w:rsidRPr="00AE3437">
        <w:rPr>
          <w:sz w:val="16"/>
        </w:rPr>
        <w:t xml:space="preserve">By comparison, </w:t>
      </w:r>
      <w:r w:rsidRPr="00577854">
        <w:rPr>
          <w:highlight w:val="green"/>
          <w:u w:val="single"/>
        </w:rPr>
        <w:t>monthly border crossings so far this year have ranged from 20,000 to 40,000 people</w:t>
      </w:r>
      <w:r w:rsidRPr="00577854">
        <w:rPr>
          <w:sz w:val="16"/>
          <w:highlight w:val="green"/>
        </w:rPr>
        <w:t>.</w:t>
      </w:r>
    </w:p>
    <w:p w14:paraId="1FDFAEF6" w14:textId="4C08E81A" w:rsidR="00076722" w:rsidRPr="00AE3437" w:rsidRDefault="00076722" w:rsidP="00076722">
      <w:r w:rsidRPr="00577854">
        <w:rPr>
          <w:highlight w:val="green"/>
          <w:u w:val="single"/>
        </w:rPr>
        <w:t>The number of people who have been either apprehended or turned away at the southwestern border also has decreased over the past decade</w:t>
      </w:r>
      <w:r w:rsidRPr="00577854">
        <w:rPr>
          <w:highlight w:val="green"/>
        </w:rPr>
        <w:t>.</w:t>
      </w:r>
    </w:p>
    <w:p w14:paraId="56318CEB" w14:textId="2B6BEDA3" w:rsidR="00076722" w:rsidRPr="00AE3437" w:rsidRDefault="00076722" w:rsidP="00B55AD5"/>
    <w:p w14:paraId="66885962" w14:textId="1CF539D8" w:rsidR="00DC101A" w:rsidRPr="00AE3437" w:rsidRDefault="00DC101A" w:rsidP="00DC101A">
      <w:pPr>
        <w:pStyle w:val="Heading3"/>
      </w:pPr>
      <w:r w:rsidRPr="00AE3437">
        <w:t>Immigration Uniqueness—Legal</w:t>
      </w:r>
    </w:p>
    <w:p w14:paraId="06B8CB4B" w14:textId="7A5BBC15" w:rsidR="00DC101A" w:rsidRPr="00AE3437" w:rsidRDefault="00DC101A" w:rsidP="00B55AD5"/>
    <w:p w14:paraId="2C4B688B" w14:textId="51CE36C2" w:rsidR="00DC101A" w:rsidRPr="00AE3437" w:rsidRDefault="00DC101A" w:rsidP="00DC101A">
      <w:pPr>
        <w:pStyle w:val="Heading4"/>
      </w:pPr>
      <w:r w:rsidRPr="00AE3437">
        <w:t>Legal immigration declining</w:t>
      </w:r>
    </w:p>
    <w:p w14:paraId="6F17A2F7" w14:textId="3391AC10" w:rsidR="00DC101A" w:rsidRPr="00AE3437" w:rsidRDefault="00DC101A" w:rsidP="00B55AD5">
      <w:pPr>
        <w:rPr>
          <w:sz w:val="18"/>
        </w:rPr>
      </w:pPr>
      <w:r w:rsidRPr="00AE3437">
        <w:rPr>
          <w:rStyle w:val="Style13ptBold"/>
        </w:rPr>
        <w:t xml:space="preserve">WASHINGTON POST 2018 </w:t>
      </w:r>
      <w:r w:rsidRPr="00AE3437">
        <w:rPr>
          <w:sz w:val="18"/>
        </w:rPr>
        <w:t>(“How Trump is changing the face of legal immigration,” July 2, https://www.washingtonpost.com/national/how-trump-is-changing-the-face-of-legal-immigration/2018/07/02/477c78b2-65da-11e8-99d2-0d678ec08c2f_story.html?noredirect=on&amp;utm_term=.8bf55dc8a17e)</w:t>
      </w:r>
    </w:p>
    <w:p w14:paraId="1FC97D99" w14:textId="6DBA88B3" w:rsidR="00DC101A" w:rsidRPr="00AE3437" w:rsidRDefault="00DC101A" w:rsidP="00B55AD5">
      <w:pPr>
        <w:rPr>
          <w:sz w:val="16"/>
        </w:rPr>
      </w:pPr>
      <w:r w:rsidRPr="00AE3437">
        <w:rPr>
          <w:sz w:val="16"/>
        </w:rPr>
        <w:t xml:space="preserve">As the national immigration debate swirls around the effort to discourage illegal immigration by separating families at the border, </w:t>
      </w:r>
      <w:r w:rsidRPr="002958AA">
        <w:rPr>
          <w:highlight w:val="green"/>
          <w:u w:val="single"/>
        </w:rPr>
        <w:t>the Trump administration is making inroads into another longtime priority</w:t>
      </w:r>
      <w:r w:rsidRPr="00AE3437">
        <w:rPr>
          <w:u w:val="single"/>
        </w:rPr>
        <w:t xml:space="preserve">: </w:t>
      </w:r>
      <w:r w:rsidRPr="002958AA">
        <w:rPr>
          <w:highlight w:val="green"/>
          <w:u w:val="single"/>
        </w:rPr>
        <w:t>reducing legal immigration</w:t>
      </w:r>
      <w:r w:rsidRPr="00AE3437">
        <w:rPr>
          <w:sz w:val="16"/>
        </w:rPr>
        <w:t>.</w:t>
      </w:r>
      <w:r w:rsidR="002958AA">
        <w:rPr>
          <w:sz w:val="16"/>
        </w:rPr>
        <w:t xml:space="preserve"> </w:t>
      </w:r>
      <w:r w:rsidRPr="002958AA">
        <w:rPr>
          <w:highlight w:val="green"/>
          <w:u w:val="single"/>
        </w:rPr>
        <w:t>The number of people receiving visas to move permanently to the United States is on pace to drop 12 percent</w:t>
      </w:r>
      <w:r w:rsidRPr="00AE3437">
        <w:rPr>
          <w:sz w:val="16"/>
        </w:rPr>
        <w:t xml:space="preserve"> in President Trump’s first two years in office, according to a Washington Post analysis of State Department data.</w:t>
      </w:r>
      <w:r w:rsidR="002958AA">
        <w:rPr>
          <w:sz w:val="16"/>
        </w:rPr>
        <w:t xml:space="preserve"> </w:t>
      </w:r>
      <w:r w:rsidRPr="00AE3437">
        <w:rPr>
          <w:u w:val="single"/>
        </w:rPr>
        <w:t>Among the most affected are the Muslim-majority countries</w:t>
      </w:r>
      <w:r w:rsidRPr="00AE3437">
        <w:rPr>
          <w:sz w:val="16"/>
        </w:rPr>
        <w:t xml:space="preserve"> on the president’s travel ban list — Yemen, Syria, Iran, Libya and Somalia — where the number of new arrivals to the United States is heading toward an 81 percent drop by Sept. 30, the end of the second fiscal year under Trump.</w:t>
      </w:r>
      <w:r w:rsidR="002958AA">
        <w:rPr>
          <w:sz w:val="16"/>
        </w:rPr>
        <w:t xml:space="preserve"> </w:t>
      </w:r>
      <w:r w:rsidRPr="00AE3437">
        <w:rPr>
          <w:sz w:val="16"/>
        </w:rPr>
        <w:t xml:space="preserve">Last week, </w:t>
      </w:r>
      <w:r w:rsidRPr="00AE3437">
        <w:rPr>
          <w:u w:val="single"/>
        </w:rPr>
        <w:t>the Supreme Court upheld that ban, paving the way for an even more dramatic decline</w:t>
      </w:r>
      <w:r w:rsidRPr="00AE3437">
        <w:rPr>
          <w:sz w:val="16"/>
        </w:rPr>
        <w:t xml:space="preserve"> in arrivals from those countries.</w:t>
      </w:r>
    </w:p>
    <w:p w14:paraId="3D03F3DD" w14:textId="5BAF42CB" w:rsidR="00DC101A" w:rsidRPr="00AE3437" w:rsidRDefault="00DC101A" w:rsidP="00B55AD5"/>
    <w:p w14:paraId="6DA259F5" w14:textId="221DD46A" w:rsidR="00DC101A" w:rsidRPr="00AE3437" w:rsidRDefault="00DC101A" w:rsidP="00DC101A">
      <w:pPr>
        <w:pStyle w:val="Heading4"/>
      </w:pPr>
      <w:r w:rsidRPr="00AE3437">
        <w:t>Legal immigration declining now</w:t>
      </w:r>
    </w:p>
    <w:p w14:paraId="6D6AACF0" w14:textId="0EC7D9F7" w:rsidR="00DC101A" w:rsidRPr="00AE3437" w:rsidRDefault="00DC101A" w:rsidP="00B55AD5">
      <w:r w:rsidRPr="00AE3437">
        <w:rPr>
          <w:rStyle w:val="Style13ptBold"/>
        </w:rPr>
        <w:t xml:space="preserve">WASHINGTON POST 2018 </w:t>
      </w:r>
      <w:r w:rsidRPr="00AE3437">
        <w:rPr>
          <w:sz w:val="18"/>
        </w:rPr>
        <w:t>(“How Trump is changing the face of legal immigration,” July 2, https://www.washingtonpost.com/national/how-trump-is-changing-the-face-of-legal-immigration/2018/07/02/477c78b2-65da-11e8-99d2-0d678ec08c2f_story.html?noredirect=on&amp;utm_term=.8bf55dc8a17e)</w:t>
      </w:r>
    </w:p>
    <w:p w14:paraId="4BC09326" w14:textId="5A6A83EB" w:rsidR="00DC101A" w:rsidRPr="00AE3437" w:rsidRDefault="00DC101A" w:rsidP="00DC101A">
      <w:pPr>
        <w:rPr>
          <w:sz w:val="16"/>
        </w:rPr>
      </w:pPr>
      <w:r w:rsidRPr="003F6D25">
        <w:rPr>
          <w:highlight w:val="green"/>
          <w:u w:val="single"/>
        </w:rPr>
        <w:t>The Post’s analysis also found immigration declines among nationalities not targeted by Trump’s travel ban</w:t>
      </w:r>
      <w:r w:rsidRPr="00AE3437">
        <w:rPr>
          <w:u w:val="single"/>
        </w:rPr>
        <w:t xml:space="preserve">, including nearly all of the countries that typically receive the largest number of immigrant visas from the United States. </w:t>
      </w:r>
      <w:r w:rsidRPr="003F6D25">
        <w:rPr>
          <w:highlight w:val="green"/>
          <w:u w:val="single"/>
        </w:rPr>
        <w:t>The number of immigrant visas granted to people from Mexico</w:t>
      </w:r>
      <w:r w:rsidRPr="00AE3437">
        <w:rPr>
          <w:u w:val="single"/>
        </w:rPr>
        <w:t xml:space="preserve">, the Dominican Republic, the Philippines, </w:t>
      </w:r>
      <w:r w:rsidRPr="003F6D25">
        <w:rPr>
          <w:highlight w:val="green"/>
          <w:u w:val="single"/>
        </w:rPr>
        <w:t>China, India</w:t>
      </w:r>
      <w:r w:rsidRPr="00AE3437">
        <w:rPr>
          <w:u w:val="single"/>
        </w:rPr>
        <w:t xml:space="preserve">, </w:t>
      </w:r>
      <w:r w:rsidRPr="003F6D25">
        <w:rPr>
          <w:highlight w:val="green"/>
          <w:u w:val="single"/>
        </w:rPr>
        <w:t>Vietnam</w:t>
      </w:r>
      <w:r w:rsidRPr="00AE3437">
        <w:rPr>
          <w:u w:val="single"/>
        </w:rPr>
        <w:t xml:space="preserve">, Haiti, Bangladesh, Jamaica, Pakistan </w:t>
      </w:r>
      <w:r w:rsidRPr="003F6D25">
        <w:rPr>
          <w:highlight w:val="green"/>
          <w:u w:val="single"/>
        </w:rPr>
        <w:t>and Afghanistan has also declined</w:t>
      </w:r>
      <w:r w:rsidRPr="00AE3437">
        <w:rPr>
          <w:u w:val="single"/>
        </w:rPr>
        <w:t xml:space="preserve">. </w:t>
      </w:r>
      <w:r w:rsidRPr="00720DB8">
        <w:rPr>
          <w:highlight w:val="green"/>
          <w:u w:val="single"/>
        </w:rPr>
        <w:t>Among the 10 countries that send the highest number of immigrants to the United States annually, only El Salvador is projected to receive more visas under Trump</w:t>
      </w:r>
      <w:r w:rsidRPr="00AE3437">
        <w:rPr>
          <w:sz w:val="16"/>
        </w:rPr>
        <w:t>: an increase of 17 percent in his first two fiscal years.</w:t>
      </w:r>
    </w:p>
    <w:p w14:paraId="3CD12625" w14:textId="35DA0201" w:rsidR="00DC101A" w:rsidRPr="00AE3437" w:rsidRDefault="00DC101A" w:rsidP="00DC101A">
      <w:r w:rsidRPr="00AE3437">
        <w:rPr>
          <w:u w:val="single"/>
        </w:rPr>
        <w:t>The number of immigrant visas approved for Africans is on pace to fall 15 percent</w:t>
      </w:r>
      <w:r w:rsidRPr="00AE3437">
        <w:t>.</w:t>
      </w:r>
    </w:p>
    <w:p w14:paraId="3F257C4A" w14:textId="4353C5E2" w:rsidR="00DC101A" w:rsidRPr="00AE3437" w:rsidRDefault="00DC101A" w:rsidP="00B55AD5"/>
    <w:p w14:paraId="7FDB3E13" w14:textId="4F151880" w:rsidR="00DC101A" w:rsidRPr="00AE3437" w:rsidRDefault="00DC101A" w:rsidP="00DC101A">
      <w:pPr>
        <w:pStyle w:val="Heading3"/>
      </w:pPr>
      <w:r w:rsidRPr="00AE3437">
        <w:t>Immigration Uniqueness—General</w:t>
      </w:r>
    </w:p>
    <w:p w14:paraId="48C7C506" w14:textId="77777777" w:rsidR="00DC101A" w:rsidRPr="00AE3437" w:rsidRDefault="00DC101A" w:rsidP="00B55AD5"/>
    <w:p w14:paraId="7AD88315" w14:textId="21D6B1CC" w:rsidR="00C94BA2" w:rsidRPr="00AE3437" w:rsidRDefault="00C94BA2" w:rsidP="00C94BA2">
      <w:pPr>
        <w:pStyle w:val="Heading4"/>
      </w:pPr>
      <w:r w:rsidRPr="00AE3437">
        <w:t>Immigration declining</w:t>
      </w:r>
    </w:p>
    <w:p w14:paraId="32C1E65E" w14:textId="77777777" w:rsidR="00C94BA2" w:rsidRPr="00AE3437" w:rsidRDefault="00C94BA2" w:rsidP="00C94BA2">
      <w:r w:rsidRPr="00AE3437">
        <w:rPr>
          <w:rStyle w:val="Style13ptBold"/>
        </w:rPr>
        <w:t>STONE 2017</w:t>
      </w:r>
      <w:r w:rsidRPr="00AE3437">
        <w:t xml:space="preserve"> </w:t>
      </w:r>
      <w:r w:rsidRPr="00AE3437">
        <w:rPr>
          <w:sz w:val="18"/>
        </w:rPr>
        <w:t>(Lyman, economist at USDA, “More Thoughts on Falling Fertility And Some Responses to Critiques,” Dec 4, https://medium.com/migration-issues/more-thoughts-on-falling-fertility-366fd1a84d8)</w:t>
      </w:r>
    </w:p>
    <w:p w14:paraId="0D677142" w14:textId="77777777" w:rsidR="00C94BA2" w:rsidRPr="00AE3437" w:rsidRDefault="00C94BA2" w:rsidP="00C94BA2">
      <w:r w:rsidRPr="00AE3437">
        <w:rPr>
          <w:sz w:val="16"/>
        </w:rPr>
        <w:t>Now it’s true there’s still a gap, but the point is that immigration alone won’t solve the problem. It’s on a time delay vs. native fertility, but higher immigration really just kicks the can down the road by maybe a decade. Which, look, that’s awesome, and I’m a big fan of immigration! But this issue is gonna come and bite us eventually. So let’s kick the can a bit and in the meantime solve the underlying problem.</w:t>
      </w:r>
    </w:p>
    <w:p w14:paraId="647207DA" w14:textId="5470B83C" w:rsidR="00C94BA2" w:rsidRPr="00AE3437" w:rsidRDefault="00C94BA2" w:rsidP="00C94BA2">
      <w:r w:rsidRPr="00AE3437">
        <w:rPr>
          <w:u w:val="single"/>
        </w:rPr>
        <w:t xml:space="preserve">Plus, </w:t>
      </w:r>
      <w:r w:rsidRPr="00577854">
        <w:rPr>
          <w:highlight w:val="green"/>
          <w:u w:val="single"/>
        </w:rPr>
        <w:t>immigration is slowing down</w:t>
      </w:r>
      <w:r w:rsidRPr="00AE3437">
        <w:rPr>
          <w:u w:val="single"/>
        </w:rPr>
        <w:t xml:space="preserve">. Political factors, falling fertility in the rest of the world, increasing economic development in our traditional migrant-sending partners, and new-migrant-sending regions being more focused on Europe mean that </w:t>
      </w:r>
      <w:r w:rsidRPr="00577854">
        <w:rPr>
          <w:highlight w:val="green"/>
          <w:u w:val="single"/>
        </w:rPr>
        <w:t>the U.S. is likely to have underwhelming amounts of immigration in the future</w:t>
      </w:r>
      <w:r w:rsidRPr="00AE3437">
        <w:rPr>
          <w:sz w:val="16"/>
        </w:rPr>
        <w:t>. This lever just won’t get you as much change as it used to.</w:t>
      </w:r>
    </w:p>
    <w:p w14:paraId="07465E8D" w14:textId="31A5F3E2" w:rsidR="00C94BA2" w:rsidRPr="00AE3437" w:rsidRDefault="00C94BA2" w:rsidP="00B55AD5"/>
    <w:p w14:paraId="4689E278" w14:textId="77777777" w:rsidR="00C94BA2" w:rsidRPr="00AE3437" w:rsidRDefault="00C94BA2" w:rsidP="00B55AD5"/>
    <w:p w14:paraId="56C95A75" w14:textId="77777777" w:rsidR="00076722" w:rsidRPr="00AE3437" w:rsidRDefault="00076722" w:rsidP="00B55AD5"/>
    <w:p w14:paraId="7BDFF162" w14:textId="593C3D1B" w:rsidR="00076722" w:rsidRPr="00AE3437" w:rsidRDefault="00076722" w:rsidP="00B55AD5"/>
    <w:p w14:paraId="7701079A" w14:textId="77777777" w:rsidR="00076722" w:rsidRPr="00AE3437" w:rsidRDefault="00076722" w:rsidP="00B55AD5"/>
    <w:p w14:paraId="6FCEFDAF" w14:textId="093696C5" w:rsidR="001A099D" w:rsidRDefault="001A099D" w:rsidP="001A099D">
      <w:pPr>
        <w:pStyle w:val="Heading2"/>
      </w:pPr>
      <w:r>
        <w:t xml:space="preserve">2NC </w:t>
      </w:r>
      <w:r w:rsidR="00D204AA">
        <w:t xml:space="preserve">– </w:t>
      </w:r>
      <w:r>
        <w:t>Impact</w:t>
      </w:r>
      <w:r w:rsidR="00D204AA">
        <w:t>s</w:t>
      </w:r>
    </w:p>
    <w:p w14:paraId="474788C1" w14:textId="77777777" w:rsidR="004D2597" w:rsidRPr="00AE3437" w:rsidRDefault="004D2597" w:rsidP="004D2597">
      <w:pPr>
        <w:pStyle w:val="Heading3"/>
      </w:pPr>
      <w:r w:rsidRPr="00AE3437">
        <w:t>Aquifers Impact</w:t>
      </w:r>
    </w:p>
    <w:p w14:paraId="1E563932" w14:textId="77777777" w:rsidR="004D2597" w:rsidRPr="00AE3437" w:rsidRDefault="004D2597" w:rsidP="004D2597"/>
    <w:p w14:paraId="6CDCE7E9" w14:textId="77777777" w:rsidR="004D2597" w:rsidRPr="00AE3437" w:rsidRDefault="004D2597" w:rsidP="004D2597">
      <w:pPr>
        <w:pStyle w:val="Heading4"/>
      </w:pPr>
      <w:r w:rsidRPr="00AE3437">
        <w:t>US overpop causes aquifer depletion</w:t>
      </w:r>
    </w:p>
    <w:p w14:paraId="71B9D10C" w14:textId="77777777" w:rsidR="004D2597" w:rsidRPr="00AE3437" w:rsidRDefault="004D2597" w:rsidP="004D2597">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0095BFDC" w14:textId="77777777" w:rsidR="004D2597" w:rsidRPr="00AE3437" w:rsidRDefault="004D2597" w:rsidP="004D2597">
      <w:pPr>
        <w:rPr>
          <w:sz w:val="16"/>
        </w:rPr>
      </w:pPr>
      <w:r w:rsidRPr="00AE3437">
        <w:rPr>
          <w:sz w:val="16"/>
        </w:rPr>
        <w:t xml:space="preserve">The United States is already experiencing environmental destruction and scarcity of natural resources caused by unregulated population growth. For example, </w:t>
      </w:r>
      <w:r w:rsidRPr="00AE3437">
        <w:rPr>
          <w:u w:val="single"/>
        </w:rPr>
        <w:t>water availability is being threatened by overpopulation in</w:t>
      </w:r>
      <w:r w:rsidRPr="00AE3437">
        <w:rPr>
          <w:sz w:val="16"/>
        </w:rPr>
        <w:t xml:space="preserve"> certain geographical areas within </w:t>
      </w:r>
      <w:r w:rsidRPr="00AE3437">
        <w:rPr>
          <w:u w:val="single"/>
        </w:rPr>
        <w:t>the U.S</w:t>
      </w:r>
      <w:r w:rsidRPr="00AE3437">
        <w:rPr>
          <w:sz w:val="16"/>
        </w:rPr>
        <w:t>. In the article, Why Excess Immigration Damages the Environment, Population-Environment Balance Inc.’s author writes, “</w:t>
      </w:r>
      <w:r w:rsidRPr="00AE3437">
        <w:rPr>
          <w:u w:val="single"/>
        </w:rPr>
        <w:t>Many regions of the country are even now depleting underground aquifers at rates far in excess of their recharge rates because</w:t>
      </w:r>
      <w:r w:rsidRPr="00AE3437">
        <w:rPr>
          <w:sz w:val="16"/>
        </w:rPr>
        <w:t xml:space="preserve">, in carrying capacity terms, </w:t>
      </w:r>
      <w:r w:rsidRPr="00AE3437">
        <w:rPr>
          <w:u w:val="single"/>
        </w:rPr>
        <w:t>they are already over-populated</w:t>
      </w:r>
      <w:r w:rsidRPr="00AE3437">
        <w:rPr>
          <w:sz w:val="16"/>
        </w:rPr>
        <w:t>. [ . . . ] In some areas of the country, on the East Coast, and especially in Florida, the toxic pollution generated by dense population is already permanently destroying underground aquifer reservoirs.” The fact that water resources are already running scarce indicates that the U.S.’s 300 million citizens is a population size unsustainable for all intents and purposes. If society is not presently sustainable with 300 million inhabitants, here is no reason to think we will be able to live sustainably with two times as many people. As Virginia Abernathy writes in her scholarly article, The Environmental and Ethical Aspects of International Migration, “the insatiable thirst for oil and energy, the annual erosion or paving over of 3 million acres of U.S. farmland, the appropriation for residential purposes of rural habitats with an attendant loss of species, the buildup of carbon dioxide loads and such all indict the human load factor: too many people living in an energy-guzzling society.”</w:t>
      </w:r>
    </w:p>
    <w:p w14:paraId="0BEE1033" w14:textId="77777777" w:rsidR="004D2597" w:rsidRPr="00AE3437" w:rsidRDefault="004D2597" w:rsidP="004D2597"/>
    <w:p w14:paraId="46F02DA0" w14:textId="77777777" w:rsidR="004D2597" w:rsidRPr="00AE3437" w:rsidRDefault="004D2597" w:rsidP="004D2597">
      <w:pPr>
        <w:pStyle w:val="Heading4"/>
      </w:pPr>
      <w:r w:rsidRPr="00AE3437">
        <w:t>Causes global food shocks</w:t>
      </w:r>
    </w:p>
    <w:p w14:paraId="071321D7" w14:textId="77777777" w:rsidR="004D2597" w:rsidRPr="00AE3437" w:rsidRDefault="004D2597" w:rsidP="004D2597">
      <w:pPr>
        <w:rPr>
          <w:sz w:val="18"/>
        </w:rPr>
      </w:pPr>
      <w:r w:rsidRPr="00AE3437">
        <w:rPr>
          <w:rStyle w:val="Style13ptBold"/>
        </w:rPr>
        <w:t xml:space="preserve">MARSTON et al 2015 </w:t>
      </w:r>
      <w:r w:rsidRPr="00AE3437">
        <w:rPr>
          <w:sz w:val="18"/>
        </w:rPr>
        <w:t xml:space="preserve">(Landon Marston, Megan Konar, Ximing Caia, Department of Civil and Environmental Engineering, University of Illinois at Urbana–Champaign, and Tara J. Troy, Department of Civil and Environmental Engineering, Lehigh University; “Virtual groundwater transfers from overexploited aquifers in the United States,” PNAS Early Edition,  </w:t>
      </w:r>
      <w:hyperlink r:id="rId7" w:history="1">
        <w:r w:rsidRPr="00AE3437">
          <w:rPr>
            <w:rStyle w:val="Hyperlink"/>
            <w:sz w:val="18"/>
          </w:rPr>
          <w:t>http://mkonar.web.engr.illinois.edu/Marston_PNAS_2015.pdf</w:t>
        </w:r>
      </w:hyperlink>
      <w:r w:rsidRPr="00AE3437">
        <w:rPr>
          <w:sz w:val="18"/>
        </w:rPr>
        <w:t>)</w:t>
      </w:r>
    </w:p>
    <w:p w14:paraId="0405F4A6" w14:textId="77777777" w:rsidR="004D2597" w:rsidRPr="00AE3437" w:rsidRDefault="004D2597" w:rsidP="004D2597">
      <w:pPr>
        <w:rPr>
          <w:sz w:val="16"/>
        </w:rPr>
      </w:pPr>
      <w:r w:rsidRPr="00AE3437">
        <w:rPr>
          <w:u w:val="single"/>
        </w:rPr>
        <w:t>Globalization has</w:t>
      </w:r>
      <w:r w:rsidRPr="00AE3437">
        <w:rPr>
          <w:sz w:val="16"/>
        </w:rPr>
        <w:t xml:space="preserve"> strengthened and </w:t>
      </w:r>
      <w:r w:rsidRPr="00AE3437">
        <w:rPr>
          <w:u w:val="single"/>
        </w:rPr>
        <w:t>expanded connections between socioeconomic systems and distant resources</w:t>
      </w:r>
      <w:r w:rsidRPr="00AE3437">
        <w:rPr>
          <w:sz w:val="16"/>
        </w:rPr>
        <w:t xml:space="preserve">, by enabling consumer demand in one location to be fulfilled with production and resource use in another. The distant interactions between people and places are commonly referred to as “teleconnections” (1), which represent a specific case of the complex interactions that arise between coupled human and natural systems (2). </w:t>
      </w:r>
      <w:r w:rsidRPr="00AE3437">
        <w:rPr>
          <w:u w:val="single"/>
        </w:rPr>
        <w:t>These</w:t>
      </w:r>
      <w:r w:rsidRPr="00AE3437">
        <w:rPr>
          <w:sz w:val="16"/>
        </w:rPr>
        <w:t xml:space="preserve"> nonlocal interactions are increasingly widespread and </w:t>
      </w:r>
      <w:r w:rsidRPr="00AE3437">
        <w:rPr>
          <w:u w:val="single"/>
        </w:rPr>
        <w:t>lead to unanticipated outcomes with profound implications for resource consumption and sustainability</w:t>
      </w:r>
      <w:r w:rsidRPr="00AE3437">
        <w:rPr>
          <w:sz w:val="16"/>
        </w:rPr>
        <w:t xml:space="preserve"> (3). The </w:t>
      </w:r>
      <w:r w:rsidRPr="00AE3437">
        <w:rPr>
          <w:u w:val="single"/>
        </w:rPr>
        <w:t>global food trade</w:t>
      </w:r>
      <w:r w:rsidRPr="00AE3437">
        <w:rPr>
          <w:sz w:val="14"/>
        </w:rPr>
        <w:t xml:space="preserve"> system</w:t>
      </w:r>
      <w:r w:rsidRPr="00AE3437">
        <w:rPr>
          <w:sz w:val="14"/>
          <w:u w:val="single"/>
        </w:rPr>
        <w:t xml:space="preserve"> </w:t>
      </w:r>
      <w:r w:rsidRPr="00AE3437">
        <w:rPr>
          <w:u w:val="single"/>
        </w:rPr>
        <w:t>is a clear example</w:t>
      </w:r>
      <w:r w:rsidRPr="00AE3437">
        <w:rPr>
          <w:sz w:val="16"/>
        </w:rPr>
        <w:t xml:space="preserve"> of a teleconnected system that connects local resource use with distant consumer demands. Agricultural production is a particularly water-intensive sector of the economy (4–6), such that </w:t>
      </w:r>
      <w:r w:rsidRPr="00AE3437">
        <w:rPr>
          <w:u w:val="single"/>
        </w:rPr>
        <w:t>trade of agricultural products connects local water use</w:t>
      </w:r>
      <w:r w:rsidRPr="00AE3437">
        <w:rPr>
          <w:sz w:val="16"/>
        </w:rPr>
        <w:t xml:space="preserve"> for irrigation </w:t>
      </w:r>
      <w:r w:rsidRPr="00AE3437">
        <w:rPr>
          <w:u w:val="single"/>
        </w:rPr>
        <w:t>to the end consumer</w:t>
      </w:r>
      <w:r w:rsidRPr="00AE3437">
        <w:rPr>
          <w:sz w:val="16"/>
        </w:rPr>
        <w:t xml:space="preserve"> of the commodity, in a “virtual water trade” (7, 8). In this paper, we seek to understand how distant food demands are linked with nonsustainable local agricultural water use.</w:t>
      </w:r>
    </w:p>
    <w:p w14:paraId="738738FA" w14:textId="77777777" w:rsidR="004D2597" w:rsidRPr="00AE3437" w:rsidRDefault="004D2597" w:rsidP="004D2597">
      <w:pPr>
        <w:rPr>
          <w:sz w:val="16"/>
        </w:rPr>
      </w:pPr>
      <w:r w:rsidRPr="00AE3437">
        <w:rPr>
          <w:u w:val="single"/>
        </w:rPr>
        <w:t>Groundwater plays a critical</w:t>
      </w:r>
      <w:r w:rsidRPr="00AE3437">
        <w:rPr>
          <w:sz w:val="16"/>
        </w:rPr>
        <w:t xml:space="preserve"> and ubiquitous </w:t>
      </w:r>
      <w:r w:rsidRPr="00AE3437">
        <w:rPr>
          <w:u w:val="single"/>
        </w:rPr>
        <w:t>role</w:t>
      </w:r>
      <w:r w:rsidRPr="00AE3437">
        <w:rPr>
          <w:sz w:val="16"/>
        </w:rPr>
        <w:t xml:space="preserve"> in human society (9), providing an estimated 36, 42, and 27% of global domestic, agricultural, and industrial water uses, respectively (10). Population growth, socioeconomic development (4, 9), and, to a lesser extent, climate change (4, 11), are expected to increase future demand for groundwater resources. </w:t>
      </w:r>
      <w:r w:rsidRPr="00AE3437">
        <w:rPr>
          <w:u w:val="single"/>
        </w:rPr>
        <w:t>Unsustainable groundwater withdrawals will limit future</w:t>
      </w:r>
      <w:r w:rsidRPr="00AE3437">
        <w:rPr>
          <w:sz w:val="16"/>
        </w:rPr>
        <w:t xml:space="preserve"> groundwater </w:t>
      </w:r>
      <w:r w:rsidRPr="00AE3437">
        <w:rPr>
          <w:u w:val="single"/>
        </w:rPr>
        <w:t>availability</w:t>
      </w:r>
      <w:r w:rsidRPr="00AE3437">
        <w:rPr>
          <w:sz w:val="16"/>
        </w:rPr>
        <w:t xml:space="preserve"> (12–15), </w:t>
      </w:r>
      <w:r w:rsidRPr="00AE3437">
        <w:rPr>
          <w:u w:val="single"/>
        </w:rPr>
        <w:t>with implications for food security</w:t>
      </w:r>
      <w:r w:rsidRPr="00AE3437">
        <w:rPr>
          <w:sz w:val="16"/>
        </w:rPr>
        <w:t xml:space="preserve"> (16), because </w:t>
      </w:r>
      <w:r w:rsidRPr="00AE3437">
        <w:rPr>
          <w:rFonts w:ascii="Monaco" w:hAnsi="Monaco" w:cs="Monaco"/>
          <w:sz w:val="16"/>
        </w:rPr>
        <w:t>∼</w:t>
      </w:r>
      <w:r w:rsidRPr="00AE3437">
        <w:rPr>
          <w:sz w:val="16"/>
        </w:rPr>
        <w:t xml:space="preserve">40% of global irrigated agriculture relies upon groundwater. Importantly, </w:t>
      </w:r>
      <w:r w:rsidRPr="00AE3437">
        <w:rPr>
          <w:rFonts w:ascii="Monaco" w:hAnsi="Monaco" w:cs="Monaco"/>
          <w:sz w:val="16"/>
        </w:rPr>
        <w:t>∼</w:t>
      </w:r>
      <w:r w:rsidRPr="00AE3437">
        <w:rPr>
          <w:u w:val="single"/>
        </w:rPr>
        <w:t>42% of irrigated agriculture in the United States</w:t>
      </w:r>
      <w:r w:rsidRPr="00AE3437">
        <w:rPr>
          <w:sz w:val="16"/>
        </w:rPr>
        <w:t xml:space="preserve">, one of the largest food producers and </w:t>
      </w:r>
      <w:r w:rsidRPr="00AE3437">
        <w:rPr>
          <w:u w:val="single"/>
        </w:rPr>
        <w:t>the largest exporter globally, depends on groundwater</w:t>
      </w:r>
      <w:r w:rsidRPr="00AE3437">
        <w:rPr>
          <w:sz w:val="16"/>
        </w:rPr>
        <w:t xml:space="preserve"> (17). Furthermore, groundwater </w:t>
      </w:r>
      <w:r w:rsidRPr="00AE3437">
        <w:rPr>
          <w:u w:val="single"/>
        </w:rPr>
        <w:t xml:space="preserve">depletion will affect the ability </w:t>
      </w:r>
      <w:r w:rsidRPr="00AE3437">
        <w:rPr>
          <w:sz w:val="16"/>
        </w:rPr>
        <w:t xml:space="preserve">of urban areas, over half of which are located in water scarce basins (18), </w:t>
      </w:r>
      <w:r w:rsidRPr="00AE3437">
        <w:rPr>
          <w:u w:val="single"/>
        </w:rPr>
        <w:t>to meet</w:t>
      </w:r>
      <w:r w:rsidRPr="00AE3437">
        <w:rPr>
          <w:sz w:val="16"/>
        </w:rPr>
        <w:t xml:space="preserve"> normal </w:t>
      </w:r>
      <w:r w:rsidRPr="00AE3437">
        <w:rPr>
          <w:u w:val="single"/>
        </w:rPr>
        <w:t>water demands and cope with climate variability, against which groundwater acts as a buffer</w:t>
      </w:r>
      <w:r w:rsidRPr="00AE3437">
        <w:rPr>
          <w:sz w:val="16"/>
        </w:rPr>
        <w:t xml:space="preserve"> (9).</w:t>
      </w:r>
    </w:p>
    <w:p w14:paraId="25A1C343" w14:textId="77777777" w:rsidR="004D2597" w:rsidRPr="00AE3437" w:rsidRDefault="004D2597" w:rsidP="004D2597">
      <w:r w:rsidRPr="00AE3437">
        <w:rPr>
          <w:sz w:val="16"/>
        </w:rPr>
        <w:t xml:space="preserve">The Central Valley (CV), High Plains (HP), and Mississippi Embayment (ME) </w:t>
      </w:r>
      <w:r w:rsidRPr="00AE3437">
        <w:rPr>
          <w:u w:val="single"/>
        </w:rPr>
        <w:t>aquifer systems</w:t>
      </w:r>
      <w:r w:rsidRPr="00AE3437">
        <w:rPr>
          <w:sz w:val="16"/>
        </w:rPr>
        <w:t xml:space="preserve"> (mapped in Fig. 1) </w:t>
      </w:r>
      <w:r w:rsidRPr="00AE3437">
        <w:rPr>
          <w:u w:val="single"/>
        </w:rPr>
        <w:t>enable agricultural production that is critical to</w:t>
      </w:r>
      <w:r w:rsidRPr="00AE3437">
        <w:rPr>
          <w:sz w:val="16"/>
        </w:rPr>
        <w:t xml:space="preserve"> local economies and contributes to US and </w:t>
      </w:r>
      <w:r w:rsidRPr="00AE3437">
        <w:rPr>
          <w:u w:val="single"/>
        </w:rPr>
        <w:t>global food security</w:t>
      </w:r>
      <w:r w:rsidRPr="00AE3437">
        <w:rPr>
          <w:sz w:val="16"/>
        </w:rPr>
        <w:t xml:space="preserve">. In 2007, roughly one-fifth of the $300 billion agricultural industry in the United States came from these aquifer regions (19, 20). The lands overlying the CV (52,000 </w:t>
      </w:r>
      <w:proofErr w:type="gramStart"/>
      <w:r w:rsidRPr="00AE3437">
        <w:rPr>
          <w:sz w:val="16"/>
        </w:rPr>
        <w:t>km2 )</w:t>
      </w:r>
      <w:proofErr w:type="gramEnd"/>
      <w:r w:rsidRPr="00AE3437">
        <w:rPr>
          <w:sz w:val="16"/>
        </w:rPr>
        <w:t xml:space="preserve">, HP (450,000 km2 ), and ME (202,000 km2 ) make up 8% of US land area yet comprise 16% of US cropland. More than 17 million people live within the boundaries of these three aquifers. In addition, 25.7% of all US irrigation and livestock withdrawals and 61.1% of all groundwater irrigation and livestock withdrawals come from these three aquifers (17). Despite their importance, </w:t>
      </w:r>
      <w:r w:rsidRPr="00AE3437">
        <w:rPr>
          <w:u w:val="single"/>
        </w:rPr>
        <w:t>these aquifers are</w:t>
      </w:r>
      <w:r w:rsidRPr="00AE3437">
        <w:rPr>
          <w:sz w:val="16"/>
        </w:rPr>
        <w:t xml:space="preserve"> being </w:t>
      </w:r>
      <w:r w:rsidRPr="00AE3437">
        <w:rPr>
          <w:u w:val="single"/>
        </w:rPr>
        <w:t>managed unsustainably</w:t>
      </w:r>
      <w:r w:rsidRPr="00AE3437">
        <w:rPr>
          <w:sz w:val="16"/>
        </w:rPr>
        <w:t>; 67% of US groundwater depletion from 1900 to 2008 and 93% of groundwater depletion from 2000 to 2008 is attributed to these three aquifers (21).</w:t>
      </w:r>
    </w:p>
    <w:p w14:paraId="49CC9F4E" w14:textId="77777777" w:rsidR="004D2597" w:rsidRPr="00AE3437" w:rsidRDefault="004D2597" w:rsidP="004D2597"/>
    <w:p w14:paraId="4A08557E" w14:textId="77777777" w:rsidR="004D2597" w:rsidRPr="00AE3437" w:rsidRDefault="004D2597" w:rsidP="004D2597">
      <w:pPr>
        <w:pStyle w:val="Heading4"/>
      </w:pPr>
      <w:r w:rsidRPr="00AE3437">
        <w:t>Nuclear war</w:t>
      </w:r>
    </w:p>
    <w:p w14:paraId="3CC49AAA" w14:textId="77777777" w:rsidR="004D2597" w:rsidRPr="00AE3437" w:rsidRDefault="004D2597" w:rsidP="004D2597">
      <w:pPr>
        <w:rPr>
          <w:rStyle w:val="StyleUnderline"/>
          <w:u w:val="none"/>
        </w:rPr>
      </w:pPr>
      <w:r w:rsidRPr="00AE3437">
        <w:rPr>
          <w:rStyle w:val="Style13ptBold"/>
        </w:rPr>
        <w:t>CRIBB 2010</w:t>
      </w:r>
      <w:r w:rsidRPr="00AE3437">
        <w:rPr>
          <w:rStyle w:val="StyleUnderline"/>
          <w:sz w:val="14"/>
          <w:u w:val="none"/>
        </w:rPr>
        <w:t xml:space="preserve"> (Julian, Julian Cribb is a science communicator, journalist and editor of several newspapers and books. His published work includes over 7,000 newspaper articles, 1,000 broadcasts, and three books and has received 32 awards for science, medical, agricultural and business journalism. He was Director, National Awareness, for Australia's science agency, CSIRO, foundation president of the Australian Science Communicators, and originated the CGIAR's Future Harvest strategy. He has worked as a newspaper editor, science editor for "The Australian "and head of public affairs for CSIRO. He runs his own science communication consultancy, “The coming famine: the global food crisis and what we can do to avoid it,” p. 26)</w:t>
      </w:r>
    </w:p>
    <w:p w14:paraId="5D6E4811" w14:textId="77777777" w:rsidR="004D2597" w:rsidRPr="00AE3437" w:rsidRDefault="004D2597" w:rsidP="004D2597">
      <w:r w:rsidRPr="00AE3437">
        <w:rPr>
          <w:rStyle w:val="StyleUnderline"/>
          <w:sz w:val="14"/>
          <w:u w:val="none"/>
        </w:rPr>
        <w:t xml:space="preserve">This is the most likely means by which </w:t>
      </w:r>
      <w:r w:rsidRPr="00AE3437">
        <w:rPr>
          <w:rStyle w:val="StyleUnderline"/>
        </w:rPr>
        <w:t>the coming famine will affect all citizens of Earth</w:t>
      </w:r>
      <w:r w:rsidRPr="00AE3437">
        <w:rPr>
          <w:rStyle w:val="StyleUnderline"/>
          <w:sz w:val="14"/>
          <w:u w:val="none"/>
        </w:rPr>
        <w:t xml:space="preserve">, both </w:t>
      </w:r>
      <w:r w:rsidRPr="00AE3437">
        <w:rPr>
          <w:rStyle w:val="StyleUnderline"/>
        </w:rPr>
        <w:t>through the direct consequences of refugee floods for receiving countries and through the effect on global food prices and the cost to public revenues</w:t>
      </w:r>
      <w:r w:rsidRPr="00AE3437">
        <w:rPr>
          <w:rStyle w:val="StyleUnderline"/>
          <w:sz w:val="14"/>
          <w:u w:val="none"/>
        </w:rPr>
        <w:t xml:space="preserve"> of redressing the problem. </w:t>
      </w:r>
      <w:r w:rsidRPr="00AE3437">
        <w:rPr>
          <w:rStyle w:val="StyleUnderline"/>
        </w:rPr>
        <w:t>Coupled with this is the risk of wars breaking out over local disputes about food</w:t>
      </w:r>
      <w:r w:rsidRPr="00AE3437">
        <w:rPr>
          <w:rStyle w:val="StyleUnderline"/>
          <w:sz w:val="14"/>
          <w:u w:val="none"/>
        </w:rPr>
        <w:t xml:space="preserve">, land, and water and the dangers that the </w:t>
      </w:r>
      <w:r w:rsidRPr="00AE3437">
        <w:rPr>
          <w:rStyle w:val="StyleUnderline"/>
        </w:rPr>
        <w:t>major military powers may be sucked into these vortices</w:t>
      </w:r>
      <w:r w:rsidRPr="00AE3437">
        <w:rPr>
          <w:rStyle w:val="StyleUnderline"/>
          <w:sz w:val="14"/>
          <w:u w:val="none"/>
        </w:rPr>
        <w:t xml:space="preserve">, that smaller </w:t>
      </w:r>
      <w:r w:rsidRPr="00AE3437">
        <w:rPr>
          <w:rStyle w:val="StyleUnderline"/>
        </w:rPr>
        <w:t>nations newly nuclear-armed may become embroiled, and that shock waves propagated by these conflicts will jar the global economy and disrupt trade, sending food prices into a fresh spiral</w:t>
      </w:r>
      <w:r w:rsidRPr="00AE3437">
        <w:rPr>
          <w:rStyle w:val="StyleUnderline"/>
          <w:sz w:val="14"/>
          <w:u w:val="none"/>
        </w:rPr>
        <w:t xml:space="preserve">. Indeed, </w:t>
      </w:r>
      <w:r w:rsidRPr="00AE3437">
        <w:rPr>
          <w:rStyle w:val="StyleUnderline"/>
        </w:rPr>
        <w:t>an increasingly credible scenario for World War III is</w:t>
      </w:r>
      <w:r w:rsidRPr="00AE3437">
        <w:rPr>
          <w:rStyle w:val="StyleUnderline"/>
          <w:sz w:val="14"/>
          <w:u w:val="none"/>
        </w:rPr>
        <w:t xml:space="preserve"> not so much a confrontation of superpowers and their allies as </w:t>
      </w:r>
      <w:r w:rsidRPr="00AE3437">
        <w:rPr>
          <w:rStyle w:val="StyleUnderline"/>
        </w:rPr>
        <w:t>a festering</w:t>
      </w:r>
      <w:r w:rsidRPr="00AE3437">
        <w:rPr>
          <w:rStyle w:val="StyleUnderline"/>
          <w:sz w:val="14"/>
          <w:u w:val="none"/>
        </w:rPr>
        <w:t xml:space="preserve">, self-perpetuating </w:t>
      </w:r>
      <w:r w:rsidRPr="00AE3437">
        <w:rPr>
          <w:rStyle w:val="StyleUnderline"/>
        </w:rPr>
        <w:t>chain of resource conflicts driven by the widening gap between food</w:t>
      </w:r>
      <w:r w:rsidRPr="00AE3437">
        <w:rPr>
          <w:rStyle w:val="StyleUnderline"/>
          <w:sz w:val="14"/>
          <w:u w:val="none"/>
        </w:rPr>
        <w:t xml:space="preserve"> and energy </w:t>
      </w:r>
      <w:r w:rsidRPr="00AE3437">
        <w:rPr>
          <w:rStyle w:val="StyleUnderline"/>
        </w:rPr>
        <w:t>supplies and peoples' need to secure them</w:t>
      </w:r>
      <w:r w:rsidRPr="00AE3437">
        <w:rPr>
          <w:rStyle w:val="StyleUnderline"/>
          <w:sz w:val="14"/>
          <w:u w:val="none"/>
        </w:rPr>
        <w:t>.</w:t>
      </w:r>
    </w:p>
    <w:p w14:paraId="6ACFABFC" w14:textId="77777777" w:rsidR="004D2597" w:rsidRPr="00AE3437" w:rsidRDefault="004D2597" w:rsidP="004D2597"/>
    <w:p w14:paraId="3C05CD65" w14:textId="77777777" w:rsidR="004D2597" w:rsidRPr="00AE3437" w:rsidRDefault="004D2597" w:rsidP="004D2597">
      <w:pPr>
        <w:pStyle w:val="Heading4"/>
      </w:pPr>
      <w:r w:rsidRPr="00AE3437">
        <w:t>Independently causes extinction and turns econ</w:t>
      </w:r>
    </w:p>
    <w:p w14:paraId="45A5766E" w14:textId="77777777" w:rsidR="004D2597" w:rsidRPr="00AE3437" w:rsidRDefault="004D2597" w:rsidP="004D2597">
      <w:pPr>
        <w:rPr>
          <w:sz w:val="18"/>
        </w:rPr>
      </w:pPr>
      <w:r w:rsidRPr="00AE3437">
        <w:rPr>
          <w:rStyle w:val="Style13ptBold"/>
        </w:rPr>
        <w:t xml:space="preserve">ROSS AND MCCONNELL 2017 </w:t>
      </w:r>
      <w:r w:rsidRPr="00AE3437">
        <w:rPr>
          <w:sz w:val="18"/>
        </w:rPr>
        <w:t>(Marc and Stephen; Stephen McConnell has an MS from NYU in creative writing and is an author and former investigative journalist; “Forget Star Wars ; Get Ready for Water Wars,” Huffington Post, Jan 20, http://www.huffingtonpost.com/marc-ross/forget-star-wars-get-ready-for-water-wars_b_9020188.html)</w:t>
      </w:r>
    </w:p>
    <w:p w14:paraId="77BD3286" w14:textId="77777777" w:rsidR="004D2597" w:rsidRPr="00AE3437" w:rsidRDefault="004D2597" w:rsidP="004D2597">
      <w:pPr>
        <w:rPr>
          <w:sz w:val="16"/>
        </w:rPr>
      </w:pPr>
      <w:r w:rsidRPr="00AE3437">
        <w:rPr>
          <w:u w:val="single"/>
        </w:rPr>
        <w:t xml:space="preserve">A </w:t>
      </w:r>
      <w:r w:rsidRPr="00AE3437">
        <w:rPr>
          <w:b/>
          <w:u w:val="single"/>
        </w:rPr>
        <w:t>great war looms</w:t>
      </w:r>
      <w:r w:rsidRPr="00AE3437">
        <w:rPr>
          <w:sz w:val="16"/>
        </w:rPr>
        <w:t xml:space="preserve">, one that will rise from the most desperate circumstance: our battle </w:t>
      </w:r>
      <w:r w:rsidRPr="00AE3437">
        <w:rPr>
          <w:u w:val="single"/>
        </w:rPr>
        <w:t>over water</w:t>
      </w:r>
      <w:r w:rsidRPr="00AE3437">
        <w:rPr>
          <w:sz w:val="16"/>
        </w:rPr>
        <w:t>.</w:t>
      </w:r>
    </w:p>
    <w:p w14:paraId="30483358" w14:textId="77777777" w:rsidR="004D2597" w:rsidRPr="00AE3437" w:rsidRDefault="004D2597" w:rsidP="004D2597">
      <w:r w:rsidRPr="00AE3437">
        <w:rPr>
          <w:sz w:val="14"/>
        </w:rPr>
        <w:t>Today, we war because of a chasm of values and ideologies, national and religious differences. But quietly, a new conflict is budding in the shadows, one that many of us have not taken much notice of because it isn’t given the attention it’s due, especially by the “shallow pool” of candidates running for president of the United States.</w:t>
      </w:r>
    </w:p>
    <w:p w14:paraId="5CE689C3" w14:textId="77777777" w:rsidR="004D2597" w:rsidRPr="00AE3437" w:rsidRDefault="004D2597" w:rsidP="004D2597">
      <w:pPr>
        <w:rPr>
          <w:sz w:val="16"/>
        </w:rPr>
      </w:pPr>
      <w:r w:rsidRPr="00AE3437">
        <w:rPr>
          <w:u w:val="single"/>
        </w:rPr>
        <w:t>If trends persist</w:t>
      </w:r>
      <w:r w:rsidRPr="00AE3437">
        <w:rPr>
          <w:sz w:val="16"/>
        </w:rPr>
        <w:t xml:space="preserve"> </w:t>
      </w:r>
      <w:r w:rsidRPr="00AE3437">
        <w:rPr>
          <w:u w:val="single"/>
        </w:rPr>
        <w:t>and a growing body of scientific evidence holds true, we may be at war</w:t>
      </w:r>
      <w:r w:rsidRPr="00AE3437">
        <w:rPr>
          <w:sz w:val="16"/>
        </w:rPr>
        <w:t xml:space="preserve">, or at least find ourselves hurled into new geo-political conflicts, for something that most of us, at least in first-world countries, take for granted — water. I say this not to be an alarmist, to spread fear for the sake of spreading it, because of an “agenda” or a desire to manufacture attention. I say this because </w:t>
      </w:r>
      <w:r w:rsidRPr="00AE3437">
        <w:rPr>
          <w:u w:val="single"/>
        </w:rPr>
        <w:t>conflicts to secure this precious resource are already brewing across the world</w:t>
      </w:r>
      <w:r w:rsidRPr="00AE3437">
        <w:rPr>
          <w:sz w:val="16"/>
        </w:rPr>
        <w:t xml:space="preserve">. The water wars of today may not be pervasive and prevalent. But someday soon, </w:t>
      </w:r>
      <w:r w:rsidRPr="00AE3437">
        <w:rPr>
          <w:u w:val="single"/>
        </w:rPr>
        <w:t>they could be coming to a city near you, a situation that could lead to</w:t>
      </w:r>
      <w:r w:rsidRPr="00AE3437">
        <w:rPr>
          <w:sz w:val="16"/>
        </w:rPr>
        <w:t xml:space="preserve"> another kind of conflict, </w:t>
      </w:r>
      <w:r w:rsidRPr="00AE3437">
        <w:rPr>
          <w:u w:val="single"/>
        </w:rPr>
        <w:t xml:space="preserve">the </w:t>
      </w:r>
      <w:r w:rsidRPr="00AE3437">
        <w:rPr>
          <w:b/>
          <w:u w:val="single"/>
        </w:rPr>
        <w:t>slow death of progress and economic growth</w:t>
      </w:r>
      <w:r w:rsidRPr="00AE3437">
        <w:rPr>
          <w:sz w:val="16"/>
        </w:rPr>
        <w:t>.</w:t>
      </w:r>
    </w:p>
    <w:p w14:paraId="133FF308" w14:textId="77777777" w:rsidR="004D2597" w:rsidRPr="00AE3437" w:rsidRDefault="004D2597" w:rsidP="004D2597">
      <w:pPr>
        <w:rPr>
          <w:sz w:val="14"/>
        </w:rPr>
      </w:pPr>
      <w:r w:rsidRPr="00AE3437">
        <w:rPr>
          <w:sz w:val="14"/>
        </w:rPr>
        <w:t>Unrelenting global population growth and the insatiable consumption of water by industry, agriculture, burgeoning cities, freewheeling suburban development, and just utter waste is placing severe strains on diminishing water supplies, setting the stage for water scarcity even in places where it is seemingly bountiful. We must also consider the relatively undefined “x factor” — climate change. What that phenomenon means to our planet’s hydrologic cycle is still being sorted out by scientists.</w:t>
      </w:r>
    </w:p>
    <w:p w14:paraId="175B30AF" w14:textId="77777777" w:rsidR="004D2597" w:rsidRPr="00AE3437" w:rsidRDefault="004D2597" w:rsidP="004D2597">
      <w:pPr>
        <w:rPr>
          <w:sz w:val="16"/>
        </w:rPr>
      </w:pPr>
      <w:r w:rsidRPr="00AE3437">
        <w:rPr>
          <w:sz w:val="16"/>
        </w:rPr>
        <w:t xml:space="preserve">But </w:t>
      </w:r>
      <w:r w:rsidRPr="00AE3437">
        <w:rPr>
          <w:u w:val="single"/>
        </w:rPr>
        <w:t>the outlook</w:t>
      </w:r>
      <w:r w:rsidRPr="00AE3437">
        <w:rPr>
          <w:sz w:val="16"/>
        </w:rPr>
        <w:t xml:space="preserve">, thus far, </w:t>
      </w:r>
      <w:r w:rsidRPr="00AE3437">
        <w:rPr>
          <w:u w:val="single"/>
        </w:rPr>
        <w:t>is dire. The issue is</w:t>
      </w:r>
      <w:r w:rsidRPr="00AE3437">
        <w:rPr>
          <w:sz w:val="16"/>
        </w:rPr>
        <w:t xml:space="preserve"> real: </w:t>
      </w:r>
      <w:r w:rsidRPr="00AE3437">
        <w:rPr>
          <w:u w:val="single"/>
        </w:rPr>
        <w:t>clear and present</w:t>
      </w:r>
      <w:r w:rsidRPr="00AE3437">
        <w:rPr>
          <w:sz w:val="16"/>
        </w:rPr>
        <w:t>.</w:t>
      </w:r>
    </w:p>
    <w:p w14:paraId="20675496" w14:textId="77777777" w:rsidR="004D2597" w:rsidRPr="00AE3437" w:rsidRDefault="004D2597" w:rsidP="004D2597">
      <w:r w:rsidRPr="00AE3437">
        <w:rPr>
          <w:sz w:val="14"/>
        </w:rPr>
        <w:t>In the Middle East, ISIS has waged war over water, scurrying to control dams in the parched land of Syria and Iraq. In China and Laos, more dams are being erected to redirect water to drier regions, leaving downstream countries like Cambodia and Vietnam to wonder whether the great rivers of the continent will one day be reduced to a trickle by the time it reaches them. In Africa, countries like Egypt, Ethiopia, and Sudan are staking their water claims, signing treaties that will dictate the fate of the Nile and the farmland surrounding it.</w:t>
      </w:r>
    </w:p>
    <w:p w14:paraId="3724BC02" w14:textId="77777777" w:rsidR="004D2597" w:rsidRPr="00AE3437" w:rsidRDefault="004D2597" w:rsidP="004D2597">
      <w:pPr>
        <w:rPr>
          <w:sz w:val="16"/>
        </w:rPr>
      </w:pPr>
      <w:r w:rsidRPr="00AE3437">
        <w:rPr>
          <w:sz w:val="16"/>
        </w:rPr>
        <w:t xml:space="preserve">And </w:t>
      </w:r>
      <w:r w:rsidRPr="00AE3437">
        <w:rPr>
          <w:u w:val="single"/>
        </w:rPr>
        <w:t>in the U.S., we have a history of waging war in the courtroom</w:t>
      </w:r>
      <w:r w:rsidRPr="00AE3437">
        <w:rPr>
          <w:sz w:val="16"/>
        </w:rPr>
        <w:t xml:space="preserve"> over water rights from coast to coast. </w:t>
      </w:r>
      <w:r w:rsidRPr="00AE3437">
        <w:rPr>
          <w:u w:val="single"/>
        </w:rPr>
        <w:t>But if current water shortage trends persist, we may be in for a far worse situation, beyond the courtroom, a bleak day of reckoning that will be utterly incompatible with the American promise of progress and prosperity</w:t>
      </w:r>
      <w:r w:rsidRPr="00AE3437">
        <w:rPr>
          <w:sz w:val="16"/>
        </w:rPr>
        <w:t xml:space="preserve"> for all. Analyzing U.S. Geological Survey data, a USA Today investigative series focusing on groundwater shortages found that once huge and flush </w:t>
      </w:r>
      <w:r w:rsidRPr="00AE3437">
        <w:rPr>
          <w:u w:val="single"/>
        </w:rPr>
        <w:t>acquirers</w:t>
      </w:r>
      <w:r w:rsidRPr="00AE3437">
        <w:rPr>
          <w:sz w:val="16"/>
        </w:rPr>
        <w:t xml:space="preserve">, like the Ogallala Aquifer that lies beneath a wide swath of the Great Plains, </w:t>
      </w:r>
      <w:r w:rsidRPr="00AE3437">
        <w:rPr>
          <w:u w:val="single"/>
        </w:rPr>
        <w:t>are being dangerously drained to fuel the water needs of cities, industry, and new development</w:t>
      </w:r>
      <w:r w:rsidRPr="00AE3437">
        <w:rPr>
          <w:sz w:val="16"/>
        </w:rPr>
        <w:t>.</w:t>
      </w:r>
    </w:p>
    <w:p w14:paraId="174D7770" w14:textId="77777777" w:rsidR="004D2597" w:rsidRPr="00AE3437" w:rsidRDefault="004D2597" w:rsidP="004D2597">
      <w:pPr>
        <w:rPr>
          <w:sz w:val="16"/>
        </w:rPr>
      </w:pPr>
      <w:r w:rsidRPr="00AE3437">
        <w:rPr>
          <w:sz w:val="16"/>
        </w:rPr>
        <w:t xml:space="preserve">The newspaper’s investigation discovered that </w:t>
      </w:r>
      <w:r w:rsidRPr="00AE3437">
        <w:rPr>
          <w:u w:val="single"/>
        </w:rPr>
        <w:t>water levels have dropped in 64 percent of groundwater wells</w:t>
      </w:r>
      <w:r w:rsidRPr="00AE3437">
        <w:rPr>
          <w:sz w:val="16"/>
        </w:rPr>
        <w:t xml:space="preserve"> in a national database of more than 32,000 wells, figures that were compiled by the U.S. Geological Survey over two decades. According to the data, the average declines nationally were larger from 2011 to 2014. Farmers in Kansas now hear a meager splash of water when they drop a rock in their wells because the groundwater beneath their properties is so low.</w:t>
      </w:r>
    </w:p>
    <w:p w14:paraId="11EBCDF2" w14:textId="77777777" w:rsidR="004D2597" w:rsidRPr="00AE3437" w:rsidRDefault="004D2597" w:rsidP="004D2597">
      <w:pPr>
        <w:rPr>
          <w:sz w:val="16"/>
        </w:rPr>
      </w:pPr>
      <w:r w:rsidRPr="00AE3437">
        <w:rPr>
          <w:sz w:val="16"/>
        </w:rPr>
        <w:t xml:space="preserve">Elsewhere, </w:t>
      </w:r>
      <w:r w:rsidRPr="00AE3437">
        <w:rPr>
          <w:u w:val="single"/>
        </w:rPr>
        <w:t>California</w:t>
      </w:r>
      <w:r w:rsidRPr="00AE3437">
        <w:rPr>
          <w:sz w:val="16"/>
        </w:rPr>
        <w:t xml:space="preserve"> is contending with a historic drought and record water shortages, which scientists believe is partly due to climate change. The state’s crops (an important food supply for the nation) and economy has been decimated because of four consecutive years of severe drought. According to a University of California study, the state </w:t>
      </w:r>
      <w:r w:rsidRPr="00AE3437">
        <w:rPr>
          <w:u w:val="single"/>
        </w:rPr>
        <w:t>has been forced to swallow a $2.7 billion hit to its economy, including 21,000 lost jobs in the agricultural sector</w:t>
      </w:r>
      <w:r w:rsidRPr="00AE3437">
        <w:rPr>
          <w:sz w:val="16"/>
        </w:rPr>
        <w:t>. In parts of the state with limited groundwater reserves, the impact has been much more severe while other parts of the state have had to increase their draws from underground reserves. In addition, one study found that climate change was a significant contributor to recent drought conditions and that “although natural variability dominates, anthropogenic warming has substantially increased the overall likelihood of extreme California droughts.”</w:t>
      </w:r>
    </w:p>
    <w:p w14:paraId="1E48709E" w14:textId="77777777" w:rsidR="004D2597" w:rsidRPr="00AE3437" w:rsidRDefault="004D2597" w:rsidP="004D2597">
      <w:r w:rsidRPr="00AE3437">
        <w:rPr>
          <w:sz w:val="14"/>
        </w:rPr>
        <w:t>In Colorado, the state “faces the possibility of a significant water supply shortfall within the next few decades, even with aggressive conservation and new water projects,” according to a recently released state water plan. The plan attempts to mitigate this potentially devastating trend that will, if projections hold true, cripple the growth of cities like Denver. Meanwhile, Colorado’s population of about 5 million today is expected to double by 2050 — with much of that growth occurring just east of the Rocky Mountains — adding pressure to diminishing supplies.</w:t>
      </w:r>
    </w:p>
    <w:p w14:paraId="5C151D9C" w14:textId="77777777" w:rsidR="004D2597" w:rsidRPr="00AE3437" w:rsidRDefault="004D2597" w:rsidP="004D2597">
      <w:r w:rsidRPr="00AE3437">
        <w:rPr>
          <w:sz w:val="14"/>
        </w:rPr>
        <w:t>The Intergovernmental Panel on Climate Change noted a litany of adverse water impacts because of climate change, evidence that was gathered from a recent and comprehensive review of scientific literature. That includes freshwater-related risks, a reduction in surface and groundwater resources in some regions, and intensified “competition for water among agriculture, ecosystems, settlements, industry, and energy production, affecting regional water, energy, and food security.” Because of increased greenhouse gas concentrations, another study revealed a “likely increase in the global severity of drought by the end of 21st century.” That study predicts South America and Central and Western Europe will be particularly hard hit, “in which the frequency of drought increases by more than 20%.”</w:t>
      </w:r>
    </w:p>
    <w:p w14:paraId="311DDD10" w14:textId="77777777" w:rsidR="004D2597" w:rsidRPr="00AE3437" w:rsidRDefault="004D2597" w:rsidP="004D2597">
      <w:pPr>
        <w:rPr>
          <w:sz w:val="16"/>
        </w:rPr>
      </w:pPr>
      <w:r w:rsidRPr="00AE3437">
        <w:rPr>
          <w:sz w:val="16"/>
        </w:rPr>
        <w:t xml:space="preserve">Then, there’s a recent NASA study that showed through satellite data how more than </w:t>
      </w:r>
      <w:r w:rsidRPr="00AE3437">
        <w:rPr>
          <w:u w:val="single"/>
        </w:rPr>
        <w:t>half of the planet’s</w:t>
      </w:r>
      <w:r w:rsidRPr="00AE3437">
        <w:rPr>
          <w:sz w:val="16"/>
        </w:rPr>
        <w:t xml:space="preserve"> 37 </w:t>
      </w:r>
      <w:r w:rsidRPr="00AE3437">
        <w:rPr>
          <w:u w:val="single"/>
        </w:rPr>
        <w:t>largest aquifers are being depleted</w:t>
      </w:r>
      <w:r w:rsidRPr="00AE3437">
        <w:rPr>
          <w:sz w:val="16"/>
        </w:rPr>
        <w:t xml:space="preserve">, taxed beyond their ability to effectively replenish. Other studies reveal that </w:t>
      </w:r>
      <w:r w:rsidRPr="00AE3437">
        <w:rPr>
          <w:u w:val="single"/>
        </w:rPr>
        <w:t>we will not have enough water to meet demand by 2040</w:t>
      </w:r>
      <w:r w:rsidRPr="00AE3437">
        <w:rPr>
          <w:sz w:val="16"/>
        </w:rPr>
        <w:t xml:space="preserve"> — “to quench the thirst of the world population and keep the current energy and power solutions going if we continue doing what we are doing today” — and that </w:t>
      </w:r>
      <w:r w:rsidRPr="00AE3437">
        <w:rPr>
          <w:u w:val="single"/>
        </w:rPr>
        <w:t>33 countries will face “extremely high water stress“ in less than 25 years!</w:t>
      </w:r>
    </w:p>
    <w:p w14:paraId="61B67E29" w14:textId="77777777" w:rsidR="004D2597" w:rsidRPr="00AE3437" w:rsidRDefault="004D2597" w:rsidP="004D2597">
      <w:pPr>
        <w:rPr>
          <w:sz w:val="16"/>
        </w:rPr>
      </w:pPr>
      <w:r w:rsidRPr="00AE3437">
        <w:rPr>
          <w:u w:val="single"/>
        </w:rPr>
        <w:t>A bleak future</w:t>
      </w:r>
      <w:r w:rsidRPr="00AE3437">
        <w:rPr>
          <w:sz w:val="16"/>
        </w:rPr>
        <w:t xml:space="preserve"> looms, one that </w:t>
      </w:r>
      <w:r w:rsidRPr="00AE3437">
        <w:rPr>
          <w:u w:val="single"/>
        </w:rPr>
        <w:t>threatens our crops, our food supply and food security, our economic progress and prosperity, and</w:t>
      </w:r>
      <w:r w:rsidRPr="00AE3437">
        <w:rPr>
          <w:sz w:val="16"/>
        </w:rPr>
        <w:t xml:space="preserve"> perhaps </w:t>
      </w:r>
      <w:r w:rsidRPr="00AE3437">
        <w:rPr>
          <w:b/>
          <w:u w:val="single"/>
        </w:rPr>
        <w:t>even our survival</w:t>
      </w:r>
      <w:r w:rsidRPr="00AE3437">
        <w:rPr>
          <w:sz w:val="16"/>
        </w:rPr>
        <w:t xml:space="preserve">. A growing body of scientific evidence reveals that </w:t>
      </w:r>
      <w:r w:rsidRPr="00AE3437">
        <w:rPr>
          <w:u w:val="single"/>
        </w:rPr>
        <w:t>a storm is brewing</w:t>
      </w:r>
      <w:r w:rsidRPr="00AE3437">
        <w:rPr>
          <w:sz w:val="16"/>
        </w:rPr>
        <w:t xml:space="preserve">, one </w:t>
      </w:r>
      <w:r w:rsidRPr="00AE3437">
        <w:rPr>
          <w:u w:val="single"/>
        </w:rPr>
        <w:t>that could tip us into wars that make conflicts over values and ideologies utterly meaningless as we scavenge and stake claims on diminishing, nearly depleted resources to ensure our survival</w:t>
      </w:r>
      <w:r w:rsidRPr="00AE3437">
        <w:rPr>
          <w:sz w:val="16"/>
        </w:rPr>
        <w:t>. We see the potential for this future today from historic droughts to sucking dry aquifers, strained and nearly depleted by our unrestrained march of progress.</w:t>
      </w:r>
    </w:p>
    <w:p w14:paraId="3112D272" w14:textId="77777777" w:rsidR="004D2597" w:rsidRPr="00AE3437" w:rsidRDefault="004D2597" w:rsidP="004D2597">
      <w:r w:rsidRPr="00AE3437">
        <w:rPr>
          <w:sz w:val="16"/>
        </w:rPr>
        <w:t xml:space="preserve">As we quibble over nonsense in our national politics or get distracted by the latest box office hit, we ignore the larger issues, some of which are necessary for us to flourish. Perhaps we should begin quibbling over things that matter, rather than the inane. </w:t>
      </w:r>
      <w:r w:rsidRPr="00AE3437">
        <w:rPr>
          <w:u w:val="single"/>
        </w:rPr>
        <w:t>Water conservation is a global conversation we must have — today. We must radically rethink</w:t>
      </w:r>
      <w:r w:rsidRPr="00AE3437">
        <w:rPr>
          <w:sz w:val="16"/>
        </w:rPr>
        <w:t xml:space="preserve"> our use of water and its role in our economies. We may also need to rehash </w:t>
      </w:r>
      <w:r w:rsidRPr="00AE3437">
        <w:rPr>
          <w:u w:val="single"/>
        </w:rPr>
        <w:t>the mishmash of complex laws, regulations, and court decisions governing water use in the U.S. so that we protect our resources</w:t>
      </w:r>
      <w:r w:rsidRPr="00AE3437">
        <w:rPr>
          <w:sz w:val="16"/>
        </w:rPr>
        <w:t xml:space="preserve">, as well as use them judiciously. In light of climate change and extreme population growth, </w:t>
      </w:r>
      <w:r w:rsidRPr="00AE3437">
        <w:rPr>
          <w:u w:val="single"/>
        </w:rPr>
        <w:t xml:space="preserve">the one element </w:t>
      </w:r>
      <w:r w:rsidRPr="00AE3437">
        <w:rPr>
          <w:b/>
          <w:u w:val="single"/>
        </w:rPr>
        <w:t>all life on Earth needs to live</w:t>
      </w:r>
      <w:r w:rsidRPr="00AE3437">
        <w:rPr>
          <w:u w:val="single"/>
        </w:rPr>
        <w:t xml:space="preserve"> — clean freshwater — may one day no longer be bountiful</w:t>
      </w:r>
      <w:r w:rsidRPr="00AE3437">
        <w:rPr>
          <w:sz w:val="16"/>
        </w:rPr>
        <w:t xml:space="preserve"> and ubiquitous. </w:t>
      </w:r>
      <w:r w:rsidRPr="00AE3437">
        <w:rPr>
          <w:u w:val="single"/>
        </w:rPr>
        <w:t xml:space="preserve">If we refuse to accept that stark truth, we will be in for a bleak reckoning that will be </w:t>
      </w:r>
      <w:r w:rsidRPr="00AE3437">
        <w:rPr>
          <w:b/>
          <w:u w:val="single"/>
        </w:rPr>
        <w:t>far worse</w:t>
      </w:r>
      <w:r w:rsidRPr="00AE3437">
        <w:rPr>
          <w:u w:val="single"/>
        </w:rPr>
        <w:t xml:space="preserve"> than </w:t>
      </w:r>
      <w:r w:rsidRPr="00AE3437">
        <w:rPr>
          <w:b/>
          <w:u w:val="single"/>
        </w:rPr>
        <w:t>anything we have seen in human history</w:t>
      </w:r>
      <w:r w:rsidRPr="00AE3437">
        <w:rPr>
          <w:sz w:val="16"/>
        </w:rPr>
        <w:t>.</w:t>
      </w:r>
    </w:p>
    <w:p w14:paraId="3A203A4E" w14:textId="77777777" w:rsidR="004D2597" w:rsidRPr="00AE3437" w:rsidRDefault="004D2597" w:rsidP="004D2597"/>
    <w:p w14:paraId="0169827B" w14:textId="77777777" w:rsidR="004D2597" w:rsidRPr="00AE3437" w:rsidRDefault="004D2597" w:rsidP="004D2597"/>
    <w:p w14:paraId="76A190B5" w14:textId="3065C016" w:rsidR="00826B10" w:rsidRPr="00AE3437" w:rsidRDefault="00826B10" w:rsidP="00826B10">
      <w:pPr>
        <w:pStyle w:val="Heading3"/>
      </w:pPr>
      <w:r w:rsidRPr="00AE3437">
        <w:t>Biodiversity Impact</w:t>
      </w:r>
    </w:p>
    <w:p w14:paraId="3571085C" w14:textId="4A86E4A2" w:rsidR="00826B10" w:rsidRPr="00AE3437" w:rsidRDefault="00826B10" w:rsidP="00B55AD5"/>
    <w:p w14:paraId="33FDF01F" w14:textId="32FD8A9B" w:rsidR="0098771F" w:rsidRPr="00AE3437" w:rsidRDefault="0098771F" w:rsidP="0098771F">
      <w:pPr>
        <w:pStyle w:val="Heading4"/>
      </w:pPr>
      <w:r w:rsidRPr="00AE3437">
        <w:t>Overpopulation crushes biodiversity</w:t>
      </w:r>
    </w:p>
    <w:p w14:paraId="43BB2B82" w14:textId="7DAC2FE6" w:rsidR="0098771F" w:rsidRPr="00AE3437" w:rsidRDefault="0098771F" w:rsidP="00B55AD5">
      <w:r w:rsidRPr="00AE3437">
        <w:rPr>
          <w:rStyle w:val="Style13ptBold"/>
        </w:rPr>
        <w:t xml:space="preserve">CBD 2018 </w:t>
      </w:r>
      <w:r w:rsidRPr="00AE3437">
        <w:rPr>
          <w:sz w:val="18"/>
        </w:rPr>
        <w:t>(Center for Biological Diversity, “Human Population Growth and Extinction,” Date is date accessed, 7/6/2018, https://www.biologicaldiversity.org/programs/population_and_sustainability/extinction/)</w:t>
      </w:r>
    </w:p>
    <w:p w14:paraId="698ABDBD" w14:textId="28BCEEC2" w:rsidR="0098771F" w:rsidRPr="00AE3437" w:rsidRDefault="0098771F" w:rsidP="0098771F">
      <w:pPr>
        <w:rPr>
          <w:sz w:val="16"/>
        </w:rPr>
      </w:pPr>
      <w:r w:rsidRPr="00AE3437">
        <w:rPr>
          <w:u w:val="single"/>
        </w:rPr>
        <w:t>We're in the midst of the Earth’s sixth mass extinction crisis</w:t>
      </w:r>
      <w:r w:rsidRPr="00AE3437">
        <w:rPr>
          <w:sz w:val="16"/>
        </w:rPr>
        <w:t xml:space="preserve">. Harvard biologist E. O. Wilson estimates that </w:t>
      </w:r>
      <w:r w:rsidRPr="00AE3437">
        <w:rPr>
          <w:u w:val="single"/>
        </w:rPr>
        <w:t>30,000 species per year</w:t>
      </w:r>
      <w:r w:rsidRPr="00AE3437">
        <w:rPr>
          <w:sz w:val="16"/>
        </w:rPr>
        <w:t xml:space="preserve"> (or three species per hour) </w:t>
      </w:r>
      <w:r w:rsidRPr="00AE3437">
        <w:rPr>
          <w:u w:val="single"/>
        </w:rPr>
        <w:t>are being driven to extinction</w:t>
      </w:r>
      <w:r w:rsidRPr="00AE3437">
        <w:rPr>
          <w:sz w:val="16"/>
        </w:rPr>
        <w:t xml:space="preserve">. Compare this to the natural background rate of one extinction per million species per year, and you can see why scientists refer to it as </w:t>
      </w:r>
      <w:r w:rsidRPr="00AE3437">
        <w:rPr>
          <w:u w:val="single"/>
        </w:rPr>
        <w:t>a crisis unparalleled in human history</w:t>
      </w:r>
      <w:r w:rsidRPr="00AE3437">
        <w:rPr>
          <w:sz w:val="16"/>
        </w:rPr>
        <w:t>.</w:t>
      </w:r>
    </w:p>
    <w:p w14:paraId="1248EF82" w14:textId="732060BD" w:rsidR="0098771F" w:rsidRPr="00AE3437" w:rsidRDefault="0098771F" w:rsidP="0098771F">
      <w:pPr>
        <w:rPr>
          <w:sz w:val="16"/>
        </w:rPr>
      </w:pPr>
      <w:r w:rsidRPr="00AE3437">
        <w:rPr>
          <w:u w:val="single"/>
        </w:rPr>
        <w:t>The current mass extinction</w:t>
      </w:r>
      <w:r w:rsidRPr="00AE3437">
        <w:rPr>
          <w:sz w:val="16"/>
        </w:rPr>
        <w:t xml:space="preserve"> differs from all others in being </w:t>
      </w:r>
      <w:r w:rsidRPr="00AE3437">
        <w:rPr>
          <w:u w:val="single"/>
        </w:rPr>
        <w:t>driven by a single species</w:t>
      </w:r>
      <w:r w:rsidRPr="00AE3437">
        <w:rPr>
          <w:sz w:val="16"/>
        </w:rPr>
        <w:t xml:space="preserve"> rather than a planetary or galactic physical process. When the human race — Homo sapiens sapiens — migrated out of Africa to the Middle East 90,000 years ago, to Europe and Australia 40,000 years ago, to North America 12,500 years ago, and to the Caribbean 8,000 years ago, waves of extinction soon followed. The colonization-followed-by-extinction pattern can be seen as recently as 2,000 years ago, when humans colonized Madagascar and quickly drove elephant birds, hippos, and large lemurs extinct [1].</w:t>
      </w:r>
    </w:p>
    <w:p w14:paraId="41888662" w14:textId="3C2C31D0" w:rsidR="0098771F" w:rsidRPr="00AE3437" w:rsidRDefault="0098771F" w:rsidP="0098771F">
      <w:r w:rsidRPr="00AE3437">
        <w:rPr>
          <w:sz w:val="12"/>
        </w:rPr>
        <w:t>Lange's metalmark butterfly from Amy Harwood.</w:t>
      </w:r>
    </w:p>
    <w:p w14:paraId="413AF6C1" w14:textId="067FDBD9" w:rsidR="0098771F" w:rsidRPr="00AE3437" w:rsidRDefault="0098771F" w:rsidP="0098771F">
      <w:pPr>
        <w:rPr>
          <w:sz w:val="16"/>
          <w:szCs w:val="16"/>
        </w:rPr>
      </w:pPr>
      <w:r w:rsidRPr="00AE3437">
        <w:rPr>
          <w:sz w:val="16"/>
          <w:szCs w:val="16"/>
        </w:rPr>
        <w:t>The first wave of extinctions targeted large vertebrates hunted by hunter-gatherers. The second, larger wave began 10,000 years ago as the discovery of agriculture caused a population boom and a need to plow wildlife habitats, divert streams, and maintain large herds of domestic cattle. The third and largest wave began in 1800 with the harnessing of fossil fuels. With enormous, cheap energy at its disposal, the human population grew rapidly from 1 billion in 1800 to 2 billion in 1930, 4 billion in 1975, and over 7.5 billion today. If the current course is not altered, we’ll reach 8 billion by 2020 and 9 to 15 billion (likely the former) by 2050.</w:t>
      </w:r>
    </w:p>
    <w:p w14:paraId="724C1E6D" w14:textId="7221BACB" w:rsidR="0098771F" w:rsidRPr="00AE3437" w:rsidRDefault="0098771F" w:rsidP="0098771F">
      <w:pPr>
        <w:rPr>
          <w:sz w:val="16"/>
        </w:rPr>
      </w:pPr>
      <w:r w:rsidRPr="00AE3437">
        <w:rPr>
          <w:sz w:val="16"/>
        </w:rPr>
        <w:t xml:space="preserve">No population of a large vertebrate animal in the history of the planet has grown that much, that fast, or with such devastating consequences to its fellow earthlings. Humans’ impact has been so profound that scientists have proposed that the Holocene era be declared over and the current epoch (beginning in about 1900) be called the Anthropocene: the age when </w:t>
      </w:r>
      <w:r w:rsidRPr="00AE3437">
        <w:rPr>
          <w:u w:val="single"/>
        </w:rPr>
        <w:t>the "global environmental effects of increased human population</w:t>
      </w:r>
      <w:r w:rsidRPr="00AE3437">
        <w:rPr>
          <w:sz w:val="16"/>
        </w:rPr>
        <w:t xml:space="preserve"> and economic development" </w:t>
      </w:r>
      <w:r w:rsidRPr="00AE3437">
        <w:rPr>
          <w:u w:val="single"/>
        </w:rPr>
        <w:t>dominate planetary physical, chemical, and biological conditions [2].</w:t>
      </w:r>
    </w:p>
    <w:p w14:paraId="6D3834D4" w14:textId="77777777" w:rsidR="0098771F" w:rsidRPr="00AE3437" w:rsidRDefault="0098771F" w:rsidP="0098771F">
      <w:pPr>
        <w:rPr>
          <w:sz w:val="10"/>
        </w:rPr>
      </w:pPr>
      <w:r w:rsidRPr="00AE3437">
        <w:rPr>
          <w:sz w:val="10"/>
        </w:rPr>
        <w:t>Humans annually absorb 42 percent of the Earth’s terrestrial net primary productivity</w:t>
      </w:r>
      <w:proofErr w:type="gramStart"/>
      <w:r w:rsidRPr="00AE3437">
        <w:rPr>
          <w:sz w:val="10"/>
        </w:rPr>
        <w:t>,30</w:t>
      </w:r>
      <w:proofErr w:type="gramEnd"/>
      <w:r w:rsidRPr="00AE3437">
        <w:rPr>
          <w:sz w:val="10"/>
        </w:rPr>
        <w:t xml:space="preserve"> percent of its marine net primary productivity, and 50 percent of its fresh water [3].</w:t>
      </w:r>
    </w:p>
    <w:p w14:paraId="204FA553" w14:textId="77777777" w:rsidR="0098771F" w:rsidRPr="00AE3437" w:rsidRDefault="0098771F" w:rsidP="0098771F">
      <w:pPr>
        <w:rPr>
          <w:sz w:val="10"/>
        </w:rPr>
      </w:pPr>
      <w:r w:rsidRPr="00AE3437">
        <w:rPr>
          <w:sz w:val="10"/>
        </w:rPr>
        <w:t>Forty percent of the planet’s land is devoted to human food production, up from 7 percent in 1700 [3].</w:t>
      </w:r>
    </w:p>
    <w:p w14:paraId="2A8621D1" w14:textId="77777777" w:rsidR="0098771F" w:rsidRPr="00AE3437" w:rsidRDefault="0098771F" w:rsidP="0098771F">
      <w:pPr>
        <w:rPr>
          <w:sz w:val="10"/>
        </w:rPr>
      </w:pPr>
      <w:r w:rsidRPr="00AE3437">
        <w:rPr>
          <w:sz w:val="10"/>
        </w:rPr>
        <w:t>Fifty percent of the planet’s land mass has been transformed for human use [3].</w:t>
      </w:r>
    </w:p>
    <w:p w14:paraId="0FDD690B" w14:textId="244827F8" w:rsidR="0098771F" w:rsidRPr="00AE3437" w:rsidRDefault="0098771F" w:rsidP="0098771F">
      <w:r w:rsidRPr="00AE3437">
        <w:rPr>
          <w:sz w:val="10"/>
        </w:rPr>
        <w:t>More atmospheric nitrogen is now fixed by humans that all other natural processes combined [3].</w:t>
      </w:r>
    </w:p>
    <w:p w14:paraId="554EDDF4" w14:textId="7F322C88" w:rsidR="0098771F" w:rsidRPr="00AE3437" w:rsidRDefault="0098771F" w:rsidP="0098771F">
      <w:pPr>
        <w:rPr>
          <w:sz w:val="12"/>
        </w:rPr>
      </w:pPr>
      <w:r w:rsidRPr="00AE3437">
        <w:rPr>
          <w:sz w:val="12"/>
        </w:rPr>
        <w:t>The authors of Human Domination of Earth's Ecosystems, including the current director of the National Oceanic and Atmospheric Administration, concluded:</w:t>
      </w:r>
    </w:p>
    <w:p w14:paraId="72354772" w14:textId="27659D2D" w:rsidR="0098771F" w:rsidRPr="00AE3437" w:rsidRDefault="0098771F" w:rsidP="0098771F">
      <w:r w:rsidRPr="00AE3437">
        <w:rPr>
          <w:sz w:val="12"/>
        </w:rPr>
        <w:t>"[A]ll of these seemingly disparate phenomena trace to a single cause: the growing scale of the human enterprise. The rates, scales, kinds, and combinations of changes occurring now are fundamentally different from those at any other time in history. . . . We live on a human-dominated planet and the momentum of human population growth, together with the imperative for further economic development in most of the world, ensures that our dominance will increase."</w:t>
      </w:r>
    </w:p>
    <w:p w14:paraId="64B2531D" w14:textId="249D9A1D" w:rsidR="0098771F" w:rsidRPr="00AE3437" w:rsidRDefault="0098771F" w:rsidP="0098771F">
      <w:pPr>
        <w:rPr>
          <w:sz w:val="16"/>
        </w:rPr>
      </w:pPr>
      <w:r w:rsidRPr="00AE3437">
        <w:rPr>
          <w:sz w:val="16"/>
        </w:rPr>
        <w:t xml:space="preserve">Predicting local extinction rates is complex due to differences in biological diversity, species distribution, climate, vegetation, habitat threats, invasive species, consumption patterns, and enacted conservation measures. One constant, however, is human population pressure. A study of 114 nations found that human population density predicted with 88-percent accuracy the number of endangered birds and mammals as identified by the International Union for the Conservation of Nature [4]. </w:t>
      </w:r>
      <w:r w:rsidRPr="00AE3437">
        <w:rPr>
          <w:u w:val="single"/>
        </w:rPr>
        <w:t>Current population growth trends indicate that the number of threatened species will increase by 7 percent over the next 20 years and 14 percent by 2050</w:t>
      </w:r>
      <w:r w:rsidRPr="00AE3437">
        <w:rPr>
          <w:sz w:val="12"/>
        </w:rPr>
        <w:t>. And that’s</w:t>
      </w:r>
      <w:r w:rsidRPr="00AE3437">
        <w:rPr>
          <w:sz w:val="12"/>
          <w:u w:val="single"/>
        </w:rPr>
        <w:t xml:space="preserve"> </w:t>
      </w:r>
      <w:r w:rsidRPr="00AE3437">
        <w:rPr>
          <w:u w:val="single"/>
        </w:rPr>
        <w:t>without the addition of global warming impacts</w:t>
      </w:r>
      <w:r w:rsidRPr="00AE3437">
        <w:rPr>
          <w:sz w:val="16"/>
        </w:rPr>
        <w:t>.</w:t>
      </w:r>
    </w:p>
    <w:p w14:paraId="282B71E1" w14:textId="77777777" w:rsidR="0098771F" w:rsidRPr="00AE3437" w:rsidRDefault="0098771F" w:rsidP="0098771F">
      <w:pPr>
        <w:rPr>
          <w:sz w:val="12"/>
        </w:rPr>
      </w:pPr>
      <w:r w:rsidRPr="00AE3437">
        <w:rPr>
          <w:sz w:val="12"/>
        </w:rPr>
        <w:t>Edward Humes</w:t>
      </w:r>
    </w:p>
    <w:p w14:paraId="4D22A7B5" w14:textId="4D2E05BA" w:rsidR="0098771F" w:rsidRPr="00AE3437" w:rsidRDefault="0098771F" w:rsidP="0098771F">
      <w:pPr>
        <w:rPr>
          <w:u w:val="single"/>
        </w:rPr>
      </w:pPr>
      <w:r w:rsidRPr="00AE3437">
        <w:rPr>
          <w:u w:val="single"/>
        </w:rPr>
        <w:t>When the population of a species grows beyond the capacity of its environment to sustain it, it reduces that capacity below the original level, ensuring an eventual population crash.</w:t>
      </w:r>
    </w:p>
    <w:p w14:paraId="3417623D" w14:textId="4588B60D" w:rsidR="0098771F" w:rsidRPr="00AE3437" w:rsidRDefault="0098771F" w:rsidP="0098771F">
      <w:pPr>
        <w:rPr>
          <w:sz w:val="16"/>
        </w:rPr>
      </w:pPr>
      <w:r w:rsidRPr="00AE3437">
        <w:rPr>
          <w:u w:val="single"/>
        </w:rPr>
        <w:t>"The density of people is a key factor in species threats</w:t>
      </w:r>
      <w:r w:rsidRPr="00AE3437">
        <w:rPr>
          <w:sz w:val="16"/>
        </w:rPr>
        <w:t xml:space="preserve">," said Jeffrey McKee, one of the study’s authors. "If other species follow the same pattern as the mammals and birds... </w:t>
      </w:r>
      <w:r w:rsidRPr="00AE3437">
        <w:rPr>
          <w:u w:val="single"/>
        </w:rPr>
        <w:t>we are facing a serious threat to global biodiversity associated with our growing human population</w:t>
      </w:r>
      <w:r w:rsidRPr="00AE3437">
        <w:rPr>
          <w:sz w:val="16"/>
        </w:rPr>
        <w:t>." [5]</w:t>
      </w:r>
    </w:p>
    <w:p w14:paraId="64281D84" w14:textId="77777777" w:rsidR="0098771F" w:rsidRPr="00AE3437" w:rsidRDefault="0098771F" w:rsidP="00B55AD5"/>
    <w:p w14:paraId="0363A97E" w14:textId="77777777" w:rsidR="00826B10" w:rsidRPr="00AE3437" w:rsidRDefault="00826B10" w:rsidP="00826B10">
      <w:pPr>
        <w:pStyle w:val="Heading4"/>
      </w:pPr>
      <w:r w:rsidRPr="00AE3437">
        <w:t>We’re at a tipping point now—biodiversity loss threatens human and animal extinction and makes all other impact inevitable—outweighs warming and nuclear war</w:t>
      </w:r>
    </w:p>
    <w:p w14:paraId="2169F6CE" w14:textId="77777777" w:rsidR="00826B10" w:rsidRPr="00AE3437" w:rsidRDefault="00826B10" w:rsidP="00826B10">
      <w:pPr>
        <w:rPr>
          <w:sz w:val="18"/>
        </w:rPr>
      </w:pPr>
      <w:r w:rsidRPr="00AE3437">
        <w:rPr>
          <w:rStyle w:val="Style13ptBold"/>
        </w:rPr>
        <w:t>TORRES 2016</w:t>
      </w:r>
      <w:r w:rsidRPr="00AE3437">
        <w:t xml:space="preserve"> </w:t>
      </w:r>
      <w:r w:rsidRPr="00AE3437">
        <w:rPr>
          <w:sz w:val="18"/>
        </w:rPr>
        <w:t>(Phil Torres is the founding director of the X-Risks Institute, an affiliate scholar at the Institute for Ethics and Emerging Technologies, “Biodiversity loss: An existential risk comparable to climate change,” Bulletin of the Atomic Scientists, April 11, http://thebulletin.org/biodiversity-loss-existential-risk-comparable-climate-change9329)</w:t>
      </w:r>
    </w:p>
    <w:p w14:paraId="792E00DE" w14:textId="77777777" w:rsidR="00826B10" w:rsidRPr="00AE3437" w:rsidRDefault="00826B10" w:rsidP="00826B10">
      <w:pPr>
        <w:rPr>
          <w:sz w:val="16"/>
        </w:rPr>
      </w:pPr>
      <w:r w:rsidRPr="00AE3437">
        <w:rPr>
          <w:u w:val="single"/>
        </w:rPr>
        <w:t>According to the Bulletin of Atomic Scientists, the two greatest existential threats</w:t>
      </w:r>
      <w:r w:rsidRPr="00AE3437">
        <w:rPr>
          <w:sz w:val="16"/>
        </w:rPr>
        <w:t xml:space="preserve"> to human civilization </w:t>
      </w:r>
      <w:r w:rsidRPr="00AE3437">
        <w:rPr>
          <w:u w:val="single"/>
        </w:rPr>
        <w:t>stem from climate change and nuclear weapons</w:t>
      </w:r>
      <w:r w:rsidRPr="00AE3437">
        <w:rPr>
          <w:sz w:val="16"/>
        </w:rPr>
        <w:t>. Both pose clear and present dangers to the perpetuation of our species, and the increasingly dire climate situation and nuclear arsenal modernizations in the United States and Russia were the most significant reasons why the Bulletin decided to keep the Doomsday Clock set at three minutes before midnight earlier this year.</w:t>
      </w:r>
    </w:p>
    <w:p w14:paraId="74E44227" w14:textId="77777777" w:rsidR="00826B10" w:rsidRPr="00AE3437" w:rsidRDefault="00826B10" w:rsidP="00826B10">
      <w:pPr>
        <w:rPr>
          <w:sz w:val="16"/>
        </w:rPr>
      </w:pPr>
      <w:r w:rsidRPr="00AE3437">
        <w:rPr>
          <w:u w:val="single"/>
        </w:rPr>
        <w:t>But there is another existential threat that the Bulletin overlooked</w:t>
      </w:r>
      <w:r w:rsidRPr="00AE3437">
        <w:rPr>
          <w:sz w:val="16"/>
        </w:rPr>
        <w:t xml:space="preserve"> in its Doomsday Clock announcement: </w:t>
      </w:r>
      <w:r w:rsidRPr="00531CF3">
        <w:rPr>
          <w:highlight w:val="green"/>
          <w:u w:val="single"/>
        </w:rPr>
        <w:t>biodiversity loss</w:t>
      </w:r>
      <w:r w:rsidRPr="00AE3437">
        <w:rPr>
          <w:sz w:val="16"/>
        </w:rPr>
        <w:t>. This phenomenon is often identified as one of the many consequences of climate change, and this is of course correct. But biodiversity loss is also a contributing factor behind climate change. For example, deforestation in the Amazon rainforest and elsewhere reduces the amount of carbon dioxide removed from the atmosphere by plants, a natural process that mitigates the effects of climate change. So the causal relation between climate change and biodiversity loss is bidirectional.</w:t>
      </w:r>
    </w:p>
    <w:p w14:paraId="73CAB598" w14:textId="77777777" w:rsidR="00826B10" w:rsidRPr="00AE3437" w:rsidRDefault="00826B10" w:rsidP="00826B10">
      <w:pPr>
        <w:rPr>
          <w:sz w:val="16"/>
        </w:rPr>
      </w:pPr>
      <w:r w:rsidRPr="00AE3437">
        <w:rPr>
          <w:sz w:val="16"/>
        </w:rPr>
        <w:t>Furthermore, there are</w:t>
      </w:r>
      <w:r w:rsidRPr="00AE3437">
        <w:rPr>
          <w:u w:val="single"/>
        </w:rPr>
        <w:t xml:space="preserve"> </w:t>
      </w:r>
      <w:r w:rsidRPr="00531CF3">
        <w:rPr>
          <w:highlight w:val="green"/>
          <w:u w:val="single"/>
        </w:rPr>
        <w:t>myriad phenomena that are driving biodiversity loss</w:t>
      </w:r>
      <w:r w:rsidRPr="00AE3437">
        <w:rPr>
          <w:u w:val="single"/>
        </w:rPr>
        <w:t xml:space="preserve"> </w:t>
      </w:r>
      <w:r w:rsidRPr="00AE3437">
        <w:rPr>
          <w:sz w:val="16"/>
        </w:rPr>
        <w:t xml:space="preserve">in addition to climate change. Other causes include ecosystem fragmentation, invasive species, pollution, oxygen depletion caused by fertilizers running off into ponds and streams, overfishing, human overpopulation, and overconsumption. All of these phenomena </w:t>
      </w:r>
      <w:r w:rsidRPr="00531CF3">
        <w:rPr>
          <w:highlight w:val="green"/>
          <w:u w:val="single"/>
        </w:rPr>
        <w:t>have a direct impact on the health of the biosphere, and</w:t>
      </w:r>
      <w:r w:rsidRPr="00AE3437">
        <w:rPr>
          <w:u w:val="single"/>
        </w:rPr>
        <w:t xml:space="preserve"> </w:t>
      </w:r>
      <w:r w:rsidRPr="00AE3437">
        <w:rPr>
          <w:sz w:val="16"/>
        </w:rPr>
        <w:t>all</w:t>
      </w:r>
      <w:r w:rsidRPr="00AE3437">
        <w:rPr>
          <w:u w:val="single"/>
        </w:rPr>
        <w:t xml:space="preserve"> </w:t>
      </w:r>
      <w:r w:rsidRPr="00531CF3">
        <w:rPr>
          <w:highlight w:val="green"/>
          <w:u w:val="single"/>
        </w:rPr>
        <w:t>would</w:t>
      </w:r>
      <w:r w:rsidRPr="00AE3437">
        <w:rPr>
          <w:sz w:val="16"/>
        </w:rPr>
        <w:t xml:space="preserve"> conceivably </w:t>
      </w:r>
      <w:r w:rsidRPr="00531CF3">
        <w:rPr>
          <w:highlight w:val="green"/>
          <w:u w:val="single"/>
        </w:rPr>
        <w:t>persist even if the paroblem of climate change were</w:t>
      </w:r>
      <w:r w:rsidRPr="00AE3437">
        <w:rPr>
          <w:sz w:val="16"/>
        </w:rPr>
        <w:t xml:space="preserve"> somehow immediately </w:t>
      </w:r>
      <w:r w:rsidRPr="00531CF3">
        <w:rPr>
          <w:highlight w:val="green"/>
          <w:u w:val="single"/>
        </w:rPr>
        <w:t>solved</w:t>
      </w:r>
      <w:r w:rsidRPr="00AE3437">
        <w:rPr>
          <w:sz w:val="16"/>
        </w:rPr>
        <w:t>.</w:t>
      </w:r>
    </w:p>
    <w:p w14:paraId="42A589EB" w14:textId="77777777" w:rsidR="00826B10" w:rsidRPr="00AE3437" w:rsidRDefault="00826B10" w:rsidP="00826B10">
      <w:pPr>
        <w:rPr>
          <w:sz w:val="16"/>
        </w:rPr>
      </w:pPr>
      <w:r w:rsidRPr="00AE3437">
        <w:rPr>
          <w:u w:val="single"/>
        </w:rPr>
        <w:t>Such considerations warrant decoupling biodiversity loss from climate change</w:t>
      </w:r>
      <w:r w:rsidRPr="00AE3437">
        <w:rPr>
          <w:sz w:val="16"/>
        </w:rPr>
        <w:t xml:space="preserve">, because the former has been consistently subsumed by the latter as a mere effect. </w:t>
      </w:r>
      <w:r w:rsidRPr="00AE3437">
        <w:rPr>
          <w:u w:val="single"/>
        </w:rPr>
        <w:t>Biodiversity loss is</w:t>
      </w:r>
      <w:r w:rsidRPr="00AE3437">
        <w:rPr>
          <w:sz w:val="16"/>
        </w:rPr>
        <w:t xml:space="preserve"> a </w:t>
      </w:r>
      <w:r w:rsidRPr="00AE3437">
        <w:rPr>
          <w:u w:val="single"/>
        </w:rPr>
        <w:t>distinct</w:t>
      </w:r>
      <w:r w:rsidRPr="00AE3437">
        <w:rPr>
          <w:sz w:val="16"/>
        </w:rPr>
        <w:t xml:space="preserve"> environmental crisis with its own unique syndrome of causes, consequences, and solutions—such as restoring habitats, creating protected areas (“biodiversity parks”), and practicing sustainable agriculture.</w:t>
      </w:r>
    </w:p>
    <w:p w14:paraId="63A8E665" w14:textId="77777777" w:rsidR="00826B10" w:rsidRPr="00AE3437" w:rsidRDefault="00826B10" w:rsidP="00826B10">
      <w:pPr>
        <w:rPr>
          <w:sz w:val="16"/>
        </w:rPr>
      </w:pPr>
      <w:r w:rsidRPr="00AE3437">
        <w:rPr>
          <w:sz w:val="16"/>
        </w:rPr>
        <w:t xml:space="preserve">The sixth extinction. </w:t>
      </w:r>
      <w:r w:rsidRPr="00AE3437">
        <w:rPr>
          <w:u w:val="single"/>
        </w:rPr>
        <w:t>T</w:t>
      </w:r>
      <w:r w:rsidRPr="00531CF3">
        <w:rPr>
          <w:highlight w:val="green"/>
          <w:u w:val="single"/>
        </w:rPr>
        <w:t>he repercussions of biodiversity loss are</w:t>
      </w:r>
      <w:r w:rsidRPr="00AE3437">
        <w:rPr>
          <w:sz w:val="16"/>
        </w:rPr>
        <w:t xml:space="preserve"> potentially </w:t>
      </w:r>
      <w:r w:rsidRPr="00531CF3">
        <w:rPr>
          <w:b/>
          <w:highlight w:val="green"/>
          <w:u w:val="single"/>
        </w:rPr>
        <w:t>as severe as</w:t>
      </w:r>
      <w:r w:rsidRPr="00AE3437">
        <w:rPr>
          <w:sz w:val="16"/>
        </w:rPr>
        <w:t xml:space="preserve"> those anticipated from climate change, or even </w:t>
      </w:r>
      <w:r w:rsidRPr="00531CF3">
        <w:rPr>
          <w:b/>
          <w:highlight w:val="green"/>
          <w:u w:val="single"/>
        </w:rPr>
        <w:t>a nuclear conflict</w:t>
      </w:r>
      <w:r w:rsidRPr="00AE3437">
        <w:rPr>
          <w:sz w:val="16"/>
        </w:rPr>
        <w:t xml:space="preserve">. For example, according to a 2015 study published in Science Advances, the best available evidence reveals “an exceptionally rapid loss of biodiversity over the last few centuries, indicating that a sixth </w:t>
      </w:r>
      <w:r w:rsidRPr="00AE3437">
        <w:rPr>
          <w:u w:val="single"/>
        </w:rPr>
        <w:t>mass extinction is already under way</w:t>
      </w:r>
      <w:r w:rsidRPr="00AE3437">
        <w:rPr>
          <w:sz w:val="16"/>
        </w:rPr>
        <w:t>.” This conclusion holds, even on the most optimistic assumptions about the background rate of species losses and the current rate of vertebrate extinctions. The group classified as “vertebrates” includes mammals, birds, reptiles, fish, and all other creatures with a backbone.</w:t>
      </w:r>
    </w:p>
    <w:p w14:paraId="619B8B5A" w14:textId="77777777" w:rsidR="00826B10" w:rsidRPr="00AE3437" w:rsidRDefault="00826B10" w:rsidP="00826B10">
      <w:r w:rsidRPr="00AE3437">
        <w:rPr>
          <w:sz w:val="14"/>
        </w:rPr>
        <w:t>The article argues that, using its conservative figures, the average loss of vertebrate species was 100 times higher in the past century relative to the background rate of extinction. (Other scientists have suggested that the current extinction rate could be as much as 10,000 times higher than normal.) As the authors write, “The evidence is incontrovertible that recent extinction rates are unprecedented in human history and highly unusual in Earth’s history.” Perhaps the term “Big Six” should enter the popular lexicon—to add the current extinction to the previous “Big Five,” the last of which wiped out the dinosaurs 66 million years ago.</w:t>
      </w:r>
    </w:p>
    <w:p w14:paraId="273DF3A8" w14:textId="77777777" w:rsidR="00826B10" w:rsidRPr="00AE3437" w:rsidRDefault="00826B10" w:rsidP="00826B10">
      <w:pPr>
        <w:rPr>
          <w:sz w:val="16"/>
        </w:rPr>
      </w:pPr>
      <w:r w:rsidRPr="00AE3437">
        <w:rPr>
          <w:sz w:val="16"/>
        </w:rPr>
        <w:t xml:space="preserve">But the concept of </w:t>
      </w:r>
      <w:r w:rsidRPr="00AE3437">
        <w:rPr>
          <w:u w:val="single"/>
        </w:rPr>
        <w:t>biodiversity encompasses more than just the total number of species</w:t>
      </w:r>
      <w:r w:rsidRPr="00AE3437">
        <w:rPr>
          <w:sz w:val="16"/>
        </w:rPr>
        <w:t xml:space="preserve"> on the planet. </w:t>
      </w:r>
      <w:r w:rsidRPr="00AE3437">
        <w:rPr>
          <w:u w:val="single"/>
        </w:rPr>
        <w:t>It also refers to the size of different populations</w:t>
      </w:r>
      <w:r w:rsidRPr="00AE3437">
        <w:rPr>
          <w:sz w:val="16"/>
        </w:rPr>
        <w:t xml:space="preserve"> of species. With respect to this phenomenon, multiple studies have confirmed that wild populations around the world are dwindling and disappearing at an alarming rate. For example, the 2010 Global Biodiversity Outlook report found that the population of wild vertebrates living in the tropics dropped by 59 percent between 1970 and 2006.</w:t>
      </w:r>
    </w:p>
    <w:p w14:paraId="0EB94675" w14:textId="77777777" w:rsidR="00826B10" w:rsidRPr="00AE3437" w:rsidRDefault="00826B10" w:rsidP="00826B10">
      <w:pPr>
        <w:rPr>
          <w:sz w:val="20"/>
        </w:rPr>
      </w:pPr>
      <w:r w:rsidRPr="00AE3437">
        <w:rPr>
          <w:sz w:val="12"/>
        </w:rPr>
        <w:t>The report also found that the population of farmland birds in Europe has dropped by 50 percent since 1980; bird populations in the grasslands of North America declined by almost 40 percent between 1968 and 2003; and the population of birds in North American arid lands has fallen by almost 30 percent since the 1960s. Similarly, 42 percent of all amphibian species (a type of vertebrate that is sometimes called an “ecological indicator”) are undergoing population declines, and 23 percent of all plant species “are estimated to be threatened with extinction.” Other studies have found that some 20 percent of all reptile species, 48 percent of the world’s primates, and 50 percent of freshwater turtles are threatened. Underwater, about 10 percent of all coral reefs are now dead, and another 60 percent are in danger of dying.</w:t>
      </w:r>
    </w:p>
    <w:p w14:paraId="74D0A27C" w14:textId="77777777" w:rsidR="00826B10" w:rsidRPr="00AE3437" w:rsidRDefault="00826B10" w:rsidP="00826B10">
      <w:pPr>
        <w:rPr>
          <w:sz w:val="20"/>
        </w:rPr>
      </w:pPr>
      <w:r w:rsidRPr="00AE3437">
        <w:rPr>
          <w:sz w:val="12"/>
        </w:rPr>
        <w:t>Consistent with these data, the 2014 Living Planet Report shows that the global population of wild vertebrates dropped by 52 percent in only four decades—from 1970 to 2010. While biologists often avoid projecting historical trends into the future because of the complexity of ecological systems, it’s tempting to extrapolate this figure to, say, the year 2050, which is four decades from 2010. As it happens, a 2006 study published in Science does precisely this: It projects past trends of marine biodiversity loss into the 21st century, concluding that, unless significant changes are made to patterns of human activity, there will be virtually no more wild-caught seafood by 2048.</w:t>
      </w:r>
    </w:p>
    <w:p w14:paraId="02F660CB" w14:textId="77777777" w:rsidR="00826B10" w:rsidRPr="00AE3437" w:rsidRDefault="00826B10" w:rsidP="00826B10">
      <w:pPr>
        <w:rPr>
          <w:sz w:val="16"/>
        </w:rPr>
      </w:pPr>
      <w:r w:rsidRPr="00AE3437">
        <w:rPr>
          <w:sz w:val="16"/>
        </w:rPr>
        <w:t xml:space="preserve">Catastrophic consequences for civilization. The consequences of this rapid pruning of the evolutionary tree of life extend beyond the obvious. </w:t>
      </w:r>
      <w:r w:rsidRPr="00AE3437">
        <w:rPr>
          <w:u w:val="single"/>
        </w:rPr>
        <w:t>There could be surprising effects of biodiversity loss that scientists are unable to</w:t>
      </w:r>
      <w:r w:rsidRPr="00AE3437">
        <w:rPr>
          <w:sz w:val="16"/>
        </w:rPr>
        <w:t xml:space="preserve"> fully </w:t>
      </w:r>
      <w:r w:rsidRPr="00AE3437">
        <w:rPr>
          <w:u w:val="single"/>
        </w:rPr>
        <w:t>anticipate in advance</w:t>
      </w:r>
      <w:r w:rsidRPr="00AE3437">
        <w:rPr>
          <w:sz w:val="16"/>
        </w:rPr>
        <w:t xml:space="preserve">. For example, prior research has shown that localized </w:t>
      </w:r>
      <w:r w:rsidRPr="00C651D9">
        <w:rPr>
          <w:highlight w:val="green"/>
          <w:u w:val="single"/>
        </w:rPr>
        <w:t>ecosystems can undergo abrupt and irreversible shifts when they reach a tipping point</w:t>
      </w:r>
      <w:r w:rsidRPr="00AE3437">
        <w:rPr>
          <w:sz w:val="16"/>
        </w:rPr>
        <w:t xml:space="preserve">. According to a 2012 paper published in Nature, there are reasons for thinking that </w:t>
      </w:r>
      <w:r w:rsidRPr="00AE3437">
        <w:rPr>
          <w:u w:val="single"/>
        </w:rPr>
        <w:t>we may be approaching a tipping point of this sort in the global ecosystem, beyond which the consequences could be catastrophic for civilization</w:t>
      </w:r>
      <w:r w:rsidRPr="00AE3437">
        <w:rPr>
          <w:sz w:val="16"/>
        </w:rPr>
        <w:t>.</w:t>
      </w:r>
    </w:p>
    <w:p w14:paraId="40EBF508" w14:textId="77777777" w:rsidR="00826B10" w:rsidRPr="00AE3437" w:rsidRDefault="00826B10" w:rsidP="00826B10">
      <w:pPr>
        <w:rPr>
          <w:sz w:val="16"/>
        </w:rPr>
      </w:pPr>
      <w:r w:rsidRPr="00AE3437">
        <w:rPr>
          <w:sz w:val="16"/>
        </w:rPr>
        <w:t xml:space="preserve">As the authors write, </w:t>
      </w:r>
      <w:r w:rsidRPr="00AE3437">
        <w:rPr>
          <w:u w:val="single"/>
        </w:rPr>
        <w:t>a</w:t>
      </w:r>
      <w:r w:rsidRPr="00AE3437">
        <w:rPr>
          <w:sz w:val="16"/>
        </w:rPr>
        <w:t xml:space="preserve"> planetary-scale </w:t>
      </w:r>
      <w:r w:rsidRPr="00B42CB4">
        <w:rPr>
          <w:highlight w:val="green"/>
          <w:u w:val="single"/>
        </w:rPr>
        <w:t>transition could precipitate “substantial losses of ecosystem services required to sustain the human population</w:t>
      </w:r>
      <w:r w:rsidRPr="00AE3437">
        <w:rPr>
          <w:sz w:val="16"/>
        </w:rPr>
        <w:t xml:space="preserve">.” An ecosystem service is any ecological process that benefits humanity, such as food production and crop pollination. </w:t>
      </w:r>
      <w:r w:rsidRPr="00AE3437">
        <w:rPr>
          <w:u w:val="single"/>
        </w:rPr>
        <w:t>If the global ecosystem were to cross a tipping point</w:t>
      </w:r>
      <w:r w:rsidRPr="00AE3437">
        <w:rPr>
          <w:sz w:val="16"/>
        </w:rPr>
        <w:t xml:space="preserve"> and substantial ecosystem services were lost, </w:t>
      </w:r>
      <w:r w:rsidRPr="00AE3437">
        <w:rPr>
          <w:u w:val="single"/>
        </w:rPr>
        <w:t>t</w:t>
      </w:r>
      <w:r w:rsidRPr="00B42CB4">
        <w:rPr>
          <w:highlight w:val="green"/>
          <w:u w:val="single"/>
        </w:rPr>
        <w:t>he results could be “widespread social unrest, economic instability, and loss of human life</w:t>
      </w:r>
      <w:r w:rsidRPr="00AE3437">
        <w:rPr>
          <w:sz w:val="16"/>
        </w:rPr>
        <w:t xml:space="preserve">.” According to Missouri Botanical Garden ecologist Adam Smith, one of the paper’s co-authors, </w:t>
      </w:r>
      <w:r w:rsidRPr="00AE3437">
        <w:rPr>
          <w:u w:val="single"/>
        </w:rPr>
        <w:t>this could occur</w:t>
      </w:r>
      <w:r w:rsidRPr="00AE3437">
        <w:rPr>
          <w:sz w:val="16"/>
        </w:rPr>
        <w:t xml:space="preserve"> in a matter of decades—</w:t>
      </w:r>
      <w:r w:rsidRPr="00AE3437">
        <w:rPr>
          <w:b/>
          <w:u w:val="single"/>
        </w:rPr>
        <w:t>far more quickly</w:t>
      </w:r>
      <w:r w:rsidRPr="00AE3437">
        <w:rPr>
          <w:u w:val="single"/>
        </w:rPr>
        <w:t xml:space="preserve"> than</w:t>
      </w:r>
      <w:r w:rsidRPr="00AE3437">
        <w:rPr>
          <w:sz w:val="16"/>
        </w:rPr>
        <w:t xml:space="preserve"> most of the expected consequences of </w:t>
      </w:r>
      <w:r w:rsidRPr="00AE3437">
        <w:rPr>
          <w:u w:val="single"/>
        </w:rPr>
        <w:t>climate change</w:t>
      </w:r>
      <w:r w:rsidRPr="00AE3437">
        <w:rPr>
          <w:sz w:val="16"/>
        </w:rPr>
        <w:t>, yet equally destructive.</w:t>
      </w:r>
    </w:p>
    <w:p w14:paraId="372410F8" w14:textId="77777777" w:rsidR="00826B10" w:rsidRPr="00AE3437" w:rsidRDefault="00826B10" w:rsidP="00826B10">
      <w:pPr>
        <w:rPr>
          <w:sz w:val="16"/>
        </w:rPr>
      </w:pPr>
      <w:r w:rsidRPr="00AE3437">
        <w:rPr>
          <w:u w:val="single"/>
        </w:rPr>
        <w:t>B</w:t>
      </w:r>
      <w:r w:rsidRPr="00B42CB4">
        <w:rPr>
          <w:highlight w:val="green"/>
          <w:u w:val="single"/>
        </w:rPr>
        <w:t>iodiversity loss is a “threat multiplier” that, by pushing societies to the brink of collapse, will exacerbate existing conflicts and introduce entirely new struggles</w:t>
      </w:r>
      <w:r w:rsidRPr="00AE3437">
        <w:rPr>
          <w:sz w:val="16"/>
        </w:rPr>
        <w:t xml:space="preserve"> between state and non-state actors. Indeed, it could </w:t>
      </w:r>
      <w:r w:rsidRPr="00AE3437">
        <w:rPr>
          <w:u w:val="single"/>
        </w:rPr>
        <w:t>even</w:t>
      </w:r>
      <w:r w:rsidRPr="00AE3437">
        <w:rPr>
          <w:sz w:val="16"/>
        </w:rPr>
        <w:t xml:space="preserve"> fuel the rise of </w:t>
      </w:r>
      <w:r w:rsidRPr="00AE3437">
        <w:rPr>
          <w:u w:val="single"/>
        </w:rPr>
        <w:t>terrorism</w:t>
      </w:r>
      <w:r w:rsidRPr="00AE3437">
        <w:rPr>
          <w:sz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7DABDB7F" w14:textId="77777777" w:rsidR="00826B10" w:rsidRPr="00AE3437" w:rsidRDefault="00826B10" w:rsidP="00826B10">
      <w:pPr>
        <w:rPr>
          <w:sz w:val="16"/>
        </w:rPr>
      </w:pPr>
      <w:r w:rsidRPr="00AE3437">
        <w:rPr>
          <w:sz w:val="16"/>
        </w:rPr>
        <w:t xml:space="preserve">The reality is that we are entering the sixth mass extinction in the 3.8-billion-year history of life on Earth, and the impact of this event could be felt by civilization “in as little as three human lifetimes,” as the aforementioned 2012 Nature paper notes. Furthermore, the widespread </w:t>
      </w:r>
      <w:r w:rsidRPr="00AE3437">
        <w:rPr>
          <w:u w:val="single"/>
        </w:rPr>
        <w:t>decline of biological populations could</w:t>
      </w:r>
      <w:r w:rsidRPr="00AE3437">
        <w:rPr>
          <w:sz w:val="16"/>
        </w:rPr>
        <w:t xml:space="preserve"> plausibly </w:t>
      </w:r>
      <w:r w:rsidRPr="00AE3437">
        <w:rPr>
          <w:u w:val="single"/>
        </w:rPr>
        <w:t>initiate a dramatic transformation of the global ecosystem on an even faster timescale: perhaps a single human lifetime</w:t>
      </w:r>
      <w:r w:rsidRPr="00AE3437">
        <w:rPr>
          <w:sz w:val="16"/>
        </w:rPr>
        <w:t>.</w:t>
      </w:r>
    </w:p>
    <w:p w14:paraId="468F52AE" w14:textId="45109C6F" w:rsidR="00826B10" w:rsidRPr="00AE3437" w:rsidRDefault="00826B10" w:rsidP="00826B10">
      <w:r w:rsidRPr="00AE3437">
        <w:rPr>
          <w:sz w:val="16"/>
        </w:rPr>
        <w:t xml:space="preserve">The unavoidable conclusion is that </w:t>
      </w:r>
      <w:r w:rsidRPr="007D00D3">
        <w:rPr>
          <w:highlight w:val="green"/>
          <w:u w:val="single"/>
        </w:rPr>
        <w:t>biodiversity loss constitutes an existential threat in its own right</w:t>
      </w:r>
      <w:r w:rsidRPr="00AE3437">
        <w:rPr>
          <w:sz w:val="16"/>
        </w:rPr>
        <w:t xml:space="preserve">. As such, </w:t>
      </w:r>
      <w:r w:rsidRPr="00AE3437">
        <w:rPr>
          <w:u w:val="single"/>
        </w:rPr>
        <w:t>i</w:t>
      </w:r>
      <w:r w:rsidRPr="007D00D3">
        <w:rPr>
          <w:highlight w:val="green"/>
          <w:u w:val="single"/>
        </w:rPr>
        <w:t xml:space="preserve">t ought to be considered alongside climate change and nuclear weapons as one of the most </w:t>
      </w:r>
      <w:r w:rsidRPr="007D00D3">
        <w:rPr>
          <w:b/>
          <w:highlight w:val="green"/>
          <w:u w:val="single"/>
        </w:rPr>
        <w:t>significant contemporary risks to human</w:t>
      </w:r>
      <w:r w:rsidRPr="00AE3437">
        <w:rPr>
          <w:sz w:val="16"/>
        </w:rPr>
        <w:t xml:space="preserve"> prosperity and </w:t>
      </w:r>
      <w:r w:rsidRPr="007D00D3">
        <w:rPr>
          <w:b/>
          <w:highlight w:val="green"/>
          <w:u w:val="single"/>
        </w:rPr>
        <w:t>survival</w:t>
      </w:r>
      <w:r w:rsidRPr="00AE3437">
        <w:rPr>
          <w:sz w:val="16"/>
        </w:rPr>
        <w:t>.</w:t>
      </w:r>
    </w:p>
    <w:p w14:paraId="46F69971" w14:textId="4786D925" w:rsidR="00826B10" w:rsidRPr="00AE3437" w:rsidRDefault="00826B10" w:rsidP="00B55AD5"/>
    <w:p w14:paraId="1B45412D" w14:textId="7305638C" w:rsidR="00826B10" w:rsidRPr="00AE3437" w:rsidRDefault="00826B10" w:rsidP="00826B10">
      <w:pPr>
        <w:pStyle w:val="Heading4"/>
      </w:pPr>
      <w:r w:rsidRPr="00AE3437">
        <w:t>Environmental collapse outweighs nuke war</w:t>
      </w:r>
    </w:p>
    <w:p w14:paraId="25A81C42" w14:textId="77777777" w:rsidR="00826B10" w:rsidRPr="00AE3437" w:rsidRDefault="00826B10" w:rsidP="00826B10">
      <w:r w:rsidRPr="00AE3437">
        <w:rPr>
          <w:b/>
        </w:rPr>
        <w:t>DUNNING 2011</w:t>
      </w:r>
      <w:r w:rsidRPr="00AE3437">
        <w:rPr>
          <w:sz w:val="14"/>
        </w:rPr>
        <w:t xml:space="preserve"> (Brian, Computer Scientist and award-winning science writer/blogger, “Nuclear War and Nuclear Winter,” Skeptoid #244, Feb 8, http://skeptoid.com/episodes/4244)</w:t>
      </w:r>
    </w:p>
    <w:p w14:paraId="3D50CC12" w14:textId="77777777" w:rsidR="00826B10" w:rsidRPr="00AE3437" w:rsidRDefault="00826B10" w:rsidP="00826B10">
      <w:pPr>
        <w:rPr>
          <w:sz w:val="14"/>
        </w:rPr>
      </w:pPr>
      <w:r w:rsidRPr="00AE3437">
        <w:rPr>
          <w:sz w:val="14"/>
        </w:rPr>
        <w:t xml:space="preserve">Other cataclysmic events have proven that the nuclear winter scenario is not at all far-fetched. </w:t>
      </w:r>
      <w:r w:rsidRPr="00AE3437">
        <w:rPr>
          <w:u w:val="single"/>
        </w:rPr>
        <w:t>The eruption of Mt. Pinatubo</w:t>
      </w:r>
      <w:r w:rsidRPr="00AE3437">
        <w:rPr>
          <w:sz w:val="14"/>
        </w:rPr>
        <w:t xml:space="preserve"> in the Philippines, also in 1991, threw some 17 million tons of particulates into the upper atmosphere that caused global temperatures to drop by about a degree for several months. Sunlight dropped by 10%. This temperature drop </w:t>
      </w:r>
      <w:r w:rsidRPr="00AE3437">
        <w:rPr>
          <w:u w:val="single"/>
        </w:rPr>
        <w:t>did not</w:t>
      </w:r>
      <w:r w:rsidRPr="00AE3437">
        <w:rPr>
          <w:sz w:val="14"/>
        </w:rPr>
        <w:t xml:space="preserve">, however, </w:t>
      </w:r>
      <w:r w:rsidRPr="00AE3437">
        <w:rPr>
          <w:u w:val="single"/>
        </w:rPr>
        <w:t>have any long-term effect on agriculture</w:t>
      </w:r>
      <w:r w:rsidRPr="00AE3437">
        <w:rPr>
          <w:sz w:val="14"/>
        </w:rPr>
        <w:t>.</w:t>
      </w:r>
    </w:p>
    <w:p w14:paraId="5FB19BF0" w14:textId="77777777" w:rsidR="00826B10" w:rsidRPr="00AE3437" w:rsidRDefault="00826B10" w:rsidP="00826B10">
      <w:pPr>
        <w:rPr>
          <w:sz w:val="14"/>
        </w:rPr>
      </w:pPr>
      <w:r w:rsidRPr="00AE3437">
        <w:rPr>
          <w:u w:val="single"/>
        </w:rPr>
        <w:t>Pinatubo was only a blip compared the the K-T extinction event</w:t>
      </w:r>
      <w:r w:rsidRPr="00AE3437">
        <w:rPr>
          <w:sz w:val="14"/>
        </w:rPr>
        <w:t xml:space="preserve"> of some 65 million years ago, when a theorized asteroid hit us with one hundred million megatons of destructive force, lighting virtually the entire world on fire. The evidence of this is called the K-T boundary, a layer of clay found all around the world. Sunlight was reduced by 10-20% for ten years, which caused a massive cascading extinction of species from plants to herbivores to carnivores. </w:t>
      </w:r>
    </w:p>
    <w:p w14:paraId="3BB83861" w14:textId="77777777" w:rsidR="00826B10" w:rsidRPr="00AE3437" w:rsidRDefault="00826B10" w:rsidP="00826B10">
      <w:pPr>
        <w:rPr>
          <w:sz w:val="14"/>
        </w:rPr>
      </w:pPr>
      <w:r w:rsidRPr="00AE3437">
        <w:rPr>
          <w:u w:val="single"/>
        </w:rPr>
        <w:t>But we shouldn't expect anything like this to happen from a nuclear war. Times continue to change, including the nature of warfare. Nations no longer stockpile</w:t>
      </w:r>
      <w:r w:rsidRPr="00AE3437">
        <w:rPr>
          <w:sz w:val="14"/>
        </w:rPr>
        <w:t xml:space="preserve"> the </w:t>
      </w:r>
      <w:r w:rsidRPr="00AE3437">
        <w:rPr>
          <w:u w:val="single"/>
        </w:rPr>
        <w:t>megaton class weapons</w:t>
      </w:r>
      <w:r w:rsidRPr="00AE3437">
        <w:rPr>
          <w:sz w:val="14"/>
        </w:rPr>
        <w:t xml:space="preserve"> popular in the 1950s and 1960s; </w:t>
      </w:r>
      <w:r w:rsidRPr="00AE3437">
        <w:rPr>
          <w:u w:val="single"/>
        </w:rPr>
        <w:t>typical yields now are a fraction of a megaton. The United States' conventional capability is now so good that it can effectively destroy an entire nation's ability to wage large-scale war overnight, using only conventional weapons.</w:t>
      </w:r>
      <w:r w:rsidRPr="00AE3437">
        <w:rPr>
          <w:sz w:val="14"/>
        </w:rPr>
        <w:t xml:space="preserve"> But that doesn't mean the nuclear forces are no longer needed. Should a superpower strike first against the United States with nuclear weapons, the response would more than likely be nuclear, bringing Mutually Assured Destruction into play. But what about a small nation striking first? What about nukes in the trunks of cars parked in major cities? </w:t>
      </w:r>
      <w:r w:rsidRPr="00AE3437">
        <w:rPr>
          <w:u w:val="single"/>
        </w:rPr>
        <w:t>In the modern era, it's much less clear that any superpower would necessarily have anyone to shoot back at</w:t>
      </w:r>
      <w:r w:rsidRPr="00AE3437">
        <w:rPr>
          <w:sz w:val="14"/>
        </w:rPr>
        <w:t>.</w:t>
      </w:r>
    </w:p>
    <w:p w14:paraId="2557B430" w14:textId="77777777" w:rsidR="00826B10" w:rsidRPr="00AE3437" w:rsidRDefault="00826B10" w:rsidP="00826B10">
      <w:pPr>
        <w:rPr>
          <w:sz w:val="14"/>
        </w:rPr>
      </w:pPr>
      <w:r w:rsidRPr="00AE3437">
        <w:rPr>
          <w:sz w:val="14"/>
        </w:rPr>
        <w:t xml:space="preserve">Increasingly, non-superpower nations are building nuclear stockpiles. India and Pakistan might get into it with one another. Israel's foes might surprise it with nuclear weapons. Who knows what North Korea and Iran might </w:t>
      </w:r>
      <w:proofErr w:type="gramStart"/>
      <w:r w:rsidRPr="00AE3437">
        <w:rPr>
          <w:sz w:val="14"/>
        </w:rPr>
        <w:t>do.</w:t>
      </w:r>
      <w:proofErr w:type="gramEnd"/>
      <w:r w:rsidRPr="00AE3437">
        <w:rPr>
          <w:sz w:val="14"/>
        </w:rPr>
        <w:t xml:space="preserve"> Smaller regional nuclear wars remain a very real possibility. According to the worst-case estimates in the TTAPS papers, about one million tons of smoke would be expected from the fires resulting from each nuclear strike. And these smaller regional nuclear combats are expected to use about 50 nuclear weapons (compare this to 150 nuclear weapons for a broader global nuclear war). Thus, </w:t>
      </w:r>
      <w:r w:rsidRPr="00AE3437">
        <w:rPr>
          <w:u w:val="single"/>
        </w:rPr>
        <w:t xml:space="preserve">today's most likely nuclear scenario would be expected to produce climate effects similar to three Pinatubo events, according to the </w:t>
      </w:r>
      <w:r w:rsidRPr="00AE3437">
        <w:rPr>
          <w:b/>
          <w:u w:val="single"/>
        </w:rPr>
        <w:t>worst estimates</w:t>
      </w:r>
      <w:r w:rsidRPr="00AE3437">
        <w:rPr>
          <w:u w:val="single"/>
        </w:rPr>
        <w:t xml:space="preserve">, and still </w:t>
      </w:r>
      <w:r w:rsidRPr="00AE3437">
        <w:rPr>
          <w:b/>
          <w:u w:val="single"/>
        </w:rPr>
        <w:t>many orders of magnitude</w:t>
      </w:r>
      <w:r w:rsidRPr="00AE3437">
        <w:rPr>
          <w:u w:val="single"/>
        </w:rPr>
        <w:t xml:space="preserve"> less than the K-T extinction</w:t>
      </w:r>
      <w:r w:rsidRPr="00AE3437">
        <w:rPr>
          <w:sz w:val="14"/>
        </w:rPr>
        <w:t>.</w:t>
      </w:r>
    </w:p>
    <w:p w14:paraId="30A84BD6" w14:textId="77777777" w:rsidR="00826B10" w:rsidRPr="00AE3437" w:rsidRDefault="00826B10" w:rsidP="00826B10">
      <w:r w:rsidRPr="00AE3437">
        <w:rPr>
          <w:sz w:val="14"/>
        </w:rPr>
        <w:t xml:space="preserve">And so, while the nuclear winter scenario is a good prediction of the effects of a worst-case scenario, when all the variables are at their least favorable, </w:t>
      </w:r>
      <w:r w:rsidRPr="00AE3437">
        <w:rPr>
          <w:u w:val="single"/>
        </w:rPr>
        <w:t>the strongest probabilities favor a much less catastrophic nuclear autumn; and even those effects depend strongly on variables like whether the war happens during the growing season</w:t>
      </w:r>
      <w:r w:rsidRPr="00AE3437">
        <w:rPr>
          <w:sz w:val="14"/>
        </w:rPr>
        <w:t xml:space="preserve">. A bomb in Los Angeles might result in history's worst firestorm, while a bomb in the mountains of Pakistan might create no fires at all. The simple fact is that </w:t>
      </w:r>
      <w:r w:rsidRPr="00AE3437">
        <w:rPr>
          <w:u w:val="single"/>
        </w:rPr>
        <w:t>there are too many unpredictable variables to know what kind of climate effects the smoke following nuclear fires will produce</w:t>
      </w:r>
      <w:r w:rsidRPr="00AE3437">
        <w:rPr>
          <w:sz w:val="14"/>
        </w:rPr>
        <w:t>, until it actually happens. Obviously we're all very mindful of the many terrible implications of nuclear combat, and if it ever happens, the prospect of a nuclear autumn will likely be among the least of our concerns. The physicist Freeman Dyson perhaps described it best when he said "(</w:t>
      </w:r>
      <w:r w:rsidRPr="00AE3437">
        <w:rPr>
          <w:u w:val="single"/>
        </w:rPr>
        <w:t>TTAPS is) an absolutely atrocious piece of science</w:t>
      </w:r>
      <w:r w:rsidRPr="00AE3437">
        <w:rPr>
          <w:sz w:val="14"/>
        </w:rPr>
        <w:t>, but I quite despair of setting the public record straight... Who wants to be accused of being in favor of nuclear war?"</w:t>
      </w:r>
    </w:p>
    <w:p w14:paraId="30C8E28E" w14:textId="77777777" w:rsidR="00826B10" w:rsidRPr="00AE3437" w:rsidRDefault="00826B10" w:rsidP="00B55AD5"/>
    <w:p w14:paraId="603C8558" w14:textId="0CD471AA" w:rsidR="00826B10" w:rsidRPr="00AE3437" w:rsidRDefault="00826B10" w:rsidP="00B55AD5"/>
    <w:p w14:paraId="4D19416D" w14:textId="77777777" w:rsidR="00826B10" w:rsidRPr="00AE3437" w:rsidRDefault="00826B10" w:rsidP="00B55AD5"/>
    <w:p w14:paraId="003B294E" w14:textId="77777777" w:rsidR="004D2597" w:rsidRPr="00AE3437" w:rsidRDefault="004D2597" w:rsidP="004D2597">
      <w:pPr>
        <w:pStyle w:val="Heading3"/>
      </w:pPr>
      <w:r w:rsidRPr="00AE3437">
        <w:t>Democracy Impact</w:t>
      </w:r>
    </w:p>
    <w:p w14:paraId="78AC3507" w14:textId="77777777" w:rsidR="004D2597" w:rsidRPr="00AE3437" w:rsidRDefault="004D2597" w:rsidP="004D2597"/>
    <w:p w14:paraId="017B4762" w14:textId="77777777" w:rsidR="004D2597" w:rsidRPr="00AE3437" w:rsidRDefault="004D2597" w:rsidP="004D2597">
      <w:pPr>
        <w:pStyle w:val="Heading4"/>
      </w:pPr>
      <w:r w:rsidRPr="00AE3437">
        <w:t>Population growth from immigration undermines democracy</w:t>
      </w:r>
    </w:p>
    <w:p w14:paraId="716E236F" w14:textId="77777777" w:rsidR="004D2597" w:rsidRPr="00AE3437" w:rsidRDefault="004D2597" w:rsidP="004D2597">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2952594E" w14:textId="77777777" w:rsidR="004D2597" w:rsidRPr="00AE3437" w:rsidRDefault="004D2597" w:rsidP="004D2597">
      <w:pPr>
        <w:rPr>
          <w:sz w:val="16"/>
        </w:rPr>
      </w:pPr>
      <w:r w:rsidRPr="00AE3437">
        <w:rPr>
          <w:sz w:val="16"/>
        </w:rPr>
        <w:t xml:space="preserve">Here we come to the last key element in the progressive vision: empowering decisions regarding immigration policy. As a first step to reining in corporations, we should take the power of chartering them away from the states, with their race to the bottom in terms of social accountability, and instead require federal registration governed by uniform federal laws. These should set high standards regarding transparency, legality, and ecological sustainability—and make explicit that these are legitimate corporate goals that are not trumped by profit making. Such changes to corporate governance, while crucial to reforming our corrupt politics, are not directly tied to immigration policy. However, enacting them would probably help in reforming that policy, because while most Americans favor reducing immigration or keeping it at current levels, corporations have repeatedly and successfully lobbied to expand it. 22 Interestingly, there seems to be a “corporate consensus” on this issue. Whether they are progressive or reactionary on other issues, </w:t>
      </w:r>
      <w:r w:rsidRPr="00AE3437">
        <w:rPr>
          <w:u w:val="single"/>
        </w:rPr>
        <w:t>corporate leaders tend to favor immigration policies that generate more consumers and cheaper labor</w:t>
      </w:r>
      <w:r w:rsidRPr="00AE3437">
        <w:rPr>
          <w:sz w:val="16"/>
        </w:rPr>
        <w:t xml:space="preserve">. In recent decades, </w:t>
      </w:r>
      <w:r w:rsidRPr="00AE3437">
        <w:rPr>
          <w:u w:val="single"/>
        </w:rPr>
        <w:t>corporate interests have consistently won out over the interests of citizens in setting immigration levels. The flip side of decreasing the power of corporations is increasing political opportunities for citizens</w:t>
      </w:r>
      <w:r w:rsidRPr="00AE3437">
        <w:rPr>
          <w:sz w:val="16"/>
        </w:rPr>
        <w:t xml:space="preserve">. Another important way that </w:t>
      </w:r>
      <w:r w:rsidRPr="00AE3437">
        <w:rPr>
          <w:u w:val="single"/>
        </w:rPr>
        <w:t>mass immigration</w:t>
      </w:r>
      <w:r w:rsidRPr="00AE3437">
        <w:rPr>
          <w:sz w:val="16"/>
        </w:rPr>
        <w:t xml:space="preserve"> arguably </w:t>
      </w:r>
      <w:r w:rsidRPr="00AE3437">
        <w:rPr>
          <w:u w:val="single"/>
        </w:rPr>
        <w:t>undermines citizen power</w:t>
      </w:r>
      <w:r w:rsidRPr="00AE3437">
        <w:rPr>
          <w:sz w:val="16"/>
        </w:rPr>
        <w:t xml:space="preserve"> is </w:t>
      </w:r>
      <w:r w:rsidRPr="00AE3437">
        <w:rPr>
          <w:u w:val="single"/>
        </w:rPr>
        <w:t>demographically, as population growth makes each individual citizen less important</w:t>
      </w:r>
      <w:r w:rsidRPr="00AE3437">
        <w:rPr>
          <w:sz w:val="16"/>
        </w:rPr>
        <w:t xml:space="preserve">. In 1800, members of the House of Representatives represented on average 33,000 constituents. Today each Congressman or Congresswoman represents about 710,000 constituents—over twenty-one times as many. Clearly the value of any one individual’s vote declined during this time. The chances that the average person might meet his or her Congressman, much less influence their vote, declined as well. In response some might say, “That ship has sailed,” and it’s true that we are not going back to the time when a Congressman might stand by the ballot box in his home town in Virginia or New Hampshire and personally thank a small but significant percentage of the voters who elected him to Congress. Yet perhaps we do not want that ship to sail ever further in the same direction, because </w:t>
      </w:r>
      <w:r w:rsidRPr="00AE3437">
        <w:rPr>
          <w:u w:val="single"/>
        </w:rPr>
        <w:t>numbers still make a difference</w:t>
      </w:r>
      <w:r w:rsidRPr="00AE3437">
        <w:rPr>
          <w:sz w:val="16"/>
        </w:rPr>
        <w:t xml:space="preserve">. Consider an example. Here in Fort Collins, I know my state representative and state senator personally. We have discussed forest management issues, state funding for education, immigration policy, and other matters numerous times. Whether this has ever swayed one of their votes, I cannot say with certainty. But I’ve appreciated the opportunity to bend their ears, just as they seem to have appreciated my willingness to introduce them to some of my neighbors, so they state representative represents about 423,000 people. It is even more possible in Vermont, with only 4000 constituents per state representative. 23 I’m reasonably sure that Colorado is not going to turn into Vermont, but I do not want to see it “Californicated” either. Unfortunately, at current rates of growth Colorado’s population may reach California’s present population by the time my grandchildren are old enough to vote. </w:t>
      </w:r>
      <w:r w:rsidRPr="00AE3437">
        <w:rPr>
          <w:u w:val="single"/>
        </w:rPr>
        <w:t>The more people, the more we will have to be governed, rather than self -governed. The more people, the more money talks, rather than the people themselves</w:t>
      </w:r>
      <w:r w:rsidRPr="00AE3437">
        <w:rPr>
          <w:sz w:val="16"/>
        </w:rPr>
        <w:t xml:space="preserve">. Would my state representative have valued my walking him around my neighborhood, if he had to chase ten or twenty times as many voters in order to get elected? He might have preferred instead to work the phones calling wealthy donors in search of cash to pay for repetitive but more efficient media buys. I do not want to exaggerate: </w:t>
      </w:r>
      <w:r w:rsidRPr="00AE3437">
        <w:rPr>
          <w:u w:val="single"/>
        </w:rPr>
        <w:t>reducing immigration and stabilizing our population are not panaceas</w:t>
      </w:r>
      <w:r w:rsidRPr="00AE3437">
        <w:rPr>
          <w:sz w:val="16"/>
        </w:rPr>
        <w:t xml:space="preserve"> for the inevitable limitations of living in an immense representative democracy. </w:t>
      </w:r>
      <w:r w:rsidRPr="00AE3437">
        <w:rPr>
          <w:u w:val="single"/>
        </w:rPr>
        <w:t>But given the fact that population growth magnifies these limitations, we need to ask whether the time has finally arrived to end such growth</w:t>
      </w:r>
      <w:r w:rsidRPr="00AE3437">
        <w:rPr>
          <w:sz w:val="16"/>
        </w:rPr>
        <w:t>. Especially since, as I have repeatedly emphasized, population growth is not inevitable, but a choice.</w:t>
      </w:r>
    </w:p>
    <w:p w14:paraId="5738CDA4" w14:textId="77777777" w:rsidR="004D2597" w:rsidRPr="00AE3437" w:rsidRDefault="004D2597" w:rsidP="004D2597"/>
    <w:p w14:paraId="3935F148" w14:textId="77777777" w:rsidR="004D2597" w:rsidRPr="00AE3437" w:rsidRDefault="004D2597" w:rsidP="004D2597"/>
    <w:p w14:paraId="1884902D" w14:textId="13F2DFCE" w:rsidR="004D2597" w:rsidRPr="00AE3437" w:rsidRDefault="004D2597" w:rsidP="004D2597">
      <w:pPr>
        <w:pStyle w:val="Heading3"/>
      </w:pPr>
      <w:r w:rsidRPr="00AE3437">
        <w:t>Econ Impact</w:t>
      </w:r>
    </w:p>
    <w:p w14:paraId="309BD934" w14:textId="77777777" w:rsidR="004D2597" w:rsidRPr="00AE3437" w:rsidRDefault="004D2597" w:rsidP="004D2597"/>
    <w:p w14:paraId="65E864F9" w14:textId="77777777" w:rsidR="004D2597" w:rsidRPr="00AE3437" w:rsidRDefault="004D2597" w:rsidP="004D2597">
      <w:pPr>
        <w:pStyle w:val="Heading4"/>
      </w:pPr>
      <w:r w:rsidRPr="00AE3437">
        <w:t>Population growth destroys wetlands—turns econ</w:t>
      </w:r>
    </w:p>
    <w:p w14:paraId="1F76906E" w14:textId="77777777" w:rsidR="004D2597" w:rsidRPr="00AE3437" w:rsidRDefault="004D2597" w:rsidP="004D2597">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228F9BFD" w14:textId="77777777" w:rsidR="004D2597" w:rsidRPr="00AE3437" w:rsidRDefault="004D2597" w:rsidP="004D2597">
      <w:pPr>
        <w:rPr>
          <w:sz w:val="16"/>
        </w:rPr>
      </w:pPr>
      <w:r w:rsidRPr="00AE3437">
        <w:rPr>
          <w:sz w:val="16"/>
        </w:rPr>
        <w:t>According to th</w:t>
      </w:r>
      <w:r w:rsidRPr="00CA3555">
        <w:rPr>
          <w:sz w:val="16"/>
        </w:rPr>
        <w:t>e EPA, “</w:t>
      </w:r>
      <w:r w:rsidRPr="00CA3555">
        <w:rPr>
          <w:u w:val="single"/>
        </w:rPr>
        <w:t>Wetlands are</w:t>
      </w:r>
      <w:r w:rsidRPr="00CA3555">
        <w:rPr>
          <w:sz w:val="16"/>
        </w:rPr>
        <w:t xml:space="preserve"> part of the foundation of our nation’s water resources and are </w:t>
      </w:r>
      <w:r w:rsidRPr="00CA3555">
        <w:rPr>
          <w:u w:val="single"/>
        </w:rPr>
        <w:t>vital to the health of waterways and communities that are downstream</w:t>
      </w:r>
      <w:r w:rsidRPr="00CA3555">
        <w:rPr>
          <w:sz w:val="16"/>
        </w:rPr>
        <w:t>. Wet</w:t>
      </w:r>
      <w:r w:rsidRPr="00AE3437">
        <w:rPr>
          <w:sz w:val="16"/>
        </w:rPr>
        <w:t xml:space="preserve">lands feed downstream waters, trap floodwaters, recharge groundwater supplies, remove pollution, and provide fish and wildlife habitat. </w:t>
      </w:r>
      <w:r w:rsidRPr="00CA3555">
        <w:rPr>
          <w:highlight w:val="green"/>
          <w:u w:val="single"/>
        </w:rPr>
        <w:t>Wetlands are</w:t>
      </w:r>
      <w:r w:rsidRPr="00AE3437">
        <w:rPr>
          <w:sz w:val="16"/>
        </w:rPr>
        <w:t xml:space="preserve"> also </w:t>
      </w:r>
      <w:r w:rsidRPr="00CA3555">
        <w:rPr>
          <w:highlight w:val="green"/>
          <w:u w:val="single"/>
        </w:rPr>
        <w:t>economic drivers because of their key role in fishing, hunting, agriculture and recreation</w:t>
      </w:r>
      <w:r w:rsidRPr="00AE3437">
        <w:rPr>
          <w:sz w:val="16"/>
        </w:rPr>
        <w:t xml:space="preserve">.” Drawing on the words of the government, wetlands are vital to a sustainable society because they provide multiple food resources (fish, wildlife, and agriculture) and a water resource. However, despite their environmental significance and importance to the food and water supply, </w:t>
      </w:r>
      <w:r w:rsidRPr="00360DCB">
        <w:rPr>
          <w:highlight w:val="green"/>
          <w:u w:val="single"/>
        </w:rPr>
        <w:t>population growth in the United States has cut the number of wetlands in half</w:t>
      </w:r>
      <w:r w:rsidRPr="00AE3437">
        <w:rPr>
          <w:sz w:val="16"/>
        </w:rPr>
        <w:t xml:space="preserve">. Between 1780 and 1980, the United States lost 53 percent of its wetlands, hitting California disproportionately worse, where population growth was highest. [7] </w:t>
      </w:r>
      <w:r w:rsidRPr="00360DCB">
        <w:rPr>
          <w:highlight w:val="green"/>
          <w:u w:val="single"/>
        </w:rPr>
        <w:t>The destruction of these wetlands that are abundant in natural resources can certainly be attributed to the increase of urban sprawl</w:t>
      </w:r>
      <w:r w:rsidRPr="00360DCB">
        <w:rPr>
          <w:sz w:val="16"/>
          <w:highlight w:val="green"/>
        </w:rPr>
        <w:t>.</w:t>
      </w:r>
    </w:p>
    <w:p w14:paraId="7A5FEC15" w14:textId="77777777" w:rsidR="004D2597" w:rsidRPr="00AE3437" w:rsidRDefault="004D2597" w:rsidP="004D2597"/>
    <w:p w14:paraId="6B8DC83C" w14:textId="77777777" w:rsidR="004D2597" w:rsidRPr="00AE3437" w:rsidRDefault="004D2597" w:rsidP="004D2597">
      <w:pPr>
        <w:pStyle w:val="Heading3"/>
      </w:pPr>
      <w:r w:rsidRPr="00AE3437">
        <w:t>Food Price Impacts</w:t>
      </w:r>
    </w:p>
    <w:p w14:paraId="3947887A" w14:textId="77777777" w:rsidR="004D2597" w:rsidRPr="00AE3437" w:rsidRDefault="004D2597" w:rsidP="004D2597"/>
    <w:p w14:paraId="084B92B4" w14:textId="77777777" w:rsidR="004D2597" w:rsidRPr="00AE3437" w:rsidRDefault="004D2597" w:rsidP="004D2597">
      <w:pPr>
        <w:pStyle w:val="Heading4"/>
        <w:rPr>
          <w:sz w:val="28"/>
        </w:rPr>
      </w:pPr>
      <w:r w:rsidRPr="00AE3437">
        <w:rPr>
          <w:sz w:val="28"/>
        </w:rPr>
        <w:t>Drop in US food production wrecks the global economy</w:t>
      </w:r>
    </w:p>
    <w:p w14:paraId="5647C9D2" w14:textId="77777777" w:rsidR="004D2597" w:rsidRPr="00AE3437" w:rsidRDefault="004D2597" w:rsidP="004D2597">
      <w:pPr>
        <w:rPr>
          <w:sz w:val="18"/>
        </w:rPr>
      </w:pPr>
      <w:r w:rsidRPr="00AE3437">
        <w:rPr>
          <w:rStyle w:val="Style13ptBold"/>
        </w:rPr>
        <w:t>SCHUMAN 2012</w:t>
      </w:r>
      <w:r w:rsidRPr="00AE3437">
        <w:t xml:space="preserve"> </w:t>
      </w:r>
      <w:r w:rsidRPr="00AE3437">
        <w:rPr>
          <w:sz w:val="18"/>
        </w:rPr>
        <w:t>(Marc, “Home Economics: Will Rising Food Prices Ruin the Recovery</w:t>
      </w:r>
      <w:proofErr w:type="gramStart"/>
      <w:r w:rsidRPr="00AE3437">
        <w:rPr>
          <w:sz w:val="18"/>
        </w:rPr>
        <w:t>?,</w:t>
      </w:r>
      <w:proofErr w:type="gramEnd"/>
      <w:r w:rsidRPr="00AE3437">
        <w:rPr>
          <w:sz w:val="18"/>
        </w:rPr>
        <w:t>” Time Magazine, August 9, http://business.time.com/2012/08/09/home-economics-will-rising-food-prices-ruin-the-recovery/)</w:t>
      </w:r>
    </w:p>
    <w:p w14:paraId="1B16739A" w14:textId="77777777" w:rsidR="004D2597" w:rsidRPr="00AE3437" w:rsidRDefault="004D2597" w:rsidP="004D2597">
      <w:pPr>
        <w:rPr>
          <w:sz w:val="14"/>
        </w:rPr>
      </w:pPr>
      <w:r w:rsidRPr="00AE3437">
        <w:rPr>
          <w:sz w:val="14"/>
        </w:rPr>
        <w:t xml:space="preserve">Here we go again. On two occasions since 2007, the world economy has endured </w:t>
      </w:r>
      <w:r w:rsidRPr="00AE3437">
        <w:rPr>
          <w:u w:val="single"/>
        </w:rPr>
        <w:t>rapid and extreme increases in food prices</w:t>
      </w:r>
      <w:r w:rsidRPr="00AE3437">
        <w:rPr>
          <w:sz w:val="14"/>
        </w:rPr>
        <w:t xml:space="preserve"> that </w:t>
      </w:r>
      <w:r w:rsidRPr="00AE3437">
        <w:rPr>
          <w:u w:val="single"/>
        </w:rPr>
        <w:t>have inflicted great pain, especially on the poor</w:t>
      </w:r>
      <w:r w:rsidRPr="00AE3437">
        <w:rPr>
          <w:sz w:val="14"/>
        </w:rPr>
        <w:t xml:space="preserve">. Now, with drought in the Midwestern U.S. burning through one of the most important food-producing regions in the world, get ready for a dizzying feeling of déjà vu. Corn and soybean prices recently reached record highs. Wheat has also spiked. Jim Kim, President of the World Bank, is already warning that </w:t>
      </w:r>
      <w:r w:rsidRPr="00AE3437">
        <w:rPr>
          <w:u w:val="single"/>
        </w:rPr>
        <w:t>rising food prices can cause families to eat cheaper, less healthy food or pull kids out of school, steps that “can have catastrophic lifelong effects on the social, physical, and mental well-being of millions of young people</w:t>
      </w:r>
      <w:r w:rsidRPr="00AE3437">
        <w:rPr>
          <w:sz w:val="14"/>
        </w:rPr>
        <w:t>.”</w:t>
      </w:r>
    </w:p>
    <w:p w14:paraId="475DAD84" w14:textId="77777777" w:rsidR="004D2597" w:rsidRPr="00AE3437" w:rsidRDefault="004D2597" w:rsidP="004D2597">
      <w:pPr>
        <w:rPr>
          <w:sz w:val="14"/>
        </w:rPr>
      </w:pPr>
      <w:r w:rsidRPr="00AE3437">
        <w:rPr>
          <w:u w:val="single"/>
        </w:rPr>
        <w:t>That is bad news for the global economy. We are already facing all sorts of hurdles</w:t>
      </w:r>
      <w:r w:rsidRPr="00AE3437">
        <w:rPr>
          <w:sz w:val="14"/>
        </w:rPr>
        <w:t xml:space="preserve"> in our so far futile efforts to climb out of the Great Recession. Joblessness in the U.S. and Europe remains high. The euro-zone debt crisis continues to boil. The world’s emerging markets are slowing down. </w:t>
      </w:r>
      <w:r w:rsidRPr="00AE3437">
        <w:rPr>
          <w:u w:val="single"/>
        </w:rPr>
        <w:t>Rising food prices will</w:t>
      </w:r>
      <w:r w:rsidRPr="00AE3437">
        <w:rPr>
          <w:sz w:val="14"/>
        </w:rPr>
        <w:t xml:space="preserve"> just </w:t>
      </w:r>
      <w:r w:rsidRPr="00AE3437">
        <w:rPr>
          <w:u w:val="single"/>
        </w:rPr>
        <w:t>add to the gloom, since they can kill growth in two important ways. First, there is a consumption effect. When families are forced to allocate a larger share of their weekly income to</w:t>
      </w:r>
      <w:r w:rsidRPr="00AE3437">
        <w:rPr>
          <w:sz w:val="14"/>
        </w:rPr>
        <w:t xml:space="preserve"> milk, bread and other </w:t>
      </w:r>
      <w:r w:rsidRPr="00AE3437">
        <w:rPr>
          <w:u w:val="single"/>
        </w:rPr>
        <w:t>basics, they are unable to spend as much on</w:t>
      </w:r>
      <w:r w:rsidRPr="00AE3437">
        <w:rPr>
          <w:sz w:val="14"/>
        </w:rPr>
        <w:t xml:space="preserve"> clothes, toys and </w:t>
      </w:r>
      <w:r w:rsidRPr="00AE3437">
        <w:rPr>
          <w:u w:val="single"/>
        </w:rPr>
        <w:t>other stuff, dampening overall consumer spending. This could be a big issue in the advanced economies</w:t>
      </w:r>
      <w:r w:rsidRPr="00AE3437">
        <w:rPr>
          <w:sz w:val="14"/>
        </w:rPr>
        <w:t xml:space="preserve">, where unemployment is already straining the finances of the average household. </w:t>
      </w:r>
      <w:r w:rsidRPr="00AE3437">
        <w:rPr>
          <w:u w:val="single"/>
        </w:rPr>
        <w:t>Second, there is a policy effect. Rising food prices often cause higher inflation, which could force central banks to react by hiking interest rates</w:t>
      </w:r>
      <w:r w:rsidRPr="00AE3437">
        <w:rPr>
          <w:sz w:val="14"/>
        </w:rPr>
        <w:t xml:space="preserve"> to control the upward pressure on prices, </w:t>
      </w:r>
      <w:r w:rsidRPr="00AE3437">
        <w:rPr>
          <w:u w:val="single"/>
        </w:rPr>
        <w:t>slowing down growth</w:t>
      </w:r>
      <w:r w:rsidRPr="00AE3437">
        <w:rPr>
          <w:sz w:val="14"/>
        </w:rPr>
        <w:t xml:space="preserve"> in the process. </w:t>
      </w:r>
      <w:r w:rsidRPr="00AE3437">
        <w:rPr>
          <w:u w:val="single"/>
        </w:rPr>
        <w:t>This could prove a big problem in the developing world</w:t>
      </w:r>
      <w:r w:rsidRPr="00AE3437">
        <w:rPr>
          <w:sz w:val="14"/>
        </w:rPr>
        <w:t xml:space="preserve">. With economies in China, India, Brazil and elsewhere cooling off, central banks have been encouraged to cut rates to stimulate growth. Higher inflation, though, could stymie that effort by forcing central bankers to keep rates high to control inflation even if growth continues to sag. Since emerging markets are playing a larger role in overall global growth, </w:t>
      </w:r>
      <w:r w:rsidRPr="00AE3437">
        <w:rPr>
          <w:u w:val="single"/>
        </w:rPr>
        <w:t>a continued slowdown</w:t>
      </w:r>
      <w:r w:rsidRPr="00AE3437">
        <w:rPr>
          <w:sz w:val="14"/>
        </w:rPr>
        <w:t xml:space="preserve"> in China, India and other big developing nations </w:t>
      </w:r>
      <w:r w:rsidRPr="00AE3437">
        <w:rPr>
          <w:u w:val="single"/>
        </w:rPr>
        <w:t>could dampen the entire global outlook.</w:t>
      </w:r>
    </w:p>
    <w:p w14:paraId="6FD6813C" w14:textId="77777777" w:rsidR="004D2597" w:rsidRPr="00AE3437" w:rsidRDefault="004D2597" w:rsidP="004D2597">
      <w:pPr>
        <w:rPr>
          <w:sz w:val="14"/>
        </w:rPr>
      </w:pPr>
      <w:r w:rsidRPr="00AE3437">
        <w:rPr>
          <w:sz w:val="14"/>
        </w:rPr>
        <w:t xml:space="preserve">How likely is that? </w:t>
      </w:r>
      <w:r w:rsidRPr="00AE3437">
        <w:rPr>
          <w:u w:val="single"/>
        </w:rPr>
        <w:t>So far</w:t>
      </w:r>
      <w:r w:rsidRPr="00AE3437">
        <w:rPr>
          <w:sz w:val="14"/>
        </w:rPr>
        <w:t xml:space="preserve">, economists are taking the position that higher food </w:t>
      </w:r>
      <w:r w:rsidRPr="00AE3437">
        <w:rPr>
          <w:u w:val="single"/>
        </w:rPr>
        <w:t>prices won’t stop central bankers</w:t>
      </w:r>
      <w:r w:rsidRPr="00AE3437">
        <w:rPr>
          <w:sz w:val="14"/>
        </w:rPr>
        <w:t xml:space="preserve"> in China and elsewhere </w:t>
      </w:r>
      <w:r w:rsidRPr="00AE3437">
        <w:rPr>
          <w:u w:val="single"/>
        </w:rPr>
        <w:t>from easing money to spur</w:t>
      </w:r>
      <w:r w:rsidRPr="00AE3437">
        <w:rPr>
          <w:sz w:val="14"/>
        </w:rPr>
        <w:t xml:space="preserve"> more </w:t>
      </w:r>
      <w:r w:rsidRPr="00AE3437">
        <w:rPr>
          <w:u w:val="single"/>
        </w:rPr>
        <w:t>growth</w:t>
      </w:r>
      <w:r w:rsidRPr="00AE3437">
        <w:rPr>
          <w:sz w:val="14"/>
        </w:rPr>
        <w:t>. Here’s Capital Economics on this, from a late July report on China:</w:t>
      </w:r>
    </w:p>
    <w:p w14:paraId="1328C44D" w14:textId="77777777" w:rsidR="004D2597" w:rsidRPr="00AE3437" w:rsidRDefault="004D2597" w:rsidP="004D2597">
      <w:r w:rsidRPr="00AE3437">
        <w:rPr>
          <w:sz w:val="16"/>
        </w:rPr>
        <w:t>The recent surge in global agricultural commodity prices — if sustained — will add to the downside risks to China’s economy but it is unlikely to be a decisive factor. Overall inflationary pressures are weak and the authorities will not be deflected from loosening policy further … The People’s Bank [China’s central bank] has raised interest rates and reserve requirements in the past when food price inflation has surged, but only when the Chinese and global economies were strong. This emphatically is not the case today. If the Chinese authorities want to alleviate food price inflation they are now more likely to do so via subsidies and stock releases, rather than tighter monetary policy.</w:t>
      </w:r>
    </w:p>
    <w:p w14:paraId="1DFF67DC" w14:textId="77777777" w:rsidR="004D2597" w:rsidRPr="00AE3437" w:rsidRDefault="004D2597" w:rsidP="004D2597">
      <w:r w:rsidRPr="00AE3437">
        <w:rPr>
          <w:sz w:val="16"/>
        </w:rPr>
        <w:t>Some economists feel similarly about the entire global economy. They are so far staying calm about the impact the recent surge of food prices could have on global growth. Economists at Bank of America Merrill Lynch, in a recent report, argued that slower growth and other factors could limit how elevated food prices would translate into increased inflation, and thus limit their impact on overall economic growth.</w:t>
      </w:r>
    </w:p>
    <w:p w14:paraId="6A402B00" w14:textId="77777777" w:rsidR="004D2597" w:rsidRPr="00AE3437" w:rsidRDefault="004D2597" w:rsidP="004D2597">
      <w:r w:rsidRPr="00AE3437">
        <w:rPr>
          <w:sz w:val="16"/>
        </w:rPr>
        <w:t>Despite the significant jump in crop futures prices, we see a host of factors helping to delay and/or mitigate the impact on inflation … On the policy front, our EM [emerging markets] team expects local central banks to remain focused on growth … But even if higher food prices constrain central banks on the margin, the impact on global growth should be limited.</w:t>
      </w:r>
    </w:p>
    <w:p w14:paraId="3ABE952A" w14:textId="77777777" w:rsidR="004D2597" w:rsidRPr="00AE3437" w:rsidRDefault="004D2597" w:rsidP="004D2597">
      <w:pPr>
        <w:rPr>
          <w:sz w:val="14"/>
        </w:rPr>
      </w:pPr>
      <w:r w:rsidRPr="00AE3437">
        <w:rPr>
          <w:sz w:val="14"/>
        </w:rPr>
        <w:t xml:space="preserve">Economists, </w:t>
      </w:r>
      <w:r w:rsidRPr="00AE3437">
        <w:rPr>
          <w:u w:val="single"/>
        </w:rPr>
        <w:t>however</w:t>
      </w:r>
      <w:r w:rsidRPr="00AE3437">
        <w:rPr>
          <w:sz w:val="14"/>
        </w:rPr>
        <w:t xml:space="preserve">, always like to leave themselves an escape route to change their outlook down the road, and they are doing so again. </w:t>
      </w:r>
      <w:r w:rsidRPr="00AE3437">
        <w:rPr>
          <w:u w:val="single"/>
        </w:rPr>
        <w:t>The impact of high food prices on global growth will depend on how high those prices go. That will depend on factors that are impossible to predict</w:t>
      </w:r>
      <w:r w:rsidRPr="00AE3437">
        <w:rPr>
          <w:sz w:val="14"/>
        </w:rPr>
        <w:t xml:space="preserve"> — the weather, for example. A bit more rain in the U.S. Midwest might salvage some of the corn crop and bring prices down, for example. Or continued </w:t>
      </w:r>
      <w:r w:rsidRPr="00AE3437">
        <w:rPr>
          <w:u w:val="single"/>
        </w:rPr>
        <w:t>drought in the U.S.</w:t>
      </w:r>
      <w:r w:rsidRPr="00AE3437">
        <w:rPr>
          <w:sz w:val="14"/>
        </w:rPr>
        <w:t xml:space="preserve"> combined with problems elsewhere in the world (for example, a feeble Indian monsoon) </w:t>
      </w:r>
      <w:r w:rsidRPr="00AE3437">
        <w:rPr>
          <w:u w:val="single"/>
        </w:rPr>
        <w:t>could conspire to deal a harder blow to the global economy</w:t>
      </w:r>
      <w:r w:rsidRPr="00AE3437">
        <w:rPr>
          <w:sz w:val="14"/>
        </w:rPr>
        <w:t xml:space="preserve">. Personally, I’m more negative than the Merrill gang about the effect of rising food prices. I think </w:t>
      </w:r>
      <w:r w:rsidRPr="00AE3437">
        <w:rPr>
          <w:u w:val="single"/>
        </w:rPr>
        <w:t>consumer sentiment</w:t>
      </w:r>
      <w:r w:rsidRPr="00AE3437">
        <w:rPr>
          <w:sz w:val="14"/>
        </w:rPr>
        <w:t xml:space="preserve">, especially in the advanced economies, </w:t>
      </w:r>
      <w:r w:rsidRPr="00AE3437">
        <w:rPr>
          <w:u w:val="single"/>
        </w:rPr>
        <w:t>is so fragile right now that</w:t>
      </w:r>
      <w:r w:rsidRPr="00AE3437">
        <w:rPr>
          <w:sz w:val="14"/>
        </w:rPr>
        <w:t xml:space="preserve"> bigger bills at the supermarket, </w:t>
      </w:r>
      <w:r w:rsidRPr="00AE3437">
        <w:rPr>
          <w:u w:val="single"/>
        </w:rPr>
        <w:t>even only slightly bigger bills, could convince many families of the need to retrench</w:t>
      </w:r>
      <w:r w:rsidRPr="00AE3437">
        <w:rPr>
          <w:sz w:val="14"/>
        </w:rPr>
        <w:t>.</w:t>
      </w:r>
    </w:p>
    <w:p w14:paraId="3C6D30E5" w14:textId="77777777" w:rsidR="004D2597" w:rsidRPr="00AE3437" w:rsidRDefault="004D2597" w:rsidP="004D2597">
      <w:pPr>
        <w:rPr>
          <w:sz w:val="14"/>
        </w:rPr>
      </w:pPr>
      <w:r w:rsidRPr="00AE3437">
        <w:rPr>
          <w:sz w:val="14"/>
        </w:rPr>
        <w:t xml:space="preserve">Generally, though, this third food-price scare in five years shows yet again how badly we need to invest in global agriculture. </w:t>
      </w:r>
      <w:r w:rsidRPr="00AE3437">
        <w:rPr>
          <w:u w:val="single"/>
        </w:rPr>
        <w:t>The problems we’re facing today are an outgrowth of long-term trends</w:t>
      </w:r>
      <w:r w:rsidRPr="00AE3437">
        <w:rPr>
          <w:sz w:val="14"/>
        </w:rPr>
        <w:t xml:space="preserve"> — greater wealth in the developing world, a lack of investment in rural infrastructure, falling yield growth — </w:t>
      </w:r>
      <w:r w:rsidRPr="00AE3437">
        <w:rPr>
          <w:u w:val="single"/>
        </w:rPr>
        <w:t>that are altering</w:t>
      </w:r>
      <w:r w:rsidRPr="00AE3437">
        <w:rPr>
          <w:sz w:val="14"/>
        </w:rPr>
        <w:t xml:space="preserve"> the supply-demand equation in </w:t>
      </w:r>
      <w:r w:rsidRPr="00AE3437">
        <w:rPr>
          <w:u w:val="single"/>
        </w:rPr>
        <w:t>world food markets, making them more susceptible to</w:t>
      </w:r>
      <w:r w:rsidRPr="00AE3437">
        <w:rPr>
          <w:sz w:val="14"/>
        </w:rPr>
        <w:t xml:space="preserve"> bad harvests, natural disasters and other unexpected </w:t>
      </w:r>
      <w:r w:rsidRPr="00AE3437">
        <w:rPr>
          <w:u w:val="single"/>
        </w:rPr>
        <w:t>shocks</w:t>
      </w:r>
      <w:r w:rsidRPr="00AE3437">
        <w:rPr>
          <w:sz w:val="14"/>
        </w:rPr>
        <w:t>. So be prepared to get that sickening, familiar feeling again and again.</w:t>
      </w:r>
    </w:p>
    <w:p w14:paraId="43F9835A" w14:textId="77777777" w:rsidR="004D2597" w:rsidRPr="00AE3437" w:rsidRDefault="004D2597" w:rsidP="004D2597"/>
    <w:p w14:paraId="5630FC72" w14:textId="77777777" w:rsidR="004D2597" w:rsidRPr="00AE3437" w:rsidRDefault="004D2597" w:rsidP="004D2597">
      <w:pPr>
        <w:pStyle w:val="Heading4"/>
        <w:rPr>
          <w:sz w:val="28"/>
        </w:rPr>
      </w:pPr>
      <w:r w:rsidRPr="00AE3437">
        <w:rPr>
          <w:sz w:val="28"/>
        </w:rPr>
        <w:t>Food price spike would crush the Chinese and Indian economies</w:t>
      </w:r>
    </w:p>
    <w:p w14:paraId="305178B5" w14:textId="77777777" w:rsidR="004D2597" w:rsidRPr="00AE3437" w:rsidRDefault="004D2597" w:rsidP="004D2597">
      <w:pPr>
        <w:rPr>
          <w:sz w:val="18"/>
        </w:rPr>
      </w:pPr>
      <w:r w:rsidRPr="00AE3437">
        <w:rPr>
          <w:rStyle w:val="Style13ptBold"/>
        </w:rPr>
        <w:t>BARNATO 2016</w:t>
      </w:r>
      <w:r w:rsidRPr="00AE3437">
        <w:t xml:space="preserve"> </w:t>
      </w:r>
      <w:r w:rsidRPr="00AE3437">
        <w:rPr>
          <w:sz w:val="18"/>
        </w:rPr>
        <w:t>(Katy, “Rising food prices could knock $160B off China GDP, says UN,” CNBC, May 18, http://www.cnbc.com/2016/05/18/rising-food-prices-could-knock-160b-off-china-gdp-says-un.html)</w:t>
      </w:r>
    </w:p>
    <w:p w14:paraId="409082AF" w14:textId="77777777" w:rsidR="004D2597" w:rsidRPr="00AE3437" w:rsidRDefault="004D2597" w:rsidP="004D2597">
      <w:pPr>
        <w:rPr>
          <w:sz w:val="14"/>
        </w:rPr>
      </w:pPr>
      <w:r w:rsidRPr="00AE3437">
        <w:rPr>
          <w:u w:val="single"/>
        </w:rPr>
        <w:t>Higher and more volatile global food prices could knock $161 billion off China's economy and $49 billion off India's</w:t>
      </w:r>
      <w:r w:rsidRPr="00AE3437">
        <w:rPr>
          <w:sz w:val="14"/>
        </w:rPr>
        <w:t>, the United Nations (UN) warned on Wednesday.</w:t>
      </w:r>
    </w:p>
    <w:p w14:paraId="02F23FA1" w14:textId="77777777" w:rsidR="004D2597" w:rsidRPr="00AE3437" w:rsidRDefault="004D2597" w:rsidP="004D2597">
      <w:pPr>
        <w:rPr>
          <w:sz w:val="14"/>
        </w:rPr>
      </w:pPr>
      <w:r w:rsidRPr="00AE3437">
        <w:rPr>
          <w:u w:val="single"/>
        </w:rPr>
        <w:t>These two massive emerging economies would suffer the biggest hit in real terms if food prices doubled</w:t>
      </w:r>
      <w:r w:rsidRPr="00AE3437">
        <w:rPr>
          <w:sz w:val="14"/>
        </w:rPr>
        <w:t>, the UN said in a joint report with Global Footprint Network, a climate change research group.</w:t>
      </w:r>
    </w:p>
    <w:p w14:paraId="227FC4FA" w14:textId="77777777" w:rsidR="004D2597" w:rsidRPr="00AE3437" w:rsidRDefault="004D2597" w:rsidP="004D2597">
      <w:pPr>
        <w:rPr>
          <w:sz w:val="14"/>
        </w:rPr>
      </w:pPr>
      <w:r w:rsidRPr="00AE3437">
        <w:rPr>
          <w:sz w:val="14"/>
        </w:rPr>
        <w:t xml:space="preserve">The researchers aimed to assess the economic risk to the world if food prices rose and became more volatile, as some predict. The report gave no time frame for the estimated effect on growth. When contacted by CNBC, the report's lead author said </w:t>
      </w:r>
      <w:r w:rsidRPr="00AE3437">
        <w:rPr>
          <w:u w:val="single"/>
        </w:rPr>
        <w:t>it would take only two years to knock the stated sum off China's economy</w:t>
      </w:r>
      <w:r w:rsidRPr="00AE3437">
        <w:rPr>
          <w:sz w:val="14"/>
        </w:rPr>
        <w:t>, in a forwarded statement.</w:t>
      </w:r>
    </w:p>
    <w:p w14:paraId="1AB47B39" w14:textId="77777777" w:rsidR="004D2597" w:rsidRPr="00AE3437" w:rsidRDefault="004D2597" w:rsidP="004D2597">
      <w:pPr>
        <w:rPr>
          <w:sz w:val="14"/>
        </w:rPr>
      </w:pPr>
      <w:r w:rsidRPr="00AE3437">
        <w:rPr>
          <w:u w:val="single"/>
        </w:rPr>
        <w:t xml:space="preserve">"Food prices are one of the </w:t>
      </w:r>
      <w:r w:rsidRPr="00AE3437">
        <w:rPr>
          <w:b/>
          <w:u w:val="single"/>
        </w:rPr>
        <w:t>most important channels</w:t>
      </w:r>
      <w:r w:rsidRPr="00AE3437">
        <w:rPr>
          <w:sz w:val="14"/>
        </w:rPr>
        <w:t xml:space="preserve"> </w:t>
      </w:r>
      <w:r w:rsidRPr="00AE3437">
        <w:rPr>
          <w:u w:val="single"/>
        </w:rPr>
        <w:t>by which environmental risks affect national economies</w:t>
      </w:r>
      <w:r w:rsidRPr="00AE3437">
        <w:rPr>
          <w:sz w:val="14"/>
        </w:rPr>
        <w:t>," Achim Steiner, the executive director of the UN's environment program, said in a media release accompanying the report.</w:t>
      </w:r>
    </w:p>
    <w:p w14:paraId="18E8005E" w14:textId="77777777" w:rsidR="004D2597" w:rsidRPr="00AE3437" w:rsidRDefault="004D2597" w:rsidP="004D2597">
      <w:pPr>
        <w:rPr>
          <w:sz w:val="16"/>
        </w:rPr>
      </w:pPr>
      <w:r w:rsidRPr="00AE3437">
        <w:rPr>
          <w:sz w:val="16"/>
        </w:rPr>
        <w:t>The supply and demand for food will grow increasingly unbalanced, the UN forecast, as rising world population and income boosts consumption and climate change and scarcer resources disrupt production.</w:t>
      </w:r>
    </w:p>
    <w:p w14:paraId="1762D4A4" w14:textId="77777777" w:rsidR="004D2597" w:rsidRPr="00AE3437" w:rsidRDefault="004D2597" w:rsidP="004D2597">
      <w:pPr>
        <w:rPr>
          <w:sz w:val="14"/>
        </w:rPr>
      </w:pPr>
      <w:r w:rsidRPr="00AE3437">
        <w:rPr>
          <w:u w:val="single"/>
        </w:rPr>
        <w:t xml:space="preserve">Although higher food prices would boost some countries' economies, the impact overall would be </w:t>
      </w:r>
      <w:r w:rsidRPr="00AE3437">
        <w:rPr>
          <w:b/>
          <w:u w:val="single"/>
        </w:rPr>
        <w:t>highly negative</w:t>
      </w:r>
      <w:r w:rsidRPr="00AE3437">
        <w:rPr>
          <w:sz w:val="14"/>
        </w:rPr>
        <w:t>.</w:t>
      </w:r>
    </w:p>
    <w:p w14:paraId="45845DC9" w14:textId="77777777" w:rsidR="004D2597" w:rsidRPr="00AE3437" w:rsidRDefault="004D2597" w:rsidP="004D2597">
      <w:pPr>
        <w:rPr>
          <w:sz w:val="16"/>
        </w:rPr>
      </w:pPr>
      <w:r w:rsidRPr="00AE3437">
        <w:rPr>
          <w:sz w:val="16"/>
        </w:rPr>
        <w:t>The economy that would expand the most in absolute terms would be the U.S., but only by $3.3 billion — 50 times less than the impact on China.</w:t>
      </w:r>
    </w:p>
    <w:p w14:paraId="020EC96E" w14:textId="77777777" w:rsidR="004D2597" w:rsidRPr="00AE3437" w:rsidRDefault="004D2597" w:rsidP="004D2597">
      <w:pPr>
        <w:rPr>
          <w:sz w:val="14"/>
        </w:rPr>
      </w:pPr>
      <w:r w:rsidRPr="00AE3437">
        <w:rPr>
          <w:sz w:val="14"/>
        </w:rPr>
        <w:t xml:space="preserve">"Identifying all relevant environmental risks is crucial to investing not only in equities but also sovereign bonds … </w:t>
      </w:r>
      <w:r w:rsidRPr="00AE3437">
        <w:rPr>
          <w:u w:val="single"/>
        </w:rPr>
        <w:t>disruptions to our food system represent one substantial</w:t>
      </w:r>
      <w:r w:rsidRPr="00AE3437">
        <w:rPr>
          <w:sz w:val="14"/>
        </w:rPr>
        <w:t xml:space="preserve"> environmental </w:t>
      </w:r>
      <w:r w:rsidRPr="00AE3437">
        <w:rPr>
          <w:u w:val="single"/>
        </w:rPr>
        <w:t>risk that both investors and governments may be</w:t>
      </w:r>
      <w:r w:rsidRPr="00AE3437">
        <w:rPr>
          <w:sz w:val="14"/>
        </w:rPr>
        <w:t xml:space="preserve"> largely </w:t>
      </w:r>
      <w:r w:rsidRPr="00AE3437">
        <w:rPr>
          <w:u w:val="single"/>
        </w:rPr>
        <w:t>overlooking</w:t>
      </w:r>
      <w:r w:rsidRPr="00AE3437">
        <w:rPr>
          <w:sz w:val="14"/>
        </w:rPr>
        <w:t>," Susan Burns, co-founder of Global Footprint Network, said in the report's media release.</w:t>
      </w:r>
    </w:p>
    <w:p w14:paraId="0C523989" w14:textId="77777777" w:rsidR="004D2597" w:rsidRPr="00AE3437" w:rsidRDefault="004D2597" w:rsidP="004D2597"/>
    <w:p w14:paraId="4975F591" w14:textId="77777777" w:rsidR="004D2597" w:rsidRPr="00AE3437" w:rsidRDefault="004D2597" w:rsidP="004D2597">
      <w:pPr>
        <w:pStyle w:val="Heading4"/>
        <w:rPr>
          <w:sz w:val="28"/>
        </w:rPr>
      </w:pPr>
      <w:r w:rsidRPr="00AE3437">
        <w:rPr>
          <w:sz w:val="28"/>
        </w:rPr>
        <w:t>China is stable now but continued economic success is necessary—the CCP could collapse</w:t>
      </w:r>
    </w:p>
    <w:p w14:paraId="4D5AA05F" w14:textId="77777777" w:rsidR="004D2597" w:rsidRPr="00AE3437" w:rsidRDefault="004D2597" w:rsidP="004D2597">
      <w:pPr>
        <w:rPr>
          <w:sz w:val="20"/>
        </w:rPr>
      </w:pPr>
      <w:r w:rsidRPr="00AE3437">
        <w:rPr>
          <w:rStyle w:val="Style13ptBold"/>
        </w:rPr>
        <w:t>THE GUARDIAN 2015</w:t>
      </w:r>
      <w:r w:rsidRPr="00AE3437">
        <w:t xml:space="preserve"> </w:t>
      </w:r>
      <w:r w:rsidRPr="00AE3437">
        <w:rPr>
          <w:sz w:val="20"/>
        </w:rPr>
        <w:t>(China's workers abandon the city as Beijing faces an economic storm, August 26, http://www.theguardian.com/world/2015/aug/27/china-small-time-recyclers-down-on-their-luck-amid-stock-market-turmoil)</w:t>
      </w:r>
    </w:p>
    <w:p w14:paraId="28C72BDD" w14:textId="77777777" w:rsidR="004D2597" w:rsidRPr="00AE3437" w:rsidRDefault="004D2597" w:rsidP="004D2597">
      <w:pPr>
        <w:rPr>
          <w:sz w:val="14"/>
        </w:rPr>
      </w:pPr>
      <w:r w:rsidRPr="00AE3437">
        <w:rPr>
          <w:sz w:val="14"/>
        </w:rPr>
        <w:t xml:space="preserve">Fraser Howie, the co-author of Red Capitalism, said </w:t>
      </w:r>
      <w:r w:rsidRPr="00AE3437">
        <w:rPr>
          <w:u w:val="single"/>
        </w:rPr>
        <w:t>the human impact of the Chinese slump</w:t>
      </w:r>
      <w:r w:rsidRPr="00AE3437">
        <w:rPr>
          <w:sz w:val="14"/>
        </w:rPr>
        <w:t xml:space="preserve"> – which has been gathering pace since late 2011 – </w:t>
      </w:r>
      <w:r w:rsidRPr="00AE3437">
        <w:rPr>
          <w:u w:val="single"/>
        </w:rPr>
        <w:t>was still “relatively muted”. “You don’t see mass unemployment yet.</w:t>
      </w:r>
      <w:r w:rsidRPr="00AE3437">
        <w:rPr>
          <w:sz w:val="14"/>
        </w:rPr>
        <w:t xml:space="preserve"> That may come but you don’t necessarily see it now.”</w:t>
      </w:r>
    </w:p>
    <w:p w14:paraId="7BEA7E78" w14:textId="77777777" w:rsidR="004D2597" w:rsidRPr="00AE3437" w:rsidRDefault="004D2597" w:rsidP="004D2597">
      <w:pPr>
        <w:rPr>
          <w:sz w:val="16"/>
        </w:rPr>
      </w:pPr>
      <w:r w:rsidRPr="00AE3437">
        <w:rPr>
          <w:sz w:val="16"/>
        </w:rPr>
        <w:t>China slowdown is the world's next nightmare</w:t>
      </w:r>
    </w:p>
    <w:p w14:paraId="6E02C2D8" w14:textId="77777777" w:rsidR="004D2597" w:rsidRPr="00AE3437" w:rsidRDefault="004D2597" w:rsidP="004D2597">
      <w:pPr>
        <w:rPr>
          <w:sz w:val="16"/>
        </w:rPr>
      </w:pPr>
      <w:r w:rsidRPr="00AE3437">
        <w:rPr>
          <w:sz w:val="16"/>
        </w:rPr>
        <w:t xml:space="preserve"> Read more</w:t>
      </w:r>
    </w:p>
    <w:p w14:paraId="7AF9BF0B" w14:textId="77777777" w:rsidR="004D2597" w:rsidRPr="00AE3437" w:rsidRDefault="004D2597" w:rsidP="004D2597">
      <w:pPr>
        <w:rPr>
          <w:sz w:val="14"/>
        </w:rPr>
      </w:pPr>
      <w:r w:rsidRPr="00AE3437">
        <w:rPr>
          <w:sz w:val="14"/>
        </w:rPr>
        <w:t xml:space="preserve">Nevertheless, </w:t>
      </w:r>
      <w:r w:rsidRPr="00AE3437">
        <w:rPr>
          <w:u w:val="single"/>
        </w:rPr>
        <w:t>China’s stability-obsessed Communist party rulers would be deeply troubled by the prospect of growing unrest</w:t>
      </w:r>
      <w:r w:rsidRPr="00AE3437">
        <w:rPr>
          <w:sz w:val="14"/>
        </w:rPr>
        <w:t>.</w:t>
      </w:r>
    </w:p>
    <w:p w14:paraId="5A22FC76" w14:textId="77777777" w:rsidR="004D2597" w:rsidRPr="00AE3437" w:rsidRDefault="004D2597" w:rsidP="004D2597">
      <w:pPr>
        <w:rPr>
          <w:sz w:val="14"/>
        </w:rPr>
      </w:pPr>
      <w:r w:rsidRPr="00AE3437">
        <w:rPr>
          <w:u w:val="single"/>
        </w:rPr>
        <w:t>“Much of the party’s legitimacy comes from the economy and from the Faustian bargain of limited political freedoms and social freedoms against economic prosperity</w:t>
      </w:r>
      <w:r w:rsidRPr="00AE3437">
        <w:rPr>
          <w:sz w:val="14"/>
        </w:rPr>
        <w:t>,” said Howie. “</w:t>
      </w:r>
      <w:r w:rsidRPr="00AE3437">
        <w:rPr>
          <w:u w:val="single"/>
        </w:rPr>
        <w:t>Any time there is a slowing economy the government is concerned</w:t>
      </w:r>
      <w:r w:rsidRPr="00AE3437">
        <w:rPr>
          <w:sz w:val="14"/>
        </w:rPr>
        <w:t xml:space="preserve"> about it for exactly those reasons – the people lose their jobs, there will not be the wage growth, people will not be able to enjoy the benefits of prosperity.”</w:t>
      </w:r>
    </w:p>
    <w:p w14:paraId="0B3C1143" w14:textId="77777777" w:rsidR="004D2597" w:rsidRPr="00AE3437" w:rsidRDefault="004D2597" w:rsidP="004D2597">
      <w:pPr>
        <w:rPr>
          <w:sz w:val="14"/>
        </w:rPr>
      </w:pPr>
      <w:r w:rsidRPr="00AE3437">
        <w:rPr>
          <w:sz w:val="14"/>
        </w:rPr>
        <w:t xml:space="preserve">Nor was social upheaval the party’s only concern. “The fear has to be … that </w:t>
      </w:r>
      <w:r w:rsidRPr="00AE3437">
        <w:rPr>
          <w:u w:val="single"/>
        </w:rPr>
        <w:t>party stability is on the line if the economy doesn’t work</w:t>
      </w:r>
      <w:r w:rsidRPr="00AE3437">
        <w:rPr>
          <w:sz w:val="14"/>
        </w:rPr>
        <w:t>.”</w:t>
      </w:r>
    </w:p>
    <w:p w14:paraId="1A6EFB61" w14:textId="77777777" w:rsidR="004D2597" w:rsidRPr="00AE3437" w:rsidRDefault="004D2597" w:rsidP="004D2597">
      <w:pPr>
        <w:rPr>
          <w:sz w:val="16"/>
        </w:rPr>
      </w:pPr>
      <w:r w:rsidRPr="00AE3437">
        <w:rPr>
          <w:u w:val="single"/>
        </w:rPr>
        <w:t>“Intra-party battles are already going on thick and fast. The Chinese Communist party is more worried than almost any outside observer about the stability of the party. Foreigners always say: ‘Oh, yes, it will be fine’. But I think the Chinese communists are far better aware of how they could be toppled or how their party could collapse from the inside relatively quickly</w:t>
      </w:r>
      <w:r w:rsidRPr="00AE3437">
        <w:rPr>
          <w:sz w:val="16"/>
        </w:rPr>
        <w:t>.”</w:t>
      </w:r>
    </w:p>
    <w:p w14:paraId="2EAE6905" w14:textId="77777777" w:rsidR="004D2597" w:rsidRPr="00AE3437" w:rsidRDefault="004D2597" w:rsidP="004D2597">
      <w:pPr>
        <w:rPr>
          <w:sz w:val="14"/>
        </w:rPr>
      </w:pPr>
      <w:r w:rsidRPr="00AE3437">
        <w:rPr>
          <w:sz w:val="14"/>
        </w:rPr>
        <w:t xml:space="preserve">“There are lots of reasons to see these as very fragile times, very brittle times. </w:t>
      </w:r>
      <w:r w:rsidRPr="00AE3437">
        <w:rPr>
          <w:u w:val="single"/>
        </w:rPr>
        <w:t>There is an appearance of strength but actually things could crack or break relatively easily. It is hugely difficult</w:t>
      </w:r>
      <w:r w:rsidRPr="00AE3437">
        <w:rPr>
          <w:sz w:val="14"/>
        </w:rPr>
        <w:t>.”</w:t>
      </w:r>
    </w:p>
    <w:p w14:paraId="73FFA1CE" w14:textId="77777777" w:rsidR="004D2597" w:rsidRPr="00AE3437" w:rsidRDefault="004D2597" w:rsidP="004D2597">
      <w:pPr>
        <w:rPr>
          <w:sz w:val="14"/>
        </w:rPr>
      </w:pPr>
      <w:r w:rsidRPr="00AE3437">
        <w:rPr>
          <w:sz w:val="14"/>
        </w:rPr>
        <w:t>The Beijing-run Global Times recognised these concerns on Thursday. “</w:t>
      </w:r>
      <w:r w:rsidRPr="00AE3437">
        <w:rPr>
          <w:u w:val="single"/>
        </w:rPr>
        <w:t>If the Chinese economy crumbles and people are on the edge of starvation, no regime can sustain its rule</w:t>
      </w:r>
      <w:r w:rsidRPr="00AE3437">
        <w:rPr>
          <w:sz w:val="14"/>
        </w:rPr>
        <w:t>,” it said in an editorial. “</w:t>
      </w:r>
      <w:r w:rsidRPr="00AE3437">
        <w:rPr>
          <w:u w:val="single"/>
        </w:rPr>
        <w:t>But will periodic economic slowdowns and difficulties in adjustment hurt the legality of China’s political system? That’s a delusion</w:t>
      </w:r>
      <w:r w:rsidRPr="00AE3437">
        <w:rPr>
          <w:sz w:val="14"/>
        </w:rPr>
        <w:t>.”</w:t>
      </w:r>
    </w:p>
    <w:p w14:paraId="30EF567F" w14:textId="77777777" w:rsidR="004D2597" w:rsidRPr="00AE3437" w:rsidRDefault="004D2597" w:rsidP="004D2597"/>
    <w:p w14:paraId="68D606F3" w14:textId="77777777" w:rsidR="004D2597" w:rsidRPr="00AE3437" w:rsidRDefault="004D2597" w:rsidP="004D2597">
      <w:pPr>
        <w:pStyle w:val="Heading4"/>
        <w:rPr>
          <w:sz w:val="28"/>
        </w:rPr>
      </w:pPr>
      <w:r w:rsidRPr="00AE3437">
        <w:rPr>
          <w:sz w:val="28"/>
        </w:rPr>
        <w:t>Chinese economic collapse causes hardline takeover and civil war—the impact is worldwide nuclear and biological war and WMD terrorism</w:t>
      </w:r>
    </w:p>
    <w:p w14:paraId="75D576AF" w14:textId="77777777" w:rsidR="004D2597" w:rsidRPr="00AE3437" w:rsidRDefault="004D2597" w:rsidP="004D2597">
      <w:r w:rsidRPr="00AE3437">
        <w:rPr>
          <w:rStyle w:val="Style13ptBold"/>
        </w:rPr>
        <w:t>MARCUS 2015</w:t>
      </w:r>
      <w:r w:rsidRPr="00AE3437">
        <w:t xml:space="preserve"> </w:t>
      </w:r>
      <w:r w:rsidRPr="00AE3437">
        <w:rPr>
          <w:sz w:val="20"/>
        </w:rPr>
        <w:t>(Staff writer, OTG News, “The REAL Chinese Economy Exposed,” Off the Grid News, date is copyright date; accessed 12/13/2015, http://www.offthegridnews.com/financial/the-real-chinese-economy-exposed/)</w:t>
      </w:r>
    </w:p>
    <w:p w14:paraId="193712AF" w14:textId="77777777" w:rsidR="004D2597" w:rsidRPr="00AE3437" w:rsidRDefault="004D2597" w:rsidP="004D2597">
      <w:pPr>
        <w:rPr>
          <w:sz w:val="14"/>
        </w:rPr>
      </w:pPr>
      <w:r w:rsidRPr="00AE3437">
        <w:rPr>
          <w:u w:val="single"/>
        </w:rPr>
        <w:t>An obvious victim of economic collapse in China will be the</w:t>
      </w:r>
      <w:r w:rsidRPr="00AE3437">
        <w:rPr>
          <w:sz w:val="14"/>
        </w:rPr>
        <w:t xml:space="preserve"> Chinese Communist </w:t>
      </w:r>
      <w:r w:rsidRPr="00AE3437">
        <w:rPr>
          <w:u w:val="single"/>
        </w:rPr>
        <w:t>Party, which has staked its reputation on economic success</w:t>
      </w:r>
      <w:r w:rsidRPr="00AE3437">
        <w:rPr>
          <w:sz w:val="14"/>
        </w:rPr>
        <w:t>. The economic success now looks like a giant con game, and guess who the Chinese mob will blame? Hint: it won’t be the United States of America.</w:t>
      </w:r>
    </w:p>
    <w:p w14:paraId="70D487D5" w14:textId="77777777" w:rsidR="004D2597" w:rsidRPr="00AE3437" w:rsidRDefault="004D2597" w:rsidP="004D2597">
      <w:pPr>
        <w:rPr>
          <w:sz w:val="14"/>
        </w:rPr>
      </w:pPr>
      <w:r w:rsidRPr="00AE3437">
        <w:rPr>
          <w:u w:val="single"/>
        </w:rPr>
        <w:t>Events in Russia</w:t>
      </w:r>
      <w:r w:rsidRPr="00AE3437">
        <w:rPr>
          <w:sz w:val="14"/>
        </w:rPr>
        <w:t xml:space="preserve"> in 1991 </w:t>
      </w:r>
      <w:r w:rsidRPr="00AE3437">
        <w:rPr>
          <w:u w:val="single"/>
        </w:rPr>
        <w:t>and the Middle East</w:t>
      </w:r>
      <w:r w:rsidRPr="00AE3437">
        <w:rPr>
          <w:sz w:val="14"/>
        </w:rPr>
        <w:t xml:space="preserve"> last year </w:t>
      </w:r>
      <w:r w:rsidRPr="00AE3437">
        <w:rPr>
          <w:u w:val="single"/>
        </w:rPr>
        <w:t>showed</w:t>
      </w:r>
      <w:r w:rsidRPr="00AE3437">
        <w:rPr>
          <w:sz w:val="14"/>
        </w:rPr>
        <w:t xml:space="preserve"> us </w:t>
      </w:r>
      <w:r w:rsidRPr="00AE3437">
        <w:rPr>
          <w:u w:val="single"/>
        </w:rPr>
        <w:t>how quickly</w:t>
      </w:r>
      <w:r w:rsidRPr="00AE3437">
        <w:rPr>
          <w:sz w:val="14"/>
        </w:rPr>
        <w:t xml:space="preserve"> totalitarian and authoritarian </w:t>
      </w:r>
      <w:r w:rsidRPr="00AE3437">
        <w:rPr>
          <w:u w:val="single"/>
        </w:rPr>
        <w:t>governments can collapse</w:t>
      </w:r>
      <w:r w:rsidRPr="00AE3437">
        <w:rPr>
          <w:sz w:val="14"/>
        </w:rPr>
        <w:t xml:space="preserve">. The situation is often </w:t>
      </w:r>
      <w:r w:rsidRPr="00AE3437">
        <w:rPr>
          <w:u w:val="single"/>
        </w:rPr>
        <w:t>here today, gone tomorrow. This can create a power vacuum that can lead to worse tyranny and war. The collapse of the German economy</w:t>
      </w:r>
      <w:r w:rsidRPr="00AE3437">
        <w:rPr>
          <w:sz w:val="14"/>
        </w:rPr>
        <w:t xml:space="preserve"> in the 1920s and ‘30s </w:t>
      </w:r>
      <w:r w:rsidRPr="00AE3437">
        <w:rPr>
          <w:u w:val="single"/>
        </w:rPr>
        <w:t>led to Hitler</w:t>
      </w:r>
      <w:r w:rsidRPr="00AE3437">
        <w:rPr>
          <w:sz w:val="14"/>
        </w:rPr>
        <w:t xml:space="preserve"> and the Nazis. The collapse of the Russian Empire led to Lenin and the Soviet Union.</w:t>
      </w:r>
    </w:p>
    <w:p w14:paraId="246BE26D" w14:textId="77777777" w:rsidR="004D2597" w:rsidRPr="00AE3437" w:rsidRDefault="004D2597" w:rsidP="004D2597">
      <w:pPr>
        <w:rPr>
          <w:sz w:val="14"/>
        </w:rPr>
      </w:pPr>
      <w:r w:rsidRPr="00AE3437">
        <w:rPr>
          <w:u w:val="single"/>
        </w:rPr>
        <w:t>The situation in China today is a lot like that in France in 1789</w:t>
      </w:r>
      <w:r w:rsidRPr="00AE3437">
        <w:rPr>
          <w:sz w:val="14"/>
        </w:rPr>
        <w:t xml:space="preserve">, where the monarchy, having bankrupted the country, turned to the middle class for help. Bungled attempts at “financial reform” led to the French Revolution and the Reign of Terror in which the king and queen and many innocent people were sent to the guillotine. </w:t>
      </w:r>
      <w:r w:rsidRPr="00AE3437">
        <w:rPr>
          <w:u w:val="single"/>
        </w:rPr>
        <w:t>The result was</w:t>
      </w:r>
      <w:r w:rsidRPr="00AE3437">
        <w:rPr>
          <w:sz w:val="14"/>
        </w:rPr>
        <w:t xml:space="preserve"> Napoleon and </w:t>
      </w:r>
      <w:r w:rsidRPr="00AE3437">
        <w:rPr>
          <w:u w:val="single"/>
        </w:rPr>
        <w:t>twenty years of war</w:t>
      </w:r>
      <w:r w:rsidRPr="00AE3437">
        <w:rPr>
          <w:sz w:val="14"/>
        </w:rPr>
        <w:t xml:space="preserve"> that tore Europe apart. </w:t>
      </w:r>
      <w:r w:rsidRPr="00AE3437">
        <w:rPr>
          <w:u w:val="single"/>
        </w:rPr>
        <w:t xml:space="preserve">Napoleon, like Hitler, tried to solve </w:t>
      </w:r>
      <w:r w:rsidRPr="00AE3437">
        <w:rPr>
          <w:sz w:val="14"/>
        </w:rPr>
        <w:t>his nation’s</w:t>
      </w:r>
      <w:r w:rsidRPr="00AE3437">
        <w:rPr>
          <w:u w:val="single"/>
        </w:rPr>
        <w:t xml:space="preserve"> economic problems by invading other nations</w:t>
      </w:r>
      <w:r w:rsidRPr="00AE3437">
        <w:rPr>
          <w:sz w:val="14"/>
        </w:rPr>
        <w:t xml:space="preserve"> and pillaging them.</w:t>
      </w:r>
    </w:p>
    <w:p w14:paraId="59DA46BD" w14:textId="77777777" w:rsidR="004D2597" w:rsidRPr="00AE3437" w:rsidRDefault="004D2597" w:rsidP="004D2597">
      <w:pPr>
        <w:rPr>
          <w:u w:val="single"/>
        </w:rPr>
      </w:pPr>
      <w:r w:rsidRPr="00AE3437">
        <w:rPr>
          <w:u w:val="single"/>
        </w:rPr>
        <w:t>Chinese Chaos Could Lead to Catastrophe</w:t>
      </w:r>
    </w:p>
    <w:p w14:paraId="25D8A404" w14:textId="77777777" w:rsidR="004D2597" w:rsidRPr="00AE3437" w:rsidRDefault="004D2597" w:rsidP="004D2597">
      <w:pPr>
        <w:rPr>
          <w:sz w:val="14"/>
        </w:rPr>
      </w:pPr>
      <w:r w:rsidRPr="00AE3437">
        <w:rPr>
          <w:sz w:val="14"/>
        </w:rPr>
        <w:t xml:space="preserve">It is unclear who or what would replace the Chinese Communist Party. The party has effectively crushed or stifled all opposition. As in Russia in 1991, </w:t>
      </w:r>
      <w:r w:rsidRPr="00AE3437">
        <w:rPr>
          <w:u w:val="single"/>
        </w:rPr>
        <w:t>there</w:t>
      </w:r>
      <w:r w:rsidRPr="00AE3437">
        <w:rPr>
          <w:sz w:val="14"/>
        </w:rPr>
        <w:t xml:space="preserve"> </w:t>
      </w:r>
      <w:r w:rsidRPr="00AE3437">
        <w:rPr>
          <w:u w:val="single"/>
        </w:rPr>
        <w:t>is simply nobody outside the party capable of exercising</w:t>
      </w:r>
      <w:r w:rsidRPr="00AE3437">
        <w:rPr>
          <w:sz w:val="14"/>
        </w:rPr>
        <w:t xml:space="preserve"> any sort of real </w:t>
      </w:r>
      <w:r w:rsidRPr="00AE3437">
        <w:rPr>
          <w:u w:val="single"/>
        </w:rPr>
        <w:t>leadership. The result will probably be chaos on a massive scale</w:t>
      </w:r>
      <w:r w:rsidRPr="00AE3437">
        <w:rPr>
          <w:sz w:val="14"/>
        </w:rPr>
        <w:t>, particularly if the Chinese military and security forces don’t get paid.</w:t>
      </w:r>
    </w:p>
    <w:p w14:paraId="031901C0" w14:textId="77777777" w:rsidR="004D2597" w:rsidRPr="00AE3437" w:rsidRDefault="004D2597" w:rsidP="004D2597">
      <w:pPr>
        <w:rPr>
          <w:sz w:val="14"/>
        </w:rPr>
      </w:pPr>
      <w:r w:rsidRPr="00AE3437">
        <w:rPr>
          <w:sz w:val="14"/>
        </w:rPr>
        <w:t xml:space="preserve">Something else to remember and get scared of is that China has nuclear weapons. Unlike North Korea and Iran, </w:t>
      </w:r>
      <w:r w:rsidRPr="00AE3437">
        <w:rPr>
          <w:u w:val="single"/>
        </w:rPr>
        <w:t>China has nuclear missiles capable of hitting the U.S.</w:t>
      </w:r>
      <w:r w:rsidRPr="00AE3437">
        <w:rPr>
          <w:sz w:val="14"/>
        </w:rPr>
        <w:t xml:space="preserve"> right now. </w:t>
      </w:r>
      <w:r w:rsidRPr="00AE3437">
        <w:rPr>
          <w:u w:val="single"/>
        </w:rPr>
        <w:t>What happens to them if there is no government</w:t>
      </w:r>
      <w:r w:rsidRPr="00AE3437">
        <w:rPr>
          <w:sz w:val="14"/>
        </w:rPr>
        <w:t xml:space="preserve"> left in Beijing? </w:t>
      </w:r>
      <w:r w:rsidRPr="00AE3437">
        <w:rPr>
          <w:u w:val="single"/>
        </w:rPr>
        <w:t>Who would be controlling</w:t>
      </w:r>
      <w:r w:rsidRPr="00AE3437">
        <w:rPr>
          <w:sz w:val="14"/>
        </w:rPr>
        <w:t xml:space="preserve"> the </w:t>
      </w:r>
      <w:r w:rsidRPr="00AE3437">
        <w:rPr>
          <w:u w:val="single"/>
        </w:rPr>
        <w:t>3,000 nuclear weapons</w:t>
      </w:r>
      <w:r w:rsidRPr="00AE3437">
        <w:rPr>
          <w:sz w:val="14"/>
        </w:rPr>
        <w:t xml:space="preserve"> in China right now?</w:t>
      </w:r>
    </w:p>
    <w:p w14:paraId="7164E37C" w14:textId="77777777" w:rsidR="004D2597" w:rsidRPr="00AE3437" w:rsidRDefault="004D2597" w:rsidP="004D2597">
      <w:pPr>
        <w:rPr>
          <w:sz w:val="14"/>
        </w:rPr>
      </w:pPr>
      <w:r w:rsidRPr="00AE3437">
        <w:rPr>
          <w:sz w:val="14"/>
        </w:rPr>
        <w:t xml:space="preserve">This doesn’t even count other weapons of mass destruction that China might have. When the Soviet Union collapsed, it was discovered that the Russians had a massive secret stockpile of biological weapons they hadn’t told anybody about. There’s a strong possibility that </w:t>
      </w:r>
      <w:r w:rsidRPr="00AE3437">
        <w:rPr>
          <w:u w:val="single"/>
        </w:rPr>
        <w:t>there are huge stockpiles of biological weapons</w:t>
      </w:r>
      <w:r w:rsidRPr="00AE3437">
        <w:rPr>
          <w:sz w:val="14"/>
        </w:rPr>
        <w:t xml:space="preserve"> or massive biological weapons factories in China today.</w:t>
      </w:r>
    </w:p>
    <w:p w14:paraId="467809DB" w14:textId="77777777" w:rsidR="004D2597" w:rsidRPr="00AE3437" w:rsidRDefault="004D2597" w:rsidP="004D2597">
      <w:pPr>
        <w:rPr>
          <w:sz w:val="14"/>
        </w:rPr>
      </w:pPr>
      <w:r w:rsidRPr="00AE3437">
        <w:rPr>
          <w:u w:val="single"/>
        </w:rPr>
        <w:t>What happens to those weapons if the Communist government collapses and Chinese military personnel are going hungry?</w:t>
      </w:r>
      <w:r w:rsidRPr="00AE3437">
        <w:rPr>
          <w:sz w:val="14"/>
        </w:rPr>
        <w:t xml:space="preserve"> One possibility is that </w:t>
      </w:r>
      <w:r w:rsidRPr="00AE3437">
        <w:rPr>
          <w:u w:val="single"/>
        </w:rPr>
        <w:t>those weapons could fall into the hands of terrorists</w:t>
      </w:r>
      <w:r w:rsidRPr="00AE3437">
        <w:rPr>
          <w:sz w:val="14"/>
        </w:rPr>
        <w:t xml:space="preserve">. Another is that they could fall into the hands of </w:t>
      </w:r>
      <w:r w:rsidRPr="00AE3437">
        <w:rPr>
          <w:u w:val="single"/>
        </w:rPr>
        <w:t>homegrown Chinese extremists</w:t>
      </w:r>
      <w:r w:rsidRPr="00AE3437">
        <w:rPr>
          <w:sz w:val="14"/>
        </w:rPr>
        <w:t xml:space="preserve">, such as </w:t>
      </w:r>
      <w:r w:rsidRPr="00AE3437">
        <w:rPr>
          <w:u w:val="single"/>
        </w:rPr>
        <w:t>diehard Communists, Islamic insurgents, or Messianic cults</w:t>
      </w:r>
      <w:r w:rsidRPr="00AE3437">
        <w:rPr>
          <w:sz w:val="14"/>
        </w:rPr>
        <w:t>.</w:t>
      </w:r>
    </w:p>
    <w:p w14:paraId="061EE011" w14:textId="77777777" w:rsidR="004D2597" w:rsidRPr="00AE3437" w:rsidRDefault="004D2597" w:rsidP="004D2597"/>
    <w:p w14:paraId="6986A6EB" w14:textId="77777777" w:rsidR="004D2597" w:rsidRPr="00AE3437" w:rsidRDefault="004D2597" w:rsidP="004D2597"/>
    <w:p w14:paraId="6DBE6ECB" w14:textId="77777777" w:rsidR="004D2597" w:rsidRPr="00AE3437" w:rsidRDefault="004D2597" w:rsidP="004D2597">
      <w:pPr>
        <w:pStyle w:val="Heading4"/>
        <w:rPr>
          <w:sz w:val="28"/>
        </w:rPr>
      </w:pPr>
      <w:r w:rsidRPr="00AE3437">
        <w:rPr>
          <w:sz w:val="28"/>
        </w:rPr>
        <w:t>Stable Indian development key to all other impacts</w:t>
      </w:r>
    </w:p>
    <w:p w14:paraId="3DAD5164" w14:textId="77777777" w:rsidR="004D2597" w:rsidRPr="00AE3437" w:rsidRDefault="004D2597" w:rsidP="004D2597">
      <w:pPr>
        <w:rPr>
          <w:sz w:val="14"/>
        </w:rPr>
      </w:pPr>
      <w:r w:rsidRPr="00AE3437">
        <w:rPr>
          <w:b/>
        </w:rPr>
        <w:t>KAMDAR 2007</w:t>
      </w:r>
      <w:r w:rsidRPr="00AE3437">
        <w:rPr>
          <w:sz w:val="14"/>
        </w:rPr>
        <w:t xml:space="preserve"> (Mira </w:t>
      </w:r>
      <w:r w:rsidRPr="00AE3437">
        <w:rPr>
          <w:bCs/>
          <w:sz w:val="14"/>
        </w:rPr>
        <w:t xml:space="preserve">Kamdar, World Policy Institute, 2007, </w:t>
      </w:r>
      <w:r w:rsidRPr="00AE3437">
        <w:rPr>
          <w:sz w:val="14"/>
        </w:rPr>
        <w:t>Planet India: How the fastest growing democracy is transforming America and the world, p. 3-5)</w:t>
      </w:r>
    </w:p>
    <w:p w14:paraId="3D1835AE" w14:textId="77777777" w:rsidR="004D2597" w:rsidRPr="00AE3437" w:rsidRDefault="004D2597" w:rsidP="004D2597">
      <w:pPr>
        <w:rPr>
          <w:rStyle w:val="StyleUnderline"/>
          <w:sz w:val="14"/>
        </w:rPr>
      </w:pPr>
      <w:r w:rsidRPr="00AE3437">
        <w:rPr>
          <w:u w:val="single"/>
        </w:rPr>
        <w:t>No other country matters more to the future of our planet than India</w:t>
      </w:r>
      <w:r w:rsidRPr="00AE3437">
        <w:rPr>
          <w:sz w:val="12"/>
        </w:rPr>
        <w:t xml:space="preserve">. </w:t>
      </w:r>
      <w:r w:rsidRPr="00AE3437">
        <w:rPr>
          <w:u w:val="single"/>
        </w:rPr>
        <w:t>There is no challenge we face</w:t>
      </w:r>
      <w:r w:rsidRPr="00AE3437">
        <w:rPr>
          <w:sz w:val="12"/>
        </w:rPr>
        <w:t xml:space="preserve">, no opportunity we covet </w:t>
      </w:r>
      <w:r w:rsidRPr="00AE3437">
        <w:rPr>
          <w:u w:val="single"/>
        </w:rPr>
        <w:t>where India does not have critical relevance</w:t>
      </w:r>
      <w:r w:rsidRPr="00AE3437">
        <w:rPr>
          <w:sz w:val="12"/>
        </w:rPr>
        <w:t xml:space="preserve">. </w:t>
      </w:r>
      <w:r w:rsidRPr="00AE3437">
        <w:rPr>
          <w:u w:val="single"/>
        </w:rPr>
        <w:t>From combating global terror to finding cures for dangerous pandemics, from dealing with the energy crisis to averting the worst scenarios of global warming, from rebalancing stark global inequalities to spurring the vital innovation needed to create jobs and improve lives—India is</w:t>
      </w:r>
      <w:r w:rsidRPr="00AE3437">
        <w:rPr>
          <w:sz w:val="12"/>
        </w:rPr>
        <w:t xml:space="preserve"> now </w:t>
      </w:r>
      <w:r w:rsidRPr="00AE3437">
        <w:rPr>
          <w:u w:val="single"/>
        </w:rPr>
        <w:t>a pivotal player. The world is undergoing a process of profound recalibration in which the rise of Asia is the most important factor. India holds the key to this new world</w:t>
      </w:r>
      <w:r w:rsidRPr="00AE3437">
        <w:rPr>
          <w:sz w:val="12"/>
        </w:rPr>
        <w:t xml:space="preserve">. India is at once an ancient Asian civilization, a modern nation grounded in Enlightenment values and democratic institutions, and a rising twenty-first-century power. With a population of 1.2 billion, India is the world’s largest democracy. It is an open, vibrant society. India’s diverse population includes Hindus, Muslims, Sikhs, Christians, Buddhists, Jains, Zoroastrians, Jews, and animists. There are twenty-two official languages in India. Three hundred fifty million Indians speak English. India is the world in microcosm. Its geography encompasses every climate, from snowcapped Himalayas to palm-fringed beaches to deserts where nomads and camels roam. A developing country, India is divided among a tiny affluent minority, a rising middle class, and 800 million people who live on less than $2 per day. </w:t>
      </w:r>
      <w:r w:rsidRPr="00AE3437">
        <w:rPr>
          <w:u w:val="single"/>
        </w:rPr>
        <w:t>India faces all the critical problems of our time—extreme social inequality, employment insecurity, a growing energy crisis, severe water shortages, a degraded environment</w:t>
      </w:r>
      <w:r w:rsidRPr="00AE3437">
        <w:rPr>
          <w:sz w:val="12"/>
        </w:rPr>
        <w:t>, global warming,</w:t>
      </w:r>
      <w:r w:rsidRPr="00AE3437">
        <w:rPr>
          <w:u w:val="single"/>
        </w:rPr>
        <w:t xml:space="preserve"> a galloping HIV/AIDS epidemic, terrorist attacks—on a scale that defies the imagination.</w:t>
      </w:r>
      <w:r w:rsidRPr="00AE3437">
        <w:rPr>
          <w:sz w:val="12"/>
        </w:rPr>
        <w:t xml:space="preserve"> </w:t>
      </w:r>
      <w:r w:rsidRPr="00AE3437">
        <w:rPr>
          <w:u w:val="single"/>
        </w:rPr>
        <w:t>India’s goal is breathtaking in scope: transform a developing country of more than 1 billion people into a developed nation and global leader by 2020, and do this as a democracy in an era of resource scarcity and environmental degradation. The world has to cheer India on. If India fails, there is a real risk that our world will become hostage to political chaos, war over dwindling resources, a poisoned environment, and galloping disease.</w:t>
      </w:r>
      <w:r w:rsidRPr="00AE3437">
        <w:rPr>
          <w:sz w:val="12"/>
        </w:rPr>
        <w:t xml:space="preserve"> Wealthy enclaves will employ private companies to supply their needs and private militias to protect them from the poor massing at their gates. But, </w:t>
      </w:r>
      <w:r w:rsidRPr="00AE3437">
        <w:rPr>
          <w:u w:val="single"/>
        </w:rPr>
        <w:t>if India succeeds, it will demonstrate that it is possible to lift hundreds of millions of people out of poverty.  It will prove that multiethnic, multireligious democracy is not a luxury for rich societies.  It will show us how to save our environment, and how to manage in a fractious, multipolar world</w:t>
      </w:r>
      <w:r w:rsidRPr="00AE3437">
        <w:rPr>
          <w:sz w:val="12"/>
        </w:rPr>
        <w:t>.  India’s gambit is truly the venture of the century.</w:t>
      </w:r>
    </w:p>
    <w:p w14:paraId="64D03192" w14:textId="77777777" w:rsidR="004D2597" w:rsidRPr="00AE3437" w:rsidRDefault="004D2597" w:rsidP="004D2597"/>
    <w:p w14:paraId="220A9451" w14:textId="77777777" w:rsidR="004D2597" w:rsidRPr="00AE3437" w:rsidRDefault="004D2597" w:rsidP="004D2597">
      <w:pPr>
        <w:pStyle w:val="Heading4"/>
        <w:rPr>
          <w:sz w:val="28"/>
        </w:rPr>
      </w:pPr>
      <w:r w:rsidRPr="00AE3437">
        <w:rPr>
          <w:sz w:val="28"/>
        </w:rPr>
        <w:t>Absolute prices are not important—volatility is key</w:t>
      </w:r>
    </w:p>
    <w:p w14:paraId="0AE8BEF2" w14:textId="77777777" w:rsidR="004D2597" w:rsidRPr="00AE3437" w:rsidRDefault="004D2597" w:rsidP="004D2597">
      <w:r w:rsidRPr="00AE3437">
        <w:rPr>
          <w:rStyle w:val="Style13ptBold"/>
        </w:rPr>
        <w:t>KHARAS 2011</w:t>
      </w:r>
      <w:r w:rsidRPr="00AE3437">
        <w:t xml:space="preserve"> </w:t>
      </w:r>
      <w:r w:rsidRPr="00AE3437">
        <w:rPr>
          <w:sz w:val="18"/>
        </w:rPr>
        <w:t>(Homi, Senior Fellow and Deputy Director - Global Economy and Development at the Brookings Institution, “Making Sense of Food Price Volatility,” March 3, https://www.brookings.edu/opinions/making-sense-of-food-price-volatility/)</w:t>
      </w:r>
    </w:p>
    <w:p w14:paraId="1DF20363" w14:textId="77777777" w:rsidR="004D2597" w:rsidRPr="00AE3437" w:rsidRDefault="004D2597" w:rsidP="004D2597">
      <w:pPr>
        <w:rPr>
          <w:sz w:val="14"/>
        </w:rPr>
      </w:pPr>
      <w:r w:rsidRPr="00AE3437">
        <w:rPr>
          <w:sz w:val="14"/>
        </w:rPr>
        <w:t xml:space="preserve">As an initial point, it’s worth stressing that </w:t>
      </w:r>
      <w:r w:rsidRPr="00AE3437">
        <w:rPr>
          <w:u w:val="single"/>
        </w:rPr>
        <w:t>the crux</w:t>
      </w:r>
      <w:r w:rsidRPr="00AE3437">
        <w:rPr>
          <w:sz w:val="14"/>
        </w:rPr>
        <w:t xml:space="preserve"> of the food price challenge </w:t>
      </w:r>
      <w:r w:rsidRPr="00AE3437">
        <w:rPr>
          <w:u w:val="single"/>
        </w:rPr>
        <w:t>is about price volatility, rather than high prices per se. It is the rapid and unpredictable changes in food prices that wreak havoc on markets, politics and social stability, rather than long-term structural trends in food prices that we can prepare for and adjust to</w:t>
      </w:r>
      <w:r w:rsidRPr="00AE3437">
        <w:rPr>
          <w:sz w:val="14"/>
        </w:rPr>
        <w:t>. And it is also worth noting that volatility cuts both ways—prices go up and down. The only reason food prices are going up so much this year is because they came down so fast after reaching 2008 peaks. Both rapid increases and rapid declines in food prices can create problems.</w:t>
      </w:r>
    </w:p>
    <w:p w14:paraId="6878ACA7" w14:textId="77777777" w:rsidR="004D2597" w:rsidRPr="00AE3437" w:rsidRDefault="004D2597" w:rsidP="004D2597"/>
    <w:p w14:paraId="28EE5812" w14:textId="77777777" w:rsidR="004D2597" w:rsidRPr="00AE3437" w:rsidRDefault="004D2597" w:rsidP="004D2597">
      <w:pPr>
        <w:pStyle w:val="Heading3"/>
      </w:pPr>
      <w:r w:rsidRPr="00AE3437">
        <w:t>Food Prices: A2: High Prices Good</w:t>
      </w:r>
    </w:p>
    <w:p w14:paraId="5AB573BF" w14:textId="77777777" w:rsidR="004D2597" w:rsidRPr="00AE3437" w:rsidRDefault="004D2597" w:rsidP="004D2597"/>
    <w:p w14:paraId="7E263A01" w14:textId="77777777" w:rsidR="004D2597" w:rsidRPr="00AE3437" w:rsidRDefault="004D2597" w:rsidP="004D2597">
      <w:pPr>
        <w:pStyle w:val="Heading4"/>
        <w:rPr>
          <w:sz w:val="28"/>
        </w:rPr>
      </w:pPr>
      <w:r w:rsidRPr="00AE3437">
        <w:rPr>
          <w:sz w:val="28"/>
        </w:rPr>
        <w:t>Even if high prices are sometimes good for rich farmers, they still hurt the urban poor and volatility undermines any gain</w:t>
      </w:r>
    </w:p>
    <w:p w14:paraId="1B8C2D7B" w14:textId="77777777" w:rsidR="004D2597" w:rsidRPr="00AE3437" w:rsidRDefault="004D2597" w:rsidP="004D2597">
      <w:pPr>
        <w:rPr>
          <w:sz w:val="18"/>
        </w:rPr>
      </w:pPr>
      <w:r w:rsidRPr="00AE3437">
        <w:rPr>
          <w:rStyle w:val="Style13ptBold"/>
        </w:rPr>
        <w:t xml:space="preserve">SMITH 2012 </w:t>
      </w:r>
      <w:r w:rsidRPr="00AE3437">
        <w:rPr>
          <w:sz w:val="18"/>
        </w:rPr>
        <w:t>(Stephen, George Washington University, “Triple Threat of Unstable Food Prices,” World Ark Magazine, Spring, https://www.heifer.org/join-the-conversation/magazine/2012/spring-2012/triple-threat-of-unstable-food-prices.html)</w:t>
      </w:r>
    </w:p>
    <w:p w14:paraId="6BB9778F" w14:textId="77777777" w:rsidR="004D2597" w:rsidRPr="00AE3437" w:rsidRDefault="004D2597" w:rsidP="004D2597">
      <w:pPr>
        <w:rPr>
          <w:sz w:val="14"/>
        </w:rPr>
      </w:pPr>
      <w:r w:rsidRPr="00AE3437">
        <w:rPr>
          <w:sz w:val="14"/>
        </w:rPr>
        <w:t xml:space="preserve">Clearly, rising food prices harm people living in poverty. But the effects are subtle. </w:t>
      </w:r>
      <w:r w:rsidRPr="00AE3437">
        <w:rPr>
          <w:u w:val="single"/>
        </w:rPr>
        <w:t>If the price of corn rises</w:t>
      </w:r>
      <w:r w:rsidRPr="00AE3437">
        <w:rPr>
          <w:sz w:val="14"/>
        </w:rPr>
        <w:t xml:space="preserve">, as it did in 2007, </w:t>
      </w:r>
      <w:r w:rsidRPr="00AE3437">
        <w:rPr>
          <w:u w:val="single"/>
        </w:rPr>
        <w:t>smallholder corn producers</w:t>
      </w:r>
      <w:r w:rsidRPr="00AE3437">
        <w:rPr>
          <w:sz w:val="14"/>
        </w:rPr>
        <w:t xml:space="preserve">, who sell a little of their corn on local markets and whose incomes are slightly below the absolute poverty line, </w:t>
      </w:r>
      <w:r w:rsidRPr="00AE3437">
        <w:rPr>
          <w:u w:val="single"/>
        </w:rPr>
        <w:t>may find</w:t>
      </w:r>
      <w:r w:rsidRPr="00AE3437">
        <w:rPr>
          <w:sz w:val="14"/>
        </w:rPr>
        <w:t xml:space="preserve"> that </w:t>
      </w:r>
      <w:r w:rsidRPr="00AE3437">
        <w:rPr>
          <w:u w:val="single"/>
        </w:rPr>
        <w:t>this</w:t>
      </w:r>
      <w:r w:rsidRPr="00AE3437">
        <w:rPr>
          <w:sz w:val="14"/>
        </w:rPr>
        <w:t xml:space="preserve"> price rise </w:t>
      </w:r>
      <w:r w:rsidRPr="00AE3437">
        <w:rPr>
          <w:u w:val="single"/>
        </w:rPr>
        <w:t>increases their incomes</w:t>
      </w:r>
      <w:r w:rsidRPr="00AE3437">
        <w:rPr>
          <w:sz w:val="14"/>
        </w:rPr>
        <w:t xml:space="preserve"> to pull them out of absolute poverty.</w:t>
      </w:r>
    </w:p>
    <w:p w14:paraId="452CABC6" w14:textId="77777777" w:rsidR="004D2597" w:rsidRPr="00AE3437" w:rsidRDefault="004D2597" w:rsidP="004D2597">
      <w:pPr>
        <w:rPr>
          <w:sz w:val="14"/>
        </w:rPr>
      </w:pPr>
      <w:r w:rsidRPr="00AE3437">
        <w:rPr>
          <w:u w:val="single"/>
        </w:rPr>
        <w:t>On the other hand, for those with too little land</w:t>
      </w:r>
      <w:r w:rsidRPr="00AE3437">
        <w:rPr>
          <w:sz w:val="14"/>
        </w:rPr>
        <w:t xml:space="preserve"> to be able to sell corn and who are net buyers of corn on markets, </w:t>
      </w:r>
      <w:r w:rsidRPr="00AE3437">
        <w:rPr>
          <w:u w:val="single"/>
        </w:rPr>
        <w:t>this</w:t>
      </w:r>
      <w:r w:rsidRPr="00AE3437">
        <w:rPr>
          <w:sz w:val="14"/>
        </w:rPr>
        <w:t xml:space="preserve"> price increase </w:t>
      </w:r>
      <w:r w:rsidRPr="00AE3437">
        <w:rPr>
          <w:u w:val="single"/>
        </w:rPr>
        <w:t>can greatly worsen their poverty</w:t>
      </w:r>
      <w:r w:rsidRPr="00AE3437">
        <w:rPr>
          <w:sz w:val="14"/>
        </w:rPr>
        <w:t xml:space="preserve">. Farm laborers can find that at least a little of the higher corn prices get passed on to them in the form of higher wages, and this can more than make up for higher food prices. But </w:t>
      </w:r>
      <w:r w:rsidRPr="00AE3437">
        <w:rPr>
          <w:u w:val="single"/>
        </w:rPr>
        <w:t>the urban poor— a growing faction of people living in poverty—are nearly always hurt by food price increases. Often the evidence suggests that many of the rural poor are hurt as well</w:t>
      </w:r>
      <w:r w:rsidRPr="00AE3437">
        <w:rPr>
          <w:sz w:val="14"/>
        </w:rPr>
        <w:t>, sometimes substantially.</w:t>
      </w:r>
    </w:p>
    <w:p w14:paraId="5DC6AA76" w14:textId="77777777" w:rsidR="004D2597" w:rsidRPr="00AE3437" w:rsidRDefault="004D2597" w:rsidP="004D2597">
      <w:r w:rsidRPr="00AE3437">
        <w:rPr>
          <w:sz w:val="14"/>
        </w:rPr>
        <w:t>Increasing Food Price Volatility</w:t>
      </w:r>
    </w:p>
    <w:p w14:paraId="29866169" w14:textId="77777777" w:rsidR="004D2597" w:rsidRPr="00AE3437" w:rsidRDefault="004D2597" w:rsidP="004D2597">
      <w:pPr>
        <w:rPr>
          <w:sz w:val="14"/>
        </w:rPr>
      </w:pPr>
      <w:r w:rsidRPr="00AE3437">
        <w:rPr>
          <w:u w:val="single"/>
        </w:rPr>
        <w:t>Greater volatility also makes it hard to plan for sufficient food. Smallholder farmers, many of them living in poverty yet also selling some of their harvest</w:t>
      </w:r>
      <w:r w:rsidRPr="00AE3437">
        <w:rPr>
          <w:sz w:val="14"/>
        </w:rPr>
        <w:t xml:space="preserve"> on the market to pay for other essentials, </w:t>
      </w:r>
      <w:r w:rsidRPr="00AE3437">
        <w:rPr>
          <w:u w:val="single"/>
        </w:rPr>
        <w:t>now face greater risks</w:t>
      </w:r>
      <w:r w:rsidRPr="00AE3437">
        <w:rPr>
          <w:sz w:val="14"/>
        </w:rPr>
        <w:t>.</w:t>
      </w:r>
    </w:p>
    <w:p w14:paraId="2353CC3E" w14:textId="77777777" w:rsidR="004D2597" w:rsidRPr="00AE3437" w:rsidRDefault="004D2597" w:rsidP="004D2597"/>
    <w:p w14:paraId="60CF2ADB" w14:textId="77777777" w:rsidR="004D2597" w:rsidRPr="00AE3437" w:rsidRDefault="004D2597" w:rsidP="004D2597">
      <w:pPr>
        <w:pStyle w:val="Heading4"/>
        <w:rPr>
          <w:sz w:val="28"/>
        </w:rPr>
      </w:pPr>
      <w:r w:rsidRPr="00AE3437">
        <w:rPr>
          <w:sz w:val="28"/>
        </w:rPr>
        <w:t>High prices don’t help farmers—domestic prices and transport costs</w:t>
      </w:r>
    </w:p>
    <w:p w14:paraId="06AC0694" w14:textId="77777777" w:rsidR="004D2597" w:rsidRPr="00AE3437" w:rsidRDefault="004D2597" w:rsidP="004D2597">
      <w:r w:rsidRPr="00AE3437">
        <w:rPr>
          <w:rStyle w:val="Style13ptBold"/>
        </w:rPr>
        <w:t>ODI 2008</w:t>
      </w:r>
      <w:r w:rsidRPr="00AE3437">
        <w:t xml:space="preserve"> </w:t>
      </w:r>
      <w:r w:rsidRPr="00AE3437">
        <w:rPr>
          <w:sz w:val="18"/>
        </w:rPr>
        <w:t>(Overseas Development Initiative, “Rising food prices: A global crisis,” Briefing Paper, April, http://www.globalbioenergy.org/uploads/media/0804_ODI_-_Rising_food_prices_a_global_crisis_FS.pdf)</w:t>
      </w:r>
    </w:p>
    <w:p w14:paraId="10850847" w14:textId="77777777" w:rsidR="004D2597" w:rsidRPr="00AE3437" w:rsidRDefault="004D2597" w:rsidP="004D2597">
      <w:pPr>
        <w:rPr>
          <w:sz w:val="14"/>
        </w:rPr>
      </w:pPr>
      <w:r w:rsidRPr="00AE3437">
        <w:rPr>
          <w:u w:val="single"/>
        </w:rPr>
        <w:t>Higher food prices could raise farmers’ incomes if global price movements transmit to local markets, and if farmers can respond. However, transmission can be muted by policies on domestic prices and by transport costs. In</w:t>
      </w:r>
      <w:r w:rsidRPr="00AE3437">
        <w:rPr>
          <w:sz w:val="14"/>
        </w:rPr>
        <w:t xml:space="preserve"> inland </w:t>
      </w:r>
      <w:r w:rsidRPr="00AE3437">
        <w:rPr>
          <w:u w:val="single"/>
        </w:rPr>
        <w:t>Africa</w:t>
      </w:r>
      <w:r w:rsidRPr="00AE3437">
        <w:rPr>
          <w:sz w:val="14"/>
        </w:rPr>
        <w:t xml:space="preserve">, for example, </w:t>
      </w:r>
      <w:r w:rsidRPr="00AE3437">
        <w:rPr>
          <w:u w:val="single"/>
        </w:rPr>
        <w:t>the effect of global price movements may be minor</w:t>
      </w:r>
      <w:r w:rsidRPr="00AE3437">
        <w:rPr>
          <w:sz w:val="14"/>
        </w:rPr>
        <w:t xml:space="preserve">. In landlocked Malawi, it costs around $50–60 a tonne to ship maize from the port of Beira, plus at least $25 a tonne to ship maize from the Gulf of Mexico. When global maize prices were around $100 a tonne, the import parity price for Malawi was at least $175 a tonne, raising the value of domestically produced maize. As it costs around $100 to produce a tonne of maize in Malawi, it always made sense for the country to grow as much as possible. With world prices at over $200 a tonne, the incentives are even greater. </w:t>
      </w:r>
      <w:r w:rsidRPr="00AE3437">
        <w:rPr>
          <w:u w:val="single"/>
        </w:rPr>
        <w:t>High transport costs that push up import parity prices also hold down export parity prices</w:t>
      </w:r>
      <w:r w:rsidRPr="00AE3437">
        <w:rPr>
          <w:sz w:val="14"/>
        </w:rPr>
        <w:t>. With maize at $100 a tonne, this would have been around $25, but current price levels push it to $125, so Malawi could conceivably consider export production — although current high levels of maize prices are unlikely to be sustained.</w:t>
      </w:r>
    </w:p>
    <w:p w14:paraId="5A9B3B39" w14:textId="77777777" w:rsidR="004D2597" w:rsidRPr="00AE3437" w:rsidRDefault="004D2597" w:rsidP="004D2597">
      <w:pPr>
        <w:rPr>
          <w:sz w:val="14"/>
        </w:rPr>
      </w:pPr>
      <w:r w:rsidRPr="00AE3437">
        <w:rPr>
          <w:sz w:val="14"/>
        </w:rPr>
        <w:t xml:space="preserve">Experience suggests that </w:t>
      </w:r>
      <w:r w:rsidRPr="00AE3437">
        <w:rPr>
          <w:u w:val="single"/>
        </w:rPr>
        <w:t>farmers may lack the credit and inputs needed to respond in the short term</w:t>
      </w:r>
      <w:r w:rsidRPr="00AE3437">
        <w:rPr>
          <w:sz w:val="14"/>
        </w:rPr>
        <w:t>. But they could benefit in the medium and long term, as in the Asian green revolution ns and in many African countries in the recent past.</w:t>
      </w:r>
    </w:p>
    <w:p w14:paraId="103BD2BA" w14:textId="77777777" w:rsidR="004D2597" w:rsidRPr="00AE3437" w:rsidRDefault="004D2597" w:rsidP="004D2597"/>
    <w:p w14:paraId="620FD4F4" w14:textId="77777777" w:rsidR="004D2597" w:rsidRPr="00AE3437" w:rsidRDefault="004D2597" w:rsidP="004D2597">
      <w:pPr>
        <w:pStyle w:val="Heading4"/>
        <w:rPr>
          <w:sz w:val="28"/>
        </w:rPr>
      </w:pPr>
      <w:r w:rsidRPr="00AE3437">
        <w:rPr>
          <w:sz w:val="28"/>
        </w:rPr>
        <w:t>High prices hurt the rural poor—even farmers</w:t>
      </w:r>
    </w:p>
    <w:p w14:paraId="14697500" w14:textId="77777777" w:rsidR="004D2597" w:rsidRPr="00AE3437" w:rsidRDefault="004D2597" w:rsidP="004D2597">
      <w:pPr>
        <w:rPr>
          <w:sz w:val="18"/>
        </w:rPr>
      </w:pPr>
      <w:r w:rsidRPr="00AE3437">
        <w:rPr>
          <w:rStyle w:val="Style13ptBold"/>
        </w:rPr>
        <w:t>ODI 2008</w:t>
      </w:r>
      <w:r w:rsidRPr="00AE3437">
        <w:t xml:space="preserve"> </w:t>
      </w:r>
      <w:r w:rsidRPr="00AE3437">
        <w:rPr>
          <w:sz w:val="18"/>
        </w:rPr>
        <w:t>(Overseas Development Initiative, “Rising food prices: A global crisis,” Briefing Paper, April, http://www.globalbioenergy.org/uploads/media/0804_ODI_-_Rising_food_prices_a_global_crisis_FS.pdf)</w:t>
      </w:r>
    </w:p>
    <w:p w14:paraId="2CBA4B1B" w14:textId="77777777" w:rsidR="004D2597" w:rsidRPr="00AE3437" w:rsidRDefault="004D2597" w:rsidP="004D2597">
      <w:pPr>
        <w:rPr>
          <w:sz w:val="14"/>
        </w:rPr>
      </w:pPr>
      <w:r w:rsidRPr="00AE3437">
        <w:rPr>
          <w:u w:val="single"/>
        </w:rPr>
        <w:t>Rising food prices affect the poor directly, as producers and consumers, and indirectly, through the impact on their economies. The greatest concern is the impact on their food consumption. While most of the world’s poor live in rural areas, not all are farmers, and even</w:t>
      </w:r>
      <w:r w:rsidRPr="00AE3437">
        <w:rPr>
          <w:sz w:val="14"/>
        </w:rPr>
        <w:t xml:space="preserve"> some </w:t>
      </w:r>
      <w:r w:rsidRPr="00AE3437">
        <w:rPr>
          <w:u w:val="single"/>
        </w:rPr>
        <w:t>farmers buy staples. The poor generally spend large fractions of their budgets on food, so rising prices make them more likely to reduce their food consumption</w:t>
      </w:r>
      <w:r w:rsidRPr="00AE3437">
        <w:rPr>
          <w:sz w:val="14"/>
        </w:rPr>
        <w:t xml:space="preserve"> (see Box 1). This may not mean as large a fall in calorie intake, as households may spend more on cheaper, calorierich staples and less on foods rich in protein and vitamins, such as meat, fish, dairy, fruit and vegetables, reducing the quality of their diet.</w:t>
      </w:r>
    </w:p>
    <w:p w14:paraId="01E016F1" w14:textId="77777777" w:rsidR="004D2597" w:rsidRPr="00AE3437" w:rsidRDefault="004D2597" w:rsidP="004D2597">
      <w:pPr>
        <w:rPr>
          <w:sz w:val="14"/>
        </w:rPr>
      </w:pPr>
      <w:r w:rsidRPr="00AE3437">
        <w:rPr>
          <w:u w:val="single"/>
        </w:rPr>
        <w:t>The short-term impacts are alarming: incomes fall by more than 25%, and food consumption by</w:t>
      </w:r>
      <w:r w:rsidRPr="00AE3437">
        <w:rPr>
          <w:sz w:val="14"/>
        </w:rPr>
        <w:t xml:space="preserve"> almost </w:t>
      </w:r>
      <w:r w:rsidRPr="00AE3437">
        <w:rPr>
          <w:u w:val="single"/>
        </w:rPr>
        <w:t>20%</w:t>
      </w:r>
      <w:r w:rsidRPr="00AE3437">
        <w:rPr>
          <w:sz w:val="14"/>
        </w:rPr>
        <w:t>. Medium-term prospects remain bleak, with incomes and food consumption down by 11% and 8% respectively.</w:t>
      </w:r>
    </w:p>
    <w:p w14:paraId="0CDCBDA6" w14:textId="77777777" w:rsidR="004D2597" w:rsidRPr="00AE3437" w:rsidRDefault="004D2597" w:rsidP="004D2597"/>
    <w:p w14:paraId="0B642F39" w14:textId="77777777" w:rsidR="004D2597" w:rsidRPr="00AE3437" w:rsidRDefault="004D2597" w:rsidP="004D2597">
      <w:pPr>
        <w:pStyle w:val="Heading4"/>
        <w:rPr>
          <w:sz w:val="28"/>
        </w:rPr>
      </w:pPr>
      <w:r w:rsidRPr="00AE3437">
        <w:rPr>
          <w:sz w:val="28"/>
        </w:rPr>
        <w:t>High prices are bad in China—any small increase could ruin everything and farmers don’t benefit</w:t>
      </w:r>
    </w:p>
    <w:p w14:paraId="1D7464BB" w14:textId="77777777" w:rsidR="004D2597" w:rsidRPr="00AE3437" w:rsidRDefault="004D2597" w:rsidP="004D2597">
      <w:pPr>
        <w:rPr>
          <w:sz w:val="18"/>
        </w:rPr>
      </w:pPr>
      <w:r w:rsidRPr="00AE3437">
        <w:rPr>
          <w:rStyle w:val="Style13ptBold"/>
        </w:rPr>
        <w:t>ORR 2011</w:t>
      </w:r>
      <w:r w:rsidRPr="00AE3437">
        <w:t xml:space="preserve"> </w:t>
      </w:r>
      <w:r w:rsidRPr="00AE3437">
        <w:rPr>
          <w:sz w:val="18"/>
        </w:rPr>
        <w:t>(Gordon Orr is Chairman, Asia, at McKinsey &amp; Company, “China’s Stubbornly High Food Prices,” Harvard Business Review, Oct 28, https://hbr.org/2011/10/chinas-stubbornly-high-food-prices)</w:t>
      </w:r>
    </w:p>
    <w:p w14:paraId="15492C03" w14:textId="77777777" w:rsidR="004D2597" w:rsidRPr="00AE3437" w:rsidRDefault="004D2597" w:rsidP="004D2597">
      <w:pPr>
        <w:rPr>
          <w:sz w:val="14"/>
        </w:rPr>
      </w:pPr>
      <w:r w:rsidRPr="00AE3437">
        <w:rPr>
          <w:sz w:val="14"/>
        </w:rPr>
        <w:t xml:space="preserve">The reason is that </w:t>
      </w:r>
      <w:r w:rsidRPr="00AE3437">
        <w:rPr>
          <w:u w:val="single"/>
        </w:rPr>
        <w:t xml:space="preserve">the balance between food supply and demand in China has become precarious. </w:t>
      </w:r>
      <w:r w:rsidRPr="00AE3437">
        <w:rPr>
          <w:b/>
          <w:u w:val="single"/>
        </w:rPr>
        <w:t>Any little thing</w:t>
      </w:r>
      <w:r w:rsidRPr="00AE3437">
        <w:rPr>
          <w:b/>
          <w:sz w:val="14"/>
        </w:rPr>
        <w:t xml:space="preserve"> </w:t>
      </w:r>
      <w:r w:rsidRPr="00AE3437">
        <w:rPr>
          <w:sz w:val="14"/>
        </w:rPr>
        <w:t xml:space="preserve">— too much rain or too little, a crop failure in one region, </w:t>
      </w:r>
      <w:r w:rsidRPr="00AE3437">
        <w:rPr>
          <w:b/>
          <w:u w:val="single"/>
        </w:rPr>
        <w:t>anything at all</w:t>
      </w:r>
      <w:r w:rsidRPr="00AE3437">
        <w:rPr>
          <w:sz w:val="14"/>
        </w:rPr>
        <w:t xml:space="preserve"> </w:t>
      </w:r>
      <w:r w:rsidRPr="00AE3437">
        <w:rPr>
          <w:u w:val="single"/>
        </w:rPr>
        <w:t xml:space="preserve">— leads to a spike in prices </w:t>
      </w:r>
      <w:r w:rsidRPr="00AE3437">
        <w:rPr>
          <w:b/>
          <w:u w:val="single"/>
        </w:rPr>
        <w:t>today</w:t>
      </w:r>
      <w:r w:rsidRPr="00AE3437">
        <w:rPr>
          <w:sz w:val="14"/>
        </w:rPr>
        <w:t>. However, prices rarely, if ever, return to their old levels.</w:t>
      </w:r>
    </w:p>
    <w:p w14:paraId="332A2603" w14:textId="77777777" w:rsidR="004D2597" w:rsidRPr="00AE3437" w:rsidRDefault="004D2597" w:rsidP="004D2597">
      <w:r w:rsidRPr="00AE3437">
        <w:rPr>
          <w:sz w:val="18"/>
        </w:rPr>
        <w:t>Part of the problem is that in China, meat consumption is rising rapidly. Urban consumers’ meat intake rises by over 50%, from an average of 19 kilograms a year to 28 kilograms, as their income levels rise from the bottom 20% to the top 20% of the pyramid. A kilogram of beef yields only half as many calories as a kilogram of cereal, but it takes around seven kilograms of cereal to produce. Consequently, the Chinese diet is becoming vastly more resource intensive. This trend will undoubtedly persist because of increasing urbanization, the continuing growth of the Chinese middle class, and the low level of meat imports.</w:t>
      </w:r>
    </w:p>
    <w:p w14:paraId="73012065" w14:textId="77777777" w:rsidR="004D2597" w:rsidRPr="00AE3437" w:rsidRDefault="004D2597" w:rsidP="004D2597">
      <w:pPr>
        <w:rPr>
          <w:sz w:val="14"/>
        </w:rPr>
      </w:pPr>
      <w:r w:rsidRPr="00AE3437">
        <w:rPr>
          <w:u w:val="single"/>
        </w:rPr>
        <w:t>Rising prices may appear to be good for the Chinese farmer, but sharp increases in the prices of agricultural inputs</w:t>
      </w:r>
      <w:r w:rsidRPr="00AE3437">
        <w:rPr>
          <w:sz w:val="14"/>
        </w:rPr>
        <w:t xml:space="preserve">, such as fertilizers, seeds, and pesticides, have </w:t>
      </w:r>
      <w:r w:rsidRPr="00AE3437">
        <w:rPr>
          <w:u w:val="single"/>
        </w:rPr>
        <w:t>eroded</w:t>
      </w:r>
      <w:r w:rsidRPr="00AE3437">
        <w:rPr>
          <w:sz w:val="14"/>
        </w:rPr>
        <w:t xml:space="preserve"> almost all </w:t>
      </w:r>
      <w:r w:rsidRPr="00AE3437">
        <w:rPr>
          <w:u w:val="single"/>
        </w:rPr>
        <w:t>their gains</w:t>
      </w:r>
      <w:r w:rsidRPr="00AE3437">
        <w:rPr>
          <w:sz w:val="14"/>
        </w:rPr>
        <w:t xml:space="preserve">. In fact, agricultural input prices were 15% higher in September 2011 than they were a year ago, with fertilizer prices rising by 19% year-on-year. China’s National Development Reform Commission estimates that since 2004, </w:t>
      </w:r>
      <w:r w:rsidRPr="00AE3437">
        <w:rPr>
          <w:u w:val="single"/>
        </w:rPr>
        <w:t>the cost of growing cereals in the country has risen by as much as 10% per annum</w:t>
      </w:r>
      <w:r w:rsidRPr="00AE3437">
        <w:rPr>
          <w:sz w:val="14"/>
        </w:rPr>
        <w:t>.</w:t>
      </w:r>
    </w:p>
    <w:p w14:paraId="0D44C4B2" w14:textId="77777777" w:rsidR="004D2597" w:rsidRPr="00AE3437" w:rsidRDefault="004D2597" w:rsidP="004D2597">
      <w:pPr>
        <w:rPr>
          <w:sz w:val="14"/>
        </w:rPr>
      </w:pPr>
      <w:r w:rsidRPr="00AE3437">
        <w:rPr>
          <w:u w:val="single"/>
        </w:rPr>
        <w:t>Moreover, productivity in Chinese agriculture has risen very slowly over the years</w:t>
      </w:r>
      <w:r w:rsidRPr="00AE3437">
        <w:rPr>
          <w:sz w:val="14"/>
        </w:rPr>
        <w:t xml:space="preserve">, so the pressure on food prices is likely to continue. </w:t>
      </w:r>
      <w:r w:rsidRPr="00AE3437">
        <w:rPr>
          <w:u w:val="single"/>
        </w:rPr>
        <w:t>Most farms are small</w:t>
      </w:r>
      <w:r w:rsidRPr="00AE3437">
        <w:rPr>
          <w:sz w:val="14"/>
        </w:rPr>
        <w:t xml:space="preserve"> — the average farm size in China is 0.6 hectares compared to, say, the US’s 169 hectares — </w:t>
      </w:r>
      <w:r w:rsidRPr="00AE3437">
        <w:rPr>
          <w:u w:val="single"/>
        </w:rPr>
        <w:t>and they are unsuited to industrial-style food production. Besides, young people are moving to the cities while the aging of the Chinese who remain in the countryside makes it tough to sustain even the existing productivity levels</w:t>
      </w:r>
      <w:r w:rsidRPr="00AE3437">
        <w:rPr>
          <w:sz w:val="14"/>
        </w:rPr>
        <w:t>.</w:t>
      </w:r>
    </w:p>
    <w:p w14:paraId="223A99D6" w14:textId="77777777" w:rsidR="004D2597" w:rsidRPr="00AE3437" w:rsidRDefault="004D2597" w:rsidP="004D2597">
      <w:pPr>
        <w:rPr>
          <w:sz w:val="14"/>
        </w:rPr>
      </w:pPr>
      <w:r w:rsidRPr="00AE3437">
        <w:rPr>
          <w:sz w:val="14"/>
        </w:rPr>
        <w:t xml:space="preserve">With the Chinese government allowing farmers to trade their land use rights, </w:t>
      </w:r>
      <w:r w:rsidRPr="00AE3437">
        <w:rPr>
          <w:u w:val="single"/>
        </w:rPr>
        <w:t>large farms can be created in theory</w:t>
      </w:r>
      <w:r w:rsidRPr="00AE3437">
        <w:rPr>
          <w:sz w:val="14"/>
        </w:rPr>
        <w:t xml:space="preserve">. Such farmers will be able to invest in mechanized methods of production, and to generate working capital to use better seeds and other inputs </w:t>
      </w:r>
      <w:r w:rsidRPr="00AE3437">
        <w:rPr>
          <w:u w:val="single"/>
        </w:rPr>
        <w:t>Trouble is, the consolidation of land holdings could take a generation, or more</w:t>
      </w:r>
      <w:r w:rsidRPr="00AE3437">
        <w:rPr>
          <w:sz w:val="14"/>
        </w:rPr>
        <w:t>, to happen since many families will be reluctant to trade away their land use rights.</w:t>
      </w:r>
    </w:p>
    <w:p w14:paraId="3D2C70EC" w14:textId="77777777" w:rsidR="004D2597" w:rsidRPr="00AE3437" w:rsidRDefault="004D2597" w:rsidP="004D2597">
      <w:r w:rsidRPr="00AE3437">
        <w:rPr>
          <w:sz w:val="14"/>
        </w:rPr>
        <w:t xml:space="preserve">As the value of agricultural land becomes obvious to government officials, </w:t>
      </w:r>
      <w:r w:rsidRPr="00AE3437">
        <w:rPr>
          <w:u w:val="single"/>
        </w:rPr>
        <w:t>China could witness a wave of consolidation in the countryside</w:t>
      </w:r>
      <w:r w:rsidRPr="00AE3437">
        <w:rPr>
          <w:sz w:val="14"/>
        </w:rPr>
        <w:t xml:space="preserve"> — just as it did in the cities — </w:t>
      </w:r>
      <w:r w:rsidRPr="00AE3437">
        <w:rPr>
          <w:u w:val="single"/>
        </w:rPr>
        <w:t>which will result in social discontent. That, in turn, will trigger political pressures to slow down the process</w:t>
      </w:r>
      <w:r w:rsidRPr="00AE3437">
        <w:rPr>
          <w:sz w:val="14"/>
        </w:rPr>
        <w:t>. Indeed, it would be ironic if the creation of a modern agriculture sector in socialist China were to be marked by the return of a class of landlords.</w:t>
      </w:r>
    </w:p>
    <w:p w14:paraId="6CF4E0D4" w14:textId="77777777" w:rsidR="004D2597" w:rsidRPr="00AE3437" w:rsidRDefault="004D2597" w:rsidP="004D2597"/>
    <w:p w14:paraId="09620FB8" w14:textId="77777777" w:rsidR="004D2597" w:rsidRPr="00AE3437" w:rsidRDefault="004D2597" w:rsidP="004D2597"/>
    <w:p w14:paraId="1201AC23" w14:textId="77777777" w:rsidR="004D2597" w:rsidRPr="00AE3437" w:rsidRDefault="004D2597" w:rsidP="004D2597"/>
    <w:p w14:paraId="65356738" w14:textId="77777777" w:rsidR="004D2597" w:rsidRPr="00AE3437" w:rsidRDefault="004D2597" w:rsidP="004D2597"/>
    <w:p w14:paraId="4DFBE8BC" w14:textId="16D1D1D4" w:rsidR="00826B10" w:rsidRPr="00AE3437" w:rsidRDefault="00826B10" w:rsidP="00826B10">
      <w:pPr>
        <w:pStyle w:val="Heading3"/>
      </w:pPr>
      <w:r w:rsidRPr="00AE3437">
        <w:t>Navy Impact</w:t>
      </w:r>
    </w:p>
    <w:p w14:paraId="0A6B6B44" w14:textId="55FEBA7C" w:rsidR="00826B10" w:rsidRPr="00AE3437" w:rsidRDefault="00826B10" w:rsidP="00B55AD5"/>
    <w:p w14:paraId="28451C63" w14:textId="7C0CF320" w:rsidR="00826B10" w:rsidRPr="00AE3437" w:rsidRDefault="00826B10" w:rsidP="00826B10">
      <w:pPr>
        <w:pStyle w:val="Heading4"/>
      </w:pPr>
      <w:r w:rsidRPr="00AE3437">
        <w:t>Population growth causes sea level rise independent of warming through aquifer depletion</w:t>
      </w:r>
    </w:p>
    <w:p w14:paraId="175CDE73" w14:textId="77777777" w:rsidR="00826B10" w:rsidRPr="00AE3437" w:rsidRDefault="00826B10" w:rsidP="00826B10">
      <w:pPr>
        <w:rPr>
          <w:sz w:val="18"/>
        </w:rPr>
      </w:pPr>
      <w:r w:rsidRPr="00AE3437">
        <w:rPr>
          <w:rStyle w:val="Style13ptBold"/>
        </w:rPr>
        <w:t xml:space="preserve">THE GUARDIAN 2012 </w:t>
      </w:r>
      <w:r w:rsidRPr="00AE3437">
        <w:rPr>
          <w:sz w:val="18"/>
        </w:rPr>
        <w:t>(“Fresh water demand driving sea-level rise faster than glacier melt,” May 20, https://www.theguardian.com/environment/2012/may/20/world-aquifers-rising-sea-levels)</w:t>
      </w:r>
    </w:p>
    <w:p w14:paraId="60CE99E6" w14:textId="77777777" w:rsidR="00826B10" w:rsidRPr="00AE3437" w:rsidRDefault="00826B10" w:rsidP="00826B10">
      <w:pPr>
        <w:rPr>
          <w:sz w:val="16"/>
        </w:rPr>
      </w:pPr>
      <w:r w:rsidRPr="00AE3437">
        <w:rPr>
          <w:u w:val="single"/>
        </w:rPr>
        <w:t>Humanity's</w:t>
      </w:r>
      <w:r w:rsidRPr="00AE3437">
        <w:rPr>
          <w:sz w:val="16"/>
        </w:rPr>
        <w:t xml:space="preserve"> unquenchable </w:t>
      </w:r>
      <w:r w:rsidRPr="00AE3437">
        <w:rPr>
          <w:u w:val="single"/>
        </w:rPr>
        <w:t xml:space="preserve">thirst for fresh water is driving up sea levels even </w:t>
      </w:r>
      <w:r w:rsidRPr="00AE3437">
        <w:rPr>
          <w:b/>
          <w:u w:val="single"/>
        </w:rPr>
        <w:t>faster than melting glaciers</w:t>
      </w:r>
      <w:r w:rsidRPr="00AE3437">
        <w:rPr>
          <w:sz w:val="16"/>
        </w:rPr>
        <w:t xml:space="preserve">, according to new research. </w:t>
      </w:r>
      <w:r w:rsidRPr="00AE3437">
        <w:rPr>
          <w:u w:val="single"/>
        </w:rPr>
        <w:t>The massive impact of the global population's growing need for water on rising sea levels is revealed in a comprehensive assessment of all the ways in which people use water</w:t>
      </w:r>
      <w:r w:rsidRPr="00AE3437">
        <w:rPr>
          <w:sz w:val="16"/>
        </w:rPr>
        <w:t>.</w:t>
      </w:r>
    </w:p>
    <w:p w14:paraId="70F2E844" w14:textId="77777777" w:rsidR="00826B10" w:rsidRPr="00AE3437" w:rsidRDefault="00826B10" w:rsidP="00826B10">
      <w:pPr>
        <w:rPr>
          <w:sz w:val="16"/>
        </w:rPr>
      </w:pPr>
      <w:r w:rsidRPr="00AE3437">
        <w:rPr>
          <w:b/>
          <w:u w:val="single"/>
        </w:rPr>
        <w:t>Trillions of tonnes of water</w:t>
      </w:r>
      <w:r w:rsidRPr="00AE3437">
        <w:rPr>
          <w:u w:val="single"/>
        </w:rPr>
        <w:t xml:space="preserve"> have been pumped up from deep underground reservoirs</w:t>
      </w:r>
      <w:r w:rsidRPr="00AE3437">
        <w:rPr>
          <w:sz w:val="16"/>
        </w:rPr>
        <w:t xml:space="preserve"> in every part of the world and then channelled into fields and pipes to keep communities fed and watered. </w:t>
      </w:r>
      <w:r w:rsidRPr="00AE3437">
        <w:rPr>
          <w:u w:val="single"/>
        </w:rPr>
        <w:t>The water then flows into the oceans, but far more quickly than the ancient aquifers are replenished by rains</w:t>
      </w:r>
      <w:r w:rsidRPr="00AE3437">
        <w:rPr>
          <w:sz w:val="16"/>
        </w:rPr>
        <w:t xml:space="preserve">. The global tide would be rising even more quickly but for the fact that man-made </w:t>
      </w:r>
      <w:r w:rsidRPr="00AE3437">
        <w:rPr>
          <w:u w:val="single"/>
        </w:rPr>
        <w:t>reservoirs have, until now, held back the flow</w:t>
      </w:r>
      <w:r w:rsidRPr="00AE3437">
        <w:rPr>
          <w:sz w:val="16"/>
        </w:rPr>
        <w:t xml:space="preserve"> by storing huge amounts of water on land.</w:t>
      </w:r>
    </w:p>
    <w:p w14:paraId="31C55F22" w14:textId="77777777" w:rsidR="00826B10" w:rsidRPr="00AE3437" w:rsidRDefault="00826B10" w:rsidP="00826B10">
      <w:pPr>
        <w:rPr>
          <w:sz w:val="16"/>
        </w:rPr>
      </w:pPr>
      <w:r w:rsidRPr="00AE3437">
        <w:rPr>
          <w:sz w:val="16"/>
        </w:rPr>
        <w:t xml:space="preserve">"The water being taken from deep wells is geologically old – there is no replenishment and so it is a one way transfer into the ocean," said sea level expert Prof Robert Nicholls, at the University of Southampton. "In the long run, I would still be more concerned about the impact of climate change, but this work shows that </w:t>
      </w:r>
      <w:r w:rsidRPr="00AE3437">
        <w:rPr>
          <w:b/>
          <w:u w:val="single"/>
        </w:rPr>
        <w:t>even if we stabilise the climate</w:t>
      </w:r>
      <w:r w:rsidRPr="00AE3437">
        <w:rPr>
          <w:u w:val="single"/>
        </w:rPr>
        <w:t xml:space="preserve">, we </w:t>
      </w:r>
      <w:r w:rsidRPr="00AE3437">
        <w:rPr>
          <w:sz w:val="16"/>
        </w:rPr>
        <w:t>might</w:t>
      </w:r>
      <w:r w:rsidRPr="00AE3437">
        <w:rPr>
          <w:u w:val="single"/>
        </w:rPr>
        <w:t xml:space="preserve"> </w:t>
      </w:r>
      <w:r w:rsidRPr="00AE3437">
        <w:rPr>
          <w:b/>
          <w:u w:val="single"/>
        </w:rPr>
        <w:t>still get sea level rise</w:t>
      </w:r>
      <w:r w:rsidRPr="00AE3437">
        <w:rPr>
          <w:sz w:val="16"/>
        </w:rPr>
        <w:t xml:space="preserve"> due to how we use water." He said </w:t>
      </w:r>
      <w:r w:rsidRPr="00AE3437">
        <w:rPr>
          <w:u w:val="single"/>
        </w:rPr>
        <w:t xml:space="preserve">the sea level would rise </w:t>
      </w:r>
      <w:r w:rsidRPr="00AE3437">
        <w:rPr>
          <w:b/>
          <w:u w:val="single"/>
        </w:rPr>
        <w:t>10 metres or more</w:t>
      </w:r>
      <w:r w:rsidRPr="00AE3437">
        <w:rPr>
          <w:u w:val="single"/>
        </w:rPr>
        <w:t xml:space="preserve"> if all the world's groundwater was pumped out</w:t>
      </w:r>
      <w:r w:rsidRPr="00AE3437">
        <w:rPr>
          <w:sz w:val="16"/>
        </w:rPr>
        <w:t>, though he said removing every drop was unlikely because some aquifers contain salt water. The sea level is predicted to rise by 30-100cm by 2100, putting many coasts at risk, by increasing the number of storm surges that swamp cities.</w:t>
      </w:r>
    </w:p>
    <w:p w14:paraId="7BDF5A83" w14:textId="77777777" w:rsidR="00826B10" w:rsidRPr="00AE3437" w:rsidRDefault="00826B10" w:rsidP="00826B10">
      <w:pPr>
        <w:rPr>
          <w:sz w:val="16"/>
        </w:rPr>
      </w:pPr>
      <w:r w:rsidRPr="00AE3437">
        <w:rPr>
          <w:sz w:val="16"/>
        </w:rPr>
        <w:t>The new research was led by Yadu Pokhrel, at the University of Tokyo, and published in Nature Geoscience. "</w:t>
      </w:r>
      <w:r w:rsidRPr="00AE3437">
        <w:rPr>
          <w:u w:val="single"/>
        </w:rPr>
        <w:t>Our study is based on a state-of-the-art model which we have extensively validated</w:t>
      </w:r>
      <w:r w:rsidRPr="00AE3437">
        <w:rPr>
          <w:sz w:val="16"/>
        </w:rPr>
        <w:t xml:space="preserve"> in our previous works," he said. "</w:t>
      </w:r>
      <w:r w:rsidRPr="00AE3437">
        <w:rPr>
          <w:u w:val="single"/>
        </w:rPr>
        <w:t>It suggests groundwater is a major contributor to the observed sea level rise." The team's results also neatly fill a gap scientists had identified between the rise in sea level observed by tide gauges and the contribution calculated to come from melting ice</w:t>
      </w:r>
      <w:r w:rsidRPr="00AE3437">
        <w:rPr>
          <w:sz w:val="16"/>
        </w:rPr>
        <w:t>.</w:t>
      </w:r>
    </w:p>
    <w:p w14:paraId="42A05883" w14:textId="77777777" w:rsidR="00826B10" w:rsidRPr="00AE3437" w:rsidRDefault="00826B10" w:rsidP="00826B10">
      <w:r w:rsidRPr="00AE3437">
        <w:rPr>
          <w:sz w:val="14"/>
        </w:rPr>
        <w:t>The drawing of water from deep wells has caused the sea to rise by an average of a millimetre every year since 1961, the researchers concluded. The storing of freshwater in reservoirs has offset about 40% of that, but the scientists warn that this effect is diminishing.</w:t>
      </w:r>
    </w:p>
    <w:p w14:paraId="1C707C6C" w14:textId="77777777" w:rsidR="00826B10" w:rsidRPr="00AE3437" w:rsidRDefault="00826B10" w:rsidP="00826B10">
      <w:pPr>
        <w:rPr>
          <w:sz w:val="16"/>
        </w:rPr>
      </w:pPr>
      <w:r w:rsidRPr="00AE3437">
        <w:rPr>
          <w:u w:val="single"/>
        </w:rPr>
        <w:t>"Reservoir water storage has levelled off</w:t>
      </w:r>
      <w:r w:rsidRPr="00AE3437">
        <w:rPr>
          <w:sz w:val="16"/>
        </w:rPr>
        <w:t xml:space="preserve"> in recent years," they write. "</w:t>
      </w:r>
      <w:r w:rsidRPr="00AE3437">
        <w:rPr>
          <w:u w:val="single"/>
        </w:rPr>
        <w:t>By contrast, the contribution of groundwater depletion has been increasing and may continue to do so in the future</w:t>
      </w:r>
      <w:r w:rsidRPr="00AE3437">
        <w:rPr>
          <w:sz w:val="16"/>
        </w:rPr>
        <w:t>, which will heighten the concerns regarding the potential sea level rise in the 21st century." Nicholls, who was not part of the research team, said there are a wide range of projections of future sea level. "But this work makes one worry about the uncertainty at the high end more," he said.</w:t>
      </w:r>
    </w:p>
    <w:p w14:paraId="2262051E" w14:textId="77777777" w:rsidR="00826B10" w:rsidRPr="00AE3437" w:rsidRDefault="00826B10" w:rsidP="00826B10">
      <w:pPr>
        <w:rPr>
          <w:sz w:val="16"/>
        </w:rPr>
      </w:pPr>
      <w:r w:rsidRPr="00AE3437">
        <w:rPr>
          <w:u w:val="single"/>
        </w:rPr>
        <w:t>The researchers compared the contribution of groundwater withdrawal</w:t>
      </w:r>
      <w:r w:rsidRPr="00AE3437">
        <w:rPr>
          <w:sz w:val="16"/>
        </w:rPr>
        <w:t xml:space="preserve"> and reservoir storage </w:t>
      </w:r>
      <w:r w:rsidRPr="00AE3437">
        <w:rPr>
          <w:u w:val="single"/>
        </w:rPr>
        <w:t>to</w:t>
      </w:r>
      <w:r w:rsidRPr="00AE3437">
        <w:rPr>
          <w:sz w:val="16"/>
        </w:rPr>
        <w:t xml:space="preserve"> the more familiar causes of rising sea level: </w:t>
      </w:r>
      <w:r w:rsidRPr="00AE3437">
        <w:rPr>
          <w:u w:val="single"/>
        </w:rPr>
        <w:t xml:space="preserve">ice melted by global warming and the expansion of the ocean as it warms. The pumping out of groundwater is </w:t>
      </w:r>
      <w:r w:rsidRPr="00AE3437">
        <w:rPr>
          <w:b/>
          <w:u w:val="single"/>
        </w:rPr>
        <w:t>five times bigger in scale</w:t>
      </w:r>
      <w:r w:rsidRPr="00AE3437">
        <w:rPr>
          <w:u w:val="single"/>
        </w:rPr>
        <w:t xml:space="preserve"> than the melting of the planet's two great ice caps</w:t>
      </w:r>
      <w:r w:rsidRPr="00AE3437">
        <w:rPr>
          <w:sz w:val="16"/>
        </w:rPr>
        <w:t xml:space="preserve">, in Greenland and Antarctica, </w:t>
      </w:r>
      <w:r w:rsidRPr="00AE3437">
        <w:rPr>
          <w:u w:val="single"/>
        </w:rPr>
        <w:t xml:space="preserve">and </w:t>
      </w:r>
      <w:r w:rsidRPr="00AE3437">
        <w:rPr>
          <w:b/>
          <w:u w:val="single"/>
        </w:rPr>
        <w:t>twice as great</w:t>
      </w:r>
      <w:r w:rsidRPr="00AE3437">
        <w:rPr>
          <w:u w:val="single"/>
        </w:rPr>
        <w:t xml:space="preserve"> as </w:t>
      </w:r>
      <w:r w:rsidRPr="00AE3437">
        <w:rPr>
          <w:b/>
          <w:u w:val="single"/>
        </w:rPr>
        <w:t>both</w:t>
      </w:r>
      <w:r w:rsidRPr="00AE3437">
        <w:rPr>
          <w:u w:val="single"/>
        </w:rPr>
        <w:t xml:space="preserve"> the melting of all other glaciers and ice or the thermal expansion of seawater</w:t>
      </w:r>
      <w:r w:rsidRPr="00AE3437">
        <w:rPr>
          <w:sz w:val="16"/>
        </w:rPr>
        <w:t>.</w:t>
      </w:r>
    </w:p>
    <w:p w14:paraId="256B071F" w14:textId="77777777" w:rsidR="00826B10" w:rsidRPr="00AE3437" w:rsidRDefault="00826B10" w:rsidP="00826B10"/>
    <w:p w14:paraId="15FD0515" w14:textId="77777777" w:rsidR="00826B10" w:rsidRPr="00AE3437" w:rsidRDefault="00826B10" w:rsidP="00826B10">
      <w:pPr>
        <w:pStyle w:val="Heading4"/>
      </w:pPr>
      <w:r w:rsidRPr="00AE3437">
        <w:t>That undermines US naval power</w:t>
      </w:r>
    </w:p>
    <w:p w14:paraId="26B8C1C9" w14:textId="77777777" w:rsidR="00826B10" w:rsidRPr="00AE3437" w:rsidRDefault="00826B10" w:rsidP="00826B10">
      <w:pPr>
        <w:rPr>
          <w:sz w:val="18"/>
        </w:rPr>
      </w:pPr>
      <w:r w:rsidRPr="00AE3437">
        <w:rPr>
          <w:rStyle w:val="Style13ptBold"/>
        </w:rPr>
        <w:t xml:space="preserve">O.D.U. 2017 </w:t>
      </w:r>
      <w:r w:rsidRPr="00AE3437">
        <w:rPr>
          <w:sz w:val="18"/>
        </w:rPr>
        <w:t>(Old Dominion University Center for Sea Level Rise, “Military Impact,” Date is copyright date, http://www.centerforsealevelrise.org/about-sea-level-rise/military-impact/)</w:t>
      </w:r>
    </w:p>
    <w:p w14:paraId="18EEF69E" w14:textId="77777777" w:rsidR="00826B10" w:rsidRPr="00AE3437" w:rsidRDefault="00826B10" w:rsidP="00826B10">
      <w:pPr>
        <w:rPr>
          <w:sz w:val="16"/>
        </w:rPr>
      </w:pPr>
      <w:r w:rsidRPr="00AE3437">
        <w:rPr>
          <w:sz w:val="16"/>
        </w:rPr>
        <w:t xml:space="preserve">Hampton Roads is home to the world’s largest Navy Base, and numerous military bases – combined, the Department of Defense contributes approximately 46% to the local economy. </w:t>
      </w:r>
      <w:r w:rsidRPr="00AE3437">
        <w:rPr>
          <w:u w:val="single"/>
        </w:rPr>
        <w:t>In Virginia, sea levels are rising faster than the global average</w:t>
      </w:r>
      <w:r w:rsidRPr="00AE3437">
        <w:rPr>
          <w:sz w:val="16"/>
        </w:rPr>
        <w:t xml:space="preserve"> because the land is sinking, primarily from natural causes. Sea level rise, and </w:t>
      </w:r>
      <w:r w:rsidRPr="00AE3437">
        <w:rPr>
          <w:u w:val="single"/>
        </w:rPr>
        <w:t>the vulnerabilities created are front and center issues for military leaders. Norfolk Naval Base is</w:t>
      </w:r>
      <w:r w:rsidRPr="00AE3437">
        <w:rPr>
          <w:sz w:val="16"/>
        </w:rPr>
        <w:t xml:space="preserve"> home to 14 World War II era piers that are </w:t>
      </w:r>
      <w:r w:rsidRPr="00AE3437">
        <w:rPr>
          <w:u w:val="single"/>
        </w:rPr>
        <w:t>experiencing significant maintenance issues due to</w:t>
      </w:r>
      <w:r w:rsidRPr="00AE3437">
        <w:rPr>
          <w:sz w:val="16"/>
        </w:rPr>
        <w:t xml:space="preserve"> the rising </w:t>
      </w:r>
      <w:r w:rsidRPr="00AE3437">
        <w:rPr>
          <w:u w:val="single"/>
        </w:rPr>
        <w:t>sea levels</w:t>
      </w:r>
      <w:r w:rsidRPr="00AE3437">
        <w:rPr>
          <w:sz w:val="16"/>
        </w:rPr>
        <w:t xml:space="preserve"> that have occurred since they were built. These piers are being replaced over time, at a cost of $35-40 million per pier, according to the Department of Defense. This </w:t>
      </w:r>
      <w:r w:rsidRPr="00AE3437">
        <w:rPr>
          <w:u w:val="single"/>
        </w:rPr>
        <w:t>forced adaptation</w:t>
      </w:r>
      <w:r w:rsidRPr="00AE3437">
        <w:rPr>
          <w:sz w:val="16"/>
        </w:rPr>
        <w:t xml:space="preserve"> due to sea level rise </w:t>
      </w:r>
      <w:r w:rsidRPr="00AE3437">
        <w:rPr>
          <w:u w:val="single"/>
        </w:rPr>
        <w:t>couldn’t come at a worse time. Hampton Roads and the state of Virginia are already feeling the effects of cutbacks in federal military spending</w:t>
      </w:r>
      <w:r w:rsidRPr="00AE3437">
        <w:rPr>
          <w:sz w:val="16"/>
        </w:rPr>
        <w:t xml:space="preserve"> because of the budget battles in Washington.</w:t>
      </w:r>
    </w:p>
    <w:p w14:paraId="17D80F3C" w14:textId="2277C086" w:rsidR="00826B10" w:rsidRPr="00AE3437" w:rsidRDefault="00826B10" w:rsidP="00826B10">
      <w:r w:rsidRPr="00AE3437">
        <w:rPr>
          <w:u w:val="single"/>
        </w:rPr>
        <w:t xml:space="preserve">“This is a matter of </w:t>
      </w:r>
      <w:r w:rsidRPr="00AE3437">
        <w:rPr>
          <w:b/>
          <w:u w:val="single"/>
        </w:rPr>
        <w:t>national security</w:t>
      </w:r>
      <w:r w:rsidRPr="00AE3437">
        <w:rPr>
          <w:u w:val="single"/>
        </w:rPr>
        <w:t xml:space="preserve">… It’s a </w:t>
      </w:r>
      <w:r w:rsidRPr="00AE3437">
        <w:rPr>
          <w:b/>
          <w:u w:val="single"/>
        </w:rPr>
        <w:t>mission readiness issue</w:t>
      </w:r>
      <w:r w:rsidRPr="00AE3437">
        <w:rPr>
          <w:sz w:val="16"/>
        </w:rPr>
        <w:t xml:space="preserve">,” said Alice Hill, senior adviser for preparedness and resilience at the National Security Council. Just as encroaching residential development threatened the move of Naval Air Station Oceana in Virginia Beach, “you can’t help but think of </w:t>
      </w:r>
      <w:r w:rsidRPr="00AE3437">
        <w:rPr>
          <w:u w:val="single"/>
        </w:rPr>
        <w:t>flooding problems as a form of encroachment</w:t>
      </w:r>
      <w:r w:rsidRPr="00AE3437">
        <w:rPr>
          <w:sz w:val="16"/>
        </w:rPr>
        <w:t>,” said John Conger, deputy undersecretary of defense. “How does it affect your mission?”</w:t>
      </w:r>
    </w:p>
    <w:p w14:paraId="58EFC8EC" w14:textId="4987D324" w:rsidR="00826B10" w:rsidRPr="00AE3437" w:rsidRDefault="00826B10" w:rsidP="00B55AD5"/>
    <w:p w14:paraId="15BDD68E" w14:textId="77777777" w:rsidR="00826B10" w:rsidRPr="00AE3437" w:rsidRDefault="00826B10" w:rsidP="00826B10">
      <w:pPr>
        <w:pStyle w:val="Heading4"/>
      </w:pPr>
      <w:r w:rsidRPr="00AE3437">
        <w:t xml:space="preserve">Naval power is critical to overall US capabilities—this allows us to deter and defeat any challenger and contain every impact </w:t>
      </w:r>
    </w:p>
    <w:p w14:paraId="2EDCBC82" w14:textId="77777777" w:rsidR="00826B10" w:rsidRPr="00AE3437" w:rsidRDefault="00826B10" w:rsidP="00826B10">
      <w:r w:rsidRPr="00AE3437">
        <w:rPr>
          <w:rStyle w:val="Style13ptBold"/>
        </w:rPr>
        <w:t>ENGLAND, JONES, AND CLARK 2011</w:t>
      </w:r>
      <w:r w:rsidRPr="00AE3437">
        <w:rPr>
          <w:sz w:val="14"/>
        </w:rPr>
        <w:t xml:space="preserve"> (Gordon England is a former secretary of the Navy. General James Jones is a former commandant of the Marine Corps. Admiral Vern Clark is a former chief of naval operations; “The Necessity of U.S. Naval Power,” July 11, http://gcaptain.com/necessity-u-s-naval-power?27784)</w:t>
      </w:r>
    </w:p>
    <w:p w14:paraId="6538A689" w14:textId="77777777" w:rsidR="00826B10" w:rsidRPr="00AE3437" w:rsidRDefault="00826B10" w:rsidP="00826B10">
      <w:r w:rsidRPr="00AE3437">
        <w:rPr>
          <w:sz w:val="14"/>
        </w:rPr>
        <w:t xml:space="preserve">The future security environment underscores two broad security trends. First, </w:t>
      </w:r>
      <w:r w:rsidRPr="00AE3437">
        <w:rPr>
          <w:u w:val="single"/>
        </w:rPr>
        <w:t>international political realities and the internationally agreed-to sovereign rights of nations will increasingly limit the sustained involvement of American permanent land-based, heavy forces</w:t>
      </w:r>
      <w:r w:rsidRPr="00AE3437">
        <w:rPr>
          <w:sz w:val="14"/>
        </w:rPr>
        <w:t xml:space="preserve"> to the more extreme crises. </w:t>
      </w:r>
      <w:r w:rsidRPr="00AE3437">
        <w:rPr>
          <w:u w:val="single"/>
        </w:rPr>
        <w:t xml:space="preserve">This will make offshore options for deterrence and power projection </w:t>
      </w:r>
      <w:r w:rsidRPr="00AE3437">
        <w:rPr>
          <w:b/>
          <w:u w:val="single"/>
        </w:rPr>
        <w:t>ever more paramount</w:t>
      </w:r>
      <w:r w:rsidRPr="00AE3437">
        <w:rPr>
          <w:sz w:val="14"/>
        </w:rPr>
        <w:t xml:space="preserve"> in support of our national interests. Second, </w:t>
      </w:r>
      <w:r w:rsidRPr="00AE3437">
        <w:rPr>
          <w:u w:val="single"/>
        </w:rPr>
        <w:t>the naval dimensions of American power will re-emerge as the primary means for assuring our allies and partners, ensuring prosperity in times of peace, and countering anti-access, area-denial efforts in times of crisis</w:t>
      </w:r>
      <w:r w:rsidRPr="00AE3437">
        <w:rPr>
          <w:sz w:val="14"/>
        </w:rPr>
        <w:t xml:space="preserve">. We do not believe these trends will require the dismantling of land-based forces, as these forces will remain essential reservoirs of power. As the United States has learned time and again, once a crisis becomes a conflict, it is impossible to predict with certainty its depth, duration and cost. That said, </w:t>
      </w:r>
      <w:r w:rsidRPr="00AE3437">
        <w:rPr>
          <w:u w:val="single"/>
        </w:rPr>
        <w:t xml:space="preserve">the U.S. has been shrinking its overseas land-based installations, so the ability to project power globally will make the forward presence of naval forces an </w:t>
      </w:r>
      <w:r w:rsidRPr="00AE3437">
        <w:rPr>
          <w:b/>
          <w:u w:val="single"/>
        </w:rPr>
        <w:t>even more essential dimension of American influence</w:t>
      </w:r>
      <w:r w:rsidRPr="00AE3437">
        <w:rPr>
          <w:sz w:val="14"/>
        </w:rPr>
        <w:t xml:space="preserve">. What we do believe is that </w:t>
      </w:r>
      <w:r w:rsidRPr="00AE3437">
        <w:rPr>
          <w:b/>
          <w:u w:val="single"/>
        </w:rPr>
        <w:t>uniquely responsive</w:t>
      </w:r>
      <w:r w:rsidRPr="00AE3437">
        <w:rPr>
          <w:u w:val="single"/>
        </w:rPr>
        <w:t xml:space="preserve"> Navy-Marine Corps capabilities provide the basis on which our most vital overseas interests are safeguarded. Forward presence and engagement is what allows the U.S. to maintain awareness, to deter aggression, and to quickly respond to threats as they arise</w:t>
      </w:r>
      <w:r w:rsidRPr="00AE3437">
        <w:rPr>
          <w:sz w:val="14"/>
        </w:rPr>
        <w:t xml:space="preserve">. Though we clearly must be prepared for the high-end threats, such </w:t>
      </w:r>
      <w:r w:rsidRPr="00AE3437">
        <w:rPr>
          <w:u w:val="single"/>
        </w:rPr>
        <w:t xml:space="preserve">preparation should be made in balance with the means necessary to </w:t>
      </w:r>
      <w:r w:rsidRPr="00AE3437">
        <w:rPr>
          <w:b/>
          <w:u w:val="single"/>
        </w:rPr>
        <w:t>avoid escalation</w:t>
      </w:r>
      <w:r w:rsidRPr="00AE3437">
        <w:rPr>
          <w:u w:val="single"/>
        </w:rPr>
        <w:t xml:space="preserve"> to the high end </w:t>
      </w:r>
      <w:r w:rsidRPr="00AE3437">
        <w:rPr>
          <w:b/>
          <w:u w:val="single"/>
        </w:rPr>
        <w:t>in the first place</w:t>
      </w:r>
      <w:r w:rsidRPr="00AE3437">
        <w:rPr>
          <w:sz w:val="14"/>
        </w:rPr>
        <w:t xml:space="preserve">. </w:t>
      </w:r>
      <w:r w:rsidRPr="00AE3437">
        <w:rPr>
          <w:u w:val="single"/>
        </w:rPr>
        <w:t xml:space="preserve">The versatility of maritime forces provides a truly </w:t>
      </w:r>
      <w:r w:rsidRPr="00AE3437">
        <w:rPr>
          <w:b/>
          <w:u w:val="single"/>
        </w:rPr>
        <w:t>unmatched advantage.</w:t>
      </w:r>
      <w:r w:rsidRPr="00AE3437">
        <w:rPr>
          <w:sz w:val="14"/>
        </w:rPr>
        <w:t xml:space="preserve"> </w:t>
      </w:r>
      <w:r w:rsidRPr="00AE3437">
        <w:rPr>
          <w:u w:val="single"/>
        </w:rPr>
        <w:t>The sea remains a vast space that provides nearly unlimited freedom of maneuver. Command of the sea allows for the presence of our naval forces, supported from a network of shore facilities, to be adjusted and scaled with little external restraint</w:t>
      </w:r>
      <w:r w:rsidRPr="00AE3437">
        <w:rPr>
          <w:sz w:val="14"/>
        </w:rPr>
        <w:t xml:space="preserve">. It permits reliance on proven capabilities such as prepositioned ships. </w:t>
      </w:r>
      <w:r w:rsidRPr="00AE3437">
        <w:rPr>
          <w:u w:val="single"/>
        </w:rPr>
        <w:t>Maritime capabilities encourage and enable cooperation with other nations to solve common sea-based problems such as piracy, illegal trafficking, proliferation of W.M.D</w:t>
      </w:r>
      <w:r w:rsidRPr="00AE3437">
        <w:rPr>
          <w:sz w:val="14"/>
        </w:rPr>
        <w:t xml:space="preserve">., and a host of other ills, which if unchecked can harm our friends and interests abroad, and our own citizenry at home. </w:t>
      </w:r>
      <w:r w:rsidRPr="00AE3437">
        <w:rPr>
          <w:u w:val="single"/>
        </w:rPr>
        <w:t>The flexibility and responsiveness of naval forces provide our country with a general strategic deterrent in a potentially violent and unstable world. Most importantly, our naval forces project and sustain power at sea and ashore at the time, place, duration, and intensity of our choosing</w:t>
      </w:r>
      <w:r w:rsidRPr="00AE3437">
        <w:rPr>
          <w:sz w:val="14"/>
        </w:rPr>
        <w:t xml:space="preserve">. Given these enduring qualities, tough choices must clearly be made, especially in light of expected tight defense budgets. The administration and the Congress need to balance the resources allocated to missions such as strategic deterrence, ballistic missile defense, and cyber warfare with the more traditional ones of sea control and power projection. The maritime capability and capacity vital to the flexible projection of U.S. power and influence around the globe must surely be preserved, especially in light of available technology. Capabilities such as the Joint Strike Fighter will provide strategic deterrence, in addition to tactical long-range strike, especially when operating from forward-deployed naval vessels. </w:t>
      </w:r>
      <w:r w:rsidRPr="00AE3437">
        <w:rPr>
          <w:u w:val="single"/>
        </w:rPr>
        <w:t xml:space="preserve">Postured to respond quickly, the Navy-Marine Corps team integrates sea, air, and land power into adaptive force packages spanning the entire spectrum of operations, from everyday cooperative security activities to unwelcome — but not impossible — </w:t>
      </w:r>
      <w:r w:rsidRPr="00AE3437">
        <w:rPr>
          <w:b/>
          <w:u w:val="single"/>
        </w:rPr>
        <w:t>wars between major powers</w:t>
      </w:r>
      <w:r w:rsidRPr="00AE3437">
        <w:rPr>
          <w:u w:val="single"/>
        </w:rPr>
        <w:t>. This is exactly what we will need to meet the challenges of the future</w:t>
      </w:r>
      <w:r w:rsidRPr="00AE3437">
        <w:rPr>
          <w:sz w:val="14"/>
        </w:rPr>
        <w:t>.</w:t>
      </w:r>
    </w:p>
    <w:p w14:paraId="4959B168" w14:textId="77777777" w:rsidR="00826B10" w:rsidRPr="00AE3437" w:rsidRDefault="00826B10" w:rsidP="00826B10"/>
    <w:p w14:paraId="10F7C23E" w14:textId="77777777" w:rsidR="00826B10" w:rsidRPr="00AE3437" w:rsidRDefault="00826B10" w:rsidP="00826B10">
      <w:pPr>
        <w:pStyle w:val="Heading4"/>
      </w:pPr>
      <w:r w:rsidRPr="00AE3437">
        <w:t>Sea level rise independently causes global nuclear war</w:t>
      </w:r>
    </w:p>
    <w:p w14:paraId="0BE387BD" w14:textId="77777777" w:rsidR="00826B10" w:rsidRPr="00AE3437" w:rsidRDefault="00826B10" w:rsidP="00826B10">
      <w:pPr>
        <w:rPr>
          <w:sz w:val="18"/>
        </w:rPr>
      </w:pPr>
      <w:r w:rsidRPr="00AE3437">
        <w:rPr>
          <w:rStyle w:val="Style13ptBold"/>
        </w:rPr>
        <w:t>PLANET EXTINCTION 2017</w:t>
      </w:r>
      <w:r w:rsidRPr="00AE3437">
        <w:t xml:space="preserve"> </w:t>
      </w:r>
      <w:r w:rsidRPr="00AE3437">
        <w:rPr>
          <w:sz w:val="18"/>
        </w:rPr>
        <w:t>(Group of data professionals, environmental advocates, and geographers, “Refugees and War,” date is date accessed, http://www.planetextinction.com/planet_extinction_refugees_war.htm)</w:t>
      </w:r>
    </w:p>
    <w:p w14:paraId="32DB0E84" w14:textId="77777777" w:rsidR="00826B10" w:rsidRPr="00AE3437" w:rsidRDefault="00826B10" w:rsidP="00826B10">
      <w:r w:rsidRPr="00AE3437">
        <w:rPr>
          <w:u w:val="single"/>
        </w:rPr>
        <w:t>Modern civilization has never experienced</w:t>
      </w:r>
      <w:r w:rsidRPr="00AE3437">
        <w:t xml:space="preserve"> weather conditions as persistently disruptive as those we should expect from here on. Nor have we yet faced the appalling consequences of </w:t>
      </w:r>
      <w:r w:rsidRPr="00AE3437">
        <w:rPr>
          <w:u w:val="single"/>
        </w:rPr>
        <w:t>a significant rise in sea-levels</w:t>
      </w:r>
      <w:r w:rsidRPr="00AE3437">
        <w:t>.</w:t>
      </w:r>
    </w:p>
    <w:p w14:paraId="18C8A1EA" w14:textId="77777777" w:rsidR="00826B10" w:rsidRPr="00AE3437" w:rsidRDefault="00826B10" w:rsidP="00826B10">
      <w:pPr>
        <w:rPr>
          <w:sz w:val="14"/>
        </w:rPr>
      </w:pPr>
      <w:r w:rsidRPr="00AE3437">
        <w:rPr>
          <w:sz w:val="14"/>
        </w:rPr>
        <w:t>If the sea rises a modest 400mm 22% of coastal wetlands will be lost, and more when we include the likely human reaction to that change. It would impact on over 400,000 square Km of coast, especially in the deltas of Bangladesh, Vietnam and China, while the Kiribati, Fijian and Maldive islands would lose a large part of their most arable land.</w:t>
      </w:r>
    </w:p>
    <w:p w14:paraId="63F85E2E" w14:textId="77777777" w:rsidR="00826B10" w:rsidRPr="00AE3437" w:rsidRDefault="00826B10" w:rsidP="00826B10">
      <w:pPr>
        <w:rPr>
          <w:sz w:val="14"/>
        </w:rPr>
      </w:pPr>
      <w:r w:rsidRPr="00AE3437">
        <w:rPr>
          <w:sz w:val="14"/>
        </w:rPr>
        <w:t>The cost of dealing with such a rise was recently estimated to be £9 billion. Insurers have warned that the cost of just one major flood would be almost twice that, especially in the financial district of Central London. What then if the ice sheets of Greenland melted?</w:t>
      </w:r>
    </w:p>
    <w:p w14:paraId="4A41F230" w14:textId="77777777" w:rsidR="00826B10" w:rsidRPr="00AE3437" w:rsidRDefault="00826B10" w:rsidP="00826B10">
      <w:pPr>
        <w:rPr>
          <w:sz w:val="14"/>
        </w:rPr>
      </w:pPr>
      <w:r w:rsidRPr="00AE3437">
        <w:rPr>
          <w:sz w:val="14"/>
        </w:rPr>
        <w:t xml:space="preserve">A one meter sea-level rise would affect 6 million people in Egypt, with some 15% of agricultural land lost, 13 million in Bangladesh with 16% of the national rice production lost, and 72 million in China with tens of thousands of hectares of agricultural land. </w:t>
      </w:r>
    </w:p>
    <w:p w14:paraId="5EF4EF5B" w14:textId="77777777" w:rsidR="00826B10" w:rsidRPr="00AE3437" w:rsidRDefault="00826B10" w:rsidP="00826B10">
      <w:pPr>
        <w:rPr>
          <w:sz w:val="14"/>
        </w:rPr>
      </w:pPr>
      <w:r w:rsidRPr="00AE3437">
        <w:rPr>
          <w:sz w:val="14"/>
        </w:rPr>
        <w:t>Enormous areas of the most productive agricultural land would be underwater. One thinks immediately of Bangladesh and the North Sea farms in Holland and Anglesea. In addition frequent floods, droughts and storms caused by the huge land-form changes and increasingly disturbed atmosphere would cause severe losses every year. The reduction in food production would ensure that half the world's population would be hungry or starving</w:t>
      </w:r>
    </w:p>
    <w:p w14:paraId="758F60AE" w14:textId="77777777" w:rsidR="00826B10" w:rsidRPr="00AE3437" w:rsidRDefault="00826B10" w:rsidP="00826B10">
      <w:pPr>
        <w:rPr>
          <w:sz w:val="16"/>
        </w:rPr>
      </w:pPr>
      <w:r w:rsidRPr="00AE3437">
        <w:rPr>
          <w:sz w:val="16"/>
        </w:rPr>
        <w:t xml:space="preserve">The anticipated 7 meter sea rise from glacier collapse will be far worse. </w:t>
      </w:r>
      <w:r w:rsidRPr="00AE3437">
        <w:rPr>
          <w:u w:val="single"/>
        </w:rPr>
        <w:t>This will directly uproot</w:t>
      </w:r>
      <w:r w:rsidRPr="00AE3437">
        <w:rPr>
          <w:sz w:val="16"/>
        </w:rPr>
        <w:t xml:space="preserve"> 300 -1,000 million people, some </w:t>
      </w:r>
      <w:r w:rsidRPr="00AE3437">
        <w:rPr>
          <w:u w:val="single"/>
        </w:rPr>
        <w:t>15% of the world's population</w:t>
      </w:r>
      <w:r w:rsidRPr="00AE3437">
        <w:rPr>
          <w:sz w:val="16"/>
        </w:rPr>
        <w:t>. The ricochet will be far-reaching and incalculable.</w:t>
      </w:r>
    </w:p>
    <w:p w14:paraId="187CDF43" w14:textId="77777777" w:rsidR="00826B10" w:rsidRPr="00AE3437" w:rsidRDefault="00826B10" w:rsidP="00826B10">
      <w:pPr>
        <w:rPr>
          <w:sz w:val="16"/>
        </w:rPr>
      </w:pPr>
      <w:r w:rsidRPr="00AE3437">
        <w:rPr>
          <w:u w:val="single"/>
        </w:rPr>
        <w:t>Where will all these</w:t>
      </w:r>
      <w:r w:rsidRPr="00AE3437">
        <w:rPr>
          <w:sz w:val="16"/>
        </w:rPr>
        <w:t xml:space="preserve"> homeless and starving </w:t>
      </w:r>
      <w:r w:rsidRPr="00AE3437">
        <w:rPr>
          <w:u w:val="single"/>
        </w:rPr>
        <w:t>people go?</w:t>
      </w:r>
      <w:r w:rsidRPr="00AE3437">
        <w:rPr>
          <w:sz w:val="16"/>
        </w:rPr>
        <w:t xml:space="preserve"> Who will look after them? How will their governments be forced to react?</w:t>
      </w:r>
    </w:p>
    <w:p w14:paraId="098DBE1F" w14:textId="77777777" w:rsidR="00826B10" w:rsidRPr="00AE3437" w:rsidRDefault="00826B10" w:rsidP="00826B10">
      <w:pPr>
        <w:rPr>
          <w:sz w:val="16"/>
        </w:rPr>
      </w:pPr>
      <w:r w:rsidRPr="00AE3437">
        <w:rPr>
          <w:u w:val="single"/>
        </w:rPr>
        <w:t>Imagine eastern European countries</w:t>
      </w:r>
      <w:r w:rsidRPr="00AE3437">
        <w:rPr>
          <w:sz w:val="16"/>
        </w:rPr>
        <w:t xml:space="preserve"> struggling to feed their populations with a falling supply of food, water, and energy, </w:t>
      </w:r>
      <w:r w:rsidRPr="00AE3437">
        <w:rPr>
          <w:u w:val="single"/>
        </w:rPr>
        <w:t>eyeing Russia</w:t>
      </w:r>
      <w:r w:rsidRPr="00AE3437">
        <w:rPr>
          <w:sz w:val="16"/>
        </w:rPr>
        <w:t xml:space="preserve">, whose population is already in decline, for its grain, minerals, and energy. </w:t>
      </w:r>
      <w:r w:rsidRPr="00AE3437">
        <w:rPr>
          <w:u w:val="single"/>
        </w:rPr>
        <w:t>Or Japan</w:t>
      </w:r>
      <w:r w:rsidRPr="00AE3437">
        <w:rPr>
          <w:sz w:val="16"/>
        </w:rPr>
        <w:t xml:space="preserve">, with flooded coastal cities and contamination of its fresh water, </w:t>
      </w:r>
      <w:r w:rsidRPr="00AE3437">
        <w:rPr>
          <w:u w:val="single"/>
        </w:rPr>
        <w:t>eying</w:t>
      </w:r>
      <w:r w:rsidRPr="00AE3437">
        <w:rPr>
          <w:sz w:val="16"/>
        </w:rPr>
        <w:t xml:space="preserve"> Russia’s </w:t>
      </w:r>
      <w:r w:rsidRPr="00AE3437">
        <w:rPr>
          <w:u w:val="single"/>
        </w:rPr>
        <w:t>Sakhalin Island</w:t>
      </w:r>
      <w:r w:rsidRPr="00AE3437">
        <w:rPr>
          <w:sz w:val="16"/>
        </w:rPr>
        <w:t xml:space="preserve"> oil to power desalination plants and energy-intensive agricultural processes. </w:t>
      </w:r>
      <w:r w:rsidRPr="00AE3437">
        <w:rPr>
          <w:u w:val="single"/>
        </w:rPr>
        <w:t>Envision Pakistan, India, and China skirmishing at their borders</w:t>
      </w:r>
      <w:r w:rsidRPr="00AE3437">
        <w:rPr>
          <w:sz w:val="16"/>
        </w:rPr>
        <w:t xml:space="preserve"> over refugees, access to shared rivers, and the remaining arable land.</w:t>
      </w:r>
    </w:p>
    <w:p w14:paraId="1DC36841" w14:textId="77777777" w:rsidR="00826B10" w:rsidRPr="00AE3437" w:rsidRDefault="00826B10" w:rsidP="00826B10">
      <w:r w:rsidRPr="00AE3437">
        <w:rPr>
          <w:sz w:val="14"/>
        </w:rPr>
        <w:t>Prospects for major conflicts</w:t>
      </w:r>
    </w:p>
    <w:p w14:paraId="6C8359E8" w14:textId="77777777" w:rsidR="00826B10" w:rsidRPr="00AE3437" w:rsidRDefault="00826B10" w:rsidP="00826B10">
      <w:pPr>
        <w:rPr>
          <w:sz w:val="16"/>
        </w:rPr>
      </w:pPr>
      <w:r w:rsidRPr="00AE3437">
        <w:rPr>
          <w:sz w:val="16"/>
        </w:rPr>
        <w:t xml:space="preserve">As abrupt climate change lowers the world’s ability to feed its people, </w:t>
      </w:r>
      <w:r w:rsidRPr="00AE3437">
        <w:rPr>
          <w:u w:val="single"/>
        </w:rPr>
        <w:t>aggressive wars are likely to be fought</w:t>
      </w:r>
      <w:r w:rsidRPr="00AE3437">
        <w:rPr>
          <w:sz w:val="16"/>
        </w:rPr>
        <w:t xml:space="preserve"> over food, water, and energy. Deaths from war as well as starvation and disease will decrease population size, which will, over time, bring the population down to whatever level the earth can sustain.</w:t>
      </w:r>
    </w:p>
    <w:p w14:paraId="061D0063" w14:textId="77777777" w:rsidR="00826B10" w:rsidRPr="00AE3437" w:rsidRDefault="00826B10" w:rsidP="00826B10">
      <w:r w:rsidRPr="00AE3437">
        <w:rPr>
          <w:sz w:val="14"/>
        </w:rPr>
        <w:t>Violence and disruption from the stresses created by abrupt change pose different conditions to any we are used to. This will create a sense of desperation, which is likely to lead to offensive aggression in order to reclaim balance. The massacres in Darfur are an early example of the coming climate wars.</w:t>
      </w:r>
    </w:p>
    <w:p w14:paraId="21A4870C" w14:textId="77777777" w:rsidR="00826B10" w:rsidRPr="00AE3437" w:rsidRDefault="00826B10" w:rsidP="00826B10">
      <w:r w:rsidRPr="00AE3437">
        <w:rPr>
          <w:sz w:val="14"/>
        </w:rPr>
        <w:t>Military confrontation may be triggered by a desperate need for natural resources such as energy, food and water, rather than by conflicts over ideology, religion, or national honour.</w:t>
      </w:r>
    </w:p>
    <w:p w14:paraId="3FDD89DD" w14:textId="77777777" w:rsidR="00826B10" w:rsidRPr="00AE3437" w:rsidRDefault="00826B10" w:rsidP="00826B10">
      <w:r w:rsidRPr="00AE3437">
        <w:rPr>
          <w:u w:val="single"/>
        </w:rPr>
        <w:t xml:space="preserve">Such catastrophic environmental problems are likely to </w:t>
      </w:r>
      <w:r w:rsidRPr="00AE3437">
        <w:rPr>
          <w:b/>
          <w:u w:val="single"/>
        </w:rPr>
        <w:t>escalate global conflict</w:t>
      </w:r>
      <w:r w:rsidRPr="00AE3437">
        <w:t>.</w:t>
      </w:r>
    </w:p>
    <w:p w14:paraId="30FEA719" w14:textId="77777777" w:rsidR="00826B10" w:rsidRPr="00AE3437" w:rsidRDefault="00826B10" w:rsidP="00826B10">
      <w:r w:rsidRPr="00AE3437">
        <w:rPr>
          <w:sz w:val="14"/>
        </w:rPr>
        <w:t>Nations with resources may build fortresses around their countries, preserving some security for themselves. Less fortunate nations especially those with ancient enmities with their neighbours, may be left to struggle for food, clean water, or energy. With over 200 river basins occupied by more than one nation, we can expect conflict over access to water. For example, the Danube touches twelve nations, the Nile nine, and the Amazon seven.</w:t>
      </w:r>
    </w:p>
    <w:p w14:paraId="345D2C52" w14:textId="77777777" w:rsidR="00826B10" w:rsidRPr="00AE3437" w:rsidRDefault="00826B10" w:rsidP="00826B10">
      <w:pPr>
        <w:rPr>
          <w:sz w:val="16"/>
        </w:rPr>
      </w:pPr>
      <w:r w:rsidRPr="00AE3437">
        <w:rPr>
          <w:sz w:val="16"/>
        </w:rPr>
        <w:t xml:space="preserve">In this world of warring states </w:t>
      </w:r>
      <w:r w:rsidRPr="00AE3437">
        <w:rPr>
          <w:u w:val="single"/>
        </w:rPr>
        <w:t xml:space="preserve">the </w:t>
      </w:r>
      <w:r w:rsidRPr="00AE3437">
        <w:rPr>
          <w:b/>
          <w:u w:val="single"/>
        </w:rPr>
        <w:t>use of nuclear arms</w:t>
      </w:r>
      <w:r w:rsidRPr="00AE3437">
        <w:rPr>
          <w:u w:val="single"/>
        </w:rPr>
        <w:t xml:space="preserve"> is </w:t>
      </w:r>
      <w:r w:rsidRPr="00AE3437">
        <w:rPr>
          <w:b/>
          <w:u w:val="single"/>
        </w:rPr>
        <w:t>inevitable</w:t>
      </w:r>
      <w:r w:rsidRPr="00AE3437">
        <w:rPr>
          <w:sz w:val="16"/>
        </w:rPr>
        <w:t>.</w:t>
      </w:r>
    </w:p>
    <w:p w14:paraId="7ABBE7F0" w14:textId="1BE8A896" w:rsidR="00826B10" w:rsidRPr="00AE3437" w:rsidRDefault="00826B10" w:rsidP="00B55AD5"/>
    <w:p w14:paraId="479852BE" w14:textId="63519291" w:rsidR="001B09AD" w:rsidRPr="00AE3437" w:rsidRDefault="001B09AD" w:rsidP="001B09AD">
      <w:pPr>
        <w:pStyle w:val="Heading3"/>
      </w:pPr>
      <w:r w:rsidRPr="00AE3437">
        <w:t>Navy Ext: Navy Key</w:t>
      </w:r>
    </w:p>
    <w:p w14:paraId="5C72031F" w14:textId="1CEE9E6C" w:rsidR="001B09AD" w:rsidRPr="00AE3437" w:rsidRDefault="001B09AD" w:rsidP="00B55AD5"/>
    <w:p w14:paraId="01E78328" w14:textId="77777777" w:rsidR="001B09AD" w:rsidRPr="00AE3437" w:rsidRDefault="001B09AD" w:rsidP="001B09AD">
      <w:pPr>
        <w:pStyle w:val="Heading4"/>
      </w:pPr>
      <w:r w:rsidRPr="00AE3437">
        <w:t>US naval power guarantees hegemony, prevents attacks on the US mainland, and deters potential rivals from even attempting to change the status quo</w:t>
      </w:r>
    </w:p>
    <w:p w14:paraId="299F409E" w14:textId="77777777" w:rsidR="001B09AD" w:rsidRPr="00AE3437" w:rsidRDefault="001B09AD" w:rsidP="001B09AD">
      <w:pPr>
        <w:rPr>
          <w:sz w:val="14"/>
        </w:rPr>
      </w:pPr>
      <w:r w:rsidRPr="00AE3437">
        <w:rPr>
          <w:rStyle w:val="Style13ptBold"/>
        </w:rPr>
        <w:t>FRIEDMAN 2007</w:t>
      </w:r>
      <w:r w:rsidRPr="00AE3437">
        <w:rPr>
          <w:sz w:val="14"/>
        </w:rPr>
        <w:t xml:space="preserve"> (George, PhD, Chief Executive Officer and founder of STRATFOR, “The Limitations and Necessity of Naval Power,” April 10, http://www.stratfor.com/limitations_and_necessity_naval_power)</w:t>
      </w:r>
    </w:p>
    <w:p w14:paraId="5D7EB1E2" w14:textId="77777777" w:rsidR="001B09AD" w:rsidRPr="00AE3437" w:rsidRDefault="001B09AD" w:rsidP="001B09AD">
      <w:pPr>
        <w:rPr>
          <w:rStyle w:val="StyleUnderline"/>
          <w:sz w:val="14"/>
          <w:u w:val="none"/>
        </w:rPr>
      </w:pPr>
      <w:r w:rsidRPr="00AE3437">
        <w:rPr>
          <w:sz w:val="14"/>
        </w:rPr>
        <w:t xml:space="preserve">This raises a more fundamental question: What is the value of naval power in a world in which naval battles are not fought? To frame the question more clearly, let us begin by noting that </w:t>
      </w:r>
      <w:r w:rsidRPr="00AE3437">
        <w:rPr>
          <w:u w:val="single"/>
        </w:rPr>
        <w:t>the United States has maintained global maritime hegemony since the end of World War II</w:t>
      </w:r>
      <w:r w:rsidRPr="00AE3437">
        <w:rPr>
          <w:sz w:val="14"/>
        </w:rPr>
        <w:t xml:space="preserve">. Except for the failed Soviet attempt to partially challenge the United States, </w:t>
      </w:r>
      <w:r w:rsidRPr="00AE3437">
        <w:rPr>
          <w:u w:val="single"/>
        </w:rPr>
        <w:t>the most important geopolitical fact since World War II was that the world’s oceans were effectively under the control of the U.S. Navy. Prior to World War II, there were multiple contenders for maritime power</w:t>
      </w:r>
      <w:r w:rsidRPr="00AE3437">
        <w:rPr>
          <w:sz w:val="14"/>
        </w:rPr>
        <w:t xml:space="preserve">, such as Britain, Japan and most major powers. </w:t>
      </w:r>
      <w:r w:rsidRPr="00AE3437">
        <w:rPr>
          <w:u w:val="single"/>
        </w:rPr>
        <w:t>No one</w:t>
      </w:r>
      <w:r w:rsidRPr="00AE3437">
        <w:rPr>
          <w:sz w:val="14"/>
        </w:rPr>
        <w:t xml:space="preserve"> power, not even Britain, </w:t>
      </w:r>
      <w:r w:rsidRPr="00AE3437">
        <w:rPr>
          <w:u w:val="single"/>
        </w:rPr>
        <w:t>had global maritime hegemony. The United States now does</w:t>
      </w:r>
      <w:r w:rsidRPr="00AE3437">
        <w:rPr>
          <w:sz w:val="14"/>
        </w:rPr>
        <w:t xml:space="preserve">. The question is whether this hegemony has any real value at this time — a question made relevant by the issue of whether to blockade Iran. The United States controls the blue water. To be a little more precise, the U.S. Navy can assert direct and overwhelming control over any portion of the blue water it wishes, and it can do so in multiple places. It cannot directly control all of the oceans at the same time. However, </w:t>
      </w:r>
      <w:r w:rsidRPr="00AE3437">
        <w:rPr>
          <w:u w:val="single"/>
        </w:rPr>
        <w:t>the total available naval force that can be deployed by non-U.S. powers</w:t>
      </w:r>
      <w:r w:rsidRPr="00AE3437">
        <w:rPr>
          <w:sz w:val="14"/>
        </w:rPr>
        <w:t xml:space="preserve"> (friendly and other) </w:t>
      </w:r>
      <w:r w:rsidRPr="00AE3437">
        <w:rPr>
          <w:u w:val="single"/>
        </w:rPr>
        <w:t xml:space="preserve">is so limited that they lack the ability, </w:t>
      </w:r>
      <w:r w:rsidRPr="00AE3437">
        <w:rPr>
          <w:b/>
          <w:u w:val="single"/>
        </w:rPr>
        <w:t>even taken together,</w:t>
      </w:r>
      <w:r w:rsidRPr="00AE3437">
        <w:rPr>
          <w:u w:val="single"/>
        </w:rPr>
        <w:t xml:space="preserve"> to assert control </w:t>
      </w:r>
      <w:r w:rsidRPr="00AE3437">
        <w:rPr>
          <w:b/>
          <w:u w:val="single"/>
        </w:rPr>
        <w:t>anywhere</w:t>
      </w:r>
      <w:r w:rsidRPr="00AE3437">
        <w:rPr>
          <w:u w:val="single"/>
        </w:rPr>
        <w:t xml:space="preserve"> should the United States challenge their presence</w:t>
      </w:r>
      <w:r w:rsidRPr="00AE3437">
        <w:rPr>
          <w:sz w:val="14"/>
        </w:rPr>
        <w:t xml:space="preserve">. This is an unprecedented situation historically. </w:t>
      </w:r>
      <w:r w:rsidRPr="00AE3437">
        <w:rPr>
          <w:u w:val="single"/>
        </w:rPr>
        <w:t>The current situation is</w:t>
      </w:r>
      <w:r w:rsidRPr="00AE3437">
        <w:rPr>
          <w:sz w:val="14"/>
        </w:rPr>
        <w:t xml:space="preserve">, of course, </w:t>
      </w:r>
      <w:r w:rsidRPr="00AE3437">
        <w:rPr>
          <w:b/>
          <w:u w:val="single"/>
        </w:rPr>
        <w:t>invaluable</w:t>
      </w:r>
      <w:r w:rsidRPr="00AE3437">
        <w:rPr>
          <w:u w:val="single"/>
        </w:rPr>
        <w:t xml:space="preserve"> to the United States. It means that a seaborne invasion of the United States by any power is completely impractical</w:t>
      </w:r>
      <w:r w:rsidRPr="00AE3437">
        <w:rPr>
          <w:sz w:val="14"/>
        </w:rPr>
        <w:t xml:space="preserve">. Given the geopolitical condition of the United States, the homeland is secure from conventional military attack but vulnerable to terrorist strikes and nuclear attacks. </w:t>
      </w:r>
      <w:r w:rsidRPr="00AE3437">
        <w:rPr>
          <w:u w:val="single"/>
        </w:rPr>
        <w:t xml:space="preserve">At the same time, the United States is in a position to </w:t>
      </w:r>
      <w:r w:rsidRPr="00AE3437">
        <w:rPr>
          <w:b/>
          <w:u w:val="single"/>
        </w:rPr>
        <w:t>project forces at will</w:t>
      </w:r>
      <w:r w:rsidRPr="00AE3437">
        <w:rPr>
          <w:u w:val="single"/>
        </w:rPr>
        <w:t xml:space="preserve"> to </w:t>
      </w:r>
      <w:r w:rsidRPr="00AE3437">
        <w:rPr>
          <w:b/>
          <w:u w:val="single"/>
        </w:rPr>
        <w:t>any part of the globe</w:t>
      </w:r>
      <w:r w:rsidRPr="00AE3437">
        <w:rPr>
          <w:sz w:val="14"/>
        </w:rPr>
        <w:t xml:space="preserve">. Such power projection might not be wise at times, but </w:t>
      </w:r>
      <w:r w:rsidRPr="00AE3437">
        <w:rPr>
          <w:b/>
          <w:u w:val="single"/>
        </w:rPr>
        <w:t>even failure</w:t>
      </w:r>
      <w:r w:rsidRPr="00AE3437">
        <w:rPr>
          <w:u w:val="single"/>
        </w:rPr>
        <w:t xml:space="preserve"> does not lead to reciprocation. For instance, no matter how badly U.S. forces fare in Iraq, the Iraqis will not invade the United States</w:t>
      </w:r>
      <w:r w:rsidRPr="00AE3437">
        <w:rPr>
          <w:sz w:val="14"/>
        </w:rPr>
        <w:t xml:space="preserve"> if the Americans are defeated there. </w:t>
      </w:r>
      <w:r w:rsidRPr="00AE3437">
        <w:rPr>
          <w:u w:val="single"/>
        </w:rPr>
        <w:t xml:space="preserve">This is not a trivial fact. Control of the seas means that military or political failure in Eurasia will not result in a direct conventional threat to the United States. Nor does such failure necessarily preclude future U.S. intervention in that region. It also means that no other state can choose to invade the United States. Control of the seas allows the United States to intervene where it wants, survive the consequences of failure and be immune to occupation itself. It was the most important geopolitical consequence of World War II, and one that still </w:t>
      </w:r>
      <w:r w:rsidRPr="00AE3437">
        <w:rPr>
          <w:b/>
          <w:u w:val="single"/>
        </w:rPr>
        <w:t>defines the world</w:t>
      </w:r>
      <w:r w:rsidRPr="00AE3437">
        <w:rPr>
          <w:sz w:val="14"/>
        </w:rPr>
        <w:t xml:space="preserve">. </w:t>
      </w:r>
      <w:r w:rsidRPr="00AE3437">
        <w:rPr>
          <w:rStyle w:val="StyleUnderline"/>
          <w:sz w:val="14"/>
          <w:u w:val="none"/>
        </w:rPr>
        <w:t xml:space="preserve">The issue for the United States is not whether it should abandon control of the seas — that would be irrational in the extreme. Rather, the question is whether it has to exert itself at all in order to retain that control. Other powers either have abandoned attempts to challenge the United States, have fallen short of challenging the United States or have confined their efforts to building navies for extremely limited uses, or for uses aligned with the United States. No one has a shipbuilding program under way that could challenge the United States for several generations. </w:t>
      </w:r>
      <w:r w:rsidRPr="00AE3437">
        <w:rPr>
          <w:rStyle w:val="StyleUnderline"/>
        </w:rPr>
        <w:t>One argument, then, is that the United States should cut its naval forces radically — since they have, in effect, done their job. Mothballing a good portion of the fleet would free up resources</w:t>
      </w:r>
      <w:r w:rsidRPr="00AE3437">
        <w:rPr>
          <w:rStyle w:val="StyleUnderline"/>
          <w:sz w:val="14"/>
          <w:u w:val="none"/>
        </w:rPr>
        <w:t xml:space="preserve"> for other military requirements without threatening U.S. ability to control the sea-lanes. </w:t>
      </w:r>
      <w:r w:rsidRPr="00AE3437">
        <w:rPr>
          <w:rStyle w:val="StyleUnderline"/>
        </w:rPr>
        <w:t>Should other powers attempt to build fleets to challenge the United States, the lead time involved in naval construction is such that the United States would have plenty of opportunities for re-commissioning ships</w:t>
      </w:r>
      <w:r w:rsidRPr="00AE3437">
        <w:rPr>
          <w:rStyle w:val="StyleUnderline"/>
          <w:sz w:val="14"/>
          <w:u w:val="none"/>
        </w:rPr>
        <w:t xml:space="preserve"> or building new generations of vessels to thwart the potential challenge. The counterargument normally given is that the U.S. Navy provides a critical service in what is called littoral warfare. In other words, while the Navy might not be needed immediately to control sea-lanes, it carries out critical functions in securing access to those lanes and projecting rapid power into countries where the United States might want to intervene. Thus, U.S. aircraft carriers can bring tactical airpower to bear relatively quickly in any intervention. Moreover, the Navy’s amphibious capabilities — particularly those of deploying and supplying the U.S. Marines — make for a rapid deployment force that, when coupled with Naval airpower, can secure hostile areas of interest for the United States. That argument is persuasive, but it poses this problem: The Navy provides a powerful option for war initiation by the United States, but it cannot by itself sustain the war. In any sustained conflict, the Army must be brought in to occupy territory — or, as in Iraq, the Marines must be diverted from the amphibious specialty to serve essentially as Army units. Naval air by itself is a powerful opening move, but greater infusions of airpower are needed for a longer conflict. Naval transport might well be critically important in the opening stages, but commercial transport sustains the operation. If one accepts this argument, the case for a Navy of the current size and shape is not proven. How many carrier battle groups are needed and, given the threat to the carriers, is an entire battle group needed to protect them? If we consider the Iraq war in isolation, for example, it is apparent that the Navy served a function in the defeat of Iraq’s conventional forces. It is not clear, however, that the Navy has served an important role in the attempt to occupy and pacify Iraq. And, as we have seen in the case of Iran, a blockade is such a complex politico-military matter that the option not to blockade tends to emerge as the obvious choice. The Risk Not Taken </w:t>
      </w:r>
      <w:r w:rsidRPr="00AE3437">
        <w:rPr>
          <w:rStyle w:val="StyleUnderline"/>
        </w:rPr>
        <w:t>The argument for slashing the Navy can be tempting. But</w:t>
      </w:r>
      <w:r w:rsidRPr="00AE3437">
        <w:rPr>
          <w:rStyle w:val="StyleUnderline"/>
          <w:sz w:val="14"/>
          <w:u w:val="none"/>
        </w:rPr>
        <w:t xml:space="preserve"> consider the counterargument. First, and most important, </w:t>
      </w:r>
      <w:r w:rsidRPr="00AE3437">
        <w:rPr>
          <w:rStyle w:val="StyleUnderline"/>
        </w:rPr>
        <w:t xml:space="preserve">we must consider the crises the United States has </w:t>
      </w:r>
      <w:r w:rsidRPr="00AE3437">
        <w:rPr>
          <w:rStyle w:val="StyleUnderline"/>
          <w:b/>
        </w:rPr>
        <w:t>not</w:t>
      </w:r>
      <w:r w:rsidRPr="00AE3437">
        <w:rPr>
          <w:rStyle w:val="StyleUnderline"/>
        </w:rPr>
        <w:t xml:space="preserve"> experienced. The presence of the U.S. Navy has </w:t>
      </w:r>
      <w:r w:rsidRPr="00AE3437">
        <w:rPr>
          <w:rStyle w:val="StyleUnderline"/>
          <w:b/>
        </w:rPr>
        <w:t>shaped the ambitions</w:t>
      </w:r>
      <w:r w:rsidRPr="00AE3437">
        <w:rPr>
          <w:rStyle w:val="StyleUnderline"/>
        </w:rPr>
        <w:t xml:space="preserve"> of primary and secondary powers. The threshold for challenging the Navy has been so high that few have </w:t>
      </w:r>
      <w:r w:rsidRPr="00AE3437">
        <w:rPr>
          <w:rStyle w:val="StyleUnderline"/>
          <w:b/>
        </w:rPr>
        <w:t>even initiated</w:t>
      </w:r>
      <w:r w:rsidRPr="00AE3437">
        <w:rPr>
          <w:rStyle w:val="StyleUnderline"/>
        </w:rPr>
        <w:t xml:space="preserve"> serious challenges. Those that might be trying to do so, like the Chinese, understand that it requires a substantial diversion of resources. Therefore</w:t>
      </w:r>
      <w:r w:rsidRPr="00AE3437">
        <w:rPr>
          <w:rStyle w:val="StyleUnderline"/>
          <w:sz w:val="14"/>
          <w:u w:val="none"/>
        </w:rPr>
        <w:t>, the mere existence of</w:t>
      </w:r>
      <w:r w:rsidRPr="00AE3437">
        <w:rPr>
          <w:rStyle w:val="StyleUnderline"/>
        </w:rPr>
        <w:t xml:space="preserve"> U.S. naval power has been effective in </w:t>
      </w:r>
      <w:r w:rsidRPr="00AE3437">
        <w:rPr>
          <w:rStyle w:val="StyleUnderline"/>
          <w:b/>
        </w:rPr>
        <w:t>averting crises that likely would have occurred otherwise</w:t>
      </w:r>
      <w:r w:rsidRPr="00AE3437">
        <w:rPr>
          <w:rStyle w:val="StyleUnderline"/>
        </w:rPr>
        <w:t>. Reducing the power of the U.S. Navy</w:t>
      </w:r>
      <w:r w:rsidRPr="00AE3437">
        <w:rPr>
          <w:rStyle w:val="StyleUnderline"/>
          <w:sz w:val="14"/>
          <w:u w:val="none"/>
        </w:rPr>
        <w:t xml:space="preserve">, or fine-tuning it, </w:t>
      </w:r>
      <w:r w:rsidRPr="00AE3437">
        <w:rPr>
          <w:rStyle w:val="StyleUnderline"/>
        </w:rPr>
        <w:t>would not only open the door to challenges but also eliminate a</w:t>
      </w:r>
      <w:r w:rsidRPr="00AE3437">
        <w:rPr>
          <w:rStyle w:val="StyleUnderline"/>
          <w:sz w:val="14"/>
          <w:u w:val="none"/>
        </w:rPr>
        <w:t xml:space="preserve"> useful, if not </w:t>
      </w:r>
      <w:r w:rsidRPr="00AE3437">
        <w:rPr>
          <w:rStyle w:val="StyleUnderline"/>
        </w:rPr>
        <w:t>essential, element in U.S. strategy — the ability to bring</w:t>
      </w:r>
      <w:r w:rsidRPr="00AE3437">
        <w:rPr>
          <w:rStyle w:val="StyleUnderline"/>
          <w:sz w:val="14"/>
          <w:u w:val="none"/>
        </w:rPr>
        <w:t xml:space="preserve"> relatively </w:t>
      </w:r>
      <w:r w:rsidRPr="00AE3437">
        <w:rPr>
          <w:rStyle w:val="StyleUnderline"/>
        </w:rPr>
        <w:t>rapid force to bear</w:t>
      </w:r>
      <w:r w:rsidRPr="00AE3437">
        <w:rPr>
          <w:rStyle w:val="StyleUnderline"/>
          <w:sz w:val="14"/>
          <w:u w:val="none"/>
        </w:rPr>
        <w:t xml:space="preserve">. </w:t>
      </w:r>
      <w:r w:rsidRPr="00AE3437">
        <w:rPr>
          <w:rStyle w:val="StyleUnderline"/>
        </w:rPr>
        <w:t>There are times when the Navy’s use is tactical, and times when it is strategic</w:t>
      </w:r>
      <w:r w:rsidRPr="00AE3437">
        <w:rPr>
          <w:rStyle w:val="StyleUnderline"/>
          <w:sz w:val="14"/>
          <w:u w:val="none"/>
        </w:rPr>
        <w:t xml:space="preserve">. At this moment in U.S. history, the role of naval power is highly strategic. </w:t>
      </w:r>
      <w:r w:rsidRPr="00AE3437">
        <w:rPr>
          <w:rStyle w:val="StyleUnderline"/>
        </w:rPr>
        <w:t xml:space="preserve">The domination of the world’s oceans represents the </w:t>
      </w:r>
      <w:r w:rsidRPr="00AE3437">
        <w:rPr>
          <w:rStyle w:val="StyleUnderline"/>
          <w:b/>
        </w:rPr>
        <w:t>foundation stone</w:t>
      </w:r>
      <w:r w:rsidRPr="00AE3437">
        <w:rPr>
          <w:rStyle w:val="StyleUnderline"/>
        </w:rPr>
        <w:t xml:space="preserve"> of U.S. grand strategy. It allows the United States to take risks while minimizing consequences</w:t>
      </w:r>
      <w:r w:rsidRPr="00AE3437">
        <w:rPr>
          <w:rStyle w:val="StyleUnderline"/>
          <w:sz w:val="14"/>
          <w:u w:val="none"/>
        </w:rPr>
        <w:t xml:space="preserve">. It facilitates risk-taking. </w:t>
      </w:r>
      <w:r w:rsidRPr="00AE3437">
        <w:rPr>
          <w:rStyle w:val="StyleUnderline"/>
        </w:rPr>
        <w:t xml:space="preserve">Above all, it eliminates the threat of sustained conventional attack against the homeland. U.S. grand strategy has </w:t>
      </w:r>
      <w:r w:rsidRPr="00AE3437">
        <w:rPr>
          <w:rStyle w:val="StyleUnderline"/>
          <w:b/>
        </w:rPr>
        <w:t>worked so well that this risk appears to be a phantom</w:t>
      </w:r>
      <w:r w:rsidRPr="00AE3437">
        <w:rPr>
          <w:rStyle w:val="StyleUnderline"/>
        </w:rPr>
        <w:t>. The dispersal of U.S. forces around the world attests to what naval power can achieve. It is illusory to believe that this situation cannot be reversed</w:t>
      </w:r>
      <w:r w:rsidRPr="00AE3437">
        <w:rPr>
          <w:rStyle w:val="StyleUnderline"/>
          <w:sz w:val="14"/>
          <w:u w:val="none"/>
        </w:rPr>
        <w:t xml:space="preserve">, but it is ultimately a generational threat. Just as U.S. maritime hegemony is measured in generations, the threat to that hegemony will emerge over generations. </w:t>
      </w:r>
      <w:r w:rsidRPr="00AE3437">
        <w:rPr>
          <w:rStyle w:val="StyleUnderline"/>
        </w:rPr>
        <w:t xml:space="preserve">The apparent lack of utility of naval forces in secondary campaigns, like Iraq, masks the fundamentally </w:t>
      </w:r>
      <w:r w:rsidRPr="00AE3437">
        <w:rPr>
          <w:b/>
          <w:u w:val="single"/>
        </w:rPr>
        <w:t>indispensable role</w:t>
      </w:r>
      <w:r w:rsidRPr="00AE3437">
        <w:rPr>
          <w:rStyle w:val="StyleUnderline"/>
        </w:rPr>
        <w:t xml:space="preserve"> the Navy plays in U.S. national security</w:t>
      </w:r>
      <w:r w:rsidRPr="00AE3437">
        <w:rPr>
          <w:rStyle w:val="StyleUnderline"/>
          <w:sz w:val="14"/>
          <w:u w:val="none"/>
        </w:rPr>
        <w:t>.</w:t>
      </w:r>
    </w:p>
    <w:p w14:paraId="094046C4" w14:textId="6DB1A47C" w:rsidR="001B09AD" w:rsidRPr="00AE3437" w:rsidRDefault="001B09AD" w:rsidP="00B55AD5"/>
    <w:p w14:paraId="3B0AC7F2" w14:textId="77777777" w:rsidR="001B09AD" w:rsidRPr="00AE3437" w:rsidRDefault="001B09AD" w:rsidP="001B09AD">
      <w:pPr>
        <w:pStyle w:val="Heading4"/>
      </w:pPr>
      <w:r w:rsidRPr="00AE3437">
        <w:t>Effective carrier forces are key to diplomatic and military power—presence alone defuses conflicts before they start even when the US has no allied support</w:t>
      </w:r>
    </w:p>
    <w:p w14:paraId="27A55473" w14:textId="77777777" w:rsidR="001B09AD" w:rsidRPr="00AE3437" w:rsidRDefault="001B09AD" w:rsidP="001B09AD">
      <w:pPr>
        <w:rPr>
          <w:rStyle w:val="StyleUnderline"/>
          <w:u w:val="none"/>
        </w:rPr>
      </w:pPr>
      <w:r w:rsidRPr="00AE3437">
        <w:rPr>
          <w:rStyle w:val="Style13ptBold"/>
        </w:rPr>
        <w:t>EAGLAN 2008</w:t>
      </w:r>
      <w:r w:rsidRPr="00AE3437">
        <w:rPr>
          <w:rStyle w:val="StyleUnderline"/>
          <w:sz w:val="14"/>
          <w:u w:val="none"/>
        </w:rPr>
        <w:t xml:space="preserve"> (Mackenzie Eaglen is Senior Policy Analyst for National Security at The Heritage Foundation, “Aircraft Carriers Are Crucial,” July 31, Washington Post, http://www.washingtonpost.com/wp-dyn/content/article/2008/07/30/AR2008073003078.html)</w:t>
      </w:r>
    </w:p>
    <w:p w14:paraId="0CA588D6" w14:textId="77777777" w:rsidR="001B09AD" w:rsidRPr="00AE3437" w:rsidRDefault="001B09AD" w:rsidP="001B09AD">
      <w:pPr>
        <w:rPr>
          <w:rStyle w:val="StyleUnderline"/>
          <w:sz w:val="14"/>
          <w:u w:val="none"/>
        </w:rPr>
      </w:pPr>
      <w:r w:rsidRPr="00AE3437">
        <w:rPr>
          <w:rStyle w:val="StyleUnderline"/>
          <w:sz w:val="14"/>
          <w:u w:val="none"/>
        </w:rPr>
        <w:t xml:space="preserve">For any U.S. president, </w:t>
      </w:r>
      <w:r w:rsidRPr="00AE3437">
        <w:rPr>
          <w:rStyle w:val="StyleUnderline"/>
        </w:rPr>
        <w:t>the aircraft carrier embodies the ultimate crisis management tool. Continuously deployed</w:t>
      </w:r>
      <w:r w:rsidRPr="00AE3437">
        <w:rPr>
          <w:rStyle w:val="StyleUnderline"/>
          <w:sz w:val="14"/>
          <w:u w:val="none"/>
        </w:rPr>
        <w:t xml:space="preserve"> throughout the globe, </w:t>
      </w:r>
      <w:r w:rsidRPr="00AE3437">
        <w:rPr>
          <w:rStyle w:val="StyleUnderline"/>
        </w:rPr>
        <w:t>carrier-strike groups give our military unparalleled freedom of action to respond to a range of combat and non-combat missions</w:t>
      </w:r>
      <w:r w:rsidRPr="00AE3437">
        <w:rPr>
          <w:rStyle w:val="StyleUnderline"/>
          <w:sz w:val="14"/>
          <w:u w:val="none"/>
        </w:rPr>
        <w:t xml:space="preserve">. The recent George Washington incident only further emphasizes the significance of maintaining a robust carrier fleet, one large enough to meet all contingencies and "surge" in crises, no matter what may happen. </w:t>
      </w:r>
      <w:r w:rsidRPr="00AE3437">
        <w:rPr>
          <w:rStyle w:val="StyleUnderline"/>
        </w:rPr>
        <w:t>Carriers can move large contingents of forces and their support to distant theaters, respond rapidly to changing tactical situations, support several missions simultaneously, and,</w:t>
      </w:r>
      <w:r w:rsidRPr="00AE3437">
        <w:rPr>
          <w:rStyle w:val="StyleUnderline"/>
          <w:sz w:val="14"/>
          <w:u w:val="none"/>
        </w:rPr>
        <w:t xml:space="preserve"> perhaps </w:t>
      </w:r>
      <w:r w:rsidRPr="00AE3437">
        <w:rPr>
          <w:rStyle w:val="StyleUnderline"/>
        </w:rPr>
        <w:t>most importantly, guarantee access to any region in the world</w:t>
      </w:r>
      <w:r w:rsidRPr="00AE3437">
        <w:rPr>
          <w:rStyle w:val="StyleUnderline"/>
          <w:sz w:val="14"/>
          <w:u w:val="none"/>
        </w:rPr>
        <w:t xml:space="preserve">. </w:t>
      </w:r>
      <w:r w:rsidRPr="00AE3437">
        <w:rPr>
          <w:rStyle w:val="StyleUnderline"/>
        </w:rPr>
        <w:t>In a time when America's political relationships with other countries can shift almost overnight, aircraft carriers can reduce America's reliance on others</w:t>
      </w:r>
      <w:r w:rsidRPr="00AE3437">
        <w:rPr>
          <w:rStyle w:val="StyleUnderline"/>
          <w:sz w:val="14"/>
          <w:u w:val="none"/>
        </w:rPr>
        <w:t xml:space="preserve"> -- often including suspect regimes -- for basing rights. A carrier's air wing can typically support 125 sorties a day at a distance up to 750 nautical miles. </w:t>
      </w:r>
      <w:r w:rsidRPr="00AE3437">
        <w:rPr>
          <w:rStyle w:val="StyleUnderline"/>
        </w:rPr>
        <w:t>They also operate as a hub in the strike group's command, control, communications and intelligence network, playing an increasingly larger role in controlling the battlespace at sea</w:t>
      </w:r>
      <w:r w:rsidRPr="00AE3437">
        <w:rPr>
          <w:rStyle w:val="StyleUnderline"/>
          <w:sz w:val="14"/>
          <w:u w:val="none"/>
        </w:rPr>
        <w:t xml:space="preserve">. Whether in a direct or support role, </w:t>
      </w:r>
      <w:r w:rsidRPr="00AE3437">
        <w:rPr>
          <w:rStyle w:val="StyleUnderline"/>
        </w:rPr>
        <w:t>carriers have taken part in almost every major military operation the U.S. has undertaken since the Second World War. They also serve as first-rate diplomatic tools to either heighten or ease political pressure. When tensions with North Korea or Iran increase, a carrier</w:t>
      </w:r>
      <w:r w:rsidRPr="00AE3437">
        <w:rPr>
          <w:rStyle w:val="StyleUnderline"/>
          <w:sz w:val="14"/>
          <w:u w:val="none"/>
        </w:rPr>
        <w:t xml:space="preserve">, or sometimes two, </w:t>
      </w:r>
      <w:r w:rsidRPr="00AE3437">
        <w:rPr>
          <w:rStyle w:val="StyleUnderline"/>
        </w:rPr>
        <w:t>is sent to patrol off their coast. And when an election takes place in a nascent democracy or country central to U.S. interests, a strike group's command, control, communications and intelligence network, playing an increasingly larger role in controlling the battlespace at sea</w:t>
      </w:r>
      <w:r w:rsidRPr="00AE3437">
        <w:rPr>
          <w:rStyle w:val="StyleUnderline"/>
          <w:sz w:val="14"/>
          <w:u w:val="none"/>
        </w:rPr>
        <w:t xml:space="preserve">. Whether in a direct or support role, </w:t>
      </w:r>
      <w:r w:rsidRPr="00AE3437">
        <w:rPr>
          <w:rStyle w:val="StyleUnderline"/>
        </w:rPr>
        <w:t>carriers have taken part in almost every major military operation the U.S. has undertaken since the Second World War. They also serve as first-rate diplomatic tools to either heighten or ease political pressure. When tensions with North Korea or Iran increase, a carrier</w:t>
      </w:r>
      <w:r w:rsidRPr="00AE3437">
        <w:rPr>
          <w:rStyle w:val="StyleUnderline"/>
          <w:sz w:val="14"/>
          <w:u w:val="none"/>
        </w:rPr>
        <w:t xml:space="preserve">, or sometimes two, </w:t>
      </w:r>
      <w:r w:rsidRPr="00AE3437">
        <w:rPr>
          <w:rStyle w:val="StyleUnderline"/>
        </w:rPr>
        <w:t>is sent to patrol off their coast. And when an election takes place in a nascent democracy or country central to U.S. interests, a strike group typically is sailing offshore</w:t>
      </w:r>
      <w:r w:rsidRPr="00AE3437">
        <w:rPr>
          <w:rStyle w:val="StyleUnderline"/>
          <w:sz w:val="14"/>
          <w:u w:val="none"/>
        </w:rPr>
        <w:t xml:space="preserve">. In March, </w:t>
      </w:r>
      <w:r w:rsidRPr="00AE3437">
        <w:rPr>
          <w:rStyle w:val="StyleUnderline"/>
        </w:rPr>
        <w:t>when Taiwan held important presidential elections that will chart the future of that country's relationship with China, both the Kitty Hawk and Nimitz trolled nearby to ensure a smooth transition of events and deliver a psychological message of U.S. interest</w:t>
      </w:r>
      <w:r w:rsidRPr="00AE3437">
        <w:rPr>
          <w:rStyle w:val="StyleUnderline"/>
          <w:sz w:val="14"/>
          <w:u w:val="none"/>
        </w:rPr>
        <w:t>.</w:t>
      </w:r>
    </w:p>
    <w:p w14:paraId="457F310A" w14:textId="77777777" w:rsidR="001B09AD" w:rsidRPr="00AE3437" w:rsidRDefault="001B09AD" w:rsidP="001B09AD"/>
    <w:p w14:paraId="3B89286C" w14:textId="77777777" w:rsidR="001B09AD" w:rsidRPr="00AE3437" w:rsidRDefault="001B09AD" w:rsidP="001B09AD">
      <w:pPr>
        <w:pStyle w:val="Heading4"/>
      </w:pPr>
      <w:r w:rsidRPr="00AE3437">
        <w:t>Forward-deployed carriers are key to US deterrence—solves terrorism, regional war, WMD attacks, and terrorism</w:t>
      </w:r>
    </w:p>
    <w:p w14:paraId="17E07E45" w14:textId="77777777" w:rsidR="001B09AD" w:rsidRPr="00AE3437" w:rsidRDefault="001B09AD" w:rsidP="001B09AD">
      <w:pPr>
        <w:rPr>
          <w:rStyle w:val="StyleUnderline"/>
          <w:sz w:val="14"/>
          <w:u w:val="none"/>
        </w:rPr>
      </w:pPr>
      <w:r w:rsidRPr="00AE3437">
        <w:rPr>
          <w:rStyle w:val="Style13ptBold"/>
        </w:rPr>
        <w:t>PIENO 1993</w:t>
      </w:r>
      <w:r w:rsidRPr="00AE3437">
        <w:rPr>
          <w:rStyle w:val="StyleUnderline"/>
          <w:sz w:val="14"/>
          <w:u w:val="none"/>
        </w:rPr>
        <w:t xml:space="preserve"> (John, retired Navy captain, commanded the carrier Forrestal, “Why We Need 12 Aircraft Carriers,” New York Times, Sept 6, http://www.nytimes.com/1993/09/06/opinion/l-why-we-need-12-aircraft-carriers-511193.html)</w:t>
      </w:r>
    </w:p>
    <w:p w14:paraId="1A58D80A" w14:textId="77777777" w:rsidR="001B09AD" w:rsidRPr="00AE3437" w:rsidRDefault="001B09AD" w:rsidP="001B09AD">
      <w:pPr>
        <w:rPr>
          <w:rStyle w:val="StyleUnderline"/>
        </w:rPr>
      </w:pPr>
      <w:r w:rsidRPr="00AE3437">
        <w:rPr>
          <w:rStyle w:val="StyleUnderline"/>
          <w:sz w:val="14"/>
          <w:u w:val="none"/>
        </w:rPr>
        <w:t xml:space="preserve">Your view is contrary to that of the majority of knowledgeable people who have thought about how to protect America's national security interests in the years ahead. </w:t>
      </w:r>
      <w:r w:rsidRPr="00AE3437">
        <w:rPr>
          <w:rStyle w:val="StyleUnderline"/>
        </w:rPr>
        <w:t>Civilian analysts, professors, members of Congress, think tanks</w:t>
      </w:r>
      <w:r w:rsidRPr="00AE3437">
        <w:rPr>
          <w:rStyle w:val="StyleUnderline"/>
          <w:sz w:val="14"/>
          <w:u w:val="none"/>
        </w:rPr>
        <w:t xml:space="preserve"> and even the Clinton Administration </w:t>
      </w:r>
      <w:r w:rsidRPr="00AE3437">
        <w:rPr>
          <w:rStyle w:val="StyleUnderline"/>
        </w:rPr>
        <w:t>have concluded that forward presence and mobility are essential elements of</w:t>
      </w:r>
      <w:r w:rsidRPr="00AE3437">
        <w:rPr>
          <w:rStyle w:val="StyleUnderline"/>
          <w:sz w:val="14"/>
          <w:u w:val="none"/>
        </w:rPr>
        <w:t xml:space="preserve"> a post-cold war </w:t>
      </w:r>
      <w:r w:rsidRPr="00AE3437">
        <w:rPr>
          <w:rStyle w:val="StyleUnderline"/>
        </w:rPr>
        <w:t>national security</w:t>
      </w:r>
      <w:r w:rsidRPr="00AE3437">
        <w:rPr>
          <w:rStyle w:val="StyleUnderline"/>
          <w:sz w:val="14"/>
          <w:u w:val="none"/>
        </w:rPr>
        <w:t xml:space="preserve"> strategy. When the United States military presence is declining around the world and overseas bases are being closed, </w:t>
      </w:r>
      <w:r w:rsidRPr="00AE3437">
        <w:rPr>
          <w:rStyle w:val="StyleUnderline"/>
        </w:rPr>
        <w:t>the Navy and its aircraft carriers are more important than ever. Every President since World War II has found it necessary to ask, "Where are the carriers, and how fast can we get them there?"</w:t>
      </w:r>
      <w:r w:rsidRPr="00AE3437">
        <w:rPr>
          <w:rStyle w:val="StyleUnderline"/>
          <w:sz w:val="14"/>
          <w:u w:val="none"/>
        </w:rPr>
        <w:t xml:space="preserve"> President </w:t>
      </w:r>
      <w:r w:rsidRPr="00AE3437">
        <w:rPr>
          <w:rStyle w:val="StyleUnderline"/>
        </w:rPr>
        <w:t>Clinton, in his first six months</w:t>
      </w:r>
      <w:r w:rsidRPr="00AE3437">
        <w:rPr>
          <w:rStyle w:val="StyleUnderline"/>
          <w:sz w:val="14"/>
          <w:u w:val="none"/>
        </w:rPr>
        <w:t xml:space="preserve">, has </w:t>
      </w:r>
      <w:r w:rsidRPr="00AE3437">
        <w:rPr>
          <w:rStyle w:val="StyleUnderline"/>
        </w:rPr>
        <w:t>had to deploy</w:t>
      </w:r>
      <w:r w:rsidRPr="00AE3437">
        <w:rPr>
          <w:rStyle w:val="StyleUnderline"/>
          <w:sz w:val="14"/>
          <w:u w:val="none"/>
        </w:rPr>
        <w:t xml:space="preserve"> aircraft </w:t>
      </w:r>
      <w:r w:rsidRPr="00AE3437">
        <w:rPr>
          <w:rStyle w:val="StyleUnderline"/>
        </w:rPr>
        <w:t>carriers to Somalia, Iraq and the Balkans. The carrier's flexibility and awesome military power make it an effective Presidential tool in managing crises. The presence of a carrier can often stabilize a crisis and prevent hostilities or limit their spread</w:t>
      </w:r>
      <w:r w:rsidRPr="00AE3437">
        <w:rPr>
          <w:rStyle w:val="StyleUnderline"/>
          <w:sz w:val="14"/>
          <w:u w:val="none"/>
        </w:rPr>
        <w:t xml:space="preserve">. We saw the value of aircraft carriers </w:t>
      </w:r>
      <w:r w:rsidRPr="00AE3437">
        <w:rPr>
          <w:rStyle w:val="StyleUnderline"/>
        </w:rPr>
        <w:t xml:space="preserve">in the Persian Gulf </w:t>
      </w:r>
      <w:proofErr w:type="gramStart"/>
      <w:r w:rsidRPr="00AE3437">
        <w:rPr>
          <w:rStyle w:val="StyleUnderline"/>
        </w:rPr>
        <w:t>war</w:t>
      </w:r>
      <w:proofErr w:type="gramEnd"/>
      <w:r w:rsidRPr="00AE3437">
        <w:rPr>
          <w:rStyle w:val="StyleUnderline"/>
        </w:rPr>
        <w:t>. They were on the scene within 48 hours</w:t>
      </w:r>
      <w:r w:rsidRPr="00AE3437">
        <w:rPr>
          <w:rStyle w:val="StyleUnderline"/>
          <w:sz w:val="14"/>
          <w:u w:val="none"/>
        </w:rPr>
        <w:t xml:space="preserve"> of the invasion of Kuwait by Saddam Hussein, and many believe that </w:t>
      </w:r>
      <w:r w:rsidRPr="00AE3437">
        <w:rPr>
          <w:rStyle w:val="StyleUnderline"/>
        </w:rPr>
        <w:t>the presence of the carriers prevented him from invading Saudi Arabia</w:t>
      </w:r>
      <w:r w:rsidRPr="00AE3437">
        <w:rPr>
          <w:rStyle w:val="StyleUnderline"/>
          <w:sz w:val="14"/>
          <w:u w:val="none"/>
        </w:rPr>
        <w:t xml:space="preserve"> and its oilfields. The carriers and their aircraft were also an important part of the military campaign that freed Kuwait and defeated the Iraqi army. While the number of aircraft carriers may be subject to discussion and debate, it is important to remember that even with 12 aircraft carriers, the United States cannot maintain a full-time carrier presence in the most important regions of the world -- the Mediterranean, the Western Pacific, the Persian Gulf and Indian Ocean. </w:t>
      </w:r>
      <w:r w:rsidRPr="00AE3437">
        <w:rPr>
          <w:rStyle w:val="StyleUnderline"/>
        </w:rPr>
        <w:t>If the United States were to reduce its carrier force</w:t>
      </w:r>
      <w:r w:rsidRPr="00AE3437">
        <w:rPr>
          <w:rStyle w:val="StyleUnderline"/>
          <w:sz w:val="14"/>
          <w:u w:val="none"/>
        </w:rPr>
        <w:t xml:space="preserve"> to 10 or fewer carriers </w:t>
      </w:r>
      <w:r w:rsidRPr="00AE3437">
        <w:rPr>
          <w:rStyle w:val="StyleUnderline"/>
        </w:rPr>
        <w:t>there would be gaps</w:t>
      </w:r>
      <w:r w:rsidRPr="00AE3437">
        <w:rPr>
          <w:rStyle w:val="StyleUnderline"/>
          <w:sz w:val="14"/>
          <w:u w:val="none"/>
        </w:rPr>
        <w:t xml:space="preserve"> of as long as four months </w:t>
      </w:r>
      <w:r w:rsidRPr="00AE3437">
        <w:rPr>
          <w:rStyle w:val="StyleUnderline"/>
        </w:rPr>
        <w:t>in</w:t>
      </w:r>
      <w:r w:rsidRPr="00AE3437">
        <w:rPr>
          <w:rStyle w:val="StyleUnderline"/>
          <w:sz w:val="14"/>
          <w:u w:val="none"/>
        </w:rPr>
        <w:t xml:space="preserve"> carrier </w:t>
      </w:r>
      <w:r w:rsidRPr="00AE3437">
        <w:rPr>
          <w:rStyle w:val="StyleUnderline"/>
        </w:rPr>
        <w:t>presence</w:t>
      </w:r>
      <w:r w:rsidRPr="00AE3437">
        <w:rPr>
          <w:rStyle w:val="StyleUnderline"/>
          <w:sz w:val="14"/>
          <w:u w:val="none"/>
        </w:rPr>
        <w:t xml:space="preserve"> in these regions. Further, our sailors and airmen are already stretched beyond breaking point with long deployments to meet crises around the world. To reduce the number of carriers further would be foolish. The so-called new world order is one of uncertainty and danger. </w:t>
      </w:r>
      <w:r w:rsidRPr="00AE3437">
        <w:rPr>
          <w:rStyle w:val="StyleUnderline"/>
        </w:rPr>
        <w:t>Proliferation of nuclear and chemical weapons, along with</w:t>
      </w:r>
      <w:r w:rsidRPr="00AE3437">
        <w:rPr>
          <w:rStyle w:val="StyleUnderline"/>
          <w:sz w:val="14"/>
          <w:u w:val="none"/>
        </w:rPr>
        <w:t xml:space="preserve"> Scud </w:t>
      </w:r>
      <w:r w:rsidRPr="00AE3437">
        <w:rPr>
          <w:rStyle w:val="StyleUnderline"/>
        </w:rPr>
        <w:t>missiles, provides more countries and even terrorist groups with the capability to threaten United States security</w:t>
      </w:r>
      <w:r w:rsidRPr="00AE3437">
        <w:rPr>
          <w:rStyle w:val="StyleUnderline"/>
          <w:sz w:val="14"/>
          <w:u w:val="none"/>
        </w:rPr>
        <w:t xml:space="preserve">. </w:t>
      </w:r>
      <w:r w:rsidRPr="00AE3437">
        <w:rPr>
          <w:rStyle w:val="StyleUnderline"/>
        </w:rPr>
        <w:t>We need a strong Navy and a strong carrier force to meet the unknown dangers of the years ahead</w:t>
      </w:r>
      <w:r w:rsidRPr="00AE3437">
        <w:rPr>
          <w:rStyle w:val="StyleUnderline"/>
          <w:sz w:val="14"/>
          <w:u w:val="none"/>
        </w:rPr>
        <w:t xml:space="preserve">. In my 25 years of naval service, I served </w:t>
      </w:r>
      <w:r w:rsidRPr="00AE3437">
        <w:rPr>
          <w:rStyle w:val="StyleUnderline"/>
        </w:rPr>
        <w:t>in virtually every trouble spot of the world aboard aircraft carriers. They send a powerful signal to friend and foe alike</w:t>
      </w:r>
      <w:r w:rsidRPr="00AE3437">
        <w:rPr>
          <w:rStyle w:val="StyleUnderline"/>
          <w:sz w:val="14"/>
          <w:u w:val="none"/>
        </w:rPr>
        <w:t>.</w:t>
      </w:r>
    </w:p>
    <w:p w14:paraId="5D64A93C" w14:textId="77777777" w:rsidR="001B09AD" w:rsidRPr="00AE3437" w:rsidRDefault="001B09AD" w:rsidP="001B09AD"/>
    <w:p w14:paraId="79BD4613" w14:textId="77777777" w:rsidR="001B09AD" w:rsidRPr="00AE3437" w:rsidRDefault="001B09AD" w:rsidP="001B09AD">
      <w:pPr>
        <w:pStyle w:val="Heading4"/>
      </w:pPr>
      <w:r w:rsidRPr="00AE3437">
        <w:t>Reduction in carrier presence would tip the balance away from US naval dominance and cause war in the Middle East</w:t>
      </w:r>
    </w:p>
    <w:p w14:paraId="6D363A97" w14:textId="77777777" w:rsidR="001B09AD" w:rsidRPr="00AE3437" w:rsidRDefault="001B09AD" w:rsidP="001B09AD">
      <w:r w:rsidRPr="00AE3437">
        <w:rPr>
          <w:rStyle w:val="Style13ptBold"/>
        </w:rPr>
        <w:t>WHITENECK 2010</w:t>
      </w:r>
      <w:r w:rsidRPr="00AE3437">
        <w:rPr>
          <w:sz w:val="14"/>
        </w:rPr>
        <w:t xml:space="preserve"> (Daniel Whiteneck • Michael Price • Neil Jenkins •Peter Swartz, CNA Analysis &amp; Solutions, “The Navy at a Tipping Point: Maritime Dominance at Stake?” March, http://www.public.navy.mil/usff/documents/navy_at_tipping_point.pdf)</w:t>
      </w:r>
    </w:p>
    <w:p w14:paraId="54729E14" w14:textId="77777777" w:rsidR="001B09AD" w:rsidRPr="00AE3437" w:rsidRDefault="001B09AD" w:rsidP="001B09AD">
      <w:pPr>
        <w:rPr>
          <w:rStyle w:val="StyleUnderline"/>
          <w:sz w:val="14"/>
          <w:u w:val="none"/>
        </w:rPr>
      </w:pPr>
      <w:r w:rsidRPr="00AE3437">
        <w:rPr>
          <w:u w:val="single"/>
        </w:rPr>
        <w:t>Is there a logical “tipping point” that can be</w:t>
      </w:r>
      <w:r w:rsidRPr="00AE3437">
        <w:rPr>
          <w:sz w:val="14"/>
        </w:rPr>
        <w:t xml:space="preserve"> numerically </w:t>
      </w:r>
      <w:r w:rsidRPr="00AE3437">
        <w:rPr>
          <w:u w:val="single"/>
        </w:rPr>
        <w:t>assigned?</w:t>
      </w:r>
      <w:r w:rsidRPr="00AE3437">
        <w:rPr>
          <w:sz w:val="14"/>
        </w:rPr>
        <w:t xml:space="preserve"> Is a 285 ship-Navy the tipping point, or is it at 250, or 230? </w:t>
      </w:r>
      <w:r w:rsidRPr="00AE3437">
        <w:rPr>
          <w:u w:val="single"/>
        </w:rPr>
        <w:t>At what number, does the Navy reach a point where it is no longer able to project combat credibility with constant forward presence?</w:t>
      </w:r>
      <w:r w:rsidRPr="00AE3437">
        <w:rPr>
          <w:sz w:val="14"/>
        </w:rPr>
        <w:t xml:space="preserve"> Is the Navy able to deter and reassure at 230 ships? </w:t>
      </w:r>
      <w:r w:rsidRPr="00AE3437">
        <w:rPr>
          <w:u w:val="single"/>
        </w:rPr>
        <w:t>It depends</w:t>
      </w:r>
      <w:r w:rsidRPr="00AE3437">
        <w:rPr>
          <w:sz w:val="14"/>
        </w:rPr>
        <w:t xml:space="preserve">. We have defined a “global navy.” We have assessed what it is asked to do by the political leadership and what it will be asked to do in an evolving world of rising powers, rogue nations, and threats from non-state actors. We conclude that </w:t>
      </w:r>
      <w:r w:rsidRPr="00AE3437">
        <w:rPr>
          <w:u w:val="single"/>
        </w:rPr>
        <w:t>there is not a specific number at which the navy ceases to be “the global navy.” It depends on how one defines the threat environment, the demand signal, and the objectives of naval forces within the foreign policy</w:t>
      </w:r>
      <w:r w:rsidRPr="00AE3437">
        <w:rPr>
          <w:sz w:val="14"/>
        </w:rPr>
        <w:t xml:space="preserve">. </w:t>
      </w:r>
      <w:r w:rsidRPr="00AE3437">
        <w:rPr>
          <w:u w:val="single"/>
        </w:rPr>
        <w:t>The Navy can remain the global maritime power</w:t>
      </w:r>
      <w:r w:rsidRPr="00AE3437">
        <w:rPr>
          <w:sz w:val="14"/>
        </w:rPr>
        <w:t xml:space="preserve"> with either the 2 hub or 1+ hubWESTPAC option. Both preserve a global presence for the Navy </w:t>
      </w:r>
      <w:r w:rsidRPr="00AE3437">
        <w:rPr>
          <w:u w:val="single"/>
        </w:rPr>
        <w:t>and</w:t>
      </w:r>
      <w:r w:rsidRPr="00AE3437">
        <w:rPr>
          <w:sz w:val="14"/>
        </w:rPr>
        <w:t xml:space="preserve"> allow it to </w:t>
      </w:r>
      <w:r w:rsidRPr="00AE3437">
        <w:rPr>
          <w:u w:val="single"/>
        </w:rPr>
        <w:t>be a force for reassuring allies, deterring the major maritime challenger, and working</w:t>
      </w:r>
      <w:r w:rsidRPr="00AE3437">
        <w:rPr>
          <w:sz w:val="14"/>
        </w:rPr>
        <w:t xml:space="preserve"> within joint and combined environments </w:t>
      </w:r>
      <w:r w:rsidRPr="00AE3437">
        <w:rPr>
          <w:u w:val="single"/>
        </w:rPr>
        <w:t>to address the security threats in the two top priority areas of global politics for the foreseeable future</w:t>
      </w:r>
      <w:r w:rsidRPr="00AE3437">
        <w:rPr>
          <w:sz w:val="14"/>
        </w:rPr>
        <w:t xml:space="preserve">. The Shaping and Surge options sacrifice either presence or combat credibility to an extent that threatens the Navy’s ability to maintain its status. They could be chosen only within the context of major changes in U.S. foreign policies; an acceptance of a much diminished role for the United States as a leader willing to act only in concert with other nations in protecting the global system from low-end threats, or a neoisolationist America willing to go it alone on high-end threats and letting other issues resolve themselves at the local and regional levels. If the Navy refuses to choose an option, it faces the prospect of a long, slow glide into the Shrinking Status Quo. This would be a navy 20 percent smaller than the one we have now, with the same balance of forces. It will fall through the capacity and capability necessary for either a 2-hub or 1+ hub navy to be constantly present overseas or to be dominant up and down the escalation ladder, without making the strategic choices to be either a shaping or surge force. Our most relevant example of a navy that faced this choice in the past was the Royal Navy in the early part of the 20th Century. It had maintained a policy of meeting two challengers and carrying out what we would call maritime security operations throughout the empire since the end of the Napoleonic Wars in 1815. It was the undisputed “global navy,” but it faced rising powers in Germany and the United States, domestic spending pressures, and new alignments on the continent in Europe. The British Government (with the Royal Navy as an active participant in the decision process) chose to re-orient its foreign and security policies to meet the German threat, leave the Western Atlantic and Eastern Pacific to the United States, and assume what we would call a 1+ hub strategy. It was able to meet the threat of Germany, contribute to the Triple Entente with France and Russia, forge a treaty with Japan that lasted through World War I, and meet all of its empire maritime policing needs. It was not these decisions that drained the treasury, but four years of war in Europe and its toll on the British Army and nation. Without an empire to police, might </w:t>
      </w:r>
      <w:r w:rsidRPr="00AE3437">
        <w:rPr>
          <w:u w:val="single"/>
        </w:rPr>
        <w:t>the United States</w:t>
      </w:r>
      <w:r w:rsidRPr="00AE3437">
        <w:rPr>
          <w:sz w:val="14"/>
        </w:rPr>
        <w:t xml:space="preserve"> be able to carry out the 2-hub strategy? It does not have the luxury of the British who faced only one potential threat. It </w:t>
      </w:r>
      <w:r w:rsidRPr="00AE3437">
        <w:rPr>
          <w:u w:val="single"/>
        </w:rPr>
        <w:t xml:space="preserve">faces a current fight (Islamic terror, Afghanistan, Iranian adventurism) in CENTCOM and a potential future fight requiring deterrence and reassurance to meet a traditional rising national challenger. Both situations require a combat-credible, visible presence by naval forces for prompt denial, escalation and de-escalation dominance, deterrence by denial </w:t>
      </w:r>
      <w:r w:rsidRPr="00AE3437">
        <w:rPr>
          <w:sz w:val="14"/>
        </w:rPr>
        <w:t xml:space="preserve">(missile defense), </w:t>
      </w:r>
      <w:r w:rsidRPr="00AE3437">
        <w:rPr>
          <w:u w:val="single"/>
        </w:rPr>
        <w:t>and assured access</w:t>
      </w:r>
      <w:r w:rsidRPr="00AE3437">
        <w:rPr>
          <w:sz w:val="14"/>
        </w:rPr>
        <w:t xml:space="preserve">. On the other hand, the maritime security operations in other areas of the world can be addressed in large part by local and regional efforts, with the U.S. playing a supporting role. </w:t>
      </w:r>
      <w:r w:rsidRPr="00AE3437">
        <w:rPr>
          <w:u w:val="single"/>
        </w:rPr>
        <w:t>The inherent flexibility of naval people and platforms and assets has been proven again and again. The ability of high-end assets to flex for a number of missions along the spectrum of operations has been a staple of deployments by carrier strike groups and their escorts and their air assets. What has not been proven is the ability of a global navy to use forces that are not dominant or not</w:t>
      </w:r>
      <w:r w:rsidRPr="00AE3437">
        <w:rPr>
          <w:sz w:val="14"/>
        </w:rPr>
        <w:t xml:space="preserve"> </w:t>
      </w:r>
      <w:r w:rsidRPr="00AE3437">
        <w:rPr>
          <w:u w:val="single"/>
        </w:rPr>
        <w:t xml:space="preserve">present overseas to deter challengers, deny regional aggressors, or reassure partners. When you are no longer present in </w:t>
      </w:r>
      <w:r w:rsidRPr="00AE3437">
        <w:rPr>
          <w:b/>
          <w:u w:val="single"/>
        </w:rPr>
        <w:t>one or two areas</w:t>
      </w:r>
      <w:r w:rsidRPr="00AE3437">
        <w:rPr>
          <w:u w:val="single"/>
        </w:rPr>
        <w:t xml:space="preserve"> of vital national interest with dominant maritime forces, you are at the “</w:t>
      </w:r>
      <w:r w:rsidRPr="00AE3437">
        <w:rPr>
          <w:b/>
          <w:u w:val="single"/>
        </w:rPr>
        <w:t>tipping point</w:t>
      </w:r>
      <w:r w:rsidRPr="00AE3437">
        <w:rPr>
          <w:sz w:val="14"/>
        </w:rPr>
        <w:t>.”</w:t>
      </w:r>
    </w:p>
    <w:p w14:paraId="53001910" w14:textId="5268C968" w:rsidR="001B09AD" w:rsidRPr="00AE3437" w:rsidRDefault="001B09AD" w:rsidP="00B55AD5"/>
    <w:p w14:paraId="796F2E90" w14:textId="77777777" w:rsidR="004D2597" w:rsidRPr="00AE3437" w:rsidRDefault="004D2597" w:rsidP="004D2597">
      <w:pPr>
        <w:pStyle w:val="Heading3"/>
      </w:pPr>
      <w:r w:rsidRPr="00AE3437">
        <w:t>Navy Ext: Norfolk Key</w:t>
      </w:r>
    </w:p>
    <w:p w14:paraId="395A3BFB" w14:textId="77777777" w:rsidR="004D2597" w:rsidRPr="00AE3437" w:rsidRDefault="004D2597" w:rsidP="004D2597"/>
    <w:p w14:paraId="55BBD4CA" w14:textId="77777777" w:rsidR="004D2597" w:rsidRPr="00AE3437" w:rsidRDefault="004D2597" w:rsidP="004D2597">
      <w:pPr>
        <w:pStyle w:val="Heading4"/>
      </w:pPr>
      <w:r w:rsidRPr="00AE3437">
        <w:t>Norfolk alone is key to US carriers and overall naval power</w:t>
      </w:r>
    </w:p>
    <w:p w14:paraId="21DF2399" w14:textId="77777777" w:rsidR="004D2597" w:rsidRPr="00AE3437" w:rsidRDefault="004D2597" w:rsidP="004D2597">
      <w:r w:rsidRPr="00AE3437">
        <w:rPr>
          <w:rStyle w:val="Style13ptBold"/>
        </w:rPr>
        <w:t>O’ROURKE 2012</w:t>
      </w:r>
      <w:r w:rsidRPr="00AE3437">
        <w:rPr>
          <w:rStyle w:val="StyleUnderline"/>
          <w:sz w:val="14"/>
          <w:u w:val="none"/>
        </w:rPr>
        <w:t xml:space="preserve"> (Ronald, Specialist in Naval Affairs with the Congressional Research Service, “Navy Nuclear Aircraft Carrier (CVN) Homeporting at Mayport: Background and Issues for Congress,” june 14, http://www.fas.org/sgp/crs/weapons/R40248.pdf)</w:t>
      </w:r>
    </w:p>
    <w:p w14:paraId="086572BC" w14:textId="77777777" w:rsidR="004D2597" w:rsidRPr="00AE3437" w:rsidRDefault="004D2597" w:rsidP="004D2597">
      <w:pPr>
        <w:rPr>
          <w:sz w:val="14"/>
        </w:rPr>
      </w:pPr>
      <w:r w:rsidRPr="00AE3437">
        <w:rPr>
          <w:sz w:val="14"/>
        </w:rPr>
        <w:t>The FEIS identified Alternative 4 as the Navy’s preferred alternative. The FEIS, like the January 2009 ROD, stated that a key reason for the Navy’s desire to transfer a CVN to Mayport is to hedge against the risk of</w:t>
      </w:r>
      <w:r w:rsidRPr="00AE3437">
        <w:rPr>
          <w:u w:val="single"/>
        </w:rPr>
        <w:t xml:space="preserve"> a catastrophic event that could damage the Navy’s CVN homeporting facilities in the Hampton Roads area</w:t>
      </w:r>
      <w:r w:rsidRPr="00AE3437">
        <w:rPr>
          <w:sz w:val="14"/>
        </w:rPr>
        <w:t xml:space="preserve"> of Virginia. The FEIS stated: Based on a thorough review of the alternatives, the Department of the Navy has determined Alternative 4 to be its Preferred Alternative. Alternative 4 involves homeporting one CVN, dredging, infrastructure and wharf improvements, and construction of CVN nuclear propulsion plant maintenance facilities. Factors that influenced selection of Alternative 4 as the Preferred Alternative included impact analysis in the EIS, estimated costs of implementation, including military construction and other operation and sustainment costs, and strategic dispersal considerations. Homeporting a CVN at NAVSTA Mayport would enhance distribution of CVN homeport locations to reduce risks to fleet resources in the event of natural disaster, manmade calamity, or attack by foreign nations or terrorists. This includes risks to aircraft carriers, industrial support facilities, and the people that operate and maintain those crucial assets.</w:t>
      </w:r>
    </w:p>
    <w:p w14:paraId="36EF5B15" w14:textId="77777777" w:rsidR="004D2597" w:rsidRPr="00AE3437" w:rsidRDefault="004D2597" w:rsidP="004D2597">
      <w:r w:rsidRPr="00AE3437">
        <w:rPr>
          <w:u w:val="single"/>
        </w:rPr>
        <w:t xml:space="preserve">The aircraft carriers of the United States Navy are </w:t>
      </w:r>
      <w:r w:rsidRPr="00AE3437">
        <w:rPr>
          <w:b/>
          <w:u w:val="single"/>
        </w:rPr>
        <w:t>vital strategic assets</w:t>
      </w:r>
      <w:r w:rsidRPr="00AE3437">
        <w:rPr>
          <w:u w:val="single"/>
        </w:rPr>
        <w:t xml:space="preserve"> that serve our national interests in both peace and war. The President calls upon them for their </w:t>
      </w:r>
      <w:r w:rsidRPr="00AE3437">
        <w:rPr>
          <w:b/>
          <w:u w:val="single"/>
        </w:rPr>
        <w:t>unique ability</w:t>
      </w:r>
      <w:r w:rsidRPr="00AE3437">
        <w:rPr>
          <w:u w:val="single"/>
        </w:rPr>
        <w:t xml:space="preserve"> to provide </w:t>
      </w:r>
      <w:r w:rsidRPr="00AE3437">
        <w:rPr>
          <w:b/>
          <w:u w:val="single"/>
        </w:rPr>
        <w:t>both deterrence and combat support</w:t>
      </w:r>
      <w:r w:rsidRPr="00AE3437">
        <w:rPr>
          <w:u w:val="single"/>
        </w:rPr>
        <w:t xml:space="preserve"> in times of crisis</w:t>
      </w:r>
      <w:r w:rsidRPr="00AE3437">
        <w:rPr>
          <w:sz w:val="14"/>
        </w:rPr>
        <w:t xml:space="preserve">. Of the 11 aircraft carriers currently in service, five are assigned to the Atlantic Fleet. </w:t>
      </w:r>
      <w:r w:rsidRPr="00AE3437">
        <w:rPr>
          <w:u w:val="single"/>
        </w:rPr>
        <w:t>Utilizing the capacity at</w:t>
      </w:r>
      <w:r w:rsidRPr="00AE3437">
        <w:rPr>
          <w:sz w:val="14"/>
        </w:rPr>
        <w:t xml:space="preserve"> NAVSTA </w:t>
      </w:r>
      <w:r w:rsidRPr="00AE3437">
        <w:rPr>
          <w:u w:val="single"/>
        </w:rPr>
        <w:t>Mayport</w:t>
      </w:r>
      <w:r w:rsidRPr="00AE3437">
        <w:rPr>
          <w:sz w:val="14"/>
        </w:rPr>
        <w:t xml:space="preserve"> to homeport a CVN </w:t>
      </w:r>
      <w:r w:rsidRPr="00AE3437">
        <w:rPr>
          <w:u w:val="single"/>
        </w:rPr>
        <w:t xml:space="preserve">disperses critical Atlantic Fleet assets to reduce risks, thereby enhancing operational readiness. Operational readiness is </w:t>
      </w:r>
      <w:r w:rsidRPr="00AE3437">
        <w:rPr>
          <w:b/>
          <w:u w:val="single"/>
        </w:rPr>
        <w:t>fundamental</w:t>
      </w:r>
      <w:r w:rsidRPr="00AE3437">
        <w:rPr>
          <w:u w:val="single"/>
        </w:rPr>
        <w:t xml:space="preserve"> </w:t>
      </w:r>
      <w:r w:rsidRPr="00AE3437">
        <w:rPr>
          <w:b/>
          <w:u w:val="single"/>
        </w:rPr>
        <w:t>to the Navy’s mission</w:t>
      </w:r>
      <w:r w:rsidRPr="00AE3437">
        <w:rPr>
          <w:sz w:val="14"/>
        </w:rPr>
        <w:t xml:space="preserve"> and obligation to the Commander in Chief.24</w:t>
      </w:r>
    </w:p>
    <w:p w14:paraId="178604BB" w14:textId="77777777" w:rsidR="004D2597" w:rsidRPr="00AE3437" w:rsidRDefault="004D2597" w:rsidP="004D2597"/>
    <w:p w14:paraId="0B703415" w14:textId="77777777" w:rsidR="004D2597" w:rsidRPr="00AE3437" w:rsidRDefault="004D2597" w:rsidP="004D2597"/>
    <w:p w14:paraId="49550925" w14:textId="77777777" w:rsidR="004D2597" w:rsidRPr="00AE3437" w:rsidRDefault="004D2597" w:rsidP="004D2597">
      <w:pPr>
        <w:pStyle w:val="Heading3"/>
      </w:pPr>
      <w:r w:rsidRPr="00AE3437">
        <w:t>Nuke War Impact</w:t>
      </w:r>
    </w:p>
    <w:p w14:paraId="5E4C9D17" w14:textId="77777777" w:rsidR="004D2597" w:rsidRPr="00AE3437" w:rsidRDefault="004D2597" w:rsidP="004D2597"/>
    <w:p w14:paraId="3C337497" w14:textId="77777777" w:rsidR="004D2597" w:rsidRPr="00AE3437" w:rsidRDefault="004D2597" w:rsidP="004D2597">
      <w:pPr>
        <w:pStyle w:val="Heading4"/>
      </w:pPr>
      <w:r w:rsidRPr="00AE3437">
        <w:t>Overpopulation causes nuclear war</w:t>
      </w:r>
    </w:p>
    <w:p w14:paraId="1D0C9AA7" w14:textId="77777777" w:rsidR="004D2597" w:rsidRPr="00AE3437" w:rsidRDefault="004D2597" w:rsidP="004D2597">
      <w:r w:rsidRPr="00AE3437">
        <w:rPr>
          <w:rStyle w:val="Style13ptBold"/>
        </w:rPr>
        <w:t>EHRLICH AND EHRLICH 1990</w:t>
      </w:r>
      <w:r w:rsidRPr="00AE3437">
        <w:rPr>
          <w:sz w:val="14"/>
        </w:rPr>
        <w:t xml:space="preserve"> (Paul and Anne, Professors of Population Studies at Stanford University, The population explosion, p. 174-175)</w:t>
      </w:r>
    </w:p>
    <w:p w14:paraId="0795AB53" w14:textId="77777777" w:rsidR="004D2597" w:rsidRPr="00AE3437" w:rsidRDefault="004D2597" w:rsidP="004D2597">
      <w:pPr>
        <w:rPr>
          <w:rStyle w:val="StyleUnderline"/>
        </w:rPr>
      </w:pPr>
      <w:r w:rsidRPr="00AE3437">
        <w:rPr>
          <w:u w:val="single"/>
        </w:rPr>
        <w:t>The population explosion contributes to international tensions and</w:t>
      </w:r>
      <w:r w:rsidRPr="00AE3437">
        <w:rPr>
          <w:sz w:val="14"/>
        </w:rPr>
        <w:t xml:space="preserve"> therefore </w:t>
      </w:r>
      <w:r w:rsidRPr="00AE3437">
        <w:rPr>
          <w:u w:val="single"/>
        </w:rPr>
        <w:t>makes a nuclear holocaust more likely. Most people in our society can visualize the horrors of a large-scale nuclear war followed by a nuclear winter. We call that possible</w:t>
      </w:r>
      <w:r w:rsidRPr="00AE3437">
        <w:rPr>
          <w:sz w:val="14"/>
        </w:rPr>
        <w:t xml:space="preserve"> </w:t>
      </w:r>
      <w:r w:rsidRPr="00AE3437">
        <w:rPr>
          <w:u w:val="single"/>
        </w:rPr>
        <w:t>end to our civilization “the Bang.” Hundreds of millions of people would be killed outright, and billions more would follow from the disruption of agricultural systems and other indirect effects largely caused the disruption of ecosystem services</w:t>
      </w:r>
      <w:r w:rsidRPr="00AE3437">
        <w:rPr>
          <w:sz w:val="14"/>
        </w:rPr>
        <w:t>. It would be the ultimate “death-rate solution” to the population problem-a stunning contrast to the humane solution of lowering the global birthrate to slightly below the death rate for a few centuries.</w:t>
      </w:r>
    </w:p>
    <w:p w14:paraId="13DA3A8A" w14:textId="77777777" w:rsidR="004D2597" w:rsidRPr="00AE3437" w:rsidRDefault="004D2597" w:rsidP="004D2597"/>
    <w:p w14:paraId="36047A21" w14:textId="691BB981" w:rsidR="004D2597" w:rsidRPr="00AE3437" w:rsidRDefault="004D2597" w:rsidP="004D2597">
      <w:pPr>
        <w:pStyle w:val="Heading3"/>
      </w:pPr>
      <w:r w:rsidRPr="00AE3437">
        <w:t>Pandemics Impact</w:t>
      </w:r>
    </w:p>
    <w:p w14:paraId="67A86C18" w14:textId="4347B394" w:rsidR="004D2597" w:rsidRPr="00AE3437" w:rsidRDefault="004D2597" w:rsidP="004D2597"/>
    <w:p w14:paraId="30C10CF5" w14:textId="085D34B3" w:rsidR="004D2597" w:rsidRPr="00AE3437" w:rsidRDefault="004D2597" w:rsidP="004D2597">
      <w:pPr>
        <w:pStyle w:val="Heading4"/>
      </w:pPr>
      <w:r w:rsidRPr="00AE3437">
        <w:t>Overpopulation causes pandemics</w:t>
      </w:r>
    </w:p>
    <w:p w14:paraId="7ABB5E36" w14:textId="17200A64" w:rsidR="004D2597" w:rsidRPr="00AE3437" w:rsidRDefault="004D2597" w:rsidP="004D2597">
      <w:r w:rsidRPr="00AE3437">
        <w:rPr>
          <w:rStyle w:val="Style13ptBold"/>
        </w:rPr>
        <w:t xml:space="preserve">GHOLIPOUR 2013 </w:t>
      </w:r>
      <w:r w:rsidRPr="00AE3437">
        <w:rPr>
          <w:sz w:val="18"/>
        </w:rPr>
        <w:t>(Bahar, “What 11 Billion People Mean for Disease Outbreaks,” Scientific American, Nov 26, https://www.scientificamerican.com/article/what-11-billion-people-mean-disease-outbreaks/)</w:t>
      </w:r>
      <w:r w:rsidRPr="00AE3437">
        <w:t xml:space="preserve"> </w:t>
      </w:r>
    </w:p>
    <w:p w14:paraId="2A57260D" w14:textId="418A787E" w:rsidR="004D2597" w:rsidRPr="00AE3437" w:rsidRDefault="004D2597" w:rsidP="004D2597">
      <w:pPr>
        <w:rPr>
          <w:sz w:val="16"/>
        </w:rPr>
      </w:pPr>
      <w:r w:rsidRPr="00AE3437">
        <w:rPr>
          <w:sz w:val="16"/>
        </w:rPr>
        <w:t xml:space="preserve">The virus was a new strain of </w:t>
      </w:r>
      <w:r w:rsidRPr="0042106E">
        <w:rPr>
          <w:highlight w:val="green"/>
          <w:u w:val="single"/>
        </w:rPr>
        <w:t>H1N1</w:t>
      </w:r>
      <w:r w:rsidRPr="00AE3437">
        <w:rPr>
          <w:sz w:val="16"/>
        </w:rPr>
        <w:t xml:space="preserve">, the influenza virus involved in the devastating 1918 Spanish flu pandemic, which </w:t>
      </w:r>
      <w:r w:rsidRPr="0042106E">
        <w:rPr>
          <w:highlight w:val="green"/>
          <w:u w:val="single"/>
        </w:rPr>
        <w:t>killed</w:t>
      </w:r>
      <w:r w:rsidRPr="00AE3437">
        <w:rPr>
          <w:sz w:val="16"/>
        </w:rPr>
        <w:t xml:space="preserve"> between 30 million and </w:t>
      </w:r>
      <w:r w:rsidRPr="0042106E">
        <w:rPr>
          <w:highlight w:val="green"/>
          <w:u w:val="single"/>
        </w:rPr>
        <w:t>50 million people worldwide</w:t>
      </w:r>
      <w:r w:rsidRPr="00AE3437">
        <w:rPr>
          <w:sz w:val="16"/>
        </w:rPr>
        <w:t xml:space="preserve">, according to the U.S. Department of Health and Human Services, more than died during World War I. </w:t>
      </w:r>
      <w:r w:rsidRPr="00AE3437">
        <w:rPr>
          <w:u w:val="single"/>
        </w:rPr>
        <w:t>The emergence of the new H1N1 in 2009 was a reminder that despite the unprecedented progress in treating infectious disease in the past decades, the looming shadow of a deadly pandemic still persists</w:t>
      </w:r>
      <w:r w:rsidRPr="00AE3437">
        <w:rPr>
          <w:sz w:val="16"/>
        </w:rPr>
        <w:t>.</w:t>
      </w:r>
    </w:p>
    <w:p w14:paraId="0ED873EC" w14:textId="783D551C" w:rsidR="004D2597" w:rsidRPr="00AE3437" w:rsidRDefault="004D2597" w:rsidP="004D2597">
      <w:pPr>
        <w:rPr>
          <w:sz w:val="16"/>
        </w:rPr>
      </w:pPr>
      <w:r w:rsidRPr="00AE3437">
        <w:rPr>
          <w:sz w:val="16"/>
        </w:rPr>
        <w:t xml:space="preserve">In fact, </w:t>
      </w:r>
      <w:r w:rsidRPr="00AE3437">
        <w:rPr>
          <w:u w:val="single"/>
        </w:rPr>
        <w:t>with every mysterious virus that surfaces</w:t>
      </w:r>
      <w:r w:rsidRPr="00AE3437">
        <w:rPr>
          <w:sz w:val="16"/>
        </w:rPr>
        <w:t xml:space="preserve">, be it the 2009 swine flu, the 2002 SARS coronavirus, or most recently, MERS (Middle East Respiratory Syndrome, a viral respiratory illness that has emerged around the Arabian Peninsula and killed half of the people who have had it), </w:t>
      </w:r>
      <w:r w:rsidRPr="00AE3437">
        <w:rPr>
          <w:u w:val="single"/>
        </w:rPr>
        <w:t>the same questions come</w:t>
      </w:r>
      <w:r w:rsidRPr="00AE3437">
        <w:rPr>
          <w:sz w:val="16"/>
        </w:rPr>
        <w:t xml:space="preserve"> to the minds of researchers and health authorities: </w:t>
      </w:r>
      <w:r w:rsidRPr="00AE3437">
        <w:rPr>
          <w:u w:val="single"/>
        </w:rPr>
        <w:t>Is this the virus that's going to cause the next pandemic?</w:t>
      </w:r>
      <w:r w:rsidRPr="00AE3437">
        <w:rPr>
          <w:sz w:val="16"/>
        </w:rPr>
        <w:t xml:space="preserve"> And will humanity be able to stop it?</w:t>
      </w:r>
    </w:p>
    <w:p w14:paraId="6109D45B" w14:textId="63F6FD1E" w:rsidR="004D2597" w:rsidRPr="00AE3437" w:rsidRDefault="004D2597" w:rsidP="004D2597">
      <w:r w:rsidRPr="00AE3437">
        <w:rPr>
          <w:sz w:val="16"/>
        </w:rPr>
        <w:t>And now, new challenges are being added to existing ones: The latest population projections from the United Nations, announced in a new report last summer, estimate that the world's population will reach 9.6 billion people by mid-century, and 11 billion by 2100.</w:t>
      </w:r>
    </w:p>
    <w:p w14:paraId="01DBF8F0" w14:textId="1559621C" w:rsidR="004D2597" w:rsidRPr="00AE3437" w:rsidRDefault="004D2597" w:rsidP="004D2597">
      <w:pPr>
        <w:rPr>
          <w:sz w:val="16"/>
        </w:rPr>
      </w:pPr>
      <w:r w:rsidRPr="0042106E">
        <w:rPr>
          <w:highlight w:val="green"/>
          <w:u w:val="single"/>
        </w:rPr>
        <w:t>The sheer number of people, their interactions with animals and ecosystems, and the increase in international</w:t>
      </w:r>
      <w:r w:rsidRPr="00AE3437">
        <w:rPr>
          <w:u w:val="single"/>
        </w:rPr>
        <w:t xml:space="preserve"> trade and </w:t>
      </w:r>
      <w:r w:rsidRPr="0042106E">
        <w:rPr>
          <w:highlight w:val="green"/>
          <w:u w:val="single"/>
        </w:rPr>
        <w:t>travel are all factors that will likely change the way humanity deals with preventing and treating epidemics</w:t>
      </w:r>
      <w:r w:rsidRPr="00AE3437">
        <w:rPr>
          <w:sz w:val="16"/>
        </w:rPr>
        <w:t xml:space="preserve">, experts say. In fact, </w:t>
      </w:r>
      <w:r w:rsidRPr="0042106E">
        <w:rPr>
          <w:highlight w:val="green"/>
          <w:u w:val="single"/>
        </w:rPr>
        <w:t>the unprecedented growth of the human population</w:t>
      </w:r>
      <w:r w:rsidRPr="00AE3437">
        <w:rPr>
          <w:u w:val="single"/>
        </w:rPr>
        <w:t xml:space="preserve"> in the second half of the last century</w:t>
      </w:r>
      <w:r w:rsidRPr="00AE3437">
        <w:rPr>
          <w:sz w:val="16"/>
        </w:rPr>
        <w:t xml:space="preserve"> — growing from 2.5 billion to 6 billion — </w:t>
      </w:r>
      <w:r w:rsidRPr="00AE3437">
        <w:rPr>
          <w:u w:val="single"/>
        </w:rPr>
        <w:t xml:space="preserve">may </w:t>
      </w:r>
      <w:r w:rsidRPr="0042106E">
        <w:rPr>
          <w:highlight w:val="green"/>
          <w:u w:val="single"/>
        </w:rPr>
        <w:t>have already started changing how infectious diseases emerge</w:t>
      </w:r>
      <w:r w:rsidRPr="0042106E">
        <w:rPr>
          <w:sz w:val="16"/>
          <w:highlight w:val="green"/>
        </w:rPr>
        <w:t>.</w:t>
      </w:r>
      <w:r w:rsidRPr="00AE3437">
        <w:rPr>
          <w:sz w:val="16"/>
        </w:rPr>
        <w:t xml:space="preserve"> </w:t>
      </w:r>
    </w:p>
    <w:p w14:paraId="15B8E9A5" w14:textId="21158977" w:rsidR="004D2597" w:rsidRPr="00AE3437" w:rsidRDefault="004D2597" w:rsidP="004D2597">
      <w:pPr>
        <w:rPr>
          <w:sz w:val="16"/>
        </w:rPr>
      </w:pPr>
      <w:r w:rsidRPr="0042106E">
        <w:rPr>
          <w:highlight w:val="green"/>
          <w:u w:val="single"/>
        </w:rPr>
        <w:t>"There's a strong correlation between the risk of pandemic and human population density</w:t>
      </w:r>
      <w:r w:rsidRPr="00AE3437">
        <w:rPr>
          <w:u w:val="single"/>
        </w:rPr>
        <w:t>. We've done the math and we've proved it,"</w:t>
      </w:r>
      <w:r w:rsidRPr="00AE3437">
        <w:rPr>
          <w:sz w:val="16"/>
        </w:rPr>
        <w:t xml:space="preserve"> said Dr. Peter Daszak, a disease ecologist and the president of Eco Health Alliance, who examined the link in a 2008 study published in the journal Nature.</w:t>
      </w:r>
    </w:p>
    <w:p w14:paraId="66BF933D" w14:textId="71E82C0A" w:rsidR="004D2597" w:rsidRPr="00AE3437" w:rsidRDefault="004D2597" w:rsidP="004D2597">
      <w:pPr>
        <w:rPr>
          <w:sz w:val="16"/>
        </w:rPr>
      </w:pPr>
      <w:r w:rsidRPr="00AE3437">
        <w:rPr>
          <w:sz w:val="16"/>
        </w:rPr>
        <w:t xml:space="preserve">Looking at contemporary outbreaks since the mid-20th century, Daszak and colleagues found that </w:t>
      </w:r>
      <w:r w:rsidRPr="0042106E">
        <w:rPr>
          <w:highlight w:val="green"/>
          <w:u w:val="single"/>
        </w:rPr>
        <w:t>the rate of emergent diseases caused by pathogens new to humans has increased significantly with time, even when controlling for progress in diagnosis techniques and surveillance</w:t>
      </w:r>
      <w:r w:rsidRPr="00AE3437">
        <w:rPr>
          <w:sz w:val="16"/>
        </w:rPr>
        <w:t>, which could make it only seem like diseases were on the rise. More than 300 new infectious diseases emerged between 1940 and 2004, the study found.</w:t>
      </w:r>
    </w:p>
    <w:p w14:paraId="4992CCA6" w14:textId="13506C49" w:rsidR="004D2597" w:rsidRPr="00AE3437" w:rsidRDefault="004D2597" w:rsidP="004D2597"/>
    <w:p w14:paraId="0F56D822" w14:textId="1D8E7455" w:rsidR="00337F12" w:rsidRPr="00AE3437" w:rsidRDefault="00337F12" w:rsidP="00337F12">
      <w:pPr>
        <w:pStyle w:val="Heading4"/>
      </w:pPr>
      <w:r w:rsidRPr="00AE3437">
        <w:t>The impact is extinction</w:t>
      </w:r>
    </w:p>
    <w:p w14:paraId="0D821940" w14:textId="77777777" w:rsidR="00337F12" w:rsidRPr="00AE3437" w:rsidRDefault="00337F12" w:rsidP="00337F12">
      <w:pPr>
        <w:rPr>
          <w:sz w:val="14"/>
        </w:rPr>
      </w:pPr>
      <w:r w:rsidRPr="00AE3437">
        <w:rPr>
          <w:b/>
        </w:rPr>
        <w:t>LEDERBERG 1992</w:t>
      </w:r>
      <w:r w:rsidRPr="00AE3437">
        <w:rPr>
          <w:sz w:val="14"/>
        </w:rPr>
        <w:t xml:space="preserve"> (Joshua, Nobel Prize winner in Medicine, In Time of Plague: The History and Social Consequences of Lethal Epidemic Disease, Google Books)</w:t>
      </w:r>
    </w:p>
    <w:p w14:paraId="1ED5DCBE" w14:textId="530F76E1" w:rsidR="00337F12" w:rsidRPr="00AE3437" w:rsidRDefault="00337F12" w:rsidP="00337F12">
      <w:r w:rsidRPr="00AE3437">
        <w:rPr>
          <w:sz w:val="12"/>
        </w:rPr>
        <w:t xml:space="preserve">As crowded as we are, </w:t>
      </w:r>
      <w:r w:rsidRPr="004F593C">
        <w:rPr>
          <w:highlight w:val="green"/>
          <w:u w:val="single"/>
        </w:rPr>
        <w:t>humans are</w:t>
      </w:r>
      <w:r w:rsidRPr="00AE3437">
        <w:rPr>
          <w:sz w:val="12"/>
        </w:rPr>
        <w:t xml:space="preserve"> more </w:t>
      </w:r>
      <w:r w:rsidRPr="004F593C">
        <w:rPr>
          <w:highlight w:val="green"/>
          <w:u w:val="single"/>
        </w:rPr>
        <w:t>dispersed</w:t>
      </w:r>
      <w:r w:rsidRPr="00AE3437">
        <w:rPr>
          <w:u w:val="single"/>
        </w:rPr>
        <w:t xml:space="preserve"> </w:t>
      </w:r>
      <w:r w:rsidRPr="00AE3437">
        <w:rPr>
          <w:sz w:val="12"/>
        </w:rPr>
        <w:t xml:space="preserve">over the planetary surface than are the "bugs" in a glass tube, and we have somewhat fewer opportunities to infect one another, jet airplanes notwithstanding. The culture medium in the test tube offers fewer chemical and physical barriers to virus transmission than the space between people—but you will understand why so many diseases are sexually transmitted. The ozone shield still lets through enough solar ultraviolet light to make aerosol transmission less hospitable; and most viruses are fairly vulnerable to desiccation in dry air. The unbroken skin is an excellent barrier to infection; the mucous membranes of die respiratory tract much less so. </w:t>
      </w:r>
      <w:r w:rsidRPr="004F593C">
        <w:rPr>
          <w:highlight w:val="green"/>
          <w:u w:val="single"/>
        </w:rPr>
        <w:t>And we have</w:t>
      </w:r>
      <w:r w:rsidRPr="00AE3437">
        <w:rPr>
          <w:u w:val="single"/>
        </w:rPr>
        <w:t xml:space="preserve"> </w:t>
      </w:r>
      <w:r w:rsidRPr="00AE3437">
        <w:rPr>
          <w:sz w:val="12"/>
        </w:rPr>
        <w:t>evolved</w:t>
      </w:r>
      <w:r w:rsidRPr="00AE3437">
        <w:rPr>
          <w:u w:val="single"/>
        </w:rPr>
        <w:t xml:space="preserve"> </w:t>
      </w:r>
      <w:r w:rsidRPr="004F593C">
        <w:rPr>
          <w:highlight w:val="green"/>
          <w:u w:val="single"/>
        </w:rPr>
        <w:t>immune defenses</w:t>
      </w:r>
      <w:r w:rsidRPr="00AE3437">
        <w:rPr>
          <w:sz w:val="12"/>
        </w:rPr>
        <w:t xml:space="preserve">, a wonderfully intricate machinery for producing a panoply of antibodies, each specifically attuned to the chemical makeup of a particular in- vading parasite. In the normal, immune-competent individual, each incipient infection is a mortal race: between the penetration and proliferation of the virus within the body, and the development of antibodies that will dampen or extinguish the infection. If we have been vaccinated or infected before with a virus related to the current infection, we can mobilize an early immune response. </w:t>
      </w:r>
      <w:r w:rsidRPr="004F593C">
        <w:rPr>
          <w:highlight w:val="green"/>
          <w:u w:val="single"/>
        </w:rPr>
        <w:t>But this</w:t>
      </w:r>
      <w:r w:rsidRPr="00AE3437">
        <w:rPr>
          <w:u w:val="single"/>
        </w:rPr>
        <w:t xml:space="preserve"> </w:t>
      </w:r>
      <w:r w:rsidRPr="00AE3437">
        <w:rPr>
          <w:sz w:val="12"/>
        </w:rPr>
        <w:t>in turn</w:t>
      </w:r>
      <w:r w:rsidRPr="00AE3437">
        <w:rPr>
          <w:u w:val="single"/>
        </w:rPr>
        <w:t xml:space="preserve"> </w:t>
      </w:r>
      <w:r w:rsidRPr="004F593C">
        <w:rPr>
          <w:highlight w:val="green"/>
          <w:u w:val="single"/>
        </w:rPr>
        <w:t>provides selective pressure on the virus</w:t>
      </w:r>
      <w:r w:rsidRPr="00AE3437">
        <w:rPr>
          <w:u w:val="single"/>
        </w:rPr>
        <w:t xml:space="preserve"> </w:t>
      </w:r>
      <w:r w:rsidRPr="00AE3437">
        <w:rPr>
          <w:sz w:val="12"/>
        </w:rPr>
        <w:t>populations,</w:t>
      </w:r>
      <w:r w:rsidRPr="00AE3437">
        <w:rPr>
          <w:u w:val="single"/>
        </w:rPr>
        <w:t xml:space="preserve"> </w:t>
      </w:r>
      <w:r w:rsidRPr="004F593C">
        <w:rPr>
          <w:highlight w:val="green"/>
          <w:u w:val="single"/>
        </w:rPr>
        <w:t>encouraging</w:t>
      </w:r>
      <w:r w:rsidRPr="00AE3437">
        <w:rPr>
          <w:u w:val="single"/>
        </w:rPr>
        <w:t xml:space="preserve"> </w:t>
      </w:r>
      <w:r w:rsidRPr="00AE3437">
        <w:rPr>
          <w:sz w:val="12"/>
        </w:rPr>
        <w:t>the emergence of</w:t>
      </w:r>
      <w:r w:rsidRPr="00AE3437">
        <w:rPr>
          <w:u w:val="single"/>
        </w:rPr>
        <w:t xml:space="preserve"> </w:t>
      </w:r>
      <w:r w:rsidRPr="004F593C">
        <w:rPr>
          <w:highlight w:val="green"/>
          <w:u w:val="single"/>
        </w:rPr>
        <w:t>antigenic variants</w:t>
      </w:r>
      <w:r w:rsidRPr="00AE3437">
        <w:rPr>
          <w:sz w:val="12"/>
        </w:rPr>
        <w:t xml:space="preserve">. We see this most dramatically in the influenza pandemics; and every few years we need to disseminate fresh vaccines to cope with the current generation of the flu virus.10 Many quantitative mitigations of the pandemic viral threat are then inherent in our evolved biological capabilities of coping with these competitors. Mitigation is also built into the evolution of the virus: </w:t>
      </w:r>
      <w:r w:rsidRPr="004F593C">
        <w:rPr>
          <w:highlight w:val="green"/>
          <w:u w:val="single"/>
        </w:rPr>
        <w:t>it is a pyrrhic victory for a virus to eradicate its host</w:t>
      </w:r>
      <w:r w:rsidRPr="00AE3437">
        <w:rPr>
          <w:sz w:val="12"/>
        </w:rPr>
        <w:t xml:space="preserve">! This may have happened historically, but then both that vanquished host and the victorious parasite will have disappeared. Even the death of the single infected individual is relatively disadvantageous, in the long run, to the virus—compared to a sustained infection leaving a carrier free to spread the virus to as many contacts as possible. From the virus's perspective, its ideal would be a virtually symptomless infection, in which the host is quite oblivious of providing shelter and nourishment for the indefinite propagation of the virus's genes. Our own genome probably carries hundreds of thousands of such stowaways. The boundary between them and the "normal genome" is quite blurred; intrinsic to our own ancestry and nature are not only Adam and Eve, but any number of invisible germs that have crept into our chromosomes. Some confer incidental and mutual benefit. Others of these symbiotic viruses (or "plasmids"11) have reemerged as oncogenes, with the potential of mutating to a state that we recognize as the dysregulated cell growth of a cancer. As much as 95 percent of our DNA may be "selfish," parasitic in origin. </w:t>
      </w:r>
      <w:r w:rsidRPr="00AE3437">
        <w:rPr>
          <w:u w:val="single"/>
        </w:rPr>
        <w:t xml:space="preserve">At </w:t>
      </w:r>
      <w:r w:rsidRPr="00AE3437">
        <w:rPr>
          <w:sz w:val="12"/>
        </w:rPr>
        <w:t>evolutionary</w:t>
      </w:r>
      <w:r w:rsidRPr="00AE3437">
        <w:rPr>
          <w:u w:val="single"/>
        </w:rPr>
        <w:t xml:space="preserve"> equilibrium, we would continue to share the planet </w:t>
      </w:r>
      <w:r w:rsidRPr="00AE3437">
        <w:rPr>
          <w:sz w:val="12"/>
        </w:rPr>
        <w:t>with our parasites, paying some tribute but deriving some protection from them against more violent aggression. Such an equilibrium is unlikely on terms we would voluntarily welcome: at the margin, the comfort and precariousness of life would be evenly shared. No theory lets us calculate the details;</w:t>
      </w:r>
      <w:r w:rsidRPr="00AE3437">
        <w:rPr>
          <w:u w:val="single"/>
        </w:rPr>
        <w:t xml:space="preserve"> we can hardly be sure that </w:t>
      </w:r>
      <w:r w:rsidRPr="00AE3437">
        <w:rPr>
          <w:sz w:val="12"/>
        </w:rPr>
        <w:t>such an</w:t>
      </w:r>
      <w:r w:rsidRPr="00AE3437">
        <w:rPr>
          <w:u w:val="single"/>
        </w:rPr>
        <w:t xml:space="preserve"> equilibrium </w:t>
      </w:r>
      <w:r w:rsidRPr="00AE3437">
        <w:rPr>
          <w:sz w:val="12"/>
        </w:rPr>
        <w:t>for earth</w:t>
      </w:r>
      <w:r w:rsidRPr="00AE3437">
        <w:rPr>
          <w:u w:val="single"/>
        </w:rPr>
        <w:t xml:space="preserve"> even includes the human species</w:t>
      </w:r>
      <w:r w:rsidRPr="00AE3437">
        <w:rPr>
          <w:sz w:val="12"/>
        </w:rPr>
        <w:t>. Many prophets have foreseen the contrary, given our propensity for technological sophistication harnessed to intraspecies competition. In Fact, innumerable perturbations remind us that we cannot rely on "equilibrium"—each individual death of an infected person is a counterexample.</w:t>
      </w:r>
      <w:r w:rsidRPr="00AE3437">
        <w:rPr>
          <w:u w:val="single"/>
        </w:rPr>
        <w:t xml:space="preserve"> </w:t>
      </w:r>
      <w:r w:rsidRPr="004F593C">
        <w:rPr>
          <w:highlight w:val="green"/>
          <w:u w:val="single"/>
        </w:rPr>
        <w:t>Our defense mechanisms do not always work</w:t>
      </w:r>
      <w:r w:rsidRPr="00AE3437">
        <w:rPr>
          <w:u w:val="single"/>
        </w:rPr>
        <w:t xml:space="preserve">; </w:t>
      </w:r>
      <w:r w:rsidRPr="00AE3437">
        <w:rPr>
          <w:sz w:val="12"/>
        </w:rPr>
        <w:t xml:space="preserve">viruses are not always as benign as would be predicted to serve their long-term advantage. The historic plagues, </w:t>
      </w:r>
      <w:r w:rsidRPr="00AE3437">
        <w:rPr>
          <w:u w:val="single"/>
        </w:rPr>
        <w:t>the Black Death</w:t>
      </w:r>
      <w:r w:rsidRPr="00AE3437">
        <w:rPr>
          <w:sz w:val="12"/>
        </w:rPr>
        <w:t xml:space="preserve"> of the fourteenth century, the recurrences of cholera, the</w:t>
      </w:r>
      <w:r w:rsidRPr="00AE3437">
        <w:rPr>
          <w:u w:val="single"/>
        </w:rPr>
        <w:t xml:space="preserve"> 1918 </w:t>
      </w:r>
      <w:r w:rsidRPr="00AE3437">
        <w:rPr>
          <w:sz w:val="12"/>
        </w:rPr>
        <w:t>swine</w:t>
      </w:r>
      <w:r w:rsidRPr="00AE3437">
        <w:rPr>
          <w:u w:val="single"/>
        </w:rPr>
        <w:t xml:space="preserve"> influenza should be constant reminders of nature's sword over our head</w:t>
      </w:r>
      <w:r w:rsidRPr="00AE3437">
        <w:rPr>
          <w:sz w:val="12"/>
        </w:rPr>
        <w:t>. They have been very much on my mind for the past two decades.Ia However, when I have voiced such fears, they have been mollified by the expectation that modern hygiene and medicine would contain any such outbreaks. There is, of course, much merit in those expectations: the plague bacillus is susceptible to antibiotics, and we understand its transmission by rat-borne fleas. Cholera can be treated fairly successfully with simple regimens like oral rehydration (salted water with a touch of sugar). Influenza in 1918 was undoubtedly complicated by bacterial infections that could now be treated with antibiotics; and if we can mobilize them in time, vaccines can help prevent the global spread of a new flu. On the other hand, the role of secondary bacterial infection in 1918 may well be overstated: it is entirely possible that the virus itself was extraordinarily lethal. The retrospective</w:t>
      </w:r>
      <w:r w:rsidRPr="00AE3437">
        <w:rPr>
          <w:u w:val="single"/>
        </w:rPr>
        <w:t xml:space="preserve"> scoffing at the federal campaign against </w:t>
      </w:r>
      <w:r w:rsidRPr="00AE3437">
        <w:rPr>
          <w:sz w:val="12"/>
        </w:rPr>
        <w:t>the</w:t>
      </w:r>
      <w:r w:rsidRPr="00AE3437">
        <w:rPr>
          <w:u w:val="single"/>
        </w:rPr>
        <w:t xml:space="preserve"> swine flu </w:t>
      </w:r>
      <w:r w:rsidRPr="00AE3437">
        <w:rPr>
          <w:sz w:val="12"/>
        </w:rPr>
        <w:t>of 1976 is a cheap shot on the part of critics who have no burden of responsibility for a wrong guess. It underrates health officials* legitimate anxiety that we might have been seeing a recurrence of 1918 13—and</w:t>
      </w:r>
      <w:r w:rsidRPr="00AE3437">
        <w:rPr>
          <w:u w:val="single"/>
        </w:rPr>
        <w:t xml:space="preserve"> underscores the political difficulty </w:t>
      </w:r>
      <w:r w:rsidRPr="00AE3437">
        <w:rPr>
          <w:sz w:val="12"/>
        </w:rPr>
        <w:t>of undertaking the</w:t>
      </w:r>
      <w:r w:rsidRPr="00AE3437">
        <w:rPr>
          <w:u w:val="single"/>
        </w:rPr>
        <w:t xml:space="preserve"> measures </w:t>
      </w:r>
      <w:r w:rsidRPr="00AE3437">
        <w:rPr>
          <w:sz w:val="12"/>
        </w:rPr>
        <w:t>that might be</w:t>
      </w:r>
      <w:r w:rsidRPr="00AE3437">
        <w:rPr>
          <w:u w:val="single"/>
        </w:rPr>
        <w:t xml:space="preserve"> needed in the face of </w:t>
      </w:r>
      <w:r w:rsidRPr="00AE3437">
        <w:rPr>
          <w:sz w:val="12"/>
        </w:rPr>
        <w:t>a truly</w:t>
      </w:r>
      <w:r w:rsidRPr="00AE3437">
        <w:rPr>
          <w:u w:val="single"/>
        </w:rPr>
        <w:t xml:space="preserve"> species-threatening pandemic</w:t>
      </w:r>
      <w:r w:rsidRPr="00AE3437">
        <w:rPr>
          <w:sz w:val="12"/>
        </w:rPr>
        <w:t>. This so-called fiasco in fact mitigated an epidemic that happily proved to be of a less lethal virus strain. The few cases of side-effects attributed to the (polyvalent) vaccine are undoubtedly less than would have appeared from the flu infections avoided by the vaccination program. However, the incentives to attach fault for damages from a positive intervention have predictable consequences in litigation, not to be confused with the balance of social costs and benefits of the program as a whole. Many outbreaks of viral or bacterial infections have destroyed large herds of animals, of various species, usually leaving a few immune survivors. With all the discussion of faunal extinctions, nothing has been said about infectious disease. It would be impossible to verify this from the fossil record, but disease is the most plausible mechanism of episodic shifts in populations. Incontrovertible examples of</w:t>
      </w:r>
      <w:r w:rsidRPr="00AE3437">
        <w:rPr>
          <w:u w:val="single"/>
        </w:rPr>
        <w:t xml:space="preserve"> </w:t>
      </w:r>
      <w:r w:rsidRPr="004F593C">
        <w:rPr>
          <w:highlight w:val="green"/>
          <w:u w:val="single"/>
        </w:rPr>
        <w:t>species wipeouts</w:t>
      </w:r>
      <w:r w:rsidRPr="00AE3437">
        <w:rPr>
          <w:u w:val="single"/>
        </w:rPr>
        <w:t xml:space="preserve"> </w:t>
      </w:r>
      <w:r w:rsidRPr="00AE3437">
        <w:rPr>
          <w:sz w:val="12"/>
        </w:rPr>
        <w:t>are seen with fungi in the plant world: Dutch elm disease and the American chestnut blight. Yes, it</w:t>
      </w:r>
      <w:r w:rsidRPr="00AE3437">
        <w:rPr>
          <w:u w:val="single"/>
        </w:rPr>
        <w:t xml:space="preserve"> </w:t>
      </w:r>
      <w:r w:rsidRPr="004F593C">
        <w:rPr>
          <w:highlight w:val="green"/>
          <w:u w:val="single"/>
        </w:rPr>
        <w:t>can happen</w:t>
      </w:r>
      <w:r w:rsidRPr="004F593C">
        <w:rPr>
          <w:sz w:val="12"/>
          <w:highlight w:val="green"/>
        </w:rPr>
        <w:t>.</w:t>
      </w:r>
    </w:p>
    <w:p w14:paraId="6B2710C4" w14:textId="46A87648" w:rsidR="004D2597" w:rsidRPr="00AE3437" w:rsidRDefault="004D2597" w:rsidP="004D2597"/>
    <w:p w14:paraId="47CE8D76" w14:textId="11F9B6A8" w:rsidR="00337F12" w:rsidRPr="00AE3437" w:rsidRDefault="00337F12" w:rsidP="00337F12">
      <w:pPr>
        <w:pStyle w:val="Heading4"/>
      </w:pPr>
      <w:r w:rsidRPr="00AE3437">
        <w:t>Turns econ</w:t>
      </w:r>
    </w:p>
    <w:p w14:paraId="5CF4ABD7" w14:textId="77777777" w:rsidR="00337F12" w:rsidRPr="00AE3437" w:rsidRDefault="00337F12" w:rsidP="00337F12">
      <w:pPr>
        <w:rPr>
          <w:sz w:val="14"/>
        </w:rPr>
      </w:pPr>
      <w:r w:rsidRPr="00AE3437">
        <w:rPr>
          <w:b/>
        </w:rPr>
        <w:t>BURGOS AND OTTE 2010</w:t>
      </w:r>
      <w:r w:rsidRPr="00AE3437">
        <w:rPr>
          <w:sz w:val="14"/>
        </w:rPr>
        <w:t xml:space="preserve"> (Sigfrido Burgos and Joachim Otte (FAO), Department for International Development, “Managing the Risk of Emerging Diseases: From Rhetoric to Action,” www.hpai-research.net/docs/Research.../FAO_2010HPAI_rbr22.pdf)</w:t>
      </w:r>
    </w:p>
    <w:p w14:paraId="33E11523" w14:textId="317145ED" w:rsidR="00337F12" w:rsidRPr="00AE3437" w:rsidRDefault="00337F12" w:rsidP="00337F12">
      <w:r w:rsidRPr="00AE3437">
        <w:rPr>
          <w:sz w:val="14"/>
        </w:rPr>
        <w:t xml:space="preserve">These events share something in common: the associated </w:t>
      </w:r>
      <w:r w:rsidRPr="002C0614">
        <w:rPr>
          <w:highlight w:val="green"/>
          <w:u w:val="single"/>
        </w:rPr>
        <w:t>diseases</w:t>
      </w:r>
      <w:r w:rsidRPr="00AE3437">
        <w:rPr>
          <w:sz w:val="14"/>
        </w:rPr>
        <w:t xml:space="preserve"> are caused by micro-organisms that have been </w:t>
      </w:r>
      <w:r w:rsidRPr="00AE3437">
        <w:rPr>
          <w:u w:val="single"/>
        </w:rPr>
        <w:t xml:space="preserve">able to pass from their original animal host to humans. The looming risk is that once they have accomplished this first step, they </w:t>
      </w:r>
      <w:r w:rsidRPr="002C0614">
        <w:rPr>
          <w:highlight w:val="green"/>
          <w:u w:val="single"/>
        </w:rPr>
        <w:t>may further evolve and develop the capacity to sustain person-to-person transmission</w:t>
      </w:r>
      <w:r w:rsidRPr="00AE3437">
        <w:rPr>
          <w:sz w:val="14"/>
        </w:rPr>
        <w:t xml:space="preserve">. Arguably, in human populations that have had no prior exposure to these pathogens, </w:t>
      </w:r>
      <w:r w:rsidRPr="00AE3437">
        <w:rPr>
          <w:u w:val="single"/>
        </w:rPr>
        <w:t>such ‘invasions’ cause fear and can potentially lead to severe pandemics</w:t>
      </w:r>
      <w:r w:rsidRPr="00AE3437">
        <w:rPr>
          <w:sz w:val="14"/>
        </w:rPr>
        <w:t xml:space="preserve">. Economic Impacts </w:t>
      </w:r>
      <w:r w:rsidRPr="002C0614">
        <w:rPr>
          <w:highlight w:val="green"/>
          <w:u w:val="single"/>
        </w:rPr>
        <w:t>The economic impacts of these novel diseases are enormous, even when human morbidity and mortality remain comparatively low</w:t>
      </w:r>
      <w:r w:rsidRPr="002C0614">
        <w:rPr>
          <w:sz w:val="14"/>
          <w:highlight w:val="green"/>
        </w:rPr>
        <w:t>.</w:t>
      </w:r>
      <w:r w:rsidRPr="00AE3437">
        <w:rPr>
          <w:sz w:val="14"/>
        </w:rPr>
        <w:t xml:space="preserve"> For example, in 2003, globally SARS involved some 8,500 cases and killed less than one thousand people, yet it represented an economic loss of approximately two percent of East Asia regional GDP for the second quarter of that year. Moreover, during SARS, infection minimization efforts resulted in a dramatic supply shock due to workplace absenteeism, disruption of production processes and shifts to more costly procedures, as well as severe demand shocks for service sectors such as restaurants, hotels, stores, supermarkets, tourism, and mass transportation (Brahmbhatt, 2005). Precise quantification of the full costs of emerging zoonotic diseases on livestock industries is complicated by the fact that impacts propagate up- and downstream through supply and distribution networks, and that short term reactions are likely to be followed by longer term adjustments. However, some estimates indicating the order of magnitude of losses can be found. It has been estimated that Mad Cow disease resulted in losses amounting to US$10–$13 billion in the UK alone. In Canada, the discovery of one case of Mad Cow disease in cattle (and not a single human case) in May 2003 was sufficient to cause losses in the order of US$1.5 billion. For 2009, Mexican authorities estimate that Pandemic H1N1 Influenza cost their economy over US$2 billion, much of which comes from foregone revenues in trade and tourism. </w:t>
      </w:r>
      <w:r w:rsidRPr="00AE3437">
        <w:rPr>
          <w:u w:val="single"/>
        </w:rPr>
        <w:t xml:space="preserve">It is estimated that </w:t>
      </w:r>
      <w:r w:rsidRPr="002C0614">
        <w:rPr>
          <w:highlight w:val="green"/>
          <w:u w:val="single"/>
        </w:rPr>
        <w:t>for the U.S. a severe</w:t>
      </w:r>
      <w:r w:rsidRPr="00AE3437">
        <w:rPr>
          <w:sz w:val="14"/>
        </w:rPr>
        <w:t xml:space="preserve"> influenza </w:t>
      </w:r>
      <w:r w:rsidRPr="002C0614">
        <w:rPr>
          <w:highlight w:val="green"/>
          <w:u w:val="single"/>
        </w:rPr>
        <w:t xml:space="preserve">pandemic might cause economic losses </w:t>
      </w:r>
      <w:r w:rsidRPr="002C0614">
        <w:rPr>
          <w:u w:val="single"/>
        </w:rPr>
        <w:t>between US$71 and US$167 billion</w:t>
      </w:r>
      <w:r w:rsidRPr="00AE3437">
        <w:rPr>
          <w:u w:val="single"/>
        </w:rPr>
        <w:t xml:space="preserve">, </w:t>
      </w:r>
      <w:r w:rsidRPr="002C0614">
        <w:rPr>
          <w:highlight w:val="green"/>
          <w:u w:val="single"/>
        </w:rPr>
        <w:t>excluding disruptions to commerce and society</w:t>
      </w:r>
      <w:r w:rsidRPr="00AE3437">
        <w:rPr>
          <w:u w:val="single"/>
        </w:rPr>
        <w:t>. The World Bank predicts that a highly fatal</w:t>
      </w:r>
      <w:r w:rsidRPr="00AE3437">
        <w:rPr>
          <w:sz w:val="14"/>
        </w:rPr>
        <w:t xml:space="preserve"> HPAI </w:t>
      </w:r>
      <w:r w:rsidRPr="00AE3437">
        <w:rPr>
          <w:u w:val="single"/>
        </w:rPr>
        <w:t xml:space="preserve">pandemic </w:t>
      </w:r>
      <w:r w:rsidRPr="002C0614">
        <w:rPr>
          <w:highlight w:val="green"/>
          <w:u w:val="single"/>
        </w:rPr>
        <w:t>could cost the world economy as much as US$800 billion a year</w:t>
      </w:r>
      <w:r w:rsidRPr="00AE3437">
        <w:rPr>
          <w:sz w:val="14"/>
        </w:rPr>
        <w:t xml:space="preserve"> (Baumuller and Heymann, 2010; Meltzer et al., 1999).</w:t>
      </w:r>
    </w:p>
    <w:p w14:paraId="289B629F" w14:textId="77777777" w:rsidR="004D2597" w:rsidRPr="00AE3437" w:rsidRDefault="004D2597" w:rsidP="004D2597"/>
    <w:p w14:paraId="64CE0E17" w14:textId="77777777" w:rsidR="004D2597" w:rsidRPr="00AE3437" w:rsidRDefault="004D2597" w:rsidP="004D2597"/>
    <w:p w14:paraId="5DD9DA33" w14:textId="77777777" w:rsidR="004D2597" w:rsidRPr="00AE3437" w:rsidRDefault="004D2597" w:rsidP="004D2597">
      <w:pPr>
        <w:pStyle w:val="Heading3"/>
      </w:pPr>
      <w:r w:rsidRPr="00AE3437">
        <w:t>Urban Sprawl Impact</w:t>
      </w:r>
    </w:p>
    <w:p w14:paraId="0994CA4C" w14:textId="77777777" w:rsidR="004D2597" w:rsidRPr="00AE3437" w:rsidRDefault="004D2597" w:rsidP="004D2597"/>
    <w:p w14:paraId="2C216B13" w14:textId="77777777" w:rsidR="004D2597" w:rsidRPr="00AE3437" w:rsidRDefault="004D2597" w:rsidP="004D2597">
      <w:pPr>
        <w:pStyle w:val="Heading4"/>
      </w:pPr>
      <w:r w:rsidRPr="00AE3437">
        <w:t>US population growth causes urban sprawl</w:t>
      </w:r>
    </w:p>
    <w:p w14:paraId="19158ADA" w14:textId="77777777" w:rsidR="004D2597" w:rsidRPr="00AE3437" w:rsidRDefault="004D2597" w:rsidP="004D2597">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6A7C8397" w14:textId="77777777" w:rsidR="004D2597" w:rsidRPr="00AE3437" w:rsidRDefault="004D2597" w:rsidP="004D2597">
      <w:pPr>
        <w:rPr>
          <w:sz w:val="16"/>
        </w:rPr>
      </w:pPr>
      <w:r w:rsidRPr="00AE3437">
        <w:rPr>
          <w:sz w:val="16"/>
        </w:rPr>
        <w:t xml:space="preserve">The term “urban sprawl,” christened by city planner Earl Draper in 1937, refers to the uncontrolled spread of urban development into neighboring regions. </w:t>
      </w:r>
      <w:r w:rsidRPr="00AE3437">
        <w:rPr>
          <w:u w:val="single"/>
        </w:rPr>
        <w:t>Population growth drives urban sprawl</w:t>
      </w:r>
      <w:r w:rsidRPr="00AE3437">
        <w:rPr>
          <w:sz w:val="16"/>
        </w:rPr>
        <w:t xml:space="preserve">, as residents of high-density urban centers, most notably cities, move to low-density “sprawling” communities in the neighboring regions. </w:t>
      </w:r>
      <w:r w:rsidRPr="00AE3437">
        <w:rPr>
          <w:u w:val="single"/>
        </w:rPr>
        <w:t>With the geographical expansion of a dispersing population comes devastating consequences to the environment, such as increases in pollution and destruction of valuable agriculture lands. The massive construction of residential and commercial units for the migrating masses leads to the decrease of vegetation cover, forest fragmentation, and the loss and degradation of wildlife habitats</w:t>
      </w:r>
      <w:r w:rsidRPr="00AE3437">
        <w:rPr>
          <w:sz w:val="16"/>
        </w:rPr>
        <w:t xml:space="preserve">. As Winthrop Staples III and Philip Cafaro write in their article, The Environmental Argument for Reducing Immigration to the United States, “Between 1982 and 2001, the United States converted 34 million acres of forest, cropland, and pasture to developed uses, an area the size of Illinois. The average annual rate of land conversion increased from 1.4 million acres to 2.2 million acres over this time, and continues on an upward trend.” </w:t>
      </w:r>
      <w:r w:rsidRPr="00AE3437">
        <w:rPr>
          <w:u w:val="single"/>
        </w:rPr>
        <w:t>The destruction of these wild lands disrupts natural ecosystems and kills or displaces most all of its wildlife, as over 1300 plant and animal species remain on the endangered species lists with more being added every year</w:t>
      </w:r>
      <w:r w:rsidRPr="00AE3437">
        <w:rPr>
          <w:sz w:val="16"/>
        </w:rPr>
        <w:t xml:space="preserve">. [8] </w:t>
      </w:r>
      <w:r w:rsidRPr="00AE3437">
        <w:rPr>
          <w:u w:val="single"/>
        </w:rPr>
        <w:t>Unless the population size in the U.S. is stabilized, urban sprawl will forever continue and so will the demise of ecosystems and wildlife alike</w:t>
      </w:r>
      <w:r w:rsidRPr="00AE3437">
        <w:rPr>
          <w:sz w:val="16"/>
        </w:rPr>
        <w:t>.</w:t>
      </w:r>
    </w:p>
    <w:p w14:paraId="45D1331D" w14:textId="77777777" w:rsidR="004D2597" w:rsidRPr="00AE3437" w:rsidRDefault="004D2597" w:rsidP="004D2597"/>
    <w:p w14:paraId="05A2B1A9" w14:textId="77777777" w:rsidR="004D2597" w:rsidRPr="00AE3437" w:rsidRDefault="004D2597" w:rsidP="004D2597">
      <w:pPr>
        <w:pStyle w:val="Heading4"/>
      </w:pPr>
      <w:r w:rsidRPr="00AE3437">
        <w:t>Rapid urbanization turns econ and stability</w:t>
      </w:r>
    </w:p>
    <w:p w14:paraId="4D8656DE" w14:textId="77777777" w:rsidR="004D2597" w:rsidRPr="00AE3437" w:rsidRDefault="004D2597" w:rsidP="004D2597">
      <w:pPr>
        <w:rPr>
          <w:sz w:val="18"/>
        </w:rPr>
      </w:pPr>
      <w:r w:rsidRPr="00AE3437">
        <w:rPr>
          <w:rStyle w:val="Style13ptBold"/>
        </w:rPr>
        <w:t>WORLD ECONOMIC FORUM 2015</w:t>
      </w:r>
      <w:r w:rsidRPr="00AE3437">
        <w:t xml:space="preserve"> </w:t>
      </w:r>
      <w:r w:rsidRPr="00AE3437">
        <w:rPr>
          <w:sz w:val="18"/>
        </w:rPr>
        <w:t>(“2.3 City Limits: The Risks of Rapid and Unplanned Urbanization in Developing Countries,” Global Risks 2015, http://reports.weforum.org/global-risks-2015/part-2-risks-in-focus/2-3-city-limits-the-risks-of-rapid-and-unplanned-urbanization-in-developing-countries/)</w:t>
      </w:r>
    </w:p>
    <w:p w14:paraId="35BF5E83" w14:textId="77777777" w:rsidR="004D2597" w:rsidRPr="00AE3437" w:rsidRDefault="004D2597" w:rsidP="004D2597">
      <w:pPr>
        <w:rPr>
          <w:sz w:val="16"/>
        </w:rPr>
      </w:pPr>
      <w:r w:rsidRPr="00AE3437">
        <w:rPr>
          <w:sz w:val="16"/>
        </w:rPr>
        <w:t xml:space="preserve">Many of the risks described above can lead to social instability. It is the </w:t>
      </w:r>
      <w:r w:rsidRPr="00360DCB">
        <w:rPr>
          <w:highlight w:val="green"/>
          <w:u w:val="single"/>
        </w:rPr>
        <w:t>rapid</w:t>
      </w:r>
      <w:r w:rsidRPr="00AE3437">
        <w:rPr>
          <w:sz w:val="16"/>
        </w:rPr>
        <w:t xml:space="preserve"> and unplanned nature of </w:t>
      </w:r>
      <w:r w:rsidRPr="00360DCB">
        <w:rPr>
          <w:highlight w:val="green"/>
          <w:u w:val="single"/>
        </w:rPr>
        <w:t>urbanization</w:t>
      </w:r>
      <w:r w:rsidRPr="00AE3437">
        <w:rPr>
          <w:sz w:val="16"/>
        </w:rPr>
        <w:t xml:space="preserve">, rather than urbanization itself, that </w:t>
      </w:r>
      <w:r w:rsidRPr="00360DCB">
        <w:rPr>
          <w:highlight w:val="green"/>
          <w:u w:val="single"/>
        </w:rPr>
        <w:t>is linked</w:t>
      </w:r>
      <w:r w:rsidRPr="00AE3437">
        <w:rPr>
          <w:sz w:val="16"/>
        </w:rPr>
        <w:t xml:space="preserve"> by many researchers </w:t>
      </w:r>
      <w:r w:rsidRPr="00360DCB">
        <w:rPr>
          <w:highlight w:val="green"/>
          <w:u w:val="single"/>
        </w:rPr>
        <w:t>to</w:t>
      </w:r>
      <w:r w:rsidRPr="00AE3437">
        <w:rPr>
          <w:sz w:val="16"/>
        </w:rPr>
        <w:t xml:space="preserve"> such risks as urban </w:t>
      </w:r>
      <w:r w:rsidRPr="00360DCB">
        <w:rPr>
          <w:highlight w:val="green"/>
          <w:u w:val="single"/>
        </w:rPr>
        <w:t>violence and</w:t>
      </w:r>
      <w:r w:rsidRPr="00AE3437">
        <w:rPr>
          <w:sz w:val="16"/>
        </w:rPr>
        <w:t xml:space="preserve"> social </w:t>
      </w:r>
      <w:r w:rsidRPr="00360DCB">
        <w:rPr>
          <w:highlight w:val="green"/>
          <w:u w:val="single"/>
        </w:rPr>
        <w:t>unrest</w:t>
      </w:r>
      <w:r w:rsidRPr="00AE3437">
        <w:rPr>
          <w:sz w:val="16"/>
        </w:rPr>
        <w:t>.</w:t>
      </w:r>
      <w:r w:rsidRPr="00360DCB">
        <w:rPr>
          <w:sz w:val="16"/>
        </w:rPr>
        <w:t xml:space="preserve">37 </w:t>
      </w:r>
      <w:r w:rsidRPr="00360DCB">
        <w:rPr>
          <w:u w:val="single"/>
        </w:rPr>
        <w:t>Rapid urbanization</w:t>
      </w:r>
      <w:r w:rsidRPr="00360DCB">
        <w:rPr>
          <w:sz w:val="16"/>
        </w:rPr>
        <w:t xml:space="preserve"> in</w:t>
      </w:r>
      <w:r w:rsidRPr="00AE3437">
        <w:rPr>
          <w:sz w:val="16"/>
        </w:rPr>
        <w:t xml:space="preserve"> the developing world </w:t>
      </w:r>
      <w:r w:rsidRPr="00AE3437">
        <w:rPr>
          <w:u w:val="single"/>
        </w:rPr>
        <w:t>can quickly bring together</w:t>
      </w:r>
      <w:r w:rsidRPr="00AE3437">
        <w:rPr>
          <w:sz w:val="16"/>
        </w:rPr>
        <w:t xml:space="preserve"> large numbers of </w:t>
      </w:r>
      <w:r w:rsidRPr="00AE3437">
        <w:rPr>
          <w:u w:val="single"/>
        </w:rPr>
        <w:t>unemployed youth, a common ingredient of</w:t>
      </w:r>
      <w:r w:rsidRPr="00AE3437">
        <w:rPr>
          <w:sz w:val="16"/>
        </w:rPr>
        <w:t xml:space="preserve"> social </w:t>
      </w:r>
      <w:r w:rsidRPr="00AE3437">
        <w:rPr>
          <w:u w:val="single"/>
        </w:rPr>
        <w:t>unrest</w:t>
      </w:r>
      <w:r w:rsidRPr="00AE3437">
        <w:rPr>
          <w:sz w:val="16"/>
        </w:rPr>
        <w:t xml:space="preserve">. Widening inequalities also tend to be more starkly visible in urban than rural areas, with the most wealthy areas of cities often neighbouring quickly-expanding slums. The combination of </w:t>
      </w:r>
      <w:r w:rsidRPr="00360DCB">
        <w:rPr>
          <w:highlight w:val="green"/>
          <w:u w:val="single"/>
        </w:rPr>
        <w:t>inequality</w:t>
      </w:r>
      <w:r w:rsidRPr="00AE3437">
        <w:rPr>
          <w:sz w:val="16"/>
        </w:rPr>
        <w:t xml:space="preserve">, competition over </w:t>
      </w:r>
      <w:r w:rsidRPr="00360DCB">
        <w:rPr>
          <w:highlight w:val="green"/>
          <w:u w:val="single"/>
        </w:rPr>
        <w:t>scarce resources</w:t>
      </w:r>
      <w:r w:rsidRPr="00AE3437">
        <w:rPr>
          <w:sz w:val="16"/>
        </w:rPr>
        <w:t xml:space="preserve"> such as land, impunity from the law </w:t>
      </w:r>
      <w:r w:rsidRPr="00360DCB">
        <w:rPr>
          <w:highlight w:val="green"/>
          <w:u w:val="single"/>
        </w:rPr>
        <w:t>and weak</w:t>
      </w:r>
      <w:r w:rsidRPr="00360DCB">
        <w:rPr>
          <w:sz w:val="16"/>
          <w:highlight w:val="green"/>
        </w:rPr>
        <w:t xml:space="preserve"> </w:t>
      </w:r>
      <w:r w:rsidRPr="00360DCB">
        <w:rPr>
          <w:sz w:val="16"/>
        </w:rPr>
        <w:t xml:space="preserve">city </w:t>
      </w:r>
      <w:r w:rsidRPr="00360DCB">
        <w:rPr>
          <w:highlight w:val="green"/>
          <w:u w:val="single"/>
        </w:rPr>
        <w:t>governance increases the risk</w:t>
      </w:r>
      <w:r w:rsidRPr="00AE3437">
        <w:rPr>
          <w:sz w:val="16"/>
        </w:rPr>
        <w:t xml:space="preserve"> of violence and potential breakdowns in law and order. Some cities in developing countries are already extremely dangerous, such as for example San Pedro Sula in Honduras, with 169 killings per 100,000 residents in 2011.</w:t>
      </w:r>
    </w:p>
    <w:p w14:paraId="09999598" w14:textId="77777777" w:rsidR="004D2597" w:rsidRPr="00AE3437" w:rsidRDefault="004D2597" w:rsidP="004D2597">
      <w:pPr>
        <w:rPr>
          <w:sz w:val="16"/>
        </w:rPr>
      </w:pPr>
      <w:r w:rsidRPr="00AE3437">
        <w:rPr>
          <w:sz w:val="16"/>
        </w:rPr>
        <w:t xml:space="preserve">Rapid urbanization and the related growing demand for housing are creating pressure on the housing market and social tensions are expected to increase. The </w:t>
      </w:r>
      <w:r w:rsidRPr="00900874">
        <w:rPr>
          <w:highlight w:val="green"/>
          <w:u w:val="single"/>
        </w:rPr>
        <w:t>shortage of</w:t>
      </w:r>
      <w:r w:rsidRPr="00AE3437">
        <w:rPr>
          <w:sz w:val="16"/>
        </w:rPr>
        <w:t xml:space="preserve"> affordable </w:t>
      </w:r>
      <w:r w:rsidRPr="00900874">
        <w:rPr>
          <w:highlight w:val="green"/>
          <w:u w:val="single"/>
        </w:rPr>
        <w:t>housing</w:t>
      </w:r>
      <w:r w:rsidRPr="00AE3437">
        <w:rPr>
          <w:sz w:val="16"/>
        </w:rPr>
        <w:t xml:space="preserve"> not only contributes to social exclusion, it </w:t>
      </w:r>
      <w:r w:rsidRPr="00900874">
        <w:rPr>
          <w:highlight w:val="green"/>
          <w:u w:val="single"/>
        </w:rPr>
        <w:t>can also</w:t>
      </w:r>
      <w:r w:rsidRPr="00AE3437">
        <w:rPr>
          <w:sz w:val="16"/>
        </w:rPr>
        <w:t xml:space="preserve"> threaten to </w:t>
      </w:r>
      <w:r w:rsidRPr="00900874">
        <w:rPr>
          <w:highlight w:val="green"/>
          <w:u w:val="single"/>
        </w:rPr>
        <w:t>destabilize the wider economy</w:t>
      </w:r>
      <w:r w:rsidRPr="00AE3437">
        <w:rPr>
          <w:u w:val="single"/>
        </w:rPr>
        <w:t xml:space="preserve"> if the</w:t>
      </w:r>
      <w:r w:rsidRPr="00AE3437">
        <w:rPr>
          <w:sz w:val="16"/>
        </w:rPr>
        <w:t xml:space="preserve"> housing </w:t>
      </w:r>
      <w:r w:rsidRPr="00AE3437">
        <w:rPr>
          <w:u w:val="single"/>
        </w:rPr>
        <w:t>price</w:t>
      </w:r>
      <w:r w:rsidRPr="00AE3437">
        <w:rPr>
          <w:sz w:val="16"/>
        </w:rPr>
        <w:t xml:space="preserve"> increase </w:t>
      </w:r>
      <w:r w:rsidRPr="00AE3437">
        <w:rPr>
          <w:u w:val="single"/>
        </w:rPr>
        <w:t>fuels</w:t>
      </w:r>
      <w:r w:rsidRPr="00AE3437">
        <w:rPr>
          <w:sz w:val="16"/>
        </w:rPr>
        <w:t xml:space="preserve"> property </w:t>
      </w:r>
      <w:r w:rsidRPr="00AE3437">
        <w:rPr>
          <w:u w:val="single"/>
        </w:rPr>
        <w:t>bubbles</w:t>
      </w:r>
      <w:r w:rsidRPr="00AE3437">
        <w:rPr>
          <w:sz w:val="16"/>
        </w:rPr>
        <w:t>. Making housing more accessible, affordable and adequate for urban dwellers is therefore of critical importance. A wide portfolio of policies, from limiting excessive credit to optimizing land use and development activity in cities, is crucial to mitigate these risks and equitably distribute the benefits of urban growth.</w:t>
      </w:r>
    </w:p>
    <w:p w14:paraId="640C9F10" w14:textId="77777777" w:rsidR="004D2597" w:rsidRPr="00AE3437" w:rsidRDefault="004D2597" w:rsidP="004D2597"/>
    <w:p w14:paraId="533F2784" w14:textId="77777777" w:rsidR="004D2597" w:rsidRPr="00AE3437" w:rsidRDefault="004D2597" w:rsidP="004D2597">
      <w:pPr>
        <w:pStyle w:val="Heading4"/>
      </w:pPr>
      <w:r w:rsidRPr="00AE3437">
        <w:t>Urbanization causes pandemics</w:t>
      </w:r>
    </w:p>
    <w:p w14:paraId="38DBD2B6" w14:textId="77777777" w:rsidR="004D2597" w:rsidRPr="00AE3437" w:rsidRDefault="004D2597" w:rsidP="004D2597">
      <w:r w:rsidRPr="00AE3437">
        <w:rPr>
          <w:rStyle w:val="Style13ptBold"/>
        </w:rPr>
        <w:t>WORLD ECONOMIC FORUM 2015</w:t>
      </w:r>
      <w:r w:rsidRPr="00AE3437">
        <w:t xml:space="preserve"> </w:t>
      </w:r>
      <w:r w:rsidRPr="00AE3437">
        <w:rPr>
          <w:sz w:val="18"/>
        </w:rPr>
        <w:t>(“2.3 City Limits: The Risks of Rapid and Unplanned Urbanization in Developing Countries,” Global Risks 2015, http://reports.weforum.org/global-risks-2015/part-2-risks-in-focus/2-3-city-limits-the-risks-of-rapid-and-unplanned-urbanization-in-developing-countries/)</w:t>
      </w:r>
    </w:p>
    <w:p w14:paraId="642F6F33" w14:textId="77777777" w:rsidR="004D2597" w:rsidRPr="00AE3437" w:rsidRDefault="004D2597" w:rsidP="004D2597">
      <w:pPr>
        <w:rPr>
          <w:sz w:val="16"/>
        </w:rPr>
      </w:pPr>
      <w:r w:rsidRPr="00AE3437">
        <w:rPr>
          <w:sz w:val="16"/>
        </w:rPr>
        <w:t xml:space="preserve">Almost 700 million urban dwellers currently lack adequate sanitation.17 The problem is particularly acute in Sub-Saharan Africa and south-central Asia, where 62% and 43%, respectively, of the </w:t>
      </w:r>
      <w:r w:rsidRPr="005129AC">
        <w:rPr>
          <w:highlight w:val="green"/>
          <w:u w:val="single"/>
        </w:rPr>
        <w:t>urban</w:t>
      </w:r>
      <w:r w:rsidRPr="00AE3437">
        <w:rPr>
          <w:sz w:val="16"/>
        </w:rPr>
        <w:t xml:space="preserve"> population live in </w:t>
      </w:r>
      <w:r w:rsidRPr="005129AC">
        <w:rPr>
          <w:highlight w:val="green"/>
          <w:u w:val="single"/>
        </w:rPr>
        <w:t>slums</w:t>
      </w:r>
      <w:r w:rsidRPr="00AE3437">
        <w:rPr>
          <w:sz w:val="16"/>
        </w:rPr>
        <w:t xml:space="preserve">.18 Such conditions create increased risks of illnesses, worm infections, cholera and diarrhoea – a leading cause of preventable death in children – and help </w:t>
      </w:r>
      <w:r w:rsidRPr="00AE3437">
        <w:rPr>
          <w:u w:val="single"/>
        </w:rPr>
        <w:t>s</w:t>
      </w:r>
      <w:r w:rsidRPr="005129AC">
        <w:rPr>
          <w:highlight w:val="green"/>
          <w:u w:val="single"/>
        </w:rPr>
        <w:t>pread emerging infectious diseases, such as</w:t>
      </w:r>
      <w:r w:rsidRPr="00AE3437">
        <w:rPr>
          <w:sz w:val="16"/>
        </w:rPr>
        <w:t xml:space="preserve"> Severe Acute Respiratory Syndrome (SARS) and H1N1 </w:t>
      </w:r>
      <w:r w:rsidRPr="005129AC">
        <w:rPr>
          <w:sz w:val="16"/>
          <w:highlight w:val="green"/>
        </w:rPr>
        <w:t>in</w:t>
      </w:r>
      <w:r w:rsidRPr="005129AC">
        <w:rPr>
          <w:highlight w:val="green"/>
          <w:u w:val="single"/>
        </w:rPr>
        <w:t>flu</w:t>
      </w:r>
      <w:r w:rsidRPr="005129AC">
        <w:rPr>
          <w:sz w:val="16"/>
          <w:highlight w:val="green"/>
        </w:rPr>
        <w:t>enza</w:t>
      </w:r>
      <w:r w:rsidRPr="00AE3437">
        <w:rPr>
          <w:sz w:val="16"/>
        </w:rPr>
        <w:t xml:space="preserve">.19 </w:t>
      </w:r>
      <w:r w:rsidRPr="005129AC">
        <w:rPr>
          <w:highlight w:val="green"/>
          <w:u w:val="single"/>
        </w:rPr>
        <w:t>With</w:t>
      </w:r>
      <w:r w:rsidRPr="00AE3437">
        <w:rPr>
          <w:sz w:val="16"/>
        </w:rPr>
        <w:t xml:space="preserve"> the </w:t>
      </w:r>
      <w:r w:rsidRPr="00AE3437">
        <w:rPr>
          <w:u w:val="single"/>
        </w:rPr>
        <w:t>projected</w:t>
      </w:r>
      <w:r w:rsidRPr="00AE3437">
        <w:rPr>
          <w:sz w:val="16"/>
        </w:rPr>
        <w:t xml:space="preserve"> huge </w:t>
      </w:r>
      <w:r w:rsidRPr="005129AC">
        <w:rPr>
          <w:highlight w:val="green"/>
          <w:u w:val="single"/>
        </w:rPr>
        <w:t xml:space="preserve">increase of populations living in slums </w:t>
      </w:r>
      <w:r w:rsidRPr="005129AC">
        <w:rPr>
          <w:u w:val="single"/>
        </w:rPr>
        <w:t>and</w:t>
      </w:r>
      <w:r w:rsidRPr="00AE3437">
        <w:rPr>
          <w:sz w:val="16"/>
        </w:rPr>
        <w:t xml:space="preserve"> the </w:t>
      </w:r>
      <w:r w:rsidRPr="00AE3437">
        <w:rPr>
          <w:u w:val="single"/>
        </w:rPr>
        <w:t>growing sophistication of transport networks</w:t>
      </w:r>
      <w:r w:rsidRPr="00AE3437">
        <w:rPr>
          <w:sz w:val="16"/>
        </w:rPr>
        <w:t xml:space="preserve"> between cities, the spread of infectious </w:t>
      </w:r>
      <w:r w:rsidRPr="005129AC">
        <w:rPr>
          <w:highlight w:val="green"/>
          <w:u w:val="single"/>
        </w:rPr>
        <w:t>diseases could happen extremely quickly and</w:t>
      </w:r>
      <w:r w:rsidRPr="00AE3437">
        <w:rPr>
          <w:sz w:val="16"/>
        </w:rPr>
        <w:t xml:space="preserve"> could </w:t>
      </w:r>
      <w:r w:rsidRPr="00EB6E1C">
        <w:rPr>
          <w:highlight w:val="green"/>
          <w:u w:val="single"/>
        </w:rPr>
        <w:t>be difficult to contain, creating the risk of global disease outbreaks</w:t>
      </w:r>
      <w:r w:rsidRPr="00EB6E1C">
        <w:rPr>
          <w:sz w:val="16"/>
          <w:highlight w:val="green"/>
        </w:rPr>
        <w:t>.</w:t>
      </w:r>
    </w:p>
    <w:p w14:paraId="0AC9E4A0" w14:textId="77777777" w:rsidR="004D2597" w:rsidRPr="00AE3437" w:rsidRDefault="004D2597" w:rsidP="004D2597"/>
    <w:p w14:paraId="7E549394" w14:textId="77777777" w:rsidR="004D2597" w:rsidRPr="00AE3437" w:rsidRDefault="004D2597" w:rsidP="004D2597">
      <w:pPr>
        <w:pStyle w:val="Heading4"/>
      </w:pPr>
      <w:r w:rsidRPr="00AE3437">
        <w:t>Pandemics cause extinction—assumes all defense</w:t>
      </w:r>
    </w:p>
    <w:p w14:paraId="0DAEA395" w14:textId="77777777" w:rsidR="004D2597" w:rsidRPr="00AE3437" w:rsidRDefault="004D2597" w:rsidP="004D2597">
      <w:pPr>
        <w:rPr>
          <w:sz w:val="14"/>
        </w:rPr>
      </w:pPr>
      <w:r w:rsidRPr="00AE3437">
        <w:rPr>
          <w:b/>
        </w:rPr>
        <w:t>LEDERBERG 1992</w:t>
      </w:r>
      <w:r w:rsidRPr="00AE3437">
        <w:rPr>
          <w:sz w:val="14"/>
        </w:rPr>
        <w:t xml:space="preserve"> (Joshua, Nobel Prize winner in Medicine, In Time of Plague: The History and Social Consequences of Lethal Epidemic Disease, Google Books)</w:t>
      </w:r>
    </w:p>
    <w:p w14:paraId="7FC646B1" w14:textId="77777777" w:rsidR="004D2597" w:rsidRPr="00AE3437" w:rsidRDefault="004D2597" w:rsidP="004D2597">
      <w:r w:rsidRPr="00AE3437">
        <w:rPr>
          <w:sz w:val="12"/>
        </w:rPr>
        <w:t xml:space="preserve">As crowded as we are, </w:t>
      </w:r>
      <w:r w:rsidRPr="00AE3437">
        <w:rPr>
          <w:u w:val="single"/>
        </w:rPr>
        <w:t>humans are</w:t>
      </w:r>
      <w:r w:rsidRPr="00AE3437">
        <w:rPr>
          <w:sz w:val="12"/>
        </w:rPr>
        <w:t xml:space="preserve"> more </w:t>
      </w:r>
      <w:r w:rsidRPr="00AE3437">
        <w:rPr>
          <w:u w:val="single"/>
        </w:rPr>
        <w:t xml:space="preserve">dispersed </w:t>
      </w:r>
      <w:r w:rsidRPr="00AE3437">
        <w:rPr>
          <w:sz w:val="12"/>
        </w:rPr>
        <w:t xml:space="preserve">over the planetary surface than are the "bugs" in a glass tube, and we have somewhat fewer opportunities to infect one another, jet airplanes notwithstanding. The culture medium in the test tube offers fewer chemical and physical barriers to virus transmission than the space between people—but you will understand why so many diseases are sexually transmitted. The ozone shield still lets through enough solar ultraviolet light to make aerosol transmission less hospitable; and most viruses are fairly vulnerable to desiccation in dry air. The unbroken skin is an excellent barrier to infection; the mucous membranes of die respiratory tract much less so. </w:t>
      </w:r>
      <w:r w:rsidRPr="00AE3437">
        <w:rPr>
          <w:u w:val="single"/>
        </w:rPr>
        <w:t xml:space="preserve">And we have </w:t>
      </w:r>
      <w:r w:rsidRPr="00AE3437">
        <w:rPr>
          <w:sz w:val="12"/>
        </w:rPr>
        <w:t>evolved</w:t>
      </w:r>
      <w:r w:rsidRPr="00AE3437">
        <w:rPr>
          <w:u w:val="single"/>
        </w:rPr>
        <w:t xml:space="preserve"> immune defenses</w:t>
      </w:r>
      <w:r w:rsidRPr="00AE3437">
        <w:rPr>
          <w:sz w:val="12"/>
        </w:rPr>
        <w:t xml:space="preserve">, a wonderfully intricate machinery for producing a panoply of antibodies, each specifically attuned to the chemical makeup of a particular in- vading parasite. In the normal, immune-competent individual, each incipient infection is a mortal race: between the penetration and proliferation of the virus within the body, and the development of antibodies that will dampen or extinguish the infection. If we have been vaccinated or infected before with a virus related to the current infection, we can mobilize an early immune response. </w:t>
      </w:r>
      <w:r w:rsidRPr="00AE3437">
        <w:rPr>
          <w:u w:val="single"/>
        </w:rPr>
        <w:t xml:space="preserve">But this </w:t>
      </w:r>
      <w:r w:rsidRPr="00AE3437">
        <w:rPr>
          <w:sz w:val="12"/>
        </w:rPr>
        <w:t>in turn</w:t>
      </w:r>
      <w:r w:rsidRPr="00AE3437">
        <w:rPr>
          <w:u w:val="single"/>
        </w:rPr>
        <w:t xml:space="preserve"> provides selective pressure on the virus </w:t>
      </w:r>
      <w:r w:rsidRPr="00AE3437">
        <w:rPr>
          <w:sz w:val="12"/>
        </w:rPr>
        <w:t>populations,</w:t>
      </w:r>
      <w:r w:rsidRPr="00AE3437">
        <w:rPr>
          <w:u w:val="single"/>
        </w:rPr>
        <w:t xml:space="preserve"> encouraging </w:t>
      </w:r>
      <w:r w:rsidRPr="00AE3437">
        <w:rPr>
          <w:sz w:val="12"/>
        </w:rPr>
        <w:t>the emergence of</w:t>
      </w:r>
      <w:r w:rsidRPr="00AE3437">
        <w:rPr>
          <w:u w:val="single"/>
        </w:rPr>
        <w:t xml:space="preserve"> antigenic variants</w:t>
      </w:r>
      <w:r w:rsidRPr="00AE3437">
        <w:rPr>
          <w:sz w:val="12"/>
        </w:rPr>
        <w:t xml:space="preserve">. We see this most dramatically in the influenza pandemics; and every few years we need to disseminate fresh vaccines to cope with the current generation of the flu virus.10 Many quantitative mitigations of the pandemic viral threat are then inherent in our evolved biological capabilities of coping with these competitors. Mitigation is also built into the evolution of the virus: </w:t>
      </w:r>
      <w:r w:rsidRPr="00AE3437">
        <w:rPr>
          <w:u w:val="single"/>
        </w:rPr>
        <w:t>it is a pyrrhic victory for a virus to eradicate its host</w:t>
      </w:r>
      <w:r w:rsidRPr="00AE3437">
        <w:rPr>
          <w:sz w:val="12"/>
        </w:rPr>
        <w:t xml:space="preserve">! This may have happened historically, but then both that vanquished host and the victorious parasite will have disappeared. Even the death of the single infected individual is relatively disadvantageous, in the long run, to the virus—compared to a sustained infection leaving a carrier free to spread the virus to as many contacts as possible. From the virus's perspective, its ideal would be a virtually symptomless infection, in which the host is quite oblivious of providing shelter and nourishment for the indefinite propagation of the virus's genes. Our own genome probably carries hundreds of thousands of such stowaways. The boundary between them and the "normal genome" is quite blurred; intrinsic to our own ancestry and nature are not only Adam and Eve, but any number of invisible germs that have crept into our chromosomes. Some confer incidental and mutual benefit. Others of these symbiotic viruses (or "plasmids"11) have reemerged as oncogenes, with the potential of mutating to a state that we recognize as the dysregulated cell growth of a cancer. As much as 95 percent of our DNA may be "selfish," parasitic in origin. </w:t>
      </w:r>
      <w:r w:rsidRPr="00AE3437">
        <w:rPr>
          <w:u w:val="single"/>
        </w:rPr>
        <w:t xml:space="preserve">At </w:t>
      </w:r>
      <w:r w:rsidRPr="00AE3437">
        <w:rPr>
          <w:sz w:val="12"/>
        </w:rPr>
        <w:t>evolutionary</w:t>
      </w:r>
      <w:r w:rsidRPr="00AE3437">
        <w:rPr>
          <w:u w:val="single"/>
        </w:rPr>
        <w:t xml:space="preserve"> equilibrium, we would continue to share the planet </w:t>
      </w:r>
      <w:r w:rsidRPr="00AE3437">
        <w:rPr>
          <w:sz w:val="12"/>
        </w:rPr>
        <w:t>with our parasites, paying some tribute but deriving some protection from them against more violent aggression. Such an equilibrium is unlikely on terms we would voluntarily welcome: at the margin, the comfort and precariousness of life would be evenly shared. No theory lets us calculate the details;</w:t>
      </w:r>
      <w:r w:rsidRPr="00AE3437">
        <w:rPr>
          <w:u w:val="single"/>
        </w:rPr>
        <w:t xml:space="preserve"> we can hardly be sure that </w:t>
      </w:r>
      <w:r w:rsidRPr="00AE3437">
        <w:rPr>
          <w:sz w:val="12"/>
        </w:rPr>
        <w:t>such an</w:t>
      </w:r>
      <w:r w:rsidRPr="00AE3437">
        <w:rPr>
          <w:u w:val="single"/>
        </w:rPr>
        <w:t xml:space="preserve"> equilibrium </w:t>
      </w:r>
      <w:r w:rsidRPr="00AE3437">
        <w:rPr>
          <w:sz w:val="12"/>
        </w:rPr>
        <w:t>for earth</w:t>
      </w:r>
      <w:r w:rsidRPr="00AE3437">
        <w:rPr>
          <w:u w:val="single"/>
        </w:rPr>
        <w:t xml:space="preserve"> even includes the human species</w:t>
      </w:r>
      <w:r w:rsidRPr="00AE3437">
        <w:rPr>
          <w:sz w:val="12"/>
        </w:rPr>
        <w:t>. Many prophets have foreseen the contrary, given our propensity for technological sophistication harnessed to intraspecies competition. In Fact, innumerable perturbations remind us that we cannot rely on "equilibrium"—each individual death of an infected person is a counterexample.</w:t>
      </w:r>
      <w:r w:rsidRPr="00AE3437">
        <w:rPr>
          <w:u w:val="single"/>
        </w:rPr>
        <w:t xml:space="preserve"> Our defense mechanisms do not always work; </w:t>
      </w:r>
      <w:r w:rsidRPr="00AE3437">
        <w:rPr>
          <w:sz w:val="12"/>
        </w:rPr>
        <w:t xml:space="preserve">viruses are not always as benign as would be predicted to serve their long-term advantage. The historic plagues, </w:t>
      </w:r>
      <w:r w:rsidRPr="00AE3437">
        <w:rPr>
          <w:u w:val="single"/>
        </w:rPr>
        <w:t>the Black Death</w:t>
      </w:r>
      <w:r w:rsidRPr="00AE3437">
        <w:rPr>
          <w:sz w:val="12"/>
        </w:rPr>
        <w:t xml:space="preserve"> of the fourteenth century, the recurrences of cholera, the</w:t>
      </w:r>
      <w:r w:rsidRPr="00AE3437">
        <w:rPr>
          <w:u w:val="single"/>
        </w:rPr>
        <w:t xml:space="preserve"> 1918 </w:t>
      </w:r>
      <w:r w:rsidRPr="00AE3437">
        <w:rPr>
          <w:sz w:val="12"/>
        </w:rPr>
        <w:t>swine</w:t>
      </w:r>
      <w:r w:rsidRPr="00AE3437">
        <w:rPr>
          <w:u w:val="single"/>
        </w:rPr>
        <w:t xml:space="preserve"> influenza should be constant reminders of nature's sword over our head</w:t>
      </w:r>
      <w:r w:rsidRPr="00AE3437">
        <w:rPr>
          <w:sz w:val="12"/>
        </w:rPr>
        <w:t>. They have been very much on my mind for the past two decades.Ia However, when I have voiced such fears, they have been mollified by the expectation that modern hygiene and medicine would contain any such outbreaks. There is, of course, much merit in those expectations: the plague bacillus is susceptible to antibiotics, and we understand its transmission by rat-borne fleas. Cholera can be treated fairly successfully with simple regimens like oral rehydration (salted water with a touch of sugar). Influenza in 1918 was undoubtedly complicated by bacterial infections that could now be treated with antibiotics; and if we can mobilize them in time, vaccines can help prevent the global spread of a new flu. On the other hand, the role of secondary bacterial infection in 1918 may well be overstated: it is entirely possible that the virus itself was extraordinarily lethal. The retrospective</w:t>
      </w:r>
      <w:r w:rsidRPr="00AE3437">
        <w:rPr>
          <w:u w:val="single"/>
        </w:rPr>
        <w:t xml:space="preserve"> scoffing at the federal campaign against </w:t>
      </w:r>
      <w:r w:rsidRPr="00AE3437">
        <w:rPr>
          <w:sz w:val="12"/>
        </w:rPr>
        <w:t>the</w:t>
      </w:r>
      <w:r w:rsidRPr="00AE3437">
        <w:rPr>
          <w:u w:val="single"/>
        </w:rPr>
        <w:t xml:space="preserve"> swine flu </w:t>
      </w:r>
      <w:r w:rsidRPr="00AE3437">
        <w:rPr>
          <w:sz w:val="12"/>
        </w:rPr>
        <w:t>of 1976 is a cheap shot on the part of critics who have no burden of responsibility for a wrong guess. It underrates health officials* legitimate anxiety that we might have been seeing a recurrence of 1918 13—and</w:t>
      </w:r>
      <w:r w:rsidRPr="00AE3437">
        <w:rPr>
          <w:u w:val="single"/>
        </w:rPr>
        <w:t xml:space="preserve"> underscores the political difficulty </w:t>
      </w:r>
      <w:r w:rsidRPr="00AE3437">
        <w:rPr>
          <w:sz w:val="12"/>
        </w:rPr>
        <w:t>of undertaking the</w:t>
      </w:r>
      <w:r w:rsidRPr="00AE3437">
        <w:rPr>
          <w:u w:val="single"/>
        </w:rPr>
        <w:t xml:space="preserve"> measures </w:t>
      </w:r>
      <w:r w:rsidRPr="00AE3437">
        <w:rPr>
          <w:sz w:val="12"/>
        </w:rPr>
        <w:t>that might be</w:t>
      </w:r>
      <w:r w:rsidRPr="00AE3437">
        <w:rPr>
          <w:u w:val="single"/>
        </w:rPr>
        <w:t xml:space="preserve"> needed in the face of </w:t>
      </w:r>
      <w:r w:rsidRPr="00AE3437">
        <w:rPr>
          <w:sz w:val="12"/>
        </w:rPr>
        <w:t>a truly</w:t>
      </w:r>
      <w:r w:rsidRPr="00AE3437">
        <w:rPr>
          <w:u w:val="single"/>
        </w:rPr>
        <w:t xml:space="preserve"> species-threatening pandemic</w:t>
      </w:r>
      <w:r w:rsidRPr="00AE3437">
        <w:rPr>
          <w:sz w:val="12"/>
        </w:rPr>
        <w:t>. This so-called fiasco in fact mitigated an epidemic that happily proved to be of a less lethal virus strain. The few cases of side-effects attributed to the (polyvalent) vaccine are undoubtedly less than would have appeared from the flu infections avoided by the vaccination program. However, the incentives to attach fault for damages from a positive intervention have predictable consequences in litigation, not to be confused with the balance of social costs and benefits of the program as a whole. Many outbreaks of viral or bacterial infections have destroyed large herds of animals, of various species, usually leaving a few immune survivors. With all the discussion of faunal extinctions, nothing has been said about infectious disease. It would be impossible to verify this from the fossil record, but disease is the most plausible mechanism of episodic shifts in populations. Incontrovertible examples of</w:t>
      </w:r>
      <w:r w:rsidRPr="00AE3437">
        <w:rPr>
          <w:u w:val="single"/>
        </w:rPr>
        <w:t xml:space="preserve"> species wipeouts </w:t>
      </w:r>
      <w:r w:rsidRPr="00AE3437">
        <w:rPr>
          <w:sz w:val="12"/>
        </w:rPr>
        <w:t>are seen with fungi in the plant world: Dutch elm disease and the American chestnut blight. Yes, it</w:t>
      </w:r>
      <w:r w:rsidRPr="00AE3437">
        <w:rPr>
          <w:u w:val="single"/>
        </w:rPr>
        <w:t xml:space="preserve"> can happen</w:t>
      </w:r>
      <w:r w:rsidRPr="00AE3437">
        <w:rPr>
          <w:sz w:val="12"/>
        </w:rPr>
        <w:t>.</w:t>
      </w:r>
    </w:p>
    <w:p w14:paraId="74930403" w14:textId="77777777" w:rsidR="004D2597" w:rsidRPr="00AE3437" w:rsidRDefault="004D2597" w:rsidP="004D2597"/>
    <w:p w14:paraId="2B639268" w14:textId="77777777" w:rsidR="004D2597" w:rsidRPr="00AE3437" w:rsidRDefault="004D2597" w:rsidP="004D2597">
      <w:pPr>
        <w:pStyle w:val="Heading3"/>
      </w:pPr>
      <w:r w:rsidRPr="00AE3437">
        <w:t>Urban Sprawl Ext: Pop Key</w:t>
      </w:r>
    </w:p>
    <w:p w14:paraId="25F47461" w14:textId="77777777" w:rsidR="004D2597" w:rsidRPr="00AE3437" w:rsidRDefault="004D2597" w:rsidP="004D2597"/>
    <w:p w14:paraId="2E21637D" w14:textId="77777777" w:rsidR="004D2597" w:rsidRPr="00AE3437" w:rsidRDefault="004D2597" w:rsidP="004D2597">
      <w:pPr>
        <w:pStyle w:val="Heading4"/>
      </w:pPr>
      <w:r w:rsidRPr="00AE3437">
        <w:t>Population growth is the key factor in urban sprawl</w:t>
      </w:r>
    </w:p>
    <w:p w14:paraId="51F2795E" w14:textId="77777777" w:rsidR="004D2597" w:rsidRPr="00AE3437" w:rsidRDefault="004D2597" w:rsidP="004D2597">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5E26E583" w14:textId="77777777" w:rsidR="004D2597" w:rsidRPr="00AE3437" w:rsidRDefault="004D2597" w:rsidP="004D2597">
      <w:pPr>
        <w:rPr>
          <w:sz w:val="16"/>
        </w:rPr>
      </w:pPr>
      <w:r w:rsidRPr="00AE3437">
        <w:rPr>
          <w:sz w:val="16"/>
        </w:rPr>
        <w:t xml:space="preserve">In the past three decades, </w:t>
      </w:r>
      <w:r w:rsidRPr="00AE3437">
        <w:rPr>
          <w:u w:val="single"/>
        </w:rPr>
        <w:t>stopping sprawl</w:t>
      </w:r>
      <w:r w:rsidRPr="00AE3437">
        <w:rPr>
          <w:sz w:val="16"/>
        </w:rPr>
        <w:t xml:space="preserve">, defined as new development on the fringes of existing urban and suburban areas, </w:t>
      </w:r>
      <w:r w:rsidRPr="00AE3437">
        <w:rPr>
          <w:u w:val="single"/>
        </w:rPr>
        <w:t>has become a leading goal for environmentalists across the United States</w:t>
      </w:r>
      <w:r w:rsidRPr="00AE3437">
        <w:rPr>
          <w:sz w:val="16"/>
        </w:rPr>
        <w:t xml:space="preserve">. Sprawl is an environmental problem for numerous reasons, including increased energy and water consumption, increased air and water pollution, and decreased open space and wildlife habitat. Since habitat loss is a leading cause of species endangerment, it’s no surprise that some of the nation’s worst sprawl centers, such as Southern Florida and the Los Angeles basin, also contain large numbers of endangered species. Between 1982 and 2001, the United States converted 34 million acres of forest, cropland, and pasture to developed uses, an area the size of Illinois. The average annual rate of land conversion increased from 1.4 million acres to 2.2 million acres over this time. 12 </w:t>
      </w:r>
      <w:r w:rsidRPr="00AE3437">
        <w:rPr>
          <w:u w:val="single"/>
        </w:rPr>
        <w:t>What causes sprawl? Transportation policies</w:t>
      </w:r>
      <w:r w:rsidRPr="00AE3437">
        <w:rPr>
          <w:sz w:val="16"/>
        </w:rPr>
        <w:t xml:space="preserve"> that favor building roads over mass transit </w:t>
      </w:r>
      <w:r w:rsidRPr="00AE3437">
        <w:rPr>
          <w:u w:val="single"/>
        </w:rPr>
        <w:t>appear to be important</w:t>
      </w:r>
      <w:r w:rsidRPr="00AE3437">
        <w:rPr>
          <w:sz w:val="16"/>
        </w:rPr>
        <w:t xml:space="preserve"> sprawl generators. So are </w:t>
      </w:r>
      <w:r w:rsidRPr="00AE3437">
        <w:rPr>
          <w:u w:val="single"/>
        </w:rPr>
        <w:t>zoning laws</w:t>
      </w:r>
      <w:r w:rsidRPr="00AE3437">
        <w:rPr>
          <w:sz w:val="16"/>
        </w:rPr>
        <w:t xml:space="preserve"> that </w:t>
      </w:r>
      <w:r w:rsidRPr="00AE3437">
        <w:rPr>
          <w:u w:val="single"/>
        </w:rPr>
        <w:t>encourage “leapfrog” developments</w:t>
      </w:r>
      <w:r w:rsidRPr="00AE3437">
        <w:rPr>
          <w:sz w:val="16"/>
        </w:rPr>
        <w:t xml:space="preserve"> far out into the country and tax policies current taxpayers rather than new home buyers. Between 1970 and 1990, these and other factors caused Americans’ per capita land use in the hundred largest metropolitan areas to increase 22.6 percent. </w:t>
      </w:r>
      <w:r w:rsidRPr="00AE3437">
        <w:rPr>
          <w:u w:val="single"/>
        </w:rPr>
        <w:t>In these same areas during this same period, however, the amount of developed land increased 51.5 percent</w:t>
      </w:r>
      <w:r w:rsidRPr="00AE3437">
        <w:rPr>
          <w:sz w:val="16"/>
        </w:rPr>
        <w:t xml:space="preserve">. 13 </w:t>
      </w:r>
      <w:r w:rsidRPr="00AE3437">
        <w:rPr>
          <w:u w:val="single"/>
        </w:rPr>
        <w:t xml:space="preserve">What accounts for this discrepancy? Population growth: </w:t>
      </w:r>
      <w:r w:rsidRPr="00AE3437">
        <w:rPr>
          <w:b/>
          <w:u w:val="single"/>
        </w:rPr>
        <w:t>by far the single most important</w:t>
      </w:r>
      <w:r w:rsidRPr="00AE3437">
        <w:rPr>
          <w:u w:val="single"/>
        </w:rPr>
        <w:t xml:space="preserve"> cause of sprawl</w:t>
      </w:r>
      <w:r w:rsidRPr="00AE3437">
        <w:rPr>
          <w:sz w:val="16"/>
        </w:rPr>
        <w:t xml:space="preserve">. New houses, new shopping centers, and new roads are being built for new residents. As Figure 6–1 illus trates, in recent decades, cities and </w:t>
      </w:r>
      <w:r w:rsidRPr="00AE3437">
        <w:rPr>
          <w:u w:val="single"/>
        </w:rPr>
        <w:t>states with the highest population growth rates have also sprawled the most</w:t>
      </w:r>
      <w:r w:rsidRPr="00AE3437">
        <w:rPr>
          <w:sz w:val="16"/>
        </w:rPr>
        <w:t>.</w:t>
      </w:r>
    </w:p>
    <w:p w14:paraId="153FAEAE" w14:textId="77777777" w:rsidR="004D2597" w:rsidRPr="00AE3437" w:rsidRDefault="004D2597" w:rsidP="004D2597">
      <w:pPr>
        <w:rPr>
          <w:sz w:val="16"/>
        </w:rPr>
      </w:pPr>
      <w:r w:rsidRPr="00AE3437">
        <w:rPr>
          <w:u w:val="single"/>
        </w:rPr>
        <w:t>The most thorough study to date on the causes of sprawl in the United States analyzed several dozen possible factors. Grouping together all those factors that can increase per capita land use and comparing these with the single factor of more “capitas,” it found that</w:t>
      </w:r>
      <w:r w:rsidRPr="00AE3437">
        <w:rPr>
          <w:sz w:val="16"/>
        </w:rPr>
        <w:t xml:space="preserve"> between 1982 and 1997 in America, </w:t>
      </w:r>
      <w:r w:rsidRPr="00AE3437">
        <w:rPr>
          <w:u w:val="single"/>
        </w:rPr>
        <w:t>52 percent of sprawl was attributable to population increase</w:t>
      </w:r>
      <w:r w:rsidRPr="00AE3437">
        <w:rPr>
          <w:sz w:val="16"/>
        </w:rPr>
        <w:t xml:space="preserve"> while 48 percent was attributable to misguided policies that increased land use per person. 14 Some “smart growth” advocates resist the conclusion that population growth is an important sprawl factor: partly because they do not want to obscure the need for good planning and land use policies, partly because they are uncomfortable talking about population growth. They point out that several metropolitan areas that lost population in recent decades exhibited significant sprawl, including St. Louis, Detroit, and Pittsburgh. Of America’s 100 largest metropolitan areas, 11 lost population between 1970 and 1990, yet they sprawled an average of 26 percent (see Figure 6–</w:t>
      </w:r>
      <w:proofErr w:type="gramStart"/>
      <w:r w:rsidRPr="00AE3437">
        <w:rPr>
          <w:sz w:val="16"/>
        </w:rPr>
        <w:t>1 )</w:t>
      </w:r>
      <w:proofErr w:type="gramEnd"/>
      <w:r w:rsidRPr="00AE3437">
        <w:rPr>
          <w:sz w:val="16"/>
        </w:rPr>
        <w:t xml:space="preserve">. This shows that poor land use planning and bad transportation, zoning, and tax policies are indeed important in generating sprawl. Population growth is not everything. On the other hand, cities with growing populations sprawled a lot more than ones with stable or declining populations. </w:t>
      </w:r>
      <w:r w:rsidRPr="00AE3437">
        <w:rPr>
          <w:u w:val="single"/>
        </w:rPr>
        <w:t>Several states that managed to decrease per capita land use during this period also sprawled, due to high rates of population growth</w:t>
      </w:r>
      <w:r w:rsidRPr="00AE3437">
        <w:rPr>
          <w:sz w:val="16"/>
        </w:rPr>
        <w:t xml:space="preserve">. From 1982 to 1995, Nevada decreased its per capita land use 26 percent while sprawling 37 percent, due to a whopping 90 percent population increase. Arizona decreased per capita land use 13 percent while its population increased 58 percent, generating a 40 percent increase in developed land. 15 The facts are clear: population growth also causes sprawl. </w:t>
      </w:r>
      <w:r w:rsidRPr="00AE3437">
        <w:rPr>
          <w:u w:val="single"/>
        </w:rPr>
        <w:t>The bottom line is that if we want to stop sprawl, we must change the population policies that cause it</w:t>
      </w:r>
      <w:r w:rsidRPr="00AE3437">
        <w:rPr>
          <w:sz w:val="16"/>
        </w:rPr>
        <w:t xml:space="preserve">, in addition to reforming misguided transportation, tax, and zoning policies. We will not stop sprawl if we simply accept population increase as inevitable, when the best research shows that it accounts for half of the problem. </w:t>
      </w:r>
      <w:r w:rsidRPr="00AE3437">
        <w:rPr>
          <w:u w:val="single"/>
        </w:rPr>
        <w:t>Nor are we likely to solve our other important environmental problems without stabilizing or reducing our population. The impact of population growth is just too powerful</w:t>
      </w:r>
      <w:r w:rsidRPr="00AE3437">
        <w:rPr>
          <w:sz w:val="16"/>
        </w:rPr>
        <w:t>.</w:t>
      </w:r>
    </w:p>
    <w:p w14:paraId="24B8C3A0" w14:textId="77777777" w:rsidR="004D2597" w:rsidRPr="00AE3437" w:rsidRDefault="004D2597" w:rsidP="004D2597"/>
    <w:p w14:paraId="5F35881F" w14:textId="77777777" w:rsidR="004D2597" w:rsidRPr="00AE3437" w:rsidRDefault="004D2597" w:rsidP="004D2597"/>
    <w:p w14:paraId="13762DFB" w14:textId="3158DF24" w:rsidR="0046685D" w:rsidRDefault="0046685D" w:rsidP="0046685D">
      <w:pPr>
        <w:pStyle w:val="Heading2"/>
      </w:pPr>
      <w:r>
        <w:t>2NC – AT</w:t>
      </w:r>
      <w:r w:rsidR="005B22C9">
        <w:t>:</w:t>
      </w:r>
      <w:r>
        <w:t xml:space="preserve"> </w:t>
      </w:r>
      <w:r w:rsidR="005B22C9">
        <w:t>2AC</w:t>
      </w:r>
    </w:p>
    <w:p w14:paraId="42D7E771" w14:textId="148AF3C5" w:rsidR="00DC101A" w:rsidRPr="00AE3437" w:rsidRDefault="00DC101A" w:rsidP="00DC101A">
      <w:pPr>
        <w:pStyle w:val="Heading3"/>
      </w:pPr>
      <w:r w:rsidRPr="00AE3437">
        <w:t>A2: Link is Small</w:t>
      </w:r>
    </w:p>
    <w:p w14:paraId="6FD6A008" w14:textId="77777777" w:rsidR="00DC101A" w:rsidRPr="00AE3437" w:rsidRDefault="00DC101A" w:rsidP="00DC101A"/>
    <w:p w14:paraId="17C645C6" w14:textId="77777777" w:rsidR="00DC101A" w:rsidRPr="00AE3437" w:rsidRDefault="00DC101A" w:rsidP="00DC101A">
      <w:pPr>
        <w:pStyle w:val="Heading4"/>
      </w:pPr>
      <w:r w:rsidRPr="00AE3437">
        <w:t>Even a small increase in immigration has huge demographic effects—it’s the only relevant factor</w:t>
      </w:r>
    </w:p>
    <w:p w14:paraId="2C6F81F1" w14:textId="77777777" w:rsidR="00DC101A" w:rsidRPr="00AE3437" w:rsidRDefault="00DC101A" w:rsidP="00DC101A">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314560F2" w14:textId="6749DC63" w:rsidR="00DC101A" w:rsidRPr="0047628B" w:rsidRDefault="00DC101A" w:rsidP="00DC101A">
      <w:pPr>
        <w:rPr>
          <w:sz w:val="14"/>
        </w:rPr>
      </w:pPr>
      <w:r w:rsidRPr="0047628B">
        <w:rPr>
          <w:sz w:val="14"/>
        </w:rPr>
        <w:t xml:space="preserve">Obviously, according to the Census Bureau, </w:t>
      </w:r>
      <w:r w:rsidRPr="0047628B">
        <w:rPr>
          <w:highlight w:val="green"/>
          <w:u w:val="single"/>
        </w:rPr>
        <w:t>immigration makes an immense difference to future US numbers</w:t>
      </w:r>
      <w:r w:rsidRPr="00AE3437">
        <w:rPr>
          <w:u w:val="single"/>
        </w:rPr>
        <w:t>. The difference between zero net immigration and the Bureau’s most likely scenario is 116 million people— equal to the total US population in 1925</w:t>
      </w:r>
      <w:r w:rsidRPr="0047628B">
        <w:rPr>
          <w:sz w:val="14"/>
        </w:rPr>
        <w:t xml:space="preserve">. Other studies have confirmed the impact immigration is likely to have on America’s future population; one study published by the Pew Research Center estimated that </w:t>
      </w:r>
      <w:r w:rsidRPr="0047628B">
        <w:rPr>
          <w:highlight w:val="green"/>
          <w:u w:val="single"/>
        </w:rPr>
        <w:t>82% of population growth</w:t>
      </w:r>
      <w:r w:rsidRPr="0047628B">
        <w:rPr>
          <w:sz w:val="14"/>
        </w:rPr>
        <w:t xml:space="preserve"> between 2000 and 2050 </w:t>
      </w:r>
      <w:r w:rsidRPr="0047628B">
        <w:rPr>
          <w:highlight w:val="green"/>
          <w:u w:val="single"/>
        </w:rPr>
        <w:t>will be due to</w:t>
      </w:r>
      <w:r w:rsidRPr="0047628B">
        <w:rPr>
          <w:sz w:val="14"/>
        </w:rPr>
        <w:t xml:space="preserve"> post-2000 </w:t>
      </w:r>
      <w:r w:rsidRPr="0047628B">
        <w:rPr>
          <w:highlight w:val="green"/>
          <w:u w:val="single"/>
        </w:rPr>
        <w:t>immigrants and their descendants</w:t>
      </w:r>
      <w:r w:rsidRPr="0047628B">
        <w:rPr>
          <w:sz w:val="14"/>
        </w:rPr>
        <w:t xml:space="preserve">. 19 </w:t>
      </w:r>
      <w:r w:rsidRPr="00AE3437">
        <w:rPr>
          <w:u w:val="single"/>
        </w:rPr>
        <w:t xml:space="preserve">Immigration’s impact on total population becomes even clearer when we take longer views. This is because population growth tends to cumulate and because, in the case of the United States, </w:t>
      </w:r>
      <w:r w:rsidRPr="0047628B">
        <w:rPr>
          <w:highlight w:val="green"/>
          <w:u w:val="single"/>
        </w:rPr>
        <w:t>mass immigration prevents us from ever taking advantage of our replacement-level fertility rate and stabilizing our population</w:t>
      </w:r>
      <w:r w:rsidRPr="0047628B">
        <w:rPr>
          <w:sz w:val="14"/>
        </w:rPr>
        <w:t>. The elders of the Iroquois Confederacy reputedly considered the impacts of their important decisions seven generations into the future. Consider then several one-hundred-year population projections, still only half the seven generations recommended by the Iroquois, as we Americans grapple with important immigration policy decisions. Demographers employed by the Center for Immigration Studies have created a projection tool that replicates the model created by the Census Bureau for its 2008 and 2009 projections, while allowing users to vary fertility and immigration levels and to run projections out to the year 2100. 20 Holding fertility rates steady at the levels predicted by the Census Bureau and varying immigration in half million person annual increments allowed me to develop the projections graphed in Figure 2–</w:t>
      </w:r>
      <w:proofErr w:type="gramStart"/>
      <w:r w:rsidRPr="0047628B">
        <w:rPr>
          <w:sz w:val="14"/>
        </w:rPr>
        <w:t>4 .</w:t>
      </w:r>
      <w:proofErr w:type="gramEnd"/>
      <w:r w:rsidRPr="0047628B">
        <w:rPr>
          <w:sz w:val="14"/>
        </w:rPr>
        <w:t xml:space="preserve"> </w:t>
      </w:r>
      <w:r w:rsidRPr="0047628B">
        <w:rPr>
          <w:highlight w:val="green"/>
          <w:u w:val="single"/>
        </w:rPr>
        <w:t>The results are striking</w:t>
      </w:r>
      <w:r w:rsidRPr="0047628B">
        <w:rPr>
          <w:sz w:val="14"/>
        </w:rPr>
        <w:t>. At zero annual net immigration (immigration set equal to emigration), America’s population continues to increase for about forty years and then slowly decreases to 343 million total, for an overall increase of 33 million people over 2010. Under this scenario we essentially stabilize our population near where it is today. If Congress followed the 1997 recommendations of the Jordan Commission on Immigration Reform, cutting immigration to 500,000 annually, the US population would grow significantly, to 415 million by 2100. That would represent an increase of 105 million people. Population stabilization would at least be in sight by then, albeit at a much higher level—provided future leaders chose to cut immigration even further. In a third scenario, we can imagine Congress holding legal immigration steady near current levels, at one million annually, while succeeding presidential administrations reined in illegal immigration. In that case America’s population would instead increase by 176 million to 486 million total. Just as important, in 2100 we would still be confronting an upward trajectory with no population stabilization in sight.</w:t>
      </w:r>
      <w:r w:rsidR="0047628B" w:rsidRPr="0047628B">
        <w:rPr>
          <w:sz w:val="14"/>
        </w:rPr>
        <w:t xml:space="preserve"> </w:t>
      </w:r>
      <w:r w:rsidRPr="0047628B">
        <w:rPr>
          <w:sz w:val="14"/>
        </w:rPr>
        <w:t xml:space="preserve">In a fourth “no action” scenario, total immigration could continue near its recent heights of 1.5 million annually, through some combination of high legal immigration and continued tolerance for illegal immigration (perhaps regularized through occasional amnesties, as in recent decades). In this scenario America’s population would reach 560 million by 2100, increasing by 250 million people, and our growth curve would angle even more steeply upward. Finally, </w:t>
      </w:r>
      <w:r w:rsidRPr="007A31A1">
        <w:rPr>
          <w:highlight w:val="green"/>
          <w:u w:val="single"/>
        </w:rPr>
        <w:t>immigration could be increased</w:t>
      </w:r>
      <w:r w:rsidRPr="0047628B">
        <w:rPr>
          <w:sz w:val="14"/>
        </w:rPr>
        <w:t xml:space="preserve"> to 2 million annually, the highest rate in history, </w:t>
      </w:r>
      <w:r w:rsidRPr="007A31A1">
        <w:rPr>
          <w:highlight w:val="green"/>
          <w:u w:val="single"/>
        </w:rPr>
        <w:t>but still less than the increase proposed in the “comprehensive” immigration reform bill</w:t>
      </w:r>
      <w:r w:rsidRPr="0047628B">
        <w:rPr>
          <w:sz w:val="14"/>
        </w:rPr>
        <w:t xml:space="preserve"> that passed the US Senate in 2013. </w:t>
      </w:r>
      <w:r w:rsidRPr="007A31A1">
        <w:rPr>
          <w:highlight w:val="green"/>
          <w:u w:val="single"/>
        </w:rPr>
        <w:t>Under this scenario our population would nearly double to 629 million people</w:t>
      </w:r>
      <w:r w:rsidRPr="007A31A1">
        <w:rPr>
          <w:sz w:val="14"/>
          <w:highlight w:val="green"/>
        </w:rPr>
        <w:t>.</w:t>
      </w:r>
      <w:r w:rsidRPr="0047628B">
        <w:rPr>
          <w:sz w:val="14"/>
        </w:rPr>
        <w:t xml:space="preserve"> As in the previous two scenarios, the population in 2100 would be set to increase by tens of millions more for many years to come. Once again, at the risk of stating the obvious: </w:t>
      </w:r>
      <w:r w:rsidRPr="00AE3437">
        <w:rPr>
          <w:u w:val="single"/>
        </w:rPr>
        <w:t>which immigration rate we choose will make a huge difference to US population numbers in the coming years</w:t>
      </w:r>
      <w:r w:rsidRPr="0047628B">
        <w:rPr>
          <w:sz w:val="14"/>
        </w:rPr>
        <w:t xml:space="preserve">. A good rule of thumb is that </w:t>
      </w:r>
      <w:r w:rsidRPr="007A31A1">
        <w:rPr>
          <w:b/>
          <w:highlight w:val="green"/>
          <w:u w:val="single"/>
        </w:rPr>
        <w:t>for every half million immigrants</w:t>
      </w:r>
      <w:r w:rsidRPr="007A31A1">
        <w:rPr>
          <w:highlight w:val="green"/>
          <w:u w:val="single"/>
        </w:rPr>
        <w:t xml:space="preserve"> admitted annually </w:t>
      </w:r>
      <w:r w:rsidRPr="007A31A1">
        <w:rPr>
          <w:b/>
          <w:highlight w:val="green"/>
          <w:u w:val="single"/>
        </w:rPr>
        <w:t>we increase America’s population</w:t>
      </w:r>
      <w:r w:rsidRPr="007A31A1">
        <w:rPr>
          <w:highlight w:val="green"/>
          <w:u w:val="single"/>
        </w:rPr>
        <w:t xml:space="preserve"> at the end of this century </w:t>
      </w:r>
      <w:r w:rsidRPr="007A31A1">
        <w:rPr>
          <w:b/>
          <w:highlight w:val="green"/>
          <w:u w:val="single"/>
        </w:rPr>
        <w:t>by 72 million people</w:t>
      </w:r>
      <w:r w:rsidRPr="0047628B">
        <w:rPr>
          <w:sz w:val="14"/>
        </w:rPr>
        <w:t xml:space="preserve">. Another is that under all mass immigration scenarios </w:t>
      </w:r>
      <w:r w:rsidRPr="00642221">
        <w:rPr>
          <w:highlight w:val="green"/>
          <w:u w:val="single"/>
        </w:rPr>
        <w:t>with more than a few hundred thousand net immigrants per year, the US population cannot stabilize and instead continues to grow</w:t>
      </w:r>
      <w:r w:rsidRPr="0047628B">
        <w:rPr>
          <w:sz w:val="14"/>
        </w:rPr>
        <w:t xml:space="preserve">. It remains true that major changes to any of four key demographic factors could significantly change the trajectory of US population growth in the twenty- emigration) or a widespread trend to refrain from childbearing (decreased fertility rates) could slow growth and in extreme scenarios even lead to population decreases, despite continued mass immigration. Realistically however, in the short- to mid-term these other possibilities for curbing growth seem unlikely, and except for some reduction in native fertility, unwelcome. They also seem relatively impervious to policy interventions: we are not likely to offer incentives for US citizens to emigrate, while such small inducements to have fewer children as might see the light of day are unlikely to bend the demographic curve significantly. In contrast, immigration policy can be changed quickly and radically via Congressional legislation, as was shown in 1924 and again in 1965. This means that </w:t>
      </w:r>
      <w:r w:rsidRPr="00AE3437">
        <w:rPr>
          <w:u w:val="single"/>
        </w:rPr>
        <w:t xml:space="preserve">for the foreseeable future </w:t>
      </w:r>
      <w:r w:rsidRPr="00642221">
        <w:rPr>
          <w:highlight w:val="green"/>
          <w:u w:val="single"/>
        </w:rPr>
        <w:t>immigration policy will remain the primary means to regulate US population growth.</w:t>
      </w:r>
      <w:r w:rsidRPr="00AE3437">
        <w:rPr>
          <w:u w:val="single"/>
        </w:rPr>
        <w:t xml:space="preserve"> In the United States, </w:t>
      </w:r>
      <w:r w:rsidRPr="00AE3437">
        <w:rPr>
          <w:b/>
          <w:u w:val="single"/>
        </w:rPr>
        <w:t>immigration policy</w:t>
      </w:r>
      <w:r w:rsidRPr="00AE3437">
        <w:rPr>
          <w:u w:val="single"/>
        </w:rPr>
        <w:t xml:space="preserve"> </w:t>
      </w:r>
      <w:r w:rsidRPr="0047628B">
        <w:rPr>
          <w:sz w:val="14"/>
        </w:rPr>
        <w:t>essentially</w:t>
      </w:r>
      <w:r w:rsidRPr="00AE3437">
        <w:rPr>
          <w:sz w:val="14"/>
          <w:u w:val="single"/>
        </w:rPr>
        <w:t xml:space="preserve"> </w:t>
      </w:r>
      <w:r w:rsidRPr="00AE3437">
        <w:rPr>
          <w:b/>
          <w:u w:val="single"/>
        </w:rPr>
        <w:t>is our national population policy</w:t>
      </w:r>
      <w:r w:rsidRPr="00AE3437">
        <w:rPr>
          <w:u w:val="single"/>
        </w:rPr>
        <w:t>.</w:t>
      </w:r>
    </w:p>
    <w:p w14:paraId="4DA4FD14" w14:textId="77777777" w:rsidR="00DC101A" w:rsidRPr="00AE3437" w:rsidRDefault="00DC101A" w:rsidP="00DC101A"/>
    <w:p w14:paraId="3295F93F" w14:textId="753CC2C1" w:rsidR="004E16F0" w:rsidRPr="004E16F0" w:rsidRDefault="004E16F0" w:rsidP="004E16F0">
      <w:pPr>
        <w:rPr>
          <w:rStyle w:val="Style13ptBold"/>
        </w:rPr>
      </w:pPr>
      <w:r w:rsidRPr="004E16F0">
        <w:rPr>
          <w:rStyle w:val="Style13ptBold"/>
        </w:rPr>
        <w:t xml:space="preserve">*** </w:t>
      </w:r>
      <w:r w:rsidR="0054087F">
        <w:rPr>
          <w:rStyle w:val="Style13ptBold"/>
        </w:rPr>
        <w:t>Next two cards are UNDER</w:t>
      </w:r>
      <w:r w:rsidRPr="004E16F0">
        <w:rPr>
          <w:rStyle w:val="Style13ptBold"/>
        </w:rPr>
        <w:t xml:space="preserve"> THE CP</w:t>
      </w:r>
      <w:r w:rsidR="0054087F">
        <w:rPr>
          <w:rStyle w:val="Style13ptBold"/>
        </w:rPr>
        <w:t xml:space="preserve"> f5</w:t>
      </w:r>
      <w:r w:rsidRPr="004E16F0">
        <w:rPr>
          <w:rStyle w:val="Style13ptBold"/>
        </w:rPr>
        <w:t>***</w:t>
      </w:r>
    </w:p>
    <w:p w14:paraId="4D8DC7F3" w14:textId="3E87BB4E" w:rsidR="00DC101A" w:rsidRPr="00AE3437" w:rsidRDefault="00DC101A" w:rsidP="00DC101A">
      <w:pPr>
        <w:pStyle w:val="Heading4"/>
      </w:pPr>
      <w:r w:rsidRPr="00AE3437">
        <w:t>Even a miniscule increase has a huge impact—every 500,000 immigrants means 72 million more people by 2100</w:t>
      </w:r>
    </w:p>
    <w:p w14:paraId="533C8D64" w14:textId="77777777" w:rsidR="00DC101A" w:rsidRPr="00AE3437" w:rsidRDefault="00DC101A" w:rsidP="00DC101A">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5B188DF1" w14:textId="293C7481" w:rsidR="00DC101A" w:rsidRPr="0054087F" w:rsidRDefault="00DC101A" w:rsidP="00DC101A">
      <w:pPr>
        <w:rPr>
          <w:sz w:val="16"/>
        </w:rPr>
      </w:pPr>
      <w:r w:rsidRPr="00AE3437">
        <w:rPr>
          <w:sz w:val="16"/>
        </w:rPr>
        <w:t xml:space="preserve">Note that </w:t>
      </w:r>
      <w:r w:rsidRPr="00AE3437">
        <w:rPr>
          <w:u w:val="single"/>
        </w:rPr>
        <w:t>every extra half-million immigrants admitted annually increases America’s population in 2100 by about 72 million people</w:t>
      </w:r>
      <w:r w:rsidRPr="00AE3437">
        <w:rPr>
          <w:sz w:val="16"/>
        </w:rPr>
        <w:t xml:space="preserve">. Note too that </w:t>
      </w:r>
      <w:r w:rsidRPr="00AE3437">
        <w:rPr>
          <w:u w:val="single"/>
        </w:rPr>
        <w:t xml:space="preserve">under </w:t>
      </w:r>
      <w:r w:rsidRPr="00AE3437">
        <w:rPr>
          <w:b/>
          <w:u w:val="single"/>
        </w:rPr>
        <w:t>any</w:t>
      </w:r>
      <w:r w:rsidRPr="00AE3437">
        <w:rPr>
          <w:u w:val="single"/>
        </w:rPr>
        <w:t xml:space="preserve"> mass immigration scenario, the US population cannot stabilize</w:t>
      </w:r>
      <w:r w:rsidRPr="00AE3437">
        <w:rPr>
          <w:sz w:val="16"/>
        </w:rPr>
        <w:t xml:space="preserve"> and instead continues to grow. Both of these points should be of grave concern to serious environmentalists. </w:t>
      </w:r>
      <w:r w:rsidRPr="00AE3437">
        <w:rPr>
          <w:u w:val="single"/>
        </w:rPr>
        <w:t>Given Americans’ failure to create a sustainable society of 320 million people, creating one with hun dreds of millions more inhabitants is even more unlikely</w:t>
      </w:r>
      <w:r w:rsidRPr="00AE3437">
        <w:rPr>
          <w:sz w:val="16"/>
        </w:rPr>
        <w:t xml:space="preserve">. 22 </w:t>
      </w:r>
      <w:r w:rsidRPr="00AE3437">
        <w:rPr>
          <w:u w:val="single"/>
        </w:rPr>
        <w:t>And even if we managed to stumble to the year 2100 with 500 million</w:t>
      </w:r>
      <w:r w:rsidRPr="00AE3437">
        <w:rPr>
          <w:sz w:val="16"/>
        </w:rPr>
        <w:t xml:space="preserve"> or 600 million </w:t>
      </w:r>
      <w:r w:rsidRPr="00AE3437">
        <w:rPr>
          <w:u w:val="single"/>
        </w:rPr>
        <w:t>inhabitants, our</w:t>
      </w:r>
      <w:r w:rsidRPr="00AE3437">
        <w:rPr>
          <w:sz w:val="16"/>
        </w:rPr>
        <w:t xml:space="preserve"> unpromising </w:t>
      </w:r>
      <w:r w:rsidRPr="00AE3437">
        <w:rPr>
          <w:u w:val="single"/>
        </w:rPr>
        <w:t>trajectory</w:t>
      </w:r>
      <w:r w:rsidRPr="00AE3437">
        <w:rPr>
          <w:sz w:val="16"/>
        </w:rPr>
        <w:t xml:space="preserve"> with continued mass immigration </w:t>
      </w:r>
      <w:r w:rsidRPr="00AE3437">
        <w:rPr>
          <w:u w:val="single"/>
        </w:rPr>
        <w:t>would be for further immense population growth</w:t>
      </w:r>
      <w:r w:rsidRPr="00AE3437">
        <w:rPr>
          <w:sz w:val="16"/>
        </w:rPr>
        <w:t xml:space="preserve"> in the following century.</w:t>
      </w:r>
    </w:p>
    <w:p w14:paraId="580A4285" w14:textId="77777777" w:rsidR="00DC101A" w:rsidRPr="00AE3437" w:rsidRDefault="00DC101A" w:rsidP="00DC101A">
      <w:pPr>
        <w:pStyle w:val="Heading4"/>
      </w:pPr>
      <w:r w:rsidRPr="00AE3437">
        <w:t>Small numbers have a multiplier effect—yearly numbers add up and each immigrant’s descendants multiply the population impact</w:t>
      </w:r>
    </w:p>
    <w:p w14:paraId="1CA6DEB5" w14:textId="77777777" w:rsidR="00DC101A" w:rsidRPr="00AE3437" w:rsidRDefault="00DC101A" w:rsidP="00DC101A">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48BA78EE" w14:textId="77777777" w:rsidR="00DC101A" w:rsidRPr="00AE3437" w:rsidRDefault="00DC101A" w:rsidP="00DC101A">
      <w:pPr>
        <w:rPr>
          <w:sz w:val="16"/>
        </w:rPr>
      </w:pPr>
      <w:r w:rsidRPr="00AE3437">
        <w:rPr>
          <w:sz w:val="16"/>
        </w:rPr>
        <w:t xml:space="preserve">First, </w:t>
      </w:r>
      <w:r w:rsidRPr="00AE3437">
        <w:rPr>
          <w:u w:val="single"/>
        </w:rPr>
        <w:t>each year adds new immigrants, some of whom have children. Eventually those children have children. Immigration thus has a built-in “multiplier effect.” Three million new citizens in the 1950s has meant</w:t>
      </w:r>
      <w:r w:rsidRPr="00AE3437">
        <w:rPr>
          <w:sz w:val="16"/>
        </w:rPr>
        <w:t xml:space="preserve"> ten to </w:t>
      </w:r>
      <w:r w:rsidRPr="00AE3437">
        <w:rPr>
          <w:u w:val="single"/>
        </w:rPr>
        <w:t>twelve million</w:t>
      </w:r>
      <w:r w:rsidRPr="00AE3437">
        <w:rPr>
          <w:sz w:val="16"/>
        </w:rPr>
        <w:t xml:space="preserve"> additional citizens </w:t>
      </w:r>
      <w:r w:rsidRPr="00AE3437">
        <w:rPr>
          <w:u w:val="single"/>
        </w:rPr>
        <w:t>two generations later</w:t>
      </w:r>
      <w:r w:rsidRPr="00AE3437">
        <w:rPr>
          <w:sz w:val="16"/>
        </w:rPr>
        <w:t xml:space="preserve">. Second, starting in the late 1950s, Americans began to have smaller families. While the average American woman had 3.5 children in the mid-1950s, the total fertility rate declined to 1.7 children per woman by the mid-1970s (it has since risen to 2.05, in large part due to the higher average fertility rates of immigrants). </w:t>
      </w:r>
      <w:r w:rsidRPr="00AE3437">
        <w:rPr>
          <w:u w:val="single"/>
        </w:rPr>
        <w:t>With native births contributing less to population growth, immigration’s relative share rose</w:t>
      </w:r>
      <w:r w:rsidRPr="00AE3437">
        <w:rPr>
          <w:sz w:val="16"/>
        </w:rPr>
        <w:t>.</w:t>
      </w:r>
    </w:p>
    <w:p w14:paraId="34BE1EA0" w14:textId="77777777" w:rsidR="00DC101A" w:rsidRPr="00AE3437" w:rsidRDefault="00DC101A" w:rsidP="00DC101A"/>
    <w:p w14:paraId="7CA9A3A2" w14:textId="77777777" w:rsidR="00DC101A" w:rsidRPr="00AE3437" w:rsidRDefault="00DC101A" w:rsidP="00DC101A"/>
    <w:p w14:paraId="4087C35B" w14:textId="6F36734F" w:rsidR="0088557F" w:rsidRPr="00AE3437" w:rsidRDefault="0088557F" w:rsidP="0088557F">
      <w:pPr>
        <w:pStyle w:val="Heading3"/>
      </w:pPr>
      <w:r w:rsidRPr="00AE3437">
        <w:t>A2: Asia Key</w:t>
      </w:r>
    </w:p>
    <w:p w14:paraId="42C8A71E" w14:textId="77777777" w:rsidR="0088557F" w:rsidRPr="00AE3437" w:rsidRDefault="0088557F" w:rsidP="00B55AD5"/>
    <w:p w14:paraId="60C0F4A0" w14:textId="2F60A25D" w:rsidR="001A4AD1" w:rsidRPr="00AE3437" w:rsidRDefault="001A4AD1" w:rsidP="001A4AD1">
      <w:pPr>
        <w:pStyle w:val="Heading4"/>
      </w:pPr>
      <w:r w:rsidRPr="00AE3437">
        <w:t>Fertility is below replacement in Asia now even without the One Child Policy</w:t>
      </w:r>
    </w:p>
    <w:p w14:paraId="29419491" w14:textId="42080316" w:rsidR="001A4AD1" w:rsidRPr="00AE3437" w:rsidRDefault="001A4AD1" w:rsidP="00B55AD5">
      <w:pPr>
        <w:rPr>
          <w:sz w:val="18"/>
        </w:rPr>
      </w:pPr>
      <w:r w:rsidRPr="00AE3437">
        <w:rPr>
          <w:rStyle w:val="Style13ptBold"/>
        </w:rPr>
        <w:t xml:space="preserve">LIVINGSTON 2015 </w:t>
      </w:r>
      <w:r w:rsidRPr="00AE3437">
        <w:rPr>
          <w:sz w:val="18"/>
        </w:rPr>
        <w:t>(Gretchen, senior researcher focusing on fertility and family demographics at Pew Research Center, “Without one-child policy, China still might not see baby boom, gender balance,” Nov 20, http://www.pewresearch.org/fact-tank/2015/11/20/will-the-end-of-chinas-one-child-policy-shift-its-boy-girl-ratio/)</w:t>
      </w:r>
    </w:p>
    <w:p w14:paraId="0DB57F50" w14:textId="1185EC50" w:rsidR="001A4AD1" w:rsidRPr="00AE3437" w:rsidRDefault="001A4AD1" w:rsidP="001A4AD1">
      <w:pPr>
        <w:rPr>
          <w:sz w:val="16"/>
        </w:rPr>
      </w:pPr>
      <w:r w:rsidRPr="00AE3437">
        <w:rPr>
          <w:u w:val="single"/>
        </w:rPr>
        <w:t xml:space="preserve">The Chinese government recently announced it would further </w:t>
      </w:r>
      <w:r w:rsidRPr="0054087F">
        <w:rPr>
          <w:highlight w:val="green"/>
          <w:u w:val="single"/>
        </w:rPr>
        <w:t>relax</w:t>
      </w:r>
      <w:r w:rsidRPr="00AE3437">
        <w:rPr>
          <w:sz w:val="16"/>
        </w:rPr>
        <w:t xml:space="preserve"> its decades-old </w:t>
      </w:r>
      <w:r w:rsidRPr="0054087F">
        <w:rPr>
          <w:highlight w:val="green"/>
          <w:u w:val="single"/>
        </w:rPr>
        <w:t>one-child</w:t>
      </w:r>
      <w:r w:rsidRPr="00AE3437">
        <w:rPr>
          <w:sz w:val="16"/>
        </w:rPr>
        <w:t xml:space="preserve"> policy, </w:t>
      </w:r>
      <w:r w:rsidRPr="00AE3437">
        <w:rPr>
          <w:u w:val="single"/>
        </w:rPr>
        <w:t>but this</w:t>
      </w:r>
      <w:r w:rsidRPr="00AE3437">
        <w:rPr>
          <w:sz w:val="16"/>
        </w:rPr>
        <w:t xml:space="preserve"> shift </w:t>
      </w:r>
      <w:r w:rsidRPr="0054087F">
        <w:rPr>
          <w:highlight w:val="green"/>
          <w:u w:val="single"/>
        </w:rPr>
        <w:t>might not</w:t>
      </w:r>
      <w:r w:rsidRPr="00AE3437">
        <w:rPr>
          <w:sz w:val="16"/>
        </w:rPr>
        <w:t xml:space="preserve"> dramatically </w:t>
      </w:r>
      <w:r w:rsidRPr="0054087F">
        <w:rPr>
          <w:highlight w:val="green"/>
          <w:u w:val="single"/>
        </w:rPr>
        <w:t>affect the birth rate</w:t>
      </w:r>
      <w:r w:rsidRPr="00AE3437">
        <w:rPr>
          <w:sz w:val="16"/>
        </w:rPr>
        <w:t xml:space="preserve"> and the gender imbalance in China – at least not </w:t>
      </w:r>
      <w:r w:rsidRPr="00AE3437">
        <w:rPr>
          <w:u w:val="single"/>
        </w:rPr>
        <w:t>in the near term</w:t>
      </w:r>
      <w:r w:rsidRPr="00AE3437">
        <w:rPr>
          <w:sz w:val="16"/>
        </w:rPr>
        <w:t>.</w:t>
      </w:r>
    </w:p>
    <w:p w14:paraId="2337BE62" w14:textId="59C77288" w:rsidR="001A4AD1" w:rsidRPr="00AE3437" w:rsidRDefault="001A4AD1" w:rsidP="001A4AD1">
      <w:pPr>
        <w:rPr>
          <w:sz w:val="16"/>
        </w:rPr>
      </w:pPr>
      <w:r w:rsidRPr="00AE3437">
        <w:rPr>
          <w:sz w:val="16"/>
        </w:rPr>
        <w:t xml:space="preserve">Why? </w:t>
      </w:r>
      <w:r w:rsidRPr="00AE3437">
        <w:rPr>
          <w:u w:val="single"/>
        </w:rPr>
        <w:t>Policy isn’t the only factor</w:t>
      </w:r>
      <w:r w:rsidRPr="00AE3437">
        <w:rPr>
          <w:sz w:val="16"/>
        </w:rPr>
        <w:t xml:space="preserve"> influencing a country’s demographic changes. </w:t>
      </w:r>
      <w:r w:rsidRPr="0054087F">
        <w:rPr>
          <w:highlight w:val="green"/>
          <w:u w:val="single"/>
        </w:rPr>
        <w:t>China’s rapid economic development, its urbanization and its culture will continue to play a role in family size</w:t>
      </w:r>
      <w:r w:rsidRPr="00AE3437">
        <w:rPr>
          <w:sz w:val="16"/>
        </w:rPr>
        <w:t xml:space="preserve"> and the population’s gender makeup.</w:t>
      </w:r>
    </w:p>
    <w:p w14:paraId="18794B01" w14:textId="5381BFD3" w:rsidR="001A4AD1" w:rsidRPr="00AE3437" w:rsidRDefault="001A4AD1" w:rsidP="001A4AD1">
      <w:pPr>
        <w:rPr>
          <w:sz w:val="16"/>
        </w:rPr>
      </w:pPr>
      <w:r w:rsidRPr="00AE3437">
        <w:rPr>
          <w:u w:val="single"/>
        </w:rPr>
        <w:t>China’s fertility rate certainly declined</w:t>
      </w:r>
      <w:r w:rsidRPr="00AE3437">
        <w:rPr>
          <w:sz w:val="16"/>
        </w:rPr>
        <w:t xml:space="preserve"> since the advent of the one-child policy in 1980. But that decline seems to be </w:t>
      </w:r>
      <w:r w:rsidRPr="00AE3437">
        <w:rPr>
          <w:u w:val="single"/>
        </w:rPr>
        <w:t>a continuation of a trend that was already well underway prior to the policy’s official implementation. The country’s total fertility rate stood at almost six births per woman in the 1960s, but by 1980, it had already fallen below three</w:t>
      </w:r>
      <w:r w:rsidRPr="00AE3437">
        <w:rPr>
          <w:sz w:val="16"/>
        </w:rPr>
        <w:t xml:space="preserve"> births per woman. </w:t>
      </w:r>
      <w:r w:rsidRPr="00572835">
        <w:rPr>
          <w:highlight w:val="green"/>
          <w:u w:val="single"/>
        </w:rPr>
        <w:t>As of 2013, the typical Chinese woman was expected to have about 1.6 children</w:t>
      </w:r>
      <w:r w:rsidRPr="00AE3437">
        <w:rPr>
          <w:sz w:val="16"/>
        </w:rPr>
        <w:t xml:space="preserve"> in her lifetime.</w:t>
      </w:r>
    </w:p>
    <w:p w14:paraId="414F3838" w14:textId="216EBBD7" w:rsidR="0088557F" w:rsidRPr="00AE3437" w:rsidRDefault="001A4AD1" w:rsidP="0088557F">
      <w:r w:rsidRPr="00572835">
        <w:rPr>
          <w:highlight w:val="green"/>
          <w:u w:val="single"/>
        </w:rPr>
        <w:t>Fertility rates typically fall as countries become more urbanized and more economically developed</w:t>
      </w:r>
      <w:r w:rsidRPr="00AE3437">
        <w:rPr>
          <w:u w:val="single"/>
        </w:rPr>
        <w:t>, and these factors likely explain much of the decline in the Chinese birthrate. Indeed, across Asia, even countries without a one-child policy have experienced a rapid decline in fertility rates in recent decades</w:t>
      </w:r>
      <w:r w:rsidRPr="00AE3437">
        <w:t>.</w:t>
      </w:r>
    </w:p>
    <w:p w14:paraId="5C346DFD" w14:textId="3EAE2D06" w:rsidR="001A4AD1" w:rsidRPr="00AE3437" w:rsidRDefault="001A4AD1" w:rsidP="001A4AD1">
      <w:pPr>
        <w:rPr>
          <w:sz w:val="16"/>
        </w:rPr>
      </w:pPr>
    </w:p>
    <w:p w14:paraId="54547133" w14:textId="671DD695" w:rsidR="001A4AD1" w:rsidRPr="00AE3437" w:rsidRDefault="001A4AD1" w:rsidP="00B55AD5"/>
    <w:p w14:paraId="7EBDEFA3" w14:textId="579F346D" w:rsidR="004D18F6" w:rsidRPr="00AE3437" w:rsidRDefault="004D18F6" w:rsidP="00B55AD5"/>
    <w:p w14:paraId="33AF4497" w14:textId="0D2901CD" w:rsidR="006831F7" w:rsidRPr="00AE3437" w:rsidRDefault="006831F7" w:rsidP="006831F7">
      <w:pPr>
        <w:pStyle w:val="Heading3"/>
      </w:pPr>
      <w:r w:rsidRPr="00AE3437">
        <w:t>A2: Just Moves People Around</w:t>
      </w:r>
    </w:p>
    <w:p w14:paraId="5B517746" w14:textId="561CC94D" w:rsidR="00C232A6" w:rsidRPr="00AE3437" w:rsidRDefault="00C232A6" w:rsidP="00B55AD5"/>
    <w:p w14:paraId="2414DA80" w14:textId="77777777" w:rsidR="006831F7" w:rsidRPr="00AE3437" w:rsidRDefault="006831F7" w:rsidP="006831F7">
      <w:pPr>
        <w:pStyle w:val="Heading4"/>
      </w:pPr>
      <w:r w:rsidRPr="00AE3437">
        <w:t>Immigration incentivizes larger families—people have more children in the US due to fewer constraints</w:t>
      </w:r>
    </w:p>
    <w:p w14:paraId="4F0F21B0" w14:textId="77777777" w:rsidR="006831F7" w:rsidRPr="00AE3437" w:rsidRDefault="006831F7" w:rsidP="006831F7">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70738058" w14:textId="128C37D4" w:rsidR="00C232A6" w:rsidRPr="00AE3437" w:rsidRDefault="006831F7" w:rsidP="006831F7">
      <w:pPr>
        <w:rPr>
          <w:sz w:val="16"/>
        </w:rPr>
      </w:pPr>
      <w:r w:rsidRPr="00AE3437">
        <w:rPr>
          <w:sz w:val="16"/>
        </w:rPr>
        <w:t>A final rebuttal to the argument that immigration is environmentally neutral is that in many cases “</w:t>
      </w:r>
      <w:r w:rsidRPr="00043FBC">
        <w:rPr>
          <w:highlight w:val="green"/>
          <w:u w:val="single"/>
        </w:rPr>
        <w:t>just moving people around” appears to increase overall population growth</w:t>
      </w:r>
      <w:r w:rsidRPr="00AE3437">
        <w:rPr>
          <w:sz w:val="16"/>
        </w:rPr>
        <w:t xml:space="preserve">. The clearest example again involves Mexico, whose government, starting in the 1980s, instituted relatively effective family planning programs that significantly reduced birthrates. </w:t>
      </w:r>
      <w:r w:rsidRPr="00AE3437">
        <w:rPr>
          <w:u w:val="single"/>
        </w:rPr>
        <w:t>The average number of children born to Mexican women decreased from more than five in the 1950s to 2.4 children today</w:t>
      </w:r>
      <w:r w:rsidRPr="00AE3437">
        <w:rPr>
          <w:sz w:val="16"/>
        </w:rPr>
        <w:t>. 30 Surprisingly though</w:t>
      </w:r>
      <w:r w:rsidRPr="00AE3437">
        <w:rPr>
          <w:u w:val="single"/>
        </w:rPr>
        <w:t xml:space="preserve">, </w:t>
      </w:r>
      <w:r w:rsidRPr="00043FBC">
        <w:rPr>
          <w:highlight w:val="green"/>
          <w:u w:val="single"/>
        </w:rPr>
        <w:t>mass immigration has helped undermine this achievement</w:t>
      </w:r>
      <w:r w:rsidRPr="00AE3437">
        <w:rPr>
          <w:u w:val="single"/>
        </w:rPr>
        <w:t>: studies have found that Mexican immigrants in the United States have averaged 3.5 children per woman in recent years, much higher than in their home country</w:t>
      </w:r>
      <w:r w:rsidRPr="00AE3437">
        <w:rPr>
          <w:sz w:val="16"/>
        </w:rPr>
        <w:t xml:space="preserve"> . 31 Perhaps</w:t>
      </w:r>
      <w:r w:rsidRPr="00AE3437">
        <w:rPr>
          <w:u w:val="single"/>
        </w:rPr>
        <w:t xml:space="preserve"> </w:t>
      </w:r>
      <w:r w:rsidRPr="00043FBC">
        <w:rPr>
          <w:highlight w:val="green"/>
          <w:u w:val="single"/>
        </w:rPr>
        <w:t>immigrants’ greater wealth in the United States releases them from economic constraints that are helping bring down fertility rates</w:t>
      </w:r>
      <w:r w:rsidRPr="00AE3437">
        <w:rPr>
          <w:u w:val="single"/>
        </w:rPr>
        <w:t xml:space="preserve"> </w:t>
      </w:r>
      <w:r w:rsidRPr="00AE3437">
        <w:rPr>
          <w:sz w:val="16"/>
        </w:rPr>
        <w:t>in Mexico. Whatever the explanation, in this case, which covers almost one-third of all immigration into the United States</w:t>
      </w:r>
      <w:r w:rsidRPr="00AE3437">
        <w:rPr>
          <w:u w:val="single"/>
        </w:rPr>
        <w:t xml:space="preserve">, </w:t>
      </w:r>
      <w:r w:rsidRPr="00043FBC">
        <w:rPr>
          <w:highlight w:val="green"/>
          <w:u w:val="single"/>
        </w:rPr>
        <w:t>mass immigration greatly increases both per capita consumption and the total number of persons</w:t>
      </w:r>
      <w:r w:rsidRPr="00AE3437">
        <w:rPr>
          <w:u w:val="single"/>
        </w:rPr>
        <w:t xml:space="preserve"> in North America as a whole.</w:t>
      </w:r>
    </w:p>
    <w:p w14:paraId="0A7E108B" w14:textId="7936CB6B" w:rsidR="00C232A6" w:rsidRPr="00AE3437" w:rsidRDefault="00C232A6" w:rsidP="00B55AD5"/>
    <w:p w14:paraId="26DD6A3B" w14:textId="6F4E8C59" w:rsidR="00A11D36" w:rsidRPr="00AE3437" w:rsidRDefault="00A11D36" w:rsidP="00A11D36">
      <w:pPr>
        <w:pStyle w:val="Heading3"/>
      </w:pPr>
      <w:r w:rsidRPr="00AE3437">
        <w:t>A2: Pop Key to Econ</w:t>
      </w:r>
    </w:p>
    <w:p w14:paraId="336B1277" w14:textId="2DB03ADF" w:rsidR="00A11D36" w:rsidRPr="00AE3437" w:rsidRDefault="00A11D36" w:rsidP="00B55AD5"/>
    <w:p w14:paraId="5CCF361B" w14:textId="033D3170" w:rsidR="00A11D36" w:rsidRPr="00AE3437" w:rsidRDefault="00A11D36" w:rsidP="00A11D36">
      <w:pPr>
        <w:pStyle w:val="Heading4"/>
      </w:pPr>
      <w:r w:rsidRPr="00AE3437">
        <w:t>Benefits of slowing population on public spending outweigh their turn</w:t>
      </w:r>
    </w:p>
    <w:p w14:paraId="5D9E4185" w14:textId="6657A2C6" w:rsidR="00A11D36" w:rsidRPr="00AE3437" w:rsidRDefault="00A11D36" w:rsidP="00B55AD5">
      <w:r w:rsidRPr="00AE3437">
        <w:rPr>
          <w:rStyle w:val="Style13ptBold"/>
        </w:rPr>
        <w:t xml:space="preserve">CNN.COM 2018 </w:t>
      </w:r>
      <w:r w:rsidRPr="00AE3437">
        <w:rPr>
          <w:sz w:val="18"/>
        </w:rPr>
        <w:t>(“What does America's falling birth rate mean to the economy? Just look at Arizona,” June 27, http://money.cnn.com/2018/06/27/news/economy/arizona-birth-rates-economy/index.html)</w:t>
      </w:r>
    </w:p>
    <w:p w14:paraId="5D9A7ADE" w14:textId="4B0C781F" w:rsidR="00A11D36" w:rsidRPr="00AE3437" w:rsidRDefault="00A11D36" w:rsidP="00A11D36">
      <w:pPr>
        <w:rPr>
          <w:sz w:val="16"/>
        </w:rPr>
      </w:pPr>
      <w:r w:rsidRPr="00335874">
        <w:rPr>
          <w:highlight w:val="green"/>
          <w:u w:val="single"/>
        </w:rPr>
        <w:t>Having fewer babies can carry consequences</w:t>
      </w:r>
      <w:r w:rsidRPr="00AE3437">
        <w:rPr>
          <w:sz w:val="16"/>
        </w:rPr>
        <w:t xml:space="preserve"> for industries and governments.</w:t>
      </w:r>
    </w:p>
    <w:p w14:paraId="6795B034" w14:textId="38691035" w:rsidR="00A11D36" w:rsidRPr="00AE3437" w:rsidRDefault="00A11D36" w:rsidP="00A11D36">
      <w:pPr>
        <w:rPr>
          <w:sz w:val="16"/>
        </w:rPr>
      </w:pPr>
      <w:r w:rsidRPr="00AE3437">
        <w:rPr>
          <w:u w:val="single"/>
        </w:rPr>
        <w:t>Longer term, employers may start having a harder time finding workers</w:t>
      </w:r>
      <w:r w:rsidRPr="00AE3437">
        <w:rPr>
          <w:sz w:val="16"/>
        </w:rPr>
        <w:t xml:space="preserve">, especially if more immigrants aren't allowed into the country. While Arizona's population is still growing as more people move into the state, the construction industry is already experiencing labor shortages, as is healthcare, where staff needs are mounting </w:t>
      </w:r>
      <w:r w:rsidRPr="00AE3437">
        <w:rPr>
          <w:u w:val="single"/>
        </w:rPr>
        <w:t>as the population ages</w:t>
      </w:r>
      <w:r w:rsidRPr="00AE3437">
        <w:rPr>
          <w:sz w:val="16"/>
        </w:rPr>
        <w:t>.</w:t>
      </w:r>
    </w:p>
    <w:p w14:paraId="2D90CC67" w14:textId="319F9E04" w:rsidR="00A11D36" w:rsidRPr="00AE3437" w:rsidRDefault="00A11D36" w:rsidP="00A11D36">
      <w:pPr>
        <w:rPr>
          <w:sz w:val="16"/>
        </w:rPr>
      </w:pPr>
      <w:r w:rsidRPr="00335874">
        <w:rPr>
          <w:highlight w:val="green"/>
          <w:u w:val="single"/>
        </w:rPr>
        <w:t>But there are</w:t>
      </w:r>
      <w:r w:rsidRPr="00AE3437">
        <w:rPr>
          <w:u w:val="single"/>
        </w:rPr>
        <w:t xml:space="preserve"> fiscal </w:t>
      </w:r>
      <w:r w:rsidRPr="00335874">
        <w:rPr>
          <w:highlight w:val="green"/>
          <w:u w:val="single"/>
        </w:rPr>
        <w:t>benefits, too</w:t>
      </w:r>
      <w:r w:rsidRPr="00AE3437">
        <w:rPr>
          <w:sz w:val="16"/>
        </w:rPr>
        <w:t xml:space="preserve">. According to Jim Chang, Arizona's state demographer, </w:t>
      </w:r>
      <w:r w:rsidRPr="00AE3437">
        <w:rPr>
          <w:u w:val="single"/>
        </w:rPr>
        <w:t>public school grade sizes are starting to shrink</w:t>
      </w:r>
      <w:r w:rsidRPr="00AE3437">
        <w:rPr>
          <w:sz w:val="16"/>
        </w:rPr>
        <w:t xml:space="preserve">, which could mean that the education system will need to contract in coming years. </w:t>
      </w:r>
      <w:r w:rsidRPr="00335874">
        <w:rPr>
          <w:highlight w:val="green"/>
          <w:u w:val="single"/>
        </w:rPr>
        <w:t>The state will</w:t>
      </w:r>
      <w:r w:rsidRPr="00AE3437">
        <w:rPr>
          <w:u w:val="single"/>
        </w:rPr>
        <w:t xml:space="preserve"> also </w:t>
      </w:r>
      <w:r w:rsidRPr="00335874">
        <w:rPr>
          <w:highlight w:val="green"/>
          <w:u w:val="single"/>
        </w:rPr>
        <w:t>have to pay less for Medicaid</w:t>
      </w:r>
      <w:r w:rsidRPr="00AE3437">
        <w:rPr>
          <w:sz w:val="16"/>
        </w:rPr>
        <w:t xml:space="preserve"> for poor children.</w:t>
      </w:r>
    </w:p>
    <w:p w14:paraId="073D7523" w14:textId="537DD459" w:rsidR="00A11D36" w:rsidRPr="00AE3437" w:rsidRDefault="00A11D36" w:rsidP="00A11D36">
      <w:pPr>
        <w:rPr>
          <w:sz w:val="16"/>
        </w:rPr>
      </w:pPr>
      <w:r w:rsidRPr="00AE3437">
        <w:rPr>
          <w:sz w:val="16"/>
        </w:rPr>
        <w:t>"</w:t>
      </w:r>
      <w:r w:rsidRPr="00AE3437">
        <w:rPr>
          <w:u w:val="single"/>
        </w:rPr>
        <w:t>Clearly, it will take pressure off the welfare system</w:t>
      </w:r>
      <w:r w:rsidRPr="00AE3437">
        <w:rPr>
          <w:sz w:val="16"/>
        </w:rPr>
        <w:t xml:space="preserve"> if women have delayed childbirth and they're in the labor force," says Elliott Pollack, a Scottsdale-based economics consultant.</w:t>
      </w:r>
    </w:p>
    <w:p w14:paraId="2B67E702" w14:textId="7443AF2D" w:rsidR="00A11D36" w:rsidRPr="00AE3437" w:rsidRDefault="00A11D36" w:rsidP="00A11D36">
      <w:pPr>
        <w:rPr>
          <w:sz w:val="16"/>
        </w:rPr>
      </w:pPr>
      <w:r w:rsidRPr="00AE3437">
        <w:rPr>
          <w:u w:val="single"/>
        </w:rPr>
        <w:t>Since most of the decline in Arizona's births were likely unintended pregnancies, the state's children may be better prepared for success</w:t>
      </w:r>
      <w:r w:rsidRPr="00AE3437">
        <w:rPr>
          <w:sz w:val="16"/>
        </w:rPr>
        <w:t xml:space="preserve"> in the future, says Elizabeth Wildsmith, a family demographer at Child Trends, a non-profit research group that studies youth well-being.</w:t>
      </w:r>
    </w:p>
    <w:p w14:paraId="63A44E40" w14:textId="454E33EB" w:rsidR="00A11D36" w:rsidRPr="00AE3437" w:rsidRDefault="00A11D36" w:rsidP="00A11D36">
      <w:pPr>
        <w:rPr>
          <w:sz w:val="16"/>
        </w:rPr>
      </w:pPr>
      <w:r w:rsidRPr="00AE3437">
        <w:rPr>
          <w:u w:val="single"/>
        </w:rPr>
        <w:t>"</w:t>
      </w:r>
      <w:r w:rsidRPr="00335874">
        <w:rPr>
          <w:highlight w:val="green"/>
          <w:u w:val="single"/>
        </w:rPr>
        <w:t>The evidence suggests that kids tend to do better when they're born into situations where they're a little bit more stable and that is more likely to be the case when parents are able to finish school and be in jobs that have higher wages</w:t>
      </w:r>
      <w:r w:rsidRPr="00AE3437">
        <w:rPr>
          <w:sz w:val="16"/>
        </w:rPr>
        <w:t>," she says.</w:t>
      </w:r>
    </w:p>
    <w:p w14:paraId="549C5BFA" w14:textId="52251881" w:rsidR="00623BBE" w:rsidRPr="00AE3437" w:rsidRDefault="00623BBE" w:rsidP="00B55AD5"/>
    <w:p w14:paraId="7429EA72" w14:textId="0E80CCF3" w:rsidR="001B09AD" w:rsidRPr="00AE3437" w:rsidRDefault="001B09AD" w:rsidP="001B09AD">
      <w:pPr>
        <w:pStyle w:val="Heading3"/>
      </w:pPr>
      <w:r w:rsidRPr="00AE3437">
        <w:t>A2: Tech Solves</w:t>
      </w:r>
    </w:p>
    <w:p w14:paraId="7E433C5F" w14:textId="74700E41" w:rsidR="001B09AD" w:rsidRPr="00AE3437" w:rsidRDefault="001B09AD" w:rsidP="00B55AD5"/>
    <w:p w14:paraId="6C20FB69" w14:textId="3D3B703C" w:rsidR="001B09AD" w:rsidRPr="00AE3437" w:rsidRDefault="001B09AD" w:rsidP="001B09AD">
      <w:pPr>
        <w:pStyle w:val="Heading4"/>
      </w:pPr>
      <w:r w:rsidRPr="00AE3437">
        <w:t>Population overwhelms tech—interdependence increases the impact of small disruptions</w:t>
      </w:r>
    </w:p>
    <w:p w14:paraId="4859D7F1" w14:textId="77777777" w:rsidR="001B09AD" w:rsidRPr="00AE3437" w:rsidRDefault="001B09AD" w:rsidP="001B09AD">
      <w:r w:rsidRPr="00AE3437">
        <w:rPr>
          <w:rStyle w:val="Style13ptBold"/>
        </w:rPr>
        <w:t xml:space="preserve">EDWARDS 2008 </w:t>
      </w:r>
      <w:r w:rsidRPr="00AE3437">
        <w:rPr>
          <w:sz w:val="18"/>
        </w:rPr>
        <w:t>(Mark, Professor in the Environmental Resource Management Program, Arizona State University, Biowar I: Why Battles Over Food and Fuel Lead to World Hunger, p. 13)</w:t>
      </w:r>
    </w:p>
    <w:p w14:paraId="39BE0880" w14:textId="77777777" w:rsidR="001B09AD" w:rsidRPr="00AE3437" w:rsidRDefault="001B09AD" w:rsidP="001B09AD">
      <w:pPr>
        <w:rPr>
          <w:sz w:val="16"/>
        </w:rPr>
      </w:pPr>
      <w:r w:rsidRPr="00AE3437">
        <w:rPr>
          <w:sz w:val="16"/>
        </w:rPr>
        <w:t xml:space="preserve">Jared Diamond in Collapse describes similar eco-meltdowns that caused the Anasazi of the U.S. Southwest and the Viking colonies of Greenland to crash.48 He shows how patterns of </w:t>
      </w:r>
      <w:r w:rsidRPr="00D14DAC">
        <w:rPr>
          <w:highlight w:val="green"/>
          <w:u w:val="single"/>
        </w:rPr>
        <w:t>population growth combined with drought</w:t>
      </w:r>
      <w:r w:rsidRPr="00AE3437">
        <w:rPr>
          <w:u w:val="single"/>
        </w:rPr>
        <w:t>,</w:t>
      </w:r>
      <w:r w:rsidRPr="00AE3437">
        <w:rPr>
          <w:sz w:val="16"/>
        </w:rPr>
        <w:t xml:space="preserve"> over-farming and destruction of natural resources </w:t>
      </w:r>
      <w:r w:rsidRPr="00D14DAC">
        <w:rPr>
          <w:highlight w:val="green"/>
          <w:u w:val="single"/>
        </w:rPr>
        <w:t>leads to deforestation, erosion and starvation</w:t>
      </w:r>
      <w:r w:rsidRPr="00AE3437">
        <w:rPr>
          <w:sz w:val="16"/>
        </w:rPr>
        <w:t xml:space="preserve">. Most disturbingly, he notes that </w:t>
      </w:r>
      <w:r w:rsidRPr="00AE3437">
        <w:rPr>
          <w:u w:val="single"/>
        </w:rPr>
        <w:t xml:space="preserve">current </w:t>
      </w:r>
      <w:r w:rsidRPr="00D14DAC">
        <w:rPr>
          <w:highlight w:val="green"/>
          <w:u w:val="single"/>
        </w:rPr>
        <w:t>advanced technologies do not solve the problems that plagued prior civilizations</w:t>
      </w:r>
      <w:r w:rsidRPr="00AE3437">
        <w:rPr>
          <w:u w:val="single"/>
        </w:rPr>
        <w:t>. Technologies do not materialize water</w:t>
      </w:r>
      <w:r w:rsidRPr="00AE3437">
        <w:rPr>
          <w:sz w:val="16"/>
        </w:rPr>
        <w:t>.</w:t>
      </w:r>
    </w:p>
    <w:p w14:paraId="09DFDCA9" w14:textId="4A58E912" w:rsidR="001B09AD" w:rsidRPr="00AE3437" w:rsidRDefault="001B09AD" w:rsidP="001B09AD">
      <w:r w:rsidRPr="00D14DAC">
        <w:rPr>
          <w:highlight w:val="green"/>
          <w:u w:val="single"/>
        </w:rPr>
        <w:t>Even with all our advances in technology and weather forecasting, humans have become more vulnerable to small climate disruptions</w:t>
      </w:r>
      <w:r w:rsidRPr="00AE3437">
        <w:rPr>
          <w:u w:val="single"/>
        </w:rPr>
        <w:t>. When past civilizations experienced drought</w:t>
      </w:r>
      <w:r w:rsidRPr="00AE3437">
        <w:rPr>
          <w:sz w:val="16"/>
        </w:rPr>
        <w:t xml:space="preserve">, such as the U.S. Dust Bowl of the 1930s, </w:t>
      </w:r>
      <w:r w:rsidRPr="00AE3437">
        <w:rPr>
          <w:u w:val="single"/>
        </w:rPr>
        <w:t>people could simply migrate</w:t>
      </w:r>
      <w:r w:rsidRPr="00AE3437">
        <w:rPr>
          <w:sz w:val="16"/>
        </w:rPr>
        <w:t xml:space="preserve"> to another area with more water. </w:t>
      </w:r>
      <w:r w:rsidRPr="00D14DAC">
        <w:rPr>
          <w:highlight w:val="green"/>
          <w:u w:val="single"/>
        </w:rPr>
        <w:t>Current populations are far denser and millions of people have nowhere to flee</w:t>
      </w:r>
      <w:r w:rsidRPr="00D14DAC">
        <w:rPr>
          <w:sz w:val="16"/>
          <w:highlight w:val="green"/>
        </w:rPr>
        <w:t>.</w:t>
      </w:r>
    </w:p>
    <w:p w14:paraId="281A42BD" w14:textId="5993AAF7" w:rsidR="001B09AD" w:rsidRPr="00AE3437" w:rsidRDefault="001B09AD" w:rsidP="00B55AD5"/>
    <w:p w14:paraId="11129AA1" w14:textId="084DF198" w:rsidR="00034EB9" w:rsidRPr="00AE3437" w:rsidRDefault="00034EB9" w:rsidP="00034EB9">
      <w:pPr>
        <w:pStyle w:val="Heading4"/>
      </w:pPr>
      <w:r w:rsidRPr="00AE3437">
        <w:t>Tech won’t solve—there are absolute ecological limits</w:t>
      </w:r>
    </w:p>
    <w:p w14:paraId="313A000E" w14:textId="6018ADBE" w:rsidR="00034EB9" w:rsidRPr="00AE3437" w:rsidRDefault="00034EB9" w:rsidP="00B55AD5">
      <w:r w:rsidRPr="00AE3437">
        <w:rPr>
          <w:rStyle w:val="Style13ptBold"/>
        </w:rPr>
        <w:t xml:space="preserve">KUHLEMAN 2018 </w:t>
      </w:r>
      <w:r w:rsidRPr="00AE3437">
        <w:rPr>
          <w:sz w:val="18"/>
        </w:rPr>
        <w:t>(Karin, population ethicist, “We Can't Tackle Overpopulation When The Time Comes - We Need To Talk About It Now,” HuffPost, Jan 24, https://www.huffingtonpost.co.uk/entry/lets-stop-thinking-we-can-tackle-it-when-the-time-comes-we-need-to-talk-about-overpopulation-now_uk_5a675db0e4b002283006fe0c?guccounter=1)</w:t>
      </w:r>
    </w:p>
    <w:p w14:paraId="30FABCE8" w14:textId="40A12C20" w:rsidR="00034EB9" w:rsidRPr="00AE3437" w:rsidRDefault="00034EB9" w:rsidP="00034EB9">
      <w:pPr>
        <w:rPr>
          <w:sz w:val="16"/>
        </w:rPr>
      </w:pPr>
      <w:r w:rsidRPr="00AE3437">
        <w:rPr>
          <w:sz w:val="16"/>
        </w:rPr>
        <w:t xml:space="preserve">Now, </w:t>
      </w:r>
      <w:r w:rsidRPr="00AE3437">
        <w:rPr>
          <w:u w:val="single"/>
        </w:rPr>
        <w:t>techno-optimists</w:t>
      </w:r>
      <w:r w:rsidRPr="00AE3437">
        <w:rPr>
          <w:sz w:val="16"/>
        </w:rPr>
        <w:t xml:space="preserve">, cornucopians and other growthists </w:t>
      </w:r>
      <w:r w:rsidRPr="00AE3437">
        <w:rPr>
          <w:u w:val="single"/>
        </w:rPr>
        <w:t>may protest that people are living better than ever today</w:t>
      </w:r>
      <w:r w:rsidRPr="00AE3437">
        <w:rPr>
          <w:sz w:val="16"/>
        </w:rPr>
        <w:t xml:space="preserve">. This much is true. There have been many famines, and the number of people going hungry has not changed very much – still hovering at near one billion. But billions of extra people have been added to our numbers and are getting enough to eat. Hundreds of millions are enjoying more comfortable lives than they used to, and technology truly has improved people’s lives in a multitude of ways. </w:t>
      </w:r>
    </w:p>
    <w:p w14:paraId="617304D4" w14:textId="02269076" w:rsidR="00034EB9" w:rsidRPr="00AE3437" w:rsidRDefault="00034EB9" w:rsidP="00034EB9">
      <w:pPr>
        <w:rPr>
          <w:sz w:val="16"/>
        </w:rPr>
      </w:pPr>
      <w:r w:rsidRPr="00AE3437">
        <w:rPr>
          <w:sz w:val="16"/>
        </w:rPr>
        <w:t xml:space="preserve">What is the problem, then? Well, </w:t>
      </w:r>
      <w:r w:rsidRPr="00AE3437">
        <w:rPr>
          <w:u w:val="single"/>
        </w:rPr>
        <w:t>say I had only a £1,000 to last me one month, and I chose to blow it all over a weekend. It might be strictly accurate to describe me as financially comfortable</w:t>
      </w:r>
      <w:r w:rsidRPr="00AE3437">
        <w:rPr>
          <w:sz w:val="16"/>
        </w:rPr>
        <w:t xml:space="preserve">, or flush with cash, </w:t>
      </w:r>
      <w:r w:rsidRPr="00AE3437">
        <w:rPr>
          <w:u w:val="single"/>
        </w:rPr>
        <w:t>during those two days</w:t>
      </w:r>
      <w:r w:rsidRPr="00AE3437">
        <w:rPr>
          <w:sz w:val="16"/>
        </w:rPr>
        <w:t xml:space="preserve"> of reckless overspending. </w:t>
      </w:r>
      <w:r w:rsidRPr="00AE3437">
        <w:rPr>
          <w:u w:val="single"/>
        </w:rPr>
        <w:t xml:space="preserve">And yet, it would be deeply misleading. </w:t>
      </w:r>
      <w:r w:rsidRPr="00B92A98">
        <w:rPr>
          <w:highlight w:val="green"/>
          <w:u w:val="single"/>
        </w:rPr>
        <w:t>When thinking about overpopulation, the question is not whether we are living well, but whether we are living within our means, now and in the foreseeable future</w:t>
      </w:r>
      <w:r w:rsidRPr="00B92A98">
        <w:rPr>
          <w:sz w:val="16"/>
          <w:highlight w:val="green"/>
        </w:rPr>
        <w:t>.</w:t>
      </w:r>
      <w:r w:rsidRPr="00AE3437">
        <w:rPr>
          <w:sz w:val="16"/>
        </w:rPr>
        <w:t xml:space="preserve"> </w:t>
      </w:r>
    </w:p>
    <w:p w14:paraId="081B338E" w14:textId="1C80A143" w:rsidR="00034EB9" w:rsidRPr="00AE3437" w:rsidRDefault="00034EB9" w:rsidP="00034EB9">
      <w:pPr>
        <w:rPr>
          <w:sz w:val="16"/>
        </w:rPr>
      </w:pPr>
      <w:r w:rsidRPr="00AE3437">
        <w:rPr>
          <w:u w:val="single"/>
        </w:rPr>
        <w:t xml:space="preserve">Like all animals, </w:t>
      </w:r>
      <w:r w:rsidRPr="00B92A98">
        <w:rPr>
          <w:highlight w:val="green"/>
          <w:u w:val="single"/>
        </w:rPr>
        <w:t>we ultimately depend on natural resources</w:t>
      </w:r>
      <w:r w:rsidRPr="00AE3437">
        <w:rPr>
          <w:u w:val="single"/>
        </w:rPr>
        <w:t>. There is only so much arable land around the world, and only so much edible matter that plants can produce even with the best conditions. We have been using a suite of very useful technological hacks</w:t>
      </w:r>
      <w:r w:rsidRPr="00AE3437">
        <w:rPr>
          <w:sz w:val="16"/>
        </w:rPr>
        <w:t xml:space="preserve"> - fertilisers, high-yield crop strains, pesticides, and irrigation - to extract far more food than can be produced with natural sources of plant nutrition. </w:t>
      </w:r>
      <w:r w:rsidRPr="00B92A98">
        <w:rPr>
          <w:highlight w:val="green"/>
          <w:u w:val="single"/>
        </w:rPr>
        <w:t>Even then, there are limits, and those limits are shrinking</w:t>
      </w:r>
      <w:r w:rsidRPr="00AE3437">
        <w:rPr>
          <w:sz w:val="16"/>
        </w:rPr>
        <w:t xml:space="preserve">, not rising. </w:t>
      </w:r>
      <w:r w:rsidRPr="00B92A98">
        <w:rPr>
          <w:highlight w:val="green"/>
          <w:u w:val="single"/>
        </w:rPr>
        <w:t>The same intensive farming that has allowed our enormous population to fill their bellies is damaging our ability to grow food, by degrading and depleting already scarce soil and water resources and by contributing about 25% of total greenhouse gas emissions</w:t>
      </w:r>
      <w:r w:rsidRPr="00AE3437">
        <w:rPr>
          <w:u w:val="single"/>
        </w:rPr>
        <w:t>.</w:t>
      </w:r>
      <w:r w:rsidRPr="00AE3437">
        <w:rPr>
          <w:sz w:val="16"/>
        </w:rPr>
        <w:t xml:space="preserve"> The FAO estimates that soil erosion alone is knocking off 0.3% of annual crop yield each year; at this rate, we will have lost 10% of soil productivity by 2050. Global warming is expected to knock off an additional 10% during that time. A 20% drop in productivity may sound manageable, but let us not forget: by then, we will have two billion more mouths to feed, equivalent to the entire global population when David Attenborough was an infant.</w:t>
      </w:r>
    </w:p>
    <w:p w14:paraId="1BD2D0C9" w14:textId="3395EFB4" w:rsidR="00034EB9" w:rsidRPr="00AE3437" w:rsidRDefault="00034EB9" w:rsidP="00034EB9">
      <w:pPr>
        <w:rPr>
          <w:sz w:val="16"/>
        </w:rPr>
      </w:pPr>
      <w:r w:rsidRPr="00AE3437">
        <w:rPr>
          <w:u w:val="single"/>
        </w:rPr>
        <w:t>Looking further ahead</w:t>
      </w:r>
      <w:r w:rsidRPr="00AE3437">
        <w:rPr>
          <w:sz w:val="16"/>
        </w:rPr>
        <w:t xml:space="preserve"> to the end of the century, and on current trends, </w:t>
      </w:r>
      <w:r w:rsidRPr="00AE3437">
        <w:rPr>
          <w:u w:val="single"/>
        </w:rPr>
        <w:t>the yield of</w:t>
      </w:r>
      <w:r w:rsidRPr="00AE3437">
        <w:rPr>
          <w:sz w:val="16"/>
        </w:rPr>
        <w:t xml:space="preserve"> such </w:t>
      </w:r>
      <w:r w:rsidRPr="00AE3437">
        <w:rPr>
          <w:u w:val="single"/>
        </w:rPr>
        <w:t>staple crops</w:t>
      </w:r>
      <w:r w:rsidRPr="00AE3437">
        <w:rPr>
          <w:sz w:val="16"/>
        </w:rPr>
        <w:t xml:space="preserve"> such as wheat, rice, and maize </w:t>
      </w:r>
      <w:r w:rsidRPr="00AE3437">
        <w:rPr>
          <w:u w:val="single"/>
        </w:rPr>
        <w:t>could be halved. This would have catastrophic consequences for a human population that will likely be 50% larger by then. Of course, we cannot rule out that advances in</w:t>
      </w:r>
      <w:r w:rsidRPr="00AE3437">
        <w:rPr>
          <w:sz w:val="16"/>
        </w:rPr>
        <w:t xml:space="preserve"> (for example) </w:t>
      </w:r>
      <w:r w:rsidRPr="00AE3437">
        <w:rPr>
          <w:u w:val="single"/>
        </w:rPr>
        <w:t xml:space="preserve">genetic engineering could lead to crops that are better able to withstand a warmer, more erratic climate system. But realistically, </w:t>
      </w:r>
      <w:r w:rsidRPr="00B92A98">
        <w:rPr>
          <w:highlight w:val="green"/>
          <w:u w:val="single"/>
        </w:rPr>
        <w:t>technology cannot give us crops that will survive extended droughts, flooding, or being uprooted by tropical storms</w:t>
      </w:r>
      <w:r w:rsidRPr="00AE3437">
        <w:rPr>
          <w:u w:val="single"/>
        </w:rPr>
        <w:t xml:space="preserve">. This is all grim enough, but there is more. On current trends, </w:t>
      </w:r>
      <w:r w:rsidRPr="00B92A98">
        <w:rPr>
          <w:highlight w:val="green"/>
          <w:u w:val="single"/>
        </w:rPr>
        <w:t>vast tracts of the planet are set to become uninhabitable</w:t>
      </w:r>
      <w:r w:rsidRPr="00AE3437">
        <w:rPr>
          <w:sz w:val="16"/>
        </w:rPr>
        <w:t xml:space="preserve">, either too hot for humans (and most animals) to withstand, or else swallowed by rising sea levels, </w:t>
      </w:r>
      <w:r w:rsidRPr="00AE3437">
        <w:rPr>
          <w:u w:val="single"/>
        </w:rPr>
        <w:t xml:space="preserve">causing mass displacement and human misery on a scale that is difficult to contemplate. </w:t>
      </w:r>
      <w:r w:rsidR="00B92A98">
        <w:rPr>
          <w:u w:val="single"/>
        </w:rPr>
        <w:t>x</w:t>
      </w:r>
      <w:r w:rsidRPr="00AE3437">
        <w:rPr>
          <w:sz w:val="16"/>
        </w:rPr>
        <w:t>. On current life expectancy trends, we can reasonably expect that many people who are children or teens now will still be alive in 2100, elderly denizens of a chaotic, hungry world of more than 11 billion people.</w:t>
      </w:r>
    </w:p>
    <w:p w14:paraId="770953B8" w14:textId="011E6C51" w:rsidR="00034EB9" w:rsidRPr="00AE3437" w:rsidRDefault="00034EB9" w:rsidP="00B55AD5"/>
    <w:p w14:paraId="58588717" w14:textId="79852EB1" w:rsidR="00034EB9" w:rsidRPr="00AE3437" w:rsidRDefault="00034EB9" w:rsidP="00034EB9">
      <w:pPr>
        <w:pStyle w:val="Heading3"/>
      </w:pPr>
      <w:r w:rsidRPr="00AE3437">
        <w:t>A2: We’ll Adapt</w:t>
      </w:r>
    </w:p>
    <w:p w14:paraId="0653D2ED" w14:textId="055D359D" w:rsidR="00034EB9" w:rsidRPr="00AE3437" w:rsidRDefault="00034EB9" w:rsidP="00B55AD5"/>
    <w:p w14:paraId="63DE7E82" w14:textId="2E1750AB" w:rsidR="00034EB9" w:rsidRPr="00AE3437" w:rsidRDefault="00034EB9" w:rsidP="00034EB9">
      <w:pPr>
        <w:pStyle w:val="Heading4"/>
      </w:pPr>
      <w:r w:rsidRPr="00AE3437">
        <w:t>Even if we adapt to support human population growth it will still destroy the environment</w:t>
      </w:r>
    </w:p>
    <w:p w14:paraId="4F7E6DC9" w14:textId="655FF3D1" w:rsidR="00034EB9" w:rsidRPr="00AE3437" w:rsidRDefault="00034EB9" w:rsidP="00B55AD5">
      <w:pPr>
        <w:rPr>
          <w:sz w:val="18"/>
        </w:rPr>
      </w:pPr>
      <w:r w:rsidRPr="00AE3437">
        <w:rPr>
          <w:rStyle w:val="Style13ptBold"/>
        </w:rPr>
        <w:t xml:space="preserve">WALSH 2011 </w:t>
      </w:r>
      <w:r w:rsidRPr="00AE3437">
        <w:rPr>
          <w:sz w:val="18"/>
        </w:rPr>
        <w:t>(Bryan, TIME magazine, “Why the Real Victim of Overpopulation Will Be the Environment,” Oct 26, http://content.time.com/time/specials/packages/article/0,28804,2097720_2097782_2097814,00.html)</w:t>
      </w:r>
    </w:p>
    <w:p w14:paraId="2E46241A" w14:textId="05868E5D" w:rsidR="001B09AD" w:rsidRPr="00FB1C3F" w:rsidRDefault="00034EB9" w:rsidP="00B55AD5">
      <w:pPr>
        <w:rPr>
          <w:sz w:val="16"/>
        </w:rPr>
      </w:pPr>
      <w:r w:rsidRPr="009A13A7">
        <w:rPr>
          <w:highlight w:val="green"/>
          <w:u w:val="single"/>
        </w:rPr>
        <w:t>A billion people</w:t>
      </w:r>
      <w:r w:rsidRPr="00AE3437">
        <w:rPr>
          <w:sz w:val="16"/>
        </w:rPr>
        <w:t xml:space="preserve"> — that's 1 in 7 — </w:t>
      </w:r>
      <w:r w:rsidRPr="009A13A7">
        <w:rPr>
          <w:highlight w:val="green"/>
          <w:u w:val="single"/>
        </w:rPr>
        <w:t>go hungry</w:t>
      </w:r>
      <w:r w:rsidRPr="00AE3437">
        <w:rPr>
          <w:u w:val="single"/>
        </w:rPr>
        <w:t xml:space="preserve"> around the world today, but that's </w:t>
      </w:r>
      <w:r w:rsidRPr="009A13A7">
        <w:rPr>
          <w:highlight w:val="green"/>
          <w:u w:val="single"/>
        </w:rPr>
        <w:t>not because the planet is incapable of producing enough food</w:t>
      </w:r>
      <w:r w:rsidRPr="00AE3437">
        <w:rPr>
          <w:sz w:val="16"/>
        </w:rPr>
        <w:t xml:space="preserve"> to feed them. After all, as much as half the food produced worldwide ends up wasted, either rotting in the fields, the markets or in our refrigerator. We could feed 7 billion, 8 billion, 9 billion and probably more — if we chose to do so.</w:t>
      </w:r>
      <w:r w:rsidR="00FB1C3F">
        <w:rPr>
          <w:sz w:val="16"/>
        </w:rPr>
        <w:t xml:space="preserve"> </w:t>
      </w:r>
      <w:r w:rsidRPr="00AE3437">
        <w:rPr>
          <w:sz w:val="14"/>
        </w:rPr>
        <w:t>(See "Population: The Numbers Game.")</w:t>
      </w:r>
      <w:r w:rsidR="00FB1C3F">
        <w:t xml:space="preserve"> </w:t>
      </w:r>
      <w:r w:rsidRPr="00AE3437">
        <w:rPr>
          <w:sz w:val="16"/>
        </w:rPr>
        <w:t>That's one of the reasons I'm relatively sanguine about the population issue. It's basically impossible to predict the future, and past performance is no guarantee of future results. But humanity has been pretty good so far at responding to the challenges this planet puts before us, and I see little reason to expect that will change. More people, after all, does mean more potential problem solvers, not just more mouths to feed.</w:t>
      </w:r>
      <w:r w:rsidR="00FB1C3F">
        <w:t xml:space="preserve"> </w:t>
      </w:r>
      <w:r w:rsidRPr="009A13A7">
        <w:rPr>
          <w:highlight w:val="green"/>
          <w:u w:val="single"/>
        </w:rPr>
        <w:t>But there's an undeniable cost to all these people and all this growth: the planet itself.</w:t>
      </w:r>
      <w:r w:rsidRPr="00AE3437">
        <w:rPr>
          <w:u w:val="single"/>
        </w:rPr>
        <w:t xml:space="preserve"> Even as human beings have grown in numbers and wealth</w:t>
      </w:r>
      <w:r w:rsidRPr="00AE3437">
        <w:rPr>
          <w:sz w:val="16"/>
        </w:rPr>
        <w:t xml:space="preserve">, becoming healthier and more robust, </w:t>
      </w:r>
      <w:r w:rsidRPr="009A13A7">
        <w:rPr>
          <w:highlight w:val="green"/>
          <w:u w:val="single"/>
        </w:rPr>
        <w:t>other species have suffered</w:t>
      </w:r>
      <w:r w:rsidRPr="00AE3437">
        <w:rPr>
          <w:sz w:val="16"/>
        </w:rPr>
        <w:t xml:space="preserve">. A study last year in Science found that on average, </w:t>
      </w:r>
      <w:r w:rsidRPr="00AE3437">
        <w:rPr>
          <w:u w:val="single"/>
        </w:rPr>
        <w:t>52 species</w:t>
      </w:r>
      <w:r w:rsidRPr="00AE3437">
        <w:rPr>
          <w:sz w:val="16"/>
        </w:rPr>
        <w:t xml:space="preserve"> of mammals, birds and amphibians </w:t>
      </w:r>
      <w:r w:rsidRPr="00AE3437">
        <w:rPr>
          <w:u w:val="single"/>
        </w:rPr>
        <w:t>move</w:t>
      </w:r>
      <w:r w:rsidRPr="00AE3437">
        <w:rPr>
          <w:sz w:val="16"/>
        </w:rPr>
        <w:t xml:space="preserve"> one category </w:t>
      </w:r>
      <w:r w:rsidRPr="00AE3437">
        <w:rPr>
          <w:u w:val="single"/>
        </w:rPr>
        <w:t>closer to extinction every year</w:t>
      </w:r>
      <w:r w:rsidRPr="00AE3437">
        <w:rPr>
          <w:sz w:val="16"/>
        </w:rPr>
        <w:t>. Almost one-fifth of existing vertebrates species are threatened, including some 41% of amphibians. Another recent Science study found that humans are destroying apex predators like tigers, wolves or sharks, which then has a major knock-on effect down the food chain.</w:t>
      </w:r>
      <w:r w:rsidR="00FB1C3F">
        <w:rPr>
          <w:sz w:val="16"/>
        </w:rPr>
        <w:t xml:space="preserve"> </w:t>
      </w:r>
      <w:r w:rsidRPr="00AE3437">
        <w:rPr>
          <w:sz w:val="12"/>
        </w:rPr>
        <w:t>(See photos of World AIDS Day 2010.)</w:t>
      </w:r>
      <w:r w:rsidR="00FB1C3F">
        <w:t xml:space="preserve"> </w:t>
      </w:r>
      <w:r w:rsidRPr="009A13A7">
        <w:rPr>
          <w:highlight w:val="green"/>
          <w:u w:val="single"/>
        </w:rPr>
        <w:t>And as our numbers increase, other species decrease</w:t>
      </w:r>
      <w:r w:rsidRPr="00AE3437">
        <w:rPr>
          <w:sz w:val="16"/>
        </w:rPr>
        <w:t xml:space="preserve">. A Nature study found that </w:t>
      </w:r>
      <w:r w:rsidRPr="00AE3437">
        <w:rPr>
          <w:u w:val="single"/>
        </w:rPr>
        <w:t>we are already entering a period of historic extinctions</w:t>
      </w:r>
      <w:r w:rsidRPr="00AE3437">
        <w:rPr>
          <w:sz w:val="16"/>
        </w:rPr>
        <w:t xml:space="preserve"> — perhaps the sixth great "extinction wave." It doesn't seem to matter that we keep putting more and more of the planet under protection for nature. </w:t>
      </w:r>
      <w:r w:rsidRPr="009A13A7">
        <w:rPr>
          <w:highlight w:val="green"/>
          <w:u w:val="single"/>
        </w:rPr>
        <w:t>Our sheer numbers — and our material needs, our carbon emissions, our waste — leave less and less room for other species</w:t>
      </w:r>
      <w:r w:rsidRPr="00AE3437">
        <w:rPr>
          <w:sz w:val="16"/>
        </w:rPr>
        <w:t>, or at least, species that don't depend directly on us, like domestic animals and pests.</w:t>
      </w:r>
      <w:r w:rsidR="00FB1C3F">
        <w:rPr>
          <w:sz w:val="16"/>
        </w:rPr>
        <w:t xml:space="preserve"> </w:t>
      </w:r>
      <w:r w:rsidRPr="00AE3437">
        <w:rPr>
          <w:u w:val="single"/>
        </w:rPr>
        <w:t>We may be headed toward a planet that supports 7 billion, 8 billion, 9 billion people — but not much else</w:t>
      </w:r>
      <w:r w:rsidRPr="00AE3437">
        <w:rPr>
          <w:sz w:val="16"/>
        </w:rPr>
        <w:t xml:space="preserve">. It's not exactly the overpopulated apocalypse that science fiction and some environmentalists would have us fear, but </w:t>
      </w:r>
      <w:r w:rsidRPr="001746F8">
        <w:rPr>
          <w:highlight w:val="green"/>
          <w:u w:val="single"/>
        </w:rPr>
        <w:t>it would still be an incalculably lessened world</w:t>
      </w:r>
      <w:r w:rsidRPr="001746F8">
        <w:rPr>
          <w:sz w:val="16"/>
          <w:highlight w:val="green"/>
        </w:rPr>
        <w:t>.</w:t>
      </w:r>
    </w:p>
    <w:p w14:paraId="072CBF19" w14:textId="5AD39278" w:rsidR="00683DA4" w:rsidRPr="00AE3437" w:rsidRDefault="00683DA4" w:rsidP="00841323">
      <w:pPr>
        <w:pStyle w:val="Heading3"/>
      </w:pPr>
      <w:r w:rsidRPr="00AE3437">
        <w:t>A2: Immigrants Consume Less</w:t>
      </w:r>
    </w:p>
    <w:p w14:paraId="0B8EB33F" w14:textId="0B531E91" w:rsidR="00683DA4" w:rsidRPr="00AE3437" w:rsidRDefault="00683DA4" w:rsidP="00683DA4">
      <w:pPr>
        <w:pStyle w:val="Heading4"/>
      </w:pPr>
      <w:r w:rsidRPr="00AE3437">
        <w:t>Doesn’t matter—total consumption still increases from immigration</w:t>
      </w:r>
    </w:p>
    <w:p w14:paraId="0EC8476B" w14:textId="611F44F7" w:rsidR="00683DA4" w:rsidRPr="00AE3437" w:rsidRDefault="00683DA4" w:rsidP="00B55AD5">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28961915" w14:textId="6569CF52" w:rsidR="00683DA4" w:rsidRPr="00AE3437" w:rsidRDefault="00683DA4" w:rsidP="00B55AD5">
      <w:pPr>
        <w:rPr>
          <w:sz w:val="16"/>
        </w:rPr>
      </w:pPr>
      <w:r w:rsidRPr="00AE3437">
        <w:rPr>
          <w:sz w:val="16"/>
        </w:rPr>
        <w:t xml:space="preserve">Lastly, </w:t>
      </w:r>
      <w:r w:rsidRPr="00AE3437">
        <w:rPr>
          <w:u w:val="single"/>
        </w:rPr>
        <w:t xml:space="preserve">some </w:t>
      </w:r>
      <w:r w:rsidRPr="007A1DB7">
        <w:rPr>
          <w:highlight w:val="green"/>
          <w:u w:val="single"/>
        </w:rPr>
        <w:t>studies have shown that immigrants exert marginally less pressure on the environment</w:t>
      </w:r>
      <w:r w:rsidRPr="00AE3437">
        <w:rPr>
          <w:sz w:val="16"/>
        </w:rPr>
        <w:t xml:space="preserve">, which is presumably enough reason to morally justify doubling the United States’ population. In the study, An Empirical Assessment of U.S. State-Level Immigration and Environmental Emissions, the author Jay Squalli writes “Although the empirical evidence does not necessarily imply that immigrants are good for the environment, it suggest that immigrants may exert less pressure on the environment than their American-born counterparts. This seems plausible for a group that reduces its domestic purchasing power annually by as much as $60 billion. The magnitude of these remittances is clearly contrary to the contention that immigrants adopt U.S. consumer patterns.” Although $60 billion may seem like a large number at first glance, its significance pales in comparison to the $1.2 trillion GDP created annually by immigrants. [11] The reduction of purchasing power of immigrants can be more accurately described as this: on average, for every $100 an immigrant earns he or she sends $5 in remittances to family members and others. </w:t>
      </w:r>
      <w:r w:rsidRPr="007A1DB7">
        <w:rPr>
          <w:highlight w:val="green"/>
          <w:u w:val="single"/>
        </w:rPr>
        <w:t xml:space="preserve">The notion that the marginal reduction in immigrants’ purchasing power voids the damages to the environment from excessive immigration is a weak argument, and </w:t>
      </w:r>
      <w:r w:rsidRPr="007A1DB7">
        <w:rPr>
          <w:rStyle w:val="Emphasis"/>
          <w:highlight w:val="green"/>
        </w:rPr>
        <w:t>misleads readers from the actual effects of immigration to the environment</w:t>
      </w:r>
      <w:r w:rsidRPr="00AE3437">
        <w:rPr>
          <w:sz w:val="16"/>
        </w:rPr>
        <w:t xml:space="preserve">. As noted earlier, </w:t>
      </w:r>
      <w:r w:rsidRPr="00AE3437">
        <w:rPr>
          <w:u w:val="single"/>
        </w:rPr>
        <w:t xml:space="preserve">human activity has already committed the Earth to certain climate change within the next 20 years, and any increases in overall consumption will only accelerate this damage. </w:t>
      </w:r>
      <w:r w:rsidRPr="007A1DB7">
        <w:rPr>
          <w:highlight w:val="green"/>
          <w:u w:val="single"/>
        </w:rPr>
        <w:t>While immigrants consume slightly less than Americans do, there is no reason to think immigrants will not assimilate economically</w:t>
      </w:r>
      <w:r w:rsidRPr="00AE3437">
        <w:rPr>
          <w:u w:val="single"/>
        </w:rPr>
        <w:t>. “The descendants of last century’s</w:t>
      </w:r>
      <w:r w:rsidRPr="00AE3437">
        <w:rPr>
          <w:sz w:val="16"/>
        </w:rPr>
        <w:t xml:space="preserve"> Jewish and Italian </w:t>
      </w:r>
      <w:r w:rsidRPr="00AE3437">
        <w:rPr>
          <w:u w:val="single"/>
        </w:rPr>
        <w:t>immigrants do not seem to consume less</w:t>
      </w:r>
      <w:r w:rsidRPr="00AE3437">
        <w:rPr>
          <w:sz w:val="16"/>
        </w:rPr>
        <w:t xml:space="preserve"> than the average American today,” writes Steven Camarota in his article for the Center of Immigration Studies, The Environmental Argument for Reducing Immigration to the United States. Unless every single new immigrant only consumes enough to barely to meet most basic necessities, </w:t>
      </w:r>
      <w:r w:rsidRPr="00871460">
        <w:rPr>
          <w:u w:val="single"/>
        </w:rPr>
        <w:t>immigration will undoubtedly have a significant impact on the United States’ and the world’s environment</w:t>
      </w:r>
      <w:r w:rsidRPr="00871460">
        <w:rPr>
          <w:sz w:val="16"/>
        </w:rPr>
        <w:t>.</w:t>
      </w:r>
    </w:p>
    <w:p w14:paraId="1961E55F" w14:textId="4F18F651" w:rsidR="003124E2" w:rsidRPr="00AE3437" w:rsidRDefault="003124E2" w:rsidP="00B55AD5"/>
    <w:p w14:paraId="1E758862" w14:textId="5A44A369" w:rsidR="00505E98" w:rsidRPr="00AE3437" w:rsidRDefault="009477F9" w:rsidP="009477F9">
      <w:pPr>
        <w:pStyle w:val="Heading3"/>
      </w:pPr>
      <w:r w:rsidRPr="00AE3437">
        <w:t>A2: Consumption Key</w:t>
      </w:r>
      <w:r w:rsidR="00456E97">
        <w:t xml:space="preserve"> (Also AT: Tech)</w:t>
      </w:r>
    </w:p>
    <w:p w14:paraId="2BC0F964" w14:textId="252C34B1" w:rsidR="009477F9" w:rsidRPr="00AE3437" w:rsidRDefault="009477F9" w:rsidP="00B55AD5"/>
    <w:p w14:paraId="2BEE2918" w14:textId="3C8B6010" w:rsidR="009477F9" w:rsidRPr="00AE3437" w:rsidRDefault="009477F9" w:rsidP="009477F9">
      <w:pPr>
        <w:pStyle w:val="Heading4"/>
      </w:pPr>
      <w:r w:rsidRPr="00AE3437">
        <w:t>Limiting consumption does nothing—population growth will overwhelm all other efforts</w:t>
      </w:r>
    </w:p>
    <w:p w14:paraId="49F12247" w14:textId="3BAE5738" w:rsidR="009477F9" w:rsidRPr="00AE3437" w:rsidRDefault="009477F9" w:rsidP="00B55AD5">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6030A477" w14:textId="261467F1" w:rsidR="009477F9" w:rsidRPr="00AE3437" w:rsidRDefault="009477F9" w:rsidP="009477F9">
      <w:pPr>
        <w:rPr>
          <w:sz w:val="16"/>
        </w:rPr>
      </w:pPr>
      <w:r w:rsidRPr="00F01FD3">
        <w:rPr>
          <w:u w:val="single"/>
        </w:rPr>
        <w:t>To address the degradation of our environment,</w:t>
      </w:r>
      <w:r w:rsidRPr="00AE3437">
        <w:rPr>
          <w:u w:val="single"/>
        </w:rPr>
        <w:t xml:space="preserve"> some environmentalists</w:t>
      </w:r>
      <w:r w:rsidRPr="00AE3437">
        <w:rPr>
          <w:sz w:val="16"/>
        </w:rPr>
        <w:t xml:space="preserve"> look at the copious amount of carbon emissions being produced here in the U.S. and </w:t>
      </w:r>
      <w:r w:rsidRPr="00AE3437">
        <w:rPr>
          <w:u w:val="single"/>
        </w:rPr>
        <w:t>decide that Americans should focus on reducing our consumption</w:t>
      </w:r>
      <w:r w:rsidRPr="00AE3437">
        <w:rPr>
          <w:sz w:val="16"/>
        </w:rPr>
        <w:t xml:space="preserve"> in order to abate pollution. It is laudable to condemn the egregious pollution of the power sector and the gas-guzzling culture of our nation, and I agree wholeheartedly that efforts are needed to curb consumption levels. </w:t>
      </w:r>
      <w:r w:rsidRPr="00AE3437">
        <w:rPr>
          <w:u w:val="single"/>
        </w:rPr>
        <w:t>However</w:t>
      </w:r>
      <w:r w:rsidRPr="00AE3437">
        <w:rPr>
          <w:sz w:val="16"/>
        </w:rPr>
        <w:t xml:space="preserve">, while </w:t>
      </w:r>
      <w:r w:rsidRPr="00456E97">
        <w:rPr>
          <w:highlight w:val="green"/>
          <w:u w:val="single"/>
        </w:rPr>
        <w:t>this approach</w:t>
      </w:r>
      <w:r w:rsidRPr="00AE3437">
        <w:rPr>
          <w:sz w:val="16"/>
        </w:rPr>
        <w:t xml:space="preserve"> may seem practical and effective to those environmentally conscious, it </w:t>
      </w:r>
      <w:r w:rsidRPr="00456E97">
        <w:rPr>
          <w:highlight w:val="green"/>
          <w:u w:val="single"/>
        </w:rPr>
        <w:t>places too much emphasis on consumption and in doing so underestimates other factors that have a much greater impact on the environment, such as population size</w:t>
      </w:r>
      <w:r w:rsidRPr="00AE3437">
        <w:rPr>
          <w:sz w:val="16"/>
        </w:rPr>
        <w:t>.</w:t>
      </w:r>
      <w:r w:rsidR="00243AE2">
        <w:rPr>
          <w:sz w:val="16"/>
        </w:rPr>
        <w:t xml:space="preserve"> </w:t>
      </w:r>
      <w:r w:rsidRPr="00AE3437">
        <w:rPr>
          <w:sz w:val="14"/>
        </w:rPr>
        <w:t>In order to measure the impact of humanity on the environment as well as the demands humans place on available resources, ecologists prefer to use what is the called the IPAT equation. Developed in the 1970s by John Holdren, the senior advisor to President Barack Obama on science and technology issues, the IPAT formula (I = P x A x T) measures three human variables that have the largest impact on the environment. “I” is the total impact humans have on the environment, and is a function of three factors: P = total population, A = affluence (i.e. consumption), and T = the technology used to facilitate consumption. All three factors have equal importance as they are interrelated, which is why population growth here in the U.S. deserves more consideration in the ongoing debate about the environment.</w:t>
      </w:r>
      <w:r w:rsidR="00243AE2">
        <w:t xml:space="preserve"> </w:t>
      </w:r>
      <w:r w:rsidRPr="00AE3437">
        <w:rPr>
          <w:sz w:val="16"/>
        </w:rPr>
        <w:t xml:space="preserve">Curbing consumption addresses only one of the many problems afflicting the environment. </w:t>
      </w:r>
      <w:r w:rsidRPr="00456E97">
        <w:rPr>
          <w:highlight w:val="green"/>
          <w:u w:val="single"/>
        </w:rPr>
        <w:t>Benefits to the environment resulting from a reduction in consumption will be offset entirely by a growing population</w:t>
      </w:r>
      <w:r w:rsidRPr="00AE3437">
        <w:rPr>
          <w:u w:val="single"/>
        </w:rPr>
        <w:t>. In the past few decades, the vast majority</w:t>
      </w:r>
      <w:r w:rsidRPr="00AE3437">
        <w:rPr>
          <w:sz w:val="16"/>
        </w:rPr>
        <w:t xml:space="preserve"> (nearly </w:t>
      </w:r>
      <w:r w:rsidRPr="00AE3437">
        <w:rPr>
          <w:u w:val="single"/>
        </w:rPr>
        <w:t>80 percent) of the increase in carbon and other greenhouse gas emissions was a direct result of U.S. population growth</w:t>
      </w:r>
      <w:r w:rsidRPr="00AE3437">
        <w:rPr>
          <w:sz w:val="16"/>
        </w:rPr>
        <w:t xml:space="preserve">. [1] </w:t>
      </w:r>
      <w:r w:rsidRPr="00AE3437">
        <w:rPr>
          <w:u w:val="single"/>
        </w:rPr>
        <w:t>The more people there are in this country, the more demand there is for cars, houses, food, and other carbon generators</w:t>
      </w:r>
      <w:r w:rsidRPr="00AE3437">
        <w:rPr>
          <w:sz w:val="16"/>
        </w:rPr>
        <w:t>. For example, between 1970 and 1990 there was a 25 percent increase in energy use in the U.S., despite per capita energy use remaining stagnant during that period. [2] Thus the significant increase in the consumption of energy can be attributed to population growth, as the U.S. population unsurprisingly continued to flourish throughout those years.</w:t>
      </w:r>
      <w:r w:rsidR="00243AE2">
        <w:rPr>
          <w:sz w:val="16"/>
        </w:rPr>
        <w:t xml:space="preserve"> </w:t>
      </w:r>
      <w:r w:rsidRPr="00AE3437">
        <w:rPr>
          <w:sz w:val="16"/>
        </w:rPr>
        <w:t xml:space="preserve">While </w:t>
      </w:r>
      <w:r w:rsidRPr="00456E97">
        <w:rPr>
          <w:highlight w:val="green"/>
          <w:u w:val="single"/>
        </w:rPr>
        <w:t>curbing</w:t>
      </w:r>
      <w:r w:rsidRPr="00AE3437">
        <w:rPr>
          <w:sz w:val="16"/>
        </w:rPr>
        <w:t xml:space="preserve"> per capita </w:t>
      </w:r>
      <w:r w:rsidRPr="00456E97">
        <w:rPr>
          <w:highlight w:val="green"/>
          <w:u w:val="single"/>
        </w:rPr>
        <w:t>consumption</w:t>
      </w:r>
      <w:r w:rsidRPr="00AE3437">
        <w:rPr>
          <w:sz w:val="16"/>
        </w:rPr>
        <w:t xml:space="preserve"> is an important component of combatting environmental</w:t>
      </w:r>
      <w:r w:rsidR="00330132" w:rsidRPr="00AE3437">
        <w:rPr>
          <w:sz w:val="16"/>
        </w:rPr>
        <w:t xml:space="preserve"> </w:t>
      </w:r>
      <w:r w:rsidRPr="00AE3437">
        <w:rPr>
          <w:sz w:val="16"/>
        </w:rPr>
        <w:t xml:space="preserve">degradation, it </w:t>
      </w:r>
      <w:r w:rsidRPr="00456E97">
        <w:rPr>
          <w:highlight w:val="green"/>
          <w:u w:val="single"/>
        </w:rPr>
        <w:t>is</w:t>
      </w:r>
      <w:r w:rsidRPr="00AE3437">
        <w:rPr>
          <w:u w:val="single"/>
        </w:rPr>
        <w:t xml:space="preserve"> an </w:t>
      </w:r>
      <w:r w:rsidRPr="00456E97">
        <w:rPr>
          <w:highlight w:val="green"/>
          <w:u w:val="single"/>
        </w:rPr>
        <w:t>effective</w:t>
      </w:r>
      <w:r w:rsidRPr="00AE3437">
        <w:rPr>
          <w:u w:val="single"/>
        </w:rPr>
        <w:t xml:space="preserve"> approach </w:t>
      </w:r>
      <w:r w:rsidRPr="00456E97">
        <w:rPr>
          <w:highlight w:val="green"/>
          <w:u w:val="single"/>
        </w:rPr>
        <w:t>only when a population size is stable</w:t>
      </w:r>
      <w:r w:rsidRPr="00AE3437">
        <w:rPr>
          <w:u w:val="single"/>
        </w:rPr>
        <w:t xml:space="preserve">. </w:t>
      </w:r>
      <w:r w:rsidRPr="00456E97">
        <w:rPr>
          <w:highlight w:val="green"/>
          <w:u w:val="single"/>
        </w:rPr>
        <w:t>It won’t matter</w:t>
      </w:r>
      <w:r w:rsidR="00330132" w:rsidRPr="00456E97">
        <w:rPr>
          <w:highlight w:val="green"/>
          <w:u w:val="single"/>
        </w:rPr>
        <w:t xml:space="preserve"> </w:t>
      </w:r>
      <w:r w:rsidRPr="00456E97">
        <w:rPr>
          <w:highlight w:val="green"/>
          <w:u w:val="single"/>
        </w:rPr>
        <w:t>how prominent green technology becomes if this nation has twice as many people living in it</w:t>
      </w:r>
      <w:r w:rsidRPr="00AE3437">
        <w:rPr>
          <w:sz w:val="16"/>
        </w:rPr>
        <w:t xml:space="preserve">. In order for the U.S. to merely maintain its currently outrageous ecological footprint, every increase in population size would have to be met by an equal decrease in per capita consumption. </w:t>
      </w:r>
      <w:r w:rsidRPr="006C4CF7">
        <w:rPr>
          <w:highlight w:val="green"/>
          <w:u w:val="single"/>
        </w:rPr>
        <w:t>If the population size continues to grow, then per capita consumption will have to decrease indefinitely to prevent further environmental destruction</w:t>
      </w:r>
      <w:r w:rsidRPr="00AE3437">
        <w:rPr>
          <w:u w:val="single"/>
        </w:rPr>
        <w:t>. In a country that eats the most food, [3] wastes the most water, [4] and uses the most oil, [5] the chances of the U.S. drastically reducing its per capita consumption seems unlikely at best</w:t>
      </w:r>
      <w:r w:rsidRPr="00AE3437">
        <w:rPr>
          <w:sz w:val="16"/>
        </w:rPr>
        <w:t xml:space="preserve">. Stalling the increase of pollution is the best outcome that curbing per capita consumption can offer, and simply stalling will not cut it when it comes to environmental preservation. </w:t>
      </w:r>
      <w:r w:rsidRPr="00892292">
        <w:rPr>
          <w:highlight w:val="green"/>
          <w:u w:val="single"/>
        </w:rPr>
        <w:t>Overall consumption levels in the U.S. determine the country’s impact on the environment, not per capita consumption</w:t>
      </w:r>
      <w:r w:rsidRPr="00AE3437">
        <w:rPr>
          <w:sz w:val="16"/>
        </w:rPr>
        <w:t>.</w:t>
      </w:r>
    </w:p>
    <w:p w14:paraId="19197034" w14:textId="77777777" w:rsidR="00505E98" w:rsidRPr="00AE3437" w:rsidRDefault="00505E98" w:rsidP="00B55AD5"/>
    <w:p w14:paraId="1602BFEF" w14:textId="5E391270" w:rsidR="009477F9" w:rsidRPr="00AE3437" w:rsidRDefault="009477F9" w:rsidP="003124E2">
      <w:pPr>
        <w:pStyle w:val="Heading3"/>
      </w:pPr>
      <w:r w:rsidRPr="00AE3437">
        <w:t>A2: US</w:t>
      </w:r>
      <w:r w:rsidR="003124E2" w:rsidRPr="00AE3437">
        <w:t xml:space="preserve"> pop sustainable</w:t>
      </w:r>
    </w:p>
    <w:p w14:paraId="4E8539B7" w14:textId="6803F1F4" w:rsidR="003124E2" w:rsidRPr="00AE3437" w:rsidRDefault="003124E2" w:rsidP="00B55AD5"/>
    <w:p w14:paraId="7A65FAA0" w14:textId="0DC629FE" w:rsidR="003124E2" w:rsidRPr="00AE3437" w:rsidRDefault="003124E2" w:rsidP="003124E2">
      <w:pPr>
        <w:pStyle w:val="Heading4"/>
      </w:pPr>
      <w:r w:rsidRPr="00AE3437">
        <w:t>The US is already over its carrying capacity—more growth ruins the environment permanently</w:t>
      </w:r>
    </w:p>
    <w:p w14:paraId="06459F16" w14:textId="4AEFCFA9" w:rsidR="003124E2" w:rsidRPr="00AE3437" w:rsidRDefault="003124E2" w:rsidP="00B55AD5">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45E06FBA" w14:textId="6095DE43" w:rsidR="003124E2" w:rsidRPr="00AE3437" w:rsidRDefault="003124E2" w:rsidP="003124E2">
      <w:pPr>
        <w:rPr>
          <w:sz w:val="16"/>
        </w:rPr>
      </w:pPr>
      <w:r w:rsidRPr="00AE3437">
        <w:rPr>
          <w:sz w:val="16"/>
        </w:rPr>
        <w:t>Most people who were wise enough to pay attention in their high school biology class are familiar with the concept of carrying capacity. Put simply, the carrying capacity of a species is the population size of that sp</w:t>
      </w:r>
      <w:r w:rsidRPr="002F52CD">
        <w:rPr>
          <w:sz w:val="16"/>
        </w:rPr>
        <w:t xml:space="preserve">ecies the environment can sustain, given the proper habitat, access to water, food availability, and other elements required to sustain life. </w:t>
      </w:r>
      <w:r w:rsidRPr="002F52CD">
        <w:rPr>
          <w:u w:val="single"/>
        </w:rPr>
        <w:t>When a population booms and the carrying capacity of a species is exceeded, a regulating factor acts to return population size to the point of equilibrium, usually through widespread famine or shortages in water supply</w:t>
      </w:r>
      <w:r w:rsidRPr="00AE3437">
        <w:rPr>
          <w:u w:val="single"/>
        </w:rPr>
        <w:t xml:space="preserve">. </w:t>
      </w:r>
      <w:r w:rsidRPr="0014778C">
        <w:rPr>
          <w:highlight w:val="green"/>
          <w:u w:val="single"/>
        </w:rPr>
        <w:t>The ultimate outcome, of course, is widespread death</w:t>
      </w:r>
      <w:r w:rsidRPr="00AE3437">
        <w:rPr>
          <w:u w:val="single"/>
        </w:rPr>
        <w:t xml:space="preserve">. </w:t>
      </w:r>
      <w:r w:rsidRPr="0014778C">
        <w:rPr>
          <w:highlight w:val="green"/>
          <w:u w:val="single"/>
        </w:rPr>
        <w:t>The damage done to the environment when the carrying capacity is exceeded is so devastating that its impact is often irreversible</w:t>
      </w:r>
      <w:r w:rsidRPr="00AE3437">
        <w:rPr>
          <w:sz w:val="16"/>
        </w:rPr>
        <w:t xml:space="preserve">. As explained in the article, Why Excess Immigration Damages the Environment, “When the carrying capacity is exceeded, the environmental damage is usually so severe that </w:t>
      </w:r>
      <w:r w:rsidRPr="0014778C">
        <w:rPr>
          <w:highlight w:val="green"/>
          <w:u w:val="single"/>
        </w:rPr>
        <w:t>the population carrying capacity for future generations is greatly reduced</w:t>
      </w:r>
      <w:r w:rsidRPr="00AE3437">
        <w:rPr>
          <w:u w:val="single"/>
        </w:rPr>
        <w:t>.</w:t>
      </w:r>
      <w:r w:rsidRPr="00AE3437">
        <w:rPr>
          <w:sz w:val="16"/>
        </w:rPr>
        <w:t xml:space="preserve"> This chain of events is not just true of the Amazon Rain Forest or of Central America or of Bangladesh or of deforested Nepal. </w:t>
      </w:r>
      <w:r w:rsidRPr="0014778C">
        <w:rPr>
          <w:highlight w:val="green"/>
          <w:u w:val="single"/>
        </w:rPr>
        <w:t>It is</w:t>
      </w:r>
      <w:r w:rsidRPr="00AE3437">
        <w:rPr>
          <w:sz w:val="16"/>
        </w:rPr>
        <w:t xml:space="preserve"> also </w:t>
      </w:r>
      <w:r w:rsidRPr="0014778C">
        <w:rPr>
          <w:highlight w:val="green"/>
          <w:u w:val="single"/>
        </w:rPr>
        <w:t>especially true for</w:t>
      </w:r>
      <w:r w:rsidRPr="00AE3437">
        <w:rPr>
          <w:sz w:val="16"/>
        </w:rPr>
        <w:t xml:space="preserve"> many areas of the United States and for </w:t>
      </w:r>
      <w:r w:rsidRPr="0014778C">
        <w:rPr>
          <w:highlight w:val="green"/>
          <w:u w:val="single"/>
        </w:rPr>
        <w:t>the United States</w:t>
      </w:r>
      <w:r w:rsidRPr="00AE3437">
        <w:rPr>
          <w:sz w:val="16"/>
        </w:rPr>
        <w:t xml:space="preserve"> as a whole.” While widespread famine has yet to occur, </w:t>
      </w:r>
      <w:r w:rsidRPr="002F52CD">
        <w:rPr>
          <w:highlight w:val="green"/>
          <w:u w:val="single"/>
        </w:rPr>
        <w:t>there are growing trends in the U.S. which may indicate that the U.S. may have already exceeded its carrying capacity</w:t>
      </w:r>
      <w:r w:rsidRPr="002F52CD">
        <w:rPr>
          <w:sz w:val="16"/>
          <w:highlight w:val="green"/>
        </w:rPr>
        <w:t>.</w:t>
      </w:r>
    </w:p>
    <w:p w14:paraId="707CA394" w14:textId="77777777" w:rsidR="006B5122" w:rsidRPr="00AE3437" w:rsidRDefault="006B5122" w:rsidP="003124E2"/>
    <w:p w14:paraId="67D0A029" w14:textId="7146C08D" w:rsidR="009477F9" w:rsidRPr="00AE3437" w:rsidRDefault="009477F9" w:rsidP="00B55AD5"/>
    <w:p w14:paraId="3F1DC617" w14:textId="77777777" w:rsidR="0062508E" w:rsidRPr="00AE3437" w:rsidRDefault="0062508E" w:rsidP="0062508E">
      <w:pPr>
        <w:pStyle w:val="Heading3"/>
      </w:pPr>
      <w:r w:rsidRPr="00AE3437">
        <w:t>A2: Morality</w:t>
      </w:r>
    </w:p>
    <w:p w14:paraId="7445291C" w14:textId="18618AA8" w:rsidR="0062508E" w:rsidRPr="00AE3437" w:rsidRDefault="0062508E" w:rsidP="0062508E"/>
    <w:p w14:paraId="5186AC74" w14:textId="77777777" w:rsidR="007D159F" w:rsidRPr="00AE3437" w:rsidRDefault="007D159F" w:rsidP="007D159F">
      <w:pPr>
        <w:pStyle w:val="Heading4"/>
      </w:pPr>
      <w:r w:rsidRPr="00AE3437">
        <w:t>Any moral framework must begin by acknowledging the finitude of Earth’s resources—ethical obligations in the context of immigration are conditional on ecological factors which means their ethics are either impossible or a path to extinction</w:t>
      </w:r>
    </w:p>
    <w:p w14:paraId="3692B608" w14:textId="77777777" w:rsidR="007D159F" w:rsidRPr="00AE3437" w:rsidRDefault="007D159F" w:rsidP="007D159F">
      <w:r w:rsidRPr="00AE3437">
        <w:rPr>
          <w:rStyle w:val="Style13ptBold"/>
        </w:rPr>
        <w:t>ELLIOTT 1997</w:t>
      </w:r>
      <w:r w:rsidRPr="00AE3437">
        <w:t xml:space="preserve"> </w:t>
      </w:r>
      <w:r w:rsidRPr="00AE3437">
        <w:rPr>
          <w:sz w:val="18"/>
        </w:rPr>
        <w:t>(Herschel, Prof Emeritus of Philosophy at University of Florida, “A General Statement of the Tragedy of the Commons,” Feb 26, http://dieoff.org/page121.htm)</w:t>
      </w:r>
    </w:p>
    <w:p w14:paraId="355E2D38" w14:textId="77777777" w:rsidR="007D159F" w:rsidRPr="00AE3437" w:rsidRDefault="007D159F" w:rsidP="007D159F">
      <w:pPr>
        <w:rPr>
          <w:sz w:val="16"/>
        </w:rPr>
      </w:pPr>
      <w:r w:rsidRPr="00AE3437">
        <w:rPr>
          <w:sz w:val="16"/>
        </w:rPr>
        <w:t xml:space="preserve">Almost everyone recognizes that we must preserve our national heritage -- our parks and wildlife, our farms, our wetlands and forests. And </w:t>
      </w:r>
      <w:r w:rsidRPr="008F685D">
        <w:rPr>
          <w:highlight w:val="green"/>
          <w:u w:val="single"/>
        </w:rPr>
        <w:t>few dare to doubt that equal justice and universal human rights are essential axioms of morality</w:t>
      </w:r>
      <w:r w:rsidRPr="00AE3437">
        <w:rPr>
          <w:u w:val="single"/>
        </w:rPr>
        <w:t>. Simultaneously people accept the necessity of protecting the environment and they also assume the moral obligation that every human being has an equal right</w:t>
      </w:r>
      <w:r w:rsidRPr="00AE3437">
        <w:rPr>
          <w:sz w:val="16"/>
        </w:rPr>
        <w:t xml:space="preserve"> to health, education, and employment, </w:t>
      </w:r>
      <w:r w:rsidRPr="00AE3437">
        <w:rPr>
          <w:u w:val="single"/>
        </w:rPr>
        <w:t>regardless of where a person</w:t>
      </w:r>
      <w:r w:rsidRPr="00AE3437">
        <w:rPr>
          <w:sz w:val="16"/>
        </w:rPr>
        <w:t xml:space="preserve"> is born or from where that person is fleeing hardship or persecution. </w:t>
      </w:r>
      <w:r w:rsidRPr="00AE3437">
        <w:rPr>
          <w:u w:val="single"/>
        </w:rPr>
        <w:t>To satisfy these demands it becomes a moral necessity to create more jobs, to build more</w:t>
      </w:r>
      <w:r w:rsidRPr="00AE3437">
        <w:rPr>
          <w:sz w:val="16"/>
        </w:rPr>
        <w:t xml:space="preserve"> housing, to expand the </w:t>
      </w:r>
      <w:r w:rsidRPr="00AE3437">
        <w:rPr>
          <w:u w:val="single"/>
        </w:rPr>
        <w:t>infrastructure</w:t>
      </w:r>
      <w:r w:rsidRPr="00AE3437">
        <w:rPr>
          <w:sz w:val="16"/>
        </w:rPr>
        <w:t xml:space="preserve">, to </w:t>
      </w:r>
      <w:r w:rsidRPr="00AE3437">
        <w:rPr>
          <w:u w:val="single"/>
        </w:rPr>
        <w:t>produce more food</w:t>
      </w:r>
      <w:r w:rsidRPr="00AE3437">
        <w:rPr>
          <w:sz w:val="16"/>
        </w:rPr>
        <w:t xml:space="preserve"> and water, and to provide more sanitation, health care, and educational facilities. The only problem is that </w:t>
      </w:r>
      <w:r w:rsidRPr="00AE3437">
        <w:rPr>
          <w:u w:val="single"/>
        </w:rPr>
        <w:t>success in attaining these worthy goals is possible only in an infinite world where no conflict need ever arise between individual, societal, and environmental needs</w:t>
      </w:r>
      <w:r w:rsidRPr="00AE3437">
        <w:rPr>
          <w:sz w:val="16"/>
        </w:rPr>
        <w:t>.</w:t>
      </w:r>
    </w:p>
    <w:p w14:paraId="78F98ECA" w14:textId="77777777" w:rsidR="007D159F" w:rsidRPr="00AE3437" w:rsidRDefault="007D159F" w:rsidP="007D159F">
      <w:pPr>
        <w:rPr>
          <w:sz w:val="16"/>
        </w:rPr>
      </w:pPr>
      <w:r w:rsidRPr="00AE3437">
        <w:rPr>
          <w:sz w:val="16"/>
        </w:rPr>
        <w:t xml:space="preserve">Only stubborn and muddled thinkers, however, can make believe that the world is infinite. The delusion of its infinity blinds them to the fact that </w:t>
      </w:r>
      <w:r w:rsidRPr="0003131C">
        <w:rPr>
          <w:highlight w:val="green"/>
          <w:u w:val="single"/>
        </w:rPr>
        <w:t>all human activity must take place within the narrow range of resource use that the Earth can sustain</w:t>
      </w:r>
      <w:r w:rsidRPr="00AE3437">
        <w:rPr>
          <w:sz w:val="16"/>
        </w:rPr>
        <w:t>. The ethical implications of the Earth's finitude are made clear in one of the world's great essays.</w:t>
      </w:r>
    </w:p>
    <w:p w14:paraId="18E7C63C" w14:textId="77777777" w:rsidR="007D159F" w:rsidRPr="00AE3437" w:rsidRDefault="007D159F" w:rsidP="007D159F">
      <w:pPr>
        <w:rPr>
          <w:sz w:val="16"/>
        </w:rPr>
      </w:pPr>
      <w:r w:rsidRPr="00AE3437">
        <w:rPr>
          <w:sz w:val="16"/>
        </w:rPr>
        <w:t xml:space="preserve">The author conducts a simple-seeming thought experiment in which he proves that </w:t>
      </w:r>
      <w:r w:rsidRPr="0003131C">
        <w:rPr>
          <w:rStyle w:val="Emphasis"/>
          <w:highlight w:val="green"/>
        </w:rPr>
        <w:t>any ethics is mistaken if it allows a growing population steadily to increase its exploitation of the ecosystem which supports it</w:t>
      </w:r>
      <w:r w:rsidRPr="00AE3437">
        <w:rPr>
          <w:u w:val="single"/>
        </w:rPr>
        <w:t xml:space="preserve">. </w:t>
      </w:r>
      <w:r w:rsidRPr="0003131C">
        <w:rPr>
          <w:highlight w:val="green"/>
          <w:u w:val="single"/>
        </w:rPr>
        <w:t>Such an ethics is incoherent because it leads to the destruction of the biological resources on which survival depends</w:t>
      </w:r>
      <w:r w:rsidRPr="00AE3437">
        <w:rPr>
          <w:u w:val="single"/>
        </w:rPr>
        <w:t xml:space="preserve">; </w:t>
      </w:r>
      <w:r w:rsidRPr="0003131C">
        <w:rPr>
          <w:highlight w:val="green"/>
          <w:u w:val="single"/>
        </w:rPr>
        <w:t>it lets people act in ways that make all further ethical behavior impossible</w:t>
      </w:r>
      <w:r w:rsidRPr="00AE3437">
        <w:rPr>
          <w:sz w:val="16"/>
        </w:rPr>
        <w:t>. The essay in which this fundamental flaw in modern Western moral thinking is demonstrated is Garrett Hardin's "The Tragedy of the Commons" (1968).</w:t>
      </w:r>
    </w:p>
    <w:p w14:paraId="0EACA02D" w14:textId="77777777" w:rsidR="007D159F" w:rsidRPr="00AE3437" w:rsidRDefault="007D159F" w:rsidP="007D159F">
      <w:r w:rsidRPr="00AE3437">
        <w:rPr>
          <w:sz w:val="16"/>
        </w:rPr>
        <w:t>Activists in environmental causes as well as professionals in ethics have long applauded Hardin's essay. But then they go on to ignore its central thesis. They accept the environmental goals and then, acting as if the essay had never been written, recommend behavior which will cause the environmental commons to collapse. Consequently Hardin's refutation of traditional moral thinking still seems to be not understood. And the need remains to give the tragedy of the commons a more general statement -- one which can clarify its revolutionary character, one which can convince a wide public of the correctness of its method and principles.</w:t>
      </w:r>
    </w:p>
    <w:p w14:paraId="0F89908E" w14:textId="77777777" w:rsidR="007D159F" w:rsidRPr="00AE3437" w:rsidRDefault="007D159F" w:rsidP="007D159F">
      <w:r w:rsidRPr="00AE3437">
        <w:rPr>
          <w:sz w:val="16"/>
        </w:rPr>
        <w:t xml:space="preserve">Hardin himself fully understood the difficulty of his task. In the preface of Exploring New Ethics for Survival (1972), he wrote, </w:t>
      </w:r>
      <w:proofErr w:type="gramStart"/>
      <w:r w:rsidRPr="00AE3437">
        <w:rPr>
          <w:sz w:val="16"/>
        </w:rPr>
        <w:t>For</w:t>
      </w:r>
      <w:proofErr w:type="gramEnd"/>
      <w:r w:rsidRPr="00AE3437">
        <w:rPr>
          <w:sz w:val="16"/>
        </w:rPr>
        <w:t xml:space="preserve"> too long have we supposed that technology would solve the "population problem." It won't. I first became fully aware of this hard truth when I wrote my essay "The Tragedy of the commons," ... Never have I found anything so difficult to work into shape. I wrote at least seven significantly different versions before resting content with this one, </w:t>
      </w:r>
      <w:proofErr w:type="gramStart"/>
      <w:r w:rsidRPr="00AE3437">
        <w:rPr>
          <w:sz w:val="16"/>
        </w:rPr>
        <w:t>... .</w:t>
      </w:r>
      <w:proofErr w:type="gramEnd"/>
      <w:r w:rsidRPr="00AE3437">
        <w:rPr>
          <w:sz w:val="16"/>
        </w:rPr>
        <w:t xml:space="preserve"> It was obvious that the internal resistance to what I found myself saying was terrific. As a scientist I wanted to find a scientific solution; but reason inexorably led me to conclude that the population problem could not possibly be solved without repudiating certain ethical beliefs and altering some of the political and economic arrangements of contemporary society (Hardin, 1972, p. ix).</w:t>
      </w:r>
    </w:p>
    <w:p w14:paraId="2B7B3F86" w14:textId="77777777" w:rsidR="007D159F" w:rsidRPr="00AE3437" w:rsidRDefault="007D159F" w:rsidP="007D159F">
      <w:r w:rsidRPr="00AE3437">
        <w:rPr>
          <w:sz w:val="16"/>
        </w:rPr>
        <w:t>And a bit later on in the same preface, he adds, As I set about securing the logical bases of my argument I was led, ... to go farther and farther back both in time and in logic to make the structure of the argument clear. This book is the result (Hardin, 1972, p. x).</w:t>
      </w:r>
    </w:p>
    <w:p w14:paraId="3240CA67" w14:textId="77777777" w:rsidR="007D159F" w:rsidRPr="00AE3437" w:rsidRDefault="007D159F" w:rsidP="007D159F">
      <w:pPr>
        <w:rPr>
          <w:sz w:val="14"/>
        </w:rPr>
      </w:pPr>
      <w:r w:rsidRPr="00AE3437">
        <w:rPr>
          <w:sz w:val="14"/>
        </w:rPr>
        <w:t>I believe, however, that Hardin's essay not only requires the "repudiation" of certain ethical beliefs but it also requires the rejection of the whole paradigm on which the ethical and political thinking of the Western world is based. By showing that factual evidence can refute systems of ethical belief, the tragedy of the commons repudiates the a priori method which has long been used to justify ethical principles and obligations. By implication it repudiates the purely linguistic distinction between value and fact, that is, it denies that value claims and factual claims belong to such distinctly different domains that they cannot interact. It also denies that human rights are universal, and that specific moral laws and principles make unconditional demands on all mankind.</w:t>
      </w:r>
    </w:p>
    <w:p w14:paraId="711115D6" w14:textId="7AA19945" w:rsidR="007D159F" w:rsidRPr="00AE3437" w:rsidRDefault="007D159F" w:rsidP="007D159F">
      <w:r w:rsidRPr="00AE3437">
        <w:rPr>
          <w:sz w:val="16"/>
        </w:rPr>
        <w:t xml:space="preserve">Specifically, </w:t>
      </w:r>
      <w:r w:rsidRPr="0003131C">
        <w:rPr>
          <w:highlight w:val="green"/>
          <w:u w:val="single"/>
        </w:rPr>
        <w:t>the tragedy of the commons demonstrates that all behavior which is either morally permissible or morally required</w:t>
      </w:r>
      <w:r w:rsidRPr="00AE3437">
        <w:rPr>
          <w:u w:val="single"/>
        </w:rPr>
        <w:t xml:space="preserve"> </w:t>
      </w:r>
      <w:r w:rsidRPr="00AE3437">
        <w:rPr>
          <w:sz w:val="16"/>
        </w:rPr>
        <w:t>is system-sensitive whenever it involves the use of land or the transfer of matter or energy. That is, it</w:t>
      </w:r>
      <w:r w:rsidRPr="00AE3437">
        <w:rPr>
          <w:u w:val="single"/>
        </w:rPr>
        <w:t xml:space="preserve"> is conditional on the size of the human population and the availability of material resources</w:t>
      </w:r>
      <w:r w:rsidRPr="00AE3437">
        <w:rPr>
          <w:sz w:val="16"/>
        </w:rPr>
        <w:t>.</w:t>
      </w:r>
    </w:p>
    <w:p w14:paraId="36FE36BC" w14:textId="77777777" w:rsidR="007D159F" w:rsidRPr="00AE3437" w:rsidRDefault="007D159F" w:rsidP="0062508E"/>
    <w:p w14:paraId="1C46FF53" w14:textId="77777777" w:rsidR="0062508E" w:rsidRPr="00AE3437" w:rsidRDefault="0062508E" w:rsidP="0062508E">
      <w:pPr>
        <w:pStyle w:val="Heading4"/>
      </w:pPr>
      <w:r w:rsidRPr="00AE3437">
        <w:t>The moral objection to our DA is anthropocentric—human rights to immigration must be limited to protect nonhuman nature</w:t>
      </w:r>
    </w:p>
    <w:p w14:paraId="6ABDD935" w14:textId="77777777" w:rsidR="0062508E" w:rsidRPr="00AE3437" w:rsidRDefault="0062508E" w:rsidP="0062508E">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1042C017" w14:textId="488F6CF4" w:rsidR="0062508E" w:rsidRPr="00AE3437" w:rsidRDefault="0062508E" w:rsidP="0062508E">
      <w:pPr>
        <w:rPr>
          <w:sz w:val="16"/>
        </w:rPr>
      </w:pPr>
      <w:r w:rsidRPr="00AE3437">
        <w:rPr>
          <w:sz w:val="16"/>
        </w:rPr>
        <w:t xml:space="preserve">As we have seen, </w:t>
      </w:r>
      <w:r w:rsidRPr="00F57E24">
        <w:rPr>
          <w:highlight w:val="green"/>
          <w:u w:val="single"/>
        </w:rPr>
        <w:t>current levels of immigration</w:t>
      </w:r>
      <w:r w:rsidRPr="00AE3437">
        <w:rPr>
          <w:sz w:val="16"/>
        </w:rPr>
        <w:t xml:space="preserve"> into the United States </w:t>
      </w:r>
      <w:r w:rsidRPr="00AE3437">
        <w:rPr>
          <w:u w:val="single"/>
        </w:rPr>
        <w:t xml:space="preserve">are leading to a larger population, which </w:t>
      </w:r>
      <w:r w:rsidRPr="00F57E24">
        <w:rPr>
          <w:highlight w:val="green"/>
          <w:u w:val="single"/>
        </w:rPr>
        <w:t>make</w:t>
      </w:r>
      <w:r w:rsidRPr="00AE3437">
        <w:rPr>
          <w:u w:val="single"/>
        </w:rPr>
        <w:t xml:space="preserve">s </w:t>
      </w:r>
      <w:r w:rsidRPr="00F57E24">
        <w:rPr>
          <w:highlight w:val="green"/>
          <w:u w:val="single"/>
        </w:rPr>
        <w:t>it much harder to share the landscape generously with nonhuman beings</w:t>
      </w:r>
      <w:r w:rsidRPr="00AE3437">
        <w:rPr>
          <w:u w:val="single"/>
        </w:rPr>
        <w:t xml:space="preserve">. </w:t>
      </w:r>
      <w:r w:rsidRPr="006F7B8B">
        <w:rPr>
          <w:highlight w:val="green"/>
          <w:u w:val="single"/>
        </w:rPr>
        <w:t>Allowing a general right to immigrate into the United States would greatly accelerate this process</w:t>
      </w:r>
      <w:r w:rsidRPr="00AE3437">
        <w:rPr>
          <w:u w:val="single"/>
        </w:rPr>
        <w:t xml:space="preserve">. </w:t>
      </w:r>
      <w:r w:rsidRPr="006F7B8B">
        <w:rPr>
          <w:highlight w:val="green"/>
          <w:u w:val="single"/>
        </w:rPr>
        <w:t>With open borders the interests of nonhuman nature would be sacrificed completely to the interests of people</w:t>
      </w:r>
      <w:r w:rsidRPr="00AE3437">
        <w:rPr>
          <w:u w:val="single"/>
        </w:rPr>
        <w:t>. The economic interests of would-be immigrants would trump the very existence of many nonhuman organisms</w:t>
      </w:r>
      <w:r w:rsidRPr="00AE3437">
        <w:rPr>
          <w:sz w:val="16"/>
        </w:rPr>
        <w:t xml:space="preserve">, endangered </w:t>
      </w:r>
      <w:r w:rsidR="00CA0D8D" w:rsidRPr="00AE3437">
        <w:rPr>
          <w:sz w:val="16"/>
        </w:rPr>
        <w:t xml:space="preserve">species, and wild places in the United </w:t>
      </w:r>
      <w:r w:rsidRPr="00AE3437">
        <w:rPr>
          <w:sz w:val="16"/>
        </w:rPr>
        <w:t xml:space="preserve">States. Like many immigrants’ rights advocates, Kukathas can accept this trade-off; he may not even be aware of it. As the previous quotes illustrate, he sees nature essentially as “the earth’s resources.” The only question to ask about them is how people may divide them up fairly and efficiently. In seeking to make sense of Australian environmentalists’ arguments for limiting immigration, for example, </w:t>
      </w:r>
      <w:r w:rsidRPr="00AE3437">
        <w:rPr>
          <w:u w:val="single"/>
        </w:rPr>
        <w:t>Kukathas</w:t>
      </w:r>
      <w:r w:rsidRPr="00AE3437">
        <w:rPr>
          <w:sz w:val="16"/>
        </w:rPr>
        <w:t xml:space="preserve"> speaks about their worries that “parks and sewerage services” will be degraded, a revealingly soulless locution. 7 His approach </w:t>
      </w:r>
      <w:r w:rsidRPr="00AE3437">
        <w:rPr>
          <w:u w:val="single"/>
        </w:rPr>
        <w:t xml:space="preserve">sees no value to the Earth beyond what humans can take from it. But </w:t>
      </w:r>
      <w:r w:rsidRPr="00C857CF">
        <w:rPr>
          <w:highlight w:val="green"/>
          <w:u w:val="single"/>
        </w:rPr>
        <w:t>those of us who reject this anthropocentric perspective must consider the interests of the nonhuman beings</w:t>
      </w:r>
      <w:r w:rsidRPr="00AE3437">
        <w:rPr>
          <w:u w:val="single"/>
        </w:rPr>
        <w:t xml:space="preserve"> who would be displaced by an ever-increasing human presence</w:t>
      </w:r>
      <w:r w:rsidRPr="00AE3437">
        <w:rPr>
          <w:sz w:val="16"/>
        </w:rPr>
        <w:t xml:space="preserve">. I myself believe that </w:t>
      </w:r>
      <w:r w:rsidRPr="00AE3437">
        <w:rPr>
          <w:u w:val="single"/>
        </w:rPr>
        <w:t xml:space="preserve">the human appropriation of natural landscapes has progressed so far in the United States that any further appropriation is unjust toward other species; if anything, </w:t>
      </w:r>
      <w:r w:rsidRPr="00C857CF">
        <w:rPr>
          <w:highlight w:val="green"/>
          <w:u w:val="single"/>
        </w:rPr>
        <w:t>Americans should scale back our overall ecological footprint and leave more habitat and essential resources for other species</w:t>
      </w:r>
      <w:r w:rsidRPr="00AE3437">
        <w:rPr>
          <w:sz w:val="16"/>
        </w:rPr>
        <w:t xml:space="preserve">. 8 Some readers may find this position extreme. But if so, I ask: how many other species must we drive extinct, before you will agree that we have taken too much? There is room for disagreement here. However, it is important to realize that </w:t>
      </w:r>
      <w:r w:rsidRPr="00C857CF">
        <w:rPr>
          <w:highlight w:val="green"/>
          <w:u w:val="single"/>
        </w:rPr>
        <w:t>accepting a general right to immigrate leaves no room to take other species’</w:t>
      </w:r>
      <w:r w:rsidRPr="00AE3437">
        <w:rPr>
          <w:u w:val="single"/>
        </w:rPr>
        <w:t xml:space="preserve"> continued existences seriously, in the United States or elsewhere, since it ensures that the human appropriation of nature will continue to increase. </w:t>
      </w:r>
      <w:r w:rsidRPr="00C857CF">
        <w:rPr>
          <w:highlight w:val="green"/>
          <w:u w:val="single"/>
        </w:rPr>
        <w:t>The logical end point of this is a country filled to bursting with people and our economic life-support systems</w:t>
      </w:r>
      <w:r w:rsidRPr="00AE3437">
        <w:rPr>
          <w:u w:val="single"/>
        </w:rPr>
        <w:t xml:space="preserve"> (</w:t>
      </w:r>
      <w:r w:rsidRPr="00AE3437">
        <w:rPr>
          <w:sz w:val="16"/>
        </w:rPr>
        <w:t xml:space="preserve">farms, factories, roads, reservoirs, channelized “rivers” turned on and off like taps) </w:t>
      </w:r>
      <w:r w:rsidRPr="00AE3437">
        <w:rPr>
          <w:u w:val="single"/>
        </w:rPr>
        <w:t>and whatever other species can survive in our tamed and “working” landscapes</w:t>
      </w:r>
      <w:r w:rsidRPr="00AE3437">
        <w:rPr>
          <w:sz w:val="16"/>
        </w:rPr>
        <w:t xml:space="preserve"> (lots of squirrels and cockroaches, perhaps three or four warbler species rather than the dozens existing today, no wolves or bears, etc.). </w:t>
      </w:r>
      <w:r w:rsidRPr="00AE3437">
        <w:rPr>
          <w:u w:val="single"/>
        </w:rPr>
        <w:t>For this reason alone, this right should be rejected</w:t>
      </w:r>
      <w:r w:rsidRPr="00AE3437">
        <w:rPr>
          <w:sz w:val="16"/>
        </w:rPr>
        <w:t>.</w:t>
      </w:r>
    </w:p>
    <w:p w14:paraId="7C84F8C4" w14:textId="77777777" w:rsidR="0062508E" w:rsidRPr="00AE3437" w:rsidRDefault="0062508E" w:rsidP="0062508E"/>
    <w:p w14:paraId="23B09708" w14:textId="77777777" w:rsidR="0062508E" w:rsidRPr="00AE3437" w:rsidRDefault="0062508E" w:rsidP="0062508E">
      <w:pPr>
        <w:pStyle w:val="Heading4"/>
      </w:pPr>
      <w:r w:rsidRPr="00AE3437">
        <w:t>Overpopulation itself is immoral—their argument discounts the lives of people who are harmed by our impact</w:t>
      </w:r>
    </w:p>
    <w:p w14:paraId="489EE2A6" w14:textId="77777777" w:rsidR="0062508E" w:rsidRPr="00AE3437" w:rsidRDefault="0062508E" w:rsidP="0062508E">
      <w:pPr>
        <w:rPr>
          <w:sz w:val="18"/>
        </w:rPr>
      </w:pPr>
      <w:r w:rsidRPr="00AE3437">
        <w:rPr>
          <w:rStyle w:val="Style13ptBold"/>
        </w:rPr>
        <w:t xml:space="preserve">KUHLEMAN 2018 </w:t>
      </w:r>
      <w:r w:rsidRPr="00AE3437">
        <w:rPr>
          <w:sz w:val="18"/>
        </w:rPr>
        <w:t>(Karin, population ethicist, “We Can't Tackle Overpopulation When The Time Comes - We Need To Talk About It Now,” HuffPost, Jan 24, https://www.huffingtonpost.co.uk/entry/lets-stop-thinking-we-can-tackle-it-when-the-time-comes-we-need-to-talk-about-overpopulation-now_uk_5a675db0e4b002283006fe0c?guccounter=1)</w:t>
      </w:r>
    </w:p>
    <w:p w14:paraId="037D6447" w14:textId="04F9A0CB" w:rsidR="0062508E" w:rsidRPr="00AE3437" w:rsidRDefault="0062508E" w:rsidP="0062508E">
      <w:pPr>
        <w:rPr>
          <w:sz w:val="16"/>
        </w:rPr>
      </w:pPr>
      <w:r w:rsidRPr="00AE3437">
        <w:rPr>
          <w:sz w:val="16"/>
        </w:rPr>
        <w:t xml:space="preserve">Of course, </w:t>
      </w:r>
      <w:r w:rsidRPr="00AE3437">
        <w:rPr>
          <w:u w:val="single"/>
        </w:rPr>
        <w:t xml:space="preserve">it may be that things will turn out all right somehow. But this doesn’t mean that what we are collectively doing to ourselves and to future generations is in the least bit justifiable. </w:t>
      </w:r>
      <w:r w:rsidRPr="000D5352">
        <w:rPr>
          <w:highlight w:val="green"/>
          <w:u w:val="single"/>
        </w:rPr>
        <w:t>These are catastrophic risks we are talking about</w:t>
      </w:r>
      <w:r w:rsidRPr="00AE3437">
        <w:rPr>
          <w:sz w:val="16"/>
        </w:rPr>
        <w:t xml:space="preserve">, risks </w:t>
      </w:r>
      <w:r w:rsidRPr="000D5352">
        <w:rPr>
          <w:highlight w:val="green"/>
          <w:u w:val="single"/>
        </w:rPr>
        <w:t>which could be avoided</w:t>
      </w:r>
      <w:r w:rsidRPr="00AE3437">
        <w:rPr>
          <w:sz w:val="16"/>
        </w:rPr>
        <w:t xml:space="preserve">, not by complicated technology, but </w:t>
      </w:r>
      <w:r w:rsidRPr="00AE3437">
        <w:rPr>
          <w:u w:val="single"/>
        </w:rPr>
        <w:t>by embracing an ethos of reproductive restraint. Instead, we seem to be as committed as ever to a primitive, pro-natalist ideology that privileges prospective parents’ procreative freedom and the sheer expansion of our numbers over virtually any human interest or requirement of justice</w:t>
      </w:r>
      <w:r w:rsidRPr="00AE3437">
        <w:rPr>
          <w:sz w:val="16"/>
        </w:rPr>
        <w:t>.</w:t>
      </w:r>
    </w:p>
    <w:p w14:paraId="7C7CAC8A" w14:textId="77777777" w:rsidR="0062508E" w:rsidRPr="00AE3437" w:rsidRDefault="0062508E" w:rsidP="0062508E">
      <w:pPr>
        <w:rPr>
          <w:sz w:val="16"/>
        </w:rPr>
      </w:pPr>
      <w:r w:rsidRPr="00AE3437">
        <w:rPr>
          <w:u w:val="single"/>
        </w:rPr>
        <w:t xml:space="preserve">It doesn’t help that overpopulation intersects so neatly with our weaknesses. For all our braininess, </w:t>
      </w:r>
      <w:r w:rsidRPr="000D5352">
        <w:rPr>
          <w:highlight w:val="green"/>
          <w:u w:val="single"/>
        </w:rPr>
        <w:t>we humans are notoriously liable to systematic failures of rationality</w:t>
      </w:r>
      <w:r w:rsidRPr="00AE3437">
        <w:rPr>
          <w:u w:val="single"/>
        </w:rPr>
        <w:t xml:space="preserve">. </w:t>
      </w:r>
      <w:r w:rsidRPr="000D5352">
        <w:rPr>
          <w:highlight w:val="green"/>
          <w:u w:val="single"/>
        </w:rPr>
        <w:t>We struggle to think about the future</w:t>
      </w:r>
      <w:r w:rsidRPr="00AE3437">
        <w:rPr>
          <w:u w:val="single"/>
        </w:rPr>
        <w:t xml:space="preserve">, to weigh up probabilities, assess risk, estimate payoffs, and to respond appropriately. </w:t>
      </w:r>
      <w:r w:rsidRPr="000D5352">
        <w:rPr>
          <w:highlight w:val="green"/>
          <w:u w:val="single"/>
        </w:rPr>
        <w:t>These weaknesses extend to moral reasoning.</w:t>
      </w:r>
      <w:r w:rsidRPr="00AE3437">
        <w:rPr>
          <w:u w:val="single"/>
        </w:rPr>
        <w:t xml:space="preserve"> </w:t>
      </w:r>
      <w:r w:rsidRPr="000D5352">
        <w:rPr>
          <w:highlight w:val="green"/>
          <w:u w:val="single"/>
        </w:rPr>
        <w:t>We find it difficult to care about the wellbeing of people we cannot see or identify, such as those</w:t>
      </w:r>
      <w:r w:rsidRPr="00AE3437">
        <w:rPr>
          <w:sz w:val="16"/>
        </w:rPr>
        <w:t xml:space="preserve"> who live far away, or </w:t>
      </w:r>
      <w:r w:rsidRPr="000D5352">
        <w:rPr>
          <w:highlight w:val="green"/>
          <w:u w:val="single"/>
        </w:rPr>
        <w:t>not yet born.</w:t>
      </w:r>
      <w:r w:rsidRPr="00AE3437">
        <w:rPr>
          <w:u w:val="single"/>
        </w:rPr>
        <w:t xml:space="preserve"> To top it off, there is so much complexity and interconnectedness in our world that </w:t>
      </w:r>
      <w:r w:rsidRPr="000D5352">
        <w:rPr>
          <w:highlight w:val="green"/>
          <w:u w:val="single"/>
        </w:rPr>
        <w:t>most of us have lost sight of just how dependant we are on natural systems</w:t>
      </w:r>
      <w:r w:rsidRPr="00AE3437">
        <w:rPr>
          <w:sz w:val="16"/>
        </w:rPr>
        <w:t>. These factors combine to produce what the philosopher Günther Anders has termed “apocalyptic blindness”. We just cannot face the possibility of a bad ending to our story.</w:t>
      </w:r>
    </w:p>
    <w:p w14:paraId="55F4258A" w14:textId="7FEB4E57" w:rsidR="0062508E" w:rsidRPr="00AE3437" w:rsidRDefault="0062508E" w:rsidP="0062508E"/>
    <w:p w14:paraId="01296C1A" w14:textId="04B7703D" w:rsidR="007D159F" w:rsidRPr="00AE3437" w:rsidRDefault="007D159F" w:rsidP="007D159F">
      <w:pPr>
        <w:pStyle w:val="Heading4"/>
      </w:pPr>
      <w:r w:rsidRPr="00AE3437">
        <w:t>Any moral framework that doesn’t begin with the need to avoid overpopulation is wrong—altruism towards immigrants must be conditional on human survival which their ethics undermine</w:t>
      </w:r>
    </w:p>
    <w:p w14:paraId="0C59804C" w14:textId="5C99479E" w:rsidR="007D159F" w:rsidRPr="00AE3437" w:rsidRDefault="007D159F" w:rsidP="0062508E">
      <w:r w:rsidRPr="00AE3437">
        <w:rPr>
          <w:rStyle w:val="Style13ptBold"/>
        </w:rPr>
        <w:t>ELLIOTT 1997</w:t>
      </w:r>
      <w:r w:rsidRPr="00AE3437">
        <w:t xml:space="preserve"> </w:t>
      </w:r>
      <w:r w:rsidRPr="00AE3437">
        <w:rPr>
          <w:sz w:val="18"/>
        </w:rPr>
        <w:t>(Herschel, Prof Emeritus of Philosophy at University of Florida, “A General Statement of the Tragedy of the Commons,” Feb 26, http://dieoff.org/page121.htm)</w:t>
      </w:r>
    </w:p>
    <w:p w14:paraId="4BEBD992" w14:textId="36A24CB4" w:rsidR="007D159F" w:rsidRPr="00AE3437" w:rsidRDefault="007D159F" w:rsidP="007D159F">
      <w:pPr>
        <w:rPr>
          <w:sz w:val="16"/>
        </w:rPr>
      </w:pPr>
      <w:r w:rsidRPr="00AE3437">
        <w:rPr>
          <w:sz w:val="16"/>
        </w:rPr>
        <w:t xml:space="preserve">Now, for the first time in the world's history, </w:t>
      </w:r>
      <w:r w:rsidRPr="005A5772">
        <w:rPr>
          <w:highlight w:val="green"/>
          <w:u w:val="single"/>
        </w:rPr>
        <w:t>a single species</w:t>
      </w:r>
      <w:r w:rsidRPr="00AE3437">
        <w:rPr>
          <w:sz w:val="16"/>
        </w:rPr>
        <w:t xml:space="preserve"> -- man -- </w:t>
      </w:r>
      <w:r w:rsidRPr="005A5772">
        <w:rPr>
          <w:highlight w:val="green"/>
          <w:u w:val="single"/>
        </w:rPr>
        <w:t>has developed the technological and economic means to exploit the resources of all the Earth's ecosystems at once</w:t>
      </w:r>
      <w:r w:rsidRPr="00AE3437">
        <w:rPr>
          <w:sz w:val="16"/>
        </w:rPr>
        <w:t xml:space="preserve">. Human beings can watch the gradual destruction by simplification of the Earth's biosystem. Some tell-tale </w:t>
      </w:r>
      <w:r w:rsidRPr="00AE3437">
        <w:rPr>
          <w:u w:val="single"/>
        </w:rPr>
        <w:t>signs of this</w:t>
      </w:r>
      <w:r w:rsidRPr="00AE3437">
        <w:rPr>
          <w:sz w:val="16"/>
        </w:rPr>
        <w:t xml:space="preserve"> global process </w:t>
      </w:r>
      <w:r w:rsidRPr="00AE3437">
        <w:rPr>
          <w:u w:val="single"/>
        </w:rPr>
        <w:t>appear as deforestation, desertification, pollution, climate change, and the rapid extinction of species</w:t>
      </w:r>
      <w:r w:rsidRPr="00AE3437">
        <w:rPr>
          <w:sz w:val="16"/>
        </w:rPr>
        <w:t xml:space="preserve">. Others appear as shortages of land, water, and biological resources. </w:t>
      </w:r>
      <w:r w:rsidRPr="005A5772">
        <w:rPr>
          <w:highlight w:val="green"/>
          <w:u w:val="single"/>
        </w:rPr>
        <w:t>All over the world, scarcity is driving people away</w:t>
      </w:r>
      <w:r w:rsidRPr="00AE3437">
        <w:rPr>
          <w:sz w:val="16"/>
        </w:rPr>
        <w:t xml:space="preserve"> from the countryside and out of the regions and nations that can no longer support them. Some make up the flood of political or economic refugees. Others migrate to cities where they cause urban sprawl and an intractable scarcity of jobs, sanitation, housing, and the necessary infrastructure. Even now in the megacities of the world, various forms of natural control are working to reduce the size of the human population and its excessive environmental demands. They include parental neglect, disease, unemployment, hopelessness, drug abuse, gratuitous violence, starvation, ethnic conflict, terrorism, and warfare. This kind of empirical evidence supports the generalization that human beings are now stressing the world's ecosystems.</w:t>
      </w:r>
      <w:r w:rsidR="00243AE2">
        <w:rPr>
          <w:sz w:val="16"/>
        </w:rPr>
        <w:t xml:space="preserve"> </w:t>
      </w:r>
      <w:r w:rsidRPr="00AA0F6A">
        <w:rPr>
          <w:highlight w:val="green"/>
          <w:u w:val="single"/>
        </w:rPr>
        <w:t>Bolstered by</w:t>
      </w:r>
      <w:r w:rsidRPr="00AE3437">
        <w:rPr>
          <w:u w:val="single"/>
        </w:rPr>
        <w:t xml:space="preserve"> </w:t>
      </w:r>
      <w:r w:rsidRPr="00AE3437">
        <w:rPr>
          <w:sz w:val="16"/>
        </w:rPr>
        <w:t>the</w:t>
      </w:r>
      <w:r w:rsidRPr="00AE3437">
        <w:rPr>
          <w:u w:val="single"/>
        </w:rPr>
        <w:t xml:space="preserve"> a priori, </w:t>
      </w:r>
      <w:r w:rsidRPr="00AA0F6A">
        <w:rPr>
          <w:highlight w:val="green"/>
          <w:u w:val="single"/>
        </w:rPr>
        <w:t>human-centered ethical doctrines</w:t>
      </w:r>
      <w:r w:rsidRPr="00AE3437">
        <w:rPr>
          <w:sz w:val="16"/>
        </w:rPr>
        <w:t xml:space="preserve"> of the monotheistic religions, </w:t>
      </w:r>
      <w:r w:rsidRPr="00AE3437">
        <w:rPr>
          <w:u w:val="single"/>
        </w:rPr>
        <w:t>everything that directs human behavior</w:t>
      </w:r>
      <w:r w:rsidRPr="00AE3437">
        <w:rPr>
          <w:sz w:val="16"/>
        </w:rPr>
        <w:t xml:space="preserve"> -- cultural and legal traditions, genetic determinants, the free-market economic system, and the material demands of industrial production -- </w:t>
      </w:r>
      <w:r w:rsidRPr="00AA0F6A">
        <w:rPr>
          <w:highlight w:val="green"/>
          <w:u w:val="single"/>
        </w:rPr>
        <w:t>all reinforce each other in producing a steady growth in population and consumption</w:t>
      </w:r>
      <w:r w:rsidRPr="00AE3437">
        <w:rPr>
          <w:sz w:val="16"/>
        </w:rPr>
        <w:t xml:space="preserve">. Indeed as people all around the world go about the business of daily life, they demand more land, fuel, water, timber, and food. It is possible, however, that significant changes can be made in the complex of causes presently directing human activity which can put an end to the steady growth in population and to the constant increase in the production and consumption of goods and services. Nevertheless, if appropriate causal forces cannot be found to maintain human environmental demands in a sustainable equilibrium, then </w:t>
      </w:r>
      <w:r w:rsidRPr="00AE3437">
        <w:rPr>
          <w:u w:val="single"/>
        </w:rPr>
        <w:t>the</w:t>
      </w:r>
      <w:r w:rsidRPr="00AE3437">
        <w:rPr>
          <w:sz w:val="16"/>
        </w:rPr>
        <w:t xml:space="preserve"> step-by-step </w:t>
      </w:r>
      <w:r w:rsidRPr="00AE3437">
        <w:rPr>
          <w:u w:val="single"/>
        </w:rPr>
        <w:t>destruction of</w:t>
      </w:r>
      <w:r w:rsidRPr="00AE3437">
        <w:rPr>
          <w:sz w:val="16"/>
        </w:rPr>
        <w:t xml:space="preserve"> the </w:t>
      </w:r>
      <w:r w:rsidRPr="00AE3437">
        <w:rPr>
          <w:u w:val="single"/>
        </w:rPr>
        <w:t>Earth's ecosystems will remain the</w:t>
      </w:r>
      <w:r w:rsidRPr="00AE3437">
        <w:rPr>
          <w:sz w:val="16"/>
        </w:rPr>
        <w:t xml:space="preserve"> persisting -- and eventually </w:t>
      </w:r>
      <w:r w:rsidRPr="00AE3437">
        <w:rPr>
          <w:u w:val="single"/>
        </w:rPr>
        <w:t>tragic -- characteristic of human activity</w:t>
      </w:r>
      <w:r w:rsidRPr="00AE3437">
        <w:rPr>
          <w:sz w:val="16"/>
        </w:rPr>
        <w:t>.</w:t>
      </w:r>
      <w:r w:rsidR="00243AE2">
        <w:rPr>
          <w:sz w:val="16"/>
        </w:rPr>
        <w:t xml:space="preserve"> </w:t>
      </w:r>
      <w:r w:rsidRPr="00AE3437">
        <w:rPr>
          <w:sz w:val="16"/>
        </w:rPr>
        <w:t xml:space="preserve">Ecosystems have their own dynamic structure. Feedback mechanisms have evolved to maintain their stability. For example, one species may become dominant and take over much of the land and most of the biological resources in some ecosystem. And continued growth may have no destabilizing effects for quite some time. But as more and more of the system's biological wealth is concentrated in the bodies and artifacts of an exuberant species, other species evolve the means to utilize the abundant food source. Then as the newly adapted predators increase in number, they reduce the population of the prolific species. If, however, such controls should fail, the continued growth of any organism at some point will begin to stress the ecosystem which sustains that organism. Finally the additional stress of continued growth will make the system collapse, suddenly and apparently without warning. </w:t>
      </w:r>
      <w:r w:rsidRPr="00375BFE">
        <w:rPr>
          <w:highlight w:val="green"/>
          <w:u w:val="single"/>
        </w:rPr>
        <w:t>Nature does control</w:t>
      </w:r>
      <w:r w:rsidRPr="00AE3437">
        <w:rPr>
          <w:u w:val="single"/>
        </w:rPr>
        <w:t xml:space="preserve"> any exuberant </w:t>
      </w:r>
      <w:r w:rsidRPr="00375BFE">
        <w:rPr>
          <w:highlight w:val="green"/>
          <w:u w:val="single"/>
        </w:rPr>
        <w:t>species</w:t>
      </w:r>
      <w:r w:rsidRPr="00AE3437">
        <w:rPr>
          <w:sz w:val="16"/>
        </w:rPr>
        <w:t xml:space="preserve"> either by drastically reducing its population or </w:t>
      </w:r>
      <w:r w:rsidRPr="00375BFE">
        <w:rPr>
          <w:highlight w:val="green"/>
          <w:u w:val="single"/>
        </w:rPr>
        <w:t>by its extinction.</w:t>
      </w:r>
      <w:r w:rsidR="00243AE2">
        <w:rPr>
          <w:sz w:val="16"/>
        </w:rPr>
        <w:t xml:space="preserve"> </w:t>
      </w:r>
      <w:r w:rsidRPr="00375BFE">
        <w:rPr>
          <w:highlight w:val="green"/>
          <w:u w:val="single"/>
        </w:rPr>
        <w:t>This sequence of biological events is of decisive importance for ethics</w:t>
      </w:r>
      <w:r w:rsidRPr="00AE3437">
        <w:rPr>
          <w:u w:val="single"/>
        </w:rPr>
        <w:t xml:space="preserve">. It proves that the two opposing theories of ethics which presently vie for acceptance both lead to tragedy. Both an ethics grounded in a self-centered individualism and an ethics which builds on the need for a self-sacrificing altruism have the same inherent defects. Both have inbuilt, positive feedback mechanisms which cause a steady increase in the human exploitation of the Earth's biological resources. </w:t>
      </w:r>
      <w:r w:rsidRPr="00375BFE">
        <w:rPr>
          <w:highlight w:val="green"/>
          <w:u w:val="single"/>
        </w:rPr>
        <w:t>All such material demands, however, are constrained by the limited resource use which the biosystem can sustain. Exceeding this carrying capacity will cause that system to collapse</w:t>
      </w:r>
      <w:r w:rsidRPr="00AE3437">
        <w:rPr>
          <w:sz w:val="16"/>
        </w:rPr>
        <w:t xml:space="preserve"> into a simpler state which is incapable of supporting civilization in its present form and perhaps most of the complex forms of mammalian life as well. </w:t>
      </w:r>
      <w:r w:rsidRPr="00375BFE">
        <w:rPr>
          <w:highlight w:val="green"/>
          <w:u w:val="single"/>
        </w:rPr>
        <w:t>This is the tragedy that awaits</w:t>
      </w:r>
      <w:r w:rsidRPr="00AE3437">
        <w:rPr>
          <w:sz w:val="16"/>
        </w:rPr>
        <w:t xml:space="preserve"> mankind, </w:t>
      </w:r>
      <w:r w:rsidRPr="00375BFE">
        <w:rPr>
          <w:highlight w:val="green"/>
          <w:u w:val="single"/>
        </w:rPr>
        <w:t>if people do not begin to live as responsible members of the Earth's system of mutually sustaining life forms</w:t>
      </w:r>
      <w:r w:rsidRPr="00375BFE">
        <w:rPr>
          <w:sz w:val="16"/>
          <w:highlight w:val="green"/>
        </w:rPr>
        <w:t>.</w:t>
      </w:r>
    </w:p>
    <w:p w14:paraId="461754AC" w14:textId="77777777" w:rsidR="007D159F" w:rsidRPr="00AE3437" w:rsidRDefault="007D159F" w:rsidP="0062508E"/>
    <w:p w14:paraId="1250FF45" w14:textId="77777777" w:rsidR="0062508E" w:rsidRPr="00AE3437" w:rsidRDefault="0062508E" w:rsidP="0062508E">
      <w:pPr>
        <w:pStyle w:val="Heading4"/>
      </w:pPr>
      <w:r w:rsidRPr="00AE3437">
        <w:t>Extinction outweighs any harm to any specific group of people</w:t>
      </w:r>
    </w:p>
    <w:p w14:paraId="485DAF44" w14:textId="77777777" w:rsidR="0062508E" w:rsidRPr="00AE3437" w:rsidRDefault="0062508E" w:rsidP="0062508E">
      <w:r w:rsidRPr="00AE3437">
        <w:rPr>
          <w:rStyle w:val="Style13ptBold"/>
        </w:rPr>
        <w:t>BOSTROM 2011</w:t>
      </w:r>
      <w:r w:rsidRPr="00AE3437">
        <w:rPr>
          <w:b/>
        </w:rPr>
        <w:t xml:space="preserve"> </w:t>
      </w:r>
      <w:r w:rsidRPr="00AE3437">
        <w:rPr>
          <w:sz w:val="14"/>
        </w:rPr>
        <w:t xml:space="preserve">(Nick, Prof. of Philosophy at Oxford, The Concept of Existential Risk (Draft), </w:t>
      </w:r>
      <w:hyperlink r:id="rId8" w:history="1">
        <w:r w:rsidRPr="00AE3437">
          <w:rPr>
            <w:rStyle w:val="Hyperlink"/>
            <w:sz w:val="14"/>
          </w:rPr>
          <w:t>http://www.existentialrisk.com/concept.html</w:t>
        </w:r>
      </w:hyperlink>
      <w:r w:rsidRPr="00AE3437">
        <w:rPr>
          <w:sz w:val="14"/>
        </w:rPr>
        <w:t>)</w:t>
      </w:r>
    </w:p>
    <w:p w14:paraId="21E9E66D" w14:textId="4B93CB4E" w:rsidR="007D159F" w:rsidRPr="00AE3437" w:rsidRDefault="0062508E" w:rsidP="0062508E">
      <w:r w:rsidRPr="00AE3437">
        <w:rPr>
          <w:sz w:val="14"/>
        </w:rPr>
        <w:t xml:space="preserve">We might also consider the issue from a less theoretical standpoint and try to form an evaluation instead by considering analogous cases about which we have definite moral intuitions.  Thus, for </w:t>
      </w:r>
      <w:r w:rsidRPr="00D85856">
        <w:rPr>
          <w:sz w:val="14"/>
        </w:rPr>
        <w:t xml:space="preserve">example, </w:t>
      </w:r>
      <w:r w:rsidRPr="00D85856">
        <w:rPr>
          <w:u w:val="single"/>
        </w:rPr>
        <w:t>if we feel confident that committing a small genocide is wrong, and that committing a large genocide is no less wrong, we might</w:t>
      </w:r>
      <w:r w:rsidRPr="00AE3437">
        <w:rPr>
          <w:u w:val="single"/>
        </w:rPr>
        <w:t xml:space="preserve"> conjecture that committing omnicide is also wrong</w:t>
      </w:r>
      <w:r w:rsidRPr="00AE3437">
        <w:rPr>
          <w:sz w:val="14"/>
        </w:rPr>
        <w:t xml:space="preserve">.[26]  And </w:t>
      </w:r>
      <w:r w:rsidRPr="00934F50">
        <w:rPr>
          <w:highlight w:val="green"/>
          <w:u w:val="single"/>
        </w:rPr>
        <w:t>if we believe we have some moral reason to prevent</w:t>
      </w:r>
      <w:r w:rsidRPr="00AE3437">
        <w:rPr>
          <w:sz w:val="14"/>
        </w:rPr>
        <w:t xml:space="preserve"> natural </w:t>
      </w:r>
      <w:r w:rsidRPr="000A0E1B">
        <w:rPr>
          <w:highlight w:val="green"/>
          <w:u w:val="single"/>
        </w:rPr>
        <w:t>catastrophes that would kill a small number of people</w:t>
      </w:r>
      <w:r w:rsidRPr="00AE3437">
        <w:rPr>
          <w:u w:val="single"/>
        </w:rPr>
        <w:t xml:space="preserve">, </w:t>
      </w:r>
      <w:r w:rsidRPr="000A0E1B">
        <w:rPr>
          <w:highlight w:val="green"/>
          <w:u w:val="single"/>
        </w:rPr>
        <w:t>and a stronger moral reason to prevent</w:t>
      </w:r>
      <w:r w:rsidRPr="00AE3437">
        <w:rPr>
          <w:sz w:val="14"/>
        </w:rPr>
        <w:t xml:space="preserve"> natural </w:t>
      </w:r>
      <w:r w:rsidRPr="000A0E1B">
        <w:rPr>
          <w:highlight w:val="green"/>
          <w:u w:val="single"/>
        </w:rPr>
        <w:t>catastrophes that would kill a larger number of people</w:t>
      </w:r>
      <w:r w:rsidRPr="00AE3437">
        <w:rPr>
          <w:u w:val="single"/>
        </w:rPr>
        <w:t xml:space="preserve">, </w:t>
      </w:r>
      <w:r w:rsidRPr="00934F50">
        <w:rPr>
          <w:highlight w:val="green"/>
          <w:u w:val="single"/>
        </w:rPr>
        <w:t>we might conjecture that we have an even stronger moral reason to prevent catastrophes that would kill the entire human population</w:t>
      </w:r>
      <w:r w:rsidRPr="00934F50">
        <w:rPr>
          <w:sz w:val="14"/>
          <w:highlight w:val="green"/>
        </w:rPr>
        <w:t>.</w:t>
      </w:r>
    </w:p>
    <w:p w14:paraId="3159580D" w14:textId="77777777" w:rsidR="007D159F" w:rsidRPr="00AE3437" w:rsidRDefault="007D159F" w:rsidP="0062508E"/>
    <w:p w14:paraId="32DEA6DF" w14:textId="0233A5C1" w:rsidR="0062508E" w:rsidRPr="00AE3437" w:rsidRDefault="00712F00" w:rsidP="00712F00">
      <w:pPr>
        <w:pStyle w:val="Heading4"/>
      </w:pPr>
      <w:r w:rsidRPr="00AE3437">
        <w:t>Their objection starts with the wrong unit of value—the preservation of Earth itself outweighs any specific human need</w:t>
      </w:r>
    </w:p>
    <w:p w14:paraId="126A9EAE" w14:textId="2F47F41D" w:rsidR="00712F00" w:rsidRPr="00AE3437" w:rsidRDefault="00712F00" w:rsidP="0062508E">
      <w:r w:rsidRPr="00AE3437">
        <w:rPr>
          <w:rStyle w:val="Style13ptBold"/>
        </w:rPr>
        <w:t xml:space="preserve">ROWE 2003 </w:t>
      </w:r>
      <w:r w:rsidRPr="00AE3437">
        <w:rPr>
          <w:sz w:val="18"/>
        </w:rPr>
        <w:t>(Stan, former Professor of Plant Ecology at the University of Saskatchewan, “The Living Earth and Its Ethical Priority,” The Trumpeter, http://www.ecospherics.net/pages/Roweliving.htm)</w:t>
      </w:r>
    </w:p>
    <w:p w14:paraId="1D88752C" w14:textId="61FD7B1D" w:rsidR="00712F00" w:rsidRPr="00AE3437" w:rsidRDefault="00712F00" w:rsidP="00712F00">
      <w:pPr>
        <w:rPr>
          <w:sz w:val="16"/>
        </w:rPr>
      </w:pPr>
      <w:r w:rsidRPr="00AE3437">
        <w:rPr>
          <w:sz w:val="16"/>
        </w:rPr>
        <w:t xml:space="preserve">My thesis is that </w:t>
      </w:r>
      <w:r w:rsidRPr="00AE3437">
        <w:rPr>
          <w:u w:val="single"/>
        </w:rPr>
        <w:t>ecological understanding negates the traditional view of Earth as merely a "life-support system,"</w:t>
      </w:r>
      <w:r w:rsidRPr="00AE3437">
        <w:rPr>
          <w:sz w:val="16"/>
        </w:rPr>
        <w:t xml:space="preserve"> </w:t>
      </w:r>
      <w:r w:rsidRPr="00AE3437">
        <w:rPr>
          <w:u w:val="single"/>
        </w:rPr>
        <w:t>as no more than a passive ark serving to keep afloat its organic cargo including humanity</w:t>
      </w:r>
      <w:r w:rsidRPr="00AE3437">
        <w:rPr>
          <w:sz w:val="16"/>
        </w:rPr>
        <w:t xml:space="preserve">. The sun-warmed Ecosphere exhibits many evolved inorganic/organic processes that in endless cycles link its improbable air, water, rocks, sediments, and organisms. </w:t>
      </w:r>
      <w:r w:rsidRPr="00AE3437">
        <w:rPr>
          <w:u w:val="single"/>
        </w:rPr>
        <w:t>By integrating</w:t>
      </w:r>
      <w:r w:rsidRPr="00AE3437">
        <w:rPr>
          <w:sz w:val="16"/>
        </w:rPr>
        <w:t xml:space="preserve"> these </w:t>
      </w:r>
      <w:r w:rsidRPr="00AE3437">
        <w:rPr>
          <w:u w:val="single"/>
        </w:rPr>
        <w:t xml:space="preserve">diverse components, </w:t>
      </w:r>
      <w:r w:rsidRPr="00EC41B6">
        <w:rPr>
          <w:highlight w:val="green"/>
          <w:u w:val="single"/>
        </w:rPr>
        <w:t>Earth shows itself to be a higher level of organization than organisms</w:t>
      </w:r>
      <w:r w:rsidRPr="00AE3437">
        <w:rPr>
          <w:sz w:val="16"/>
        </w:rPr>
        <w:t xml:space="preserve">, just as organisms are a higher level than their organs, and as organs surpass in organization the tissues and cells they comprise (Rowe 1961). So far as is known in the solar system and beyond, Earth, the Ecosphere, is the only celestial body that exhibits the closely related organic/inorganic cyclic processes that have been named "living" and "dying." As such, </w:t>
      </w:r>
      <w:r w:rsidRPr="00EC41B6">
        <w:rPr>
          <w:highlight w:val="green"/>
          <w:u w:val="single"/>
        </w:rPr>
        <w:t>Earth exceeds all its parts</w:t>
      </w:r>
      <w:r w:rsidRPr="00AE3437">
        <w:rPr>
          <w:sz w:val="16"/>
        </w:rPr>
        <w:t xml:space="preserve"> -- inorganic and organic, </w:t>
      </w:r>
      <w:r w:rsidRPr="00EC41B6">
        <w:rPr>
          <w:highlight w:val="green"/>
          <w:u w:val="single"/>
        </w:rPr>
        <w:t>including the human species -- in creative importance</w:t>
      </w:r>
      <w:r w:rsidRPr="00EC41B6">
        <w:rPr>
          <w:sz w:val="16"/>
          <w:highlight w:val="green"/>
        </w:rPr>
        <w:t>.</w:t>
      </w:r>
    </w:p>
    <w:p w14:paraId="095CEA4F" w14:textId="5468E605" w:rsidR="00712F00" w:rsidRPr="00AE3437" w:rsidRDefault="00712F00" w:rsidP="00712F00">
      <w:pPr>
        <w:rPr>
          <w:sz w:val="16"/>
        </w:rPr>
      </w:pPr>
      <w:r w:rsidRPr="00AE3437">
        <w:rPr>
          <w:sz w:val="16"/>
        </w:rPr>
        <w:t xml:space="preserve">First was the Earth, and from it over long time came organisms. All of them, including humans, are Earthlings: born on and from Earth, made of Earth’s surface dust (itself derived from ancient star-dust), evolved and sustained by its ecosystems of which they are dependent parts. These truths support the hypothesis that Earth and its ecosystems are the essential Life-giving source and not merely the support of organic life-forms. Conceiving the relationship of organism-to-Earth as that of part-to-Whole, inverts the traditional value system that identifies people as more important than their Earth context. </w:t>
      </w:r>
      <w:r w:rsidRPr="00FE6D86">
        <w:rPr>
          <w:highlight w:val="green"/>
          <w:u w:val="single"/>
        </w:rPr>
        <w:t>The identification of Earth and its sectional ecosystems as possessing intrinsic value</w:t>
      </w:r>
      <w:r w:rsidRPr="00AE3437">
        <w:rPr>
          <w:u w:val="single"/>
        </w:rPr>
        <w:t xml:space="preserve"> that </w:t>
      </w:r>
      <w:r w:rsidRPr="00FE6D86">
        <w:rPr>
          <w:u w:val="single"/>
        </w:rPr>
        <w:t>exceeds</w:t>
      </w:r>
      <w:r w:rsidRPr="00AE3437">
        <w:rPr>
          <w:u w:val="single"/>
        </w:rPr>
        <w:t xml:space="preserve"> its organic/inorganic components (the whole being greater than its parts), </w:t>
      </w:r>
      <w:r w:rsidRPr="00FE6D86">
        <w:rPr>
          <w:highlight w:val="green"/>
          <w:u w:val="single"/>
        </w:rPr>
        <w:t>elevates the status</w:t>
      </w:r>
      <w:r w:rsidRPr="00AE3437">
        <w:rPr>
          <w:u w:val="single"/>
        </w:rPr>
        <w:t xml:space="preserve"> of the former as moral objects </w:t>
      </w:r>
      <w:r w:rsidRPr="00FE6D86">
        <w:rPr>
          <w:highlight w:val="green"/>
          <w:u w:val="single"/>
        </w:rPr>
        <w:t>and points toward an ecological morality: an Ecospheric Ethic that transcends</w:t>
      </w:r>
      <w:r w:rsidRPr="00AE3437">
        <w:rPr>
          <w:u w:val="single"/>
        </w:rPr>
        <w:t xml:space="preserve"> </w:t>
      </w:r>
      <w:r w:rsidRPr="00AE3437">
        <w:rPr>
          <w:sz w:val="16"/>
        </w:rPr>
        <w:t>while including</w:t>
      </w:r>
      <w:r w:rsidRPr="00AE3437">
        <w:rPr>
          <w:u w:val="single"/>
        </w:rPr>
        <w:t xml:space="preserve"> </w:t>
      </w:r>
      <w:r w:rsidRPr="00FE6D86">
        <w:rPr>
          <w:highlight w:val="green"/>
          <w:u w:val="single"/>
        </w:rPr>
        <w:t>the human species</w:t>
      </w:r>
      <w:r w:rsidRPr="00AE3437">
        <w:rPr>
          <w:sz w:val="16"/>
        </w:rPr>
        <w:t>.</w:t>
      </w:r>
    </w:p>
    <w:p w14:paraId="479E68E1" w14:textId="4C95861B" w:rsidR="00712F00" w:rsidRPr="00AE3437" w:rsidRDefault="00712F00" w:rsidP="00712F00">
      <w:pPr>
        <w:rPr>
          <w:sz w:val="16"/>
        </w:rPr>
      </w:pPr>
      <w:r w:rsidRPr="0040416E">
        <w:rPr>
          <w:highlight w:val="green"/>
          <w:u w:val="single"/>
        </w:rPr>
        <w:t>Morality and ethical action involve choices,</w:t>
      </w:r>
      <w:r w:rsidRPr="00AE3437">
        <w:rPr>
          <w:u w:val="single"/>
        </w:rPr>
        <w:t xml:space="preserve"> with fundamental values providing the standard. Comprehension of Earth as the generative source of Life and the carrier of Primary Values shifts ethical emphasis from people-centeredness</w:t>
      </w:r>
      <w:r w:rsidRPr="00AE3437">
        <w:rPr>
          <w:sz w:val="16"/>
        </w:rPr>
        <w:t xml:space="preserve"> (homocentrism) </w:t>
      </w:r>
      <w:r w:rsidRPr="00AE3437">
        <w:rPr>
          <w:u w:val="single"/>
        </w:rPr>
        <w:t>to Earth-centeredness</w:t>
      </w:r>
      <w:r w:rsidRPr="00AE3437">
        <w:rPr>
          <w:sz w:val="16"/>
        </w:rPr>
        <w:t xml:space="preserve"> (ecocentrism). </w:t>
      </w:r>
      <w:r w:rsidRPr="0040416E">
        <w:rPr>
          <w:highlight w:val="green"/>
          <w:u w:val="single"/>
        </w:rPr>
        <w:t>Thus to protect and perpetuate the creativity of Earth's ecosystems, ecocentric people will reject many of the traditional cultural norms and practices of homocentric society</w:t>
      </w:r>
      <w:r w:rsidRPr="00AE3437">
        <w:rPr>
          <w:sz w:val="16"/>
        </w:rPr>
        <w:t xml:space="preserve">. They will replace the concept of the autonomous individual with the ecological individual, enlarge the idea of "communal society" to the "ecosystem society," reclassify "progress" as whatever is conducive to sustainable participation in Earth's ecosystems, and redirect science and technology to the same end. In action </w:t>
      </w:r>
      <w:r w:rsidRPr="00AE3437">
        <w:rPr>
          <w:u w:val="single"/>
        </w:rPr>
        <w:t>they will limit</w:t>
      </w:r>
      <w:r w:rsidRPr="00AE3437">
        <w:rPr>
          <w:sz w:val="16"/>
        </w:rPr>
        <w:t xml:space="preserve"> both their </w:t>
      </w:r>
      <w:r w:rsidRPr="00AE3437">
        <w:rPr>
          <w:u w:val="single"/>
        </w:rPr>
        <w:t>population</w:t>
      </w:r>
      <w:r w:rsidRPr="00AE3437">
        <w:rPr>
          <w:sz w:val="16"/>
        </w:rPr>
        <w:t xml:space="preserve"> numbers and the per capita energy-use multiplier that makes the "ecological footprint" in high-tech nations so large and damaging. By placing limits on the consumption of Earth's components, waste products and pollution will also be decreased. </w:t>
      </w:r>
      <w:r w:rsidRPr="00AE3437">
        <w:rPr>
          <w:u w:val="single"/>
        </w:rPr>
        <w:t xml:space="preserve">Situating the primary ethical standard outside the human race -- asking "Is it good for Earth?" -- will facilitate solution of such human dilemmas as </w:t>
      </w:r>
      <w:r w:rsidRPr="00AE3437">
        <w:rPr>
          <w:sz w:val="16"/>
        </w:rPr>
        <w:t xml:space="preserve">global versus regional trade, appropriate technology, </w:t>
      </w:r>
      <w:r w:rsidRPr="00AE3437">
        <w:rPr>
          <w:u w:val="single"/>
        </w:rPr>
        <w:t>population</w:t>
      </w:r>
      <w:r w:rsidRPr="00AE3437">
        <w:rPr>
          <w:sz w:val="16"/>
        </w:rPr>
        <w:t xml:space="preserve"> numbers, and abortion. The latter topic appropriately raises the question of life's source -- in fused sex cells and/or in their ambience -- the human mother and Mother Earth.</w:t>
      </w:r>
    </w:p>
    <w:p w14:paraId="706BCFA4" w14:textId="7309A74F" w:rsidR="00712F00" w:rsidRPr="00AE3437" w:rsidRDefault="00712F00" w:rsidP="0062508E"/>
    <w:p w14:paraId="54646EB8" w14:textId="2BF86DC6" w:rsidR="00712F00" w:rsidRPr="00AE3437" w:rsidRDefault="00712F00" w:rsidP="0062508E"/>
    <w:p w14:paraId="7498121A" w14:textId="77777777" w:rsidR="00712F00" w:rsidRPr="00AE3437" w:rsidRDefault="00712F00" w:rsidP="0062508E"/>
    <w:p w14:paraId="49026BFA" w14:textId="77777777" w:rsidR="0062508E" w:rsidRPr="00AE3437" w:rsidRDefault="0062508E" w:rsidP="0062508E"/>
    <w:p w14:paraId="6F447CDA" w14:textId="77777777" w:rsidR="0062508E" w:rsidRPr="00AE3437" w:rsidRDefault="0062508E" w:rsidP="0062508E">
      <w:pPr>
        <w:pStyle w:val="Heading3"/>
      </w:pPr>
      <w:r w:rsidRPr="00AE3437">
        <w:t>A2: Racism</w:t>
      </w:r>
    </w:p>
    <w:p w14:paraId="3176B287" w14:textId="77777777" w:rsidR="0062508E" w:rsidRPr="00AE3437" w:rsidRDefault="0062508E" w:rsidP="0062508E"/>
    <w:p w14:paraId="31ABBE49" w14:textId="77777777" w:rsidR="0062508E" w:rsidRPr="00AE3437" w:rsidRDefault="0062508E" w:rsidP="0062508E">
      <w:pPr>
        <w:pStyle w:val="Heading4"/>
      </w:pPr>
      <w:r w:rsidRPr="00AE3437">
        <w:t>Our argument is about total population in the US, not about its racial makeup—we say fertility rates are bad in general and our US key argument relies on the idea that population growth in the US is bad even if it’s okay everywhere else, primarily because the effects of population growth in the US disproportionately affect nonwhite people in other parts of the world who suffer the worst effects of ecological change. While it’s true that ecology is used as an excuse by some racist groups to limit immigration, that’s not our argument—ecological decline is not only the most important impact, but ignoring it makes racial inequality worse</w:t>
      </w:r>
    </w:p>
    <w:p w14:paraId="24AFB6CF" w14:textId="77777777" w:rsidR="0062508E" w:rsidRPr="00AE3437" w:rsidRDefault="0062508E" w:rsidP="0062508E">
      <w:pPr>
        <w:rPr>
          <w:b/>
        </w:rPr>
      </w:pPr>
      <w:r w:rsidRPr="00AE3437">
        <w:rPr>
          <w:rStyle w:val="Style13ptBold"/>
        </w:rPr>
        <w:t>CONE 2000</w:t>
      </w:r>
      <w:r w:rsidRPr="00AE3437">
        <w:rPr>
          <w:b/>
        </w:rPr>
        <w:t xml:space="preserve"> </w:t>
      </w:r>
      <w:r w:rsidRPr="00AE3437">
        <w:rPr>
          <w:sz w:val="16"/>
        </w:rPr>
        <w:t>(James, Briggs Distinguished Professor at Union Theological Seminary,   Cross Currents, Spring/Summer)</w:t>
      </w:r>
    </w:p>
    <w:p w14:paraId="0404F733" w14:textId="77777777" w:rsidR="0062508E" w:rsidRPr="00AE3437" w:rsidRDefault="0062508E" w:rsidP="0062508E">
      <w:r w:rsidRPr="00AE3437">
        <w:rPr>
          <w:sz w:val="16"/>
        </w:rPr>
        <w:t xml:space="preserve">Black and </w:t>
      </w:r>
      <w:r w:rsidRPr="00743C3E">
        <w:rPr>
          <w:highlight w:val="green"/>
          <w:u w:val="single"/>
        </w:rPr>
        <w:t>other poor people in all racial groups receive much less than their fair share of everything good in the world and a disproportionate amount of the bad</w:t>
      </w:r>
      <w:r w:rsidRPr="00AE3437">
        <w:rPr>
          <w:sz w:val="16"/>
        </w:rPr>
        <w:t xml:space="preserve">. Middle class and elite white environmentalists have been very effective in implementing the slogan "Not In My Backyard" (NIMBY). As a result, </w:t>
      </w:r>
      <w:r w:rsidRPr="00743C3E">
        <w:rPr>
          <w:highlight w:val="green"/>
          <w:u w:val="single"/>
        </w:rPr>
        <w:t>corporations and the government merely turned to the backyards of the poor to deposit their toxic waste</w:t>
      </w:r>
      <w:r w:rsidRPr="00AE3437">
        <w:rPr>
          <w:u w:val="single"/>
        </w:rPr>
        <w:t xml:space="preserve">. The poor live in the least desirable areas of our cities and rural communities. They work in the most polluted and physically dangerous workplaces. Decent health care hardly exists. With fewer resources to cope with the dire consequences of pollution, the poor bear an unequal burden for technological development while the rich reap most of the benefits. </w:t>
      </w:r>
      <w:r w:rsidRPr="00743C3E">
        <w:rPr>
          <w:highlight w:val="green"/>
          <w:u w:val="single"/>
        </w:rPr>
        <w:t>This makes racism and poverty ecological issues</w:t>
      </w:r>
      <w:r w:rsidRPr="00AE3437">
        <w:rPr>
          <w:sz w:val="16"/>
        </w:rPr>
        <w:t xml:space="preserve">. If blacks and other hard-hit communities do not raise these ethical and political problems, they will continue to die a slow and silent death on the planet. </w:t>
      </w:r>
      <w:r w:rsidRPr="00743C3E">
        <w:rPr>
          <w:highlight w:val="green"/>
          <w:u w:val="single"/>
        </w:rPr>
        <w:t>Ecology touches every sphere of human existence. It is not just an elitist or a white middle class issue. A clean safe environment is a human and civil rights issue that impacts the lives of poor blacks and other marginal groups</w:t>
      </w:r>
      <w:r w:rsidRPr="00AE3437">
        <w:rPr>
          <w:u w:val="single"/>
        </w:rPr>
        <w:t xml:space="preserve">. We therefore must not let the fear of distracting from racism blind us to the urgency of the ecological crisis. </w:t>
      </w:r>
      <w:r w:rsidRPr="00743C3E">
        <w:rPr>
          <w:highlight w:val="green"/>
          <w:u w:val="single"/>
        </w:rPr>
        <w:t>What good is it to eliminate racism if we are not around to enjoy a racist free environment?</w:t>
      </w:r>
      <w:r w:rsidRPr="00AE3437">
        <w:rPr>
          <w:u w:val="single"/>
        </w:rPr>
        <w:t xml:space="preserve"> </w:t>
      </w:r>
      <w:r w:rsidRPr="00743C3E">
        <w:rPr>
          <w:highlight w:val="green"/>
          <w:u w:val="single"/>
        </w:rPr>
        <w:t>The survival of the earth, therefore, is a moral issue for everybody. If we do not save the earth from destructive human behavior, no one will survive</w:t>
      </w:r>
      <w:r w:rsidRPr="00AE3437">
        <w:rPr>
          <w:sz w:val="16"/>
        </w:rPr>
        <w:t xml:space="preserve">. That fact alone ought to be enough to inspire people of all colors to join hands in the fight for a just and sustainable planet. Expanding the Ecological Critique. We are indebted to ecologists in all fields and areas of human endeavor for sounding the alarm about the earth's distress. They have been so effective in raising ecological awareness that few people deny that our planet is in deep trouble. </w:t>
      </w:r>
      <w:r w:rsidRPr="00AE3437">
        <w:rPr>
          <w:u w:val="single"/>
        </w:rPr>
        <w:t>For the first time in history, humankind has the knowledge and power to destroy all life -- either with a nuclear bang or a gradual poisoning of the land, air, and sea</w:t>
      </w:r>
      <w:r w:rsidRPr="00AE3437">
        <w:rPr>
          <w:sz w:val="16"/>
        </w:rPr>
        <w:t>.</w:t>
      </w:r>
    </w:p>
    <w:p w14:paraId="4D8C0464" w14:textId="144CDA85" w:rsidR="0062508E" w:rsidRDefault="0062508E" w:rsidP="0062508E"/>
    <w:p w14:paraId="75E846F3" w14:textId="77777777" w:rsidR="00E44F0A" w:rsidRDefault="00E44F0A" w:rsidP="0062508E"/>
    <w:p w14:paraId="6AF6CF90" w14:textId="79B78130" w:rsidR="00E44F0A" w:rsidRPr="00AE3437" w:rsidRDefault="00E44F0A" w:rsidP="0062508E">
      <w:r>
        <w:t>**OTHER CARDS THAT WERE HERE ARE THE SAME AS THE MORALITY ONES** (Those are above)</w:t>
      </w:r>
    </w:p>
    <w:p w14:paraId="5FF44F3A" w14:textId="77777777" w:rsidR="00AE3E9A" w:rsidRPr="00AE3437" w:rsidRDefault="00AE3E9A" w:rsidP="00AE3E9A">
      <w:pPr>
        <w:pStyle w:val="Heading3"/>
      </w:pPr>
      <w:r w:rsidRPr="00AE3437">
        <w:t>A2: SUSPS = Racist</w:t>
      </w:r>
    </w:p>
    <w:p w14:paraId="3A90549D" w14:textId="77777777" w:rsidR="00AE3E9A" w:rsidRPr="00AE3437" w:rsidRDefault="00AE3E9A" w:rsidP="00AE3E9A"/>
    <w:p w14:paraId="4E0ADE21" w14:textId="77777777" w:rsidR="00AE3E9A" w:rsidRPr="00AE3437" w:rsidRDefault="00AE3E9A" w:rsidP="00AE3E9A">
      <w:pPr>
        <w:pStyle w:val="Heading4"/>
      </w:pPr>
      <w:r w:rsidRPr="00AE3437">
        <w:t>SUSPS is explicitly anti-racist—it’s pro-ecology</w:t>
      </w:r>
    </w:p>
    <w:p w14:paraId="11F882B0" w14:textId="77777777" w:rsidR="00AE3E9A" w:rsidRPr="00AE3437" w:rsidRDefault="00AE3E9A" w:rsidP="00AE3E9A">
      <w:r w:rsidRPr="00AE3437">
        <w:rPr>
          <w:rStyle w:val="Style13ptBold"/>
        </w:rPr>
        <w:t>SUSPS 2018</w:t>
      </w:r>
      <w:r w:rsidRPr="00AE3437">
        <w:t xml:space="preserve"> </w:t>
      </w:r>
      <w:r w:rsidRPr="00AE3437">
        <w:rPr>
          <w:sz w:val="18"/>
        </w:rPr>
        <w:t>(Sierrans for US Population Stabilization, home, date is date accessed, 7/5/2018, http://www.susps.org/index.html)</w:t>
      </w:r>
    </w:p>
    <w:p w14:paraId="05BA6698" w14:textId="77777777" w:rsidR="00AE3E9A" w:rsidRPr="00AE3437" w:rsidRDefault="00AE3E9A" w:rsidP="00AE3E9A">
      <w:pPr>
        <w:rPr>
          <w:u w:val="single"/>
        </w:rPr>
      </w:pPr>
      <w:r w:rsidRPr="00882FEC">
        <w:rPr>
          <w:highlight w:val="green"/>
          <w:u w:val="single"/>
        </w:rPr>
        <w:t xml:space="preserve">No to racism, </w:t>
      </w:r>
      <w:proofErr w:type="gramStart"/>
      <w:r w:rsidRPr="00882FEC">
        <w:rPr>
          <w:highlight w:val="green"/>
          <w:u w:val="single"/>
        </w:rPr>
        <w:t>Yes</w:t>
      </w:r>
      <w:proofErr w:type="gramEnd"/>
      <w:r w:rsidRPr="00882FEC">
        <w:rPr>
          <w:highlight w:val="green"/>
          <w:u w:val="single"/>
        </w:rPr>
        <w:t xml:space="preserve"> to environmentalism</w:t>
      </w:r>
    </w:p>
    <w:p w14:paraId="5AFE81BA" w14:textId="77777777" w:rsidR="00AE3E9A" w:rsidRPr="00AE3437" w:rsidRDefault="00AE3E9A" w:rsidP="00AE3E9A">
      <w:pPr>
        <w:rPr>
          <w:sz w:val="16"/>
        </w:rPr>
      </w:pPr>
      <w:r w:rsidRPr="00882FEC">
        <w:rPr>
          <w:highlight w:val="green"/>
          <w:u w:val="single"/>
        </w:rPr>
        <w:t>We support U.S. population stabilization purely for ecological reasons</w:t>
      </w:r>
      <w:r w:rsidRPr="00AE3437">
        <w:rPr>
          <w:u w:val="single"/>
        </w:rPr>
        <w:t>. This requires we reduce both birth rates and migration to the U.S. to sustainable levels. Unending population growth and increasing levels of consumption together are the root causes of the vast majority of our environmental problems,</w:t>
      </w:r>
      <w:r w:rsidRPr="00AE3437">
        <w:rPr>
          <w:sz w:val="16"/>
        </w:rPr>
        <w:t xml:space="preserve"> as is the case in many other countries.</w:t>
      </w:r>
    </w:p>
    <w:p w14:paraId="70C3925C" w14:textId="77777777" w:rsidR="00AE3E9A" w:rsidRPr="00AE3437" w:rsidRDefault="00AE3E9A" w:rsidP="00AE3E9A">
      <w:pPr>
        <w:rPr>
          <w:sz w:val="16"/>
        </w:rPr>
      </w:pPr>
      <w:r w:rsidRPr="00882FEC">
        <w:rPr>
          <w:highlight w:val="green"/>
          <w:u w:val="single"/>
        </w:rPr>
        <w:t>As environmentalists, we in SUSPS are fully aware of the value of biodiversity. An ecosystem is healthier when it has a wide variety of animal and plant species. Similarly, we see value in ethnic and cultural diversity</w:t>
      </w:r>
      <w:r w:rsidRPr="00AE3437">
        <w:rPr>
          <w:sz w:val="16"/>
        </w:rPr>
        <w:t>. A nation with human diversity is better able to survive crises, and it benefits from the creativity that diversity inspires.</w:t>
      </w:r>
    </w:p>
    <w:p w14:paraId="19D2D2CD" w14:textId="77777777" w:rsidR="00AE3E9A" w:rsidRPr="00AE3437" w:rsidRDefault="00AE3E9A" w:rsidP="00AE3E9A">
      <w:pPr>
        <w:rPr>
          <w:sz w:val="16"/>
        </w:rPr>
      </w:pPr>
      <w:r w:rsidRPr="00AE3437">
        <w:rPr>
          <w:u w:val="single"/>
        </w:rPr>
        <w:t>We are</w:t>
      </w:r>
      <w:r w:rsidRPr="00AE3437">
        <w:rPr>
          <w:sz w:val="16"/>
        </w:rPr>
        <w:t xml:space="preserve"> shocked and </w:t>
      </w:r>
      <w:r w:rsidRPr="00AE3437">
        <w:rPr>
          <w:u w:val="single"/>
        </w:rPr>
        <w:t xml:space="preserve">repulsed by the actions and statements of Neo-Nazis, xenophobes and racists of any kind. </w:t>
      </w:r>
      <w:r w:rsidRPr="00882FEC">
        <w:rPr>
          <w:highlight w:val="green"/>
          <w:u w:val="single"/>
        </w:rPr>
        <w:t>We repudiate any support from people who have racial motives for reducing immigration</w:t>
      </w:r>
      <w:r w:rsidRPr="00AE3437">
        <w:rPr>
          <w:sz w:val="16"/>
        </w:rPr>
        <w:t>. Racists and their offensive ideas and actions have no place in modern civilized society.</w:t>
      </w:r>
    </w:p>
    <w:p w14:paraId="47EDD438" w14:textId="77777777" w:rsidR="00AE3E9A" w:rsidRPr="00AE3437" w:rsidRDefault="00AE3E9A" w:rsidP="00AE3E9A"/>
    <w:p w14:paraId="09F348B5" w14:textId="77777777" w:rsidR="00AE3E9A" w:rsidRPr="00AE3437" w:rsidRDefault="00AE3E9A" w:rsidP="00AE3E9A"/>
    <w:p w14:paraId="77CFD7CF" w14:textId="7B972B1D" w:rsidR="0004536A" w:rsidRDefault="0004536A" w:rsidP="0004536A">
      <w:pPr>
        <w:pStyle w:val="Heading1"/>
      </w:pPr>
      <w:r>
        <w:t>CPs</w:t>
      </w:r>
    </w:p>
    <w:p w14:paraId="4255D835" w14:textId="45441992" w:rsidR="006B5122" w:rsidRPr="00AE3437" w:rsidRDefault="006B5122" w:rsidP="006B5122">
      <w:pPr>
        <w:pStyle w:val="Heading2"/>
      </w:pPr>
      <w:r w:rsidRPr="00AE3437">
        <w:t>Restrictions C/P</w:t>
      </w:r>
    </w:p>
    <w:p w14:paraId="282E23E8" w14:textId="77777777" w:rsidR="006B5122" w:rsidRPr="00AE3437" w:rsidRDefault="006B5122" w:rsidP="00B55AD5"/>
    <w:p w14:paraId="188E1D9E" w14:textId="1F12EC6D" w:rsidR="006831F7" w:rsidRPr="00AE3437" w:rsidRDefault="006831F7" w:rsidP="00B55AD5"/>
    <w:p w14:paraId="2DDE9DCA" w14:textId="77777777" w:rsidR="006831F7" w:rsidRPr="00AE3437" w:rsidRDefault="006831F7" w:rsidP="006831F7">
      <w:pPr>
        <w:pStyle w:val="Heading3"/>
      </w:pPr>
      <w:r w:rsidRPr="00AE3437">
        <w:t>Restrictions C/P</w:t>
      </w:r>
    </w:p>
    <w:p w14:paraId="50580C59" w14:textId="44E42F2E" w:rsidR="006831F7" w:rsidRPr="00AE3437" w:rsidRDefault="006831F7" w:rsidP="006831F7"/>
    <w:p w14:paraId="00F2C4F7" w14:textId="2F80B1CE" w:rsidR="00E00B8D" w:rsidRPr="00AE3437" w:rsidRDefault="00E00B8D" w:rsidP="00E00B8D">
      <w:pPr>
        <w:pStyle w:val="Heading4"/>
      </w:pPr>
      <w:r w:rsidRPr="00AE3437">
        <w:t>Text: The United States federal government should increase restrictions on immigration by reducing legal immigration to levels consistent with ecological stability</w:t>
      </w:r>
      <w:r w:rsidR="00B70BCE" w:rsidRPr="00AE3437">
        <w:t xml:space="preserve"> and prioritizing refugees</w:t>
      </w:r>
      <w:r w:rsidRPr="00AE3437">
        <w:t>.</w:t>
      </w:r>
    </w:p>
    <w:p w14:paraId="142DAFF4" w14:textId="77777777" w:rsidR="00E00B8D" w:rsidRPr="00AE3437" w:rsidRDefault="00E00B8D" w:rsidP="006831F7"/>
    <w:p w14:paraId="0D5C13A1" w14:textId="77777777" w:rsidR="00CF33AA" w:rsidRPr="00364426" w:rsidRDefault="00CF33AA" w:rsidP="00CF33AA">
      <w:pPr>
        <w:pStyle w:val="Heading4"/>
      </w:pPr>
      <w:r w:rsidRPr="00364426">
        <w:t>The US should massively cut immigration levels—this solves overpop and environmental collapse</w:t>
      </w:r>
    </w:p>
    <w:p w14:paraId="2069B858" w14:textId="77777777" w:rsidR="00CF33AA" w:rsidRPr="00364426" w:rsidRDefault="00CF33AA" w:rsidP="00CF33AA">
      <w:r w:rsidRPr="00364426">
        <w:rPr>
          <w:rStyle w:val="Style13ptBold"/>
        </w:rPr>
        <w:t>McALPIN 2014</w:t>
      </w:r>
      <w:r w:rsidRPr="00364426">
        <w:t xml:space="preserve"> </w:t>
      </w:r>
      <w:r w:rsidRPr="00364426">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12D1CBEF" w14:textId="77777777" w:rsidR="00CF33AA" w:rsidRPr="00364426" w:rsidRDefault="00CF33AA" w:rsidP="00CF33AA">
      <w:pPr>
        <w:rPr>
          <w:sz w:val="16"/>
        </w:rPr>
      </w:pPr>
      <w:r w:rsidRPr="00364426">
        <w:rPr>
          <w:sz w:val="16"/>
        </w:rPr>
        <w:t xml:space="preserve">Current immigration levels cast a long shadow on the United States’ future, as </w:t>
      </w:r>
      <w:r w:rsidRPr="00311BFA">
        <w:rPr>
          <w:highlight w:val="green"/>
          <w:u w:val="single"/>
        </w:rPr>
        <w:t>population growth projections</w:t>
      </w:r>
      <w:r w:rsidRPr="00364426">
        <w:rPr>
          <w:u w:val="single"/>
        </w:rPr>
        <w:t xml:space="preserve"> for the year 2100 </w:t>
      </w:r>
      <w:r w:rsidRPr="00311BFA">
        <w:rPr>
          <w:highlight w:val="green"/>
          <w:u w:val="single"/>
        </w:rPr>
        <w:t>predict that the U.S. population will hit 571 million under the current immigration policy</w:t>
      </w:r>
      <w:r w:rsidRPr="00364426">
        <w:rPr>
          <w:u w:val="single"/>
        </w:rPr>
        <w:t xml:space="preserve">, which admits a little less than 1 million new immigrants annually. </w:t>
      </w:r>
      <w:r w:rsidRPr="000556B1">
        <w:rPr>
          <w:u w:val="single"/>
        </w:rPr>
        <w:t>With a country already facing difficulty in preventing water scarcity and the destruction of irreplaceable habitats</w:t>
      </w:r>
      <w:r w:rsidRPr="000556B1">
        <w:rPr>
          <w:sz w:val="16"/>
        </w:rPr>
        <w:t xml:space="preserve"> (witness the deforestation of the Tongass), </w:t>
      </w:r>
      <w:r w:rsidRPr="000556B1">
        <w:rPr>
          <w:u w:val="single"/>
        </w:rPr>
        <w:t>there is no reason to believe the United States will be able to circumvent these problems with nearly twice its current population</w:t>
      </w:r>
      <w:r w:rsidRPr="000556B1">
        <w:rPr>
          <w:sz w:val="16"/>
        </w:rPr>
        <w:t xml:space="preserve"> size. More people living in the country leads to increased demands for food, water, and gas, regardless of their income level. With already skyrocketing projections of population growth under the United Sta</w:t>
      </w:r>
      <w:r w:rsidRPr="00364426">
        <w:rPr>
          <w:sz w:val="16"/>
        </w:rPr>
        <w:t>tes’ current immigration policy, in a baffling move, the U.S. Senate recently proposed to double U.S. immigration levels to around 2 million new immigrants annually.</w:t>
      </w:r>
    </w:p>
    <w:p w14:paraId="158939A3" w14:textId="77777777" w:rsidR="00CF33AA" w:rsidRPr="00364426" w:rsidRDefault="00CF33AA" w:rsidP="00CF33AA">
      <w:r w:rsidRPr="00364426">
        <w:rPr>
          <w:sz w:val="16"/>
        </w:rPr>
        <w:t>On May 28, 2013, the Senate Committee proposed the “Border Security, Economic Opportunity, and Immigration Modernization Act,” which introduced radical increases in immigration levels to our already lenient immigration policy. The proposed legislation, according to the Congressional Budget Office, would increase the United States’ immigrant population by 10.4 million by 2023.</w:t>
      </w:r>
    </w:p>
    <w:p w14:paraId="4C74E354" w14:textId="77777777" w:rsidR="00CF33AA" w:rsidRPr="00364426" w:rsidRDefault="00CF33AA" w:rsidP="00CF33AA">
      <w:pPr>
        <w:rPr>
          <w:sz w:val="16"/>
        </w:rPr>
      </w:pPr>
      <w:r w:rsidRPr="00364426">
        <w:rPr>
          <w:sz w:val="16"/>
        </w:rPr>
        <w:t>This ‘</w:t>
      </w:r>
      <w:r w:rsidRPr="00311BFA">
        <w:rPr>
          <w:highlight w:val="green"/>
          <w:u w:val="single"/>
        </w:rPr>
        <w:t>immigration reform’ would double the amount of annual immigration in the U.S</w:t>
      </w:r>
      <w:r w:rsidRPr="00364426">
        <w:rPr>
          <w:sz w:val="16"/>
        </w:rPr>
        <w:t xml:space="preserve">. from its current level of around one million to a highly unsustainable two million. According to the Center for Immigration Studies, such “reform” proposals would actually increase immigration to “over two million annually, </w:t>
      </w:r>
      <w:r w:rsidRPr="00364426">
        <w:rPr>
          <w:u w:val="single"/>
        </w:rPr>
        <w:t xml:space="preserve">which has the potential to nearly triple our population to over 850 million by the end of the century. Conversely, </w:t>
      </w:r>
      <w:r w:rsidRPr="00311BFA">
        <w:rPr>
          <w:highlight w:val="green"/>
          <w:u w:val="single"/>
        </w:rPr>
        <w:t>scaling back immigration 200,000 per year would greatly reduce America’s population growth</w:t>
      </w:r>
      <w:r w:rsidRPr="00364426">
        <w:rPr>
          <w:u w:val="single"/>
        </w:rPr>
        <w:t xml:space="preserve"> according to the studies by the U.S. Census Bureau.” With a population twice its current size, the United States will do grave and irreversible damages to its environment while struggling to prevent food and water shortages. With a population triple its current size, the U.S. will exceed its carrying capacity far beyond its limits, as famine and drought result in civilization-changing consequences</w:t>
      </w:r>
      <w:r w:rsidRPr="00364426">
        <w:rPr>
          <w:sz w:val="16"/>
        </w:rPr>
        <w:t>.</w:t>
      </w:r>
    </w:p>
    <w:p w14:paraId="3B41E170" w14:textId="77777777" w:rsidR="00CF33AA" w:rsidRPr="00364426" w:rsidRDefault="00CF33AA" w:rsidP="00CF33AA">
      <w:pPr>
        <w:pStyle w:val="Heading4"/>
      </w:pPr>
      <w:r w:rsidRPr="00364426">
        <w:t>The counterplan sends a worldwide signal to control fertility rates and solve overpopulation</w:t>
      </w:r>
    </w:p>
    <w:p w14:paraId="697249F2" w14:textId="77777777" w:rsidR="00CF33AA" w:rsidRPr="00364426" w:rsidRDefault="00CF33AA" w:rsidP="00CF33AA">
      <w:r w:rsidRPr="00364426">
        <w:rPr>
          <w:rStyle w:val="Style13ptBold"/>
        </w:rPr>
        <w:t>McALPIN 2014</w:t>
      </w:r>
      <w:r w:rsidRPr="00364426">
        <w:t xml:space="preserve"> </w:t>
      </w:r>
      <w:r w:rsidRPr="00364426">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608BB4F6" w14:textId="77777777" w:rsidR="00CF33AA" w:rsidRPr="00364426" w:rsidRDefault="00CF33AA" w:rsidP="00CF33AA">
      <w:pPr>
        <w:rPr>
          <w:sz w:val="16"/>
        </w:rPr>
      </w:pPr>
      <w:r w:rsidRPr="00311BFA">
        <w:rPr>
          <w:highlight w:val="green"/>
          <w:u w:val="single"/>
        </w:rPr>
        <w:t xml:space="preserve">Allowing </w:t>
      </w:r>
      <w:r w:rsidRPr="00F10489">
        <w:rPr>
          <w:u w:val="single"/>
        </w:rPr>
        <w:t xml:space="preserve">excessive </w:t>
      </w:r>
      <w:r w:rsidRPr="00311BFA">
        <w:rPr>
          <w:highlight w:val="green"/>
          <w:u w:val="single"/>
        </w:rPr>
        <w:t>immigration to continue</w:t>
      </w:r>
      <w:r w:rsidRPr="00364426">
        <w:rPr>
          <w:sz w:val="16"/>
        </w:rPr>
        <w:t xml:space="preserve"> completely disregards the population factor of John Holdren’s IPAT equation, and </w:t>
      </w:r>
      <w:r w:rsidRPr="00311BFA">
        <w:rPr>
          <w:highlight w:val="green"/>
          <w:u w:val="single"/>
        </w:rPr>
        <w:t xml:space="preserve">stimulates population growth </w:t>
      </w:r>
      <w:r w:rsidRPr="00F10489">
        <w:rPr>
          <w:u w:val="single"/>
        </w:rPr>
        <w:t>in the sending countries. Because it is unreasonable to expect that 300 million Americans will curb their consumption enough</w:t>
      </w:r>
      <w:r w:rsidRPr="00364426">
        <w:rPr>
          <w:u w:val="single"/>
        </w:rPr>
        <w:t xml:space="preserve"> to offset an increasing population, </w:t>
      </w:r>
      <w:r w:rsidRPr="00311BFA">
        <w:rPr>
          <w:highlight w:val="green"/>
          <w:u w:val="single"/>
        </w:rPr>
        <w:t>immigration reform is the most practical approach</w:t>
      </w:r>
      <w:r w:rsidRPr="00364426">
        <w:rPr>
          <w:u w:val="single"/>
        </w:rPr>
        <w:t xml:space="preserve"> the United States can take to combat the destruction of our environment. By failing to prevent excessive immigration, the United States signals a message to sending countries that unmanaged population growth is an acceptable option. </w:t>
      </w:r>
      <w:r w:rsidRPr="00311BFA">
        <w:rPr>
          <w:highlight w:val="green"/>
          <w:u w:val="single"/>
        </w:rPr>
        <w:t>It is time for the United States to take the initiative and address population growth through immigration reform</w:t>
      </w:r>
      <w:r w:rsidRPr="00364426">
        <w:rPr>
          <w:u w:val="single"/>
        </w:rPr>
        <w:t xml:space="preserve">, in order to prevent further and potentially irreversible damage to the environment. By </w:t>
      </w:r>
      <w:r w:rsidRPr="00311BFA">
        <w:rPr>
          <w:highlight w:val="green"/>
          <w:u w:val="single"/>
        </w:rPr>
        <w:t>acknowledging our limited population capacity through restrictive immigration reform, we will influence others to address population growth within their own countries</w:t>
      </w:r>
      <w:r w:rsidRPr="00364426">
        <w:rPr>
          <w:sz w:val="16"/>
        </w:rPr>
        <w:t>.</w:t>
      </w:r>
    </w:p>
    <w:p w14:paraId="29348EEF" w14:textId="77777777" w:rsidR="006831F7" w:rsidRPr="00AE3437" w:rsidRDefault="006831F7" w:rsidP="006831F7"/>
    <w:p w14:paraId="605C2490" w14:textId="5CB48A8E" w:rsidR="006831F7" w:rsidRPr="00AE3437" w:rsidRDefault="006831F7" w:rsidP="006831F7"/>
    <w:p w14:paraId="15345543" w14:textId="567769E9" w:rsidR="006831F7" w:rsidRPr="00AE3437" w:rsidRDefault="006831F7" w:rsidP="006831F7">
      <w:pPr>
        <w:pStyle w:val="Heading3"/>
      </w:pPr>
      <w:r w:rsidRPr="00AE3437">
        <w:t>C/P Solves</w:t>
      </w:r>
    </w:p>
    <w:p w14:paraId="21268A48" w14:textId="77777777" w:rsidR="009E02F8" w:rsidRPr="00AE3437" w:rsidRDefault="009E02F8" w:rsidP="006831F7"/>
    <w:p w14:paraId="49F39BED" w14:textId="77777777" w:rsidR="006831F7" w:rsidRPr="00AE3437" w:rsidRDefault="006831F7" w:rsidP="006831F7">
      <w:pPr>
        <w:pStyle w:val="Heading4"/>
      </w:pPr>
      <w:r w:rsidRPr="00AE3437">
        <w:t>The counterplan is modeled and spurs population activism</w:t>
      </w:r>
    </w:p>
    <w:p w14:paraId="21B1B75B" w14:textId="77777777" w:rsidR="006831F7" w:rsidRPr="00AE3437" w:rsidRDefault="006831F7" w:rsidP="006831F7">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4E4BFEED" w14:textId="2E148E9C" w:rsidR="006831F7" w:rsidRPr="00AE3437" w:rsidRDefault="006831F7" w:rsidP="006831F7">
      <w:pPr>
        <w:rPr>
          <w:sz w:val="16"/>
        </w:rPr>
      </w:pPr>
      <w:r w:rsidRPr="00AE3437">
        <w:rPr>
          <w:sz w:val="16"/>
        </w:rPr>
        <w:t>Another target of criticism is that overpopulation and its effect on the environment are global</w:t>
      </w:r>
      <w:r w:rsidR="00CA0D8D" w:rsidRPr="00AE3437">
        <w:rPr>
          <w:sz w:val="16"/>
        </w:rPr>
        <w:t xml:space="preserve"> </w:t>
      </w:r>
      <w:r w:rsidRPr="00AE3437">
        <w:rPr>
          <w:sz w:val="16"/>
        </w:rPr>
        <w:t>problems, and it is not the United States’ prerogative to address such issues. As Muradian again</w:t>
      </w:r>
      <w:r w:rsidR="00CA0D8D" w:rsidRPr="00AE3437">
        <w:rPr>
          <w:sz w:val="16"/>
        </w:rPr>
        <w:t xml:space="preserve"> </w:t>
      </w:r>
      <w:r w:rsidRPr="00AE3437">
        <w:rPr>
          <w:sz w:val="16"/>
        </w:rPr>
        <w:t>writes, “Should immigration be used as a policy tool for an environmental improvement? I think</w:t>
      </w:r>
      <w:r w:rsidR="00CA0D8D" w:rsidRPr="00AE3437">
        <w:rPr>
          <w:sz w:val="16"/>
        </w:rPr>
        <w:t xml:space="preserve"> </w:t>
      </w:r>
      <w:r w:rsidRPr="00AE3437">
        <w:rPr>
          <w:sz w:val="16"/>
        </w:rPr>
        <w:t xml:space="preserve">the precautionary answer should be ‘no.’ </w:t>
      </w:r>
      <w:proofErr w:type="gramStart"/>
      <w:r w:rsidRPr="00AE3437">
        <w:rPr>
          <w:sz w:val="16"/>
        </w:rPr>
        <w:t>[ .</w:t>
      </w:r>
      <w:proofErr w:type="gramEnd"/>
      <w:r w:rsidRPr="00AE3437">
        <w:rPr>
          <w:sz w:val="16"/>
        </w:rPr>
        <w:t xml:space="preserve"> . .] Policies aiming at population stabilization should be addressed at the global level.” </w:t>
      </w:r>
      <w:r w:rsidRPr="00496E0F">
        <w:rPr>
          <w:highlight w:val="green"/>
          <w:u w:val="single"/>
        </w:rPr>
        <w:t>While climate change and other environmental problems are global issues, the magnitude of these problems does not justify ignoring them here in the United States</w:t>
      </w:r>
      <w:r w:rsidRPr="00AE3437">
        <w:rPr>
          <w:sz w:val="16"/>
        </w:rPr>
        <w:t xml:space="preserve">. Imagine if we adopted that attitude for other global problems. Because racism is prevalent in every nation on earth, is it ethically sound for the United States to ignore these same issues here at home? </w:t>
      </w:r>
      <w:r w:rsidRPr="00AE3437">
        <w:rPr>
          <w:u w:val="single"/>
        </w:rPr>
        <w:t xml:space="preserve">Deeming a problem too large to address nationally only breeds complacency, and deters activism among individuals. Actually, the fact that overpopulation and the destruction of the environment are global problems is precisely why the United States should take the initiative in addressing them. </w:t>
      </w:r>
      <w:r w:rsidRPr="00496E0F">
        <w:rPr>
          <w:highlight w:val="green"/>
          <w:u w:val="single"/>
        </w:rPr>
        <w:t>If we acknowledge overpopulation and the resultant environmental degradation at home first, it is more likely the United States will set an example other countries may be more willing to follow</w:t>
      </w:r>
      <w:r w:rsidRPr="00496E0F">
        <w:rPr>
          <w:sz w:val="16"/>
          <w:highlight w:val="green"/>
        </w:rPr>
        <w:t>.</w:t>
      </w:r>
    </w:p>
    <w:p w14:paraId="547FA330" w14:textId="5E93B3F0" w:rsidR="006831F7" w:rsidRPr="00AE3437" w:rsidRDefault="006831F7" w:rsidP="006831F7"/>
    <w:p w14:paraId="636AD879" w14:textId="7C02B02B" w:rsidR="009E02F8" w:rsidRPr="00AE3437" w:rsidRDefault="009E02F8" w:rsidP="009E02F8">
      <w:pPr>
        <w:pStyle w:val="Heading4"/>
      </w:pPr>
      <w:r w:rsidRPr="00AE3437">
        <w:t>The counterplan encourages population control in other countries</w:t>
      </w:r>
    </w:p>
    <w:p w14:paraId="19E1F04F" w14:textId="77777777" w:rsidR="009E02F8" w:rsidRPr="00AE3437" w:rsidRDefault="009E02F8" w:rsidP="009E02F8">
      <w:r w:rsidRPr="00AE3437">
        <w:rPr>
          <w:rStyle w:val="Style13ptBold"/>
        </w:rPr>
        <w:t>McALPIN 2014</w:t>
      </w:r>
      <w:r w:rsidRPr="00AE3437">
        <w:t xml:space="preserve"> </w:t>
      </w:r>
      <w:r w:rsidRPr="00AE3437">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0E2D5996" w14:textId="0BCCD694" w:rsidR="009E02F8" w:rsidRPr="00AE3437" w:rsidRDefault="009E02F8" w:rsidP="009E02F8">
      <w:r w:rsidRPr="00AE3437">
        <w:rPr>
          <w:sz w:val="16"/>
        </w:rPr>
        <w:t xml:space="preserve">According to the Environment Protection Agency (EPA), </w:t>
      </w:r>
      <w:r w:rsidRPr="00AE3437">
        <w:rPr>
          <w:u w:val="single"/>
        </w:rPr>
        <w:t>the United States accounts for 19 percent of all carbon emissions</w:t>
      </w:r>
      <w:r w:rsidRPr="00AE3437">
        <w:rPr>
          <w:sz w:val="16"/>
        </w:rPr>
        <w:t xml:space="preserve">, second only to china, </w:t>
      </w:r>
      <w:r w:rsidRPr="00AE3437">
        <w:rPr>
          <w:u w:val="single"/>
        </w:rPr>
        <w:t>and this number will certainly increase with a growing population</w:t>
      </w:r>
      <w:r w:rsidRPr="00AE3437">
        <w:rPr>
          <w:sz w:val="16"/>
        </w:rPr>
        <w:t xml:space="preserve">. [6] To make matters worse, “current greenhouse-gas emissions are already committing the planet to likely climate change in the next 20 years,” says Richard Black, Stephen R.G. Bennett, Sandy M. Thomas and John R. Beddington in their scholarly article Climate Change: Migration as Adaption. With current global consumption committing the Earth to significant (and likely detrimental) climate change in the near future, </w:t>
      </w:r>
      <w:r w:rsidRPr="00AE3437">
        <w:rPr>
          <w:u w:val="single"/>
        </w:rPr>
        <w:t>the United States needs to seriously address its own carbon pollution if we ever expect other countries to address theirs. Population growth fuels consumption, and making efforts to stabilize our own population would send a message to those countries experiencing rapid population growth and countries with large populations (like China and India) that population stabilization is crucial to the preservation of the Earth’s fragile environment. Perhaps this message would even encourage other countries to follow suit</w:t>
      </w:r>
      <w:r w:rsidRPr="00AE3437">
        <w:rPr>
          <w:sz w:val="16"/>
        </w:rPr>
        <w:t>.</w:t>
      </w:r>
    </w:p>
    <w:p w14:paraId="2C14D0B7" w14:textId="4C509101" w:rsidR="009E02F8" w:rsidRPr="00AE3437" w:rsidRDefault="009E02F8" w:rsidP="006831F7"/>
    <w:p w14:paraId="49D7B7C4" w14:textId="73B1C353" w:rsidR="009E02F8" w:rsidRPr="00AE3437" w:rsidRDefault="009E02F8" w:rsidP="006831F7"/>
    <w:p w14:paraId="059F414A" w14:textId="24DFF729" w:rsidR="009E02F8" w:rsidRPr="00AE3437" w:rsidRDefault="009E02F8" w:rsidP="009E02F8">
      <w:pPr>
        <w:pStyle w:val="Heading3"/>
      </w:pPr>
      <w:r w:rsidRPr="00AE3437">
        <w:t>200,000 Key</w:t>
      </w:r>
    </w:p>
    <w:p w14:paraId="773500EB" w14:textId="77777777" w:rsidR="009E02F8" w:rsidRPr="00AE3437" w:rsidRDefault="009E02F8" w:rsidP="006831F7"/>
    <w:p w14:paraId="3C1C43EE" w14:textId="77777777" w:rsidR="00CF33AA" w:rsidRPr="00364426" w:rsidRDefault="00CF33AA" w:rsidP="00CF33AA">
      <w:pPr>
        <w:pStyle w:val="Heading4"/>
      </w:pPr>
      <w:r w:rsidRPr="00364426">
        <w:t>200,000 solves—reverses population growth</w:t>
      </w:r>
    </w:p>
    <w:p w14:paraId="2366DFF3" w14:textId="77777777" w:rsidR="00CF33AA" w:rsidRPr="00364426" w:rsidRDefault="00CF33AA" w:rsidP="00CF33AA">
      <w:r w:rsidRPr="00364426">
        <w:rPr>
          <w:rStyle w:val="Style13ptBold"/>
        </w:rPr>
        <w:t>McALPIN 2014</w:t>
      </w:r>
      <w:r w:rsidRPr="00364426">
        <w:t xml:space="preserve"> </w:t>
      </w:r>
      <w:r w:rsidRPr="00364426">
        <w:rPr>
          <w:sz w:val="18"/>
        </w:rPr>
        <w:t>(David, Progressives for Immigration Reform, “U.S. Population and Its Impact on the Environment: Why Curbing Per Capita Consumption Is Not Enough,” Sep 10, http://progressivesforimmigrationreform.org/publication/u-s-population-and-its-impact-on-the-environment-why-curbing-per-capita-consumption-is-not-enough/)</w:t>
      </w:r>
    </w:p>
    <w:p w14:paraId="3CAA22A0" w14:textId="77777777" w:rsidR="00CF33AA" w:rsidRPr="00364426" w:rsidRDefault="00CF33AA" w:rsidP="00CF33AA">
      <w:pPr>
        <w:rPr>
          <w:sz w:val="16"/>
        </w:rPr>
      </w:pPr>
      <w:r w:rsidRPr="00364426">
        <w:rPr>
          <w:u w:val="single"/>
        </w:rPr>
        <w:t xml:space="preserve">The absence of high domestic fertility rates coupled with an increasingly growing population merits a more restrictive and enforceable immigration policy. </w:t>
      </w:r>
      <w:r w:rsidRPr="00311BFA">
        <w:rPr>
          <w:highlight w:val="green"/>
          <w:u w:val="single"/>
        </w:rPr>
        <w:t>Addressing environmental concerns through policies like immigration reform is a practical and achievable approach that will yield significant results in both stabilizing the population size and protecting the environment</w:t>
      </w:r>
      <w:r w:rsidRPr="00311BFA">
        <w:rPr>
          <w:sz w:val="16"/>
          <w:highlight w:val="green"/>
        </w:rPr>
        <w:t>.</w:t>
      </w:r>
      <w:r w:rsidRPr="00364426">
        <w:rPr>
          <w:sz w:val="16"/>
        </w:rPr>
        <w:t xml:space="preserve"> What is not practical or effective is to expect the entire country to dramatically reduce consumption levels enough to support a population nearly twice the size of the current population. That is not to say that Americans’ high rate of consumption should be condoned and allowed to continue. Indeed the U.S. should actively pursue resource-conserving practices and the usage of cleaner energy, but completely </w:t>
      </w:r>
      <w:r w:rsidRPr="00364426">
        <w:rPr>
          <w:u w:val="single"/>
        </w:rPr>
        <w:t>ignoring population growth’s impact on the environment will cancel out and reverse any efforts made to protect our environment</w:t>
      </w:r>
      <w:r w:rsidRPr="00364426">
        <w:rPr>
          <w:sz w:val="16"/>
        </w:rPr>
        <w:t xml:space="preserve">. Although a zero-net migration policy is the only policy that would completely halt U.S. population growth and its effect on the environment, </w:t>
      </w:r>
      <w:r w:rsidRPr="00311BFA">
        <w:rPr>
          <w:highlight w:val="green"/>
          <w:u w:val="single"/>
        </w:rPr>
        <w:t>a compromise that restricted immigration levels to around 200,000 immigrants admitted annually would</w:t>
      </w:r>
      <w:r w:rsidRPr="00364426">
        <w:rPr>
          <w:sz w:val="16"/>
        </w:rPr>
        <w:t xml:space="preserve"> gradually </w:t>
      </w:r>
      <w:r w:rsidRPr="00311BFA">
        <w:rPr>
          <w:highlight w:val="green"/>
          <w:u w:val="single"/>
        </w:rPr>
        <w:t>lead to stabilization and</w:t>
      </w:r>
      <w:r w:rsidRPr="00364426">
        <w:rPr>
          <w:sz w:val="16"/>
        </w:rPr>
        <w:t xml:space="preserve"> to an eventual </w:t>
      </w:r>
      <w:r w:rsidRPr="00311BFA">
        <w:rPr>
          <w:highlight w:val="green"/>
          <w:u w:val="single"/>
        </w:rPr>
        <w:t>reversal of the</w:t>
      </w:r>
      <w:r w:rsidRPr="00364426">
        <w:rPr>
          <w:u w:val="single"/>
        </w:rPr>
        <w:t xml:space="preserve"> U.S. </w:t>
      </w:r>
      <w:r w:rsidRPr="00311BFA">
        <w:rPr>
          <w:highlight w:val="green"/>
          <w:u w:val="single"/>
        </w:rPr>
        <w:t>population surge</w:t>
      </w:r>
      <w:r w:rsidRPr="00364426">
        <w:rPr>
          <w:sz w:val="16"/>
        </w:rPr>
        <w:t>.</w:t>
      </w:r>
    </w:p>
    <w:p w14:paraId="13A958C2" w14:textId="77777777" w:rsidR="006831F7" w:rsidRPr="00AE3437" w:rsidRDefault="006831F7" w:rsidP="006831F7"/>
    <w:p w14:paraId="62BEB496" w14:textId="77777777" w:rsidR="006831F7" w:rsidRPr="00AE3437" w:rsidRDefault="006831F7" w:rsidP="006831F7"/>
    <w:p w14:paraId="0D8820AC" w14:textId="77777777" w:rsidR="006831F7" w:rsidRPr="00AE3437" w:rsidRDefault="006831F7" w:rsidP="006831F7">
      <w:pPr>
        <w:pStyle w:val="Heading3"/>
      </w:pPr>
      <w:r w:rsidRPr="00AE3437">
        <w:t>A2: Refugee Leadership/Soft Power</w:t>
      </w:r>
    </w:p>
    <w:p w14:paraId="3A5A195D" w14:textId="77777777" w:rsidR="006831F7" w:rsidRPr="00AE3437" w:rsidRDefault="006831F7" w:rsidP="006831F7"/>
    <w:p w14:paraId="2D8BC513" w14:textId="77777777" w:rsidR="006831F7" w:rsidRPr="00AE3437" w:rsidRDefault="006831F7" w:rsidP="006831F7">
      <w:pPr>
        <w:pStyle w:val="Heading4"/>
      </w:pPr>
      <w:r w:rsidRPr="00AE3437">
        <w:t>The counterplan solves US moral and legal obligations by allowing refugees and asylum-seekers</w:t>
      </w:r>
    </w:p>
    <w:p w14:paraId="66143DE5" w14:textId="77777777" w:rsidR="006831F7" w:rsidRPr="00AE3437" w:rsidRDefault="006831F7" w:rsidP="006831F7">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31976BC9" w14:textId="77777777" w:rsidR="006831F7" w:rsidRPr="00AE3437" w:rsidRDefault="006831F7" w:rsidP="006831F7">
      <w:pPr>
        <w:rPr>
          <w:sz w:val="16"/>
        </w:rPr>
      </w:pPr>
      <w:r w:rsidRPr="00AE3437">
        <w:rPr>
          <w:sz w:val="16"/>
        </w:rPr>
        <w:t xml:space="preserve">For a start, </w:t>
      </w:r>
      <w:r w:rsidRPr="00AE3437">
        <w:rPr>
          <w:u w:val="single"/>
        </w:rPr>
        <w:t>I would keep refugee resettlement</w:t>
      </w:r>
      <w:r w:rsidRPr="00AE3437">
        <w:rPr>
          <w:sz w:val="16"/>
        </w:rPr>
        <w:t xml:space="preserve"> numbers at their current levels. </w:t>
      </w:r>
      <w:r w:rsidRPr="00AE3437">
        <w:rPr>
          <w:u w:val="single"/>
        </w:rPr>
        <w:t>Doing so will help us continue to fulfill our moral obligation to aid legitimate political refugees. This is also a legal obligation under international law</w:t>
      </w:r>
      <w:r w:rsidRPr="00AE3437">
        <w:rPr>
          <w:sz w:val="16"/>
        </w:rPr>
        <w:t xml:space="preserve">. The United States is an original signatory to the UN Universal Declaration of Human Rights, whose article 14 states: “Everyone has the right to seek and to enjoy in other countries asylum from persecution.” Although this right can often be secured through temporary asylum, conditions in refugees’ countries of origin sometimes demand longer or even permanent stays. Rather than create large numbers of “long-term temporary” residents, it is often better to grant such asylum seekers citizenship and help them start new lives in the United States. Note that the argument above pertains only to legitimate political refugees: those who face persecution in their countries of origin. In recent years, there have been numerous proposals to grant refugee status to economic migrants and to those said to be displaced by climate change. In effect, this would create a legal right for half the world to immigrate into the United States, while encouraging developing nations to ignore overpopulation. I believe such proposals are largely without merit and discuss them more fully in the following chapter. </w:t>
      </w:r>
      <w:r w:rsidRPr="00AE3437">
        <w:rPr>
          <w:u w:val="single"/>
        </w:rPr>
        <w:t>The current level of approximately 150,000 annual slots for refugees and asylum seekers seems adequate to fulfill our valid responsibilities</w:t>
      </w:r>
      <w:r w:rsidRPr="00AE3437">
        <w:rPr>
          <w:sz w:val="16"/>
        </w:rPr>
        <w:t xml:space="preserve"> in this area.</w:t>
      </w:r>
    </w:p>
    <w:p w14:paraId="190EBF96" w14:textId="77777777" w:rsidR="006831F7" w:rsidRPr="00AE3437" w:rsidRDefault="006831F7" w:rsidP="006831F7"/>
    <w:p w14:paraId="65D88E7E" w14:textId="77777777" w:rsidR="006831F7" w:rsidRPr="00AE3437" w:rsidRDefault="006831F7" w:rsidP="006831F7">
      <w:pPr>
        <w:pStyle w:val="Heading4"/>
      </w:pPr>
      <w:r w:rsidRPr="00AE3437">
        <w:t>The counterplan solves leadership</w:t>
      </w:r>
    </w:p>
    <w:p w14:paraId="3FDF7009" w14:textId="77777777" w:rsidR="006831F7" w:rsidRPr="00AE3437" w:rsidRDefault="006831F7" w:rsidP="006831F7">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79D9D133" w14:textId="6DA7DF94" w:rsidR="006831F7" w:rsidRPr="00AE3437" w:rsidRDefault="006831F7" w:rsidP="006831F7">
      <w:pPr>
        <w:rPr>
          <w:sz w:val="16"/>
        </w:rPr>
      </w:pPr>
      <w:r w:rsidRPr="00AE3437">
        <w:rPr>
          <w:u w:val="single"/>
        </w:rPr>
        <w:t>In the United States today, both our liberty and our ability to serve as an example to the rest of the world are threatened by gigantism</w:t>
      </w:r>
      <w:r w:rsidRPr="00AE3437">
        <w:rPr>
          <w:sz w:val="16"/>
        </w:rPr>
        <w:t xml:space="preserve">, under which I include </w:t>
      </w:r>
      <w:r w:rsidRPr="00AE3437">
        <w:rPr>
          <w:u w:val="single"/>
        </w:rPr>
        <w:t>our sheer numbers</w:t>
      </w:r>
      <w:r w:rsidRPr="00AE3437">
        <w:rPr>
          <w:sz w:val="16"/>
        </w:rPr>
        <w:t xml:space="preserve">, our vast appetites, and the immense corporations that threaten to overwhelm our democracy. In this context, we may recall the words of a Russian émigré, returning to Europe via steamer in 1916: Is that the Statue of Liberty? So tiny, lost in the noise of the harbour and framed against the soaring skyscrapers of the Wall Street banks. Was this powerless, tiny figure shrinking before the all-powerful gigantic skyscrapers, those guardians of financial deals, the Statue of Liberty we had pictured to ourselves? . . . It is these solid walls of stone, the safe refuge of the kings of American capital, which now more completely express the “spirit” that reigns over the continent of Columbus than the pitiful, shrunken, green statue that seems to be embarrassed. 13 It is true that </w:t>
      </w:r>
      <w:r w:rsidRPr="00AE3437">
        <w:rPr>
          <w:u w:val="single"/>
        </w:rPr>
        <w:t>the force and persuasiveness of the United States as a global example</w:t>
      </w:r>
      <w:r w:rsidRPr="00AE3437">
        <w:rPr>
          <w:sz w:val="16"/>
        </w:rPr>
        <w:t xml:space="preserve"> depends partly on our size and power. But properly fulfilling this role </w:t>
      </w:r>
      <w:r w:rsidRPr="00AE3437">
        <w:rPr>
          <w:u w:val="single"/>
        </w:rPr>
        <w:t>does not depend on increasing our bulk</w:t>
      </w:r>
      <w:r w:rsidRPr="00AE3437">
        <w:rPr>
          <w:sz w:val="16"/>
        </w:rPr>
        <w:t xml:space="preserve">, any more than it depends on building a new Statue of Liberty that is ten times larger than the current version. </w:t>
      </w:r>
      <w:r w:rsidRPr="00AE3437">
        <w:rPr>
          <w:u w:val="single"/>
        </w:rPr>
        <w:t>It depends on living up to our ideals and actually creating a nation dedicated to liberty,</w:t>
      </w:r>
      <w:r w:rsidRPr="00AE3437">
        <w:rPr>
          <w:sz w:val="16"/>
        </w:rPr>
        <w:t xml:space="preserve"> where freedom flowers into worthy lives, just institutions, friendship </w:t>
      </w:r>
      <w:r w:rsidR="00E600C2" w:rsidRPr="00AE3437">
        <w:rPr>
          <w:sz w:val="16"/>
        </w:rPr>
        <w:t xml:space="preserve">among citizens (“the noble love of comrades,” as another New York poet put it), and peace and fair-dealing be tween our country and all others. </w:t>
      </w:r>
      <w:r w:rsidR="00E600C2" w:rsidRPr="00AE3437">
        <w:rPr>
          <w:u w:val="single"/>
        </w:rPr>
        <w:t>America needs to live up to these ideals, because of our myriad impacts as a great power and because our example continues to speak powerfully to people around the world</w:t>
      </w:r>
      <w:r w:rsidR="00E600C2" w:rsidRPr="00AE3437">
        <w:rPr>
          <w:sz w:val="16"/>
        </w:rPr>
        <w:t xml:space="preserve">. </w:t>
      </w:r>
      <w:r w:rsidRPr="00AE3437">
        <w:rPr>
          <w:sz w:val="16"/>
        </w:rPr>
        <w:t xml:space="preserve">Citizens everywhere must take up their varied burdens in the struggle for liberty. In China and Mexico, that means fighting for political rights, against corruption, and for better opportunities for economic advancement. </w:t>
      </w:r>
      <w:r w:rsidRPr="00AE3437">
        <w:rPr>
          <w:u w:val="single"/>
        </w:rPr>
        <w:t>In the United States, it means</w:t>
      </w:r>
      <w:r w:rsidRPr="00AE3437">
        <w:rPr>
          <w:sz w:val="16"/>
        </w:rPr>
        <w:t xml:space="preserve"> reinvigorating our democracy, living lives that are worthy of the freedoms we already have, reducing economic inequality, and </w:t>
      </w:r>
      <w:r w:rsidRPr="00AE3437">
        <w:rPr>
          <w:u w:val="single"/>
        </w:rPr>
        <w:t>finding the means to make the world’s largest</w:t>
      </w:r>
      <w:r w:rsidRPr="00AE3437">
        <w:rPr>
          <w:sz w:val="16"/>
        </w:rPr>
        <w:t xml:space="preserve"> and (in conventional terms) most successful </w:t>
      </w:r>
      <w:r w:rsidRPr="00AE3437">
        <w:rPr>
          <w:u w:val="single"/>
        </w:rPr>
        <w:t>economy ecologically sustainable</w:t>
      </w:r>
      <w:r w:rsidRPr="00AE3437">
        <w:rPr>
          <w:sz w:val="16"/>
        </w:rPr>
        <w:t xml:space="preserve">. I hope I have shown in this book how </w:t>
      </w:r>
      <w:r w:rsidRPr="00AE3437">
        <w:rPr>
          <w:u w:val="single"/>
        </w:rPr>
        <w:t>reducing immigration into the United States has an important role to play in these efforts</w:t>
      </w:r>
      <w:r w:rsidRPr="00AE3437">
        <w:rPr>
          <w:sz w:val="16"/>
        </w:rPr>
        <w:t>.</w:t>
      </w:r>
    </w:p>
    <w:p w14:paraId="343B79C1" w14:textId="0F6959A0" w:rsidR="006831F7" w:rsidRPr="00AE3437" w:rsidRDefault="006831F7" w:rsidP="006831F7"/>
    <w:p w14:paraId="57A010E9" w14:textId="000C59BA" w:rsidR="00E00B8D" w:rsidRPr="00AE3437" w:rsidRDefault="00E00B8D" w:rsidP="00E00B8D">
      <w:pPr>
        <w:pStyle w:val="Heading3"/>
      </w:pPr>
      <w:r w:rsidRPr="00AE3437">
        <w:t>A2: Perm: Do Both</w:t>
      </w:r>
    </w:p>
    <w:p w14:paraId="2A1B4DC3" w14:textId="77777777" w:rsidR="00523898" w:rsidRPr="00D84E8C" w:rsidRDefault="00523898" w:rsidP="00523898">
      <w:pPr>
        <w:rPr>
          <w:i/>
          <w:u w:val="single"/>
        </w:rPr>
      </w:pPr>
      <w:r>
        <w:rPr>
          <w:i/>
          <w:u w:val="single"/>
        </w:rPr>
        <w:t>No perms, the CP is functionally and textually competitive with the aff, that means the perm is either severance or intrinsic, both are voters</w:t>
      </w:r>
    </w:p>
    <w:p w14:paraId="7482F8B9" w14:textId="77777777" w:rsidR="00523898" w:rsidRPr="00C47615" w:rsidRDefault="00523898" w:rsidP="00523898">
      <w:pPr>
        <w:rPr>
          <w:i/>
          <w:u w:val="single"/>
        </w:rPr>
      </w:pPr>
      <w:r w:rsidRPr="00C47615">
        <w:rPr>
          <w:i/>
          <w:u w:val="single"/>
        </w:rPr>
        <w:t xml:space="preserve">The perm links to overpop— It still results in a </w:t>
      </w:r>
      <w:r>
        <w:rPr>
          <w:i/>
          <w:u w:val="single"/>
        </w:rPr>
        <w:t>giving amnesty</w:t>
      </w:r>
    </w:p>
    <w:p w14:paraId="5F8CBB9B" w14:textId="77777777" w:rsidR="00523898" w:rsidRPr="00AE3437" w:rsidRDefault="00523898" w:rsidP="00523898"/>
    <w:p w14:paraId="35060074" w14:textId="77777777" w:rsidR="00523898" w:rsidRPr="00AE3437" w:rsidRDefault="00523898" w:rsidP="00523898">
      <w:pPr>
        <w:pStyle w:val="Heading4"/>
      </w:pPr>
      <w:r w:rsidRPr="00AE3437">
        <w:t>Even a miniscule link to the net benefit has a huge impact—every 500,000 immigrants means 72 million more people by 2100</w:t>
      </w:r>
    </w:p>
    <w:p w14:paraId="424C1F22" w14:textId="77777777" w:rsidR="00523898" w:rsidRPr="00AE3437" w:rsidRDefault="00523898" w:rsidP="00523898">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7D532FA4" w14:textId="77777777" w:rsidR="00523898" w:rsidRPr="00C47615" w:rsidRDefault="00523898" w:rsidP="00523898">
      <w:pPr>
        <w:rPr>
          <w:sz w:val="16"/>
        </w:rPr>
      </w:pPr>
      <w:r w:rsidRPr="00AE3437">
        <w:rPr>
          <w:sz w:val="16"/>
        </w:rPr>
        <w:t xml:space="preserve">Note that </w:t>
      </w:r>
      <w:r w:rsidRPr="00C83732">
        <w:rPr>
          <w:highlight w:val="green"/>
          <w:u w:val="single"/>
        </w:rPr>
        <w:t>every extra half-million immigrants</w:t>
      </w:r>
      <w:r w:rsidRPr="00AE3437">
        <w:rPr>
          <w:u w:val="single"/>
        </w:rPr>
        <w:t xml:space="preserve"> admitted annually </w:t>
      </w:r>
      <w:r w:rsidRPr="00C83732">
        <w:rPr>
          <w:highlight w:val="green"/>
          <w:u w:val="single"/>
        </w:rPr>
        <w:t>increases America’s population</w:t>
      </w:r>
      <w:r w:rsidRPr="00AE3437">
        <w:rPr>
          <w:u w:val="single"/>
        </w:rPr>
        <w:t xml:space="preserve"> in 2100 </w:t>
      </w:r>
      <w:r w:rsidRPr="00C83732">
        <w:rPr>
          <w:highlight w:val="green"/>
          <w:u w:val="single"/>
        </w:rPr>
        <w:t>by about 72 million people</w:t>
      </w:r>
      <w:r w:rsidRPr="00AE3437">
        <w:rPr>
          <w:sz w:val="16"/>
        </w:rPr>
        <w:t xml:space="preserve">. Note too that </w:t>
      </w:r>
      <w:r w:rsidRPr="00C83732">
        <w:rPr>
          <w:highlight w:val="green"/>
          <w:u w:val="single"/>
        </w:rPr>
        <w:t xml:space="preserve">under </w:t>
      </w:r>
      <w:r w:rsidRPr="00C83732">
        <w:rPr>
          <w:b/>
          <w:highlight w:val="green"/>
          <w:u w:val="single"/>
        </w:rPr>
        <w:t>any</w:t>
      </w:r>
      <w:r w:rsidRPr="00C83732">
        <w:rPr>
          <w:highlight w:val="green"/>
          <w:u w:val="single"/>
        </w:rPr>
        <w:t xml:space="preserve"> mass immigration scenario, the US population cannot stabilize</w:t>
      </w:r>
      <w:r w:rsidRPr="00AE3437">
        <w:rPr>
          <w:sz w:val="16"/>
        </w:rPr>
        <w:t xml:space="preserve"> and instead continues to grow. Both of these points should be of grave concern to serious environmentalists. </w:t>
      </w:r>
      <w:r w:rsidRPr="00AE3437">
        <w:rPr>
          <w:u w:val="single"/>
        </w:rPr>
        <w:t>Given Americans’ failure to create a sustainable society of 320 million people, creating one with hun dreds of millions more inhabitants is even more unlikely</w:t>
      </w:r>
      <w:r w:rsidRPr="00AE3437">
        <w:rPr>
          <w:sz w:val="16"/>
        </w:rPr>
        <w:t xml:space="preserve">. 22 </w:t>
      </w:r>
      <w:r w:rsidRPr="00AE3437">
        <w:rPr>
          <w:u w:val="single"/>
        </w:rPr>
        <w:t>And even if we managed to stumble to the year 2100 with 500 million</w:t>
      </w:r>
      <w:r w:rsidRPr="00AE3437">
        <w:rPr>
          <w:sz w:val="16"/>
        </w:rPr>
        <w:t xml:space="preserve"> or 600 million </w:t>
      </w:r>
      <w:r w:rsidRPr="00AE3437">
        <w:rPr>
          <w:u w:val="single"/>
        </w:rPr>
        <w:t>inhabitants, our</w:t>
      </w:r>
      <w:r w:rsidRPr="00AE3437">
        <w:rPr>
          <w:sz w:val="16"/>
        </w:rPr>
        <w:t xml:space="preserve"> unpromising </w:t>
      </w:r>
      <w:r w:rsidRPr="00AE3437">
        <w:rPr>
          <w:u w:val="single"/>
        </w:rPr>
        <w:t>trajectory</w:t>
      </w:r>
      <w:r w:rsidRPr="00AE3437">
        <w:rPr>
          <w:sz w:val="16"/>
        </w:rPr>
        <w:t xml:space="preserve"> with continued mass immigration </w:t>
      </w:r>
      <w:r w:rsidRPr="00AE3437">
        <w:rPr>
          <w:u w:val="single"/>
        </w:rPr>
        <w:t>would be for further immense population growth</w:t>
      </w:r>
      <w:r w:rsidRPr="00AE3437">
        <w:rPr>
          <w:sz w:val="16"/>
        </w:rPr>
        <w:t xml:space="preserve"> in the following century.</w:t>
      </w:r>
    </w:p>
    <w:p w14:paraId="7B57B40A" w14:textId="77777777" w:rsidR="00523898" w:rsidRPr="00AE3437" w:rsidRDefault="00523898" w:rsidP="00523898">
      <w:pPr>
        <w:pStyle w:val="Heading4"/>
      </w:pPr>
      <w:r w:rsidRPr="00AE3437">
        <w:t>More evidence the perm links—yearly numbers add up and each immigrant’s descendants multiply the population impact</w:t>
      </w:r>
    </w:p>
    <w:p w14:paraId="6EA2E16F" w14:textId="77777777" w:rsidR="00523898" w:rsidRPr="00AE3437" w:rsidRDefault="00523898" w:rsidP="00523898">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79AF5EA0" w14:textId="77777777" w:rsidR="00523898" w:rsidRPr="00AE3437" w:rsidRDefault="00523898" w:rsidP="00523898">
      <w:pPr>
        <w:rPr>
          <w:sz w:val="16"/>
        </w:rPr>
      </w:pPr>
      <w:r w:rsidRPr="00AE3437">
        <w:rPr>
          <w:sz w:val="16"/>
        </w:rPr>
        <w:t xml:space="preserve">First, </w:t>
      </w:r>
      <w:r w:rsidRPr="009C50BB">
        <w:rPr>
          <w:highlight w:val="green"/>
          <w:u w:val="single"/>
        </w:rPr>
        <w:t>each year adds new immigrants</w:t>
      </w:r>
      <w:r w:rsidRPr="00AE3437">
        <w:rPr>
          <w:u w:val="single"/>
        </w:rPr>
        <w:t xml:space="preserve">, some of whom have children. Eventually those children have children. </w:t>
      </w:r>
      <w:r w:rsidRPr="009C50BB">
        <w:rPr>
          <w:highlight w:val="green"/>
          <w:u w:val="single"/>
        </w:rPr>
        <w:t>Immigration</w:t>
      </w:r>
      <w:r w:rsidRPr="00AE3437">
        <w:rPr>
          <w:u w:val="single"/>
        </w:rPr>
        <w:t xml:space="preserve"> thus </w:t>
      </w:r>
      <w:r w:rsidRPr="009C50BB">
        <w:rPr>
          <w:highlight w:val="green"/>
          <w:u w:val="single"/>
        </w:rPr>
        <w:t>has a built-in “multiplier effect.”</w:t>
      </w:r>
      <w:r w:rsidRPr="00AE3437">
        <w:rPr>
          <w:u w:val="single"/>
        </w:rPr>
        <w:t xml:space="preserve"> </w:t>
      </w:r>
      <w:r w:rsidRPr="009C50BB">
        <w:rPr>
          <w:highlight w:val="green"/>
          <w:u w:val="single"/>
        </w:rPr>
        <w:t>Three million new citizens</w:t>
      </w:r>
      <w:r w:rsidRPr="00AE3437">
        <w:rPr>
          <w:u w:val="single"/>
        </w:rPr>
        <w:t xml:space="preserve"> in the 1950s has </w:t>
      </w:r>
      <w:r w:rsidRPr="009C50BB">
        <w:rPr>
          <w:highlight w:val="green"/>
          <w:u w:val="single"/>
        </w:rPr>
        <w:t>meant</w:t>
      </w:r>
      <w:r w:rsidRPr="00AE3437">
        <w:rPr>
          <w:sz w:val="16"/>
        </w:rPr>
        <w:t xml:space="preserve"> ten to </w:t>
      </w:r>
      <w:r w:rsidRPr="009C50BB">
        <w:rPr>
          <w:highlight w:val="green"/>
          <w:u w:val="single"/>
        </w:rPr>
        <w:t>twelve million</w:t>
      </w:r>
      <w:r w:rsidRPr="00AE3437">
        <w:rPr>
          <w:sz w:val="16"/>
        </w:rPr>
        <w:t xml:space="preserve"> additional citizens </w:t>
      </w:r>
      <w:r w:rsidRPr="009C50BB">
        <w:rPr>
          <w:highlight w:val="green"/>
          <w:u w:val="single"/>
        </w:rPr>
        <w:t>two generations later</w:t>
      </w:r>
      <w:r w:rsidRPr="00AE3437">
        <w:rPr>
          <w:sz w:val="16"/>
        </w:rPr>
        <w:t xml:space="preserve">. Second, starting in the late 1950s, Americans began to have smaller families. While the average American woman had 3.5 children in the mid-1950s, the total fertility rate declined to 1.7 children per woman by the mid-1970s (it has since risen to 2.05, in large part due to the higher average fertility rates of immigrants). </w:t>
      </w:r>
      <w:r w:rsidRPr="00AE3437">
        <w:rPr>
          <w:u w:val="single"/>
        </w:rPr>
        <w:t>With native births contributing less to population growth, immigration’s relative share rose</w:t>
      </w:r>
      <w:r w:rsidRPr="00AE3437">
        <w:rPr>
          <w:sz w:val="16"/>
        </w:rPr>
        <w:t>.</w:t>
      </w:r>
    </w:p>
    <w:p w14:paraId="57CE1157" w14:textId="77777777" w:rsidR="00523898" w:rsidRPr="00AE3437" w:rsidRDefault="00523898" w:rsidP="00523898"/>
    <w:p w14:paraId="177C2221" w14:textId="77777777" w:rsidR="00523898" w:rsidRDefault="00523898" w:rsidP="00523898">
      <w:pPr>
        <w:rPr>
          <w:i/>
          <w:u w:val="single"/>
        </w:rPr>
      </w:pPr>
      <w:r w:rsidRPr="00C83732">
        <w:rPr>
          <w:i/>
          <w:u w:val="single"/>
        </w:rPr>
        <w:t xml:space="preserve">And, the perm isn’t a reason to vote aff—the net effect of the perm is to increase restrictions on legal immigration, which is anti-topical and dejustifies the resolution: the basic right of the negative is to defend the OPPOSITE of the resolution. </w:t>
      </w:r>
    </w:p>
    <w:p w14:paraId="10361891" w14:textId="77777777" w:rsidR="00523898" w:rsidRPr="00C83732" w:rsidRDefault="00523898" w:rsidP="00523898">
      <w:pPr>
        <w:rPr>
          <w:i/>
          <w:u w:val="single"/>
        </w:rPr>
      </w:pPr>
      <w:r w:rsidRPr="00C83732">
        <w:rPr>
          <w:i/>
          <w:u w:val="single"/>
        </w:rPr>
        <w:t>Our counterinterpretation is that only counterplans that do the opposite of the res are legitimate, which guarantees strong aff ground, makes counterplans predictable, and is good for the neg because we can counterplan in uniqueness which is both key to ground and fairness and focuses the debate on the core topic issue—is immigration good or bad</w:t>
      </w:r>
    </w:p>
    <w:p w14:paraId="06593E95" w14:textId="77777777" w:rsidR="00523898" w:rsidRPr="00AE3437" w:rsidRDefault="00523898" w:rsidP="00523898"/>
    <w:p w14:paraId="28C28DAE" w14:textId="77777777" w:rsidR="00523898" w:rsidRPr="00AE3437" w:rsidRDefault="00523898" w:rsidP="00523898">
      <w:pPr>
        <w:pStyle w:val="Heading4"/>
      </w:pPr>
      <w:r w:rsidRPr="00AE3437">
        <w:t>And, legal immigration slots under the counterplan are allocated to refugees—the perm would either link to the net benefit or force a tradeoff which undermines US leadership</w:t>
      </w:r>
    </w:p>
    <w:p w14:paraId="4AC224DA" w14:textId="77777777" w:rsidR="00523898" w:rsidRPr="00AE3437" w:rsidRDefault="00523898" w:rsidP="00523898">
      <w:r w:rsidRPr="00AE3437">
        <w:rPr>
          <w:rStyle w:val="Style13ptBold"/>
        </w:rPr>
        <w:t>CAFARO 2014</w:t>
      </w:r>
      <w:r w:rsidRPr="00AE3437">
        <w:t xml:space="preserve"> </w:t>
      </w:r>
      <w:r w:rsidRPr="00AE3437">
        <w:rPr>
          <w:sz w:val="18"/>
        </w:rPr>
        <w:t>(Philip Cafaro is professor of philosophy and an affiliated faculty member in the School of Global Environmental Sustainability at Colorado State University, How Many is Too Many? The Progressive Argument for Reducing Immigration Into the United States, google books)</w:t>
      </w:r>
    </w:p>
    <w:p w14:paraId="150C9477" w14:textId="77777777" w:rsidR="00523898" w:rsidRPr="00AE3437" w:rsidRDefault="00523898" w:rsidP="00523898">
      <w:pPr>
        <w:rPr>
          <w:sz w:val="16"/>
        </w:rPr>
      </w:pPr>
      <w:r w:rsidRPr="00AE3437">
        <w:rPr>
          <w:sz w:val="16"/>
        </w:rPr>
        <w:t xml:space="preserve">For a start, I would keep </w:t>
      </w:r>
      <w:r w:rsidRPr="004A7A75">
        <w:rPr>
          <w:highlight w:val="green"/>
          <w:u w:val="single"/>
        </w:rPr>
        <w:t>refugee resettlement</w:t>
      </w:r>
      <w:r w:rsidRPr="00AE3437">
        <w:rPr>
          <w:sz w:val="16"/>
        </w:rPr>
        <w:t xml:space="preserve"> numbers at their current levels. Doing so </w:t>
      </w:r>
      <w:r w:rsidRPr="00AE3437">
        <w:rPr>
          <w:u w:val="single"/>
        </w:rPr>
        <w:t xml:space="preserve">will help us continue to fulfill our moral obligation to aid legitimate political refugees. This </w:t>
      </w:r>
      <w:r w:rsidRPr="004A7A75">
        <w:rPr>
          <w:highlight w:val="green"/>
          <w:u w:val="single"/>
        </w:rPr>
        <w:t>is</w:t>
      </w:r>
      <w:r w:rsidRPr="00AE3437">
        <w:rPr>
          <w:u w:val="single"/>
        </w:rPr>
        <w:t xml:space="preserve"> also </w:t>
      </w:r>
      <w:r w:rsidRPr="004A7A75">
        <w:rPr>
          <w:highlight w:val="green"/>
          <w:u w:val="single"/>
        </w:rPr>
        <w:t>a legal obligation under international law</w:t>
      </w:r>
      <w:r w:rsidRPr="00AE3437">
        <w:rPr>
          <w:sz w:val="16"/>
        </w:rPr>
        <w:t xml:space="preserve">. The United States is an original signatory to the UN Universal Declaration of Human Rights, whose article 14 states: “Everyone has the right to seek and to enjoy in other countries asylum from persecution.” Although this right can often be secured through temporary asylum, </w:t>
      </w:r>
      <w:r w:rsidRPr="00AE3437">
        <w:rPr>
          <w:u w:val="single"/>
        </w:rPr>
        <w:t>conditions</w:t>
      </w:r>
      <w:r w:rsidRPr="00AE3437">
        <w:rPr>
          <w:sz w:val="16"/>
        </w:rPr>
        <w:t xml:space="preserve"> in refugees’ countries of origin </w:t>
      </w:r>
      <w:r w:rsidRPr="00AE3437">
        <w:rPr>
          <w:u w:val="single"/>
        </w:rPr>
        <w:t>sometimes demand</w:t>
      </w:r>
      <w:r w:rsidRPr="00AE3437">
        <w:rPr>
          <w:sz w:val="16"/>
        </w:rPr>
        <w:t xml:space="preserve"> longer or even </w:t>
      </w:r>
      <w:r w:rsidRPr="00AE3437">
        <w:rPr>
          <w:u w:val="single"/>
        </w:rPr>
        <w:t>permanent stays</w:t>
      </w:r>
      <w:r w:rsidRPr="00AE3437">
        <w:rPr>
          <w:sz w:val="16"/>
        </w:rPr>
        <w:t xml:space="preserve">. Rather than create large numbers of “long-term temporary” residents, it is often better to grant such asylum seekers citizenship and help them start new lives in the United States. Note that the argument above pertains only to legitimate political refugees: those who face persecution in their countries of origin. In recent years, there have been numerous proposals to grant refugee status to economic migrants and to those said to be displaced by climate change. In effect, this would create a legal right for half the world to immigrate into the United States, while encouraging developing nations to ignore overpopulation. I believe such proposals are largely without merit and discuss them more fully in the following chapter. The current level of approximately </w:t>
      </w:r>
      <w:r w:rsidRPr="004A7A75">
        <w:rPr>
          <w:highlight w:val="green"/>
          <w:u w:val="single"/>
        </w:rPr>
        <w:t>150,000</w:t>
      </w:r>
      <w:r w:rsidRPr="00AE3437">
        <w:rPr>
          <w:sz w:val="16"/>
        </w:rPr>
        <w:t xml:space="preserve"> annual </w:t>
      </w:r>
      <w:r w:rsidRPr="004A7A75">
        <w:rPr>
          <w:highlight w:val="green"/>
          <w:u w:val="single"/>
        </w:rPr>
        <w:t>slots for refugees and asylum seekers seems adequate to fulfill our valid responsibilities</w:t>
      </w:r>
      <w:r w:rsidRPr="00AE3437">
        <w:rPr>
          <w:sz w:val="16"/>
        </w:rPr>
        <w:t xml:space="preserve"> in this area.</w:t>
      </w:r>
    </w:p>
    <w:p w14:paraId="1EA867D5" w14:textId="77777777" w:rsidR="00523898" w:rsidRPr="00AE3437" w:rsidRDefault="00523898" w:rsidP="00523898"/>
    <w:p w14:paraId="3DA41E9C" w14:textId="77777777" w:rsidR="00523898" w:rsidRPr="00AE3437" w:rsidRDefault="00523898" w:rsidP="00523898">
      <w:pPr>
        <w:pStyle w:val="Heading4"/>
      </w:pPr>
      <w:r w:rsidRPr="00AE3437">
        <w:t>That exacerbates the worldwide refugee crisis</w:t>
      </w:r>
    </w:p>
    <w:p w14:paraId="5C372468" w14:textId="77777777" w:rsidR="00523898" w:rsidRPr="00AE3437" w:rsidRDefault="00523898" w:rsidP="00523898">
      <w:pPr>
        <w:rPr>
          <w:sz w:val="18"/>
        </w:rPr>
      </w:pPr>
      <w:r w:rsidRPr="00AE3437">
        <w:rPr>
          <w:rStyle w:val="Style13ptBold"/>
        </w:rPr>
        <w:t>LIND 2017</w:t>
      </w:r>
      <w:r w:rsidRPr="00AE3437">
        <w:t xml:space="preserve"> </w:t>
      </w:r>
      <w:r w:rsidRPr="00AE3437">
        <w:rPr>
          <w:sz w:val="18"/>
        </w:rPr>
        <w:t>(Dara, longtime immigration reporter and 2014 fellow with John Jay College's Center for Media, Crime and Justice, and a 2017 reporting fellow with the University of Southern California Center for Health Journalism, “The Trump administration doesn’t believe in the global refugee crisis,” Vox, Dec 4, https://www.vox.com/policy-and-politics/2017/10/3/16379016/trump-refugees)</w:t>
      </w:r>
    </w:p>
    <w:p w14:paraId="4A7C8C89" w14:textId="77777777" w:rsidR="00523898" w:rsidRPr="00AE3437" w:rsidRDefault="00523898" w:rsidP="00523898">
      <w:pPr>
        <w:rPr>
          <w:sz w:val="16"/>
        </w:rPr>
      </w:pPr>
      <w:r w:rsidRPr="00E0420A">
        <w:rPr>
          <w:highlight w:val="green"/>
          <w:u w:val="single"/>
        </w:rPr>
        <w:t>It might seem like a</w:t>
      </w:r>
      <w:r w:rsidRPr="00AE3437">
        <w:rPr>
          <w:u w:val="single"/>
        </w:rPr>
        <w:t xml:space="preserve"> particularly </w:t>
      </w:r>
      <w:r w:rsidRPr="00E0420A">
        <w:rPr>
          <w:highlight w:val="green"/>
          <w:u w:val="single"/>
        </w:rPr>
        <w:t>inconvenient time for the United States to abandon its role as the global leader in refugee resettlement</w:t>
      </w:r>
      <w:r w:rsidRPr="00AE3437">
        <w:rPr>
          <w:sz w:val="16"/>
        </w:rPr>
        <w:t xml:space="preserve">. After all, </w:t>
      </w:r>
      <w:r w:rsidRPr="00E0420A">
        <w:rPr>
          <w:highlight w:val="green"/>
          <w:u w:val="single"/>
        </w:rPr>
        <w:t>there are more refugees than at any time since World War II</w:t>
      </w:r>
      <w:r w:rsidRPr="00AE3437">
        <w:rPr>
          <w:sz w:val="16"/>
        </w:rPr>
        <w:t>, and people are staying refugees for longer than ever before — years, decades, sometimes entire generations.</w:t>
      </w:r>
      <w:r>
        <w:rPr>
          <w:sz w:val="16"/>
        </w:rPr>
        <w:t xml:space="preserve"> </w:t>
      </w:r>
      <w:r w:rsidRPr="00AE3437">
        <w:rPr>
          <w:sz w:val="16"/>
        </w:rPr>
        <w:t xml:space="preserve">The international community agrees, universally, that </w:t>
      </w:r>
      <w:r w:rsidRPr="00AE3437">
        <w:rPr>
          <w:u w:val="single"/>
        </w:rPr>
        <w:t>something needs to be done about</w:t>
      </w:r>
      <w:r w:rsidRPr="00AE3437">
        <w:rPr>
          <w:sz w:val="16"/>
        </w:rPr>
        <w:t xml:space="preserve"> what’s usually called </w:t>
      </w:r>
      <w:r w:rsidRPr="00AE3437">
        <w:rPr>
          <w:u w:val="single"/>
        </w:rPr>
        <w:t>the global refugee crisis</w:t>
      </w:r>
      <w:r w:rsidRPr="00AE3437">
        <w:rPr>
          <w:sz w:val="16"/>
        </w:rPr>
        <w:t>. Global leaders who don’t have an obligation to particular national governments have been the most outspoken: from nongovernmental organization leaders like David Miliband of the International Rescue Committee to UN Secretary General Antonio Guterres (the former head of UNHCR) to Pope Francis.</w:t>
      </w:r>
      <w:r>
        <w:rPr>
          <w:sz w:val="16"/>
        </w:rPr>
        <w:t xml:space="preserve"> </w:t>
      </w:r>
      <w:r w:rsidRPr="00AE3437">
        <w:rPr>
          <w:sz w:val="16"/>
        </w:rPr>
        <w:t>Resettling refugees in third countries has never been the solution to the problem of stateless people. At most, 1 percent of the world’s refugees are resettled in third countries. And given the scope of the current refugee crisis, it’s clear that more innovative solutions — solutions that can help the other 99 percent of refugees — are needed.</w:t>
      </w:r>
      <w:r>
        <w:t xml:space="preserve"> </w:t>
      </w:r>
      <w:r w:rsidRPr="00AE3437">
        <w:rPr>
          <w:sz w:val="16"/>
        </w:rPr>
        <w:t>But those solutions will also require some form of buy-in from national governments — some willingness to allow people who are fleeing humanitarian oppression to settle in their countries and make new lives.</w:t>
      </w:r>
      <w:r>
        <w:t xml:space="preserve"> </w:t>
      </w:r>
      <w:r w:rsidRPr="00AE3437">
        <w:rPr>
          <w:sz w:val="16"/>
        </w:rPr>
        <w:t xml:space="preserve">Even the best-intentioned </w:t>
      </w:r>
      <w:r w:rsidRPr="0028798A">
        <w:rPr>
          <w:highlight w:val="green"/>
          <w:u w:val="single"/>
        </w:rPr>
        <w:t>humanitarian efforts</w:t>
      </w:r>
      <w:r w:rsidRPr="00AE3437">
        <w:rPr>
          <w:sz w:val="16"/>
        </w:rPr>
        <w:t xml:space="preserve"> can </w:t>
      </w:r>
      <w:r w:rsidRPr="0028798A">
        <w:rPr>
          <w:highlight w:val="green"/>
          <w:u w:val="single"/>
        </w:rPr>
        <w:t>founder if</w:t>
      </w:r>
      <w:r w:rsidRPr="00AE3437">
        <w:rPr>
          <w:u w:val="single"/>
        </w:rPr>
        <w:t xml:space="preserve"> the national </w:t>
      </w:r>
      <w:r w:rsidRPr="0028798A">
        <w:rPr>
          <w:highlight w:val="green"/>
          <w:u w:val="single"/>
        </w:rPr>
        <w:t>government isn’t willing to house refugees</w:t>
      </w:r>
      <w:r w:rsidRPr="00AE3437">
        <w:rPr>
          <w:sz w:val="16"/>
        </w:rPr>
        <w:t>. During the 2015 asylum crisis in Europe, aid organizations were prohibited from pitching tents they had brought to shelter asylum seekers on the Croatian-Serbian border because police didn’t want to create even a temporary refugee camp in which people might be tempted to stay.</w:t>
      </w:r>
      <w:r>
        <w:rPr>
          <w:sz w:val="16"/>
        </w:rPr>
        <w:t xml:space="preserve"> </w:t>
      </w:r>
      <w:r w:rsidRPr="00AE3437">
        <w:rPr>
          <w:sz w:val="16"/>
        </w:rPr>
        <w:t xml:space="preserve">And because taking in refugees isn’t something that national governments often assume will be in their national interest, </w:t>
      </w:r>
      <w:r w:rsidRPr="00AE3437">
        <w:rPr>
          <w:u w:val="single"/>
        </w:rPr>
        <w:t>it’s something they often have to be inspired</w:t>
      </w:r>
      <w:r w:rsidRPr="00AE3437">
        <w:rPr>
          <w:sz w:val="16"/>
        </w:rPr>
        <w:t xml:space="preserve"> — or shamed — </w:t>
      </w:r>
      <w:r w:rsidRPr="00AE3437">
        <w:rPr>
          <w:u w:val="single"/>
        </w:rPr>
        <w:t>into doing by their peers. Countries explicitly look to each other to compare and adjust their own refugee admissions</w:t>
      </w:r>
      <w:r w:rsidRPr="00AE3437">
        <w:rPr>
          <w:sz w:val="16"/>
        </w:rPr>
        <w:t>.</w:t>
      </w:r>
      <w:r>
        <w:rPr>
          <w:sz w:val="16"/>
        </w:rPr>
        <w:t xml:space="preserve"> </w:t>
      </w:r>
      <w:r w:rsidRPr="00AE3437">
        <w:rPr>
          <w:sz w:val="16"/>
        </w:rPr>
        <w:t>Canada, which attracted a lot of praise for accepting tens of thousands of Syrian refugees in 2015 and 2016, reduced its refugee admissions drastically for 2017. Its current goal is to represent 10 to 12 percent of all global refugee resettlements — in other words, how many refugees Canada aims to resettle in the coming years depends primarily on how many refugees other governments agree to resettle.</w:t>
      </w:r>
      <w:r>
        <w:rPr>
          <w:sz w:val="16"/>
        </w:rPr>
        <w:t xml:space="preserve"> </w:t>
      </w:r>
      <w:r w:rsidRPr="00AE3437">
        <w:rPr>
          <w:sz w:val="16"/>
        </w:rPr>
        <w:t>Rhetorically, Canadian Prime Minister Justin Trudeau has become the national leader who most forthrightly champions refugees. But in practice, his government is less interested in stepping in to provide the moral leadership that might inspire other countries to increase their own refugee intakes in the name of continuing to pitch in.</w:t>
      </w:r>
      <w:r>
        <w:t xml:space="preserve"> </w:t>
      </w:r>
      <w:r w:rsidRPr="00AE3437">
        <w:rPr>
          <w:sz w:val="16"/>
        </w:rPr>
        <w:t>President Trump might not see this as a problem. After all, if there are only regional crises and regional solutions, it’s Turkey’s job — not the US’s — to help educate Syrian refugee children; it’s not Canada’s job to keep Kenya from closing the Dadaab refugee camp and expelling the 260,000 people living there.</w:t>
      </w:r>
      <w:r>
        <w:rPr>
          <w:sz w:val="16"/>
        </w:rPr>
        <w:t xml:space="preserve"> </w:t>
      </w:r>
      <w:r w:rsidRPr="00AE3437">
        <w:rPr>
          <w:sz w:val="16"/>
        </w:rPr>
        <w:t xml:space="preserve">But </w:t>
      </w:r>
      <w:r w:rsidRPr="00AE3437">
        <w:rPr>
          <w:u w:val="single"/>
        </w:rPr>
        <w:t>Kenya and Turkey aren’t being inspired to do these things on their own. And if those with the most to give</w:t>
      </w:r>
      <w:r w:rsidRPr="00AE3437">
        <w:rPr>
          <w:sz w:val="16"/>
        </w:rPr>
        <w:t xml:space="preserve">, and the least to lose, </w:t>
      </w:r>
      <w:r w:rsidRPr="00AE3437">
        <w:rPr>
          <w:u w:val="single"/>
        </w:rPr>
        <w:t xml:space="preserve">are telling the rest of the world that helping refugees is not their problem, </w:t>
      </w:r>
      <w:r w:rsidRPr="00C67A66">
        <w:rPr>
          <w:highlight w:val="green"/>
          <w:u w:val="single"/>
        </w:rPr>
        <w:t>who, exactly, is going to take on that burden?</w:t>
      </w:r>
    </w:p>
    <w:p w14:paraId="27284D0C" w14:textId="77777777" w:rsidR="00523898" w:rsidRPr="00AE3437" w:rsidRDefault="00523898" w:rsidP="00523898"/>
    <w:p w14:paraId="502080B4" w14:textId="77777777" w:rsidR="00523898" w:rsidRPr="00AE3437" w:rsidRDefault="00523898" w:rsidP="00523898">
      <w:pPr>
        <w:pStyle w:val="Heading4"/>
      </w:pPr>
      <w:r w:rsidRPr="00AE3437">
        <w:t>Nuke war</w:t>
      </w:r>
    </w:p>
    <w:p w14:paraId="09F64DD7" w14:textId="77777777" w:rsidR="00523898" w:rsidRPr="00AE3437" w:rsidRDefault="00523898" w:rsidP="00523898">
      <w:pPr>
        <w:rPr>
          <w:sz w:val="18"/>
        </w:rPr>
      </w:pPr>
      <w:r w:rsidRPr="00AE3437">
        <w:rPr>
          <w:rStyle w:val="Style13ptBold"/>
        </w:rPr>
        <w:t>PLANET EXTINCTION 2017</w:t>
      </w:r>
      <w:r w:rsidRPr="00AE3437">
        <w:t xml:space="preserve"> </w:t>
      </w:r>
      <w:r w:rsidRPr="00AE3437">
        <w:rPr>
          <w:sz w:val="18"/>
        </w:rPr>
        <w:t>(Group of data professionals, environmental advocates, and geographers, “Refugees and War,” date is date accessed, http://www.planetextinction.com/planet_extinction_refugees_war.htm)</w:t>
      </w:r>
    </w:p>
    <w:p w14:paraId="4914D96B" w14:textId="77777777" w:rsidR="00523898" w:rsidRPr="00AE3437" w:rsidRDefault="00523898" w:rsidP="00523898">
      <w:pPr>
        <w:rPr>
          <w:sz w:val="16"/>
        </w:rPr>
      </w:pPr>
      <w:r w:rsidRPr="00692DE5">
        <w:rPr>
          <w:highlight w:val="green"/>
          <w:u w:val="single"/>
        </w:rPr>
        <w:t>Where will all these</w:t>
      </w:r>
      <w:r w:rsidRPr="00692DE5">
        <w:rPr>
          <w:highlight w:val="green"/>
        </w:rPr>
        <w:t xml:space="preserve"> </w:t>
      </w:r>
      <w:r w:rsidRPr="00692DE5">
        <w:rPr>
          <w:highlight w:val="green"/>
          <w:u w:val="single"/>
        </w:rPr>
        <w:t>homeless and starving people go?</w:t>
      </w:r>
      <w:r w:rsidRPr="00AE3437">
        <w:rPr>
          <w:u w:val="single"/>
        </w:rPr>
        <w:t xml:space="preserve"> Who will look after them? How will their governments be forced to react?</w:t>
      </w:r>
      <w:r>
        <w:t xml:space="preserve"> </w:t>
      </w:r>
      <w:r w:rsidRPr="00AE3437">
        <w:rPr>
          <w:u w:val="single"/>
        </w:rPr>
        <w:t>Imagine eastern European countries</w:t>
      </w:r>
      <w:r w:rsidRPr="00AE3437">
        <w:rPr>
          <w:sz w:val="16"/>
        </w:rPr>
        <w:t xml:space="preserve"> struggling to feed their populations with a falling supply of food, water, and energy, </w:t>
      </w:r>
      <w:r w:rsidRPr="00AE3437">
        <w:rPr>
          <w:u w:val="single"/>
        </w:rPr>
        <w:t>eyeing Russia</w:t>
      </w:r>
      <w:r w:rsidRPr="00AE3437">
        <w:rPr>
          <w:sz w:val="16"/>
        </w:rPr>
        <w:t xml:space="preserve">, whose population is already in decline, for its grain, minerals, and energy. </w:t>
      </w:r>
      <w:r w:rsidRPr="00AE3437">
        <w:rPr>
          <w:u w:val="single"/>
        </w:rPr>
        <w:t>Or Japan</w:t>
      </w:r>
      <w:r w:rsidRPr="00AE3437">
        <w:rPr>
          <w:sz w:val="16"/>
        </w:rPr>
        <w:t xml:space="preserve">, with flooded coastal cities and contamination of its fresh water, </w:t>
      </w:r>
      <w:r w:rsidRPr="00AE3437">
        <w:rPr>
          <w:u w:val="single"/>
        </w:rPr>
        <w:t>eying</w:t>
      </w:r>
      <w:r w:rsidRPr="00AE3437">
        <w:rPr>
          <w:sz w:val="16"/>
        </w:rPr>
        <w:t xml:space="preserve"> Russia’s </w:t>
      </w:r>
      <w:r w:rsidRPr="00AE3437">
        <w:rPr>
          <w:u w:val="single"/>
        </w:rPr>
        <w:t>Sakhalin Island</w:t>
      </w:r>
      <w:r w:rsidRPr="00AE3437">
        <w:rPr>
          <w:sz w:val="16"/>
        </w:rPr>
        <w:t xml:space="preserve"> oil to power desalination plants and energy-intensive agricultural processes. </w:t>
      </w:r>
      <w:r w:rsidRPr="00692DE5">
        <w:rPr>
          <w:highlight w:val="green"/>
          <w:u w:val="single"/>
        </w:rPr>
        <w:t>Envision</w:t>
      </w:r>
      <w:r w:rsidRPr="00AE3437">
        <w:rPr>
          <w:u w:val="single"/>
        </w:rPr>
        <w:t xml:space="preserve"> </w:t>
      </w:r>
      <w:r w:rsidRPr="00692DE5">
        <w:rPr>
          <w:highlight w:val="green"/>
          <w:u w:val="single"/>
        </w:rPr>
        <w:t>Pakistan, India, and China skirmishing at their borders over refugees</w:t>
      </w:r>
      <w:r w:rsidRPr="00AE3437">
        <w:rPr>
          <w:sz w:val="16"/>
        </w:rPr>
        <w:t>, access to shared rivers, and the remaining arable land.</w:t>
      </w:r>
      <w:r>
        <w:rPr>
          <w:sz w:val="16"/>
        </w:rPr>
        <w:t xml:space="preserve"> </w:t>
      </w:r>
      <w:r w:rsidRPr="00AE3437">
        <w:rPr>
          <w:sz w:val="14"/>
        </w:rPr>
        <w:t>Prospects for major conflicts</w:t>
      </w:r>
      <w:r>
        <w:t xml:space="preserve"> </w:t>
      </w:r>
      <w:r w:rsidRPr="00AE3437">
        <w:rPr>
          <w:sz w:val="16"/>
        </w:rPr>
        <w:t xml:space="preserve">As abrupt climate change lowers the world’s ability to feed its people, </w:t>
      </w:r>
      <w:r w:rsidRPr="00692DE5">
        <w:rPr>
          <w:highlight w:val="green"/>
          <w:u w:val="single"/>
        </w:rPr>
        <w:t>aggressive wars are likely to be fought</w:t>
      </w:r>
      <w:r w:rsidRPr="00AE3437">
        <w:rPr>
          <w:sz w:val="16"/>
        </w:rPr>
        <w:t xml:space="preserve"> over food, water, and energy. Deaths from war as well as starvation and disease will decrease population size, which will, over time, bring the population down to whatever level the earth can sustain.</w:t>
      </w:r>
      <w:r>
        <w:rPr>
          <w:sz w:val="16"/>
        </w:rPr>
        <w:t xml:space="preserve"> </w:t>
      </w:r>
      <w:r w:rsidRPr="00AE3437">
        <w:rPr>
          <w:sz w:val="14"/>
        </w:rPr>
        <w:t>Violence and disruption from the stresses created by abrupt change pose different conditions to any we are used to. This will create a sense of desperation, which is likely to lead to offensive aggression in order to reclaim balance. The massacres in Darfur are an early example of the coming climate wars.</w:t>
      </w:r>
      <w:r>
        <w:t xml:space="preserve"> </w:t>
      </w:r>
      <w:r w:rsidRPr="00AE3437">
        <w:rPr>
          <w:sz w:val="14"/>
        </w:rPr>
        <w:t>Military confrontation may be triggered by a desperate need for natural resources such as energy, food and water, rather than by conflicts over ideology, religion, or national honour.</w:t>
      </w:r>
      <w:r>
        <w:t xml:space="preserve"> </w:t>
      </w:r>
      <w:r w:rsidRPr="00692DE5">
        <w:rPr>
          <w:highlight w:val="green"/>
          <w:u w:val="single"/>
        </w:rPr>
        <w:t xml:space="preserve">Such catastrophic environmental problems are likely to </w:t>
      </w:r>
      <w:r w:rsidRPr="00692DE5">
        <w:rPr>
          <w:b/>
          <w:highlight w:val="green"/>
          <w:u w:val="single"/>
        </w:rPr>
        <w:t>escalate global conflict</w:t>
      </w:r>
      <w:r w:rsidRPr="00AE3437">
        <w:t>.</w:t>
      </w:r>
      <w:r>
        <w:t xml:space="preserve"> </w:t>
      </w:r>
      <w:r w:rsidRPr="00AE3437">
        <w:rPr>
          <w:sz w:val="14"/>
        </w:rPr>
        <w:t>Nations with resources may build fortresses around their countries, preserving some security for themselves. Less fortunate nations especially those with ancient enmities with their neighbours, may be left to struggle for food, clean water, or energy. With over 200 river basins occupied by more than one nation, we can expect conflict over access to water. For example, the Danube touches twelve nations, the Nile nine, and the Amazon seven.</w:t>
      </w:r>
      <w:r>
        <w:t xml:space="preserve"> </w:t>
      </w:r>
      <w:r w:rsidRPr="00AE3437">
        <w:rPr>
          <w:sz w:val="16"/>
        </w:rPr>
        <w:t xml:space="preserve">In this world of warring states </w:t>
      </w:r>
      <w:r w:rsidRPr="00692DE5">
        <w:rPr>
          <w:highlight w:val="green"/>
          <w:u w:val="single"/>
        </w:rPr>
        <w:t xml:space="preserve">the </w:t>
      </w:r>
      <w:r w:rsidRPr="00692DE5">
        <w:rPr>
          <w:b/>
          <w:highlight w:val="green"/>
          <w:u w:val="single"/>
        </w:rPr>
        <w:t>use of nuclear arms</w:t>
      </w:r>
      <w:r w:rsidRPr="00692DE5">
        <w:rPr>
          <w:highlight w:val="green"/>
          <w:u w:val="single"/>
        </w:rPr>
        <w:t xml:space="preserve"> is </w:t>
      </w:r>
      <w:r w:rsidRPr="00692DE5">
        <w:rPr>
          <w:b/>
          <w:highlight w:val="green"/>
          <w:u w:val="single"/>
        </w:rPr>
        <w:t>inevitable</w:t>
      </w:r>
      <w:r w:rsidRPr="00AE3437">
        <w:rPr>
          <w:sz w:val="16"/>
        </w:rPr>
        <w:t>.</w:t>
      </w:r>
    </w:p>
    <w:p w14:paraId="3FE5AD12" w14:textId="77777777" w:rsidR="00523898" w:rsidRPr="00AE3437" w:rsidRDefault="00523898" w:rsidP="00523898"/>
    <w:p w14:paraId="7DD14AE7" w14:textId="77777777" w:rsidR="00E00B8D" w:rsidRPr="00AE3437" w:rsidRDefault="00E00B8D" w:rsidP="006831F7"/>
    <w:p w14:paraId="3733AD12" w14:textId="77777777" w:rsidR="00BA6177" w:rsidRPr="00E254CB" w:rsidRDefault="00BA6177" w:rsidP="00BA6177">
      <w:pPr>
        <w:pStyle w:val="Heading2"/>
      </w:pPr>
      <w:r>
        <w:t xml:space="preserve">E – Verify </w:t>
      </w:r>
    </w:p>
    <w:p w14:paraId="548350FF" w14:textId="0F5F6F8B" w:rsidR="00BA6177" w:rsidRDefault="00BA6177" w:rsidP="00BA6177">
      <w:pPr>
        <w:pStyle w:val="Heading3"/>
      </w:pPr>
      <w:r>
        <w:t xml:space="preserve">1NC – E-Verify Restrictions CP </w:t>
      </w:r>
      <w:r w:rsidR="00DD10BB">
        <w:t>V1</w:t>
      </w:r>
    </w:p>
    <w:p w14:paraId="4CC72F16" w14:textId="77777777" w:rsidR="00BA6177" w:rsidRDefault="00BA6177" w:rsidP="00BA6177">
      <w:r>
        <w:t>***I WOULD NOT READ EACH PLANK OF THIS CONDITIONALLY***</w:t>
      </w:r>
    </w:p>
    <w:p w14:paraId="106640C7" w14:textId="77777777" w:rsidR="00BA6177" w:rsidRPr="002C0D45" w:rsidRDefault="00BA6177" w:rsidP="00BA6177"/>
    <w:p w14:paraId="3DCFC758" w14:textId="77777777" w:rsidR="00BA6177" w:rsidRDefault="00BA6177" w:rsidP="00BA6177">
      <w:pPr>
        <w:pStyle w:val="Heading4"/>
      </w:pPr>
      <w:r>
        <w:t xml:space="preserve">Plan: The United States federal government should </w:t>
      </w:r>
    </w:p>
    <w:p w14:paraId="671F4585" w14:textId="77777777" w:rsidR="00BA6177" w:rsidRDefault="00BA6177" w:rsidP="00BA6177">
      <w:pPr>
        <w:pStyle w:val="Heading4"/>
      </w:pPr>
      <w:r>
        <w:t>1. Reduce legal immigration to 200,000 per year</w:t>
      </w:r>
    </w:p>
    <w:p w14:paraId="35BAF541" w14:textId="77777777" w:rsidR="00BA6177" w:rsidRDefault="00BA6177" w:rsidP="00BA6177">
      <w:pPr>
        <w:pStyle w:val="Heading4"/>
      </w:pPr>
      <w:r>
        <w:t>2. Mandate the use and enforcement of E-Verify</w:t>
      </w:r>
    </w:p>
    <w:p w14:paraId="605F94B4" w14:textId="77777777" w:rsidR="00BA6177" w:rsidRDefault="00BA6177" w:rsidP="00BA6177">
      <w:pPr>
        <w:pStyle w:val="Heading4"/>
      </w:pPr>
      <w:r>
        <w:t xml:space="preserve">3. Revise current birthright policies </w:t>
      </w:r>
    </w:p>
    <w:p w14:paraId="4DD8B247" w14:textId="77777777" w:rsidR="00BA6177" w:rsidRPr="009A767C" w:rsidRDefault="00BA6177" w:rsidP="00BA6177">
      <w:pPr>
        <w:pStyle w:val="Heading4"/>
      </w:pPr>
      <w:r>
        <w:t>4. Make cuts in chain migration</w:t>
      </w:r>
    </w:p>
    <w:p w14:paraId="0D3C356C" w14:textId="77777777" w:rsidR="00BA6177" w:rsidRPr="00176D00" w:rsidRDefault="00BA6177" w:rsidP="00BA6177"/>
    <w:p w14:paraId="59DA2BBA" w14:textId="77777777" w:rsidR="00BA6177" w:rsidRDefault="00BA6177" w:rsidP="00BA6177">
      <w:pPr>
        <w:pStyle w:val="Heading4"/>
      </w:pPr>
      <w:r>
        <w:t>The CP Solves – Mass immigration results in overpopulation and overconsumption – The only ethical solution is to reduce immigration</w:t>
      </w:r>
    </w:p>
    <w:p w14:paraId="21CC60F4" w14:textId="77777777" w:rsidR="00BA6177" w:rsidRDefault="00BA6177" w:rsidP="00BA6177">
      <w:r w:rsidRPr="00DA0F2C">
        <w:rPr>
          <w:rStyle w:val="Style13ptBold"/>
        </w:rPr>
        <w:t>Simcox and Canada 15</w:t>
      </w:r>
      <w:r>
        <w:t xml:space="preserve"> </w:t>
      </w:r>
      <w:r w:rsidRPr="00355B39">
        <w:rPr>
          <w:sz w:val="16"/>
          <w:szCs w:val="16"/>
        </w:rPr>
        <w:t xml:space="preserve">(DAVID SIMCOX, is a senior advisor of Negative Population Growth (NPG), a past executive director of the Center for Immigration Studies, and from 1956 to 1985 a career U.S. diplomat. His diplomatic assignments involved formulating policy for labor, population, and migration issues in Mexico, Panama, the Dominican Republic, Brazil, and the nations of Indo-China; TRACY CANADA, is the deputy director of NPG, where she serves as primary editor and a contributing author and assists in daily operations and programs. She holds a degree in Leadership and Social Change, “POPULATION, IMMIGRATION, AND THE GLOBAL FUTURE: Toward Negative Population Growth: Cutting Legal Immigration by Four-fifths,” Published MAY 19 2015, Accessed 7.13.18, </w:t>
      </w:r>
      <w:hyperlink r:id="rId9" w:history="1">
        <w:r w:rsidRPr="00355B39">
          <w:rPr>
            <w:rStyle w:val="Hyperlink"/>
            <w:sz w:val="16"/>
            <w:szCs w:val="16"/>
          </w:rPr>
          <w:t>https://www.secularhumanism.org/index.php/articles/7494</w:t>
        </w:r>
      </w:hyperlink>
      <w:r w:rsidRPr="00355B39">
        <w:rPr>
          <w:sz w:val="16"/>
          <w:szCs w:val="16"/>
        </w:rPr>
        <w:t xml:space="preserve"> ) //ZoL</w:t>
      </w:r>
    </w:p>
    <w:p w14:paraId="38B03713" w14:textId="77777777" w:rsidR="00BA6177" w:rsidRPr="00DA0F2C" w:rsidRDefault="00BA6177" w:rsidP="00BA6177">
      <w:pPr>
        <w:rPr>
          <w:sz w:val="16"/>
        </w:rPr>
      </w:pPr>
      <w:r w:rsidRPr="00EF60D2">
        <w:rPr>
          <w:highlight w:val="green"/>
          <w:u w:val="single"/>
        </w:rPr>
        <w:t>Mass immigration</w:t>
      </w:r>
      <w:r w:rsidRPr="00DA0F2C">
        <w:rPr>
          <w:sz w:val="16"/>
        </w:rPr>
        <w:t xml:space="preserve">, in all its various forms, </w:t>
      </w:r>
      <w:r w:rsidRPr="00EF60D2">
        <w:rPr>
          <w:highlight w:val="green"/>
          <w:u w:val="single"/>
        </w:rPr>
        <w:t>has become our nation’s population policy</w:t>
      </w:r>
      <w:r w:rsidRPr="00B55D2C">
        <w:rPr>
          <w:u w:val="single"/>
        </w:rPr>
        <w:t xml:space="preserve"> </w:t>
      </w:r>
      <w:r w:rsidRPr="00DA0F2C">
        <w:rPr>
          <w:sz w:val="16"/>
        </w:rPr>
        <w:t xml:space="preserve">by default. </w:t>
      </w:r>
      <w:r w:rsidRPr="00B55D2C">
        <w:rPr>
          <w:u w:val="single"/>
        </w:rPr>
        <w:t>In 2005, new immigrants (legal and illegal) plus births to the foreign-born accounted for a national population increase of roughly 2.3 million people</w:t>
      </w:r>
      <w:r w:rsidRPr="00DA0F2C">
        <w:rPr>
          <w:sz w:val="16"/>
        </w:rPr>
        <w:t xml:space="preserve">—more than 60 percent of America’s average annual growth at the time. In 2008, studies projected that immigration (legal, illegal, and the children of immigrants) would be responsible for 82 percent of U.S. population growth between 2005 and 2050. And in 2013, </w:t>
      </w:r>
      <w:r w:rsidRPr="00B55D2C">
        <w:rPr>
          <w:u w:val="single"/>
        </w:rPr>
        <w:t>the Census Bureau projected that by mid-century international migration would become the principal driver of America’s population growth</w:t>
      </w:r>
      <w:r w:rsidRPr="00DA0F2C">
        <w:rPr>
          <w:sz w:val="16"/>
        </w:rPr>
        <w:t xml:space="preserve">—a first since at least 1850. </w:t>
      </w:r>
      <w:r w:rsidRPr="00EF60D2">
        <w:rPr>
          <w:rStyle w:val="Emphasis"/>
          <w:highlight w:val="green"/>
        </w:rPr>
        <w:t>There is significant environmental impact from such huge numbers</w:t>
      </w:r>
      <w:r w:rsidRPr="00DA0F2C">
        <w:rPr>
          <w:sz w:val="16"/>
        </w:rPr>
        <w:t xml:space="preserve">: </w:t>
      </w:r>
      <w:r w:rsidRPr="00EF60D2">
        <w:rPr>
          <w:highlight w:val="green"/>
          <w:u w:val="single"/>
        </w:rPr>
        <w:t>immigrants and their children become part of America’s population base</w:t>
      </w:r>
      <w:r w:rsidRPr="00EF60D2">
        <w:rPr>
          <w:sz w:val="16"/>
          <w:highlight w:val="green"/>
        </w:rPr>
        <w:t xml:space="preserve">, </w:t>
      </w:r>
      <w:r w:rsidRPr="00EF60D2">
        <w:rPr>
          <w:highlight w:val="green"/>
          <w:u w:val="single"/>
        </w:rPr>
        <w:t xml:space="preserve">which intensifies our </w:t>
      </w:r>
      <w:r w:rsidRPr="00EF60D2">
        <w:rPr>
          <w:rStyle w:val="Emphasis"/>
          <w:highlight w:val="green"/>
        </w:rPr>
        <w:t>depletion of resources and increases the stress on our environment</w:t>
      </w:r>
      <w:r w:rsidRPr="00DA0F2C">
        <w:rPr>
          <w:sz w:val="16"/>
        </w:rPr>
        <w:t>. Sadly</w:t>
      </w:r>
      <w:r w:rsidRPr="00EF60D2">
        <w:rPr>
          <w:sz w:val="16"/>
        </w:rPr>
        <w:t xml:space="preserve">, </w:t>
      </w:r>
      <w:r w:rsidRPr="00EF60D2">
        <w:rPr>
          <w:u w:val="single"/>
        </w:rPr>
        <w:t>these</w:t>
      </w:r>
      <w:r w:rsidRPr="00DB5EAF">
        <w:rPr>
          <w:u w:val="single"/>
        </w:rPr>
        <w:t xml:space="preserve"> </w:t>
      </w:r>
      <w:r w:rsidRPr="00EF60D2">
        <w:rPr>
          <w:u w:val="single"/>
        </w:rPr>
        <w:t>obvious links between immigration, population growth, and ecological damage have been given little to no consideration in our nation’s immigration choices</w:t>
      </w:r>
      <w:r w:rsidRPr="00DA0F2C">
        <w:rPr>
          <w:sz w:val="16"/>
        </w:rPr>
        <w:t xml:space="preserve">. In 2013, Congress and the president debated so-called “reform” legislation—yet the proposed changes had the potential to double annual immigration rates. Republican captures of both houses of Congress in the 2014 elections stalled the Democrats’ expansionist legislation. But the Obama administration then invoked executive authority to grant amnesty to nearly five million illegal aliens—a move temporarily blocked by a federal court stay. Both parties now seem increasingly amenable to amnesty and to expanded legal immigration to offset presumed labor shortages and the aging of the U.S. population. </w:t>
      </w:r>
      <w:r w:rsidRPr="00AA4EE8">
        <w:rPr>
          <w:rStyle w:val="Emphasis"/>
          <w:highlight w:val="green"/>
        </w:rPr>
        <w:t>If our nation is ever to reduce its population to an environmentally sustainable size, current immigration rates must be lowered</w:t>
      </w:r>
      <w:r w:rsidRPr="00DA0F2C">
        <w:rPr>
          <w:sz w:val="16"/>
        </w:rPr>
        <w:t xml:space="preserve">. To reach a smaller, truly sustainable U.S. population size, we argue that </w:t>
      </w:r>
      <w:r w:rsidRPr="00DB5EAF">
        <w:rPr>
          <w:u w:val="single"/>
        </w:rPr>
        <w:t>illegal immigration must be reduced to near zero</w:t>
      </w:r>
      <w:r w:rsidRPr="00DA0F2C">
        <w:rPr>
          <w:sz w:val="16"/>
        </w:rPr>
        <w:t>—</w:t>
      </w:r>
      <w:r w:rsidRPr="00DB5EAF">
        <w:rPr>
          <w:rStyle w:val="Emphasis"/>
        </w:rPr>
        <w:t xml:space="preserve">and legal </w:t>
      </w:r>
      <w:r w:rsidRPr="00AA4EE8">
        <w:rPr>
          <w:rStyle w:val="Emphasis"/>
          <w:highlight w:val="green"/>
        </w:rPr>
        <w:t>immigration must be reduced by four-fifths to roughly 200,000 admissions per year</w:t>
      </w:r>
      <w:r w:rsidRPr="00DA0F2C">
        <w:rPr>
          <w:sz w:val="16"/>
        </w:rPr>
        <w:t xml:space="preserve">. </w:t>
      </w:r>
      <w:r w:rsidRPr="00AA4EE8">
        <w:rPr>
          <w:highlight w:val="green"/>
          <w:u w:val="single"/>
        </w:rPr>
        <w:t>These critical reductions can only be realized only through serious changes to our present immigration policies</w:t>
      </w:r>
      <w:r w:rsidRPr="00DA0F2C">
        <w:rPr>
          <w:sz w:val="16"/>
        </w:rPr>
        <w:t xml:space="preserve">. </w:t>
      </w:r>
      <w:r w:rsidRPr="00AA4EE8">
        <w:rPr>
          <w:rStyle w:val="Emphasis"/>
          <w:highlight w:val="green"/>
        </w:rPr>
        <w:t>It will require immediate enforcement of existing laws, mandatory use of E-Verify by all U.S. employers, revision of current birthright citizenship policies, and deep cuts in family chain migration—which accounts for nearly two-thirds of all legal entries</w:t>
      </w:r>
      <w:r w:rsidRPr="00D947CB">
        <w:rPr>
          <w:rStyle w:val="Emphasis"/>
        </w:rPr>
        <w:t>.</w:t>
      </w:r>
      <w:r w:rsidRPr="00DA0F2C">
        <w:rPr>
          <w:sz w:val="16"/>
        </w:rPr>
        <w:t xml:space="preserve"> </w:t>
      </w:r>
      <w:r w:rsidRPr="00AA4EE8">
        <w:rPr>
          <w:highlight w:val="green"/>
          <w:u w:val="single"/>
        </w:rPr>
        <w:t>America’s</w:t>
      </w:r>
      <w:r w:rsidRPr="000C6CC0">
        <w:rPr>
          <w:u w:val="single"/>
        </w:rPr>
        <w:t xml:space="preserve"> population </w:t>
      </w:r>
      <w:r w:rsidRPr="00AA4EE8">
        <w:rPr>
          <w:highlight w:val="green"/>
          <w:u w:val="single"/>
        </w:rPr>
        <w:t>growth is excessive</w:t>
      </w:r>
      <w:r w:rsidRPr="000C6CC0">
        <w:rPr>
          <w:u w:val="single"/>
        </w:rPr>
        <w:t>, and the time for change has come</w:t>
      </w:r>
      <w:r w:rsidRPr="00DA0F2C">
        <w:rPr>
          <w:sz w:val="16"/>
        </w:rPr>
        <w:t xml:space="preserve">. Unlike fertility and mortality, </w:t>
      </w:r>
      <w:r w:rsidRPr="000C6CC0">
        <w:rPr>
          <w:u w:val="single"/>
        </w:rPr>
        <w:t>immigration is the demographic process most responsive to policy changes and to regulation</w:t>
      </w:r>
      <w:r w:rsidRPr="00DA0F2C">
        <w:rPr>
          <w:sz w:val="16"/>
        </w:rPr>
        <w:t xml:space="preserve">. </w:t>
      </w:r>
      <w:r w:rsidRPr="00AA4EE8">
        <w:rPr>
          <w:rStyle w:val="Emphasis"/>
          <w:highlight w:val="green"/>
        </w:rPr>
        <w:t>The proposed 200,000 allotted visas would satisfy our nation’s labor needs, as well as accommodate legitimate requests for humanitarian relief</w:t>
      </w:r>
      <w:r w:rsidRPr="00DA0F2C">
        <w:rPr>
          <w:sz w:val="16"/>
        </w:rPr>
        <w:t>. The United States has accepted nearly eighty million documented immigrants since 1820. Without guilt, our nation can now be generous to the world in new ways: by slowing our extravagant consumption and waste dumping, by remaining a major food exporter, and by curbing our intense competition for world energy supplies.</w:t>
      </w:r>
    </w:p>
    <w:p w14:paraId="5B3DA3D9" w14:textId="77777777" w:rsidR="00BA6177" w:rsidRDefault="00BA6177" w:rsidP="00BA6177"/>
    <w:p w14:paraId="4A2C34CA" w14:textId="04425E78" w:rsidR="009F19A3" w:rsidRDefault="009F19A3" w:rsidP="009F19A3">
      <w:pPr>
        <w:pStyle w:val="Heading3"/>
      </w:pPr>
      <w:r>
        <w:t>1NC – E-Verify V2</w:t>
      </w:r>
    </w:p>
    <w:p w14:paraId="2BE1794A" w14:textId="777D7D9B" w:rsidR="009F19A3" w:rsidRDefault="009F19A3" w:rsidP="009F19A3">
      <w:pPr>
        <w:pStyle w:val="Heading4"/>
      </w:pPr>
      <w:r>
        <w:t>Counterplan: The United States federal government should:</w:t>
      </w:r>
    </w:p>
    <w:p w14:paraId="2A6172CA" w14:textId="0F9942A7" w:rsidR="009F19A3" w:rsidRPr="009F19A3" w:rsidRDefault="009F19A3" w:rsidP="00111D82">
      <w:pPr>
        <w:pStyle w:val="Heading4"/>
      </w:pPr>
      <w:r>
        <w:t>1. Mandate the use of E-Verify</w:t>
      </w:r>
    </w:p>
    <w:p w14:paraId="03F6CC40" w14:textId="0E413E3E" w:rsidR="009F19A3" w:rsidRPr="009F19A3" w:rsidRDefault="009F19A3" w:rsidP="00111D82">
      <w:pPr>
        <w:pStyle w:val="Heading4"/>
      </w:pPr>
      <w:r>
        <w:t>2. Require employers to report the documents to the Department of Homeland Security</w:t>
      </w:r>
    </w:p>
    <w:p w14:paraId="012EC63D" w14:textId="77777777" w:rsidR="009F19A3" w:rsidRDefault="009F19A3" w:rsidP="009F19A3">
      <w:pPr>
        <w:pStyle w:val="Heading4"/>
      </w:pPr>
      <w:r>
        <w:t xml:space="preserve">E-Verify solves by deterring immigration and incentivizes emigration – Avoids politics AND permutations </w:t>
      </w:r>
    </w:p>
    <w:p w14:paraId="7A77BED0" w14:textId="77777777" w:rsidR="009F19A3" w:rsidRDefault="009F19A3" w:rsidP="009F19A3">
      <w:pPr>
        <w:rPr>
          <w:sz w:val="16"/>
          <w:szCs w:val="16"/>
        </w:rPr>
      </w:pPr>
      <w:r w:rsidRPr="000235C9">
        <w:rPr>
          <w:rStyle w:val="Style13ptBold"/>
        </w:rPr>
        <w:t>Grassley and Smith 6.27</w:t>
      </w:r>
      <w:r>
        <w:t xml:space="preserve"> </w:t>
      </w:r>
      <w:r w:rsidRPr="007715DD">
        <w:rPr>
          <w:sz w:val="16"/>
          <w:szCs w:val="16"/>
        </w:rPr>
        <w:t xml:space="preserve">(Chuck Grassley, U.S. Senator Chuck Grassley of Iowa, a Republican, is chairman of the Senate Judiciary Committee, Lamar Smith, U.S. Representative Lamar Smith of Texas, a Republican, is a former chairman of the House Judiciary Committee, “Congress Has the Tool to Stop Illegal Immigration,” June 27, 2018, Accessed 7.16.18, </w:t>
      </w:r>
      <w:hyperlink r:id="rId10" w:history="1">
        <w:r w:rsidRPr="007715DD">
          <w:rPr>
            <w:rStyle w:val="Hyperlink"/>
            <w:sz w:val="16"/>
            <w:szCs w:val="16"/>
          </w:rPr>
          <w:t>https://www.bloomberg.com/view/articles/2018-06-27/congress-can-stop-illegal-immigration-with-e-verify</w:t>
        </w:r>
      </w:hyperlink>
      <w:r w:rsidRPr="007715DD">
        <w:rPr>
          <w:sz w:val="16"/>
          <w:szCs w:val="16"/>
        </w:rPr>
        <w:t xml:space="preserve"> ) //ZoL</w:t>
      </w:r>
    </w:p>
    <w:p w14:paraId="5EE03BA8" w14:textId="77777777" w:rsidR="009F19A3" w:rsidRDefault="009F19A3" w:rsidP="009F19A3">
      <w:r>
        <w:rPr>
          <w:sz w:val="16"/>
          <w:szCs w:val="16"/>
        </w:rPr>
        <w:t>***Not really perms, but you could spin it***</w:t>
      </w:r>
    </w:p>
    <w:p w14:paraId="5B5D786B" w14:textId="77777777" w:rsidR="009F19A3" w:rsidRPr="007715DD" w:rsidRDefault="009F19A3" w:rsidP="009F19A3">
      <w:pPr>
        <w:rPr>
          <w:sz w:val="16"/>
        </w:rPr>
      </w:pPr>
      <w:r w:rsidRPr="002A667C">
        <w:rPr>
          <w:u w:val="single"/>
        </w:rPr>
        <w:t>There is a proven, cost-effective tool to help reduce unlawful employment and to remove future incentives for illegal immigration</w:t>
      </w:r>
      <w:r w:rsidRPr="007715DD">
        <w:rPr>
          <w:sz w:val="16"/>
        </w:rPr>
        <w:t xml:space="preserve">. That tool is </w:t>
      </w:r>
      <w:r w:rsidRPr="002A667C">
        <w:rPr>
          <w:rStyle w:val="Emphasis"/>
        </w:rPr>
        <w:t>E-Verify</w:t>
      </w:r>
      <w:r w:rsidRPr="007715DD">
        <w:rPr>
          <w:sz w:val="16"/>
        </w:rPr>
        <w:t xml:space="preserve">. E-Verify is a voluntary, quick and free workforce verification system provided by the federal government that instantly checks an individual’s employment eligibility. </w:t>
      </w:r>
      <w:r w:rsidRPr="002A667C">
        <w:rPr>
          <w:rStyle w:val="Emphasis"/>
        </w:rPr>
        <w:t>E</w:t>
      </w:r>
      <w:r w:rsidRPr="00156C2F">
        <w:rPr>
          <w:rStyle w:val="Emphasis"/>
          <w:highlight w:val="green"/>
        </w:rPr>
        <w:t>-Verify is the most effective tool available to fight illegal immigration because it drastically reduces or eliminates the illegal jobs magnet.</w:t>
      </w:r>
      <w:r w:rsidRPr="007715DD">
        <w:rPr>
          <w:sz w:val="16"/>
        </w:rPr>
        <w:t xml:space="preserve"> A recent study found that </w:t>
      </w:r>
      <w:r w:rsidRPr="00156C2F">
        <w:rPr>
          <w:highlight w:val="green"/>
          <w:u w:val="single"/>
        </w:rPr>
        <w:t>making E-Verify mandatory not only decreases unlawful immigration</w:t>
      </w:r>
      <w:r w:rsidRPr="00156C2F">
        <w:rPr>
          <w:sz w:val="16"/>
          <w:highlight w:val="green"/>
        </w:rPr>
        <w:t xml:space="preserve">, </w:t>
      </w:r>
      <w:r w:rsidRPr="00156C2F">
        <w:rPr>
          <w:highlight w:val="green"/>
          <w:u w:val="single"/>
        </w:rPr>
        <w:t xml:space="preserve">but </w:t>
      </w:r>
      <w:r w:rsidRPr="00156C2F">
        <w:rPr>
          <w:sz w:val="16"/>
          <w:szCs w:val="16"/>
        </w:rPr>
        <w:t xml:space="preserve">it </w:t>
      </w:r>
      <w:r w:rsidRPr="00156C2F">
        <w:rPr>
          <w:highlight w:val="green"/>
          <w:u w:val="single"/>
        </w:rPr>
        <w:t>also encourages current undocumented immigrants to return home</w:t>
      </w:r>
      <w:r w:rsidRPr="007715DD">
        <w:rPr>
          <w:sz w:val="16"/>
        </w:rPr>
        <w:t xml:space="preserve">. The study reviewed the Legal </w:t>
      </w:r>
      <w:r w:rsidRPr="004961E7">
        <w:rPr>
          <w:highlight w:val="green"/>
          <w:u w:val="single"/>
        </w:rPr>
        <w:t>Arizona</w:t>
      </w:r>
      <w:r w:rsidRPr="00EA16A7">
        <w:rPr>
          <w:u w:val="single"/>
        </w:rPr>
        <w:t xml:space="preserve"> </w:t>
      </w:r>
      <w:r w:rsidRPr="007715DD">
        <w:rPr>
          <w:sz w:val="16"/>
        </w:rPr>
        <w:t xml:space="preserve">Workers Act, which </w:t>
      </w:r>
      <w:r w:rsidRPr="00EA16A7">
        <w:rPr>
          <w:u w:val="single"/>
        </w:rPr>
        <w:t>requires every employer in that state to use E-Verify</w:t>
      </w:r>
      <w:r w:rsidRPr="007715DD">
        <w:rPr>
          <w:sz w:val="16"/>
        </w:rPr>
        <w:t xml:space="preserve">, </w:t>
      </w:r>
      <w:r w:rsidRPr="00EA16A7">
        <w:rPr>
          <w:u w:val="single"/>
        </w:rPr>
        <w:t xml:space="preserve">and </w:t>
      </w:r>
      <w:r w:rsidRPr="004961E7">
        <w:rPr>
          <w:highlight w:val="green"/>
          <w:u w:val="single"/>
        </w:rPr>
        <w:t>found</w:t>
      </w:r>
      <w:r w:rsidRPr="004961E7">
        <w:rPr>
          <w:u w:val="single"/>
        </w:rPr>
        <w:t xml:space="preserve"> </w:t>
      </w:r>
      <w:r w:rsidRPr="004961E7">
        <w:rPr>
          <w:highlight w:val="green"/>
          <w:u w:val="single"/>
        </w:rPr>
        <w:t>that</w:t>
      </w:r>
      <w:r w:rsidRPr="004961E7">
        <w:rPr>
          <w:u w:val="single"/>
        </w:rPr>
        <w:t xml:space="preserve"> </w:t>
      </w:r>
      <w:r w:rsidRPr="00EA16A7">
        <w:rPr>
          <w:u w:val="single"/>
        </w:rPr>
        <w:t xml:space="preserve">since the law was implemented in 2008, </w:t>
      </w:r>
      <w:r w:rsidRPr="004961E7">
        <w:rPr>
          <w:highlight w:val="green"/>
          <w:u w:val="single"/>
        </w:rPr>
        <w:t>undocumented immigrants either moved to states without mandatory E-Verify or returned to their home countries</w:t>
      </w:r>
      <w:r w:rsidRPr="007715DD">
        <w:rPr>
          <w:sz w:val="16"/>
        </w:rPr>
        <w:t xml:space="preserve">. This study mirrors other research that demonstrates </w:t>
      </w:r>
      <w:r w:rsidRPr="004961E7">
        <w:rPr>
          <w:highlight w:val="green"/>
          <w:u w:val="single"/>
        </w:rPr>
        <w:t xml:space="preserve">unlawful immigration fell by as much as </w:t>
      </w:r>
      <w:r w:rsidRPr="004961E7">
        <w:rPr>
          <w:rStyle w:val="Emphasis"/>
          <w:highlight w:val="green"/>
        </w:rPr>
        <w:t>50 percent</w:t>
      </w:r>
      <w:r w:rsidRPr="00EA16A7">
        <w:rPr>
          <w:rStyle w:val="Emphasis"/>
        </w:rPr>
        <w:t xml:space="preserve"> in a single year </w:t>
      </w:r>
      <w:r w:rsidRPr="00EA16A7">
        <w:rPr>
          <w:u w:val="single"/>
        </w:rPr>
        <w:t>in states with mandatory E-Verify laws</w:t>
      </w:r>
      <w:r w:rsidRPr="007715DD">
        <w:rPr>
          <w:sz w:val="16"/>
        </w:rPr>
        <w:t xml:space="preserve">. Given the clear impact E-Verify has on both future illegal immigration and the current undocumented population, </w:t>
      </w:r>
      <w:r w:rsidRPr="00EA16A7">
        <w:rPr>
          <w:u w:val="single"/>
        </w:rPr>
        <w:t>we are disappointed that E-Verify has not been a priority in this year’s immigration debates</w:t>
      </w:r>
      <w:r w:rsidRPr="007715DD">
        <w:rPr>
          <w:sz w:val="16"/>
        </w:rPr>
        <w:t xml:space="preserve">. We both have long been proponents of requiring workforce verification nationally and we believe mandatory E-Verify should be part of any immigration solution. </w:t>
      </w:r>
      <w:r w:rsidRPr="004961E7">
        <w:rPr>
          <w:highlight w:val="green"/>
          <w:u w:val="single"/>
        </w:rPr>
        <w:t>E-Verify is supported by the vast majority of voters — 82 percent — and many businesses</w:t>
      </w:r>
      <w:r w:rsidRPr="004961E7">
        <w:rPr>
          <w:sz w:val="16"/>
          <w:szCs w:val="16"/>
        </w:rPr>
        <w:t>, particularly those that already follow the law and seek to employ a legal workforce, want to</w:t>
      </w:r>
      <w:r w:rsidRPr="007715DD">
        <w:rPr>
          <w:sz w:val="16"/>
        </w:rPr>
        <w:t xml:space="preserve"> see it implemented. One-third of employers voluntarily use the E-Verify program and 1,500 more employers sign up for E-Verify each week. We understand that requiring E-Verify presents challenges for some industries, particularly our nation’s agriculture sector. We are not unsympathetic to those challenges. However, </w:t>
      </w:r>
      <w:r w:rsidRPr="00EA16A7">
        <w:rPr>
          <w:u w:val="single"/>
        </w:rPr>
        <w:t xml:space="preserve">in order for Congress to address broader legal workforce issues, </w:t>
      </w:r>
      <w:r w:rsidRPr="004961E7">
        <w:rPr>
          <w:highlight w:val="green"/>
          <w:u w:val="single"/>
        </w:rPr>
        <w:t>the American people must first have trust in our nation’s lawful immigration system</w:t>
      </w:r>
      <w:r w:rsidRPr="007715DD">
        <w:rPr>
          <w:sz w:val="16"/>
        </w:rPr>
        <w:t xml:space="preserve">. </w:t>
      </w:r>
      <w:r w:rsidRPr="004961E7">
        <w:rPr>
          <w:highlight w:val="green"/>
          <w:u w:val="single"/>
        </w:rPr>
        <w:t>The only way to do that is to stop illegal immigration</w:t>
      </w:r>
      <w:r w:rsidRPr="004961E7">
        <w:rPr>
          <w:sz w:val="16"/>
          <w:highlight w:val="green"/>
        </w:rPr>
        <w:t xml:space="preserve">. </w:t>
      </w:r>
      <w:r w:rsidRPr="004961E7">
        <w:rPr>
          <w:rStyle w:val="Emphasis"/>
          <w:highlight w:val="green"/>
        </w:rPr>
        <w:t>E-Verify does that, and it is a critical first and necessary step toward building that trust</w:t>
      </w:r>
      <w:r w:rsidRPr="00EA16A7">
        <w:rPr>
          <w:rStyle w:val="Emphasis"/>
        </w:rPr>
        <w:t>.</w:t>
      </w:r>
      <w:r w:rsidRPr="007715DD">
        <w:rPr>
          <w:sz w:val="16"/>
        </w:rPr>
        <w:t xml:space="preserve"> It is our sincere hope that the administration and congressional leaders will commit to making mandatory E-Verify part of any immigration reform proposal. At a minimum, </w:t>
      </w:r>
      <w:r w:rsidRPr="004961E7">
        <w:rPr>
          <w:highlight w:val="green"/>
          <w:u w:val="single"/>
        </w:rPr>
        <w:t>any reform legislation</w:t>
      </w:r>
      <w:r w:rsidRPr="00F00E92">
        <w:rPr>
          <w:u w:val="single"/>
        </w:rPr>
        <w:t xml:space="preserve"> </w:t>
      </w:r>
      <w:r w:rsidRPr="00561D02">
        <w:rPr>
          <w:u w:val="single"/>
        </w:rPr>
        <w:t xml:space="preserve">should contain </w:t>
      </w:r>
      <w:r w:rsidRPr="007715DD">
        <w:rPr>
          <w:sz w:val="16"/>
        </w:rPr>
        <w:t xml:space="preserve">a </w:t>
      </w:r>
      <w:r w:rsidRPr="00561D02">
        <w:rPr>
          <w:u w:val="single"/>
        </w:rPr>
        <w:t>permanent authorization of the current voluntary verification program, incentives for employer participation, legal immunity for using the E-Verify system, and information sharing between the Social Security Administration and the D</w:t>
      </w:r>
      <w:r w:rsidRPr="007715DD">
        <w:rPr>
          <w:sz w:val="16"/>
        </w:rPr>
        <w:t xml:space="preserve">epartment of </w:t>
      </w:r>
      <w:r w:rsidRPr="00561D02">
        <w:rPr>
          <w:u w:val="single"/>
        </w:rPr>
        <w:t>H</w:t>
      </w:r>
      <w:r w:rsidRPr="007715DD">
        <w:rPr>
          <w:sz w:val="16"/>
        </w:rPr>
        <w:t xml:space="preserve">omeland </w:t>
      </w:r>
      <w:r w:rsidRPr="00561D02">
        <w:rPr>
          <w:u w:val="single"/>
        </w:rPr>
        <w:t>S</w:t>
      </w:r>
      <w:r w:rsidRPr="007715DD">
        <w:rPr>
          <w:sz w:val="16"/>
        </w:rPr>
        <w:t xml:space="preserve">ecurity. </w:t>
      </w:r>
      <w:r w:rsidRPr="00561D02">
        <w:rPr>
          <w:u w:val="single"/>
        </w:rPr>
        <w:t xml:space="preserve">Those steps — while </w:t>
      </w:r>
      <w:r w:rsidRPr="004961E7">
        <w:rPr>
          <w:highlight w:val="green"/>
          <w:u w:val="single"/>
        </w:rPr>
        <w:t>nowhere near as effective as mandatory E-Verify</w:t>
      </w:r>
      <w:r w:rsidRPr="00561D02">
        <w:rPr>
          <w:u w:val="single"/>
        </w:rPr>
        <w:t xml:space="preserve"> — </w:t>
      </w:r>
      <w:r w:rsidRPr="007715DD">
        <w:rPr>
          <w:sz w:val="16"/>
        </w:rPr>
        <w:t xml:space="preserve">are at least helpful improvements to the current system. We look forward to the continued discussions surrounding immigration reform. And </w:t>
      </w:r>
      <w:r w:rsidRPr="004961E7">
        <w:rPr>
          <w:highlight w:val="green"/>
          <w:u w:val="single"/>
        </w:rPr>
        <w:t>we hope that Congress will</w:t>
      </w:r>
      <w:r w:rsidRPr="00561D02">
        <w:rPr>
          <w:u w:val="single"/>
        </w:rPr>
        <w:t xml:space="preserve"> recognize the mistakes of 1986 and </w:t>
      </w:r>
      <w:r w:rsidRPr="004961E7">
        <w:rPr>
          <w:highlight w:val="green"/>
          <w:u w:val="single"/>
        </w:rPr>
        <w:t>finally shut off the jobs magnet once and for all</w:t>
      </w:r>
      <w:r w:rsidRPr="00561D02">
        <w:rPr>
          <w:u w:val="single"/>
        </w:rPr>
        <w:t>. The American people depend on us to restore integrity to our immigration system. We cannot fail them.</w:t>
      </w:r>
    </w:p>
    <w:p w14:paraId="1AC14A0C" w14:textId="77777777" w:rsidR="009F19A3" w:rsidRPr="009F19A3" w:rsidRDefault="009F19A3" w:rsidP="009F19A3"/>
    <w:p w14:paraId="3394DB9B" w14:textId="27FA58C5" w:rsidR="00BA6177" w:rsidRDefault="00BA6177" w:rsidP="009F19A3">
      <w:pPr>
        <w:pStyle w:val="Heading3"/>
      </w:pPr>
      <w:r>
        <w:t>2NC – Opop Ups</w:t>
      </w:r>
    </w:p>
    <w:p w14:paraId="70B98BC4" w14:textId="77777777" w:rsidR="00BA6177" w:rsidRDefault="00BA6177" w:rsidP="00BA6177"/>
    <w:p w14:paraId="1933E2D4" w14:textId="77777777" w:rsidR="00BA6177" w:rsidRDefault="00BA6177" w:rsidP="00BA6177">
      <w:pPr>
        <w:pStyle w:val="Heading4"/>
      </w:pPr>
      <w:r>
        <w:t>Immigration have doubled, increasing the base population when it is critical we reduce it</w:t>
      </w:r>
    </w:p>
    <w:p w14:paraId="7691A5F8" w14:textId="77777777" w:rsidR="00BA6177" w:rsidRDefault="00BA6177" w:rsidP="00BA6177">
      <w:r w:rsidRPr="00DA0F2C">
        <w:rPr>
          <w:rStyle w:val="Style13ptBold"/>
        </w:rPr>
        <w:t>Simcox and Canada 15</w:t>
      </w:r>
      <w:r>
        <w:t xml:space="preserve"> </w:t>
      </w:r>
      <w:r w:rsidRPr="00355B39">
        <w:rPr>
          <w:sz w:val="16"/>
          <w:szCs w:val="16"/>
        </w:rPr>
        <w:t xml:space="preserve">(DAVID SIMCOX, is a senior advisor of Negative Population Growth (NPG), a past executive director of the Center for Immigration Studies, and from 1956 to 1985 a career U.S. diplomat. His diplomatic assignments involved formulating policy for labor, population, and migration issues in Mexico, Panama, the Dominican Republic, Brazil, and the nations of Indo-China; TRACY CANADA, is the deputy director of NPG, where she serves as primary editor and a contributing author and assists in daily operations and programs. She holds a degree in Leadership and Social Change, “POPULATION, IMMIGRATION, AND THE GLOBAL FUTURE: Toward Negative Population Growth: Cutting Legal Immigration by Four-fifths,” Published MAY 19 2015, Accessed 7.13.18, </w:t>
      </w:r>
      <w:hyperlink r:id="rId11" w:history="1">
        <w:r w:rsidRPr="00355B39">
          <w:rPr>
            <w:rStyle w:val="Hyperlink"/>
            <w:sz w:val="16"/>
            <w:szCs w:val="16"/>
          </w:rPr>
          <w:t>https://www.secularhumanism.org/index.php/articles/7494</w:t>
        </w:r>
      </w:hyperlink>
      <w:r w:rsidRPr="00355B39">
        <w:rPr>
          <w:sz w:val="16"/>
          <w:szCs w:val="16"/>
        </w:rPr>
        <w:t xml:space="preserve"> ) //ZoL</w:t>
      </w:r>
    </w:p>
    <w:p w14:paraId="4C991BD2" w14:textId="77777777" w:rsidR="00BA6177" w:rsidRPr="00520C91" w:rsidRDefault="00BA6177" w:rsidP="00BA6177">
      <w:pPr>
        <w:rPr>
          <w:sz w:val="16"/>
          <w:szCs w:val="16"/>
        </w:rPr>
      </w:pPr>
      <w:r w:rsidRPr="00520C91">
        <w:rPr>
          <w:sz w:val="16"/>
          <w:szCs w:val="16"/>
        </w:rPr>
        <w:t>Population Policy and Mass Immigration</w:t>
      </w:r>
    </w:p>
    <w:p w14:paraId="28CD2387" w14:textId="77777777" w:rsidR="00BA6177" w:rsidRPr="004B20DA" w:rsidRDefault="00BA6177" w:rsidP="00BA6177">
      <w:pPr>
        <w:rPr>
          <w:sz w:val="16"/>
        </w:rPr>
      </w:pPr>
      <w:r w:rsidRPr="00BA516C">
        <w:rPr>
          <w:u w:val="single"/>
        </w:rPr>
        <w:t xml:space="preserve">Between the 1970s and 2008, </w:t>
      </w:r>
      <w:r w:rsidRPr="00C5000A">
        <w:rPr>
          <w:rStyle w:val="Emphasis"/>
          <w:highlight w:val="green"/>
        </w:rPr>
        <w:t>annual illegal immigration rates</w:t>
      </w:r>
      <w:r w:rsidRPr="00BA516C">
        <w:rPr>
          <w:rStyle w:val="Emphasis"/>
        </w:rPr>
        <w:t xml:space="preserve"> </w:t>
      </w:r>
      <w:r w:rsidRPr="004B20DA">
        <w:rPr>
          <w:sz w:val="16"/>
        </w:rPr>
        <w:t xml:space="preserve">more than </w:t>
      </w:r>
      <w:r w:rsidRPr="00C5000A">
        <w:rPr>
          <w:rStyle w:val="Emphasis"/>
          <w:highlight w:val="green"/>
        </w:rPr>
        <w:t>doubled</w:t>
      </w:r>
      <w:r w:rsidRPr="004B20DA">
        <w:rPr>
          <w:sz w:val="16"/>
        </w:rPr>
        <w:t xml:space="preserve">. </w:t>
      </w:r>
      <w:r w:rsidRPr="00BA516C">
        <w:rPr>
          <w:u w:val="single"/>
        </w:rPr>
        <w:t xml:space="preserve">This is largely </w:t>
      </w:r>
      <w:r w:rsidRPr="00C5000A">
        <w:rPr>
          <w:highlight w:val="green"/>
          <w:u w:val="single"/>
        </w:rPr>
        <w:t>due to</w:t>
      </w:r>
      <w:r w:rsidRPr="00BA516C">
        <w:rPr>
          <w:u w:val="single"/>
        </w:rPr>
        <w:t xml:space="preserve"> </w:t>
      </w:r>
      <w:r w:rsidRPr="004B20DA">
        <w:rPr>
          <w:sz w:val="16"/>
        </w:rPr>
        <w:t xml:space="preserve">Washington’s </w:t>
      </w:r>
      <w:r w:rsidRPr="00C5000A">
        <w:rPr>
          <w:u w:val="single"/>
        </w:rPr>
        <w:t>policies</w:t>
      </w:r>
      <w:r w:rsidRPr="004B20DA">
        <w:rPr>
          <w:sz w:val="16"/>
        </w:rPr>
        <w:t xml:space="preserve">—well </w:t>
      </w:r>
      <w:r w:rsidRPr="00BA516C">
        <w:rPr>
          <w:u w:val="single"/>
        </w:rPr>
        <w:t xml:space="preserve">over five million illegal aliens have been legalized by </w:t>
      </w:r>
      <w:r w:rsidRPr="00C5000A">
        <w:rPr>
          <w:highlight w:val="green"/>
          <w:u w:val="single"/>
        </w:rPr>
        <w:t>general and special amnesties</w:t>
      </w:r>
      <w:r w:rsidRPr="00BA516C">
        <w:rPr>
          <w:u w:val="single"/>
        </w:rPr>
        <w:t xml:space="preserve"> </w:t>
      </w:r>
      <w:r w:rsidRPr="004B20DA">
        <w:rPr>
          <w:sz w:val="16"/>
        </w:rPr>
        <w:t xml:space="preserve">since 1986. </w:t>
      </w:r>
      <w:r w:rsidRPr="00BA516C">
        <w:rPr>
          <w:u w:val="single"/>
        </w:rPr>
        <w:t>The 1990 Immigration Act also created an open-ended “temporary protected status</w:t>
      </w:r>
      <w:r w:rsidRPr="004B20DA">
        <w:rPr>
          <w:sz w:val="16"/>
        </w:rPr>
        <w:t xml:space="preserve">”—by 2005, </w:t>
      </w:r>
      <w:r w:rsidRPr="00BA516C">
        <w:rPr>
          <w:u w:val="single"/>
        </w:rPr>
        <w:t>the status had been used by over 400,000 persons from troubled areas who could not qualify as refugees</w:t>
      </w:r>
      <w:r w:rsidRPr="004B20DA">
        <w:rPr>
          <w:sz w:val="16"/>
        </w:rPr>
        <w:t xml:space="preserve">. Right up to September 11, 2001, Congress neglected to implement any effective systems to control the border, identify and block the hiring of </w:t>
      </w:r>
      <w:r w:rsidRPr="00EC248F">
        <w:rPr>
          <w:sz w:val="16"/>
          <w:szCs w:val="16"/>
        </w:rPr>
        <w:t>illegal aliens, or end the abuse of temporary visitors’ visas.</w:t>
      </w:r>
      <w:r>
        <w:rPr>
          <w:sz w:val="16"/>
          <w:szCs w:val="16"/>
        </w:rPr>
        <w:t xml:space="preserve"> </w:t>
      </w:r>
      <w:r w:rsidRPr="00EC248F">
        <w:rPr>
          <w:sz w:val="16"/>
          <w:szCs w:val="16"/>
        </w:rPr>
        <w:t>Has Washington seriously considered the effects of overall population growth in the three decades of immigration increases? If anything, our national leaders have shown more concern over too little population growth, as the fertility of American women fell below replacement level. The Senate’s 2013 immigration reform bill (S. 744) and the House’s 2014 Statement of Immigration Reform Principles openly favored population growth through increased immigration.</w:t>
      </w:r>
      <w:r>
        <w:rPr>
          <w:sz w:val="16"/>
          <w:szCs w:val="16"/>
        </w:rPr>
        <w:t xml:space="preserve"> </w:t>
      </w:r>
      <w:r w:rsidRPr="00C5000A">
        <w:rPr>
          <w:highlight w:val="green"/>
          <w:u w:val="single"/>
        </w:rPr>
        <w:t>Congress also regularly increases immigrant admissions while seeming to restrict them</w:t>
      </w:r>
      <w:r w:rsidRPr="004B20DA">
        <w:rPr>
          <w:sz w:val="16"/>
        </w:rPr>
        <w:t xml:space="preserve">. Dozens of “categories” have been created—with strict numerical limits mandated on each. However, </w:t>
      </w:r>
      <w:r w:rsidRPr="00AA1088">
        <w:rPr>
          <w:u w:val="single"/>
        </w:rPr>
        <w:t>when faced with a massive influx of applications, tens of thousands of immigrants are permitted entry each year under the guise of “conditional asylees.”</w:t>
      </w:r>
      <w:r w:rsidRPr="004B20DA">
        <w:rPr>
          <w:sz w:val="16"/>
        </w:rPr>
        <w:t xml:space="preserve"> </w:t>
      </w:r>
      <w:r w:rsidRPr="00C5000A">
        <w:rPr>
          <w:rStyle w:val="Emphasis"/>
          <w:highlight w:val="green"/>
        </w:rPr>
        <w:t>We must concentrate more on cutting the overall numbers</w:t>
      </w:r>
      <w:r w:rsidRPr="004B20DA">
        <w:rPr>
          <w:sz w:val="16"/>
        </w:rPr>
        <w:t xml:space="preserve">, not just juggling the categories. </w:t>
      </w:r>
      <w:r w:rsidRPr="00C5000A">
        <w:rPr>
          <w:highlight w:val="green"/>
          <w:u w:val="single"/>
        </w:rPr>
        <w:t>All streams bring in people for extended or permanent stays</w:t>
      </w:r>
      <w:r w:rsidRPr="00C5000A">
        <w:rPr>
          <w:sz w:val="16"/>
          <w:highlight w:val="green"/>
        </w:rPr>
        <w:t xml:space="preserve">, </w:t>
      </w:r>
      <w:r w:rsidRPr="00C5000A">
        <w:rPr>
          <w:highlight w:val="green"/>
          <w:u w:val="single"/>
        </w:rPr>
        <w:t>maki</w:t>
      </w:r>
      <w:r w:rsidRPr="00AA1088">
        <w:rPr>
          <w:u w:val="single"/>
        </w:rPr>
        <w:t xml:space="preserve">ng </w:t>
      </w:r>
      <w:r w:rsidRPr="00C5000A">
        <w:rPr>
          <w:highlight w:val="green"/>
          <w:u w:val="single"/>
        </w:rPr>
        <w:t>them full contributors</w:t>
      </w:r>
      <w:r w:rsidRPr="004B20DA">
        <w:rPr>
          <w:sz w:val="16"/>
        </w:rPr>
        <w:t>—regardless of their category—</w:t>
      </w:r>
      <w:r w:rsidRPr="00C5000A">
        <w:rPr>
          <w:rStyle w:val="Emphasis"/>
          <w:highlight w:val="green"/>
        </w:rPr>
        <w:t>to the base population</w:t>
      </w:r>
      <w:r w:rsidRPr="004B20DA">
        <w:rPr>
          <w:sz w:val="16"/>
        </w:rPr>
        <w:t xml:space="preserve">. </w:t>
      </w:r>
      <w:r w:rsidRPr="00C5000A">
        <w:rPr>
          <w:rStyle w:val="Emphasis"/>
          <w:highlight w:val="green"/>
        </w:rPr>
        <w:t>It is this base population</w:t>
      </w:r>
      <w:r w:rsidRPr="00AA1088">
        <w:rPr>
          <w:u w:val="single"/>
        </w:rPr>
        <w:t xml:space="preserve">, </w:t>
      </w:r>
      <w:r w:rsidRPr="004B20DA">
        <w:rPr>
          <w:sz w:val="16"/>
        </w:rPr>
        <w:t xml:space="preserve">our nation’s total </w:t>
      </w:r>
      <w:proofErr w:type="gramStart"/>
      <w:r w:rsidRPr="004B20DA">
        <w:rPr>
          <w:sz w:val="16"/>
        </w:rPr>
        <w:t xml:space="preserve">size, </w:t>
      </w:r>
      <w:r w:rsidRPr="00C5000A">
        <w:rPr>
          <w:rStyle w:val="Emphasis"/>
          <w:highlight w:val="green"/>
        </w:rPr>
        <w:t>that</w:t>
      </w:r>
      <w:proofErr w:type="gramEnd"/>
      <w:r w:rsidRPr="00C5000A">
        <w:rPr>
          <w:rStyle w:val="Emphasis"/>
          <w:highlight w:val="green"/>
        </w:rPr>
        <w:t xml:space="preserve"> pollutes our environment and consumes our dwindling resources.</w:t>
      </w:r>
    </w:p>
    <w:p w14:paraId="60D8BC85" w14:textId="77777777" w:rsidR="00BA6177" w:rsidRDefault="00BA6177" w:rsidP="00BA6177"/>
    <w:p w14:paraId="75C52948" w14:textId="77777777" w:rsidR="00BA6177" w:rsidRPr="005C4AA0" w:rsidRDefault="00BA6177" w:rsidP="00BA6177">
      <w:pPr>
        <w:pStyle w:val="Heading4"/>
      </w:pPr>
      <w:r>
        <w:t xml:space="preserve">Naturalization causes chain migration – Increasing population size and incentivizing illegal immigration </w:t>
      </w:r>
    </w:p>
    <w:p w14:paraId="27CDAFBC" w14:textId="77777777" w:rsidR="00BA6177" w:rsidRDefault="00BA6177" w:rsidP="00BA6177">
      <w:r w:rsidRPr="00DA0F2C">
        <w:rPr>
          <w:rStyle w:val="Style13ptBold"/>
        </w:rPr>
        <w:t>Simcox and Canada 15</w:t>
      </w:r>
      <w:r>
        <w:t xml:space="preserve"> </w:t>
      </w:r>
      <w:r w:rsidRPr="00355B39">
        <w:rPr>
          <w:sz w:val="16"/>
          <w:szCs w:val="16"/>
        </w:rPr>
        <w:t xml:space="preserve">(DAVID SIMCOX, is a senior advisor of Negative Population Growth (NPG), a past executive director of the Center for Immigration Studies, and from 1956 to 1985 a career U.S. diplomat. His diplomatic assignments involved formulating policy for labor, population, and migration issues in Mexico, Panama, the Dominican Republic, Brazil, and the nations of Indo-China; TRACY CANADA, is the deputy director of NPG, where she serves as primary editor and a contributing author and assists in daily operations and programs. She holds a degree in Leadership and Social Change, “POPULATION, IMMIGRATION, AND THE GLOBAL FUTURE: Toward Negative Population Growth: Cutting Legal Immigration by Four-fifths,” Published MAY 19 2015, Accessed 7.13.18, </w:t>
      </w:r>
      <w:hyperlink r:id="rId12" w:history="1">
        <w:r w:rsidRPr="00355B39">
          <w:rPr>
            <w:rStyle w:val="Hyperlink"/>
            <w:sz w:val="16"/>
            <w:szCs w:val="16"/>
          </w:rPr>
          <w:t>https://www.secularhumanism.org/index.php/articles/7494</w:t>
        </w:r>
      </w:hyperlink>
      <w:r w:rsidRPr="00355B39">
        <w:rPr>
          <w:sz w:val="16"/>
          <w:szCs w:val="16"/>
        </w:rPr>
        <w:t xml:space="preserve"> ) //ZoL</w:t>
      </w:r>
    </w:p>
    <w:p w14:paraId="18DB8D73" w14:textId="77777777" w:rsidR="00BA6177" w:rsidRPr="00357C90" w:rsidRDefault="00BA6177" w:rsidP="00BA6177">
      <w:pPr>
        <w:rPr>
          <w:sz w:val="16"/>
        </w:rPr>
      </w:pPr>
      <w:r w:rsidRPr="00357C90">
        <w:rPr>
          <w:sz w:val="16"/>
        </w:rPr>
        <w:t xml:space="preserve">Critical to Reduction: Closing Out Chain Migration Each year, the Department of Homeland Security (DHS) releases its official Annual Flow Report for U.S. Lawful Permanent Residents. In 2013, it showed that nearly one million legal residencies were granted. Millions more are currently awaiting Green Cards. </w:t>
      </w:r>
      <w:r w:rsidRPr="002F3C0C">
        <w:rPr>
          <w:u w:val="single"/>
        </w:rPr>
        <w:t xml:space="preserve">The </w:t>
      </w:r>
      <w:r w:rsidRPr="005C4AA0">
        <w:rPr>
          <w:u w:val="single"/>
        </w:rPr>
        <w:t>present Green Card system has serious population implications</w:t>
      </w:r>
      <w:r w:rsidRPr="005C4AA0">
        <w:rPr>
          <w:sz w:val="16"/>
        </w:rPr>
        <w:t xml:space="preserve">, </w:t>
      </w:r>
      <w:r w:rsidRPr="005C4AA0">
        <w:rPr>
          <w:u w:val="single"/>
        </w:rPr>
        <w:t>as each new legal resident has the right to apply for the admission of family members</w:t>
      </w:r>
      <w:r w:rsidRPr="005C4AA0">
        <w:rPr>
          <w:sz w:val="16"/>
        </w:rPr>
        <w:t xml:space="preserve">. However, </w:t>
      </w:r>
      <w:r w:rsidRPr="005C4AA0">
        <w:rPr>
          <w:rStyle w:val="Emphasis"/>
        </w:rPr>
        <w:t>the event of greatest demographic consequence is naturalizat</w:t>
      </w:r>
      <w:r w:rsidRPr="00000200">
        <w:rPr>
          <w:rStyle w:val="Emphasis"/>
        </w:rPr>
        <w:t>ion</w:t>
      </w:r>
      <w:r w:rsidRPr="00357C90">
        <w:rPr>
          <w:sz w:val="16"/>
        </w:rPr>
        <w:t>. Presently</w:t>
      </w:r>
      <w:r w:rsidRPr="00000200">
        <w:rPr>
          <w:rStyle w:val="Emphasis"/>
        </w:rPr>
        <w:t xml:space="preserve">, </w:t>
      </w:r>
      <w:r w:rsidRPr="005C4AA0">
        <w:rPr>
          <w:rStyle w:val="Emphasis"/>
          <w:highlight w:val="green"/>
        </w:rPr>
        <w:t>annual naturalizations occur at their highest rate in history</w:t>
      </w:r>
      <w:r w:rsidRPr="00357C90">
        <w:rPr>
          <w:sz w:val="16"/>
        </w:rPr>
        <w:t xml:space="preserve">—reaching 757,434 in 2012. </w:t>
      </w:r>
      <w:r w:rsidRPr="005C4AA0">
        <w:rPr>
          <w:rStyle w:val="Emphasis"/>
          <w:highlight w:val="green"/>
        </w:rPr>
        <w:t>Naturalization is the key to chain migration</w:t>
      </w:r>
      <w:r w:rsidRPr="00357C90">
        <w:rPr>
          <w:sz w:val="16"/>
        </w:rPr>
        <w:t xml:space="preserve">, as naturalization clears the way for prompt admission—without quota limits—of spouses, children, and parents. Within quota limits, </w:t>
      </w:r>
      <w:r w:rsidRPr="005C4AA0">
        <w:rPr>
          <w:highlight w:val="green"/>
          <w:u w:val="single"/>
        </w:rPr>
        <w:t>new citizens are also given preference</w:t>
      </w:r>
      <w:r w:rsidRPr="000C5442">
        <w:rPr>
          <w:u w:val="single"/>
        </w:rPr>
        <w:t xml:space="preserve"> to bring in adult children and siblings</w:t>
      </w:r>
      <w:r w:rsidRPr="00357C90">
        <w:rPr>
          <w:sz w:val="16"/>
        </w:rPr>
        <w:t xml:space="preserve">. </w:t>
      </w:r>
      <w:r w:rsidRPr="000C5442">
        <w:rPr>
          <w:u w:val="single"/>
        </w:rPr>
        <w:t>The annual intake of immediate relatives of citizens</w:t>
      </w:r>
      <w:r w:rsidRPr="00357C90">
        <w:rPr>
          <w:sz w:val="16"/>
        </w:rPr>
        <w:t>—an unlimited category—</w:t>
      </w:r>
      <w:r w:rsidRPr="000C5442">
        <w:rPr>
          <w:u w:val="single"/>
        </w:rPr>
        <w:t>has increased rapidly</w:t>
      </w:r>
      <w:r w:rsidRPr="00357C90">
        <w:rPr>
          <w:sz w:val="16"/>
        </w:rPr>
        <w:t xml:space="preserve">, rising from 235,000 a year in 1992 to nearly 479,000 in 2012. </w:t>
      </w:r>
      <w:r w:rsidRPr="005C4AA0">
        <w:rPr>
          <w:highlight w:val="green"/>
          <w:u w:val="single"/>
        </w:rPr>
        <w:t>This “chain migration” dynamic now powers the legal immigration treadmill and often stimulates the illegal immigration of relatives</w:t>
      </w:r>
      <w:r w:rsidRPr="00357C90">
        <w:rPr>
          <w:sz w:val="16"/>
        </w:rPr>
        <w:t>. In 2012, over 66 percent of all persons granted legal residency entered the United States because of kinship to earlier immigrants.</w:t>
      </w:r>
    </w:p>
    <w:p w14:paraId="39CE3990" w14:textId="77777777" w:rsidR="00BA6177" w:rsidRDefault="00BA6177" w:rsidP="00BA6177"/>
    <w:p w14:paraId="37831969" w14:textId="77777777" w:rsidR="00BA6177" w:rsidRDefault="00BA6177" w:rsidP="00BA6177"/>
    <w:p w14:paraId="3B72B1A7" w14:textId="77777777" w:rsidR="00BA6177" w:rsidRDefault="00BA6177" w:rsidP="00BA6177"/>
    <w:p w14:paraId="3A162BB6" w14:textId="77777777" w:rsidR="00BA6177" w:rsidRDefault="00BA6177" w:rsidP="00BA6177">
      <w:pPr>
        <w:pStyle w:val="Heading3"/>
      </w:pPr>
      <w:r>
        <w:t>2NC General Advocate</w:t>
      </w:r>
    </w:p>
    <w:p w14:paraId="7F97A900" w14:textId="77777777" w:rsidR="00BA6177" w:rsidRDefault="00BA6177" w:rsidP="00BA6177">
      <w:pPr>
        <w:pStyle w:val="Heading4"/>
      </w:pPr>
      <w:r>
        <w:t xml:space="preserve">E-Verify solves illegal immigration </w:t>
      </w:r>
    </w:p>
    <w:p w14:paraId="783B5491" w14:textId="77777777" w:rsidR="00BA6177" w:rsidRDefault="00BA6177" w:rsidP="00BA6177">
      <w:r w:rsidRPr="00DC2DD0">
        <w:rPr>
          <w:rStyle w:val="Style13ptBold"/>
        </w:rPr>
        <w:t>Hanson 7/13</w:t>
      </w:r>
      <w:r>
        <w:t xml:space="preserve"> (Jerry Hanson, Editor at Madison.com’s partner site “The Cap Times,” “</w:t>
      </w:r>
      <w:r w:rsidRPr="00DC2DD0">
        <w:t>Jerry Hanson: Strict use of e-verify would help stem illegal immigration</w:t>
      </w:r>
      <w:r>
        <w:t>,” Published J</w:t>
      </w:r>
      <w:r w:rsidRPr="00DC2DD0">
        <w:t>ULY 13, 2018</w:t>
      </w:r>
      <w:r>
        <w:t xml:space="preserve">, Accessed 7.16.18, </w:t>
      </w:r>
      <w:hyperlink r:id="rId13" w:history="1">
        <w:r w:rsidRPr="001C025F">
          <w:rPr>
            <w:rStyle w:val="Hyperlink"/>
          </w:rPr>
          <w:t>https://host.madison.com/ct/opinion/mailbag/jerry-hanson-strict-use-of-e-verify-would-help-stem/article_4e6d64ea-e52b-5017-bae3-f3e1de409962.html</w:t>
        </w:r>
      </w:hyperlink>
      <w:r>
        <w:t xml:space="preserve"> ) //ZoL</w:t>
      </w:r>
    </w:p>
    <w:p w14:paraId="17282A5A" w14:textId="77777777" w:rsidR="00BA6177" w:rsidRPr="00376DEB" w:rsidRDefault="00BA6177" w:rsidP="00BA6177">
      <w:pPr>
        <w:rPr>
          <w:sz w:val="16"/>
        </w:rPr>
      </w:pPr>
      <w:r w:rsidRPr="00376DEB">
        <w:rPr>
          <w:sz w:val="16"/>
        </w:rPr>
        <w:t xml:space="preserve">There is a simple solution to illegal immigrants entering the country for employment. </w:t>
      </w:r>
      <w:r w:rsidRPr="00FE51A7">
        <w:rPr>
          <w:rStyle w:val="Emphasis"/>
          <w:highlight w:val="green"/>
        </w:rPr>
        <w:t>Employers must be required under penalty of law to E-verify that immigrants they hire are authorized</w:t>
      </w:r>
      <w:r w:rsidRPr="00DC2DD0">
        <w:rPr>
          <w:rStyle w:val="Emphasis"/>
        </w:rPr>
        <w:t xml:space="preserve"> by the D</w:t>
      </w:r>
      <w:r w:rsidRPr="00376DEB">
        <w:rPr>
          <w:sz w:val="16"/>
        </w:rPr>
        <w:t xml:space="preserve">epartment of </w:t>
      </w:r>
      <w:r w:rsidRPr="00DC2DD0">
        <w:rPr>
          <w:rStyle w:val="Emphasis"/>
        </w:rPr>
        <w:t>H</w:t>
      </w:r>
      <w:r w:rsidRPr="00376DEB">
        <w:rPr>
          <w:sz w:val="16"/>
        </w:rPr>
        <w:t xml:space="preserve">omeland </w:t>
      </w:r>
      <w:r w:rsidRPr="00DC2DD0">
        <w:rPr>
          <w:rStyle w:val="Emphasis"/>
        </w:rPr>
        <w:t>S</w:t>
      </w:r>
      <w:r w:rsidRPr="00376DEB">
        <w:rPr>
          <w:sz w:val="16"/>
        </w:rPr>
        <w:t xml:space="preserve">ecurity </w:t>
      </w:r>
      <w:r w:rsidRPr="00DC2DD0">
        <w:rPr>
          <w:u w:val="single"/>
        </w:rPr>
        <w:t>and the Social Security Administration to work in the United States</w:t>
      </w:r>
      <w:r w:rsidRPr="00376DEB">
        <w:rPr>
          <w:sz w:val="16"/>
        </w:rPr>
        <w:t xml:space="preserve">. </w:t>
      </w:r>
      <w:r w:rsidRPr="003F7AA5">
        <w:rPr>
          <w:highlight w:val="green"/>
          <w:u w:val="single"/>
        </w:rPr>
        <w:t>During the</w:t>
      </w:r>
      <w:r w:rsidRPr="00DC2DD0">
        <w:rPr>
          <w:u w:val="single"/>
        </w:rPr>
        <w:t xml:space="preserve"> Great </w:t>
      </w:r>
      <w:r w:rsidRPr="003F7AA5">
        <w:rPr>
          <w:highlight w:val="green"/>
          <w:u w:val="single"/>
        </w:rPr>
        <w:t>Recession</w:t>
      </w:r>
      <w:r w:rsidRPr="00DC2DD0">
        <w:rPr>
          <w:u w:val="single"/>
        </w:rPr>
        <w:t xml:space="preserve"> </w:t>
      </w:r>
      <w:r w:rsidRPr="00376DEB">
        <w:rPr>
          <w:sz w:val="16"/>
        </w:rPr>
        <w:t xml:space="preserve">(2008-2009), </w:t>
      </w:r>
      <w:r w:rsidRPr="003F7AA5">
        <w:rPr>
          <w:highlight w:val="green"/>
          <w:u w:val="single"/>
        </w:rPr>
        <w:t>border crossing dropped</w:t>
      </w:r>
      <w:r w:rsidRPr="00DC2DD0">
        <w:rPr>
          <w:u w:val="single"/>
        </w:rPr>
        <w:t xml:space="preserve"> precipitously </w:t>
      </w:r>
      <w:r w:rsidRPr="003F7AA5">
        <w:rPr>
          <w:highlight w:val="green"/>
          <w:u w:val="single"/>
        </w:rPr>
        <w:t>as there were no jobs to be had</w:t>
      </w:r>
      <w:r w:rsidRPr="00376DEB">
        <w:rPr>
          <w:sz w:val="16"/>
        </w:rPr>
        <w:t xml:space="preserve">. </w:t>
      </w:r>
      <w:r w:rsidRPr="00FE51A7">
        <w:rPr>
          <w:rStyle w:val="Emphasis"/>
          <w:highlight w:val="green"/>
        </w:rPr>
        <w:t>If e-verify becomes the only condition by which migrants can obtain employment in our country, the flow across the border will drop significantly.</w:t>
      </w:r>
      <w:r w:rsidRPr="00DC2DD0">
        <w:rPr>
          <w:rStyle w:val="Emphasis"/>
        </w:rPr>
        <w:t xml:space="preserve"> </w:t>
      </w:r>
      <w:r w:rsidRPr="00DC2DD0">
        <w:rPr>
          <w:u w:val="single"/>
        </w:rPr>
        <w:t xml:space="preserve">To avoid ICE deportations employers must be mandated to register their current undocumented workers, making them legal to remain working in the United States. </w:t>
      </w:r>
      <w:r w:rsidRPr="00C8642B">
        <w:rPr>
          <w:sz w:val="16"/>
          <w:szCs w:val="16"/>
        </w:rPr>
        <w:t>With jobs going unfilled in the United States there is no way that migrants are stealing jobs that Americans want.</w:t>
      </w:r>
    </w:p>
    <w:p w14:paraId="7AED72EB" w14:textId="77777777" w:rsidR="00BA6177" w:rsidRDefault="00BA6177" w:rsidP="00BA6177"/>
    <w:p w14:paraId="285FD39D" w14:textId="292E9C8B" w:rsidR="00BA6177" w:rsidRDefault="009E39B9" w:rsidP="009E39B9">
      <w:pPr>
        <w:pStyle w:val="Heading3"/>
      </w:pPr>
      <w:r>
        <w:t xml:space="preserve">2NC – Permutation </w:t>
      </w:r>
    </w:p>
    <w:p w14:paraId="7C384C2C" w14:textId="22F2CB24" w:rsidR="009E39B9" w:rsidRDefault="009E39B9" w:rsidP="009E39B9">
      <w:r>
        <w:t>The permutation fails:</w:t>
      </w:r>
    </w:p>
    <w:p w14:paraId="16CF1F5C" w14:textId="77777777" w:rsidR="009E39B9" w:rsidRDefault="009E39B9" w:rsidP="009E39B9"/>
    <w:p w14:paraId="5767D8D4" w14:textId="316A0FB6" w:rsidR="009E39B9" w:rsidRDefault="009E39B9" w:rsidP="009E39B9">
      <w:r>
        <w:t xml:space="preserve">1. </w:t>
      </w:r>
      <w:r w:rsidR="004C08F0">
        <w:t>ACLU intervention</w:t>
      </w:r>
    </w:p>
    <w:p w14:paraId="032B5BB6" w14:textId="573BFAB9" w:rsidR="004C08F0" w:rsidRDefault="004C08F0" w:rsidP="009E39B9">
      <w:r>
        <w:t xml:space="preserve">The ACLU would sue the new </w:t>
      </w:r>
      <w:r w:rsidR="004C7EDF">
        <w:t>restriction, which</w:t>
      </w:r>
      <w:r>
        <w:t xml:space="preserve"> would get it caught up in </w:t>
      </w:r>
      <w:r w:rsidR="00E556CB">
        <w:t>courts;</w:t>
      </w:r>
      <w:r>
        <w:t xml:space="preserve"> the CP is a matter of sequencing</w:t>
      </w:r>
    </w:p>
    <w:p w14:paraId="0AE8353A" w14:textId="726658D1" w:rsidR="004C7EDF" w:rsidRDefault="004C7EDF" w:rsidP="009E39B9">
      <w:r>
        <w:t>2. Generic stuff, but Pablo NEEDS that first arg</w:t>
      </w:r>
    </w:p>
    <w:p w14:paraId="68CF698B" w14:textId="7B7102CD" w:rsidR="006444BB" w:rsidRPr="009E39B9" w:rsidRDefault="006444BB" w:rsidP="006444BB">
      <w:pPr>
        <w:pStyle w:val="Heading1"/>
        <w:rPr>
          <w:ins w:id="0" w:author="Justin Lin" w:date="2018-07-23T15:47:00Z"/>
        </w:rPr>
      </w:pPr>
      <w:ins w:id="1" w:author="Justin Lin" w:date="2018-07-23T15:47:00Z">
        <w:r>
          <w:t>Af</w:t>
        </w:r>
        <w:bookmarkStart w:id="2" w:name="_GoBack"/>
        <w:bookmarkEnd w:id="2"/>
        <w:r>
          <w:t>f Answers</w:t>
        </w:r>
      </w:ins>
    </w:p>
    <w:p w14:paraId="3F8A0ED6" w14:textId="77777777" w:rsidR="006444BB" w:rsidRPr="00F65355" w:rsidRDefault="006444BB" w:rsidP="006444BB">
      <w:pPr>
        <w:pStyle w:val="Heading3"/>
        <w:rPr>
          <w:ins w:id="3" w:author="Justin Lin" w:date="2018-07-23T15:47:00Z"/>
        </w:rPr>
      </w:pPr>
      <w:proofErr w:type="gramStart"/>
      <w:ins w:id="4" w:author="Justin Lin" w:date="2018-07-23T15:47:00Z">
        <w:r>
          <w:t>No !</w:t>
        </w:r>
        <w:proofErr w:type="gramEnd"/>
      </w:ins>
    </w:p>
    <w:p w14:paraId="2E67F84B" w14:textId="77777777" w:rsidR="006444BB" w:rsidRDefault="006444BB" w:rsidP="006444BB">
      <w:pPr>
        <w:pStyle w:val="Heading4"/>
        <w:rPr>
          <w:ins w:id="5" w:author="Justin Lin" w:date="2018-07-23T15:47:00Z"/>
        </w:rPr>
      </w:pPr>
      <w:ins w:id="6" w:author="Justin Lin" w:date="2018-07-23T15:47:00Z">
        <w:r w:rsidRPr="00C95065">
          <w:t>Capitalism solves climate change</w:t>
        </w:r>
        <w:r>
          <w:t xml:space="preserve"> – US not key</w:t>
        </w:r>
      </w:ins>
    </w:p>
    <w:p w14:paraId="65AD12D6" w14:textId="77777777" w:rsidR="006444BB" w:rsidRPr="00821F85" w:rsidRDefault="006444BB" w:rsidP="006444BB">
      <w:pPr>
        <w:rPr>
          <w:ins w:id="7" w:author="Justin Lin" w:date="2018-07-23T15:47:00Z"/>
        </w:rPr>
      </w:pPr>
      <w:ins w:id="8" w:author="Justin Lin" w:date="2018-07-23T15:47:00Z">
        <w:r w:rsidRPr="00821F85">
          <w:t xml:space="preserve">Sara </w:t>
        </w:r>
        <w:r w:rsidRPr="00821F85">
          <w:rPr>
            <w:rStyle w:val="Heading4Char"/>
          </w:rPr>
          <w:t>Stefanini</w:t>
        </w:r>
        <w:r w:rsidRPr="00821F85">
          <w:t>, 5/31/</w:t>
        </w:r>
        <w:r w:rsidRPr="00821F85">
          <w:rPr>
            <w:rStyle w:val="Heading4Char"/>
          </w:rPr>
          <w:t>17</w:t>
        </w:r>
        <w:r w:rsidRPr="00821F85">
          <w:t>, “On climate change, who needs Donald Trump?</w:t>
        </w:r>
        <w:proofErr w:type="gramStart"/>
        <w:r>
          <w:t>”,</w:t>
        </w:r>
        <w:proofErr w:type="gramEnd"/>
        <w:r>
          <w:t xml:space="preserve"> Politico, </w:t>
        </w:r>
        <w:r w:rsidRPr="00821F85">
          <w:t>https://www.politico.eu/article/donald-trump-paris-climate-deal-decision-doesnt-matter/</w:t>
        </w:r>
        <w:r>
          <w:t>/JY</w:t>
        </w:r>
      </w:ins>
    </w:p>
    <w:p w14:paraId="3BB8816C" w14:textId="77777777" w:rsidR="006444BB" w:rsidRDefault="006444BB" w:rsidP="006444BB">
      <w:pPr>
        <w:rPr>
          <w:ins w:id="9" w:author="Justin Lin" w:date="2018-07-23T15:47:00Z"/>
          <w:sz w:val="12"/>
        </w:rPr>
      </w:pPr>
      <w:ins w:id="10" w:author="Justin Lin" w:date="2018-07-23T15:47:00Z">
        <w:r w:rsidRPr="00C95065">
          <w:rPr>
            <w:rStyle w:val="StyleUnderline"/>
          </w:rPr>
          <w:t xml:space="preserve">U.S. President Donald </w:t>
        </w:r>
        <w:r w:rsidRPr="00C95065">
          <w:rPr>
            <w:rStyle w:val="StyleUnderline"/>
            <w:highlight w:val="yellow"/>
          </w:rPr>
          <w:t>Trump’s</w:t>
        </w:r>
        <w:r w:rsidRPr="00C95065">
          <w:rPr>
            <w:rStyle w:val="StyleUnderline"/>
          </w:rPr>
          <w:t xml:space="preserve"> expected </w:t>
        </w:r>
        <w:r w:rsidRPr="00C95065">
          <w:rPr>
            <w:rStyle w:val="StyleUnderline"/>
            <w:highlight w:val="yellow"/>
          </w:rPr>
          <w:t>decision to ditch the Paris</w:t>
        </w:r>
        <w:r w:rsidRPr="00C95065">
          <w:rPr>
            <w:rStyle w:val="StyleUnderline"/>
          </w:rPr>
          <w:t xml:space="preserve"> climate </w:t>
        </w:r>
        <w:r w:rsidRPr="00C95065">
          <w:rPr>
            <w:rStyle w:val="StyleUnderline"/>
            <w:highlight w:val="yellow"/>
          </w:rPr>
          <w:t>agreement</w:t>
        </w:r>
        <w:r w:rsidRPr="00C95065">
          <w:rPr>
            <w:rStyle w:val="StyleUnderline"/>
          </w:rPr>
          <w:t xml:space="preserve"> is triggering outcry — but it </w:t>
        </w:r>
        <w:r w:rsidRPr="00C95065">
          <w:rPr>
            <w:rStyle w:val="StyleUnderline"/>
            <w:highlight w:val="yellow"/>
          </w:rPr>
          <w:t>will do little to derail a green energy shift</w:t>
        </w:r>
        <w:r w:rsidRPr="00C95065">
          <w:rPr>
            <w:rStyle w:val="StyleUnderline"/>
          </w:rPr>
          <w:t xml:space="preserve"> already gaining steam</w:t>
        </w:r>
        <w:r w:rsidRPr="00821F85">
          <w:rPr>
            <w:sz w:val="12"/>
          </w:rPr>
          <w:t>. A White House source confirmed on Wednesday that Trump intends to pull out of the agreement. He later tweeted that he will announce his decision at 3 p.m. Thursday</w:t>
        </w:r>
        <w:r w:rsidRPr="00821F85">
          <w:rPr>
            <w:rStyle w:val="StyleUnderline"/>
            <w:highlight w:val="yellow"/>
          </w:rPr>
          <w:t>. Investors, energy suppliers, tech</w:t>
        </w:r>
        <w:r w:rsidRPr="00821F85">
          <w:rPr>
            <w:rStyle w:val="StyleUnderline"/>
          </w:rPr>
          <w:t xml:space="preserve">nology </w:t>
        </w:r>
        <w:r w:rsidRPr="00821F85">
          <w:rPr>
            <w:rStyle w:val="StyleUnderline"/>
            <w:highlight w:val="yellow"/>
          </w:rPr>
          <w:t xml:space="preserve">giants, carmakers, </w:t>
        </w:r>
        <w:r w:rsidRPr="00821F85">
          <w:rPr>
            <w:rStyle w:val="StyleUnderline"/>
          </w:rPr>
          <w:t xml:space="preserve">mayors, </w:t>
        </w:r>
        <w:r w:rsidRPr="00821F85">
          <w:rPr>
            <w:rStyle w:val="StyleUnderline"/>
            <w:highlight w:val="yellow"/>
          </w:rPr>
          <w:t>governors and many others are already betting on green opportunities. That will continue with or without Washington</w:t>
        </w:r>
        <w:r w:rsidRPr="00821F85">
          <w:rPr>
            <w:rStyle w:val="StyleUnderline"/>
          </w:rPr>
          <w:t>.</w:t>
        </w:r>
        <w:r w:rsidRPr="00821F85">
          <w:rPr>
            <w:sz w:val="12"/>
          </w:rPr>
          <w:t xml:space="preserve"> “If they decide to pull out, this would be disappointing, but I really don’t think that this would change the course of mankind,” said Maroš Šefčovič, the European Commission’s energy union vice president. “If they decide to pull out, this would be disappointing, but I really don’t think that this would change the course of mankind” — European Commission Vice President Maroš Šefčovič That doesn’t mean the U.S. departure will be painless. It tears apart the global diplomatic unity around the Paris agreement, opens the way for other reluctant countries to bolt, and creates the danger of increased U.S. emissions — but all of those things were likely under a Trump presidency anyway. </w:t>
        </w:r>
        <w:r w:rsidRPr="00821F85">
          <w:rPr>
            <w:rStyle w:val="StyleUnderline"/>
          </w:rPr>
          <w:t xml:space="preserve">Former U.S. President Barack Obama underscored the </w:t>
        </w:r>
        <w:r w:rsidRPr="00821F85">
          <w:rPr>
            <w:rStyle w:val="StyleUnderline"/>
            <w:highlight w:val="yellow"/>
          </w:rPr>
          <w:t>momentum</w:t>
        </w:r>
        <w:r w:rsidRPr="00821F85">
          <w:rPr>
            <w:rStyle w:val="StyleUnderline"/>
          </w:rPr>
          <w:t xml:space="preserve"> that </w:t>
        </w:r>
        <w:r w:rsidRPr="00821F85">
          <w:rPr>
            <w:rStyle w:val="StyleUnderline"/>
            <w:highlight w:val="yellow"/>
          </w:rPr>
          <w:t>is now driving the climate change effort,</w:t>
        </w:r>
        <w:r w:rsidRPr="00821F85">
          <w:rPr>
            <w:rStyle w:val="StyleUnderline"/>
          </w:rPr>
          <w:t xml:space="preserve"> something </w:t>
        </w:r>
        <w:r w:rsidRPr="00821F85">
          <w:rPr>
            <w:rStyle w:val="StyleUnderline"/>
            <w:highlight w:val="yellow"/>
          </w:rPr>
          <w:t>broader than</w:t>
        </w:r>
        <w:r w:rsidRPr="00821F85">
          <w:rPr>
            <w:rStyle w:val="StyleUnderline"/>
          </w:rPr>
          <w:t xml:space="preserve"> the decision of </w:t>
        </w:r>
        <w:r w:rsidRPr="00821F85">
          <w:rPr>
            <w:rStyle w:val="StyleUnderline"/>
            <w:highlight w:val="yellow"/>
          </w:rPr>
          <w:t>a single politician</w:t>
        </w:r>
        <w:r w:rsidRPr="00821F85">
          <w:rPr>
            <w:rStyle w:val="StyleUnderline"/>
          </w:rPr>
          <w:t xml:space="preserve">. “The private sector has already made a determination that our future is in clean energy,” he said at the Food Innovation Summit in Milan, pointing to investments in clean energy and fuel-efficiency standards set in California, the largest U.S. market. </w:t>
        </w:r>
        <w:r w:rsidRPr="00821F85">
          <w:rPr>
            <w:sz w:val="12"/>
          </w:rPr>
          <w:t>“</w:t>
        </w:r>
        <w:r w:rsidRPr="00821F85">
          <w:rPr>
            <w:rStyle w:val="StyleUnderline"/>
          </w:rPr>
          <w:t xml:space="preserve">So even if the rules change in Washington, </w:t>
        </w:r>
        <w:r w:rsidRPr="00821F85">
          <w:rPr>
            <w:rStyle w:val="StyleUnderline"/>
            <w:highlight w:val="yellow"/>
          </w:rPr>
          <w:t>there’s no</w:t>
        </w:r>
        <w:r w:rsidRPr="00821F85">
          <w:rPr>
            <w:rStyle w:val="StyleUnderline"/>
          </w:rPr>
          <w:t xml:space="preserve"> U.S. a</w:t>
        </w:r>
        <w:r w:rsidRPr="00821F85">
          <w:rPr>
            <w:rStyle w:val="StyleUnderline"/>
            <w:highlight w:val="yellow"/>
          </w:rPr>
          <w:t>utomaker that can afford to produce a ca</w:t>
        </w:r>
        <w:r w:rsidRPr="00821F85">
          <w:rPr>
            <w:rStyle w:val="StyleUnderline"/>
          </w:rPr>
          <w:t xml:space="preserve">r that is </w:t>
        </w:r>
        <w:r w:rsidRPr="00821F85">
          <w:rPr>
            <w:rStyle w:val="StyleUnderline"/>
            <w:highlight w:val="yellow"/>
          </w:rPr>
          <w:t>not fuel-efficient enough to be sold in California</w:t>
        </w:r>
        <w:r w:rsidRPr="00821F85">
          <w:rPr>
            <w:sz w:val="12"/>
          </w:rPr>
          <w:t xml:space="preserve">.” Green revolution The U.S. has also seen its emissions fall, thanks less to policies decided in Washington and more to a shift from coal to cleaner natural gas — which is likely to continue despite Trump’s enthusiasm for coal. There’s more evidence of that shift across the global economy. </w:t>
        </w:r>
        <w:r w:rsidRPr="00821F85">
          <w:rPr>
            <w:rStyle w:val="StyleUnderline"/>
            <w:highlight w:val="yellow"/>
          </w:rPr>
          <w:t>Oil producers are moving to gas and</w:t>
        </w:r>
        <w:r w:rsidRPr="00821F85">
          <w:rPr>
            <w:rStyle w:val="StyleUnderline"/>
          </w:rPr>
          <w:t xml:space="preserve"> buying up </w:t>
        </w:r>
        <w:r w:rsidRPr="00821F85">
          <w:rPr>
            <w:rStyle w:val="StyleUnderline"/>
            <w:highlight w:val="yellow"/>
          </w:rPr>
          <w:t>renewable energy</w:t>
        </w:r>
        <w:r w:rsidRPr="00821F85">
          <w:rPr>
            <w:rStyle w:val="StyleUnderline"/>
          </w:rPr>
          <w:t xml:space="preserve"> companies; </w:t>
        </w:r>
        <w:r w:rsidRPr="00821F85">
          <w:rPr>
            <w:rStyle w:val="StyleUnderline"/>
            <w:highlight w:val="yellow"/>
          </w:rPr>
          <w:t>coal producers</w:t>
        </w:r>
        <w:r w:rsidRPr="00821F85">
          <w:rPr>
            <w:rStyle w:val="StyleUnderline"/>
          </w:rPr>
          <w:t xml:space="preserve"> in the U.S. and Europe </w:t>
        </w:r>
        <w:r w:rsidRPr="00821F85">
          <w:rPr>
            <w:rStyle w:val="StyleUnderline"/>
            <w:highlight w:val="yellow"/>
          </w:rPr>
          <w:t>are struggling to stay afloat;</w:t>
        </w:r>
        <w:r w:rsidRPr="00821F85">
          <w:rPr>
            <w:rStyle w:val="StyleUnderline"/>
          </w:rPr>
          <w:t xml:space="preserve"> and the likes of </w:t>
        </w:r>
        <w:r w:rsidRPr="00821F85">
          <w:rPr>
            <w:rStyle w:val="StyleUnderline"/>
            <w:highlight w:val="yellow"/>
          </w:rPr>
          <w:t>Google, Facebook, Apple</w:t>
        </w:r>
        <w:r w:rsidRPr="00821F85">
          <w:rPr>
            <w:rStyle w:val="StyleUnderline"/>
          </w:rPr>
          <w:t xml:space="preserve"> and Unilever </w:t>
        </w:r>
        <w:r w:rsidRPr="00821F85">
          <w:rPr>
            <w:rStyle w:val="StyleUnderline"/>
            <w:highlight w:val="yellow"/>
          </w:rPr>
          <w:t>are promising to go 100 percent renewable.</w:t>
        </w:r>
        <w:r w:rsidRPr="00821F85">
          <w:rPr>
            <w:rStyle w:val="StyleUnderline"/>
          </w:rPr>
          <w:t xml:space="preserve"> Although a U.S. withdrawal would have a symbolic impact, “the technology is already moving toward the low-carbon economy,” Francesco Starace, CEO of Italian energy utility Enel, told POLITICO. “So the </w:t>
        </w:r>
        <w:r w:rsidRPr="00821F85">
          <w:rPr>
            <w:rStyle w:val="StyleUnderline"/>
            <w:b/>
            <w:highlight w:val="yellow"/>
          </w:rPr>
          <w:t>transition is inevitable</w:t>
        </w:r>
        <w:r w:rsidRPr="00821F85">
          <w:rPr>
            <w:rStyle w:val="StyleUnderline"/>
          </w:rPr>
          <w:t>.”</w:t>
        </w:r>
        <w:r w:rsidRPr="00821F85">
          <w:rPr>
            <w:sz w:val="12"/>
          </w:rPr>
          <w:t xml:space="preserve"> While Trump won’t derail that technological shift, his decision will affect America’s tattered image as an upholder of the global rules-based system. A U.S. departure would make it absolutely clear — if anyone had any doubt after the presidential campaign — that Trump won’t be leading the fight against climate change, leaving that role to Europe, China and others. </w:t>
        </w:r>
        <w:r w:rsidRPr="00821F85">
          <w:rPr>
            <w:rStyle w:val="StyleUnderline"/>
            <w:highlight w:val="yellow"/>
          </w:rPr>
          <w:t>The EU and China</w:t>
        </w:r>
        <w:r w:rsidRPr="00821F85">
          <w:rPr>
            <w:rStyle w:val="StyleUnderline"/>
          </w:rPr>
          <w:t xml:space="preserve">, who meet later this week, </w:t>
        </w:r>
        <w:r w:rsidRPr="00821F85">
          <w:rPr>
            <w:rStyle w:val="StyleUnderline"/>
            <w:highlight w:val="yellow"/>
          </w:rPr>
          <w:t>said they see continued action on climate change as “imperative.”</w:t>
        </w:r>
        <w:r w:rsidRPr="00821F85">
          <w:rPr>
            <w:sz w:val="12"/>
          </w:rPr>
          <w:t xml:space="preserve"> In fact, Washington’s wavering stands in stark contrast to stronger commitments from other corners of the world. </w:t>
        </w:r>
        <w:r w:rsidRPr="00821F85">
          <w:rPr>
            <w:rStyle w:val="StyleUnderline"/>
            <w:highlight w:val="yellow"/>
          </w:rPr>
          <w:t>China</w:t>
        </w:r>
        <w:r w:rsidRPr="00821F85">
          <w:rPr>
            <w:rStyle w:val="StyleUnderline"/>
          </w:rPr>
          <w:t xml:space="preserve"> is expected to </w:t>
        </w:r>
        <w:r w:rsidRPr="00821F85">
          <w:rPr>
            <w:rStyle w:val="StyleUnderline"/>
            <w:highlight w:val="yellow"/>
          </w:rPr>
          <w:t>launch a national emissions</w:t>
        </w:r>
        <w:r w:rsidRPr="00821F85">
          <w:rPr>
            <w:rStyle w:val="StyleUnderline"/>
          </w:rPr>
          <w:t xml:space="preserve"> trading </w:t>
        </w:r>
        <w:r w:rsidRPr="00821F85">
          <w:rPr>
            <w:rStyle w:val="StyleUnderline"/>
            <w:highlight w:val="yellow"/>
          </w:rPr>
          <w:t>market this year</w:t>
        </w:r>
        <w:r w:rsidRPr="00821F85">
          <w:rPr>
            <w:rStyle w:val="StyleUnderline"/>
          </w:rPr>
          <w:t xml:space="preserve">. </w:t>
        </w:r>
        <w:r w:rsidRPr="00821F85">
          <w:rPr>
            <w:rStyle w:val="StyleUnderline"/>
            <w:highlight w:val="yellow"/>
          </w:rPr>
          <w:t>India</w:t>
        </w:r>
        <w:r w:rsidRPr="00821F85">
          <w:rPr>
            <w:rStyle w:val="StyleUnderline"/>
          </w:rPr>
          <w:t xml:space="preserve"> aims to </w:t>
        </w:r>
        <w:r w:rsidRPr="00821F85">
          <w:rPr>
            <w:rStyle w:val="StyleUnderline"/>
            <w:highlight w:val="yellow"/>
          </w:rPr>
          <w:t>add</w:t>
        </w:r>
        <w:r w:rsidRPr="00821F85">
          <w:rPr>
            <w:rStyle w:val="StyleUnderline"/>
          </w:rPr>
          <w:t xml:space="preserve"> massive amounts of </w:t>
        </w:r>
        <w:r w:rsidRPr="00821F85">
          <w:rPr>
            <w:rStyle w:val="StyleUnderline"/>
            <w:highlight w:val="yellow"/>
          </w:rPr>
          <w:t>solar energy</w:t>
        </w:r>
        <w:r w:rsidRPr="00821F85">
          <w:rPr>
            <w:rStyle w:val="StyleUnderline"/>
          </w:rPr>
          <w:t xml:space="preserve"> capacity. </w:t>
        </w:r>
        <w:r w:rsidRPr="00821F85">
          <w:rPr>
            <w:rStyle w:val="StyleUnderline"/>
            <w:highlight w:val="yellow"/>
          </w:rPr>
          <w:t>Saudi Arabia is diversifying</w:t>
        </w:r>
        <w:r w:rsidRPr="00821F85">
          <w:rPr>
            <w:rStyle w:val="StyleUnderline"/>
          </w:rPr>
          <w:t xml:space="preserve"> to prepare for a world that uses less oil. </w:t>
        </w:r>
        <w:r w:rsidRPr="00821F85">
          <w:rPr>
            <w:sz w:val="12"/>
          </w:rPr>
          <w:t>The problem with Paris While countries like China may get a diplomatic boost from America’s retreat and green policies won’t go into reverse, a U.S. departure isn’t going to make it any easier to meet the most important goal of the Paris deal — reining in global warming. The agreement struck among 195 countries in 2015 is voluntary, and it isn’t enough to limit the temperature rise to well below 2 degrees Celsius, and eventually 1.5 degrees — seen by scientists as what’s needed to prevent catastrophic climate change</w:t>
        </w:r>
        <w:r w:rsidRPr="00821F85">
          <w:rPr>
            <w:rStyle w:val="StyleUnderline"/>
          </w:rPr>
          <w:t>.</w:t>
        </w:r>
        <w:r w:rsidRPr="00821F85">
          <w:rPr>
            <w:sz w:val="12"/>
          </w:rPr>
          <w:t xml:space="preserve"> If countries carry out the climate policies they’ve submitted to the United Nations so far, global warming would still hit between 2.9 and 3.4 degrees by the end of the century, the U.N. Environment Program reported in November. And that’s assuming they fulfill their promises. “Maybe I was an outlier here, but I never understood all the joy about a nonbinding agreement,” said Brenda Shaffer at Georgetown University’s Center for Eurasian, Russian and Eastern European Studies. Even Obama’s key tool for meeting the Paris targets — a rule limiting emissions from American power plants — faced challenges in court before Trump’s election. “It’s a recognition of how much energy and climate policy in the U.S. is a decision of states and not the federal government, and I think that’s not always understood in Europe,” Shaffer said. This, however, is why climate change efforts need Washington, countered Alden Meyer, director of strategy and policy at the Union of Concerned Scientists. Even Obama’s key tool for meeting the Paris targets — a rule limiting emissions from American power plants — faced challenges in court before Trump’s election. As the second-biggest emitter after China, U.S. success or failure in cutting emissions will affect the global tally. Its political weight could be crucial to making sure other countries ramp up their commitments, as the Paris agreement’s architects hoped to do by setting reviews every five years. “The reality is that we need to accelerate those trends to meet the temperature goals in the Paris agreement,” Meyer said. “So the fact that President Trump is trying to revise action by the federal government, dismantle the Clean Power Plan, lower vehicle fuel standards — that’s not helpful. What we need is the U.S. to be a leader and do more.” That’s unlikely under a Trump administration.</w:t>
        </w:r>
      </w:ins>
    </w:p>
    <w:p w14:paraId="3049D25E" w14:textId="77777777" w:rsidR="006444BB" w:rsidRDefault="006444BB" w:rsidP="006444BB">
      <w:pPr>
        <w:rPr>
          <w:ins w:id="11" w:author="Justin Lin" w:date="2018-07-23T15:47:00Z"/>
          <w:sz w:val="12"/>
        </w:rPr>
      </w:pPr>
    </w:p>
    <w:p w14:paraId="1B183A97" w14:textId="77777777" w:rsidR="006444BB" w:rsidRDefault="006444BB" w:rsidP="006444BB">
      <w:pPr>
        <w:pStyle w:val="Heading4"/>
        <w:rPr>
          <w:ins w:id="12" w:author="Justin Lin" w:date="2018-07-23T15:47:00Z"/>
        </w:rPr>
      </w:pPr>
      <w:ins w:id="13" w:author="Justin Lin" w:date="2018-07-23T15:47:00Z">
        <w:r>
          <w:t>Overpopulation solves itself – empirics prove</w:t>
        </w:r>
      </w:ins>
    </w:p>
    <w:p w14:paraId="0B8C6F8D" w14:textId="77777777" w:rsidR="006444BB" w:rsidRPr="00223593" w:rsidRDefault="006444BB" w:rsidP="006444BB">
      <w:pPr>
        <w:rPr>
          <w:ins w:id="14" w:author="Justin Lin" w:date="2018-07-23T15:47:00Z"/>
        </w:rPr>
      </w:pPr>
      <w:ins w:id="15" w:author="Justin Lin" w:date="2018-07-23T15:47:00Z">
        <w:r>
          <w:t xml:space="preserve">Jonathan </w:t>
        </w:r>
        <w:r w:rsidRPr="00223593">
          <w:rPr>
            <w:rStyle w:val="Heading4Char"/>
          </w:rPr>
          <w:t>Newman</w:t>
        </w:r>
        <w:r>
          <w:t>, 10/29/</w:t>
        </w:r>
        <w:r w:rsidRPr="00223593">
          <w:rPr>
            <w:rStyle w:val="Heading4Char"/>
          </w:rPr>
          <w:t>16</w:t>
        </w:r>
        <w:r>
          <w:t xml:space="preserve">, “Inferno and the Overpopulation Myth”, Mises Institute, </w:t>
        </w:r>
        <w:r w:rsidRPr="00223593">
          <w:t>https://mises.org/wire/inferno-and-overpopulation-myth</w:t>
        </w:r>
        <w:r>
          <w:t>//JY</w:t>
        </w:r>
      </w:ins>
    </w:p>
    <w:p w14:paraId="25A02CA5" w14:textId="77777777" w:rsidR="006444BB" w:rsidRDefault="006444BB" w:rsidP="006444BB">
      <w:pPr>
        <w:rPr>
          <w:ins w:id="16" w:author="Justin Lin" w:date="2018-07-23T15:47:00Z"/>
          <w:rStyle w:val="StyleUnderline"/>
        </w:rPr>
      </w:pPr>
      <w:ins w:id="17" w:author="Justin Lin" w:date="2018-07-23T15:47:00Z">
        <w:r w:rsidRPr="00223593">
          <w:rPr>
            <w:sz w:val="12"/>
          </w:rPr>
          <w:t xml:space="preserve">Is overpopulation a problem? The economics of population size tell a different, less scary, story. </w:t>
        </w:r>
        <w:r w:rsidRPr="00035A32">
          <w:rPr>
            <w:rStyle w:val="StyleUnderline"/>
          </w:rPr>
          <w:t xml:space="preserve">While it is certainly possible that some areas can become too crowded for some people’s preferences, </w:t>
        </w:r>
        <w:r w:rsidRPr="00035A32">
          <w:rPr>
            <w:rStyle w:val="StyleUnderline"/>
            <w:highlight w:val="yellow"/>
          </w:rPr>
          <w:t>as long as people are free to buy and sell land</w:t>
        </w:r>
        <w:r w:rsidRPr="00035A32">
          <w:rPr>
            <w:rStyle w:val="StyleUnderline"/>
          </w:rPr>
          <w:t xml:space="preserve"> for a mutually agreeable price, </w:t>
        </w:r>
        <w:r w:rsidRPr="00035A32">
          <w:rPr>
            <w:rStyle w:val="StyleUnderline"/>
            <w:highlight w:val="yellow"/>
          </w:rPr>
          <w:t>overcrowding will fix itself</w:t>
        </w:r>
        <w:r w:rsidRPr="00035A32">
          <w:rPr>
            <w:rStyle w:val="StyleUnderline"/>
          </w:rPr>
          <w:t>.</w:t>
        </w:r>
        <w:r w:rsidRPr="00223593">
          <w:rPr>
            <w:sz w:val="12"/>
          </w:rPr>
          <w:t xml:space="preserve"> As an introvert who enjoys nature and peace and quiet, I am certainly less willing to rent an apartment in the middle of a busy, crowded city. The prices I’m willing to pay for country living versus city living reflect my preferences. And, to the extent that others share my preferences or even have the opposite preferences, the use and construction of homes and apartments will be economized in both locations. Our demands and the profitability of the varied real estate offerings keep local populations in check. </w:t>
        </w:r>
        <w:r w:rsidRPr="00223593">
          <w:rPr>
            <w:rStyle w:val="StyleUnderline"/>
          </w:rPr>
          <w:t xml:space="preserve">But </w:t>
        </w:r>
        <w:r w:rsidRPr="00223593">
          <w:rPr>
            <w:rStyle w:val="StyleUnderline"/>
            <w:highlight w:val="yellow"/>
          </w:rPr>
          <w:t>what about on a global scale?</w:t>
        </w:r>
        <w:r w:rsidRPr="00223593">
          <w:rPr>
            <w:sz w:val="12"/>
          </w:rPr>
          <w:t xml:space="preserve"> The Inferno villain was concerned with world population. He stressed the urgency of the situation, but I don’t see any reason to worry. Google tells me that we could fit the entire world population in Texas and everybody would have a small, 100 square meter plot to themselves. Indeed, there are vast stretches of land across the globe with little to no human inhabitants. Malthus and his ideological followers must have a biased perspective, only looking at the crowded streets of a big city. If it’s not land that’s a problem, what about the “means of subsistence”? </w:t>
        </w:r>
        <w:r w:rsidRPr="00223593">
          <w:rPr>
            <w:rStyle w:val="StyleUnderline"/>
            <w:highlight w:val="yellow"/>
          </w:rPr>
          <w:t>Are we at risk of running out of</w:t>
        </w:r>
        <w:r w:rsidRPr="00223593">
          <w:rPr>
            <w:rStyle w:val="StyleUnderline"/>
          </w:rPr>
          <w:t xml:space="preserve"> food, medicine, or other </w:t>
        </w:r>
        <w:r w:rsidRPr="00223593">
          <w:rPr>
            <w:rStyle w:val="StyleUnderline"/>
            <w:highlight w:val="yellow"/>
          </w:rPr>
          <w:t>resources</w:t>
        </w:r>
        <w:r w:rsidRPr="00223593">
          <w:rPr>
            <w:rStyle w:val="StyleUnderline"/>
          </w:rPr>
          <w:t xml:space="preserve"> because of our growing population</w:t>
        </w:r>
        <w:r w:rsidRPr="00223593">
          <w:rPr>
            <w:rStyle w:val="StyleUnderline"/>
            <w:highlight w:val="yellow"/>
          </w:rPr>
          <w:t>?</w:t>
        </w:r>
        <w:r w:rsidRPr="00223593">
          <w:rPr>
            <w:rStyle w:val="StyleUnderline"/>
          </w:rPr>
          <w:t xml:space="preserve"> </w:t>
        </w:r>
        <w:r w:rsidRPr="00223593">
          <w:rPr>
            <w:rStyle w:val="StyleUnderline"/>
            <w:highlight w:val="yellow"/>
          </w:rPr>
          <w:t>No</w:t>
        </w:r>
        <w:r w:rsidRPr="00223593">
          <w:rPr>
            <w:sz w:val="12"/>
            <w:highlight w:val="yellow"/>
          </w:rPr>
          <w:t>.</w:t>
        </w:r>
        <w:r w:rsidRPr="00223593">
          <w:rPr>
            <w:sz w:val="12"/>
          </w:rPr>
          <w:t xml:space="preserve"> </w:t>
        </w:r>
        <w:r w:rsidRPr="00223593">
          <w:rPr>
            <w:rStyle w:val="StyleUnderline"/>
          </w:rPr>
          <w:t xml:space="preserve">A </w:t>
        </w:r>
        <w:r w:rsidRPr="00223593">
          <w:rPr>
            <w:rStyle w:val="StyleUnderline"/>
            <w:highlight w:val="yellow"/>
          </w:rPr>
          <w:t>larger population</w:t>
        </w:r>
        <w:r w:rsidRPr="00223593">
          <w:rPr>
            <w:rStyle w:val="StyleUnderline"/>
          </w:rPr>
          <w:t xml:space="preserve"> not only </w:t>
        </w:r>
        <w:r w:rsidRPr="00223593">
          <w:rPr>
            <w:rStyle w:val="StyleUnderline"/>
            <w:highlight w:val="yellow"/>
          </w:rPr>
          <w:t>means</w:t>
        </w:r>
        <w:r w:rsidRPr="00223593">
          <w:rPr>
            <w:rStyle w:val="StyleUnderline"/>
          </w:rPr>
          <w:t xml:space="preserve"> more mouths to feed, but also </w:t>
        </w:r>
        <w:r w:rsidRPr="00223593">
          <w:rPr>
            <w:rStyle w:val="StyleUnderline"/>
            <w:highlight w:val="yellow"/>
          </w:rPr>
          <w:t>more heads, hands, and feet to do the producing. Also, as populations increase, so does the variety of skills</w:t>
        </w:r>
        <w:r w:rsidRPr="00223593">
          <w:rPr>
            <w:rStyle w:val="StyleUnderline"/>
          </w:rPr>
          <w:t xml:space="preserve"> available to </w:t>
        </w:r>
        <w:r w:rsidRPr="00223593">
          <w:rPr>
            <w:rStyle w:val="StyleUnderline"/>
            <w:highlight w:val="yellow"/>
          </w:rPr>
          <w:t>make production even more efficient</w:t>
        </w:r>
        <w:r w:rsidRPr="00223593">
          <w:rPr>
            <w:rStyle w:val="StyleUnderline"/>
          </w:rPr>
          <w:t xml:space="preserve">. </w:t>
        </w:r>
        <w:r w:rsidRPr="00223593">
          <w:rPr>
            <w:rStyle w:val="StyleUnderline"/>
            <w:highlight w:val="yellow"/>
          </w:rPr>
          <w:t>More people means everybody can specialize</w:t>
        </w:r>
        <w:r w:rsidRPr="00223593">
          <w:rPr>
            <w:rStyle w:val="StyleUnderline"/>
          </w:rPr>
          <w:t xml:space="preserve"> in a more specific and more productive comparative advantage and participate in a division of labor. Perhaps this question will drive the point home: </w:t>
        </w:r>
        <w:r w:rsidRPr="00223593">
          <w:rPr>
            <w:rStyle w:val="StyleUnderline"/>
            <w:highlight w:val="yellow"/>
          </w:rPr>
          <w:t>Would you rather be stranded on an island with two other people or 20 other people?</w:t>
        </w:r>
        <w:r w:rsidRPr="00223593">
          <w:rPr>
            <w:sz w:val="12"/>
          </w:rPr>
          <w:t xml:space="preserve"> Malthus wouldn't be a Malthusian if he could see this data </w:t>
        </w:r>
        <w:proofErr w:type="gramStart"/>
        <w:r w:rsidRPr="00223593">
          <w:rPr>
            <w:rStyle w:val="StyleUnderline"/>
            <w:highlight w:val="yellow"/>
          </w:rPr>
          <w:t>The</w:t>
        </w:r>
        <w:proofErr w:type="gramEnd"/>
        <w:r w:rsidRPr="00223593">
          <w:rPr>
            <w:rStyle w:val="StyleUnderline"/>
            <w:highlight w:val="yellow"/>
          </w:rPr>
          <w:t xml:space="preserve"> empirical evidence is compelling,</w:t>
        </w:r>
        <w:r w:rsidRPr="00223593">
          <w:rPr>
            <w:rStyle w:val="StyleUnderline"/>
          </w:rPr>
          <w:t xml:space="preserve"> too. In the graph below, we can see the sort of world Malthus saw: one in which most people were barely surviving, especially compared to our current situation. Our 21st century world tells a different story. </w:t>
        </w:r>
        <w:r w:rsidRPr="00223593">
          <w:rPr>
            <w:rStyle w:val="StyleUnderline"/>
            <w:highlight w:val="yellow"/>
          </w:rPr>
          <w:t>Extreme poverty is on the decline</w:t>
        </w:r>
        <w:r w:rsidRPr="00223593">
          <w:rPr>
            <w:rStyle w:val="StyleUnderline"/>
          </w:rPr>
          <w:t xml:space="preserve"> even </w:t>
        </w:r>
        <w:r w:rsidRPr="00223593">
          <w:rPr>
            <w:rStyle w:val="StyleUnderline"/>
            <w:highlight w:val="yellow"/>
          </w:rPr>
          <w:t>while world population is increasing</w:t>
        </w:r>
        <w:r w:rsidRPr="00223593">
          <w:rPr>
            <w:sz w:val="12"/>
          </w:rPr>
          <w:t xml:space="preserve">. World population in extreme poverty Hans Rosling, a Swedish medical doctor and “celebrity statistician,” is famous for his “Don’t Panic” message about population growth. </w:t>
        </w:r>
        <w:r w:rsidRPr="00223593">
          <w:rPr>
            <w:rStyle w:val="StyleUnderline"/>
          </w:rPr>
          <w:t xml:space="preserve">He sees that </w:t>
        </w:r>
        <w:r w:rsidRPr="00223593">
          <w:rPr>
            <w:rStyle w:val="StyleUnderline"/>
            <w:highlight w:val="yellow"/>
          </w:rPr>
          <w:t>as populations and economies grow, more have access to birth control</w:t>
        </w:r>
        <w:r w:rsidRPr="00223593">
          <w:rPr>
            <w:rStyle w:val="StyleUnderline"/>
          </w:rPr>
          <w:t xml:space="preserve"> and limit the size of their families. In this video, he shows that all countries are heading toward longer lifespans and greater standards of living</w:t>
        </w:r>
        <w:r w:rsidRPr="00223593">
          <w:rPr>
            <w:sz w:val="12"/>
          </w:rPr>
          <w:t xml:space="preserve">. Finally, there’s the hockey stick of human prosperity. Estimates of GDP per capita on a global, millennial scale reveal a recent dramatic turn. RGDP per capita since 1000 </w:t>
        </w:r>
        <w:proofErr w:type="gramStart"/>
        <w:r w:rsidRPr="00223593">
          <w:rPr>
            <w:sz w:val="12"/>
          </w:rPr>
          <w:t>The</w:t>
        </w:r>
        <w:proofErr w:type="gramEnd"/>
        <w:r w:rsidRPr="00223593">
          <w:rPr>
            <w:sz w:val="12"/>
          </w:rPr>
          <w:t xml:space="preserve"> inflection point coincides with the industrial revolution. Embracing the productivity of steam-powered capital goods and other technologies sparked a revolution in human well-being across the globe. </w:t>
        </w:r>
        <w:r w:rsidRPr="00223593">
          <w:rPr>
            <w:rStyle w:val="StyleUnderline"/>
          </w:rPr>
          <w:t xml:space="preserve">Since then, </w:t>
        </w:r>
        <w:r w:rsidRPr="00223593">
          <w:rPr>
            <w:rStyle w:val="StyleUnderline"/>
            <w:highlight w:val="yellow"/>
          </w:rPr>
          <w:t>new sources of energy have been harnessed and computers entered</w:t>
        </w:r>
        <w:r w:rsidRPr="00223593">
          <w:rPr>
            <w:rStyle w:val="StyleUnderline"/>
          </w:rPr>
          <w:t xml:space="preserve"> the scene. Now, computers across the world are connected through the internet and have been made small enough to fit in our pockets. </w:t>
        </w:r>
        <w:r w:rsidRPr="00223593">
          <w:rPr>
            <w:rStyle w:val="StyleUnderline"/>
            <w:highlight w:val="yellow"/>
          </w:rPr>
          <w:t>Goods, services, and ideas zip across the globe</w:t>
        </w:r>
        <w:r w:rsidRPr="00223593">
          <w:rPr>
            <w:rStyle w:val="StyleUnderline"/>
          </w:rPr>
          <w:t xml:space="preserve">, while human </w:t>
        </w:r>
        <w:r w:rsidRPr="00223593">
          <w:rPr>
            <w:rStyle w:val="StyleUnderline"/>
            <w:highlight w:val="yellow"/>
          </w:rPr>
          <w:t>productivity increases beyond what anybody could have imagined</w:t>
        </w:r>
        <w:r w:rsidRPr="00223593">
          <w:rPr>
            <w:rStyle w:val="StyleUnderline"/>
          </w:rPr>
          <w:t xml:space="preserve"> just </w:t>
        </w:r>
        <w:r w:rsidRPr="00223593">
          <w:rPr>
            <w:rStyle w:val="StyleUnderline"/>
            <w:highlight w:val="yellow"/>
          </w:rPr>
          <w:t>50 years ago</w:t>
        </w:r>
        <w:r w:rsidRPr="00223593">
          <w:rPr>
            <w:rStyle w:val="StyleUnderline"/>
          </w:rPr>
          <w:t>. I don’t think Malthus himself would be a Malthusian if he could see the world today.</w:t>
        </w:r>
      </w:ins>
    </w:p>
    <w:p w14:paraId="0CDD872B" w14:textId="77777777" w:rsidR="006444BB" w:rsidRDefault="006444BB" w:rsidP="006444BB">
      <w:pPr>
        <w:rPr>
          <w:ins w:id="18" w:author="Justin Lin" w:date="2018-07-23T15:47:00Z"/>
          <w:rStyle w:val="StyleUnderline"/>
        </w:rPr>
      </w:pPr>
    </w:p>
    <w:p w14:paraId="29972C34" w14:textId="77777777" w:rsidR="006444BB" w:rsidRDefault="006444BB" w:rsidP="006444BB">
      <w:pPr>
        <w:pStyle w:val="Heading4"/>
        <w:rPr>
          <w:ins w:id="19" w:author="Justin Lin" w:date="2018-07-23T15:47:00Z"/>
        </w:rPr>
      </w:pPr>
      <w:ins w:id="20" w:author="Justin Lin" w:date="2018-07-23T15:47:00Z">
        <w:r w:rsidRPr="000A2986">
          <w:t>If Opop is true, then no impact – literally nothing could cause extinction</w:t>
        </w:r>
      </w:ins>
    </w:p>
    <w:p w14:paraId="2787877B" w14:textId="77777777" w:rsidR="006444BB" w:rsidRPr="000A2986" w:rsidRDefault="006444BB" w:rsidP="006444BB">
      <w:pPr>
        <w:rPr>
          <w:ins w:id="21" w:author="Justin Lin" w:date="2018-07-23T15:47:00Z"/>
        </w:rPr>
      </w:pPr>
      <w:ins w:id="22" w:author="Justin Lin" w:date="2018-07-23T15:47:00Z">
        <w:r w:rsidRPr="000A2986">
          <w:t xml:space="preserve">Lindsay </w:t>
        </w:r>
        <w:r w:rsidRPr="000A2986">
          <w:rPr>
            <w:rStyle w:val="Heading4Char"/>
          </w:rPr>
          <w:t>Abrams,</w:t>
        </w:r>
        <w:r w:rsidRPr="000A2986">
          <w:t xml:space="preserve"> 10/28/</w:t>
        </w:r>
        <w:r w:rsidRPr="000A2986">
          <w:rPr>
            <w:rStyle w:val="Heading4Char"/>
          </w:rPr>
          <w:t>14,</w:t>
        </w:r>
        <w:r w:rsidRPr="000A2986">
          <w:t xml:space="preserve"> “Researchers: Not even a global pandemic can solve our overpopulation problem</w:t>
        </w:r>
        <w:r>
          <w:t xml:space="preserve">”, Salon, </w:t>
        </w:r>
        <w:r w:rsidRPr="000A2986">
          <w:t>https://www.salon.com/2014/10/28/researchers_not_even_a_global_pandemic_can_solve_our_overpopulation_problem/</w:t>
        </w:r>
        <w:r>
          <w:t>/JY</w:t>
        </w:r>
      </w:ins>
    </w:p>
    <w:p w14:paraId="15654331" w14:textId="77777777" w:rsidR="006444BB" w:rsidRDefault="006444BB" w:rsidP="006444BB">
      <w:pPr>
        <w:rPr>
          <w:ins w:id="23" w:author="Justin Lin" w:date="2018-07-23T15:47:00Z"/>
          <w:sz w:val="12"/>
        </w:rPr>
      </w:pPr>
      <w:ins w:id="24" w:author="Justin Lin" w:date="2018-07-23T15:47:00Z">
        <w:r w:rsidRPr="000A2986">
          <w:rPr>
            <w:sz w:val="12"/>
          </w:rPr>
          <w:t xml:space="preserve">Here's a statistic that, that, no matter how you try to wrap your mind around it, continues to defy belief: of all the human beings that have ever existed, an estimated 14 percent are alive right now. Yep, there are a lot of us. Too many of us, plenty have argued. And according to researchers at the University of Adelaide in Australia, we're not going anywhere. In a new study, published in the journal Proceedings of the National Academy of Sciences, the researchers plugged population data from the World Health Organization and the U.S. Census Bureau into a computer model, and then subjected it to all sorts of potential population-reducing scenarios. What they found is far from encouraging. Empowering women and giving them full reproductive freedom, while a worthy goal on its own, isn't going to cut it. </w:t>
        </w:r>
        <w:r w:rsidRPr="000A2986">
          <w:rPr>
            <w:rStyle w:val="StyleUnderline"/>
          </w:rPr>
          <w:t xml:space="preserve">Hell, a </w:t>
        </w:r>
        <w:r w:rsidRPr="000A2986">
          <w:rPr>
            <w:rStyle w:val="StyleUnderline"/>
            <w:highlight w:val="yellow"/>
          </w:rPr>
          <w:t xml:space="preserve">global pandemic probably wouldn't be enough to cut our population down to a sustainable size. </w:t>
        </w:r>
        <w:r w:rsidRPr="000A2986">
          <w:rPr>
            <w:rStyle w:val="StyleUnderline"/>
          </w:rPr>
          <w:t>The</w:t>
        </w:r>
        <w:r w:rsidRPr="000A2986">
          <w:rPr>
            <w:rStyle w:val="StyleUnderline"/>
            <w:highlight w:val="yellow"/>
          </w:rPr>
          <w:t xml:space="preserve"> researchers predict that there'll be 10.4 billion of us by 2100</w:t>
        </w:r>
        <w:r w:rsidRPr="000A2986">
          <w:rPr>
            <w:rStyle w:val="StyleUnderline"/>
          </w:rPr>
          <w:t xml:space="preserve"> -- a slightly more optimistic take than another recent study that sees our numbers soaring as high as 11 billion by century's end. </w:t>
        </w:r>
        <w:r w:rsidRPr="000A2986">
          <w:rPr>
            <w:rStyle w:val="StyleUnderline"/>
            <w:highlight w:val="yellow"/>
          </w:rPr>
          <w:t>It's a number that</w:t>
        </w:r>
        <w:r w:rsidRPr="000A2986">
          <w:rPr>
            <w:rStyle w:val="StyleUnderline"/>
          </w:rPr>
          <w:t xml:space="preserve">, according to their models, </w:t>
        </w:r>
        <w:r w:rsidRPr="000A2986">
          <w:rPr>
            <w:rStyle w:val="StyleUnderline"/>
            <w:highlight w:val="yellow"/>
          </w:rPr>
          <w:t>is essentially catastrophe-proof</w:t>
        </w:r>
        <w:r w:rsidRPr="000A2986">
          <w:rPr>
            <w:rStyle w:val="StyleUnderline"/>
          </w:rPr>
          <w:t>.</w:t>
        </w:r>
        <w:r w:rsidRPr="000A2986">
          <w:rPr>
            <w:sz w:val="12"/>
          </w:rPr>
          <w:t xml:space="preserve"> That's problematic, because it suggests that population growth -- which further threatens an already strained planet while exacerbating climate change -- may be an unsolvable problem, and it lead to the researchers' saying things like this: “</w:t>
        </w:r>
        <w:r w:rsidRPr="000A2986">
          <w:rPr>
            <w:rStyle w:val="StyleUnderline"/>
          </w:rPr>
          <w:t xml:space="preserve">We were surprised that </w:t>
        </w:r>
        <w:r w:rsidRPr="000A2986">
          <w:rPr>
            <w:rStyle w:val="StyleUnderline"/>
            <w:highlight w:val="yellow"/>
          </w:rPr>
          <w:t>a five-year WWIII scenario</w:t>
        </w:r>
        <w:r w:rsidRPr="000A2986">
          <w:rPr>
            <w:rStyle w:val="StyleUnderline"/>
          </w:rPr>
          <w:t xml:space="preserve">, mimicking the same proportion of people killed in the first and second world wars combined, </w:t>
        </w:r>
        <w:r w:rsidRPr="000A2986">
          <w:rPr>
            <w:rStyle w:val="StyleUnderline"/>
            <w:highlight w:val="yellow"/>
          </w:rPr>
          <w:t>barely registered a blip</w:t>
        </w:r>
        <w:r w:rsidRPr="000A2986">
          <w:rPr>
            <w:rStyle w:val="StyleUnderline"/>
          </w:rPr>
          <w:t xml:space="preserve"> on the human population trajectory this century.” "</w:t>
        </w:r>
        <w:r w:rsidRPr="000A2986">
          <w:rPr>
            <w:rStyle w:val="StyleUnderline"/>
            <w:highlight w:val="yellow"/>
          </w:rPr>
          <w:t>No matter what levers you pull, we have</w:t>
        </w:r>
        <w:r w:rsidRPr="000A2986">
          <w:rPr>
            <w:rStyle w:val="StyleUnderline"/>
          </w:rPr>
          <w:t xml:space="preserve"> such </w:t>
        </w:r>
        <w:r w:rsidRPr="000A2986">
          <w:rPr>
            <w:rStyle w:val="StyleUnderline"/>
            <w:highlight w:val="yellow"/>
          </w:rPr>
          <w:t>a huge demographic momentum,</w:t>
        </w:r>
        <w:r w:rsidRPr="000A2986">
          <w:rPr>
            <w:rStyle w:val="StyleUnderline"/>
          </w:rPr>
          <w:t xml:space="preserve"> there’s no way we can rein in the human population fast enough to address sustainability issues in the next century,"</w:t>
        </w:r>
        <w:r w:rsidRPr="000A2986">
          <w:rPr>
            <w:sz w:val="12"/>
          </w:rPr>
          <w:t xml:space="preserve"> lead author Corey Bradshaw told the Washington Post's Chris Mooney. In other words, that ship has sailed. But the authors put a decidedly optimistic spin on that news: it means, they argue, that population growth can no longer be held up as an excuse for inaction when it comes to climate policy and sustainability (population size, the old argument goes, is the "elephant in the room" that presupposes any meaningful action). And it means that we don't have to go about instituting a worldwide one-child policy (assuming that'd even be possible) or simply people who care about the planet feel guilty about their simultaneous desire to procreate. After all, while "there are clearly many environmental and societal benefits to ongoing fertility reduction in the human population," the authors write, "here we show that it is a solution long in the making from which our great-great-great-great grandchildren might ultimately benefit, rather than the people living today." Good luck getting that to catch on. Instead, the authors say, it'd be easier to change the way the masses are living: embracing technological improvements like renewable energy, easing up on our use of natural resources and enhancing the way we recycle. A study out this summer from researchers at the University of Minnesota reached similar conclusions: relatively basic measures, they found, like using nitrogen fertilizer more efficiently and reducing meat consumption, could provide us with enough food to feed 3 billion extra mouths. Sustainability over population control -- when you think about it, it's a much easier sell.</w:t>
        </w:r>
      </w:ins>
    </w:p>
    <w:p w14:paraId="332201CC" w14:textId="77777777" w:rsidR="006444BB" w:rsidRDefault="006444BB" w:rsidP="006444BB">
      <w:pPr>
        <w:pStyle w:val="Heading3"/>
        <w:rPr>
          <w:ins w:id="25" w:author="Justin Lin" w:date="2018-07-23T15:47:00Z"/>
        </w:rPr>
      </w:pPr>
      <w:ins w:id="26" w:author="Justin Lin" w:date="2018-07-23T15:47:00Z">
        <w:r>
          <w:t>AT: CPs</w:t>
        </w:r>
      </w:ins>
    </w:p>
    <w:p w14:paraId="3AABC341" w14:textId="77777777" w:rsidR="006444BB" w:rsidRDefault="006444BB" w:rsidP="006444BB">
      <w:pPr>
        <w:pStyle w:val="Heading4"/>
        <w:rPr>
          <w:ins w:id="27" w:author="Justin Lin" w:date="2018-07-23T15:47:00Z"/>
        </w:rPr>
      </w:pPr>
      <w:ins w:id="28" w:author="Justin Lin" w:date="2018-07-23T15:47:00Z">
        <w:r>
          <w:t>No immigration legislation can solve Overpopulation – demographic momentum proves</w:t>
        </w:r>
      </w:ins>
    </w:p>
    <w:p w14:paraId="6A6E6DC7" w14:textId="77777777" w:rsidR="006444BB" w:rsidRPr="008016E0" w:rsidRDefault="006444BB" w:rsidP="006444BB">
      <w:pPr>
        <w:rPr>
          <w:ins w:id="29" w:author="Justin Lin" w:date="2018-07-23T15:47:00Z"/>
        </w:rPr>
      </w:pPr>
      <w:ins w:id="30" w:author="Justin Lin" w:date="2018-07-23T15:47:00Z">
        <w:r w:rsidRPr="008016E0">
          <w:t xml:space="preserve">Corey </w:t>
        </w:r>
        <w:r w:rsidRPr="008016E0">
          <w:rPr>
            <w:rStyle w:val="Heading4Char"/>
          </w:rPr>
          <w:t>Bradshaw and</w:t>
        </w:r>
        <w:r w:rsidRPr="008016E0">
          <w:t xml:space="preserve"> Barry </w:t>
        </w:r>
        <w:r w:rsidRPr="008016E0">
          <w:rPr>
            <w:rStyle w:val="Heading4Char"/>
          </w:rPr>
          <w:t>Brook</w:t>
        </w:r>
        <w:r w:rsidRPr="008016E0">
          <w:t>, 11/18/</w:t>
        </w:r>
        <w:r w:rsidRPr="008016E0">
          <w:rPr>
            <w:rStyle w:val="Heading4Char"/>
          </w:rPr>
          <w:t>14,</w:t>
        </w:r>
        <w:r w:rsidRPr="008016E0">
          <w:t xml:space="preserve"> Human population reduction is not a quick fix for environmental problems</w:t>
        </w:r>
        <w:r>
          <w:t xml:space="preserve">, PNAS, </w:t>
        </w:r>
        <w:r w:rsidRPr="008016E0">
          <w:t>http://www.pnas.org/content/111/46/16610</w:t>
        </w:r>
        <w:r>
          <w:t>//JY</w:t>
        </w:r>
      </w:ins>
    </w:p>
    <w:p w14:paraId="29764AFA" w14:textId="77777777" w:rsidR="006444BB" w:rsidRPr="008016E0" w:rsidRDefault="006444BB" w:rsidP="006444BB">
      <w:pPr>
        <w:rPr>
          <w:ins w:id="31" w:author="Justin Lin" w:date="2018-07-23T15:47:00Z"/>
          <w:rStyle w:val="StyleUnderline"/>
        </w:rPr>
      </w:pPr>
      <w:ins w:id="32" w:author="Justin Lin" w:date="2018-07-23T15:47:00Z">
        <w:r w:rsidRPr="008016E0">
          <w:rPr>
            <w:sz w:val="10"/>
          </w:rPr>
          <w:t xml:space="preserve">The inexorable demographic momentum of the global human population is rapidly eroding Earth’s life-support system. There are consequently more frequent calls to address environmental problems by advocating further reductions in human fertility. </w:t>
        </w:r>
        <w:r w:rsidRPr="008016E0">
          <w:rPr>
            <w:rStyle w:val="StyleUnderline"/>
          </w:rPr>
          <w:t xml:space="preserve">To examine how quickly this could lead to a smaller human population, we used scenario-based matrix modeling to project the global population to the year 2100. Assuming a continuation of current trends in mortality reduction, </w:t>
        </w:r>
        <w:r w:rsidRPr="008016E0">
          <w:rPr>
            <w:rStyle w:val="StyleUnderline"/>
            <w:highlight w:val="yellow"/>
          </w:rPr>
          <w:t>even a rapid transition to</w:t>
        </w:r>
        <w:r w:rsidRPr="008016E0">
          <w:rPr>
            <w:rStyle w:val="StyleUnderline"/>
          </w:rPr>
          <w:t xml:space="preserve"> a </w:t>
        </w:r>
        <w:r w:rsidRPr="008016E0">
          <w:rPr>
            <w:rStyle w:val="StyleUnderline"/>
            <w:highlight w:val="yellow"/>
          </w:rPr>
          <w:t>worldwide one-child policy leads to a population similar to today’s by 2100</w:t>
        </w:r>
        <w:r w:rsidRPr="008016E0">
          <w:rPr>
            <w:rStyle w:val="StyleUnderline"/>
          </w:rPr>
          <w:t xml:space="preserve">. Even a catastrophic </w:t>
        </w:r>
        <w:r w:rsidRPr="008016E0">
          <w:rPr>
            <w:rStyle w:val="StyleUnderline"/>
            <w:highlight w:val="yellow"/>
          </w:rPr>
          <w:t>mass mortality event of 2 billion deaths over</w:t>
        </w:r>
        <w:r w:rsidRPr="008016E0">
          <w:rPr>
            <w:rStyle w:val="StyleUnderline"/>
          </w:rPr>
          <w:t xml:space="preserve"> a hypothetical </w:t>
        </w:r>
        <w:r w:rsidRPr="008016E0">
          <w:rPr>
            <w:rStyle w:val="StyleUnderline"/>
            <w:highlight w:val="yellow"/>
          </w:rPr>
          <w:t>5-y window</w:t>
        </w:r>
        <w:r w:rsidRPr="008016E0">
          <w:rPr>
            <w:rStyle w:val="StyleUnderline"/>
          </w:rPr>
          <w:t xml:space="preserve"> in the mid-21st century </w:t>
        </w:r>
        <w:r w:rsidRPr="008016E0">
          <w:rPr>
            <w:rStyle w:val="StyleUnderline"/>
            <w:highlight w:val="yellow"/>
          </w:rPr>
          <w:t>would still yield around 8.5 billion people by 2100</w:t>
        </w:r>
        <w:r w:rsidRPr="008016E0">
          <w:rPr>
            <w:sz w:val="10"/>
            <w:highlight w:val="yellow"/>
          </w:rPr>
          <w:t>.</w:t>
        </w:r>
        <w:r w:rsidRPr="008016E0">
          <w:rPr>
            <w:sz w:val="10"/>
          </w:rPr>
          <w:t xml:space="preserve"> In the absence of catastrophe or large fertility reductions (to fewer than two children per female worldwide), the greatest threats to ecosystems—as measured by regional projections within the 35 global Biodiversity Hotspots—indicate that Africa and South Asia will experience the greatest human pressures on future ecosystems. </w:t>
        </w:r>
        <w:r w:rsidRPr="008016E0">
          <w:rPr>
            <w:rStyle w:val="StyleUnderline"/>
          </w:rPr>
          <w:t xml:space="preserve">Humanity’s large </w:t>
        </w:r>
        <w:r w:rsidRPr="008016E0">
          <w:rPr>
            <w:rStyle w:val="StyleUnderline"/>
            <w:highlight w:val="yellow"/>
          </w:rPr>
          <w:t>demographic momentum means</w:t>
        </w:r>
        <w:r w:rsidRPr="008016E0">
          <w:rPr>
            <w:rStyle w:val="StyleUnderline"/>
          </w:rPr>
          <w:t xml:space="preserve"> that </w:t>
        </w:r>
        <w:r w:rsidRPr="008016E0">
          <w:rPr>
            <w:rStyle w:val="StyleUnderline"/>
            <w:highlight w:val="yellow"/>
          </w:rPr>
          <w:t>there are no</w:t>
        </w:r>
        <w:r w:rsidRPr="008016E0">
          <w:rPr>
            <w:rStyle w:val="StyleUnderline"/>
          </w:rPr>
          <w:t xml:space="preserve"> easy </w:t>
        </w:r>
        <w:r w:rsidRPr="008016E0">
          <w:rPr>
            <w:rStyle w:val="StyleUnderline"/>
            <w:highlight w:val="yellow"/>
          </w:rPr>
          <w:t>policy levers to change the size of the human population</w:t>
        </w:r>
        <w:r w:rsidRPr="008016E0">
          <w:rPr>
            <w:rStyle w:val="StyleUnderline"/>
          </w:rPr>
          <w:t xml:space="preserve"> </w:t>
        </w:r>
        <w:r w:rsidRPr="008016E0">
          <w:rPr>
            <w:sz w:val="10"/>
          </w:rPr>
          <w:t>substantially over coming decades</w:t>
        </w:r>
        <w:r w:rsidRPr="008016E0">
          <w:rPr>
            <w:rStyle w:val="StyleUnderline"/>
          </w:rPr>
          <w:t xml:space="preserve">, </w:t>
        </w:r>
        <w:r w:rsidRPr="008016E0">
          <w:rPr>
            <w:rStyle w:val="StyleUnderline"/>
            <w:highlight w:val="yellow"/>
          </w:rPr>
          <w:t>short of extreme and rapid reductions in female fertility</w:t>
        </w:r>
        <w:r w:rsidRPr="008016E0">
          <w:rPr>
            <w:rStyle w:val="StyleUnderline"/>
          </w:rPr>
          <w:t xml:space="preserve">; </w:t>
        </w:r>
        <w:r w:rsidRPr="008016E0">
          <w:rPr>
            <w:sz w:val="10"/>
          </w:rPr>
          <w:t>it will take centuries, and the long-term target remains unclear. However, some reduction could be achieved by midcentury and lead to hundreds of millions fewer people to feed</w:t>
        </w:r>
        <w:r w:rsidRPr="008016E0">
          <w:rPr>
            <w:rStyle w:val="StyleUnderline"/>
          </w:rPr>
          <w:t xml:space="preserve">. </w:t>
        </w:r>
        <w:r w:rsidRPr="008016E0">
          <w:rPr>
            <w:rStyle w:val="StyleUnderline"/>
            <w:highlight w:val="yellow"/>
          </w:rPr>
          <w:t>More immediate results for sustainability would emerge from policies</w:t>
        </w:r>
        <w:r w:rsidRPr="008016E0">
          <w:rPr>
            <w:rStyle w:val="StyleUnderline"/>
          </w:rPr>
          <w:t xml:space="preserve"> and technologies </w:t>
        </w:r>
        <w:r w:rsidRPr="008016E0">
          <w:rPr>
            <w:rStyle w:val="StyleUnderline"/>
            <w:highlight w:val="yellow"/>
          </w:rPr>
          <w:t>that reverse rising consumption of natural resources.</w:t>
        </w:r>
      </w:ins>
    </w:p>
    <w:p w14:paraId="48E3502F" w14:textId="77777777" w:rsidR="006444BB" w:rsidRDefault="006444BB" w:rsidP="006444BB">
      <w:pPr>
        <w:pStyle w:val="Heading3"/>
        <w:rPr>
          <w:ins w:id="33" w:author="Justin Lin" w:date="2018-07-23T15:47:00Z"/>
        </w:rPr>
      </w:pPr>
      <w:ins w:id="34" w:author="Justin Lin" w:date="2018-07-23T15:47:00Z">
        <w:r>
          <w:t>AT – Consumption</w:t>
        </w:r>
      </w:ins>
    </w:p>
    <w:p w14:paraId="5387F49D" w14:textId="77777777" w:rsidR="006444BB" w:rsidRDefault="006444BB" w:rsidP="006444BB">
      <w:pPr>
        <w:pStyle w:val="Heading4"/>
        <w:rPr>
          <w:ins w:id="35" w:author="Justin Lin" w:date="2018-07-23T15:47:00Z"/>
        </w:rPr>
      </w:pPr>
      <w:ins w:id="36" w:author="Justin Lin" w:date="2018-07-23T15:47:00Z">
        <w:r>
          <w:t>While cities may be the hubs for consumption, they’re also key for innovation to create environmentally friendly technologies.</w:t>
        </w:r>
      </w:ins>
    </w:p>
    <w:p w14:paraId="21C00733" w14:textId="77777777" w:rsidR="006444BB" w:rsidRPr="00680519" w:rsidRDefault="006444BB" w:rsidP="006444BB">
      <w:pPr>
        <w:rPr>
          <w:ins w:id="37" w:author="Justin Lin" w:date="2018-07-23T15:47:00Z"/>
        </w:rPr>
      </w:pPr>
      <w:ins w:id="38" w:author="Justin Lin" w:date="2018-07-23T15:47:00Z">
        <w:r w:rsidRPr="00680519">
          <w:t xml:space="preserve">Fred </w:t>
        </w:r>
        <w:r w:rsidRPr="00680519">
          <w:rPr>
            <w:rStyle w:val="Heading4Char"/>
          </w:rPr>
          <w:t>Pearce, 3/19</w:t>
        </w:r>
        <w:r w:rsidRPr="00680519">
          <w:t>/18, “Is the way we think about overpopulation racist?</w:t>
        </w:r>
        <w:proofErr w:type="gramStart"/>
        <w:r>
          <w:t>”,</w:t>
        </w:r>
        <w:proofErr w:type="gramEnd"/>
        <w:r>
          <w:t xml:space="preserve"> The Guardian, </w:t>
        </w:r>
        <w:r w:rsidRPr="00680519">
          <w:t>https://www.theguardian.com/cities/2018/mar/19/overpopulation-cities-environment-developing-world-racist-paul-ehrlich</w:t>
        </w:r>
        <w:r>
          <w:t>//JY</w:t>
        </w:r>
      </w:ins>
    </w:p>
    <w:p w14:paraId="5EE0F309" w14:textId="77777777" w:rsidR="006444BB" w:rsidRDefault="006444BB" w:rsidP="006444BB">
      <w:pPr>
        <w:rPr>
          <w:ins w:id="39" w:author="Justin Lin" w:date="2018-07-23T15:47:00Z"/>
          <w:rStyle w:val="StyleUnderline"/>
        </w:rPr>
      </w:pPr>
      <w:ins w:id="40" w:author="Justin Lin" w:date="2018-07-23T15:47:00Z">
        <w:r w:rsidRPr="00680519">
          <w:rPr>
            <w:sz w:val="12"/>
          </w:rPr>
          <w:t xml:space="preserve">It is just 50 years since the publication of Paul Ehrlich’s book The Population Bomb galvanised the global discussion on overpopulation. Published in 1968, his million-selling Malthusian polemic suggested that over-breeding poor countries were killing the planet. And it began in a megacity: India’s capital, Delhi. The 100 million city: is 21st century urbanisation out of control? Read more </w:t>
        </w:r>
        <w:proofErr w:type="gramStart"/>
        <w:r w:rsidRPr="00680519">
          <w:rPr>
            <w:sz w:val="12"/>
          </w:rPr>
          <w:t>On</w:t>
        </w:r>
        <w:proofErr w:type="gramEnd"/>
        <w:r w:rsidRPr="00680519">
          <w:rPr>
            <w:sz w:val="12"/>
          </w:rPr>
          <w:t xml:space="preserve"> the first page, he wrote of a taxi ride “one stinking hot night in Delhi. We entered a crowded slum area. The streets seemed alive with people. People eating, people washing, people sleeping. People visiting, arguing and screaming. People thrusting their hands through the taxi window begging. People defecating and urinating … Since that night I’ve known the feel of overpopulation.” But did he? Was he describing a city stretched beyond its limits, in a world similarly stretched? As the Australian demographer Jack Caldwell later pointed out, he could have seen as many people in similarly crowded conditions during any rush hour in London, Paris or New York. “What he did see were poor non-Europeans.” Are Delhi’s streets really any more crowded than those of London, Paris or New York at rush hour? Facebook Twitter Pinterest Are Delhi’s streets really any more crowded than those of London, Paris or New York at rush hour? Photograph: MyLoupe/UIG via Getty Images </w:t>
        </w:r>
        <w:r w:rsidRPr="00680519">
          <w:rPr>
            <w:rStyle w:val="StyleUnderline"/>
          </w:rPr>
          <w:t xml:space="preserve">This is the rub when we express fears about the teeming megacities of the developing world. Whether it is Delhi or Dhaka, the shanty towns of Nairobi or the favelas of Rio de Janeiro, </w:t>
        </w:r>
        <w:r w:rsidRPr="00680519">
          <w:rPr>
            <w:rStyle w:val="StyleUnderline"/>
            <w:highlight w:val="yellow"/>
          </w:rPr>
          <w:t>are we</w:t>
        </w:r>
        <w:r w:rsidRPr="00680519">
          <w:rPr>
            <w:rStyle w:val="StyleUnderline"/>
          </w:rPr>
          <w:t xml:space="preserve"> just </w:t>
        </w:r>
        <w:r w:rsidRPr="00680519">
          <w:rPr>
            <w:rStyle w:val="StyleUnderline"/>
            <w:highlight w:val="yellow"/>
          </w:rPr>
          <w:t>reacting badly to people different from us? Is there</w:t>
        </w:r>
        <w:r w:rsidRPr="00680519">
          <w:rPr>
            <w:rStyle w:val="StyleUnderline"/>
          </w:rPr>
          <w:t xml:space="preserve"> sometimes</w:t>
        </w:r>
        <w:r w:rsidRPr="00680519">
          <w:rPr>
            <w:rStyle w:val="StyleUnderline"/>
            <w:highlight w:val="yellow"/>
          </w:rPr>
          <w:t xml:space="preserve"> a tinge of racism in our environmental concerns?</w:t>
        </w:r>
        <w:r w:rsidRPr="00680519">
          <w:rPr>
            <w:sz w:val="12"/>
          </w:rPr>
          <w:t xml:space="preserve"> Ehrlich was not wrong that cities matter hugely for the future of humanity. Our planet is crowded and half of us live in urban areas. That figure is predicted to rise to 66% by 2050. It is the giant urban areas of developing countries such as India that are experiencing most of the growth. </w:t>
        </w:r>
        <w:r w:rsidRPr="00680519">
          <w:rPr>
            <w:rStyle w:val="StyleUnderline"/>
          </w:rPr>
          <w:t xml:space="preserve">But </w:t>
        </w:r>
        <w:r w:rsidRPr="00680519">
          <w:rPr>
            <w:rStyle w:val="StyleUnderline"/>
            <w:highlight w:val="yellow"/>
          </w:rPr>
          <w:t>are</w:t>
        </w:r>
        <w:r w:rsidRPr="00680519">
          <w:rPr>
            <w:rStyle w:val="StyleUnderline"/>
          </w:rPr>
          <w:t xml:space="preserve"> these </w:t>
        </w:r>
        <w:r w:rsidRPr="00680519">
          <w:rPr>
            <w:rStyle w:val="StyleUnderline"/>
            <w:highlight w:val="yellow"/>
          </w:rPr>
          <w:t>megacities really the problem, or just the most visible manifestation</w:t>
        </w:r>
        <w:r w:rsidRPr="00680519">
          <w:rPr>
            <w:rStyle w:val="StyleUnderline"/>
          </w:rPr>
          <w:t xml:space="preserve"> of our crowded world? And, if they are a problem, is it the cities of the rich or the poor world that should concern us? Despite appearances, </w:t>
        </w:r>
        <w:r w:rsidRPr="00680519">
          <w:rPr>
            <w:rStyle w:val="StyleUnderline"/>
            <w:highlight w:val="yellow"/>
          </w:rPr>
          <w:t>cities are not the cause of rising human numbers. In fact, they are the solution</w:t>
        </w:r>
        <w:r w:rsidRPr="00680519">
          <w:rPr>
            <w:rStyle w:val="StyleUnderline"/>
          </w:rPr>
          <w:t xml:space="preserve">. </w:t>
        </w:r>
        <w:r w:rsidRPr="00680519">
          <w:rPr>
            <w:rStyle w:val="StyleUnderline"/>
            <w:highlight w:val="yellow"/>
          </w:rPr>
          <w:t>People in cities</w:t>
        </w:r>
        <w:r w:rsidRPr="00680519">
          <w:rPr>
            <w:rStyle w:val="StyleUnderline"/>
          </w:rPr>
          <w:t xml:space="preserve"> almost everywhere </w:t>
        </w:r>
        <w:r w:rsidRPr="00680519">
          <w:rPr>
            <w:rStyle w:val="StyleUnderline"/>
            <w:highlight w:val="yellow"/>
          </w:rPr>
          <w:t>tend to have fewer children than</w:t>
        </w:r>
        <w:r w:rsidRPr="00680519">
          <w:rPr>
            <w:rStyle w:val="StyleUnderline"/>
          </w:rPr>
          <w:t xml:space="preserve"> their compatriots in </w:t>
        </w:r>
        <w:r w:rsidRPr="00680519">
          <w:rPr>
            <w:rStyle w:val="StyleUnderline"/>
            <w:highlight w:val="yellow"/>
          </w:rPr>
          <w:t>rural areas</w:t>
        </w:r>
        <w:r w:rsidRPr="00680519">
          <w:rPr>
            <w:rStyle w:val="StyleUnderline"/>
          </w:rPr>
          <w:t xml:space="preserve">. </w:t>
        </w:r>
        <w:r w:rsidRPr="00680519">
          <w:rPr>
            <w:rStyle w:val="StyleUnderline"/>
            <w:highlight w:val="yellow"/>
          </w:rPr>
          <w:t>The average woman in Kenya has 4.3 children, whereas</w:t>
        </w:r>
        <w:r w:rsidRPr="00680519">
          <w:rPr>
            <w:rStyle w:val="StyleUnderline"/>
          </w:rPr>
          <w:t xml:space="preserve"> those living in the capital, </w:t>
        </w:r>
        <w:r w:rsidRPr="00680519">
          <w:rPr>
            <w:rStyle w:val="StyleUnderline"/>
            <w:highlight w:val="yellow"/>
          </w:rPr>
          <w:t>Nairobi, have just 2.7. In India the average is 2.4</w:t>
        </w:r>
        <w:r w:rsidRPr="00680519">
          <w:rPr>
            <w:rStyle w:val="StyleUnderline"/>
          </w:rPr>
          <w:t xml:space="preserve"> children, </w:t>
        </w:r>
        <w:r w:rsidRPr="00680519">
          <w:rPr>
            <w:rStyle w:val="StyleUnderline"/>
            <w:highlight w:val="yellow"/>
          </w:rPr>
          <w:t>but in</w:t>
        </w:r>
        <w:r w:rsidRPr="00680519">
          <w:rPr>
            <w:rStyle w:val="StyleUnderline"/>
          </w:rPr>
          <w:t xml:space="preserve"> Delhi it’s just 1.6 and in </w:t>
        </w:r>
        <w:r w:rsidRPr="00680519">
          <w:rPr>
            <w:rStyle w:val="StyleUnderline"/>
            <w:highlight w:val="yellow"/>
          </w:rPr>
          <w:t>Mumbai 1.4</w:t>
        </w:r>
        <w:r w:rsidRPr="00680519">
          <w:rPr>
            <w:rStyle w:val="StyleUnderline"/>
          </w:rPr>
          <w:t>. That’s lower than London, where the average is 1.72.</w:t>
        </w:r>
        <w:r w:rsidRPr="00680519">
          <w:rPr>
            <w:sz w:val="12"/>
          </w:rPr>
          <w:t xml:space="preserve"> This demographic divide between town and country is not so surprising. </w:t>
        </w:r>
        <w:r w:rsidRPr="00680519">
          <w:rPr>
            <w:rStyle w:val="StyleUnderline"/>
          </w:rPr>
          <w:t xml:space="preserve">On a rural farm, </w:t>
        </w:r>
        <w:r w:rsidRPr="00680519">
          <w:rPr>
            <w:rStyle w:val="StyleUnderline"/>
            <w:highlight w:val="yellow"/>
          </w:rPr>
          <w:t>children</w:t>
        </w:r>
        <w:r w:rsidRPr="00680519">
          <w:rPr>
            <w:rStyle w:val="StyleUnderline"/>
          </w:rPr>
          <w:t xml:space="preserve"> are handy for looking after the goats or helping with the harvest</w:t>
        </w:r>
        <w:r w:rsidRPr="00680519">
          <w:rPr>
            <w:rStyle w:val="StyleUnderline"/>
            <w:highlight w:val="yellow"/>
          </w:rPr>
          <w:t>. In cities</w:t>
        </w:r>
        <w:r w:rsidRPr="00680519">
          <w:rPr>
            <w:rStyle w:val="StyleUnderline"/>
          </w:rPr>
          <w:t xml:space="preserve">, they </w:t>
        </w:r>
        <w:r w:rsidRPr="00680519">
          <w:rPr>
            <w:rStyle w:val="StyleUnderline"/>
            <w:highlight w:val="yellow"/>
          </w:rPr>
          <w:t>are expensive to feed and need educating</w:t>
        </w:r>
        <w:r w:rsidRPr="00680519">
          <w:rPr>
            <w:rStyle w:val="StyleUnderline"/>
          </w:rPr>
          <w:t xml:space="preserve"> before they can start earning. </w:t>
        </w:r>
        <w:r w:rsidRPr="00680519">
          <w:rPr>
            <w:sz w:val="12"/>
          </w:rPr>
          <w:t xml:space="preserve">Women living in Nairobi have an average of 2.7 children compared to 4.3 for those in rural area. Facebook Twitter Pinterest Women living in Nairobi have an average of 2.7 children compared to 4.3 for those in rural area. Photograph: Brian Otieno/AFP/Getty Images Urban numbers are rising only because of the global rush of migrants from rural areas to the cities in search of jobs. Once there, they swiftly adopt small families as the norm. Anyone concerned about overpopulation should cheer them on. </w:t>
        </w:r>
        <w:r w:rsidRPr="00680519">
          <w:rPr>
            <w:rStyle w:val="StyleUnderline"/>
          </w:rPr>
          <w:t xml:space="preserve">Of course, that is not the whole story. While </w:t>
        </w:r>
        <w:r w:rsidRPr="00680519">
          <w:rPr>
            <w:rStyle w:val="StyleUnderline"/>
            <w:highlight w:val="yellow"/>
          </w:rPr>
          <w:t>cities are</w:t>
        </w:r>
        <w:r w:rsidRPr="00680519">
          <w:rPr>
            <w:rStyle w:val="StyleUnderline"/>
          </w:rPr>
          <w:t xml:space="preserve"> defusing the population bomb, they are also </w:t>
        </w:r>
        <w:r w:rsidRPr="00680519">
          <w:rPr>
            <w:rStyle w:val="StyleUnderline"/>
            <w:highlight w:val="yellow"/>
          </w:rPr>
          <w:t>creating a consumption bomb</w:t>
        </w:r>
        <w:r w:rsidRPr="00680519">
          <w:rPr>
            <w:sz w:val="12"/>
          </w:rPr>
          <w:t xml:space="preserve">. Urbanites consume more stuff. Cities may house half the world’s population, but they consume three-quarters of the materials we take from the planet – whether that’s minerals or crops, timber or meat. Prince Charles once called the Mumbai shanty town Dharavi a model of green development. Many laughed. He was right Cities are heavily dependent on the world beyond their limits. These hinterlands provide water, materials and food, as well as human resources such as commuters. One study found that annually, London consumes almost 40m tonnes of construction materials, 2.4m tonnes of food, 2.2m tonnes of paper, 2.1m tonnes of plastic, 0.4m tonnes of glass and 1.2m tonnes of metal. Its citizens drink, shower and flush a billion tonnes of water. Meanwhile it disgorges 8m tonnes of sewage and 4m tonnes of household waste. Cities build huge amounts of infrastructure: roads, sewers, high-rise blocks and metro systems. As part of its breakneck urbanisation programme, China’s vast construction industry used more cement in the three years from 2011 to 2013 than the US managed in the entire 20th century. </w:t>
        </w:r>
        <w:r w:rsidRPr="00680519">
          <w:rPr>
            <w:rStyle w:val="StyleUnderline"/>
          </w:rPr>
          <w:t xml:space="preserve">No wonder </w:t>
        </w:r>
        <w:r w:rsidRPr="00680519">
          <w:rPr>
            <w:rStyle w:val="StyleUnderline"/>
            <w:highlight w:val="yellow"/>
          </w:rPr>
          <w:t>environmental pessimists see cities</w:t>
        </w:r>
        <w:r w:rsidRPr="00680519">
          <w:rPr>
            <w:rStyle w:val="StyleUnderline"/>
          </w:rPr>
          <w:t xml:space="preserve"> – especially the fast-growing cities of the developing world – </w:t>
        </w:r>
        <w:r w:rsidRPr="00680519">
          <w:rPr>
            <w:rStyle w:val="StyleUnderline"/>
            <w:highlight w:val="yellow"/>
          </w:rPr>
          <w:t>as</w:t>
        </w:r>
        <w:r w:rsidRPr="00680519">
          <w:rPr>
            <w:rStyle w:val="StyleUnderline"/>
          </w:rPr>
          <w:t xml:space="preserve"> environmental </w:t>
        </w:r>
        <w:r w:rsidRPr="00680519">
          <w:rPr>
            <w:rStyle w:val="StyleUnderline"/>
            <w:highlight w:val="yellow"/>
          </w:rPr>
          <w:t>cancers.</w:t>
        </w:r>
        <w:r w:rsidRPr="00680519">
          <w:rPr>
            <w:rStyle w:val="StyleUnderline"/>
          </w:rPr>
          <w:t xml:space="preserve"> </w:t>
        </w:r>
        <w:r w:rsidRPr="00680519">
          <w:rPr>
            <w:sz w:val="12"/>
          </w:rPr>
          <w:t xml:space="preserve">Ideas factories </w:t>
        </w:r>
        <w:proofErr w:type="gramStart"/>
        <w:r w:rsidRPr="00680519">
          <w:rPr>
            <w:sz w:val="12"/>
          </w:rPr>
          <w:t>But</w:t>
        </w:r>
        <w:proofErr w:type="gramEnd"/>
        <w:r w:rsidRPr="00680519">
          <w:rPr>
            <w:sz w:val="12"/>
          </w:rPr>
          <w:t xml:space="preserve"> there is another side. </w:t>
        </w:r>
        <w:r w:rsidRPr="00680519">
          <w:rPr>
            <w:rStyle w:val="StyleUnderline"/>
          </w:rPr>
          <w:t xml:space="preserve">Some people argue that </w:t>
        </w:r>
        <w:r w:rsidRPr="00680519">
          <w:rPr>
            <w:rStyle w:val="StyleUnderline"/>
            <w:highlight w:val="yellow"/>
          </w:rPr>
          <w:t>the very concentration of humans in cities</w:t>
        </w:r>
        <w:r w:rsidRPr="00680519">
          <w:rPr>
            <w:rStyle w:val="StyleUnderline"/>
          </w:rPr>
          <w:t xml:space="preserve"> – the hordes of people that so alarmed Ehrlich – </w:t>
        </w:r>
        <w:r w:rsidRPr="00680519">
          <w:rPr>
            <w:rStyle w:val="StyleUnderline"/>
            <w:highlight w:val="yellow"/>
          </w:rPr>
          <w:t>is the key to unlocking a sustainable future</w:t>
        </w:r>
        <w:r w:rsidRPr="00680519">
          <w:rPr>
            <w:rStyle w:val="StyleUnderline"/>
          </w:rPr>
          <w:t xml:space="preserve"> for us all. In short: the</w:t>
        </w:r>
        <w:r w:rsidRPr="00680519">
          <w:rPr>
            <w:rStyle w:val="StyleUnderline"/>
            <w:highlight w:val="yellow"/>
          </w:rPr>
          <w:t xml:space="preserve"> challenges</w:t>
        </w:r>
        <w:r w:rsidRPr="00680519">
          <w:rPr>
            <w:rStyle w:val="StyleUnderline"/>
          </w:rPr>
          <w:t xml:space="preserve"> of city life </w:t>
        </w:r>
        <w:r w:rsidRPr="00680519">
          <w:rPr>
            <w:rStyle w:val="StyleUnderline"/>
            <w:highlight w:val="yellow"/>
          </w:rPr>
          <w:t>necessitate solutions</w:t>
        </w:r>
        <w:r w:rsidRPr="00680519">
          <w:rPr>
            <w:rStyle w:val="StyleUnderline"/>
          </w:rPr>
          <w:t xml:space="preserve">. Their </w:t>
        </w:r>
        <w:r w:rsidRPr="00680519">
          <w:rPr>
            <w:rStyle w:val="StyleUnderline"/>
            <w:highlight w:val="yellow"/>
          </w:rPr>
          <w:t>sheer density means that cities can carry out</w:t>
        </w:r>
        <w:r w:rsidRPr="00680519">
          <w:rPr>
            <w:rStyle w:val="StyleUnderline"/>
          </w:rPr>
          <w:t xml:space="preserve"> various </w:t>
        </w:r>
        <w:r w:rsidRPr="00680519">
          <w:rPr>
            <w:rStyle w:val="StyleUnderline"/>
            <w:highlight w:val="yellow"/>
          </w:rPr>
          <w:t>eco-friendly processes</w:t>
        </w:r>
        <w:r w:rsidRPr="00680519">
          <w:rPr>
            <w:rStyle w:val="StyleUnderline"/>
          </w:rPr>
          <w:t xml:space="preserve"> much </w:t>
        </w:r>
        <w:r w:rsidRPr="00680519">
          <w:rPr>
            <w:rStyle w:val="StyleUnderline"/>
            <w:highlight w:val="yellow"/>
          </w:rPr>
          <w:t>more efficiently</w:t>
        </w:r>
        <w:r w:rsidRPr="00680519">
          <w:rPr>
            <w:rStyle w:val="StyleUnderline"/>
          </w:rPr>
          <w:t xml:space="preserve">, like recycling waste and replacing cars with buses, trains and bicycles. And </w:t>
        </w:r>
        <w:r w:rsidRPr="00680519">
          <w:rPr>
            <w:rStyle w:val="StyleUnderline"/>
            <w:highlight w:val="yellow"/>
          </w:rPr>
          <w:t>the denser the better</w:t>
        </w:r>
        <w:r w:rsidRPr="00680519">
          <w:rPr>
            <w:sz w:val="12"/>
          </w:rPr>
          <w:t xml:space="preserve">. Compact cities like London, Paris or Copenhagen require far fewer car journeys than those with sprawling suburbs. Dharavi, Mumbai, home to more than half a million people, making it one of the biggest, densest slums in Asia. Facebook Twitter Pinterest Dharavi, Mumbai, home to more than half a million people. Photograph: Bethany Clarke/Getty Images Indian </w:t>
        </w:r>
        <w:proofErr w:type="gramStart"/>
        <w:r w:rsidRPr="00680519">
          <w:rPr>
            <w:sz w:val="12"/>
          </w:rPr>
          <w:t>shanty towns</w:t>
        </w:r>
        <w:proofErr w:type="gramEnd"/>
        <w:r w:rsidRPr="00680519">
          <w:rPr>
            <w:sz w:val="12"/>
          </w:rPr>
          <w:t xml:space="preserve"> may have frightened Ehrlich, but what he was seeing was far from an environmental armageddon. Shanty towns could often use better sanitation, of course. Some lack reliable electricity and endure high crime rates. We should not romanticise them. But they have a lot to teach us about green living. They are high-density neighbourhoods, their alleys are largely pedestrianised, and many of their inhabitants are inveterate recyclers of the surrounding city’s refuse. One of the biggest and densest in Asia is Dharavi in Mumbai, where the hero of the movie Slumdog Millionaire was brought up. Smithsonian Magazine, a respected journal, has called it “a vision of urban hell”. Cycles parked in Copenhagen, where bikes outnumber cars. Facebook Twitter Pinterest Cycles parked in Copenhagen, where bikes outnumber cars. Photograph: John Giles/PA But when I visited, I saw a thriving community. More than half a million people are packed into an area full of workshops and retail outlets, schools and clinics, bakeries and drug dispensaries, with schoolchildren in neat uniforms walking home hand-in-hand through lanes safe from traffic or hoodlums. Most homes had power and water. Prince Charles once called Dharavi a model of green development. Many laughed. But he was right. Q&amp;A What is the Overstretched Cities series? Show Sign up for the Cityscape: the best of Guardian Cities every week </w:t>
        </w:r>
        <w:proofErr w:type="gramStart"/>
        <w:r w:rsidRPr="00680519">
          <w:rPr>
            <w:sz w:val="12"/>
          </w:rPr>
          <w:t>Read</w:t>
        </w:r>
        <w:proofErr w:type="gramEnd"/>
        <w:r w:rsidRPr="00680519">
          <w:rPr>
            <w:sz w:val="12"/>
          </w:rPr>
          <w:t xml:space="preserve"> more One final thought. In his 2017 book Scale, British futurologist Geoffrey West pointed out that everything happens faster in cities. They have more GDP, more consumption, more crime and more disease. People even walk faster. But that weakness is also a strength. He found they also have more innovation and patents. More get-up-and-go. Cities are the hearts, minds and engines of our modern world. They are where new ideas are hatched and tested. </w:t>
        </w:r>
        <w:r w:rsidRPr="00680519">
          <w:rPr>
            <w:rStyle w:val="StyleUnderline"/>
            <w:highlight w:val="yellow"/>
          </w:rPr>
          <w:t>The green technologies that we need to avoid extinction will almost certainly be nurtured in cities</w:t>
        </w:r>
        <w:r w:rsidRPr="00680519">
          <w:rPr>
            <w:rStyle w:val="StyleUnderline"/>
          </w:rPr>
          <w:t>. For good or ill, our future is being incubated in their bustling streets.</w:t>
        </w:r>
      </w:ins>
    </w:p>
    <w:p w14:paraId="5B2E3CF6" w14:textId="77777777" w:rsidR="006444BB" w:rsidRDefault="006444BB" w:rsidP="006444BB">
      <w:pPr>
        <w:pStyle w:val="Heading3"/>
        <w:rPr>
          <w:ins w:id="41" w:author="Justin Lin" w:date="2018-07-23T15:47:00Z"/>
        </w:rPr>
      </w:pPr>
      <w:ins w:id="42" w:author="Justin Lin" w:date="2018-07-23T15:47:00Z">
        <w:r>
          <w:t>Immigration Solves</w:t>
        </w:r>
      </w:ins>
    </w:p>
    <w:p w14:paraId="17E59E09" w14:textId="77777777" w:rsidR="006444BB" w:rsidRDefault="006444BB" w:rsidP="006444BB">
      <w:pPr>
        <w:pStyle w:val="Heading4"/>
        <w:rPr>
          <w:ins w:id="43" w:author="Justin Lin" w:date="2018-07-23T15:47:00Z"/>
        </w:rPr>
      </w:pPr>
      <w:ins w:id="44" w:author="Justin Lin" w:date="2018-07-23T15:47:00Z">
        <w:r>
          <w:t>GDP growth slow now – more immigration key to check</w:t>
        </w:r>
      </w:ins>
    </w:p>
    <w:p w14:paraId="5EEC82A1" w14:textId="77777777" w:rsidR="006444BB" w:rsidRPr="005303A0" w:rsidRDefault="006444BB" w:rsidP="006444BB">
      <w:pPr>
        <w:rPr>
          <w:ins w:id="45" w:author="Justin Lin" w:date="2018-07-23T15:47:00Z"/>
        </w:rPr>
      </w:pPr>
      <w:ins w:id="46" w:author="Justin Lin" w:date="2018-07-23T15:47:00Z">
        <w:r>
          <w:t xml:space="preserve">James </w:t>
        </w:r>
        <w:r w:rsidRPr="005303A0">
          <w:rPr>
            <w:rStyle w:val="Heading4Char"/>
          </w:rPr>
          <w:t>Pethokoukis,</w:t>
        </w:r>
        <w:r>
          <w:t xml:space="preserve"> 12/19/</w:t>
        </w:r>
        <w:r w:rsidRPr="005303A0">
          <w:rPr>
            <w:rStyle w:val="Heading4Char"/>
          </w:rPr>
          <w:t>13,</w:t>
        </w:r>
        <w:r>
          <w:t xml:space="preserve"> “Why slowing US labor force growth is bad for US economic growth”, AEI Ideas, </w:t>
        </w:r>
        <w:r w:rsidRPr="005303A0">
          <w:t>http://www.aei.org/publication/why-slowing-us-labor-force-growth-is-bad-for-us-economic-growth/?utm_source=feedburner&amp;utm_medium=feed&amp;utm_campaign=Feed%3A+aei-ideas%2Feconomics+%28AEIdeas+%C2%BB+Economics%29</w:t>
        </w:r>
        <w:r>
          <w:t>//JY</w:t>
        </w:r>
      </w:ins>
    </w:p>
    <w:p w14:paraId="325C3FA5" w14:textId="77777777" w:rsidR="006444BB" w:rsidRDefault="006444BB" w:rsidP="006444BB">
      <w:pPr>
        <w:rPr>
          <w:ins w:id="47" w:author="Justin Lin" w:date="2018-07-23T15:47:00Z"/>
          <w:rStyle w:val="StyleUnderline"/>
          <w:highlight w:val="yellow"/>
        </w:rPr>
      </w:pPr>
      <w:ins w:id="48" w:author="Justin Lin" w:date="2018-07-23T15:47:00Z">
        <w:r w:rsidRPr="00C9044C">
          <w:rPr>
            <w:rStyle w:val="StyleUnderline"/>
          </w:rPr>
          <w:t xml:space="preserve">Recall this bit from the recent Obama budget: In the 21st Century, real </w:t>
        </w:r>
        <w:r w:rsidRPr="00C9044C">
          <w:rPr>
            <w:rStyle w:val="StyleUnderline"/>
            <w:highlight w:val="yellow"/>
          </w:rPr>
          <w:t>GDP growth in the United States</w:t>
        </w:r>
        <w:r w:rsidRPr="00C9044C">
          <w:rPr>
            <w:rStyle w:val="StyleUnderline"/>
          </w:rPr>
          <w:t xml:space="preserve"> </w:t>
        </w:r>
        <w:r w:rsidRPr="00C9044C">
          <w:rPr>
            <w:rStyle w:val="StyleUnderline"/>
            <w:highlight w:val="yellow"/>
          </w:rPr>
          <w:t>is likely to be permanently slower</w:t>
        </w:r>
        <w:r w:rsidRPr="00C9044C">
          <w:rPr>
            <w:rStyle w:val="StyleUnderline"/>
          </w:rPr>
          <w:t xml:space="preserve"> than it was in earlier eras </w:t>
        </w:r>
        <w:r w:rsidRPr="00C9044C">
          <w:rPr>
            <w:rStyle w:val="StyleUnderline"/>
            <w:highlight w:val="yellow"/>
          </w:rPr>
          <w:t>because of a slowdown in labor force</w:t>
        </w:r>
        <w:r w:rsidRPr="00C9044C">
          <w:rPr>
            <w:rStyle w:val="StyleUnderline"/>
          </w:rPr>
          <w:t xml:space="preserve"> </w:t>
        </w:r>
        <w:r w:rsidRPr="00C9044C">
          <w:rPr>
            <w:rStyle w:val="StyleUnderline"/>
            <w:highlight w:val="yellow"/>
          </w:rPr>
          <w:t>growth</w:t>
        </w:r>
        <w:r w:rsidRPr="00C9044C">
          <w:rPr>
            <w:rStyle w:val="StyleUnderline"/>
          </w:rPr>
          <w:t xml:space="preserve"> initially due to the retirement of the post-World War II baby boom generation, and later </w:t>
        </w:r>
        <w:r w:rsidRPr="00C9044C">
          <w:rPr>
            <w:rStyle w:val="StyleUnderline"/>
            <w:highlight w:val="yellow"/>
          </w:rPr>
          <w:t>due to</w:t>
        </w:r>
        <w:r w:rsidRPr="00C9044C">
          <w:rPr>
            <w:rStyle w:val="StyleUnderline"/>
          </w:rPr>
          <w:t xml:space="preserve"> a </w:t>
        </w:r>
        <w:r w:rsidRPr="00C9044C">
          <w:rPr>
            <w:rStyle w:val="StyleUnderline"/>
            <w:highlight w:val="yellow"/>
          </w:rPr>
          <w:t>decline in the growth of the working age population</w:t>
        </w:r>
        <w:r w:rsidRPr="00194582">
          <w:rPr>
            <w:sz w:val="12"/>
          </w:rPr>
          <w:t>. That gloomy prediction is reinforced by this new BLS analysis: Projections of the labor force and the aggregate economy serve as the basis for employment projections. Slower projected growth in the civilian noninstitutional population and declining labor force participation rates limit growth in the labor force, which in turn limits economic growth. The labor force is projected to grow 0.5 percent per year from 2012 to 2022, compared with an annual growth rate of 0.7 percent during the 2002-12 decade. Due to the aging baby-boom generation, workers ages 55 and older are expected to make up over one-quarter of the labor force in 2022. Projected declines in the labor force participation rates for both men and women are expected to slow labor force growth</w:t>
        </w:r>
        <w:r w:rsidRPr="00194582">
          <w:rPr>
            <w:rStyle w:val="StyleUnderline"/>
          </w:rPr>
          <w:t xml:space="preserve">. The overall </w:t>
        </w:r>
        <w:r w:rsidRPr="00194582">
          <w:rPr>
            <w:rStyle w:val="StyleUnderline"/>
            <w:highlight w:val="yellow"/>
          </w:rPr>
          <w:t>labor force participation</w:t>
        </w:r>
        <w:r w:rsidRPr="00194582">
          <w:rPr>
            <w:rStyle w:val="StyleUnderline"/>
          </w:rPr>
          <w:t xml:space="preserve"> rate </w:t>
        </w:r>
        <w:r w:rsidRPr="00194582">
          <w:rPr>
            <w:rStyle w:val="StyleUnderline"/>
            <w:highlight w:val="yellow"/>
          </w:rPr>
          <w:t>is projected to decline from 63.7</w:t>
        </w:r>
        <w:r w:rsidRPr="00194582">
          <w:rPr>
            <w:rStyle w:val="StyleUnderline"/>
          </w:rPr>
          <w:t xml:space="preserve"> percent in 2012 </w:t>
        </w:r>
        <w:r w:rsidRPr="00194582">
          <w:rPr>
            <w:rStyle w:val="StyleUnderline"/>
            <w:highlight w:val="yellow"/>
          </w:rPr>
          <w:t>to 61.6</w:t>
        </w:r>
        <w:r w:rsidRPr="00194582">
          <w:rPr>
            <w:rStyle w:val="StyleUnderline"/>
          </w:rPr>
          <w:t xml:space="preserve"> percent in 2022, </w:t>
        </w:r>
        <w:r w:rsidRPr="00194582">
          <w:rPr>
            <w:rStyle w:val="StyleUnderline"/>
            <w:highlight w:val="yellow"/>
          </w:rPr>
          <w:t>continuing the trend</w:t>
        </w:r>
        <w:r w:rsidRPr="00194582">
          <w:rPr>
            <w:rStyle w:val="StyleUnderline"/>
          </w:rPr>
          <w:t xml:space="preserve"> from the past decade.</w:t>
        </w:r>
        <w:r w:rsidRPr="00194582">
          <w:rPr>
            <w:sz w:val="12"/>
          </w:rPr>
          <w:t xml:space="preserve"> —Slower labor force growth is expected to limit potential economic growth. Gross domestic product (GDP) is projected to increase by 2.6 percent annually from 2012 to 2022, slower than the 3 percent or higher rate often posted from the mid-1990s through mid-2000s. Here is the math: US GDP growth has averaged 3.3% over the past 50 years, with roughly half coming from a growing labor force (1.6%) and half coming from higher productivity (1.7%). But annual labor force growth slowing, productivity will have to increase if the US is going to avoid a slowdown. </w:t>
        </w:r>
        <w:r w:rsidRPr="00194582">
          <w:rPr>
            <w:rStyle w:val="StyleUnderline"/>
          </w:rPr>
          <w:t xml:space="preserve">The McKinsey Global Institute thinks a higher retirement age and </w:t>
        </w:r>
        <w:r w:rsidRPr="00194582">
          <w:rPr>
            <w:rStyle w:val="StyleUnderline"/>
            <w:highlight w:val="yellow"/>
          </w:rPr>
          <w:t>smarter immigration policy could boost labor force growth to 1%.</w:t>
        </w:r>
        <w:r w:rsidRPr="00194582">
          <w:rPr>
            <w:rStyle w:val="StyleUnderline"/>
          </w:rPr>
          <w:t xml:space="preserve"> But </w:t>
        </w:r>
        <w:r w:rsidRPr="00194582">
          <w:rPr>
            <w:rStyle w:val="StyleUnderline"/>
            <w:highlight w:val="yellow"/>
          </w:rPr>
          <w:t>even then, productivity growth would</w:t>
        </w:r>
        <w:r w:rsidRPr="00194582">
          <w:rPr>
            <w:rStyle w:val="StyleUnderline"/>
          </w:rPr>
          <w:t xml:space="preserve"> </w:t>
        </w:r>
        <w:r w:rsidRPr="00194582">
          <w:rPr>
            <w:rStyle w:val="StyleUnderline"/>
            <w:highlight w:val="yellow"/>
          </w:rPr>
          <w:t>have to increase to 2.3% long term</w:t>
        </w:r>
        <w:r w:rsidRPr="00194582">
          <w:rPr>
            <w:rStyle w:val="StyleUnderline"/>
          </w:rPr>
          <w:t xml:space="preserve"> just to maintain that historic growth rate</w:t>
        </w:r>
        <w:r w:rsidRPr="00194582">
          <w:rPr>
            <w:sz w:val="12"/>
          </w:rPr>
          <w:t xml:space="preserve">. That won’t be easy. And hitting that 1% labor growth target won’t be easy, either. For instance: Here is what McKinsey says about bumping up the labor force participation of women: McKinsey Global Institute McKinsey Global Institute </w:t>
        </w:r>
        <w:r w:rsidRPr="00194582">
          <w:rPr>
            <w:rStyle w:val="StyleUnderline"/>
          </w:rPr>
          <w:t xml:space="preserve">Other </w:t>
        </w:r>
        <w:r w:rsidRPr="00194582">
          <w:rPr>
            <w:rStyle w:val="StyleUnderline"/>
            <w:highlight w:val="yellow"/>
          </w:rPr>
          <w:t>policy options for boosting labor force growth</w:t>
        </w:r>
        <w:r w:rsidRPr="00194582">
          <w:rPr>
            <w:rStyle w:val="StyleUnderline"/>
          </w:rPr>
          <w:t xml:space="preserve"> overall </w:t>
        </w:r>
        <w:r w:rsidRPr="00194582">
          <w:rPr>
            <w:rStyle w:val="StyleUnderline"/>
            <w:highlight w:val="yellow"/>
          </w:rPr>
          <w:t>include</w:t>
        </w:r>
        <w:r w:rsidRPr="00194582">
          <w:rPr>
            <w:rStyle w:val="StyleUnderline"/>
          </w:rPr>
          <w:t xml:space="preserve"> Social Security reform, wage subsidies, and </w:t>
        </w:r>
        <w:r w:rsidRPr="00194582">
          <w:rPr>
            <w:rStyle w:val="StyleUnderline"/>
            <w:highlight w:val="yellow"/>
          </w:rPr>
          <w:t>higher immigration.</w:t>
        </w:r>
      </w:ins>
    </w:p>
    <w:p w14:paraId="180258A9" w14:textId="77777777" w:rsidR="006444BB" w:rsidRDefault="006444BB" w:rsidP="006444BB">
      <w:pPr>
        <w:pStyle w:val="Heading4"/>
        <w:rPr>
          <w:ins w:id="49" w:author="Justin Lin" w:date="2018-07-23T15:47:00Z"/>
        </w:rPr>
      </w:pPr>
      <w:ins w:id="50" w:author="Justin Lin" w:date="2018-07-23T15:47:00Z">
        <w:r w:rsidRPr="005303A0">
          <w:t>High Skilled Immigrant scientists and entrepreneurs are key to renew growth</w:t>
        </w:r>
      </w:ins>
    </w:p>
    <w:p w14:paraId="2D101C52" w14:textId="77777777" w:rsidR="006444BB" w:rsidRPr="005303A0" w:rsidRDefault="006444BB" w:rsidP="006444BB">
      <w:pPr>
        <w:rPr>
          <w:ins w:id="51" w:author="Justin Lin" w:date="2018-07-23T15:47:00Z"/>
        </w:rPr>
      </w:pPr>
      <w:ins w:id="52" w:author="Justin Lin" w:date="2018-07-23T15:47:00Z">
        <w:r>
          <w:t xml:space="preserve">Lee </w:t>
        </w:r>
        <w:r w:rsidRPr="005303A0">
          <w:rPr>
            <w:rStyle w:val="Heading4Char"/>
          </w:rPr>
          <w:t>Branstetter and</w:t>
        </w:r>
        <w:r>
          <w:t xml:space="preserve"> Daniel </w:t>
        </w:r>
        <w:r w:rsidRPr="005303A0">
          <w:rPr>
            <w:rStyle w:val="Heading4Char"/>
          </w:rPr>
          <w:t>Sichel</w:t>
        </w:r>
        <w:r>
          <w:t>, June 20</w:t>
        </w:r>
        <w:r w:rsidRPr="005303A0">
          <w:rPr>
            <w:rStyle w:val="Heading4Char"/>
          </w:rPr>
          <w:t>17</w:t>
        </w:r>
        <w:r>
          <w:t xml:space="preserve">, “The Case for an American Productivity Revival”, PIIE, </w:t>
        </w:r>
        <w:r w:rsidRPr="005303A0">
          <w:t>https://piie.com/system/files/documents/pb17-26.pdf</w:t>
        </w:r>
        <w:r>
          <w:t>//JY</w:t>
        </w:r>
      </w:ins>
    </w:p>
    <w:p w14:paraId="5E1B2FDB" w14:textId="77777777" w:rsidR="006444BB" w:rsidRDefault="006444BB" w:rsidP="006444BB">
      <w:pPr>
        <w:rPr>
          <w:ins w:id="53" w:author="Justin Lin" w:date="2018-07-23T15:47:00Z"/>
          <w:sz w:val="12"/>
        </w:rPr>
      </w:pPr>
      <w:ins w:id="54" w:author="Justin Lin" w:date="2018-07-23T15:47:00Z">
        <w:r w:rsidRPr="005303A0">
          <w:rPr>
            <w:rStyle w:val="StyleUnderline"/>
            <w:highlight w:val="yellow"/>
          </w:rPr>
          <w:t>Evidence</w:t>
        </w:r>
        <w:r w:rsidRPr="005303A0">
          <w:rPr>
            <w:rStyle w:val="StyleUnderline"/>
          </w:rPr>
          <w:t xml:space="preserve"> also </w:t>
        </w:r>
        <w:r w:rsidRPr="005303A0">
          <w:rPr>
            <w:rStyle w:val="StyleUnderline"/>
            <w:highlight w:val="yellow"/>
          </w:rPr>
          <w:t>shows that immigrant scientists and entrepreneurs play a disproportionate role in driving</w:t>
        </w:r>
        <w:r w:rsidRPr="005303A0">
          <w:rPr>
            <w:rStyle w:val="StyleUnderline"/>
          </w:rPr>
          <w:t xml:space="preserve"> the </w:t>
        </w:r>
        <w:r w:rsidRPr="005303A0">
          <w:rPr>
            <w:rStyle w:val="StyleUnderline"/>
            <w:highlight w:val="yellow"/>
          </w:rPr>
          <w:t>technological advances that power productivity growth</w:t>
        </w:r>
        <w:r w:rsidRPr="005303A0">
          <w:rPr>
            <w:rStyle w:val="StyleUnderline"/>
          </w:rPr>
          <w:t xml:space="preserve"> in the United States (Kerr et al. 2016).</w:t>
        </w:r>
        <w:r w:rsidRPr="005303A0">
          <w:rPr>
            <w:sz w:val="12"/>
          </w:rPr>
          <w:t xml:space="preserve"> Rather than dissuading highly skilled immigrants from seeking educational and employment opportunities in the United States, as the Trump administration seems to be doing, </w:t>
        </w:r>
        <w:r w:rsidRPr="005303A0">
          <w:rPr>
            <w:rStyle w:val="StyleUnderline"/>
            <w:highlight w:val="yellow"/>
          </w:rPr>
          <w:t>the federal government should make it easier for inventors, scientists, and entrepreneurs</w:t>
        </w:r>
        <w:r w:rsidRPr="005303A0">
          <w:rPr>
            <w:rStyle w:val="StyleUnderline"/>
          </w:rPr>
          <w:t xml:space="preserve"> from around the world </w:t>
        </w:r>
        <w:r w:rsidRPr="005303A0">
          <w:rPr>
            <w:rStyle w:val="StyleUnderline"/>
            <w:highlight w:val="yellow"/>
          </w:rPr>
          <w:t>to</w:t>
        </w:r>
        <w:r w:rsidRPr="005303A0">
          <w:rPr>
            <w:rStyle w:val="StyleUnderline"/>
          </w:rPr>
          <w:t xml:space="preserve"> secure the right to </w:t>
        </w:r>
        <w:r w:rsidRPr="005303A0">
          <w:rPr>
            <w:rStyle w:val="StyleUnderline"/>
            <w:highlight w:val="yellow"/>
          </w:rPr>
          <w:t>work in the United States</w:t>
        </w:r>
        <w:r w:rsidRPr="005303A0">
          <w:rPr>
            <w:rStyle w:val="StyleUnderline"/>
          </w:rPr>
          <w:t xml:space="preserve">. The globalization of invention could undergird productivity growth in the United States— but </w:t>
        </w:r>
        <w:r w:rsidRPr="005303A0">
          <w:rPr>
            <w:rStyle w:val="StyleUnderline"/>
            <w:highlight w:val="yellow"/>
          </w:rPr>
          <w:t>globalization of invention presupposes the continuation of an open global trading</w:t>
        </w:r>
        <w:r w:rsidRPr="005303A0">
          <w:rPr>
            <w:rStyle w:val="StyleUnderline"/>
          </w:rPr>
          <w:t xml:space="preserve"> and investment </w:t>
        </w:r>
        <w:r w:rsidRPr="005303A0">
          <w:rPr>
            <w:rStyle w:val="StyleUnderline"/>
            <w:highlight w:val="yellow"/>
          </w:rPr>
          <w:t xml:space="preserve">system </w:t>
        </w:r>
        <w:r w:rsidRPr="005303A0">
          <w:rPr>
            <w:rStyle w:val="StyleUnderline"/>
          </w:rPr>
          <w:t>supported by the United States</w:t>
        </w:r>
        <w:r w:rsidRPr="005303A0">
          <w:rPr>
            <w:sz w:val="12"/>
          </w:rPr>
          <w:t xml:space="preserve">. Recent statements and policy steps by the new administration backing away from that longstanding bipartisan embrace of open trade and investment are likely to undermine, rather than support, future economic growth. </w:t>
        </w:r>
      </w:ins>
    </w:p>
    <w:p w14:paraId="5407DBFE" w14:textId="77777777" w:rsidR="006444BB" w:rsidRDefault="006444BB" w:rsidP="006444BB">
      <w:pPr>
        <w:pStyle w:val="Heading4"/>
        <w:rPr>
          <w:ins w:id="55" w:author="Justin Lin" w:date="2018-07-23T15:47:00Z"/>
        </w:rPr>
      </w:pPr>
      <w:ins w:id="56" w:author="Justin Lin" w:date="2018-07-23T15:47:00Z">
        <w:r>
          <w:t>Solves all their impacts</w:t>
        </w:r>
      </w:ins>
    </w:p>
    <w:p w14:paraId="4C8F8DA4" w14:textId="77777777" w:rsidR="006444BB" w:rsidRPr="00EC0D16" w:rsidRDefault="006444BB" w:rsidP="006444BB">
      <w:pPr>
        <w:rPr>
          <w:ins w:id="57" w:author="Justin Lin" w:date="2018-07-23T15:47:00Z"/>
        </w:rPr>
      </w:pPr>
      <w:ins w:id="58" w:author="Justin Lin" w:date="2018-07-23T15:47:00Z">
        <w:r w:rsidRPr="00EC0D16">
          <w:t xml:space="preserve">Hanna Samir </w:t>
        </w:r>
        <w:r w:rsidRPr="00EC0D16">
          <w:rPr>
            <w:rStyle w:val="Heading4Char"/>
          </w:rPr>
          <w:t>Kassab</w:t>
        </w:r>
        <w:r w:rsidRPr="00EC0D16">
          <w:t>, 20</w:t>
        </w:r>
        <w:r w:rsidRPr="00EC0D16">
          <w:rPr>
            <w:rStyle w:val="Heading4Char"/>
          </w:rPr>
          <w:t>17</w:t>
        </w:r>
        <w:r>
          <w:t>,</w:t>
        </w:r>
        <w:r w:rsidRPr="00EC0D16">
          <w:t xml:space="preserve"> </w:t>
        </w:r>
        <w:r>
          <w:t>“</w:t>
        </w:r>
        <w:r w:rsidRPr="00EC0D16">
          <w:t>Prioritization Theory and Defensive Foreign Policy.</w:t>
        </w:r>
        <w:r>
          <w:t>”</w:t>
        </w:r>
        <w:r w:rsidRPr="00EC0D16">
          <w:t xml:space="preserve"> Springer International Publishin</w:t>
        </w:r>
        <w:r>
          <w:t>g</w:t>
        </w:r>
      </w:ins>
    </w:p>
    <w:p w14:paraId="3A39BBC6" w14:textId="77777777" w:rsidR="006444BB" w:rsidRDefault="006444BB" w:rsidP="006444BB">
      <w:pPr>
        <w:rPr>
          <w:ins w:id="59" w:author="Justin Lin" w:date="2018-07-23T15:47:00Z"/>
          <w:sz w:val="12"/>
        </w:rPr>
      </w:pPr>
      <w:ins w:id="60" w:author="Justin Lin" w:date="2018-07-23T15:47:00Z">
        <w:r w:rsidRPr="00EC0D16">
          <w:rPr>
            <w:sz w:val="12"/>
          </w:rPr>
          <w:t xml:space="preserve">Furthermore, this work recognizes the importance of self-determination and economic development. These are not inherently bad things. Self-determination recognizes the right of a state as represented by its people to live out the destiny of their own choosing. Economic development, even from this Western modernist perspective, recognizes the value of human life and seeks to protect it through the proper and efficient allocation of resources. However, if peoples choose to withdraw into a closed community, it is their right to do so. Yet the problem remains: states and peoples are now more interconnected than ever. </w:t>
        </w:r>
        <w:r w:rsidRPr="005303A0">
          <w:rPr>
            <w:rStyle w:val="StyleUnderline"/>
          </w:rPr>
          <w:t>And so instead of remaining insular, everyone in the world has an interest to ensure the proper functioning of the international system and the tackling of the world’s problems such as global warming, the diffusion of disease and other negative public outcomes</w:t>
        </w:r>
        <w:r w:rsidRPr="00EC0D16">
          <w:rPr>
            <w:sz w:val="12"/>
          </w:rPr>
          <w:t>. Such matters bind the autonomy and sovereignty of peoples together in the universal need for survival. Final Words When we study International Relations from the point of view of distribution of capabilities, scholars miss other aspects of the discipline. A state’s behavior is carried out to survive against the systemic vulnerabilities described in this book</w:t>
        </w:r>
        <w:r w:rsidRPr="005303A0">
          <w:rPr>
            <w:rStyle w:val="StyleUnderline"/>
          </w:rPr>
          <w:t xml:space="preserve">. </w:t>
        </w:r>
        <w:r w:rsidRPr="005303A0">
          <w:rPr>
            <w:rStyle w:val="StyleUnderline"/>
            <w:highlight w:val="yellow"/>
          </w:rPr>
          <w:t>Power, driven by economic development,</w:t>
        </w:r>
        <w:r w:rsidRPr="005303A0">
          <w:rPr>
            <w:rStyle w:val="StyleUnderline"/>
          </w:rPr>
          <w:t xml:space="preserve"> is the tool for </w:t>
        </w:r>
        <w:r w:rsidRPr="005303A0">
          <w:rPr>
            <w:rStyle w:val="StyleUnderline"/>
            <w:highlight w:val="yellow"/>
          </w:rPr>
          <w:t>neutraliz</w:t>
        </w:r>
        <w:r w:rsidRPr="005303A0">
          <w:rPr>
            <w:rStyle w:val="StyleUnderline"/>
          </w:rPr>
          <w:t xml:space="preserve">ing these </w:t>
        </w:r>
        <w:r w:rsidRPr="005303A0">
          <w:rPr>
            <w:rStyle w:val="StyleUnderline"/>
            <w:highlight w:val="yellow"/>
          </w:rPr>
          <w:t>vulnerabilities</w:t>
        </w:r>
        <w:r w:rsidRPr="005303A0">
          <w:rPr>
            <w:rStyle w:val="StyleUnderline"/>
          </w:rPr>
          <w:t>, so as to protect individuals living inside the state.</w:t>
        </w:r>
        <w:r w:rsidRPr="00EC0D16">
          <w:rPr>
            <w:sz w:val="12"/>
          </w:rPr>
          <w:t xml:space="preserve"> Power can be considered a laundry list of resources (Waltz 2010) meant to achieve invulnerability from sources of threat. </w:t>
        </w:r>
        <w:r w:rsidRPr="005303A0">
          <w:rPr>
            <w:rStyle w:val="StyleUnderline"/>
          </w:rPr>
          <w:t xml:space="preserve">Whether from competitor states or disease and cyber-attacks, </w:t>
        </w:r>
        <w:r w:rsidRPr="005303A0">
          <w:rPr>
            <w:rStyle w:val="StyleUnderline"/>
            <w:highlight w:val="yellow"/>
          </w:rPr>
          <w:t>the role of power is to enhance the state’s survival ability</w:t>
        </w:r>
        <w:r w:rsidRPr="005303A0">
          <w:rPr>
            <w:rStyle w:val="StyleUnderline"/>
          </w:rPr>
          <w:t xml:space="preserve"> against the odds: to decrease vulnerability. </w:t>
        </w:r>
        <w:r w:rsidRPr="005303A0">
          <w:rPr>
            <w:rStyle w:val="StyleUnderline"/>
            <w:highlight w:val="yellow"/>
          </w:rPr>
          <w:t>Since resources are necessary</w:t>
        </w:r>
        <w:r w:rsidRPr="005303A0">
          <w:rPr>
            <w:rStyle w:val="StyleUnderline"/>
          </w:rPr>
          <w:t xml:space="preserve"> to increase resilience to threats, </w:t>
        </w:r>
        <w:r w:rsidRPr="00EC0D16">
          <w:rPr>
            <w:rStyle w:val="StyleUnderline"/>
          </w:rPr>
          <w:t>they are the antidote to vulnerability</w:t>
        </w:r>
        <w:r w:rsidRPr="005303A0">
          <w:rPr>
            <w:rStyle w:val="StyleUnderline"/>
          </w:rPr>
          <w:t xml:space="preserve">, and the root of power to achieve invulnerability is the economy: </w:t>
        </w:r>
        <w:r w:rsidRPr="005303A0">
          <w:rPr>
            <w:rStyle w:val="StyleUnderline"/>
            <w:highlight w:val="yellow"/>
          </w:rPr>
          <w:t xml:space="preserve">economic development is </w:t>
        </w:r>
        <w:r w:rsidRPr="00EC0D16">
          <w:rPr>
            <w:rStyle w:val="StyleUnderline"/>
          </w:rPr>
          <w:t xml:space="preserve">thus </w:t>
        </w:r>
        <w:r w:rsidRPr="005303A0">
          <w:rPr>
            <w:rStyle w:val="StyleUnderline"/>
            <w:highlight w:val="yellow"/>
          </w:rPr>
          <w:t>the cure for vulnerability. The stronger,</w:t>
        </w:r>
        <w:r w:rsidRPr="005303A0">
          <w:rPr>
            <w:rStyle w:val="StyleUnderline"/>
          </w:rPr>
          <w:t xml:space="preserve"> more advanced </w:t>
        </w:r>
        <w:r w:rsidRPr="005303A0">
          <w:rPr>
            <w:rStyle w:val="StyleUnderline"/>
            <w:highlight w:val="yellow"/>
          </w:rPr>
          <w:t>the economy, the more resilient it will be to</w:t>
        </w:r>
        <w:r w:rsidRPr="005303A0">
          <w:rPr>
            <w:rStyle w:val="StyleUnderline"/>
          </w:rPr>
          <w:t xml:space="preserve"> exogenous </w:t>
        </w:r>
        <w:r w:rsidRPr="005303A0">
          <w:rPr>
            <w:rStyle w:val="StyleUnderline"/>
            <w:highlight w:val="yellow"/>
          </w:rPr>
          <w:t xml:space="preserve">shock </w:t>
        </w:r>
        <w:r w:rsidRPr="005303A0">
          <w:rPr>
            <w:rStyle w:val="StyleUnderline"/>
          </w:rPr>
          <w:t>in the ways described.</w:t>
        </w:r>
        <w:r w:rsidRPr="00EC0D16">
          <w:rPr>
            <w:sz w:val="12"/>
          </w:rPr>
          <w:t xml:space="preserve"> </w:t>
        </w:r>
        <w:r w:rsidRPr="005303A0">
          <w:rPr>
            <w:rStyle w:val="StyleUnderline"/>
          </w:rPr>
          <w:t xml:space="preserve">Economic gains can be transformed into power in military terms, but also </w:t>
        </w:r>
        <w:r w:rsidRPr="005303A0">
          <w:rPr>
            <w:rStyle w:val="StyleUnderline"/>
            <w:highlight w:val="yellow"/>
          </w:rPr>
          <w:t>provide the</w:t>
        </w:r>
        <w:r w:rsidRPr="005303A0">
          <w:rPr>
            <w:rStyle w:val="StyleUnderline"/>
          </w:rPr>
          <w:t xml:space="preserve"> necessary </w:t>
        </w:r>
        <w:r w:rsidRPr="005303A0">
          <w:rPr>
            <w:rStyle w:val="StyleUnderline"/>
            <w:highlight w:val="yellow"/>
          </w:rPr>
          <w:t>infrastructure to deal with health, cyber, environmental and other</w:t>
        </w:r>
        <w:r w:rsidRPr="005303A0">
          <w:rPr>
            <w:rStyle w:val="StyleUnderline"/>
          </w:rPr>
          <w:t xml:space="preserve"> shocks and destabilization</w:t>
        </w:r>
        <w:r w:rsidRPr="00EC0D16">
          <w:rPr>
            <w:sz w:val="12"/>
          </w:rPr>
          <w:t xml:space="preserve">. </w:t>
        </w:r>
        <w:r w:rsidRPr="005303A0">
          <w:rPr>
            <w:rStyle w:val="StyleUnderline"/>
          </w:rPr>
          <w:t xml:space="preserve">Since power is tied to economic matters, </w:t>
        </w:r>
        <w:r w:rsidRPr="005303A0">
          <w:rPr>
            <w:rStyle w:val="StyleUnderline"/>
            <w:highlight w:val="yellow"/>
          </w:rPr>
          <w:t>economic vulnerabilities can significantly impede power</w:t>
        </w:r>
        <w:r w:rsidRPr="005303A0">
          <w:rPr>
            <w:rStyle w:val="StyleUnderline"/>
          </w:rPr>
          <w:t xml:space="preserve"> and a state’s ability to deal with threats. The financial crisis in </w:t>
        </w:r>
        <w:r w:rsidRPr="005303A0">
          <w:rPr>
            <w:rStyle w:val="StyleUnderline"/>
            <w:highlight w:val="yellow"/>
          </w:rPr>
          <w:t>2008 damaged</w:t>
        </w:r>
        <w:r w:rsidRPr="005303A0">
          <w:rPr>
            <w:rStyle w:val="StyleUnderline"/>
          </w:rPr>
          <w:t xml:space="preserve"> the </w:t>
        </w:r>
        <w:r w:rsidRPr="005303A0">
          <w:rPr>
            <w:rStyle w:val="StyleUnderline"/>
            <w:highlight w:val="yellow"/>
          </w:rPr>
          <w:t>E</w:t>
        </w:r>
        <w:r w:rsidRPr="005303A0">
          <w:rPr>
            <w:rStyle w:val="StyleUnderline"/>
          </w:rPr>
          <w:t xml:space="preserve">uropean </w:t>
        </w:r>
        <w:r w:rsidRPr="005303A0">
          <w:rPr>
            <w:rStyle w:val="StyleUnderline"/>
            <w:highlight w:val="yellow"/>
          </w:rPr>
          <w:t>U</w:t>
        </w:r>
        <w:r w:rsidRPr="005303A0">
          <w:rPr>
            <w:rStyle w:val="StyleUnderline"/>
          </w:rPr>
          <w:t xml:space="preserve">nion and much of the Caribbean because of their dependence on the </w:t>
        </w:r>
        <w:r w:rsidRPr="00EC0D16">
          <w:rPr>
            <w:rStyle w:val="StyleUnderline"/>
          </w:rPr>
          <w:t xml:space="preserve">USA. The </w:t>
        </w:r>
        <w:r w:rsidRPr="00EC0D16">
          <w:rPr>
            <w:rStyle w:val="StyleUnderline"/>
            <w:highlight w:val="yellow"/>
          </w:rPr>
          <w:t>falling price of oil</w:t>
        </w:r>
        <w:r w:rsidRPr="00EC0D16">
          <w:rPr>
            <w:rStyle w:val="StyleUnderline"/>
          </w:rPr>
          <w:t xml:space="preserve"> is decreasing global aggregate demand as Russians do not have as much to spend</w:t>
        </w:r>
        <w:r w:rsidRPr="00EC0D16">
          <w:rPr>
            <w:sz w:val="12"/>
          </w:rPr>
          <w:t>. This has occurred during a period of Russian expansionism and while Eastern Europe is concerned about Russia’s military might, it must recognize the power of the world economy in terms of punishing this sort of action. Waltz focused on the distribution of capabilities as a means toward security. I look at world politics as the struggle to correct vulnerabilities in order to remain secure. Military power cannot solve such vulnerability. Enhancing invulnerability will come through economic development in a modernist perspective but threats will never be truly neutralized until all states in the system are economically developed. The economy, with all its sensitivity and vulnerability, is a source of instability for all actors.</w:t>
        </w:r>
      </w:ins>
    </w:p>
    <w:p w14:paraId="53E563AF" w14:textId="77777777" w:rsidR="006444BB" w:rsidRDefault="006444BB" w:rsidP="006444BB">
      <w:pPr>
        <w:rPr>
          <w:ins w:id="61" w:author="Justin Lin" w:date="2018-07-23T15:47:00Z"/>
          <w:sz w:val="12"/>
        </w:rPr>
      </w:pPr>
    </w:p>
    <w:p w14:paraId="222E18BA" w14:textId="77777777" w:rsidR="006444BB" w:rsidRDefault="006444BB" w:rsidP="006444BB">
      <w:pPr>
        <w:pStyle w:val="Heading4"/>
        <w:rPr>
          <w:ins w:id="62" w:author="Justin Lin" w:date="2018-07-23T15:47:00Z"/>
        </w:rPr>
      </w:pPr>
      <w:ins w:id="63" w:author="Justin Lin" w:date="2018-07-23T15:47:00Z">
        <w:r>
          <w:t xml:space="preserve">The claims that we have a carrying capacity as a species are ahistorical </w:t>
        </w:r>
      </w:ins>
    </w:p>
    <w:p w14:paraId="5D775D7A" w14:textId="77777777" w:rsidR="006444BB" w:rsidRPr="00A762BF" w:rsidRDefault="006444BB" w:rsidP="006444BB">
      <w:pPr>
        <w:rPr>
          <w:ins w:id="64" w:author="Justin Lin" w:date="2018-07-23T15:47:00Z"/>
        </w:rPr>
      </w:pPr>
      <w:ins w:id="65" w:author="Justin Lin" w:date="2018-07-23T15:47:00Z">
        <w:r>
          <w:t xml:space="preserve">Erle C. </w:t>
        </w:r>
        <w:r w:rsidRPr="00A762BF">
          <w:rPr>
            <w:rStyle w:val="Heading4Char"/>
          </w:rPr>
          <w:t>Ellis</w:t>
        </w:r>
        <w:r>
          <w:t>, 9/13/</w:t>
        </w:r>
        <w:r w:rsidRPr="00A762BF">
          <w:rPr>
            <w:rStyle w:val="Heading4Char"/>
          </w:rPr>
          <w:t>13</w:t>
        </w:r>
        <w:r>
          <w:t xml:space="preserve">, “Overpopulation Is Not the Problem”, New York Times, </w:t>
        </w:r>
        <w:r w:rsidRPr="00A762BF">
          <w:t>https://www.nytimes.com/2013/09/14/opinion/overpopulation-is-not-the-problem.html?mtrref=www.google.com&amp;assetType=opinion</w:t>
        </w:r>
        <w:r>
          <w:t>//JY</w:t>
        </w:r>
      </w:ins>
    </w:p>
    <w:p w14:paraId="4749FD38" w14:textId="77777777" w:rsidR="006444BB" w:rsidRDefault="006444BB" w:rsidP="006444BB">
      <w:pPr>
        <w:rPr>
          <w:ins w:id="66" w:author="Justin Lin" w:date="2018-07-23T15:47:00Z"/>
          <w:sz w:val="12"/>
        </w:rPr>
      </w:pPr>
      <w:ins w:id="67" w:author="Justin Lin" w:date="2018-07-23T15:47:00Z">
        <w:r w:rsidRPr="001D7E71">
          <w:rPr>
            <w:sz w:val="12"/>
          </w:rPr>
          <w:t xml:space="preserve">BALTIMORE — MANY scientists believe that by transforming the earth’s natural landscapes, we are undermining the very life support systems that sustain us. Like bacteria in a petri dish, our exploding numbers are reaching the limits of a finite planet, with dire consequences. </w:t>
        </w:r>
        <w:r w:rsidRPr="001D7E71">
          <w:rPr>
            <w:rStyle w:val="StyleUnderline"/>
            <w:highlight w:val="yellow"/>
          </w:rPr>
          <w:t>Disaster looms as humans exceed the earth’s natural carrying capacity</w:t>
        </w:r>
        <w:r w:rsidRPr="001D7E71">
          <w:rPr>
            <w:rStyle w:val="StyleUnderline"/>
          </w:rPr>
          <w:t xml:space="preserve">. Clearly, this could not be sustainable. </w:t>
        </w:r>
        <w:r w:rsidRPr="001D7E71">
          <w:rPr>
            <w:rStyle w:val="StyleUnderline"/>
            <w:highlight w:val="yellow"/>
          </w:rPr>
          <w:t>This is nonsense</w:t>
        </w:r>
        <w:r w:rsidRPr="001D7E71">
          <w:rPr>
            <w:sz w:val="12"/>
            <w:highlight w:val="yellow"/>
          </w:rPr>
          <w:t>.</w:t>
        </w:r>
        <w:r w:rsidRPr="001D7E71">
          <w:rPr>
            <w:sz w:val="12"/>
          </w:rPr>
          <w:t xml:space="preserve"> Even today, I hear some of my scientific colleagues repeat these and similar claims — often unchallenged. And once, I too believed them</w:t>
        </w:r>
        <w:r w:rsidRPr="001D7E71">
          <w:rPr>
            <w:rStyle w:val="StyleUnderline"/>
          </w:rPr>
          <w:t xml:space="preserve">. Yet </w:t>
        </w:r>
        <w:r w:rsidRPr="001D7E71">
          <w:rPr>
            <w:rStyle w:val="StyleUnderline"/>
            <w:highlight w:val="yellow"/>
          </w:rPr>
          <w:t>these claims demonstrate a</w:t>
        </w:r>
        <w:r w:rsidRPr="001D7E71">
          <w:rPr>
            <w:rStyle w:val="StyleUnderline"/>
          </w:rPr>
          <w:t xml:space="preserve"> profound </w:t>
        </w:r>
        <w:r w:rsidRPr="001D7E71">
          <w:rPr>
            <w:rStyle w:val="StyleUnderline"/>
            <w:highlight w:val="yellow"/>
          </w:rPr>
          <w:t>misunderstanding of the ecology of human systems</w:t>
        </w:r>
        <w:r w:rsidRPr="001D7E71">
          <w:rPr>
            <w:rStyle w:val="StyleUnderline"/>
          </w:rPr>
          <w:t>.</w:t>
        </w:r>
        <w:r w:rsidRPr="001D7E71">
          <w:rPr>
            <w:sz w:val="12"/>
          </w:rPr>
          <w:t xml:space="preserve"> The conditions that sustain humanity are not natural and never have been. </w:t>
        </w:r>
        <w:r w:rsidRPr="001D7E71">
          <w:rPr>
            <w:rStyle w:val="StyleUnderline"/>
            <w:highlight w:val="yellow"/>
          </w:rPr>
          <w:t>Since prehistory, human</w:t>
        </w:r>
        <w:r w:rsidRPr="001D7E71">
          <w:rPr>
            <w:rStyle w:val="StyleUnderline"/>
          </w:rPr>
          <w:t xml:space="preserve"> populations </w:t>
        </w:r>
        <w:r w:rsidRPr="001D7E71">
          <w:rPr>
            <w:rStyle w:val="StyleUnderline"/>
            <w:highlight w:val="yellow"/>
          </w:rPr>
          <w:t>have used technologies</w:t>
        </w:r>
        <w:r w:rsidRPr="001D7E71">
          <w:rPr>
            <w:rStyle w:val="StyleUnderline"/>
          </w:rPr>
          <w:t xml:space="preserve"> and engineered ecosystems </w:t>
        </w:r>
        <w:r w:rsidRPr="001D7E71">
          <w:rPr>
            <w:rStyle w:val="StyleUnderline"/>
            <w:highlight w:val="yellow"/>
          </w:rPr>
          <w:t>to sustain populations well beyond</w:t>
        </w:r>
        <w:r w:rsidRPr="001D7E71">
          <w:rPr>
            <w:rStyle w:val="StyleUnderline"/>
          </w:rPr>
          <w:t xml:space="preserve"> the capabilities of unaltered “</w:t>
        </w:r>
        <w:r w:rsidRPr="001D7E71">
          <w:rPr>
            <w:rStyle w:val="StyleUnderline"/>
            <w:highlight w:val="yellow"/>
          </w:rPr>
          <w:t>natural” ecosystems. The evidence</w:t>
        </w:r>
        <w:r w:rsidRPr="001D7E71">
          <w:rPr>
            <w:rStyle w:val="StyleUnderline"/>
          </w:rPr>
          <w:t xml:space="preserve"> from archaeology </w:t>
        </w:r>
        <w:r w:rsidRPr="001D7E71">
          <w:rPr>
            <w:rStyle w:val="StyleUnderline"/>
            <w:highlight w:val="yellow"/>
          </w:rPr>
          <w:t>is clear. Our predecessors</w:t>
        </w:r>
        <w:r w:rsidRPr="001D7E71">
          <w:rPr>
            <w:rStyle w:val="StyleUnderline"/>
          </w:rPr>
          <w:t xml:space="preserve"> in the genus Homo </w:t>
        </w:r>
        <w:r w:rsidRPr="001D7E71">
          <w:rPr>
            <w:rStyle w:val="StyleUnderline"/>
            <w:highlight w:val="yellow"/>
          </w:rPr>
          <w:t>used social hunting strategies and tools</w:t>
        </w:r>
        <w:r w:rsidRPr="001D7E71">
          <w:rPr>
            <w:rStyle w:val="StyleUnderline"/>
          </w:rPr>
          <w:t xml:space="preserve"> of stone and fire </w:t>
        </w:r>
        <w:r w:rsidRPr="001D7E71">
          <w:rPr>
            <w:rStyle w:val="StyleUnderline"/>
            <w:highlight w:val="yellow"/>
          </w:rPr>
          <w:t>to extract more sustenance</w:t>
        </w:r>
        <w:r w:rsidRPr="001D7E71">
          <w:rPr>
            <w:rStyle w:val="StyleUnderline"/>
          </w:rPr>
          <w:t xml:space="preserve"> from landscapes </w:t>
        </w:r>
        <w:r w:rsidRPr="001D7E71">
          <w:rPr>
            <w:rStyle w:val="StyleUnderline"/>
            <w:highlight w:val="yellow"/>
          </w:rPr>
          <w:t>than would</w:t>
        </w:r>
        <w:r w:rsidRPr="001D7E71">
          <w:rPr>
            <w:rStyle w:val="StyleUnderline"/>
          </w:rPr>
          <w:t xml:space="preserve"> otherwise </w:t>
        </w:r>
        <w:r w:rsidRPr="001D7E71">
          <w:rPr>
            <w:rStyle w:val="StyleUnderline"/>
            <w:highlight w:val="yellow"/>
          </w:rPr>
          <w:t>be possible</w:t>
        </w:r>
        <w:r w:rsidRPr="001D7E71">
          <w:rPr>
            <w:rStyle w:val="StyleUnderline"/>
          </w:rPr>
          <w:t>. And, of course, Homo sapiens went much further, learning over generations, once their preferred big game became rare or extinct, to make use of a far broader spectrum of species.</w:t>
        </w:r>
        <w:r w:rsidRPr="001D7E71">
          <w:rPr>
            <w:sz w:val="12"/>
          </w:rPr>
          <w:t xml:space="preserve"> </w:t>
        </w:r>
        <w:r w:rsidRPr="001D7E71">
          <w:rPr>
            <w:rStyle w:val="StyleUnderline"/>
          </w:rPr>
          <w:t xml:space="preserve">They did this by extracting more nutrients from these species by </w:t>
        </w:r>
        <w:r w:rsidRPr="001D7E71">
          <w:rPr>
            <w:rStyle w:val="StyleUnderline"/>
            <w:highlight w:val="yellow"/>
          </w:rPr>
          <w:t>cooking and grinding</w:t>
        </w:r>
        <w:r w:rsidRPr="001D7E71">
          <w:rPr>
            <w:rStyle w:val="StyleUnderline"/>
          </w:rPr>
          <w:t xml:space="preserve"> them, by </w:t>
        </w:r>
        <w:r w:rsidRPr="001D7E71">
          <w:rPr>
            <w:rStyle w:val="StyleUnderline"/>
            <w:highlight w:val="yellow"/>
          </w:rPr>
          <w:t>propagating the most useful species</w:t>
        </w:r>
        <w:r w:rsidRPr="001D7E71">
          <w:rPr>
            <w:rStyle w:val="StyleUnderline"/>
          </w:rPr>
          <w:t xml:space="preserve"> and by </w:t>
        </w:r>
        <w:r w:rsidRPr="001D7E71">
          <w:rPr>
            <w:rStyle w:val="StyleUnderline"/>
            <w:highlight w:val="yellow"/>
          </w:rPr>
          <w:t>burning woodlands</w:t>
        </w:r>
        <w:r w:rsidRPr="001D7E71">
          <w:rPr>
            <w:rStyle w:val="StyleUnderline"/>
          </w:rPr>
          <w:t xml:space="preserve"> to enhance hunting and foraging success. </w:t>
        </w:r>
        <w:r w:rsidRPr="001D7E71">
          <w:rPr>
            <w:sz w:val="12"/>
          </w:rPr>
          <w:t xml:space="preserve">Even before the last ice age had ended, thousands of years before agriculture, hunter-gatherer societies were well established across the earth and depended increasingly on sophisticated technological strategies to sustain growing populations in landscapes long ago transformed by their ancestors. The planet’s carrying capacity for prehistoric human hunter-gatherers was probably no more than 100 million. But without their Paleolithic technologies and ways of life, the number would be far less — perhaps a few tens of millions. The rise of agriculture enabled even greater population growth requiring ever more intensive land-use practices to gain more sustenance from the same old land. At their peak, those agricultural systems might have sustained as many as three billion people in poverty on near-vegetarian diets. Photo Credit Katherine Streeter The world population is now estimated at 7.2 billion. </w:t>
        </w:r>
        <w:r w:rsidRPr="001D7E71">
          <w:rPr>
            <w:rStyle w:val="StyleUnderline"/>
          </w:rPr>
          <w:t xml:space="preserve">But </w:t>
        </w:r>
        <w:r w:rsidRPr="001D7E71">
          <w:rPr>
            <w:rStyle w:val="StyleUnderline"/>
            <w:highlight w:val="yellow"/>
          </w:rPr>
          <w:t>with current industrial technologies</w:t>
        </w:r>
        <w:r w:rsidRPr="001D7E71">
          <w:rPr>
            <w:rStyle w:val="StyleUnderline"/>
          </w:rPr>
          <w:t xml:space="preserve">, the Food and Agriculture Organization of the United Nations has estimated that the </w:t>
        </w:r>
        <w:r w:rsidRPr="001D7E71">
          <w:rPr>
            <w:rStyle w:val="StyleUnderline"/>
            <w:highlight w:val="yellow"/>
          </w:rPr>
          <w:t>more than nine billion people</w:t>
        </w:r>
        <w:r w:rsidRPr="001D7E71">
          <w:rPr>
            <w:rStyle w:val="StyleUnderline"/>
          </w:rPr>
          <w:t xml:space="preserve"> expected by 2050 as the population nears its peak </w:t>
        </w:r>
        <w:r w:rsidRPr="001D7E71">
          <w:rPr>
            <w:rStyle w:val="StyleUnderline"/>
            <w:highlight w:val="yellow"/>
          </w:rPr>
          <w:t>could be supported</w:t>
        </w:r>
        <w:r w:rsidRPr="001D7E71">
          <w:rPr>
            <w:rStyle w:val="StyleUnderline"/>
          </w:rPr>
          <w:t xml:space="preserve"> as long as necessary investments in infrastructure and conducive trade, anti-poverty and food security policies are in place. </w:t>
        </w:r>
        <w:r w:rsidRPr="001D7E71">
          <w:rPr>
            <w:rStyle w:val="StyleUnderline"/>
            <w:highlight w:val="yellow"/>
          </w:rPr>
          <w:t>Who knows what will be possible with</w:t>
        </w:r>
        <w:r w:rsidRPr="001D7E71">
          <w:rPr>
            <w:rStyle w:val="StyleUnderline"/>
          </w:rPr>
          <w:t xml:space="preserve"> the </w:t>
        </w:r>
        <w:r w:rsidRPr="001D7E71">
          <w:rPr>
            <w:rStyle w:val="StyleUnderline"/>
            <w:highlight w:val="yellow"/>
          </w:rPr>
          <w:t>technologi</w:t>
        </w:r>
        <w:r w:rsidRPr="001D7E71">
          <w:rPr>
            <w:rStyle w:val="StyleUnderline"/>
          </w:rPr>
          <w:t>es of the future</w:t>
        </w:r>
        <w:r w:rsidRPr="001D7E71">
          <w:rPr>
            <w:rStyle w:val="StyleUnderline"/>
            <w:highlight w:val="yellow"/>
          </w:rPr>
          <w:t>?</w:t>
        </w:r>
        <w:r w:rsidRPr="001D7E71">
          <w:rPr>
            <w:rStyle w:val="StyleUnderline"/>
          </w:rPr>
          <w:t xml:space="preserve"> T</w:t>
        </w:r>
        <w:r w:rsidRPr="001D7E71">
          <w:rPr>
            <w:sz w:val="12"/>
          </w:rPr>
          <w:t xml:space="preserve">he important message from these rough numbers should be clear. </w:t>
        </w:r>
        <w:r w:rsidRPr="001D7E71">
          <w:rPr>
            <w:rStyle w:val="StyleUnderline"/>
            <w:highlight w:val="yellow"/>
          </w:rPr>
          <w:t>There</w:t>
        </w:r>
        <w:r w:rsidRPr="001D7E71">
          <w:rPr>
            <w:rStyle w:val="StyleUnderline"/>
          </w:rPr>
          <w:t xml:space="preserve"> really </w:t>
        </w:r>
        <w:r w:rsidRPr="001D7E71">
          <w:rPr>
            <w:rStyle w:val="StyleUnderline"/>
            <w:highlight w:val="yellow"/>
          </w:rPr>
          <w:t>is no such thing as a human carrying capacity</w:t>
        </w:r>
        <w:r w:rsidRPr="001D7E71">
          <w:rPr>
            <w:rStyle w:val="StyleUnderline"/>
          </w:rPr>
          <w:t>.</w:t>
        </w:r>
        <w:r w:rsidRPr="001D7E71">
          <w:rPr>
            <w:sz w:val="12"/>
          </w:rPr>
          <w:t xml:space="preserve"> We are nothing at all like bacteria in a petri dish. Continue reading the main story RELATED COVERAGE Opinion Dot Earth Blog An Ecologist Explains His Contested View of Planetary Limits SEPT. 16, 2013 Advertisement Continue reading the main story </w:t>
        </w:r>
        <w:proofErr w:type="gramStart"/>
        <w:r w:rsidRPr="001D7E71">
          <w:rPr>
            <w:sz w:val="12"/>
          </w:rPr>
          <w:t>Why</w:t>
        </w:r>
        <w:proofErr w:type="gramEnd"/>
        <w:r w:rsidRPr="001D7E71">
          <w:rPr>
            <w:sz w:val="12"/>
          </w:rPr>
          <w:t xml:space="preserve"> is it that highly trained natural scientists don’t understand this? My experience is likely to be illustrative. Trained as a biologist, I learned the classic mathematics of population growth — that populations must have their limits and must ultimately reach a balance with their environments. Not to think so would be to misunderstand physics: there is only one earth, of course! It was only after years of research into the ecology of agriculture in China that I reached the point where my observations forced me to see beyond my biologists’s blinders. Unable to explain how populations grew for millenniums while increasing the productivity of the same land, I discovered the agricultural economist Ester Boserup, the antidote to the demographer and economist Thomas Malthus and his theory that population growth tends to outrun the food supply. Her theories of population growth as a driver of land productivity explained the data I was gathering in ways that Malthus could never do. While remaining an ecologist, I became a fellow traveler with those who directly study long-term human-environment relationships — archaeologists, geographers, environmental historians and agricultural economists. Newsletter Sign UpContinue reading the main story Opinion Today Every weekday, get thought-provoking commentary from Op-Ed columnists, The Times editorial board and contributing writers from around the world. Enter your email address Sign Up You will receive emails containing news content, updates and promotions from The New York Times. You may opt-out at any time. SEE SAMPLE PRIVACY POLICY OPT OUT OR CONTACT US ANYTIME </w:t>
        </w:r>
        <w:r w:rsidRPr="001D7E71">
          <w:rPr>
            <w:rStyle w:val="StyleUnderline"/>
            <w:highlight w:val="yellow"/>
          </w:rPr>
          <w:t>The science of human sustenance is</w:t>
        </w:r>
        <w:r w:rsidRPr="001D7E71">
          <w:rPr>
            <w:rStyle w:val="StyleUnderline"/>
          </w:rPr>
          <w:t xml:space="preserve"> </w:t>
        </w:r>
        <w:r w:rsidRPr="001D7E71">
          <w:rPr>
            <w:rStyle w:val="StyleUnderline"/>
            <w:highlight w:val="yellow"/>
          </w:rPr>
          <w:t>inherently</w:t>
        </w:r>
        <w:r w:rsidRPr="001D7E71">
          <w:rPr>
            <w:rStyle w:val="StyleUnderline"/>
          </w:rPr>
          <w:t xml:space="preserve"> a </w:t>
        </w:r>
        <w:r w:rsidRPr="001D7E71">
          <w:rPr>
            <w:rStyle w:val="StyleUnderline"/>
            <w:highlight w:val="yellow"/>
          </w:rPr>
          <w:t>social</w:t>
        </w:r>
        <w:r w:rsidRPr="001D7E71">
          <w:rPr>
            <w:rStyle w:val="StyleUnderline"/>
          </w:rPr>
          <w:t xml:space="preserve"> science. </w:t>
        </w:r>
        <w:r w:rsidRPr="001D7E71">
          <w:rPr>
            <w:rStyle w:val="StyleUnderline"/>
            <w:highlight w:val="yellow"/>
          </w:rPr>
          <w:t>Neither physics nor chemistry nor</w:t>
        </w:r>
        <w:r w:rsidRPr="001D7E71">
          <w:rPr>
            <w:rStyle w:val="StyleUnderline"/>
          </w:rPr>
          <w:t xml:space="preserve"> even </w:t>
        </w:r>
        <w:r w:rsidRPr="001D7E71">
          <w:rPr>
            <w:rStyle w:val="StyleUnderline"/>
            <w:highlight w:val="yellow"/>
          </w:rPr>
          <w:t>biology is adequate</w:t>
        </w:r>
        <w:r w:rsidRPr="001D7E71">
          <w:rPr>
            <w:rStyle w:val="StyleUnderline"/>
          </w:rPr>
          <w:t xml:space="preserve"> to understand how it has been possible for one species to reshape both its own future and the destiny of an entire planet. This is the science of the Anthropocene</w:t>
        </w:r>
        <w:r w:rsidRPr="001D7E71">
          <w:rPr>
            <w:sz w:val="12"/>
          </w:rPr>
          <w:t xml:space="preserve">. </w:t>
        </w:r>
        <w:r w:rsidRPr="001D7E71">
          <w:rPr>
            <w:rStyle w:val="StyleUnderline"/>
            <w:highlight w:val="yellow"/>
          </w:rPr>
          <w:t>The idea that humans must live within</w:t>
        </w:r>
        <w:r w:rsidRPr="001D7E71">
          <w:rPr>
            <w:rStyle w:val="StyleUnderline"/>
          </w:rPr>
          <w:t xml:space="preserve"> the </w:t>
        </w:r>
        <w:r w:rsidRPr="001D7E71">
          <w:rPr>
            <w:rStyle w:val="StyleUnderline"/>
            <w:highlight w:val="yellow"/>
          </w:rPr>
          <w:t>natural environmental limits</w:t>
        </w:r>
        <w:r w:rsidRPr="001D7E71">
          <w:rPr>
            <w:rStyle w:val="StyleUnderline"/>
          </w:rPr>
          <w:t xml:space="preserve"> of our planet </w:t>
        </w:r>
        <w:r w:rsidRPr="001D7E71">
          <w:rPr>
            <w:rStyle w:val="StyleUnderline"/>
            <w:highlight w:val="yellow"/>
          </w:rPr>
          <w:t>denies the realities of our entire history</w:t>
        </w:r>
        <w:r w:rsidRPr="001D7E71">
          <w:rPr>
            <w:rStyle w:val="StyleUnderline"/>
          </w:rPr>
          <w:t xml:space="preserve">, and most likely the future. Humans are niche creators. We transform ecosystems to sustain ourselves. </w:t>
        </w:r>
        <w:r w:rsidRPr="001D7E71">
          <w:rPr>
            <w:sz w:val="12"/>
          </w:rPr>
          <w:t>This is what we do and have always done. Our planet’s human-carrying capacity emerges from the capabilities of our social systems and our technologies more than from any environmental limits. Two hundred thousand years ago we started down this path. The planet will never be the same. It is time for all of us to wake up to the limits we really face: the social and technological systems that sustain us need improvement. There is no environmental reason for people to go hungry now or in the future. There is no need to use any more land to sustain humanity — increasing land productivity using existing technologies can boost global supplies and even leave more land for nature — a goal that is both more popular and more possible than ever</w:t>
        </w:r>
        <w:r w:rsidRPr="001D7E71">
          <w:rPr>
            <w:rStyle w:val="StyleUnderline"/>
          </w:rPr>
          <w:t xml:space="preserve">. </w:t>
        </w:r>
        <w:r w:rsidRPr="001D7E71">
          <w:rPr>
            <w:rStyle w:val="StyleUnderline"/>
            <w:highlight w:val="yellow"/>
          </w:rPr>
          <w:t>The only limits to creating a planet</w:t>
        </w:r>
        <w:r w:rsidRPr="001D7E71">
          <w:rPr>
            <w:rStyle w:val="StyleUnderline"/>
          </w:rPr>
          <w:t xml:space="preserve"> that </w:t>
        </w:r>
        <w:r w:rsidRPr="001D7E71">
          <w:rPr>
            <w:rStyle w:val="StyleUnderline"/>
            <w:highlight w:val="yellow"/>
          </w:rPr>
          <w:t xml:space="preserve">future generations will be proud of are </w:t>
        </w:r>
        <w:r w:rsidRPr="001D7E71">
          <w:rPr>
            <w:rStyle w:val="StyleUnderline"/>
          </w:rPr>
          <w:t xml:space="preserve">our </w:t>
        </w:r>
        <w:r w:rsidRPr="001D7E71">
          <w:rPr>
            <w:rStyle w:val="StyleUnderline"/>
            <w:highlight w:val="yellow"/>
          </w:rPr>
          <w:t xml:space="preserve">imaginations and </w:t>
        </w:r>
        <w:r w:rsidRPr="001D7E71">
          <w:rPr>
            <w:rStyle w:val="StyleUnderline"/>
          </w:rPr>
          <w:t>our</w:t>
        </w:r>
        <w:r w:rsidRPr="001D7E71">
          <w:rPr>
            <w:rStyle w:val="StyleUnderline"/>
            <w:highlight w:val="yellow"/>
          </w:rPr>
          <w:t xml:space="preserve"> social systems</w:t>
        </w:r>
        <w:r w:rsidRPr="001D7E71">
          <w:rPr>
            <w:sz w:val="12"/>
            <w:highlight w:val="yellow"/>
          </w:rPr>
          <w:t>.</w:t>
        </w:r>
        <w:r w:rsidRPr="001D7E71">
          <w:rPr>
            <w:sz w:val="12"/>
          </w:rPr>
          <w:t xml:space="preserve"> In moving toward a better Anthropocene, the environment will be what we make it.</w:t>
        </w:r>
      </w:ins>
    </w:p>
    <w:p w14:paraId="7C841665" w14:textId="77777777" w:rsidR="006444BB" w:rsidRDefault="006444BB" w:rsidP="006444BB">
      <w:pPr>
        <w:rPr>
          <w:ins w:id="68" w:author="Justin Lin" w:date="2018-07-23T15:47:00Z"/>
          <w:sz w:val="12"/>
        </w:rPr>
      </w:pPr>
    </w:p>
    <w:p w14:paraId="725C24B6" w14:textId="77777777" w:rsidR="006444BB" w:rsidRDefault="006444BB" w:rsidP="006444BB">
      <w:pPr>
        <w:pStyle w:val="Heading4"/>
        <w:rPr>
          <w:ins w:id="69" w:author="Justin Lin" w:date="2018-07-23T15:47:00Z"/>
        </w:rPr>
      </w:pPr>
      <w:ins w:id="70" w:author="Justin Lin" w:date="2018-07-23T15:47:00Z">
        <w:r>
          <w:t>Humanity is set to have declining populations by 2100 – no impact</w:t>
        </w:r>
      </w:ins>
    </w:p>
    <w:p w14:paraId="53F95C6B" w14:textId="77777777" w:rsidR="006444BB" w:rsidRPr="00A5706A" w:rsidRDefault="006444BB" w:rsidP="006444BB">
      <w:pPr>
        <w:rPr>
          <w:ins w:id="71" w:author="Justin Lin" w:date="2018-07-23T15:47:00Z"/>
        </w:rPr>
      </w:pPr>
      <w:ins w:id="72" w:author="Justin Lin" w:date="2018-07-23T15:47:00Z">
        <w:r>
          <w:t xml:space="preserve">Raywat </w:t>
        </w:r>
        <w:r w:rsidRPr="00A5706A">
          <w:rPr>
            <w:rStyle w:val="Heading4Char"/>
          </w:rPr>
          <w:t>Deonandan</w:t>
        </w:r>
        <w:r>
          <w:t>, 4/28/</w:t>
        </w:r>
        <w:r w:rsidRPr="00A5706A">
          <w:rPr>
            <w:rStyle w:val="Heading4Char"/>
          </w:rPr>
          <w:t>17</w:t>
        </w:r>
        <w:r>
          <w:t xml:space="preserve">, “The World Isn’t Facing an Overpopulation Problem”, Huffington Post, </w:t>
        </w:r>
        <w:r w:rsidRPr="00A5706A">
          <w:t>https://www.huffingtonpost.ca/dr-raywat-deonandan/overpopulation_b_16216754.html</w:t>
        </w:r>
        <w:r>
          <w:t>//JY</w:t>
        </w:r>
      </w:ins>
    </w:p>
    <w:p w14:paraId="205B49EB" w14:textId="77777777" w:rsidR="006444BB" w:rsidRDefault="006444BB" w:rsidP="006444BB">
      <w:pPr>
        <w:rPr>
          <w:ins w:id="73" w:author="Justin Lin" w:date="2018-07-23T15:47:00Z"/>
          <w:rStyle w:val="StyleUnderline"/>
          <w:highlight w:val="yellow"/>
        </w:rPr>
      </w:pPr>
      <w:ins w:id="74" w:author="Justin Lin" w:date="2018-07-23T15:47:00Z">
        <w:r w:rsidRPr="00A5706A">
          <w:rPr>
            <w:sz w:val="12"/>
          </w:rPr>
          <w:t xml:space="preserve">Many people believe that overpopulation is the greatest threat to the world's security and prosperity. It was probably Malthus who first pointed out that population growth is exponential, while agricultural growth is arithmetic. He reasoned that every population must inevitably outgrow its food source. Political instability and border insecurity naturally follow, when growing populations seek to nervously protect their shrinking resource base. Critics of Malthus pointed out that human populations, unlike bacteria, do not grow exponentially; fertility rates vary geographically and over time. New economic models, including those that factor labour as capital, valued large populations as assets rather than detriments, allowing industrializing nations to convert population to production and therefore to wealth, allowing them to purchase needed resources. </w:t>
        </w:r>
        <w:proofErr w:type="gramStart"/>
        <w:r w:rsidRPr="00A5706A">
          <w:rPr>
            <w:sz w:val="12"/>
          </w:rPr>
          <w:t>crowded</w:t>
        </w:r>
        <w:proofErr w:type="gramEnd"/>
        <w:r w:rsidRPr="00A5706A">
          <w:rPr>
            <w:sz w:val="12"/>
          </w:rPr>
          <w:t xml:space="preserve"> city crossing (Photo: Daniel V. Fung via Getty Images) </w:t>
        </w:r>
        <w:r w:rsidRPr="0082263E">
          <w:rPr>
            <w:rStyle w:val="StyleUnderline"/>
          </w:rPr>
          <w:t xml:space="preserve">The predicted </w:t>
        </w:r>
        <w:r w:rsidRPr="0082263E">
          <w:rPr>
            <w:rStyle w:val="StyleUnderline"/>
            <w:highlight w:val="yellow"/>
          </w:rPr>
          <w:t>Malthusian collapse did not occur, due</w:t>
        </w:r>
        <w:r w:rsidRPr="0082263E">
          <w:rPr>
            <w:rStyle w:val="StyleUnderline"/>
          </w:rPr>
          <w:t xml:space="preserve"> largely </w:t>
        </w:r>
        <w:r w:rsidRPr="0082263E">
          <w:rPr>
            <w:rStyle w:val="StyleUnderline"/>
            <w:highlight w:val="yellow"/>
          </w:rPr>
          <w:t xml:space="preserve">to </w:t>
        </w:r>
        <w:r w:rsidRPr="0082263E">
          <w:rPr>
            <w:rStyle w:val="StyleUnderline"/>
          </w:rPr>
          <w:t xml:space="preserve">improvements in agricultural sciences and something called </w:t>
        </w:r>
        <w:r w:rsidRPr="0082263E">
          <w:rPr>
            <w:rStyle w:val="StyleUnderline"/>
            <w:highlight w:val="yellow"/>
          </w:rPr>
          <w:t>the Demographic Transition</w:t>
        </w:r>
        <w:r w:rsidRPr="0082263E">
          <w:rPr>
            <w:rStyle w:val="StyleUnderline"/>
          </w:rPr>
          <w:t xml:space="preserve">. It's this latter thing that gives many demographers hope that the </w:t>
        </w:r>
        <w:r w:rsidRPr="0082263E">
          <w:rPr>
            <w:rStyle w:val="StyleUnderline"/>
            <w:highlight w:val="yellow"/>
          </w:rPr>
          <w:t>world's population growth</w:t>
        </w:r>
        <w:r w:rsidRPr="0082263E">
          <w:rPr>
            <w:rStyle w:val="StyleUnderline"/>
          </w:rPr>
          <w:t xml:space="preserve"> might be slowing, </w:t>
        </w:r>
        <w:r w:rsidRPr="0082263E">
          <w:rPr>
            <w:rStyle w:val="StyleUnderline"/>
            <w:highlight w:val="yellow"/>
          </w:rPr>
          <w:t>soon to be plateauing</w:t>
        </w:r>
        <w:r w:rsidRPr="0082263E">
          <w:rPr>
            <w:rStyle w:val="StyleUnderline"/>
          </w:rPr>
          <w:t xml:space="preserve">, </w:t>
        </w:r>
        <w:r w:rsidRPr="0082263E">
          <w:rPr>
            <w:rStyle w:val="StyleUnderline"/>
            <w:highlight w:val="yellow"/>
          </w:rPr>
          <w:t>and eventually reversing</w:t>
        </w:r>
        <w:r w:rsidRPr="0082263E">
          <w:rPr>
            <w:rStyle w:val="StyleUnderline"/>
          </w:rPr>
          <w:t xml:space="preserve">. </w:t>
        </w:r>
        <w:r w:rsidRPr="00A5706A">
          <w:rPr>
            <w:sz w:val="12"/>
          </w:rPr>
          <w:t xml:space="preserve">The Demographic Transition was first proposed by Warren Thompson in the 1920s and is well described on BBC's educational site. From observing changes in Europe over the centuries, Thompson and his intellectual heirs suggested that societies evolve through five stages of demographic development. In Stage 1, we live pre-industrial lives, dependent on the land and at the mercy of the elements. Diseases are plenty, lifespan is short. Infant mortality rates are very high, such that we don't even name our children until we are sure they will live beyond infancy. The cost of a child is simply the price of feeding that child, whereas its value as a labourer is high. Both death rates and birth rates are high, and the population is neither growing nor shrinking. So many countries have entered Stage 3 that the human race is now a majority urban species. In Stage 2, with the arrival of public health and hygiene measures, infectious diseases recede, and mortality declines, particularly among children. But the cost of children is still low, while their utility is high. Thus, reproduction behaviours remain unchanged. But overall population size increases dramatically. Many so-called developing countries would have been in Stage 2 in the late 19th and early 20th centuries, accounting for their explosive growth. In Stage 3, social factors intervene to lower the birth rate. When infants survive and women are socially empowered, fertility rates drop. As economies shift from agrarian to industrial bases, more people move to cities. In fact, so many countries have entered Stage 3 that the human race is now a majority urban species. The widespread introduction of contraception methods, and the use of new wealth to invest in public education (especially for women), leads to smaller families. The cost of children increases with housing and educational demands, while their utility diminishes, as they are no longer needed as labourers. Thus, in Stage 3 population size is still increasing, but more slowly. Western Europe began emerging from Stage 3 in the 19th century. India and China, with their expanding middle class, are in the latter half of Stage 3 or beyond. </w:t>
        </w:r>
        <w:proofErr w:type="gramStart"/>
        <w:r w:rsidRPr="00A5706A">
          <w:rPr>
            <w:sz w:val="12"/>
          </w:rPr>
          <w:t>crowded</w:t>
        </w:r>
        <w:proofErr w:type="gramEnd"/>
        <w:r w:rsidRPr="00A5706A">
          <w:rPr>
            <w:sz w:val="12"/>
          </w:rPr>
          <w:t xml:space="preserve"> market (Photo: Peterv via Getty Images) In Stage 4, we transition to a services and information economy, with few economic incentives for reproduction. Birth and death rates are balanced, and there is minimal population growth. Canada is likely a Stage 4 nation. Rapidly modernizing Stage 3 nations may be progressing to Stage 4 quickly. China is approaching a sort of demographic cliff, since a majority of its people are over the age of 30 and are having fewer children than their recent ancestors. Some recognize a fifth stage in which birth rate drops below death rate, and the population shrinks. Japan is a Stage 5 country. Subsequent generations are too small to provide an adequate tax base for maintaining social programs. Immigration policies must be re-thought, and governments begin to experiment with strategies for encouraging larger families. The Demographic Transition is a theoretical construct with some vulnerabilities. It is unclear whether deep religiosity can compel modernized generations to reproduce at rates against their economic self-interest, leading to what some call a "demographic trap." </w:t>
        </w:r>
        <w:r w:rsidRPr="0082263E">
          <w:rPr>
            <w:rStyle w:val="StyleUnderline"/>
            <w:highlight w:val="yellow"/>
          </w:rPr>
          <w:t>Total</w:t>
        </w:r>
        <w:r w:rsidRPr="0082263E">
          <w:rPr>
            <w:rStyle w:val="StyleUnderline"/>
          </w:rPr>
          <w:t xml:space="preserve"> world </w:t>
        </w:r>
        <w:r w:rsidRPr="00A5706A">
          <w:rPr>
            <w:rStyle w:val="StyleUnderline"/>
            <w:highlight w:val="yellow"/>
          </w:rPr>
          <w:t>population should plateau at about 13 billion</w:t>
        </w:r>
        <w:r w:rsidRPr="0082263E">
          <w:rPr>
            <w:rStyle w:val="StyleUnderline"/>
          </w:rPr>
          <w:t xml:space="preserve"> by 2100, </w:t>
        </w:r>
        <w:r w:rsidRPr="00A5706A">
          <w:rPr>
            <w:rStyle w:val="StyleUnderline"/>
            <w:highlight w:val="yellow"/>
          </w:rPr>
          <w:t>and</w:t>
        </w:r>
        <w:r w:rsidRPr="0082263E">
          <w:rPr>
            <w:rStyle w:val="StyleUnderline"/>
          </w:rPr>
          <w:t xml:space="preserve"> actually </w:t>
        </w:r>
        <w:r w:rsidRPr="00A5706A">
          <w:rPr>
            <w:rStyle w:val="StyleUnderline"/>
            <w:highlight w:val="yellow"/>
          </w:rPr>
          <w:t>decline thereafter</w:t>
        </w:r>
        <w:r w:rsidRPr="0082263E">
          <w:rPr>
            <w:rStyle w:val="StyleUnderline"/>
          </w:rPr>
          <w:t xml:space="preserve">. </w:t>
        </w:r>
        <w:r w:rsidRPr="00A5706A">
          <w:rPr>
            <w:sz w:val="12"/>
          </w:rPr>
          <w:t xml:space="preserve">Also, it is possible that globalization is a disincentive for modernization, compelling some populations to remain agrarian or manufacturing-based, never to progress to an information-based economy. Climate change, antibiotic resistance, and the unpredictability of international affairs can confound a nation's linear progression through the stages. However, given that the basic tenets of the Demographic Transition are being observed in real time in such living social laboratories as India, China, and parts of Africa, it is reasonable that the world is in the process of transitioning. </w:t>
        </w:r>
        <w:r w:rsidRPr="00A5706A">
          <w:rPr>
            <w:rStyle w:val="StyleUnderline"/>
          </w:rPr>
          <w:t xml:space="preserve">With </w:t>
        </w:r>
        <w:r w:rsidRPr="00A5706A">
          <w:rPr>
            <w:rStyle w:val="StyleUnderline"/>
            <w:highlight w:val="yellow"/>
          </w:rPr>
          <w:t>investments in public health, reproductive rights, and wealth-building programs</w:t>
        </w:r>
        <w:r w:rsidRPr="00A5706A">
          <w:rPr>
            <w:rStyle w:val="StyleUnderline"/>
          </w:rPr>
          <w:t xml:space="preserve">, we </w:t>
        </w:r>
        <w:r w:rsidRPr="00A5706A">
          <w:rPr>
            <w:rStyle w:val="StyleUnderline"/>
            <w:highlight w:val="yellow"/>
          </w:rPr>
          <w:t>have seen dramatic</w:t>
        </w:r>
        <w:r w:rsidRPr="00A5706A">
          <w:rPr>
            <w:rStyle w:val="StyleUnderline"/>
          </w:rPr>
          <w:t xml:space="preserve"> recent </w:t>
        </w:r>
        <w:r w:rsidRPr="00A5706A">
          <w:rPr>
            <w:rStyle w:val="StyleUnderline"/>
            <w:highlight w:val="yellow"/>
          </w:rPr>
          <w:t xml:space="preserve">reductions in </w:t>
        </w:r>
        <w:r w:rsidRPr="00A5706A">
          <w:rPr>
            <w:rStyle w:val="StyleUnderline"/>
          </w:rPr>
          <w:t xml:space="preserve">the global </w:t>
        </w:r>
        <w:r w:rsidRPr="00A5706A">
          <w:rPr>
            <w:rStyle w:val="StyleUnderline"/>
            <w:highlight w:val="yellow"/>
          </w:rPr>
          <w:t>fertility rate</w:t>
        </w:r>
        <w:r w:rsidRPr="00A5706A">
          <w:rPr>
            <w:rStyle w:val="StyleUnderline"/>
          </w:rPr>
          <w:t xml:space="preserve">. Most of </w:t>
        </w:r>
        <w:r w:rsidRPr="00A5706A">
          <w:rPr>
            <w:rStyle w:val="StyleUnderline"/>
            <w:highlight w:val="yellow"/>
          </w:rPr>
          <w:t>humanity is transitioning to Stage 4</w:t>
        </w:r>
        <w:r w:rsidRPr="00A5706A">
          <w:rPr>
            <w:rStyle w:val="StyleUnderline"/>
          </w:rPr>
          <w:t xml:space="preserve">, which means that </w:t>
        </w:r>
        <w:r w:rsidRPr="00A5706A">
          <w:rPr>
            <w:rStyle w:val="StyleUnderline"/>
            <w:highlight w:val="yellow"/>
          </w:rPr>
          <w:t>while total population size is still growing, growth is slowing down</w:t>
        </w:r>
        <w:r w:rsidRPr="00A5706A">
          <w:rPr>
            <w:sz w:val="12"/>
          </w:rPr>
          <w:t xml:space="preserve">. Human population growth is expected to drop to one per cent by 2020, though we are still on schedule to reach the 9 billion mark by 2050. Total world population should plateau at about 13 billion by 2100, and actually decline thereafter. hong kong urban apartments (Photo: Martin Puddy via Getty Images) Some projections, like that of the International Institute for Applied Systems Analysis in Austria, are more optimistic, suggesting that total fertility rate will drop below replacement rate in the 2070s, plateauing around the 9 billion mark. </w:t>
        </w:r>
        <w:r w:rsidRPr="00A5706A">
          <w:rPr>
            <w:rStyle w:val="StyleUnderline"/>
            <w:highlight w:val="yellow"/>
          </w:rPr>
          <w:t>It took</w:t>
        </w:r>
        <w:r w:rsidRPr="00A5706A">
          <w:rPr>
            <w:rStyle w:val="StyleUnderline"/>
          </w:rPr>
          <w:t xml:space="preserve"> wealthy nations like </w:t>
        </w:r>
        <w:r w:rsidRPr="00A5706A">
          <w:rPr>
            <w:rStyle w:val="StyleUnderline"/>
            <w:highlight w:val="yellow"/>
          </w:rPr>
          <w:t>the U</w:t>
        </w:r>
        <w:r w:rsidRPr="00A5706A">
          <w:rPr>
            <w:rStyle w:val="StyleUnderline"/>
          </w:rPr>
          <w:t xml:space="preserve">nited </w:t>
        </w:r>
        <w:r w:rsidRPr="00A5706A">
          <w:rPr>
            <w:rStyle w:val="StyleUnderline"/>
            <w:highlight w:val="yellow"/>
          </w:rPr>
          <w:t>K</w:t>
        </w:r>
        <w:r w:rsidRPr="00A5706A">
          <w:rPr>
            <w:rStyle w:val="StyleUnderline"/>
          </w:rPr>
          <w:t xml:space="preserve">ingdom </w:t>
        </w:r>
        <w:r w:rsidRPr="00A5706A">
          <w:rPr>
            <w:rStyle w:val="StyleUnderline"/>
            <w:highlight w:val="yellow"/>
          </w:rPr>
          <w:t>a century for fertility rates to fall from</w:t>
        </w:r>
        <w:r w:rsidRPr="00A5706A">
          <w:rPr>
            <w:rStyle w:val="StyleUnderline"/>
          </w:rPr>
          <w:t xml:space="preserve"> over </w:t>
        </w:r>
        <w:r w:rsidRPr="00A5706A">
          <w:rPr>
            <w:rStyle w:val="StyleUnderline"/>
            <w:highlight w:val="yellow"/>
          </w:rPr>
          <w:t>six</w:t>
        </w:r>
        <w:r w:rsidRPr="00A5706A">
          <w:rPr>
            <w:rStyle w:val="StyleUnderline"/>
          </w:rPr>
          <w:t xml:space="preserve"> babies per woman </w:t>
        </w:r>
        <w:r w:rsidRPr="00A5706A">
          <w:rPr>
            <w:rStyle w:val="StyleUnderline"/>
            <w:highlight w:val="yellow"/>
          </w:rPr>
          <w:t>to fewer than three</w:t>
        </w:r>
        <w:r w:rsidRPr="00A5706A">
          <w:rPr>
            <w:rStyle w:val="StyleUnderline"/>
          </w:rPr>
          <w:t xml:space="preserve"> per woman. </w:t>
        </w:r>
        <w:r w:rsidRPr="00A5706A">
          <w:rPr>
            <w:rStyle w:val="StyleUnderline"/>
            <w:highlight w:val="yellow"/>
          </w:rPr>
          <w:t xml:space="preserve">It took China and Iran a </w:t>
        </w:r>
        <w:r w:rsidRPr="00A5706A">
          <w:rPr>
            <w:rStyle w:val="StyleUnderline"/>
          </w:rPr>
          <w:t>mere</w:t>
        </w:r>
        <w:r w:rsidRPr="00A5706A">
          <w:rPr>
            <w:rStyle w:val="StyleUnderline"/>
            <w:highlight w:val="yellow"/>
          </w:rPr>
          <w:t xml:space="preserve"> decade</w:t>
        </w:r>
        <w:r w:rsidRPr="00A5706A">
          <w:rPr>
            <w:rStyle w:val="StyleUnderline"/>
          </w:rPr>
          <w:t xml:space="preserve">, because economic and human development initiatives are better understood and better targeted. </w:t>
        </w:r>
        <w:r w:rsidRPr="00A5706A">
          <w:rPr>
            <w:rStyle w:val="StyleUnderline"/>
            <w:highlight w:val="yellow"/>
          </w:rPr>
          <w:t>There is every expectation that current nations</w:t>
        </w:r>
        <w:r w:rsidRPr="00A5706A">
          <w:rPr>
            <w:rStyle w:val="StyleUnderline"/>
          </w:rPr>
          <w:t xml:space="preserve"> with high fertility rates, like Niger and Somalia, </w:t>
        </w:r>
        <w:r w:rsidRPr="00A5706A">
          <w:rPr>
            <w:rStyle w:val="StyleUnderline"/>
            <w:highlight w:val="yellow"/>
          </w:rPr>
          <w:t>can perform similarly</w:t>
        </w:r>
        <w:r w:rsidRPr="00A5706A">
          <w:rPr>
            <w:sz w:val="12"/>
          </w:rPr>
          <w:t xml:space="preserve">. </w:t>
        </w:r>
        <w:r w:rsidRPr="00A5706A">
          <w:rPr>
            <w:rStyle w:val="StyleUnderline"/>
            <w:highlight w:val="yellow"/>
          </w:rPr>
          <w:t>Draconian measures driven by xenophobia are not necessary</w:t>
        </w:r>
        <w:r w:rsidRPr="00A5706A">
          <w:rPr>
            <w:rStyle w:val="StyleUnderline"/>
          </w:rPr>
          <w:t xml:space="preserve"> to slow the expansion of our numbers</w:t>
        </w:r>
        <w:r w:rsidRPr="00A5706A">
          <w:rPr>
            <w:rStyle w:val="StyleUnderline"/>
            <w:highlight w:val="yellow"/>
          </w:rPr>
          <w:t>. Nor do we need pandemics, famines or wars</w:t>
        </w:r>
        <w:r w:rsidRPr="00A5706A">
          <w:rPr>
            <w:rStyle w:val="StyleUnderline"/>
          </w:rPr>
          <w:t xml:space="preserve"> to cull our numbers. </w:t>
        </w:r>
        <w:r w:rsidRPr="00A5706A">
          <w:rPr>
            <w:rStyle w:val="StyleUnderline"/>
            <w:highlight w:val="yellow"/>
          </w:rPr>
          <w:t>So long as we continue to invest in education, public health, access to contraception and global trade, our numbers are likely to decline naturally and painlessly.</w:t>
        </w:r>
      </w:ins>
    </w:p>
    <w:p w14:paraId="692F7610" w14:textId="77777777" w:rsidR="006444BB" w:rsidRDefault="006444BB" w:rsidP="006444BB">
      <w:pPr>
        <w:rPr>
          <w:ins w:id="75" w:author="Justin Lin" w:date="2018-07-23T15:47:00Z"/>
          <w:rStyle w:val="StyleUnderline"/>
        </w:rPr>
      </w:pPr>
    </w:p>
    <w:p w14:paraId="5CD13EC5" w14:textId="77777777" w:rsidR="006444BB" w:rsidRDefault="006444BB" w:rsidP="006444BB">
      <w:pPr>
        <w:pStyle w:val="Heading3"/>
        <w:rPr>
          <w:ins w:id="76" w:author="Justin Lin" w:date="2018-07-23T15:47:00Z"/>
        </w:rPr>
      </w:pPr>
      <w:ins w:id="77" w:author="Justin Lin" w:date="2018-07-23T15:47:00Z">
        <w:r w:rsidRPr="00A5706A">
          <w:t>UPop</w:t>
        </w:r>
      </w:ins>
    </w:p>
    <w:p w14:paraId="6261E82D" w14:textId="77777777" w:rsidR="006444BB" w:rsidRDefault="006444BB" w:rsidP="006444BB">
      <w:pPr>
        <w:pStyle w:val="Heading4"/>
        <w:rPr>
          <w:ins w:id="78" w:author="Justin Lin" w:date="2018-07-23T15:47:00Z"/>
        </w:rPr>
      </w:pPr>
      <w:ins w:id="79" w:author="Justin Lin" w:date="2018-07-23T15:47:00Z">
        <w:r>
          <w:t>World population declining now – means less innovation, weaker economies, and more strain on social infrastructure – prefer, we’re discussing longer-term trends</w:t>
        </w:r>
      </w:ins>
    </w:p>
    <w:p w14:paraId="6114F3AB" w14:textId="77777777" w:rsidR="006444BB" w:rsidRPr="00521D58" w:rsidRDefault="006444BB" w:rsidP="006444BB">
      <w:pPr>
        <w:rPr>
          <w:ins w:id="80" w:author="Justin Lin" w:date="2018-07-23T15:47:00Z"/>
        </w:rPr>
      </w:pPr>
      <w:ins w:id="81" w:author="Justin Lin" w:date="2018-07-23T15:47:00Z">
        <w:r>
          <w:t xml:space="preserve">Jae C. </w:t>
        </w:r>
        <w:r w:rsidRPr="00521D58">
          <w:rPr>
            <w:rStyle w:val="Heading4Char"/>
          </w:rPr>
          <w:t>Hong,</w:t>
        </w:r>
        <w:r>
          <w:t xml:space="preserve"> 6/1/</w:t>
        </w:r>
        <w:r w:rsidRPr="00521D58">
          <w:rPr>
            <w:rStyle w:val="Heading4Char"/>
          </w:rPr>
          <w:t>14</w:t>
        </w:r>
        <w:r>
          <w:t xml:space="preserve">, Overpopulation isn't the world's concern — the problem is too few births, Deseret News, </w:t>
        </w:r>
        <w:r w:rsidRPr="00521D58">
          <w:t>https://www.deseretnews.com/article/865604167/Overpopulation-isnt-the-worlds-concern-2-the-problem-is-too-few-births.html</w:t>
        </w:r>
        <w:r>
          <w:t>//JY</w:t>
        </w:r>
      </w:ins>
    </w:p>
    <w:p w14:paraId="7BD4C17B" w14:textId="77777777" w:rsidR="006444BB" w:rsidRPr="00521D58" w:rsidRDefault="006444BB" w:rsidP="006444BB">
      <w:pPr>
        <w:rPr>
          <w:ins w:id="82" w:author="Justin Lin" w:date="2018-07-23T15:47:00Z"/>
          <w:rStyle w:val="StyleUnderline"/>
        </w:rPr>
      </w:pPr>
      <w:ins w:id="83" w:author="Justin Lin" w:date="2018-07-23T15:47:00Z">
        <w:r w:rsidRPr="00521D58">
          <w:rPr>
            <w:sz w:val="12"/>
          </w:rPr>
          <w:t xml:space="preserve">Americans harbor misconceptions about two important trends. One concerns global poverty. An overwhelming majority believes it is getting worse and can’t be solved, while the reality of the last several decades tells a dramatically different story. Since the 1980s, the number of people in extreme poverty has dropped by half. </w:t>
        </w:r>
        <w:r w:rsidRPr="00A5706A">
          <w:rPr>
            <w:rStyle w:val="StyleUnderline"/>
          </w:rPr>
          <w:t xml:space="preserve">The other is that </w:t>
        </w:r>
        <w:r w:rsidRPr="00A5706A">
          <w:rPr>
            <w:rStyle w:val="StyleUnderline"/>
            <w:highlight w:val="yellow"/>
          </w:rPr>
          <w:t>overpopulation is a looming problem</w:t>
        </w:r>
        <w:r w:rsidRPr="00A5706A">
          <w:rPr>
            <w:rStyle w:val="StyleUnderline"/>
          </w:rPr>
          <w:t xml:space="preserve"> destined to sap the planet’s resources, causing worldwide starvation and collapsing economies. Again, </w:t>
        </w:r>
        <w:r w:rsidRPr="00A5706A">
          <w:rPr>
            <w:rStyle w:val="StyleUnderline"/>
            <w:highlight w:val="yellow"/>
          </w:rPr>
          <w:t>reality tells a different story, which ought to be obvious</w:t>
        </w:r>
        <w:r w:rsidRPr="00A5706A">
          <w:rPr>
            <w:rStyle w:val="StyleUnderline"/>
          </w:rPr>
          <w:t xml:space="preserve"> to even a casual observer. </w:t>
        </w:r>
        <w:r w:rsidRPr="00A5706A">
          <w:rPr>
            <w:rStyle w:val="StyleUnderline"/>
            <w:highlight w:val="yellow"/>
          </w:rPr>
          <w:t>Life has gotten measurably better</w:t>
        </w:r>
        <w:r w:rsidRPr="00A5706A">
          <w:rPr>
            <w:rStyle w:val="StyleUnderline"/>
          </w:rPr>
          <w:t xml:space="preserve"> in nearly every sense </w:t>
        </w:r>
        <w:r w:rsidRPr="00A5706A">
          <w:rPr>
            <w:rStyle w:val="StyleUnderline"/>
            <w:highlight w:val="yellow"/>
          </w:rPr>
          <w:t>over the last two centuries</w:t>
        </w:r>
        <w:r w:rsidRPr="00A5706A">
          <w:rPr>
            <w:rStyle w:val="StyleUnderline"/>
          </w:rPr>
          <w:t xml:space="preserve"> or more, and that has happened </w:t>
        </w:r>
        <w:r w:rsidRPr="00A5706A">
          <w:rPr>
            <w:rStyle w:val="StyleUnderline"/>
            <w:highlight w:val="yellow"/>
          </w:rPr>
          <w:t>despite a rapid increase in</w:t>
        </w:r>
        <w:r w:rsidRPr="00A5706A">
          <w:rPr>
            <w:rStyle w:val="StyleUnderline"/>
          </w:rPr>
          <w:t xml:space="preserve"> the earth’s </w:t>
        </w:r>
        <w:r w:rsidRPr="00A5706A">
          <w:rPr>
            <w:rStyle w:val="StyleUnderline"/>
            <w:highlight w:val="yellow"/>
          </w:rPr>
          <w:t>population</w:t>
        </w:r>
        <w:r w:rsidRPr="00A5706A">
          <w:rPr>
            <w:rStyle w:val="StyleUnderline"/>
          </w:rPr>
          <w:t xml:space="preserve">. The issues are related. </w:t>
        </w:r>
        <w:r w:rsidRPr="00A5706A">
          <w:rPr>
            <w:rStyle w:val="StyleUnderline"/>
            <w:highlight w:val="yellow"/>
          </w:rPr>
          <w:t>Human beings are the earth’s greatest natural resources</w:t>
        </w:r>
        <w:r w:rsidRPr="00A5706A">
          <w:rPr>
            <w:rStyle w:val="StyleUnderline"/>
          </w:rPr>
          <w:t>. As 19th century social thinker John Ruskin put it, “There is no wealth but life. … That country is the richest which nourishes the greatest number of noble and happy human beings.”</w:t>
        </w:r>
        <w:r w:rsidRPr="00521D58">
          <w:rPr>
            <w:sz w:val="12"/>
          </w:rPr>
          <w:t xml:space="preserve"> </w:t>
        </w:r>
        <w:r w:rsidRPr="00A5706A">
          <w:rPr>
            <w:rStyle w:val="StyleUnderline"/>
          </w:rPr>
          <w:t xml:space="preserve">Time and again, human </w:t>
        </w:r>
        <w:r w:rsidRPr="00A5706A">
          <w:rPr>
            <w:rStyle w:val="StyleUnderline"/>
            <w:highlight w:val="yellow"/>
          </w:rPr>
          <w:t>innovation, invention and ingenuity have</w:t>
        </w:r>
        <w:r w:rsidRPr="00A5706A">
          <w:rPr>
            <w:rStyle w:val="StyleUnderline"/>
          </w:rPr>
          <w:t xml:space="preserve"> come up with ways to </w:t>
        </w:r>
        <w:r w:rsidRPr="00A5706A">
          <w:rPr>
            <w:rStyle w:val="StyleUnderline"/>
            <w:highlight w:val="yellow"/>
          </w:rPr>
          <w:t xml:space="preserve">burst through </w:t>
        </w:r>
        <w:r w:rsidRPr="00521D58">
          <w:rPr>
            <w:rStyle w:val="StyleUnderline"/>
            <w:highlight w:val="yellow"/>
          </w:rPr>
          <w:t>barriers that experts had warned would signal a tipping point</w:t>
        </w:r>
        <w:r w:rsidRPr="00A5706A">
          <w:rPr>
            <w:rStyle w:val="StyleUnderline"/>
          </w:rPr>
          <w:t xml:space="preserve"> to the earth’s carrying capacity</w:t>
        </w:r>
        <w:r w:rsidRPr="00521D58">
          <w:rPr>
            <w:sz w:val="12"/>
          </w:rPr>
          <w:t xml:space="preserve">. </w:t>
        </w:r>
        <w:r w:rsidRPr="00521D58">
          <w:rPr>
            <w:rStyle w:val="StyleUnderline"/>
          </w:rPr>
          <w:t xml:space="preserve">But while people labor under these two misconceptions, </w:t>
        </w:r>
        <w:r w:rsidRPr="00521D58">
          <w:rPr>
            <w:rStyle w:val="StyleUnderline"/>
            <w:highlight w:val="yellow"/>
          </w:rPr>
          <w:t>they also may be missing the real population trend</w:t>
        </w:r>
        <w:r w:rsidRPr="00521D58">
          <w:rPr>
            <w:rStyle w:val="StyleUnderline"/>
          </w:rPr>
          <w:t xml:space="preserve"> that ought to be causing alarm. </w:t>
        </w:r>
        <w:r w:rsidRPr="00521D58">
          <w:rPr>
            <w:rStyle w:val="StyleUnderline"/>
            <w:highlight w:val="yellow"/>
          </w:rPr>
          <w:t>Birthrates</w:t>
        </w:r>
        <w:r w:rsidRPr="00521D58">
          <w:rPr>
            <w:rStyle w:val="StyleUnderline"/>
          </w:rPr>
          <w:t xml:space="preserve"> in much of the world </w:t>
        </w:r>
        <w:r w:rsidRPr="00521D58">
          <w:rPr>
            <w:rStyle w:val="StyleUnderline"/>
            <w:highlight w:val="yellow"/>
          </w:rPr>
          <w:t>have sunk below</w:t>
        </w:r>
        <w:r w:rsidRPr="00521D58">
          <w:rPr>
            <w:rStyle w:val="StyleUnderline"/>
          </w:rPr>
          <w:t xml:space="preserve"> the roughly 2.1 children per woman that is considered </w:t>
        </w:r>
        <w:r w:rsidRPr="00521D58">
          <w:rPr>
            <w:rStyle w:val="StyleUnderline"/>
            <w:highlight w:val="yellow"/>
          </w:rPr>
          <w:t>replacement level</w:t>
        </w:r>
        <w:r w:rsidRPr="00521D58">
          <w:rPr>
            <w:rStyle w:val="StyleUnderline"/>
          </w:rPr>
          <w:t>.</w:t>
        </w:r>
        <w:r w:rsidRPr="00521D58">
          <w:rPr>
            <w:sz w:val="12"/>
          </w:rPr>
          <w:t xml:space="preserve"> Even in the developing world, where birthrates remain high, they are shrinking. As a result, the world is headed for a period in which populations will be graying — a trend that, as a recent report in The Economist made clear — has already begun. That will be followed by a time when the world’s population may begin to shrink. </w:t>
        </w:r>
        <w:r w:rsidRPr="00521D58">
          <w:rPr>
            <w:rStyle w:val="StyleUnderline"/>
          </w:rPr>
          <w:t xml:space="preserve">Circumstances can change, of course. Experts once predicted such a decline and were surprised by the 18-year baby boom that began in 1946, spurred by optimism at the end of World War II. But </w:t>
        </w:r>
        <w:r w:rsidRPr="00521D58">
          <w:rPr>
            <w:rStyle w:val="StyleUnderline"/>
            <w:highlight w:val="yellow"/>
          </w:rPr>
          <w:t>if the current trend continues</w:t>
        </w:r>
        <w:r w:rsidRPr="00521D58">
          <w:rPr>
            <w:rStyle w:val="StyleUnderline"/>
          </w:rPr>
          <w:t xml:space="preserve">, there is every reason to believe </w:t>
        </w:r>
        <w:r w:rsidRPr="00521D58">
          <w:rPr>
            <w:rStyle w:val="StyleUnderline"/>
            <w:highlight w:val="yellow"/>
          </w:rPr>
          <w:t>the world will begin to struggle through shrinking economies,</w:t>
        </w:r>
        <w:r w:rsidRPr="00521D58">
          <w:rPr>
            <w:rStyle w:val="StyleUnderline"/>
          </w:rPr>
          <w:t xml:space="preserve"> a </w:t>
        </w:r>
        <w:r w:rsidRPr="00521D58">
          <w:rPr>
            <w:rStyle w:val="StyleUnderline"/>
            <w:highlight w:val="yellow"/>
          </w:rPr>
          <w:t>decline in innovation and a perpetual condition in which</w:t>
        </w:r>
        <w:r w:rsidRPr="00521D58">
          <w:rPr>
            <w:rStyle w:val="StyleUnderline"/>
          </w:rPr>
          <w:t xml:space="preserve"> the </w:t>
        </w:r>
        <w:r w:rsidRPr="00521D58">
          <w:rPr>
            <w:rStyle w:val="StyleUnderline"/>
            <w:highlight w:val="yellow"/>
          </w:rPr>
          <w:t>elderly exist in numbers too large for the young to support.</w:t>
        </w:r>
        <w:r w:rsidRPr="00521D58">
          <w:rPr>
            <w:sz w:val="12"/>
          </w:rPr>
          <w:t xml:space="preserve"> The 2013 World Population Ageing report by the United Nations concluded that nearly every country in the world is experiencing “population ageing.” This, it said, “results from decreasing mortality, and, most importantly, declining fertility.” </w:t>
        </w:r>
        <w:r w:rsidRPr="00521D58">
          <w:rPr>
            <w:rStyle w:val="StyleUnderline"/>
            <w:highlight w:val="yellow"/>
          </w:rPr>
          <w:t>From 1990 to 2013</w:t>
        </w:r>
        <w:r w:rsidRPr="00521D58">
          <w:rPr>
            <w:rStyle w:val="StyleUnderline"/>
          </w:rPr>
          <w:t xml:space="preserve">, the share of </w:t>
        </w:r>
        <w:r w:rsidRPr="00521D58">
          <w:rPr>
            <w:rStyle w:val="StyleUnderline"/>
            <w:highlight w:val="yellow"/>
          </w:rPr>
          <w:t>people 60 and</w:t>
        </w:r>
        <w:r w:rsidRPr="00521D58">
          <w:rPr>
            <w:rStyle w:val="StyleUnderline"/>
          </w:rPr>
          <w:t xml:space="preserve"> </w:t>
        </w:r>
        <w:r w:rsidRPr="00521D58">
          <w:rPr>
            <w:rStyle w:val="StyleUnderline"/>
            <w:highlight w:val="yellow"/>
          </w:rPr>
          <w:t>over</w:t>
        </w:r>
        <w:r w:rsidRPr="00521D58">
          <w:rPr>
            <w:rStyle w:val="StyleUnderline"/>
          </w:rPr>
          <w:t xml:space="preserve"> worldwide has </w:t>
        </w:r>
        <w:r w:rsidRPr="00521D58">
          <w:rPr>
            <w:rStyle w:val="StyleUnderline"/>
            <w:highlight w:val="yellow"/>
          </w:rPr>
          <w:t>gone from 9.2 percent</w:t>
        </w:r>
        <w:r w:rsidRPr="00521D58">
          <w:rPr>
            <w:rStyle w:val="StyleUnderline"/>
          </w:rPr>
          <w:t xml:space="preserve"> </w:t>
        </w:r>
        <w:r w:rsidRPr="00521D58">
          <w:rPr>
            <w:rStyle w:val="StyleUnderline"/>
            <w:highlight w:val="yellow"/>
          </w:rPr>
          <w:t>to 11.7</w:t>
        </w:r>
        <w:r w:rsidRPr="00521D58">
          <w:rPr>
            <w:rStyle w:val="StyleUnderline"/>
          </w:rPr>
          <w:t xml:space="preserve"> percent, and </w:t>
        </w:r>
        <w:r w:rsidRPr="00521D58">
          <w:rPr>
            <w:rStyle w:val="StyleUnderline"/>
            <w:highlight w:val="yellow"/>
          </w:rPr>
          <w:t>the trend continues</w:t>
        </w:r>
        <w:r w:rsidRPr="00521D58">
          <w:rPr>
            <w:sz w:val="12"/>
          </w:rPr>
          <w:t xml:space="preserve">. Currently, the world has 841 million people over 60, and the U.N. projects this will grow to more than 2 billion in 2050. By 2047, this age group will exceed the number of children in the world for the first time in recorded history. Significantly, 80 percent of the older population will live in developing countries, according to projections. Experts differ as to the consequences of this demographic shift. Some believe that older workers will remain in the workforce past 65, providing valuable expertise and institutional knowledge. </w:t>
        </w:r>
        <w:r w:rsidRPr="00521D58">
          <w:rPr>
            <w:rStyle w:val="StyleUnderline"/>
          </w:rPr>
          <w:t xml:space="preserve">Others see the </w:t>
        </w:r>
        <w:r w:rsidRPr="00521D58">
          <w:rPr>
            <w:rStyle w:val="StyleUnderline"/>
            <w:highlight w:val="yellow"/>
          </w:rPr>
          <w:t>inevitable strains on health care, pensions and</w:t>
        </w:r>
        <w:r w:rsidRPr="00521D58">
          <w:rPr>
            <w:rStyle w:val="StyleUnderline"/>
          </w:rPr>
          <w:t xml:space="preserve"> programs such as </w:t>
        </w:r>
        <w:r w:rsidRPr="00521D58">
          <w:rPr>
            <w:rStyle w:val="StyleUnderline"/>
            <w:highlight w:val="yellow"/>
          </w:rPr>
          <w:t>Social Security.</w:t>
        </w:r>
        <w:r w:rsidRPr="00521D58">
          <w:rPr>
            <w:rStyle w:val="StyleUnderline"/>
          </w:rPr>
          <w:t xml:space="preserve"> Author and Weekly Standard writer Jonathan Last said people won’t notice a drop in the earth’s population until after the last generation with a fertility rate above replacement levels has died.</w:t>
        </w:r>
        <w:r w:rsidRPr="00521D58">
          <w:rPr>
            <w:sz w:val="12"/>
          </w:rPr>
          <w:t xml:space="preserve"> That could be several decades away</w:t>
        </w:r>
        <w:r w:rsidRPr="00521D58">
          <w:rPr>
            <w:rStyle w:val="StyleUnderline"/>
          </w:rPr>
          <w:t xml:space="preserve">. Last also uses data to argue that </w:t>
        </w:r>
        <w:r w:rsidRPr="00521D58">
          <w:rPr>
            <w:rStyle w:val="StyleUnderline"/>
            <w:highlight w:val="yellow"/>
          </w:rPr>
          <w:t>population growth leads to innovation, invention and conservation,</w:t>
        </w:r>
        <w:r w:rsidRPr="00521D58">
          <w:rPr>
            <w:rStyle w:val="StyleUnderline"/>
          </w:rPr>
          <w:t xml:space="preserve"> and that, conversely</w:t>
        </w:r>
        <w:r w:rsidRPr="00521D58">
          <w:rPr>
            <w:rStyle w:val="StyleUnderline"/>
            <w:highlight w:val="yellow"/>
          </w:rPr>
          <w:t>, a shrinking population may not enjoy such things</w:t>
        </w:r>
        <w:r w:rsidRPr="00521D58">
          <w:rPr>
            <w:rStyle w:val="StyleUnderline"/>
          </w:rPr>
          <w:t xml:space="preserve">. Older people tend not to be as innovative as the young. </w:t>
        </w:r>
        <w:r w:rsidRPr="00521D58">
          <w:rPr>
            <w:sz w:val="12"/>
          </w:rPr>
          <w:t xml:space="preserve">What can the world do about this trend? The best solutions involve government policies that encourage marriage and families. These include tax breaks that encourage large families. Also, government should adopt policies that encourage and support religious freedom. There is evidence, such as a report from the Barna Group, a research organization in California, that Christians feel a greater responsibility to solve global poverty than nonbelievers. There is reason to believe this extends to believers of other faiths, as well. In addition, believers tend to emphasize family life and have a higher fertility rate than nonbelievers. </w:t>
        </w:r>
        <w:r w:rsidRPr="00521D58">
          <w:rPr>
            <w:rStyle w:val="StyleUnderline"/>
          </w:rPr>
          <w:t xml:space="preserve">The first step, however, is for people to begin to recognize that on a global scale, overpopulation is not nearly the concern that underpopulation will be — and that </w:t>
        </w:r>
        <w:r w:rsidRPr="00521D58">
          <w:rPr>
            <w:rStyle w:val="StyleUnderline"/>
            <w:highlight w:val="yellow"/>
          </w:rPr>
          <w:t>human ingenuity has been and will continue to be</w:t>
        </w:r>
        <w:r w:rsidRPr="00521D58">
          <w:rPr>
            <w:rStyle w:val="StyleUnderline"/>
          </w:rPr>
          <w:t xml:space="preserve"> the </w:t>
        </w:r>
        <w:r w:rsidRPr="00521D58">
          <w:rPr>
            <w:rStyle w:val="StyleUnderline"/>
            <w:highlight w:val="yellow"/>
          </w:rPr>
          <w:t>key</w:t>
        </w:r>
        <w:r w:rsidRPr="00521D58">
          <w:rPr>
            <w:rStyle w:val="StyleUnderline"/>
          </w:rPr>
          <w:t xml:space="preserve"> to solving a host of ills that once seemed to loom large.</w:t>
        </w:r>
      </w:ins>
    </w:p>
    <w:p w14:paraId="7383C25B" w14:textId="77777777" w:rsidR="006444BB" w:rsidRDefault="006444BB" w:rsidP="006444BB">
      <w:pPr>
        <w:pStyle w:val="Heading2"/>
        <w:rPr>
          <w:ins w:id="84" w:author="Justin Lin" w:date="2018-07-23T15:47:00Z"/>
        </w:rPr>
      </w:pPr>
      <w:ins w:id="85" w:author="Justin Lin" w:date="2018-07-23T15:47:00Z">
        <w:r>
          <w:rPr>
            <w:rFonts w:eastAsia="Calibri" w:cs="Calibri"/>
            <w:u w:val="single"/>
          </w:rPr>
          <w:t>Overpop not a threat</w:t>
        </w:r>
      </w:ins>
    </w:p>
    <w:p w14:paraId="20C3FF97" w14:textId="77777777" w:rsidR="006444BB" w:rsidRDefault="006444BB" w:rsidP="006444BB">
      <w:pPr>
        <w:rPr>
          <w:ins w:id="86" w:author="Justin Lin" w:date="2018-07-23T15:47:00Z"/>
        </w:rPr>
      </w:pPr>
    </w:p>
    <w:p w14:paraId="1A31184D" w14:textId="77777777" w:rsidR="006444BB" w:rsidRDefault="006444BB" w:rsidP="006444BB">
      <w:pPr>
        <w:pStyle w:val="Heading4"/>
        <w:rPr>
          <w:ins w:id="87" w:author="Justin Lin" w:date="2018-07-23T15:47:00Z"/>
          <w:rFonts w:eastAsia="Calibri" w:cs="Calibri"/>
          <w:b w:val="0"/>
        </w:rPr>
      </w:pPr>
      <w:ins w:id="88" w:author="Justin Lin" w:date="2018-07-23T15:47:00Z">
        <w:r>
          <w:rPr>
            <w:rFonts w:eastAsia="Calibri" w:cs="Calibri"/>
          </w:rPr>
          <w:t>Overpopulation is not a serious threat - the earth and our environmental structures are incredibly resilient</w:t>
        </w:r>
      </w:ins>
    </w:p>
    <w:p w14:paraId="687E10A5" w14:textId="77777777" w:rsidR="006444BB" w:rsidRDefault="006444BB" w:rsidP="006444BB">
      <w:pPr>
        <w:rPr>
          <w:ins w:id="89" w:author="Justin Lin" w:date="2018-07-23T15:47:00Z"/>
          <w:rFonts w:ascii="Times New Roman" w:eastAsia="Times New Roman" w:hAnsi="Times New Roman" w:cs="Times New Roman"/>
          <w:sz w:val="16"/>
          <w:szCs w:val="16"/>
        </w:rPr>
      </w:pPr>
      <w:ins w:id="90" w:author="Justin Lin" w:date="2018-07-23T15:47:00Z">
        <w:r>
          <w:rPr>
            <w:b/>
          </w:rPr>
          <w:t xml:space="preserve">Ellis 12 </w:t>
        </w:r>
        <w:r>
          <w:rPr>
            <w:sz w:val="16"/>
            <w:szCs w:val="16"/>
          </w:rPr>
          <w:t xml:space="preserve">(Erle Ellis, </w:t>
        </w:r>
        <w:r>
          <w:rPr>
            <w:rFonts w:ascii="Times New Roman" w:eastAsia="Times New Roman" w:hAnsi="Times New Roman" w:cs="Times New Roman"/>
            <w:color w:val="333333"/>
            <w:sz w:val="16"/>
            <w:szCs w:val="16"/>
          </w:rPr>
          <w:t>Erle Ellis is an environmental scientist at the University of Maryland, Baltimore County and a leading theorist of the Anthropocene, the age of humans</w:t>
        </w:r>
        <w:proofErr w:type="gramStart"/>
        <w:r>
          <w:rPr>
            <w:rFonts w:ascii="Times New Roman" w:eastAsia="Times New Roman" w:hAnsi="Times New Roman" w:cs="Times New Roman"/>
            <w:color w:val="333333"/>
            <w:sz w:val="16"/>
            <w:szCs w:val="16"/>
          </w:rPr>
          <w:t>.,</w:t>
        </w:r>
        <w:proofErr w:type="gramEnd"/>
        <w:r>
          <w:rPr>
            <w:rFonts w:ascii="Times New Roman" w:eastAsia="Times New Roman" w:hAnsi="Times New Roman" w:cs="Times New Roman"/>
            <w:color w:val="333333"/>
            <w:sz w:val="16"/>
            <w:szCs w:val="16"/>
          </w:rPr>
          <w:t xml:space="preserve"> Winter 2012, </w:t>
        </w:r>
        <w:r>
          <w:rPr>
            <w:rFonts w:ascii="Times New Roman" w:eastAsia="Times New Roman" w:hAnsi="Times New Roman" w:cs="Times New Roman"/>
            <w:i/>
            <w:color w:val="333333"/>
            <w:sz w:val="16"/>
            <w:szCs w:val="16"/>
          </w:rPr>
          <w:t>The Planet of No Return</w:t>
        </w:r>
        <w:r>
          <w:rPr>
            <w:rFonts w:ascii="Times New Roman" w:eastAsia="Times New Roman" w:hAnsi="Times New Roman" w:cs="Times New Roman"/>
            <w:color w:val="333333"/>
            <w:sz w:val="16"/>
            <w:szCs w:val="16"/>
          </w:rPr>
          <w:t xml:space="preserve">, The Breakthrough, </w:t>
        </w:r>
        <w:r>
          <w:rPr>
            <w:rFonts w:eastAsiaTheme="minorHAnsi" w:cs="Calibri"/>
            <w:szCs w:val="22"/>
          </w:rPr>
          <w:fldChar w:fldCharType="begin"/>
        </w:r>
        <w:r>
          <w:instrText xml:space="preserve"> HYPERLINK "https://thebreakthrough.org/index.php/journal/past-issues/issue-2/the-planet-of-no-return" \h </w:instrText>
        </w:r>
        <w:r>
          <w:rPr>
            <w:rFonts w:eastAsiaTheme="minorHAnsi" w:cs="Calibri"/>
            <w:szCs w:val="22"/>
          </w:rPr>
          <w:fldChar w:fldCharType="separate"/>
        </w:r>
        <w:r>
          <w:rPr>
            <w:rFonts w:ascii="Times New Roman" w:eastAsia="Times New Roman" w:hAnsi="Times New Roman" w:cs="Times New Roman"/>
            <w:color w:val="1155CC"/>
            <w:sz w:val="16"/>
            <w:szCs w:val="16"/>
            <w:u w:val="single"/>
          </w:rPr>
          <w:t>https://thebreakthrough.org/index.php/journal/past-issues/issue-2/the-planet-of-no-return</w:t>
        </w:r>
        <w:r>
          <w:rPr>
            <w:rFonts w:ascii="Times New Roman" w:eastAsia="Times New Roman" w:hAnsi="Times New Roman" w:cs="Times New Roman"/>
            <w:color w:val="1155CC"/>
            <w:sz w:val="16"/>
            <w:szCs w:val="16"/>
            <w:u w:val="single"/>
          </w:rPr>
          <w:fldChar w:fldCharType="end"/>
        </w:r>
        <w:r>
          <w:rPr>
            <w:rFonts w:ascii="Times New Roman" w:eastAsia="Times New Roman" w:hAnsi="Times New Roman" w:cs="Times New Roman"/>
            <w:color w:val="333333"/>
            <w:sz w:val="16"/>
            <w:szCs w:val="16"/>
          </w:rPr>
          <w:t>) // MD</w:t>
        </w:r>
      </w:ins>
    </w:p>
    <w:p w14:paraId="47517F81" w14:textId="77777777" w:rsidR="006444BB" w:rsidRDefault="006444BB" w:rsidP="006444BB">
      <w:pPr>
        <w:ind w:firstLine="720"/>
        <w:rPr>
          <w:ins w:id="91" w:author="Justin Lin" w:date="2018-07-23T15:47:00Z"/>
          <w:rFonts w:ascii="Times New Roman" w:eastAsia="Times New Roman" w:hAnsi="Times New Roman" w:cs="Times New Roman"/>
        </w:rPr>
      </w:pPr>
      <w:ins w:id="92" w:author="Justin Lin" w:date="2018-07-23T15:47:00Z">
        <w:r>
          <w:rPr>
            <w:rFonts w:ascii="Times New Roman" w:eastAsia="Times New Roman" w:hAnsi="Times New Roman" w:cs="Times New Roman"/>
            <w:color w:val="000000"/>
          </w:rPr>
          <w:t xml:space="preserve"> Over the last several decades, a consensus has grown among scientists that humans have become the dominant ecological force on the planet. According to these scientists, </w:t>
        </w:r>
        <w:r>
          <w:rPr>
            <w:rFonts w:ascii="Times New Roman" w:eastAsia="Times New Roman" w:hAnsi="Times New Roman" w:cs="Times New Roman"/>
            <w:color w:val="000000"/>
            <w:highlight w:val="yellow"/>
          </w:rPr>
          <w:t xml:space="preserve">we are now living in the Anthropocene, a new </w:t>
        </w:r>
        <w:r>
          <w:rPr>
            <w:rFonts w:ascii="Times New Roman" w:eastAsia="Times New Roman" w:hAnsi="Times New Roman" w:cs="Times New Roman"/>
            <w:color w:val="000000"/>
          </w:rPr>
          <w:t xml:space="preserve">geological </w:t>
        </w:r>
        <w:r>
          <w:rPr>
            <w:rFonts w:ascii="Times New Roman" w:eastAsia="Times New Roman" w:hAnsi="Times New Roman" w:cs="Times New Roman"/>
            <w:color w:val="000000"/>
            <w:highlight w:val="yellow"/>
          </w:rPr>
          <w:t>epoch shaped by humans</w:t>
        </w:r>
        <w:r>
          <w:rPr>
            <w:rFonts w:ascii="Times New Roman" w:eastAsia="Times New Roman" w:hAnsi="Times New Roman" w:cs="Times New Roman"/>
            <w:color w:val="000000"/>
          </w:rPr>
          <w:t>.</w:t>
        </w:r>
        <w:r>
          <w:rPr>
            <w:rFonts w:eastAsiaTheme="minorHAnsi" w:cs="Calibri"/>
          </w:rPr>
          <w:fldChar w:fldCharType="begin"/>
        </w:r>
        <w:r>
          <w:instrText xml:space="preserve"> HYPERLINK "https://thebreakthrough.org/index.php/journal/past-issues/issue-2/the-planet-of-no-return" \l "foot1" \h </w:instrText>
        </w:r>
        <w:r>
          <w:rPr>
            <w:rFonts w:eastAsiaTheme="minorHAnsi" w:cs="Calibri"/>
          </w:rPr>
          <w:fldChar w:fldCharType="separate"/>
        </w:r>
        <w:r>
          <w:rPr>
            <w:rFonts w:ascii="Times New Roman" w:eastAsia="Times New Roman" w:hAnsi="Times New Roman" w:cs="Times New Roman"/>
            <w:color w:val="000000"/>
          </w:rPr>
          <w:t>1</w:t>
        </w:r>
        <w:r>
          <w:rPr>
            <w:rFonts w:ascii="Times New Roman" w:eastAsia="Times New Roman" w:hAnsi="Times New Roman" w:cs="Times New Roman"/>
            <w:color w:val="000000"/>
          </w:rPr>
          <w:fldChar w:fldCharType="end"/>
        </w:r>
        <w:r>
          <w:rPr>
            <w:rFonts w:ascii="Times New Roman" w:eastAsia="Times New Roman" w:hAnsi="Times New Roman" w:cs="Times New Roman"/>
            <w:highlight w:val="yellow"/>
          </w:rPr>
          <w:t xml:space="preserve"> </w:t>
        </w:r>
        <w:r>
          <w:rPr>
            <w:rFonts w:ascii="Times New Roman" w:eastAsia="Times New Roman" w:hAnsi="Times New Roman" w:cs="Times New Roman"/>
            <w:color w:val="000000"/>
            <w:highlight w:val="yellow"/>
          </w:rPr>
          <w:t>While some</w:t>
        </w:r>
        <w:r>
          <w:rPr>
            <w:rFonts w:ascii="Times New Roman" w:eastAsia="Times New Roman" w:hAnsi="Times New Roman" w:cs="Times New Roman"/>
            <w:color w:val="000000"/>
          </w:rPr>
          <w:t xml:space="preserve"> have hailed this forward-looking vision of the planet, others </w:t>
        </w:r>
        <w:r>
          <w:rPr>
            <w:rFonts w:ascii="Times New Roman" w:eastAsia="Times New Roman" w:hAnsi="Times New Roman" w:cs="Times New Roman"/>
            <w:color w:val="000000"/>
            <w:highlight w:val="yellow"/>
          </w:rPr>
          <w:t>have</w:t>
        </w:r>
        <w:r>
          <w:rPr>
            <w:rFonts w:ascii="Times New Roman" w:eastAsia="Times New Roman" w:hAnsi="Times New Roman" w:cs="Times New Roman"/>
            <w:color w:val="000000"/>
          </w:rPr>
          <w:t xml:space="preserve"> linked this view with the perennial </w:t>
        </w:r>
        <w:r>
          <w:rPr>
            <w:rFonts w:ascii="Times New Roman" w:eastAsia="Times New Roman" w:hAnsi="Times New Roman" w:cs="Times New Roman"/>
            <w:color w:val="000000"/>
            <w:highlight w:val="yellow"/>
          </w:rPr>
          <w:t>concern that human civilization has exceeded the carrying capacity of Earth's natural systems and may</w:t>
        </w:r>
        <w:r>
          <w:rPr>
            <w:rFonts w:ascii="Times New Roman" w:eastAsia="Times New Roman" w:hAnsi="Times New Roman" w:cs="Times New Roman"/>
            <w:color w:val="000000"/>
          </w:rPr>
          <w:t xml:space="preserve"> thus </w:t>
        </w:r>
        <w:r>
          <w:rPr>
            <w:rFonts w:ascii="Times New Roman" w:eastAsia="Times New Roman" w:hAnsi="Times New Roman" w:cs="Times New Roman"/>
            <w:color w:val="000000"/>
            <w:highlight w:val="yellow"/>
          </w:rPr>
          <w:t xml:space="preserve">be </w:t>
        </w:r>
        <w:r>
          <w:rPr>
            <w:rFonts w:ascii="Times New Roman" w:eastAsia="Times New Roman" w:hAnsi="Times New Roman" w:cs="Times New Roman"/>
            <w:color w:val="000000"/>
          </w:rPr>
          <w:t xml:space="preserve">fundamentally </w:t>
        </w:r>
        <w:r>
          <w:rPr>
            <w:rFonts w:ascii="Times New Roman" w:eastAsia="Times New Roman" w:hAnsi="Times New Roman" w:cs="Times New Roman"/>
            <w:color w:val="000000"/>
            <w:highlight w:val="yellow"/>
          </w:rPr>
          <w:t>unsustainable</w:t>
        </w:r>
        <w:r>
          <w:rPr>
            <w:rFonts w:ascii="Times New Roman" w:eastAsia="Times New Roman" w:hAnsi="Times New Roman" w:cs="Times New Roman"/>
            <w:color w:val="000000"/>
          </w:rPr>
          <w:t>.</w:t>
        </w:r>
        <w:r>
          <w:rPr>
            <w:rFonts w:eastAsiaTheme="minorHAnsi" w:cs="Calibri"/>
          </w:rPr>
          <w:fldChar w:fldCharType="begin"/>
        </w:r>
        <w:r>
          <w:instrText xml:space="preserve"> HYPERLINK "https://thebreakthrough.org/index.php/journal/past-issues/issue-2/the-planet-of-no-return" \l "foot2" \h </w:instrText>
        </w:r>
        <w:r>
          <w:rPr>
            <w:rFonts w:eastAsiaTheme="minorHAnsi" w:cs="Calibri"/>
          </w:rPr>
          <w:fldChar w:fldCharType="separate"/>
        </w:r>
        <w:r>
          <w:rPr>
            <w:rFonts w:ascii="Times New Roman" w:eastAsia="Times New Roman" w:hAnsi="Times New Roman" w:cs="Times New Roman"/>
            <w:color w:val="000000"/>
          </w:rPr>
          <w:t>2</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In this article, I argue that </w:t>
        </w:r>
        <w:r>
          <w:rPr>
            <w:rFonts w:ascii="Times New Roman" w:eastAsia="Times New Roman" w:hAnsi="Times New Roman" w:cs="Times New Roman"/>
            <w:color w:val="000000"/>
            <w:highlight w:val="yellow"/>
          </w:rPr>
          <w:t>this</w:t>
        </w:r>
        <w:r>
          <w:rPr>
            <w:rFonts w:ascii="Times New Roman" w:eastAsia="Times New Roman" w:hAnsi="Times New Roman" w:cs="Times New Roman"/>
            <w:color w:val="000000"/>
          </w:rPr>
          <w:t xml:space="preserve"> latter </w:t>
        </w:r>
        <w:r>
          <w:rPr>
            <w:rFonts w:ascii="Times New Roman" w:eastAsia="Times New Roman" w:hAnsi="Times New Roman" w:cs="Times New Roman"/>
            <w:color w:val="000000"/>
            <w:highlight w:val="yellow"/>
          </w:rPr>
          <w:t>notion rests upon a series of assumptions that are inconsistent with contemporary science on how humans interact with ecosystems, as well as with most</w:t>
        </w:r>
        <w:r>
          <w:rPr>
            <w:rFonts w:ascii="Times New Roman" w:eastAsia="Times New Roman" w:hAnsi="Times New Roman" w:cs="Times New Roman"/>
            <w:color w:val="000000"/>
          </w:rPr>
          <w:t xml:space="preserve"> historical and archeological </w:t>
        </w:r>
        <w:r>
          <w:rPr>
            <w:rFonts w:ascii="Times New Roman" w:eastAsia="Times New Roman" w:hAnsi="Times New Roman" w:cs="Times New Roman"/>
            <w:color w:val="000000"/>
            <w:highlight w:val="yellow"/>
          </w:rPr>
          <w:t>evidence.</w:t>
        </w:r>
        <w:r>
          <w:rPr>
            <w:rFonts w:ascii="Times New Roman" w:eastAsia="Times New Roman" w:hAnsi="Times New Roman" w:cs="Times New Roman"/>
            <w:color w:val="000000"/>
          </w:rPr>
          <w:t xml:space="preserve">   </w:t>
        </w:r>
      </w:ins>
    </w:p>
    <w:p w14:paraId="1C95517B" w14:textId="77777777" w:rsidR="006444BB" w:rsidRDefault="006444BB" w:rsidP="006444BB">
      <w:pPr>
        <w:ind w:firstLine="720"/>
        <w:rPr>
          <w:ins w:id="93" w:author="Justin Lin" w:date="2018-07-23T15:47:00Z"/>
          <w:rFonts w:ascii="Times New Roman" w:eastAsia="Times New Roman" w:hAnsi="Times New Roman" w:cs="Times New Roman"/>
        </w:rPr>
      </w:pPr>
      <w:ins w:id="94" w:author="Justin Lin" w:date="2018-07-23T15:47:00Z">
        <w:r>
          <w:rPr>
            <w:rFonts w:ascii="Times New Roman" w:eastAsia="Times New Roman" w:hAnsi="Times New Roman" w:cs="Times New Roman"/>
            <w:color w:val="000000"/>
            <w:highlight w:val="yellow"/>
          </w:rPr>
          <w:t>Ever since early humans</w:t>
        </w:r>
        <w:r>
          <w:rPr>
            <w:rFonts w:ascii="Times New Roman" w:eastAsia="Times New Roman" w:hAnsi="Times New Roman" w:cs="Times New Roman"/>
            <w:color w:val="000000"/>
          </w:rPr>
          <w:t xml:space="preserve"> discovered fire and the benefits of collaborative systems such as collective hunting and social learning, human systems, not t</w:t>
        </w:r>
        <w:r>
          <w:rPr>
            <w:rFonts w:ascii="Times New Roman" w:eastAsia="Times New Roman" w:hAnsi="Times New Roman" w:cs="Times New Roman"/>
            <w:color w:val="000000"/>
            <w:highlight w:val="yellow"/>
          </w:rPr>
          <w:t xml:space="preserve">he classic biophysical limits </w:t>
        </w:r>
        <w:r>
          <w:rPr>
            <w:rFonts w:ascii="Times New Roman" w:eastAsia="Times New Roman" w:hAnsi="Times New Roman" w:cs="Times New Roman"/>
            <w:color w:val="000000"/>
          </w:rPr>
          <w:t xml:space="preserve">that still constrain other species, </w:t>
        </w:r>
        <w:r>
          <w:rPr>
            <w:rFonts w:ascii="Times New Roman" w:eastAsia="Times New Roman" w:hAnsi="Times New Roman" w:cs="Times New Roman"/>
            <w:color w:val="000000"/>
            <w:highlight w:val="yellow"/>
          </w:rPr>
          <w:t xml:space="preserve">have set the </w:t>
        </w:r>
        <w:r>
          <w:rPr>
            <w:rFonts w:ascii="Times New Roman" w:eastAsia="Times New Roman" w:hAnsi="Times New Roman" w:cs="Times New Roman"/>
            <w:color w:val="000000"/>
          </w:rPr>
          <w:t xml:space="preserve">wider </w:t>
        </w:r>
        <w:r>
          <w:rPr>
            <w:rFonts w:ascii="Times New Roman" w:eastAsia="Times New Roman" w:hAnsi="Times New Roman" w:cs="Times New Roman"/>
            <w:color w:val="000000"/>
            <w:highlight w:val="yellow"/>
          </w:rPr>
          <w:t>envelope for human population growth and prosperity</w:t>
        </w:r>
        <w:r>
          <w:rPr>
            <w:rFonts w:ascii="Times New Roman" w:eastAsia="Times New Roman" w:hAnsi="Times New Roman" w:cs="Times New Roman"/>
            <w:color w:val="000000"/>
          </w:rPr>
          <w:t xml:space="preserve">. It was not planetary boundaries, but human system boundaries that constrained human development in the Holocene, the geological epoch that we have just left. We should </w:t>
        </w:r>
        <w:r>
          <w:rPr>
            <w:rFonts w:ascii="Times New Roman" w:eastAsia="Times New Roman" w:hAnsi="Times New Roman" w:cs="Times New Roman"/>
            <w:color w:val="000000"/>
            <w:highlight w:val="yellow"/>
          </w:rPr>
          <w:t>expect no less in the Anthropocene</w:t>
        </w:r>
        <w:r>
          <w:rPr>
            <w:rFonts w:ascii="Times New Roman" w:eastAsia="Times New Roman" w:hAnsi="Times New Roman" w:cs="Times New Roman"/>
            <w:color w:val="000000"/>
          </w:rPr>
          <w:t xml:space="preserve">.  </w:t>
        </w:r>
      </w:ins>
    </w:p>
    <w:p w14:paraId="27639874" w14:textId="77777777" w:rsidR="006444BB" w:rsidRDefault="006444BB" w:rsidP="006444BB">
      <w:pPr>
        <w:ind w:firstLine="720"/>
        <w:rPr>
          <w:ins w:id="95" w:author="Justin Lin" w:date="2018-07-23T15:47:00Z"/>
          <w:rFonts w:ascii="Times New Roman" w:eastAsia="Times New Roman" w:hAnsi="Times New Roman" w:cs="Times New Roman"/>
          <w:color w:val="000000"/>
        </w:rPr>
      </w:pPr>
      <w:ins w:id="96" w:author="Justin Lin" w:date="2018-07-23T15:47:00Z">
        <w:r>
          <w:rPr>
            <w:rFonts w:ascii="Times New Roman" w:eastAsia="Times New Roman" w:hAnsi="Times New Roman" w:cs="Times New Roman"/>
            <w:color w:val="000000"/>
          </w:rPr>
          <w:t>Humans have dramatically altered natural systems -- converting forests to farmlands, damming rivers, driving some species to extinction and domesticating others, altering the nitrogen and carbon cycles, and warming the globe -- and yet t</w:t>
        </w:r>
        <w:r>
          <w:rPr>
            <w:rFonts w:ascii="Times New Roman" w:eastAsia="Times New Roman" w:hAnsi="Times New Roman" w:cs="Times New Roman"/>
            <w:color w:val="000000"/>
            <w:highlight w:val="yellow"/>
          </w:rPr>
          <w:t>he Earth has become more productive and more capable of supporting the human population</w:t>
        </w:r>
        <w:r>
          <w:rPr>
            <w:rFonts w:ascii="Times New Roman" w:eastAsia="Times New Roman" w:hAnsi="Times New Roman" w:cs="Times New Roman"/>
            <w:color w:val="000000"/>
          </w:rPr>
          <w:t>.</w:t>
        </w:r>
        <w:r>
          <w:rPr>
            <w:rFonts w:eastAsiaTheme="minorHAnsi" w:cs="Calibri"/>
          </w:rPr>
          <w:fldChar w:fldCharType="begin"/>
        </w:r>
        <w:r>
          <w:instrText xml:space="preserve"> HYPERLINK "https://thebreakthrough.org/index.php/journal/past-issues/issue-2/the-planet-of-no-return" \l "foot3" \h </w:instrText>
        </w:r>
        <w:r>
          <w:rPr>
            <w:rFonts w:eastAsiaTheme="minorHAnsi" w:cs="Calibri"/>
          </w:rPr>
          <w:fldChar w:fldCharType="separate"/>
        </w:r>
        <w:r>
          <w:rPr>
            <w:rFonts w:ascii="Times New Roman" w:eastAsia="Times New Roman" w:hAnsi="Times New Roman" w:cs="Times New Roman"/>
            <w:color w:val="000000"/>
          </w:rPr>
          <w:t>3</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This process has dramatically intensified in recent centuries at a rate unprecedented in Earth's (and human) history,</w:t>
        </w:r>
        <w:r>
          <w:rPr>
            <w:rFonts w:eastAsiaTheme="minorHAnsi" w:cs="Calibri"/>
          </w:rPr>
          <w:fldChar w:fldCharType="begin"/>
        </w:r>
        <w:r>
          <w:instrText xml:space="preserve"> HYPERLINK "https://thebreakthrough.org/index.php/journal/past-issues/issue-2/the-planet-of-no-return" \l "foot4" \h </w:instrText>
        </w:r>
        <w:r>
          <w:rPr>
            <w:rFonts w:eastAsiaTheme="minorHAnsi" w:cs="Calibri"/>
          </w:rPr>
          <w:fldChar w:fldCharType="separate"/>
        </w:r>
        <w:r>
          <w:rPr>
            <w:rFonts w:ascii="Times New Roman" w:eastAsia="Times New Roman" w:hAnsi="Times New Roman" w:cs="Times New Roman"/>
            <w:color w:val="000000"/>
          </w:rPr>
          <w:t>4</w:t>
        </w:r>
        <w:r>
          <w:rPr>
            <w:rFonts w:ascii="Times New Roman" w:eastAsia="Times New Roman" w:hAnsi="Times New Roman" w:cs="Times New Roman"/>
            <w:color w:val="000000"/>
          </w:rPr>
          <w:fldChar w:fldCharType="end"/>
        </w:r>
        <w:r>
          <w:rPr>
            <w:rFonts w:ascii="Times New Roman" w:eastAsia="Times New Roman" w:hAnsi="Times New Roman" w:cs="Times New Roman"/>
            <w:color w:val="000000"/>
          </w:rPr>
          <w:t xml:space="preserve"> but </w:t>
        </w:r>
        <w:r>
          <w:rPr>
            <w:rFonts w:ascii="Times New Roman" w:eastAsia="Times New Roman" w:hAnsi="Times New Roman" w:cs="Times New Roman"/>
            <w:color w:val="000000"/>
            <w:highlight w:val="yellow"/>
          </w:rPr>
          <w:t>there is little evidence to date that this dynamic has been fundamentally altered. While the onset of the Anthropocene carries new ecological and social risks, human systems such as agriculture have proven extraordinarily resilient to environmental and social challenges, responding robustly to population pressures, soil exhaustion, and climate fluctuations over millennia,</w:t>
        </w:r>
        <w:r>
          <w:rPr>
            <w:rFonts w:ascii="Times New Roman" w:eastAsia="Times New Roman" w:hAnsi="Times New Roman" w:cs="Times New Roman"/>
            <w:color w:val="000000"/>
          </w:rPr>
          <w:t xml:space="preserve"> from a global perspective.  </w:t>
        </w:r>
      </w:ins>
    </w:p>
    <w:p w14:paraId="32DC5988" w14:textId="77777777" w:rsidR="006444BB" w:rsidRDefault="006444BB" w:rsidP="006444BB">
      <w:pPr>
        <w:ind w:firstLine="720"/>
        <w:rPr>
          <w:ins w:id="97" w:author="Justin Lin" w:date="2018-07-23T15:47:00Z"/>
          <w:rFonts w:ascii="Times New Roman" w:eastAsia="Times New Roman" w:hAnsi="Times New Roman" w:cs="Times New Roman"/>
        </w:rPr>
      </w:pPr>
    </w:p>
    <w:p w14:paraId="4A638382" w14:textId="77777777" w:rsidR="006444BB" w:rsidRDefault="006444BB" w:rsidP="006444BB">
      <w:pPr>
        <w:rPr>
          <w:ins w:id="98" w:author="Justin Lin" w:date="2018-07-23T15:47:00Z"/>
          <w:rFonts w:ascii="Times New Roman" w:eastAsia="Times New Roman" w:hAnsi="Times New Roman" w:cs="Times New Roman"/>
        </w:rPr>
      </w:pPr>
    </w:p>
    <w:p w14:paraId="66B8E88B" w14:textId="77777777" w:rsidR="006444BB" w:rsidRDefault="006444BB" w:rsidP="006444BB">
      <w:pPr>
        <w:rPr>
          <w:ins w:id="99" w:author="Justin Lin" w:date="2018-07-23T15:47:00Z"/>
          <w:rFonts w:ascii="Times New Roman" w:eastAsia="Times New Roman" w:hAnsi="Times New Roman" w:cs="Times New Roman"/>
        </w:rPr>
      </w:pPr>
    </w:p>
    <w:p w14:paraId="5EBDFFED" w14:textId="77777777" w:rsidR="006444BB" w:rsidRDefault="006444BB" w:rsidP="006444BB">
      <w:pPr>
        <w:pStyle w:val="Heading4"/>
        <w:rPr>
          <w:ins w:id="100" w:author="Justin Lin" w:date="2018-07-23T15:47:00Z"/>
          <w:rFonts w:eastAsia="Calibri" w:cs="Calibri"/>
          <w:b w:val="0"/>
        </w:rPr>
      </w:pPr>
      <w:ins w:id="101" w:author="Justin Lin" w:date="2018-07-23T15:47:00Z">
        <w:r>
          <w:rPr>
            <w:rFonts w:eastAsia="Calibri" w:cs="Calibri"/>
          </w:rPr>
          <w:t>Humans are engineering the Earth to accomodate a larger and healthier population</w:t>
        </w:r>
      </w:ins>
    </w:p>
    <w:p w14:paraId="3A10025C" w14:textId="77777777" w:rsidR="006444BB" w:rsidRDefault="006444BB" w:rsidP="006444BB">
      <w:pPr>
        <w:rPr>
          <w:ins w:id="102" w:author="Justin Lin" w:date="2018-07-23T15:47:00Z"/>
          <w:rFonts w:ascii="Times New Roman" w:eastAsia="Times New Roman" w:hAnsi="Times New Roman" w:cs="Times New Roman"/>
          <w:color w:val="333333"/>
          <w:sz w:val="16"/>
          <w:szCs w:val="16"/>
        </w:rPr>
      </w:pPr>
      <w:ins w:id="103" w:author="Justin Lin" w:date="2018-07-23T15:47:00Z">
        <w:r>
          <w:rPr>
            <w:b/>
          </w:rPr>
          <w:t xml:space="preserve">Ellis 12 </w:t>
        </w:r>
        <w:r>
          <w:rPr>
            <w:sz w:val="16"/>
            <w:szCs w:val="16"/>
          </w:rPr>
          <w:t xml:space="preserve">(Erle Ellis, </w:t>
        </w:r>
        <w:r>
          <w:rPr>
            <w:rFonts w:ascii="Times New Roman" w:eastAsia="Times New Roman" w:hAnsi="Times New Roman" w:cs="Times New Roman"/>
            <w:color w:val="333333"/>
            <w:sz w:val="16"/>
            <w:szCs w:val="16"/>
          </w:rPr>
          <w:t>Erle Ellis is an environmental scientist at the University of Maryland, Baltimore County and a leading theorist of the Anthropocene, the age of humans</w:t>
        </w:r>
        <w:proofErr w:type="gramStart"/>
        <w:r>
          <w:rPr>
            <w:rFonts w:ascii="Times New Roman" w:eastAsia="Times New Roman" w:hAnsi="Times New Roman" w:cs="Times New Roman"/>
            <w:color w:val="333333"/>
            <w:sz w:val="16"/>
            <w:szCs w:val="16"/>
          </w:rPr>
          <w:t>.,</w:t>
        </w:r>
        <w:proofErr w:type="gramEnd"/>
        <w:r>
          <w:rPr>
            <w:rFonts w:ascii="Times New Roman" w:eastAsia="Times New Roman" w:hAnsi="Times New Roman" w:cs="Times New Roman"/>
            <w:color w:val="333333"/>
            <w:sz w:val="16"/>
            <w:szCs w:val="16"/>
          </w:rPr>
          <w:t xml:space="preserve"> Winter 2012, </w:t>
        </w:r>
        <w:r>
          <w:rPr>
            <w:rFonts w:ascii="Times New Roman" w:eastAsia="Times New Roman" w:hAnsi="Times New Roman" w:cs="Times New Roman"/>
            <w:i/>
            <w:color w:val="333333"/>
            <w:sz w:val="16"/>
            <w:szCs w:val="16"/>
          </w:rPr>
          <w:t>The Planet of No Return</w:t>
        </w:r>
        <w:r>
          <w:rPr>
            <w:rFonts w:ascii="Times New Roman" w:eastAsia="Times New Roman" w:hAnsi="Times New Roman" w:cs="Times New Roman"/>
            <w:color w:val="333333"/>
            <w:sz w:val="16"/>
            <w:szCs w:val="16"/>
          </w:rPr>
          <w:t xml:space="preserve">, The Breakthrough, </w:t>
        </w:r>
        <w:r>
          <w:rPr>
            <w:rFonts w:eastAsiaTheme="minorHAnsi" w:cs="Calibri"/>
            <w:szCs w:val="22"/>
          </w:rPr>
          <w:fldChar w:fldCharType="begin"/>
        </w:r>
        <w:r>
          <w:instrText xml:space="preserve"> HYPERLINK "https://thebreakthrough.org/index.php/journal/past-issues/issue-2/the-planet-of-no-return" \h </w:instrText>
        </w:r>
        <w:r>
          <w:rPr>
            <w:rFonts w:eastAsiaTheme="minorHAnsi" w:cs="Calibri"/>
            <w:szCs w:val="22"/>
          </w:rPr>
          <w:fldChar w:fldCharType="separate"/>
        </w:r>
        <w:r>
          <w:rPr>
            <w:rFonts w:ascii="Times New Roman" w:eastAsia="Times New Roman" w:hAnsi="Times New Roman" w:cs="Times New Roman"/>
            <w:color w:val="1155CC"/>
            <w:sz w:val="16"/>
            <w:szCs w:val="16"/>
            <w:u w:val="single"/>
          </w:rPr>
          <w:t>https://thebreakthrough.org/index.php/journal/past-issues/issue-2/the-planet-of-no-return</w:t>
        </w:r>
        <w:r>
          <w:rPr>
            <w:rFonts w:ascii="Times New Roman" w:eastAsia="Times New Roman" w:hAnsi="Times New Roman" w:cs="Times New Roman"/>
            <w:color w:val="1155CC"/>
            <w:sz w:val="16"/>
            <w:szCs w:val="16"/>
            <w:u w:val="single"/>
          </w:rPr>
          <w:fldChar w:fldCharType="end"/>
        </w:r>
        <w:r>
          <w:rPr>
            <w:rFonts w:ascii="Times New Roman" w:eastAsia="Times New Roman" w:hAnsi="Times New Roman" w:cs="Times New Roman"/>
            <w:color w:val="333333"/>
            <w:sz w:val="16"/>
            <w:szCs w:val="16"/>
          </w:rPr>
          <w:t>) // MD</w:t>
        </w:r>
      </w:ins>
    </w:p>
    <w:p w14:paraId="13376668" w14:textId="77777777" w:rsidR="006444BB" w:rsidRDefault="006444BB" w:rsidP="006444BB">
      <w:pPr>
        <w:spacing w:after="220" w:line="240" w:lineRule="auto"/>
        <w:ind w:firstLine="720"/>
        <w:rPr>
          <w:ins w:id="104" w:author="Justin Lin" w:date="2018-07-23T15:47:00Z"/>
          <w:rFonts w:ascii="Georgia" w:eastAsia="Georgia" w:hAnsi="Georgia" w:cs="Georgia"/>
          <w:color w:val="333333"/>
          <w:sz w:val="24"/>
          <w:highlight w:val="white"/>
        </w:rPr>
      </w:pPr>
      <w:ins w:id="105" w:author="Justin Lin" w:date="2018-07-23T15:47:00Z">
        <w:r>
          <w:rPr>
            <w:rFonts w:ascii="Georgia" w:eastAsia="Georgia" w:hAnsi="Georgia" w:cs="Georgia"/>
            <w:color w:val="333333"/>
            <w:sz w:val="24"/>
            <w:highlight w:val="white"/>
          </w:rPr>
          <w:t>The long</w:t>
        </w:r>
        <w:r>
          <w:rPr>
            <w:rFonts w:ascii="Georgia" w:eastAsia="Georgia" w:hAnsi="Georgia" w:cs="Georgia"/>
            <w:color w:val="333333"/>
            <w:sz w:val="24"/>
            <w:highlight w:val="yellow"/>
          </w:rPr>
          <w:t xml:space="preserve"> trends toward both the intensification of agricultural cultivation and the engineering of ecosystems at increasing scope and scale have accelerated</w:t>
        </w:r>
        <w:r>
          <w:rPr>
            <w:rFonts w:ascii="Georgia" w:eastAsia="Georgia" w:hAnsi="Georgia" w:cs="Georgia"/>
            <w:color w:val="333333"/>
            <w:sz w:val="24"/>
            <w:highlight w:val="white"/>
          </w:rPr>
          <w:t xml:space="preserve"> as more and more of the world transitions from rural and agricultural societies to urban and industrial ones. </w:t>
        </w:r>
        <w:r>
          <w:rPr>
            <w:rFonts w:ascii="Georgia" w:eastAsia="Georgia" w:hAnsi="Georgia" w:cs="Georgia"/>
            <w:color w:val="333333"/>
            <w:sz w:val="24"/>
            <w:highlight w:val="yellow"/>
          </w:rPr>
          <w:t>The exponential growth in population, resource use, technologies, and social systems over the past half-century marks the most rapid and powerful transformation of both Earth and human systems ever</w:t>
        </w:r>
        <w:r>
          <w:rPr>
            <w:rFonts w:ascii="Georgia" w:eastAsia="Georgia" w:hAnsi="Georgia" w:cs="Georgia"/>
            <w:color w:val="333333"/>
            <w:sz w:val="24"/>
            <w:highlight w:val="white"/>
          </w:rPr>
          <w:t>.</w:t>
        </w:r>
        <w:r>
          <w:rPr>
            <w:rFonts w:eastAsiaTheme="minorHAnsi" w:cs="Calibri"/>
            <w:szCs w:val="22"/>
          </w:rPr>
          <w:fldChar w:fldCharType="begin"/>
        </w:r>
        <w:r>
          <w:instrText xml:space="preserve"> HYPERLINK "https://thebreakthrough.org/index.php/journal/past-issues/issue-2/the-planet-of-no-return" \l "foot22" \h </w:instrText>
        </w:r>
        <w:r>
          <w:rPr>
            <w:rFonts w:eastAsiaTheme="minorHAnsi" w:cs="Calibri"/>
            <w:szCs w:val="22"/>
          </w:rPr>
          <w:fldChar w:fldCharType="separate"/>
        </w:r>
        <w:r>
          <w:rPr>
            <w:rFonts w:ascii="Georgia" w:eastAsia="Georgia" w:hAnsi="Georgia" w:cs="Georgia"/>
            <w:color w:val="4FABD2"/>
            <w:sz w:val="18"/>
            <w:szCs w:val="18"/>
            <w:u w:val="single"/>
          </w:rPr>
          <w:t xml:space="preserve">22  </w:t>
        </w:r>
        <w:r>
          <w:rPr>
            <w:rFonts w:ascii="Georgia" w:eastAsia="Georgia" w:hAnsi="Georgia" w:cs="Georgia"/>
            <w:color w:val="4FABD2"/>
            <w:sz w:val="18"/>
            <w:szCs w:val="18"/>
            <w:u w:val="single"/>
          </w:rPr>
          <w:fldChar w:fldCharType="end"/>
        </w:r>
      </w:ins>
    </w:p>
    <w:p w14:paraId="4F60553C" w14:textId="77777777" w:rsidR="006444BB" w:rsidRDefault="006444BB" w:rsidP="006444BB">
      <w:pPr>
        <w:spacing w:after="220" w:line="240" w:lineRule="auto"/>
        <w:ind w:firstLine="720"/>
        <w:rPr>
          <w:ins w:id="106" w:author="Justin Lin" w:date="2018-07-23T15:47:00Z"/>
          <w:rFonts w:ascii="Georgia" w:eastAsia="Georgia" w:hAnsi="Georgia" w:cs="Georgia"/>
          <w:color w:val="333333"/>
          <w:sz w:val="24"/>
          <w:highlight w:val="white"/>
        </w:rPr>
      </w:pPr>
      <w:ins w:id="107" w:author="Justin Lin" w:date="2018-07-23T15:47:00Z">
        <w:r>
          <w:rPr>
            <w:rFonts w:ascii="Georgia" w:eastAsia="Georgia" w:hAnsi="Georgia" w:cs="Georgia"/>
            <w:color w:val="333333"/>
            <w:sz w:val="24"/>
            <w:highlight w:val="white"/>
          </w:rPr>
          <w:t>In the past two centuries, fossil energy has mostly replaced biomass for fuel and substituted for most human and animal labor,</w:t>
        </w:r>
        <w:r>
          <w:rPr>
            <w:rFonts w:eastAsiaTheme="minorHAnsi" w:cs="Calibri"/>
            <w:szCs w:val="22"/>
          </w:rPr>
          <w:fldChar w:fldCharType="begin"/>
        </w:r>
        <w:r>
          <w:instrText xml:space="preserve"> HYPERLINK "https://thebreakthrough.org/index.php/journal/past-issues/issue-2/the-planet-of-no-return" \l "foot23" \h </w:instrText>
        </w:r>
        <w:r>
          <w:rPr>
            <w:rFonts w:eastAsiaTheme="minorHAnsi" w:cs="Calibri"/>
            <w:szCs w:val="22"/>
          </w:rPr>
          <w:fldChar w:fldCharType="separate"/>
        </w:r>
        <w:r>
          <w:rPr>
            <w:rFonts w:ascii="Georgia" w:eastAsia="Georgia" w:hAnsi="Georgia" w:cs="Georgia"/>
            <w:color w:val="4FABD2"/>
            <w:sz w:val="18"/>
            <w:szCs w:val="18"/>
            <w:u w:val="single"/>
          </w:rPr>
          <w:t>23</w:t>
        </w:r>
        <w:r>
          <w:rPr>
            <w:rFonts w:ascii="Georgia" w:eastAsia="Georgia" w:hAnsi="Georgia" w:cs="Georgia"/>
            <w:color w:val="4FABD2"/>
            <w:sz w:val="18"/>
            <w:szCs w:val="18"/>
            <w:u w:val="single"/>
          </w:rPr>
          <w:fldChar w:fldCharType="end"/>
        </w:r>
        <w:r>
          <w:rPr>
            <w:rFonts w:ascii="Georgia" w:eastAsia="Georgia" w:hAnsi="Georgia" w:cs="Georgia"/>
            <w:color w:val="333333"/>
            <w:sz w:val="24"/>
            <w:highlight w:val="white"/>
          </w:rPr>
          <w:t xml:space="preserve"> revolutionizing the human capacity for ecosystem engineering, transport, and other activities. Large-scale </w:t>
        </w:r>
        <w:r>
          <w:rPr>
            <w:rFonts w:ascii="Georgia" w:eastAsia="Georgia" w:hAnsi="Georgia" w:cs="Georgia"/>
            <w:color w:val="333333"/>
            <w:sz w:val="24"/>
            <w:highlight w:val="yellow"/>
          </w:rPr>
          <w:t>industrial synthesis has introduced artificial compounds almost too numerous to count,</w:t>
        </w:r>
        <w:r>
          <w:rPr>
            <w:rFonts w:eastAsiaTheme="minorHAnsi" w:cs="Calibri"/>
            <w:szCs w:val="22"/>
          </w:rPr>
          <w:fldChar w:fldCharType="begin"/>
        </w:r>
        <w:r>
          <w:instrText xml:space="preserve"> HYPERLINK "https://thebreakthrough.org/index.php/journal/past-issues/issue-2/the-planet-of-no-return" \l "foot24" \h </w:instrText>
        </w:r>
        <w:r>
          <w:rPr>
            <w:rFonts w:eastAsiaTheme="minorHAnsi" w:cs="Calibri"/>
            <w:szCs w:val="22"/>
          </w:rPr>
          <w:fldChar w:fldCharType="separate"/>
        </w:r>
        <w:r>
          <w:rPr>
            <w:rFonts w:ascii="Georgia" w:eastAsia="Georgia" w:hAnsi="Georgia" w:cs="Georgia"/>
            <w:color w:val="4FABD2"/>
            <w:sz w:val="18"/>
            <w:szCs w:val="18"/>
            <w:highlight w:val="yellow"/>
            <w:u w:val="single"/>
          </w:rPr>
          <w:t>24</w:t>
        </w:r>
        <w:r>
          <w:rPr>
            <w:rFonts w:ascii="Georgia" w:eastAsia="Georgia" w:hAnsi="Georgia" w:cs="Georgia"/>
            <w:color w:val="4FABD2"/>
            <w:sz w:val="18"/>
            <w:szCs w:val="18"/>
            <w:highlight w:val="yellow"/>
            <w:u w:val="single"/>
          </w:rPr>
          <w:fldChar w:fldCharType="end"/>
        </w:r>
        <w:r>
          <w:rPr>
            <w:rFonts w:ascii="Georgia" w:eastAsia="Georgia" w:hAnsi="Georgia" w:cs="Georgia"/>
            <w:color w:val="333333"/>
            <w:sz w:val="24"/>
            <w:highlight w:val="yellow"/>
          </w:rPr>
          <w:t>including a wide variety used to control undesired species.</w:t>
        </w:r>
        <w:r>
          <w:rPr>
            <w:rFonts w:eastAsiaTheme="minorHAnsi" w:cs="Calibri"/>
            <w:szCs w:val="22"/>
          </w:rPr>
          <w:fldChar w:fldCharType="begin"/>
        </w:r>
        <w:r>
          <w:instrText xml:space="preserve"> HYPERLINK "https://thebreakthrough.org/index.php/journal/past-issues/issue-2/the-planet-of-no-return" \l "foot25" \h </w:instrText>
        </w:r>
        <w:r>
          <w:rPr>
            <w:rFonts w:eastAsiaTheme="minorHAnsi" w:cs="Calibri"/>
            <w:szCs w:val="22"/>
          </w:rPr>
          <w:fldChar w:fldCharType="separate"/>
        </w:r>
        <w:r>
          <w:rPr>
            <w:rFonts w:ascii="Georgia" w:eastAsia="Georgia" w:hAnsi="Georgia" w:cs="Georgia"/>
            <w:color w:val="4FABD2"/>
            <w:sz w:val="18"/>
            <w:szCs w:val="18"/>
            <w:highlight w:val="yellow"/>
            <w:u w:val="single"/>
          </w:rPr>
          <w:t>25</w:t>
        </w:r>
        <w:r>
          <w:rPr>
            <w:rFonts w:ascii="Georgia" w:eastAsia="Georgia" w:hAnsi="Georgia" w:cs="Georgia"/>
            <w:color w:val="4FABD2"/>
            <w:sz w:val="18"/>
            <w:szCs w:val="18"/>
            <w:highlight w:val="yellow"/>
            <w:u w:val="single"/>
          </w:rPr>
          <w:fldChar w:fldCharType="end"/>
        </w:r>
        <w:r>
          <w:rPr>
            <w:rFonts w:ascii="Georgia" w:eastAsia="Georgia" w:hAnsi="Georgia" w:cs="Georgia"/>
            <w:color w:val="333333"/>
            <w:sz w:val="24"/>
            <w:highlight w:val="yellow"/>
          </w:rPr>
          <w:t xml:space="preserve"> Synthetic nitrogen fertilizers </w:t>
        </w:r>
        <w:r>
          <w:rPr>
            <w:rFonts w:ascii="Georgia" w:eastAsia="Georgia" w:hAnsi="Georgia" w:cs="Georgia"/>
            <w:color w:val="333333"/>
            <w:sz w:val="24"/>
          </w:rPr>
          <w:t xml:space="preserve">have </w:t>
        </w:r>
        <w:r>
          <w:rPr>
            <w:rFonts w:ascii="Georgia" w:eastAsia="Georgia" w:hAnsi="Georgia" w:cs="Georgia"/>
            <w:color w:val="333333"/>
            <w:sz w:val="24"/>
            <w:highlight w:val="yellow"/>
          </w:rPr>
          <w:t>help</w:t>
        </w:r>
        <w:r>
          <w:rPr>
            <w:rFonts w:ascii="Georgia" w:eastAsia="Georgia" w:hAnsi="Georgia" w:cs="Georgia"/>
            <w:color w:val="333333"/>
            <w:sz w:val="24"/>
          </w:rPr>
          <w:t>ed to both</w:t>
        </w:r>
        <w:r>
          <w:rPr>
            <w:rFonts w:ascii="Georgia" w:eastAsia="Georgia" w:hAnsi="Georgia" w:cs="Georgia"/>
            <w:color w:val="333333"/>
            <w:sz w:val="24"/>
            <w:highlight w:val="yellow"/>
          </w:rPr>
          <w:t xml:space="preserve"> double the amount of </w:t>
        </w:r>
        <w:r>
          <w:rPr>
            <w:rFonts w:ascii="Georgia" w:eastAsia="Georgia" w:hAnsi="Georgia" w:cs="Georgia"/>
            <w:color w:val="333333"/>
            <w:sz w:val="24"/>
          </w:rPr>
          <w:t>biologically reactive</w:t>
        </w:r>
        <w:r>
          <w:rPr>
            <w:rFonts w:ascii="Georgia" w:eastAsia="Georgia" w:hAnsi="Georgia" w:cs="Georgia"/>
            <w:color w:val="333333"/>
            <w:sz w:val="24"/>
            <w:highlight w:val="yellow"/>
          </w:rPr>
          <w:t xml:space="preserve"> nitrogen in the Earth system and have </w:t>
        </w:r>
        <w:r>
          <w:rPr>
            <w:rFonts w:ascii="Georgia" w:eastAsia="Georgia" w:hAnsi="Georgia" w:cs="Georgia"/>
            <w:color w:val="333333"/>
            <w:sz w:val="24"/>
          </w:rPr>
          <w:t xml:space="preserve">largely </w:t>
        </w:r>
        <w:r>
          <w:rPr>
            <w:rFonts w:ascii="Georgia" w:eastAsia="Georgia" w:hAnsi="Georgia" w:cs="Georgia"/>
            <w:color w:val="333333"/>
            <w:sz w:val="24"/>
            <w:highlight w:val="yellow"/>
          </w:rPr>
          <w:t>replaced the use of native soil fertility in sustaining human populations.</w:t>
        </w:r>
        <w:r>
          <w:rPr>
            <w:rFonts w:eastAsiaTheme="minorHAnsi" w:cs="Calibri"/>
            <w:szCs w:val="22"/>
          </w:rPr>
          <w:fldChar w:fldCharType="begin"/>
        </w:r>
        <w:r>
          <w:instrText xml:space="preserve"> HYPERLINK "https://thebreakthrough.org/index.php/journal/past-issues/issue-2/the-planet-of-no-return" \l "foot26" \h </w:instrText>
        </w:r>
        <w:r>
          <w:rPr>
            <w:rFonts w:eastAsiaTheme="minorHAnsi" w:cs="Calibri"/>
            <w:szCs w:val="22"/>
          </w:rPr>
          <w:fldChar w:fldCharType="separate"/>
        </w:r>
        <w:r>
          <w:rPr>
            <w:rFonts w:ascii="Georgia" w:eastAsia="Georgia" w:hAnsi="Georgia" w:cs="Georgia"/>
            <w:color w:val="4FABD2"/>
            <w:sz w:val="18"/>
            <w:szCs w:val="18"/>
            <w:highlight w:val="yellow"/>
            <w:u w:val="single"/>
          </w:rPr>
          <w:t>26</w:t>
        </w:r>
        <w:r>
          <w:rPr>
            <w:rFonts w:ascii="Georgia" w:eastAsia="Georgia" w:hAnsi="Georgia" w:cs="Georgia"/>
            <w:color w:val="4FABD2"/>
            <w:sz w:val="18"/>
            <w:szCs w:val="18"/>
            <w:highlight w:val="yellow"/>
            <w:u w:val="single"/>
          </w:rPr>
          <w:fldChar w:fldCharType="end"/>
        </w:r>
        <w:r>
          <w:rPr>
            <w:rFonts w:ascii="Georgia" w:eastAsia="Georgia" w:hAnsi="Georgia" w:cs="Georgia"/>
            <w:color w:val="333333"/>
            <w:sz w:val="24"/>
            <w:highlight w:val="yellow"/>
          </w:rPr>
          <w:t xml:space="preserve"> Genetic engineering has accelerated gene transfer across species.</w:t>
        </w:r>
        <w:r>
          <w:rPr>
            <w:rFonts w:eastAsiaTheme="minorHAnsi" w:cs="Calibri"/>
            <w:szCs w:val="22"/>
          </w:rPr>
          <w:fldChar w:fldCharType="begin"/>
        </w:r>
        <w:r>
          <w:instrText xml:space="preserve"> HYPERLINK "https://thebreakthrough.org/index.php/journal/past-issues/issue-2/the-planet-of-no-return" \l "foot27" \h </w:instrText>
        </w:r>
        <w:r>
          <w:rPr>
            <w:rFonts w:eastAsiaTheme="minorHAnsi" w:cs="Calibri"/>
            <w:szCs w:val="22"/>
          </w:rPr>
          <w:fldChar w:fldCharType="separate"/>
        </w:r>
        <w:r>
          <w:rPr>
            <w:rFonts w:ascii="Georgia" w:eastAsia="Georgia" w:hAnsi="Georgia" w:cs="Georgia"/>
            <w:color w:val="4FABD2"/>
            <w:sz w:val="18"/>
            <w:szCs w:val="18"/>
            <w:u w:val="single"/>
          </w:rPr>
          <w:t>27</w:t>
        </w:r>
        <w:r>
          <w:rPr>
            <w:rFonts w:ascii="Georgia" w:eastAsia="Georgia" w:hAnsi="Georgia" w:cs="Georgia"/>
            <w:color w:val="4FABD2"/>
            <w:sz w:val="18"/>
            <w:szCs w:val="18"/>
            <w:u w:val="single"/>
          </w:rPr>
          <w:fldChar w:fldCharType="end"/>
        </w:r>
        <w:r>
          <w:rPr>
            <w:rFonts w:ascii="Georgia" w:eastAsia="Georgia" w:hAnsi="Georgia" w:cs="Georgia"/>
            <w:color w:val="333333"/>
            <w:sz w:val="24"/>
            <w:highlight w:val="white"/>
          </w:rPr>
          <w:t xml:space="preserve"> The waste products of human systems are felt almost everywhere on land, water, and air, including emissions of carbon dioxide rapid enough to acidify the oceans and change the climate system at rates likely unprecedented in Earth's history.</w:t>
        </w:r>
        <w:r>
          <w:rPr>
            <w:rFonts w:eastAsiaTheme="minorHAnsi" w:cs="Calibri"/>
            <w:szCs w:val="22"/>
          </w:rPr>
          <w:fldChar w:fldCharType="begin"/>
        </w:r>
        <w:r>
          <w:instrText xml:space="preserve"> HYPERLINK "https://thebreakthrough.org/index.php/journal/past-issues/issue-2/the-planet-of-no-return" \l "foot28" \h </w:instrText>
        </w:r>
        <w:r>
          <w:rPr>
            <w:rFonts w:eastAsiaTheme="minorHAnsi" w:cs="Calibri"/>
            <w:szCs w:val="22"/>
          </w:rPr>
          <w:fldChar w:fldCharType="separate"/>
        </w:r>
        <w:r>
          <w:rPr>
            <w:rFonts w:ascii="Georgia" w:eastAsia="Georgia" w:hAnsi="Georgia" w:cs="Georgia"/>
            <w:color w:val="4FABD2"/>
            <w:sz w:val="18"/>
            <w:szCs w:val="18"/>
            <w:u w:val="single"/>
          </w:rPr>
          <w:t>28</w:t>
        </w:r>
        <w:r>
          <w:rPr>
            <w:rFonts w:ascii="Georgia" w:eastAsia="Georgia" w:hAnsi="Georgia" w:cs="Georgia"/>
            <w:color w:val="4FABD2"/>
            <w:sz w:val="18"/>
            <w:szCs w:val="18"/>
            <w:u w:val="single"/>
          </w:rPr>
          <w:fldChar w:fldCharType="end"/>
        </w:r>
        <w:r>
          <w:rPr>
            <w:rFonts w:ascii="Georgia" w:eastAsia="Georgia" w:hAnsi="Georgia" w:cs="Georgia"/>
            <w:color w:val="333333"/>
            <w:sz w:val="24"/>
            <w:highlight w:val="white"/>
          </w:rPr>
          <w:t xml:space="preserve"> Wild fish and forests have almost disappeared,</w:t>
        </w:r>
        <w:r>
          <w:rPr>
            <w:rFonts w:eastAsiaTheme="minorHAnsi" w:cs="Calibri"/>
            <w:szCs w:val="22"/>
          </w:rPr>
          <w:fldChar w:fldCharType="begin"/>
        </w:r>
        <w:r>
          <w:instrText xml:space="preserve"> HYPERLINK "https://thebreakthrough.org/index.php/journal/past-issues/issue-2/the-planet-of-no-return" \l "foot29" \h </w:instrText>
        </w:r>
        <w:r>
          <w:rPr>
            <w:rFonts w:eastAsiaTheme="minorHAnsi" w:cs="Calibri"/>
            <w:szCs w:val="22"/>
          </w:rPr>
          <w:fldChar w:fldCharType="separate"/>
        </w:r>
        <w:r>
          <w:rPr>
            <w:rFonts w:ascii="Georgia" w:eastAsia="Georgia" w:hAnsi="Georgia" w:cs="Georgia"/>
            <w:color w:val="4FABD2"/>
            <w:sz w:val="18"/>
            <w:szCs w:val="18"/>
            <w:u w:val="single"/>
          </w:rPr>
          <w:t>29</w:t>
        </w:r>
        <w:r>
          <w:rPr>
            <w:rFonts w:ascii="Georgia" w:eastAsia="Georgia" w:hAnsi="Georgia" w:cs="Georgia"/>
            <w:color w:val="4FABD2"/>
            <w:sz w:val="18"/>
            <w:szCs w:val="18"/>
            <w:u w:val="single"/>
          </w:rPr>
          <w:fldChar w:fldCharType="end"/>
        </w:r>
        <w:r>
          <w:rPr>
            <w:rFonts w:ascii="Georgia" w:eastAsia="Georgia" w:hAnsi="Georgia" w:cs="Georgia"/>
            <w:color w:val="333333"/>
            <w:sz w:val="24"/>
            <w:highlight w:val="white"/>
          </w:rPr>
          <w:t xml:space="preserve"> receding into the depths of our ancestral memory.  </w:t>
        </w:r>
      </w:ins>
    </w:p>
    <w:p w14:paraId="3DB2B424" w14:textId="77777777" w:rsidR="006444BB" w:rsidRDefault="006444BB" w:rsidP="006444BB">
      <w:pPr>
        <w:spacing w:after="220" w:line="240" w:lineRule="auto"/>
        <w:ind w:firstLine="720"/>
        <w:rPr>
          <w:ins w:id="108" w:author="Justin Lin" w:date="2018-07-23T15:47:00Z"/>
          <w:rFonts w:ascii="Georgia" w:eastAsia="Georgia" w:hAnsi="Georgia" w:cs="Georgia"/>
          <w:color w:val="333333"/>
          <w:sz w:val="24"/>
          <w:highlight w:val="white"/>
        </w:rPr>
      </w:pPr>
      <w:ins w:id="109" w:author="Justin Lin" w:date="2018-07-23T15:47:00Z">
        <w:r>
          <w:rPr>
            <w:rFonts w:ascii="Georgia" w:eastAsia="Georgia" w:hAnsi="Georgia" w:cs="Georgia"/>
            <w:color w:val="333333"/>
            <w:sz w:val="24"/>
            <w:highlight w:val="yellow"/>
          </w:rPr>
          <w:t>At the same time, advances in hygiene and medicine have dramatically increased human health and life expectancy</w:t>
        </w:r>
        <w:r>
          <w:rPr>
            <w:rFonts w:ascii="Georgia" w:eastAsia="Georgia" w:hAnsi="Georgia" w:cs="Georgia"/>
            <w:color w:val="333333"/>
            <w:sz w:val="24"/>
            <w:highlight w:val="white"/>
          </w:rPr>
          <w:t>.</w:t>
        </w:r>
        <w:r>
          <w:rPr>
            <w:rFonts w:eastAsiaTheme="minorHAnsi" w:cs="Calibri"/>
            <w:szCs w:val="22"/>
          </w:rPr>
          <w:fldChar w:fldCharType="begin"/>
        </w:r>
        <w:r>
          <w:instrText xml:space="preserve"> HYPERLINK "https://thebreakthrough.org/index.php/journal/past-issues/issue-2/the-planet-of-no-return" \l "foot30" \h </w:instrText>
        </w:r>
        <w:r>
          <w:rPr>
            <w:rFonts w:eastAsiaTheme="minorHAnsi" w:cs="Calibri"/>
            <w:szCs w:val="22"/>
          </w:rPr>
          <w:fldChar w:fldCharType="separate"/>
        </w:r>
        <w:r>
          <w:rPr>
            <w:rFonts w:ascii="Georgia" w:eastAsia="Georgia" w:hAnsi="Georgia" w:cs="Georgia"/>
            <w:color w:val="4FABD2"/>
            <w:sz w:val="18"/>
            <w:szCs w:val="18"/>
            <w:u w:val="single"/>
          </w:rPr>
          <w:t>30</w:t>
        </w:r>
        <w:r>
          <w:rPr>
            <w:rFonts w:ascii="Georgia" w:eastAsia="Georgia" w:hAnsi="Georgia" w:cs="Georgia"/>
            <w:color w:val="4FABD2"/>
            <w:sz w:val="18"/>
            <w:szCs w:val="18"/>
            <w:u w:val="single"/>
          </w:rPr>
          <w:fldChar w:fldCharType="end"/>
        </w:r>
        <w:r>
          <w:rPr>
            <w:rFonts w:ascii="Georgia" w:eastAsia="Georgia" w:hAnsi="Georgia" w:cs="Georgia"/>
            <w:color w:val="333333"/>
            <w:sz w:val="24"/>
            <w:highlight w:val="white"/>
          </w:rPr>
          <w:t xml:space="preserve"> Industrial human systems are far more connected globally and evolve more rapidly than prior social systems, accelerating the pace of social change and interaction, technological innovation, material exchange, as well as the entire tempo of human interactions with the Earth system.</w:t>
        </w:r>
        <w:r>
          <w:rPr>
            <w:rFonts w:eastAsiaTheme="minorHAnsi" w:cs="Calibri"/>
            <w:szCs w:val="22"/>
          </w:rPr>
          <w:fldChar w:fldCharType="begin"/>
        </w:r>
        <w:r>
          <w:instrText xml:space="preserve"> HYPERLINK "https://thebreakthrough.org/index.php/journal/past-issues/issue-2/the-planet-of-no-return" \l "foot31" \h </w:instrText>
        </w:r>
        <w:r>
          <w:rPr>
            <w:rFonts w:eastAsiaTheme="minorHAnsi" w:cs="Calibri"/>
            <w:szCs w:val="22"/>
          </w:rPr>
          <w:fldChar w:fldCharType="separate"/>
        </w:r>
        <w:r>
          <w:rPr>
            <w:rFonts w:ascii="Georgia" w:eastAsia="Georgia" w:hAnsi="Georgia" w:cs="Georgia"/>
            <w:color w:val="4FABD2"/>
            <w:sz w:val="18"/>
            <w:szCs w:val="18"/>
            <w:u w:val="single"/>
          </w:rPr>
          <w:t>31</w:t>
        </w:r>
        <w:r>
          <w:rPr>
            <w:rFonts w:ascii="Georgia" w:eastAsia="Georgia" w:hAnsi="Georgia" w:cs="Georgia"/>
            <w:color w:val="4FABD2"/>
            <w:sz w:val="18"/>
            <w:szCs w:val="18"/>
            <w:u w:val="single"/>
          </w:rPr>
          <w:fldChar w:fldCharType="end"/>
        </w:r>
        <w:r>
          <w:rPr>
            <w:rFonts w:ascii="Georgia" w:eastAsia="Georgia" w:hAnsi="Georgia" w:cs="Georgia"/>
            <w:color w:val="333333"/>
            <w:sz w:val="24"/>
            <w:highlight w:val="white"/>
          </w:rPr>
          <w:t xml:space="preserve"> Over the last two centuries (and especially the past fifty years) </w:t>
        </w:r>
        <w:r>
          <w:rPr>
            <w:rFonts w:ascii="Georgia" w:eastAsia="Georgia" w:hAnsi="Georgia" w:cs="Georgia"/>
            <w:color w:val="333333"/>
            <w:sz w:val="24"/>
            <w:highlight w:val="yellow"/>
          </w:rPr>
          <w:t>most humans have enjoyed longer, healthier, and freer lives than we ever did</w:t>
        </w:r>
        <w:r>
          <w:rPr>
            <w:rFonts w:ascii="Georgia" w:eastAsia="Georgia" w:hAnsi="Georgia" w:cs="Georgia"/>
            <w:color w:val="333333"/>
            <w:sz w:val="24"/>
            <w:highlight w:val="white"/>
          </w:rPr>
          <w:t xml:space="preserve"> during the Holocene.  </w:t>
        </w:r>
      </w:ins>
    </w:p>
    <w:p w14:paraId="0BB59EA6" w14:textId="77777777" w:rsidR="006444BB" w:rsidRDefault="006444BB" w:rsidP="006444BB">
      <w:pPr>
        <w:spacing w:after="220" w:line="240" w:lineRule="auto"/>
        <w:ind w:firstLine="720"/>
        <w:rPr>
          <w:ins w:id="110" w:author="Justin Lin" w:date="2018-07-23T15:47:00Z"/>
          <w:rFonts w:ascii="Georgia" w:eastAsia="Georgia" w:hAnsi="Georgia" w:cs="Georgia"/>
          <w:color w:val="333333"/>
          <w:sz w:val="24"/>
          <w:highlight w:val="yellow"/>
        </w:rPr>
      </w:pPr>
      <w:ins w:id="111" w:author="Justin Lin" w:date="2018-07-23T15:47:00Z">
        <w:r>
          <w:rPr>
            <w:rFonts w:ascii="Georgia" w:eastAsia="Georgia" w:hAnsi="Georgia" w:cs="Georgia"/>
            <w:color w:val="333333"/>
            <w:sz w:val="24"/>
            <w:highlight w:val="yellow"/>
          </w:rPr>
          <w:t>There is no sign that these processes or their dynamics are slowing down in any way -- an indication of their resilience in the face of change.</w:t>
        </w:r>
        <w:r>
          <w:rPr>
            <w:rFonts w:eastAsiaTheme="minorHAnsi" w:cs="Calibri"/>
            <w:szCs w:val="22"/>
          </w:rPr>
          <w:fldChar w:fldCharType="begin"/>
        </w:r>
        <w:r>
          <w:instrText xml:space="preserve"> HYPERLINK "https://thebreakthrough.org/index.php/journal/past-issues/issue-2/the-planet-of-no-return" \l "foot32" \h </w:instrText>
        </w:r>
        <w:r>
          <w:rPr>
            <w:rFonts w:eastAsiaTheme="minorHAnsi" w:cs="Calibri"/>
            <w:szCs w:val="22"/>
          </w:rPr>
          <w:fldChar w:fldCharType="separate"/>
        </w:r>
        <w:r>
          <w:rPr>
            <w:rFonts w:ascii="Georgia" w:eastAsia="Georgia" w:hAnsi="Georgia" w:cs="Georgia"/>
            <w:color w:val="4FABD2"/>
            <w:sz w:val="18"/>
            <w:szCs w:val="18"/>
            <w:highlight w:val="yellow"/>
            <w:u w:val="single"/>
          </w:rPr>
          <w:t>32</w:t>
        </w:r>
        <w:r>
          <w:rPr>
            <w:rFonts w:ascii="Georgia" w:eastAsia="Georgia" w:hAnsi="Georgia" w:cs="Georgia"/>
            <w:color w:val="4FABD2"/>
            <w:sz w:val="18"/>
            <w:szCs w:val="18"/>
            <w:highlight w:val="yellow"/>
            <w:u w:val="single"/>
          </w:rPr>
          <w:fldChar w:fldCharType="end"/>
        </w:r>
        <w:r>
          <w:rPr>
            <w:rFonts w:ascii="Georgia" w:eastAsia="Georgia" w:hAnsi="Georgia" w:cs="Georgia"/>
            <w:color w:val="333333"/>
            <w:sz w:val="24"/>
            <w:highlight w:val="yellow"/>
          </w:rPr>
          <w:t xml:space="preserve"> </w:t>
        </w:r>
        <w:r>
          <w:rPr>
            <w:rFonts w:ascii="Georgia" w:eastAsia="Georgia" w:hAnsi="Georgia" w:cs="Georgia"/>
            <w:color w:val="333333"/>
            <w:sz w:val="24"/>
          </w:rPr>
          <w:t>As far as food and other basic resources are concerned</w:t>
        </w:r>
        <w:r>
          <w:rPr>
            <w:rFonts w:ascii="Georgia" w:eastAsia="Georgia" w:hAnsi="Georgia" w:cs="Georgia"/>
            <w:color w:val="333333"/>
            <w:sz w:val="24"/>
            <w:highlight w:val="yellow"/>
          </w:rPr>
          <w:t>, we remain far from any physically determined limits to the growth and sustenance of our populations.</w:t>
        </w:r>
        <w:r>
          <w:rPr>
            <w:rFonts w:eastAsiaTheme="minorHAnsi" w:cs="Calibri"/>
            <w:szCs w:val="22"/>
          </w:rPr>
          <w:fldChar w:fldCharType="begin"/>
        </w:r>
        <w:r>
          <w:instrText xml:space="preserve"> HYPERLINK "https://thebreakthrough.org/index.php/journal/past-issues/issue-2/the-planet-of-no-return" \l "foot33" \h </w:instrText>
        </w:r>
        <w:r>
          <w:rPr>
            <w:rFonts w:eastAsiaTheme="minorHAnsi" w:cs="Calibri"/>
            <w:szCs w:val="22"/>
          </w:rPr>
          <w:fldChar w:fldCharType="separate"/>
        </w:r>
        <w:r>
          <w:rPr>
            <w:rFonts w:ascii="Georgia" w:eastAsia="Georgia" w:hAnsi="Georgia" w:cs="Georgia"/>
            <w:color w:val="4FABD2"/>
            <w:sz w:val="18"/>
            <w:szCs w:val="18"/>
            <w:highlight w:val="yellow"/>
            <w:u w:val="single"/>
          </w:rPr>
          <w:t>33</w:t>
        </w:r>
        <w:r>
          <w:rPr>
            <w:rFonts w:ascii="Georgia" w:eastAsia="Georgia" w:hAnsi="Georgia" w:cs="Georgia"/>
            <w:color w:val="4FABD2"/>
            <w:sz w:val="18"/>
            <w:szCs w:val="18"/>
            <w:highlight w:val="yellow"/>
            <w:u w:val="single"/>
          </w:rPr>
          <w:fldChar w:fldCharType="end"/>
        </w:r>
        <w:r>
          <w:rPr>
            <w:rFonts w:ascii="Georgia" w:eastAsia="Georgia" w:hAnsi="Georgia" w:cs="Georgia"/>
            <w:color w:val="333333"/>
            <w:sz w:val="24"/>
            <w:highlight w:val="yellow"/>
          </w:rPr>
          <w:t xml:space="preserve"> For better or for worse, humans appear fully capable of continuing to support a burgeoning population by engineering and transforming the planet. </w:t>
        </w:r>
      </w:ins>
    </w:p>
    <w:p w14:paraId="51940A6A" w14:textId="77777777" w:rsidR="006444BB" w:rsidRDefault="006444BB" w:rsidP="006444BB">
      <w:pPr>
        <w:spacing w:after="220" w:line="240" w:lineRule="auto"/>
        <w:ind w:firstLine="720"/>
        <w:rPr>
          <w:ins w:id="112" w:author="Justin Lin" w:date="2018-07-23T15:47:00Z"/>
          <w:rFonts w:ascii="Georgia" w:eastAsia="Georgia" w:hAnsi="Georgia" w:cs="Georgia"/>
          <w:color w:val="333333"/>
          <w:sz w:val="24"/>
          <w:highlight w:val="yellow"/>
        </w:rPr>
      </w:pPr>
    </w:p>
    <w:p w14:paraId="3760629E" w14:textId="77777777" w:rsidR="006444BB" w:rsidRDefault="006444BB" w:rsidP="006444BB">
      <w:pPr>
        <w:pStyle w:val="Heading4"/>
        <w:rPr>
          <w:ins w:id="113" w:author="Justin Lin" w:date="2018-07-23T15:47:00Z"/>
        </w:rPr>
      </w:pPr>
      <w:ins w:id="114" w:author="Justin Lin" w:date="2018-07-23T15:47:00Z">
        <w:r>
          <w:rPr>
            <w:rFonts w:eastAsia="Calibri" w:cs="Calibri"/>
          </w:rPr>
          <w:t>As the Earth changes, humans will continue to adapt their lifestyles and the Earth to sustain a larger population</w:t>
        </w:r>
      </w:ins>
    </w:p>
    <w:p w14:paraId="07B426A3" w14:textId="77777777" w:rsidR="006444BB" w:rsidRDefault="006444BB" w:rsidP="006444BB">
      <w:pPr>
        <w:rPr>
          <w:ins w:id="115" w:author="Justin Lin" w:date="2018-07-23T15:47:00Z"/>
          <w:rFonts w:ascii="Times New Roman" w:eastAsia="Times New Roman" w:hAnsi="Times New Roman" w:cs="Times New Roman"/>
          <w:color w:val="333333"/>
          <w:sz w:val="16"/>
          <w:szCs w:val="16"/>
        </w:rPr>
      </w:pPr>
      <w:ins w:id="116" w:author="Justin Lin" w:date="2018-07-23T15:47:00Z">
        <w:r>
          <w:rPr>
            <w:b/>
          </w:rPr>
          <w:t xml:space="preserve">Ellis 12 </w:t>
        </w:r>
        <w:r>
          <w:rPr>
            <w:sz w:val="16"/>
            <w:szCs w:val="16"/>
          </w:rPr>
          <w:t xml:space="preserve">(Erle Ellis, </w:t>
        </w:r>
        <w:r>
          <w:rPr>
            <w:rFonts w:ascii="Times New Roman" w:eastAsia="Times New Roman" w:hAnsi="Times New Roman" w:cs="Times New Roman"/>
            <w:color w:val="333333"/>
            <w:sz w:val="16"/>
            <w:szCs w:val="16"/>
          </w:rPr>
          <w:t>Erle Ellis is an environmental scientist at the University of Maryland, Baltimore County and a leading theorist of the Anthropocene, the age of humans</w:t>
        </w:r>
        <w:proofErr w:type="gramStart"/>
        <w:r>
          <w:rPr>
            <w:rFonts w:ascii="Times New Roman" w:eastAsia="Times New Roman" w:hAnsi="Times New Roman" w:cs="Times New Roman"/>
            <w:color w:val="333333"/>
            <w:sz w:val="16"/>
            <w:szCs w:val="16"/>
          </w:rPr>
          <w:t>.,</w:t>
        </w:r>
        <w:proofErr w:type="gramEnd"/>
        <w:r>
          <w:rPr>
            <w:rFonts w:ascii="Times New Roman" w:eastAsia="Times New Roman" w:hAnsi="Times New Roman" w:cs="Times New Roman"/>
            <w:color w:val="333333"/>
            <w:sz w:val="16"/>
            <w:szCs w:val="16"/>
          </w:rPr>
          <w:t xml:space="preserve"> Winter 2012, </w:t>
        </w:r>
        <w:r>
          <w:rPr>
            <w:rFonts w:ascii="Times New Roman" w:eastAsia="Times New Roman" w:hAnsi="Times New Roman" w:cs="Times New Roman"/>
            <w:i/>
            <w:color w:val="333333"/>
            <w:sz w:val="16"/>
            <w:szCs w:val="16"/>
          </w:rPr>
          <w:t>The Planet of No Return</w:t>
        </w:r>
        <w:r>
          <w:rPr>
            <w:rFonts w:ascii="Times New Roman" w:eastAsia="Times New Roman" w:hAnsi="Times New Roman" w:cs="Times New Roman"/>
            <w:color w:val="333333"/>
            <w:sz w:val="16"/>
            <w:szCs w:val="16"/>
          </w:rPr>
          <w:t xml:space="preserve">, The Breakthrough, </w:t>
        </w:r>
        <w:r>
          <w:rPr>
            <w:rFonts w:eastAsiaTheme="minorHAnsi" w:cs="Calibri"/>
            <w:szCs w:val="22"/>
          </w:rPr>
          <w:fldChar w:fldCharType="begin"/>
        </w:r>
        <w:r>
          <w:instrText xml:space="preserve"> HYPERLINK "https://thebreakthrough.org/index.php/journal/past-issues/issue-2/the-planet-of-no-return" \h </w:instrText>
        </w:r>
        <w:r>
          <w:rPr>
            <w:rFonts w:eastAsiaTheme="minorHAnsi" w:cs="Calibri"/>
            <w:szCs w:val="22"/>
          </w:rPr>
          <w:fldChar w:fldCharType="separate"/>
        </w:r>
        <w:r>
          <w:rPr>
            <w:rFonts w:ascii="Times New Roman" w:eastAsia="Times New Roman" w:hAnsi="Times New Roman" w:cs="Times New Roman"/>
            <w:color w:val="1155CC"/>
            <w:sz w:val="16"/>
            <w:szCs w:val="16"/>
            <w:u w:val="single"/>
          </w:rPr>
          <w:t>https://thebreakthrough.org/index.php/journal/past-issues/issue-2/the-planet-of-no-return</w:t>
        </w:r>
        <w:r>
          <w:rPr>
            <w:rFonts w:ascii="Times New Roman" w:eastAsia="Times New Roman" w:hAnsi="Times New Roman" w:cs="Times New Roman"/>
            <w:color w:val="1155CC"/>
            <w:sz w:val="16"/>
            <w:szCs w:val="16"/>
            <w:u w:val="single"/>
          </w:rPr>
          <w:fldChar w:fldCharType="end"/>
        </w:r>
        <w:r>
          <w:rPr>
            <w:rFonts w:ascii="Times New Roman" w:eastAsia="Times New Roman" w:hAnsi="Times New Roman" w:cs="Times New Roman"/>
            <w:color w:val="333333"/>
            <w:sz w:val="16"/>
            <w:szCs w:val="16"/>
          </w:rPr>
          <w:t>) // MD</w:t>
        </w:r>
      </w:ins>
    </w:p>
    <w:p w14:paraId="253AE986" w14:textId="77777777" w:rsidR="006444BB" w:rsidRDefault="006444BB" w:rsidP="006444BB">
      <w:pPr>
        <w:spacing w:line="240" w:lineRule="auto"/>
        <w:rPr>
          <w:ins w:id="117" w:author="Justin Lin" w:date="2018-07-23T15:47:00Z"/>
          <w:rFonts w:ascii="Times New Roman" w:eastAsia="Times New Roman" w:hAnsi="Times New Roman" w:cs="Times New Roman"/>
          <w:color w:val="333333"/>
          <w:sz w:val="16"/>
          <w:szCs w:val="16"/>
        </w:rPr>
      </w:pPr>
    </w:p>
    <w:p w14:paraId="601D76E5" w14:textId="77777777" w:rsidR="006444BB" w:rsidRDefault="006444BB" w:rsidP="006444BB">
      <w:pPr>
        <w:shd w:val="clear" w:color="auto" w:fill="FFFFFF"/>
        <w:spacing w:after="460" w:line="240" w:lineRule="auto"/>
        <w:ind w:firstLine="720"/>
        <w:rPr>
          <w:ins w:id="118" w:author="Justin Lin" w:date="2018-07-23T15:47:00Z"/>
          <w:rFonts w:ascii="Georgia" w:eastAsia="Georgia" w:hAnsi="Georgia" w:cs="Georgia"/>
          <w:color w:val="333333"/>
        </w:rPr>
      </w:pPr>
      <w:ins w:id="119" w:author="Justin Lin" w:date="2018-07-23T15:47:00Z">
        <w:r>
          <w:rPr>
            <w:rFonts w:ascii="Georgia" w:eastAsia="Georgia" w:hAnsi="Georgia" w:cs="Georgia"/>
            <w:color w:val="333333"/>
          </w:rPr>
          <w:t xml:space="preserve">With urbanization shaping the Industrial Age, and </w:t>
        </w:r>
        <w:r>
          <w:rPr>
            <w:rFonts w:ascii="Georgia" w:eastAsia="Georgia" w:hAnsi="Georgia" w:cs="Georgia"/>
            <w:color w:val="333333"/>
            <w:highlight w:val="yellow"/>
          </w:rPr>
          <w:t>as we move rapidly into the most artificial environments we have ever created</w:t>
        </w:r>
        <w:r>
          <w:rPr>
            <w:rFonts w:ascii="Georgia" w:eastAsia="Georgia" w:hAnsi="Georgia" w:cs="Georgia"/>
            <w:color w:val="333333"/>
          </w:rPr>
          <w:t xml:space="preserve">, the decisions we must make are ever clearer. Indeed, even as urbanization drives advances in some forms of agricultural productivity, the trend is rapidly spelling an end to some of the most ancient and productive agricultural human systems the world has ever seen -- the ancient rice paddies of Asia are being transformed into factory floors. As we did at the end of the Paleolithic, </w:t>
        </w:r>
        <w:r>
          <w:rPr>
            <w:rFonts w:ascii="Georgia" w:eastAsia="Georgia" w:hAnsi="Georgia" w:cs="Georgia"/>
            <w:color w:val="333333"/>
            <w:highlight w:val="yellow"/>
          </w:rPr>
          <w:t>most of humanity is defecting from the older ways</w:t>
        </w:r>
        <w:r>
          <w:rPr>
            <w:rFonts w:ascii="Georgia" w:eastAsia="Georgia" w:hAnsi="Georgia" w:cs="Georgia"/>
            <w:color w:val="333333"/>
          </w:rPr>
          <w:t xml:space="preserve">, which will soon become hobbies for the elite and nostalgic memories for the rest of humanity. Just as wild forests, wild game, and soon, wild fish disappear, so do the human systems associated with them. </w:t>
        </w:r>
      </w:ins>
    </w:p>
    <w:p w14:paraId="65671864" w14:textId="77777777" w:rsidR="006444BB" w:rsidRDefault="006444BB" w:rsidP="006444BB">
      <w:pPr>
        <w:shd w:val="clear" w:color="auto" w:fill="FFFFFF"/>
        <w:spacing w:after="460" w:line="240" w:lineRule="auto"/>
        <w:ind w:firstLine="720"/>
        <w:rPr>
          <w:ins w:id="120" w:author="Justin Lin" w:date="2018-07-23T15:47:00Z"/>
          <w:rFonts w:ascii="Georgia" w:eastAsia="Georgia" w:hAnsi="Georgia" w:cs="Georgia"/>
          <w:color w:val="333333"/>
        </w:rPr>
      </w:pPr>
      <w:ins w:id="121" w:author="Justin Lin" w:date="2018-07-23T15:47:00Z">
        <w:r>
          <w:rPr>
            <w:rFonts w:ascii="Georgia" w:eastAsia="Georgia" w:hAnsi="Georgia" w:cs="Georgia"/>
            <w:color w:val="333333"/>
            <w:highlight w:val="yellow"/>
          </w:rPr>
          <w:t xml:space="preserve">While there is nothing particularly good about a planet hotter than our ancestors ever experienced </w:t>
        </w:r>
        <w:r>
          <w:rPr>
            <w:rFonts w:ascii="Georgia" w:eastAsia="Georgia" w:hAnsi="Georgia" w:cs="Georgia"/>
            <w:color w:val="333333"/>
          </w:rPr>
          <w:t>-- not to mention one free of wild forests or wild fish -- i</w:t>
        </w:r>
        <w:r>
          <w:rPr>
            <w:rFonts w:ascii="Georgia" w:eastAsia="Georgia" w:hAnsi="Georgia" w:cs="Georgia"/>
            <w:color w:val="333333"/>
            <w:highlight w:val="yellow"/>
          </w:rPr>
          <w:t xml:space="preserve">t seems all too evident that human systems are prepared to adapt to and prosper in the hotter, less biodiverse planet that we are busily creating. </w:t>
        </w:r>
        <w:r>
          <w:rPr>
            <w:rFonts w:ascii="Georgia" w:eastAsia="Georgia" w:hAnsi="Georgia" w:cs="Georgia"/>
            <w:color w:val="333333"/>
          </w:rPr>
          <w:t>The "planetary boundaries" hypothesis asserts that biophysical limits are the ultimate constraints on the human enterprise.</w:t>
        </w:r>
        <w:r>
          <w:rPr>
            <w:rFonts w:eastAsiaTheme="minorHAnsi" w:cs="Calibri"/>
          </w:rPr>
          <w:fldChar w:fldCharType="begin"/>
        </w:r>
        <w:r>
          <w:instrText xml:space="preserve"> HYPERLINK "https://thebreakthrough.org/index.php/journal/past-issues/issue-2/the-planet-of-no-return" \l "foot1" \h </w:instrText>
        </w:r>
        <w:r>
          <w:rPr>
            <w:rFonts w:eastAsiaTheme="minorHAnsi" w:cs="Calibri"/>
          </w:rPr>
          <w:fldChar w:fldCharType="separate"/>
        </w:r>
        <w:r>
          <w:rPr>
            <w:rFonts w:ascii="Georgia" w:eastAsia="Georgia" w:hAnsi="Georgia" w:cs="Georgia"/>
            <w:color w:val="4FABD2"/>
            <w:u w:val="single"/>
          </w:rPr>
          <w:t>1</w:t>
        </w:r>
        <w:r>
          <w:rPr>
            <w:rFonts w:ascii="Georgia" w:eastAsia="Georgia" w:hAnsi="Georgia" w:cs="Georgia"/>
            <w:color w:val="4FABD2"/>
            <w:u w:val="single"/>
          </w:rPr>
          <w:fldChar w:fldCharType="end"/>
        </w:r>
        <w:r>
          <w:rPr>
            <w:rFonts w:ascii="Georgia" w:eastAsia="Georgia" w:hAnsi="Georgia" w:cs="Georgia"/>
            <w:color w:val="333333"/>
          </w:rPr>
          <w:t xml:space="preserve">Yet </w:t>
        </w:r>
        <w:r>
          <w:rPr>
            <w:rFonts w:ascii="Georgia" w:eastAsia="Georgia" w:hAnsi="Georgia" w:cs="Georgia"/>
            <w:color w:val="333333"/>
            <w:highlight w:val="yellow"/>
          </w:rPr>
          <w:t>the evidence shows clearly that the human enterprise has continued to expand beyond natural limits for millennia</w:t>
        </w:r>
        <w:r>
          <w:rPr>
            <w:rFonts w:ascii="Georgia" w:eastAsia="Georgia" w:hAnsi="Georgia" w:cs="Georgia"/>
            <w:color w:val="333333"/>
          </w:rPr>
          <w:t xml:space="preserve">. Indeed, the history of human civilization might be characterized as a history of transgressing natural limits and thriving. While the Holocene's relatively stable conditions certainly helped support the rise and expansion of agricultural systems, we should not assume that agriculture can only thrive under those particular conditions. Indeed, agriculture already thrives across climatic extremes whose variance goes far beyond anything likely to result from human-caused climate change. </w:t>
        </w:r>
      </w:ins>
    </w:p>
    <w:p w14:paraId="3F1F8F11" w14:textId="77777777" w:rsidR="006444BB" w:rsidRDefault="006444BB" w:rsidP="006444BB">
      <w:pPr>
        <w:shd w:val="clear" w:color="auto" w:fill="FFFFFF"/>
        <w:spacing w:after="460" w:line="240" w:lineRule="auto"/>
        <w:ind w:firstLine="720"/>
        <w:rPr>
          <w:ins w:id="122" w:author="Justin Lin" w:date="2018-07-23T15:47:00Z"/>
          <w:rFonts w:ascii="Georgia" w:eastAsia="Georgia" w:hAnsi="Georgia" w:cs="Georgia"/>
          <w:color w:val="333333"/>
          <w:highlight w:val="yellow"/>
        </w:rPr>
      </w:pPr>
      <w:ins w:id="123" w:author="Justin Lin" w:date="2018-07-23T15:47:00Z">
        <w:r>
          <w:rPr>
            <w:rFonts w:ascii="Georgia" w:eastAsia="Georgia" w:hAnsi="Georgia" w:cs="Georgia"/>
            <w:color w:val="333333"/>
            <w:highlight w:val="yellow"/>
          </w:rPr>
          <w:t xml:space="preserve"> The </w:t>
        </w:r>
        <w:r>
          <w:rPr>
            <w:rFonts w:ascii="Georgia" w:eastAsia="Georgia" w:hAnsi="Georgia" w:cs="Georgia"/>
            <w:color w:val="333333"/>
          </w:rPr>
          <w:t xml:space="preserve">Earth we have inherited from our ancestors is now our responsibility. It is not natural limits that will determine whether this planet will sustain a robust measure of its evolutionary inheritance into the future. Our powers may yet exceed our ability to manage them, but there is no alternative except to shoulder the mantle of planetary stewardship. A good, or at least a better, Anthropocene is within our grasp. Creating that </w:t>
        </w:r>
        <w:r>
          <w:rPr>
            <w:rFonts w:ascii="Georgia" w:eastAsia="Georgia" w:hAnsi="Georgia" w:cs="Georgia"/>
            <w:color w:val="333333"/>
            <w:highlight w:val="yellow"/>
          </w:rPr>
          <w:t>future will mean going beyond fears of transgressing natural limits and nostalgic hopes of returning to some pastoral or pristine era.</w:t>
        </w:r>
        <w:r>
          <w:rPr>
            <w:rFonts w:ascii="Georgia" w:eastAsia="Georgia" w:hAnsi="Georgia" w:cs="Georgia"/>
            <w:color w:val="333333"/>
          </w:rPr>
          <w:t xml:space="preserve"> Most of all, </w:t>
        </w:r>
        <w:r>
          <w:rPr>
            <w:rFonts w:ascii="Georgia" w:eastAsia="Georgia" w:hAnsi="Georgia" w:cs="Georgia"/>
            <w:color w:val="333333"/>
            <w:highlight w:val="yellow"/>
          </w:rPr>
          <w:t>we must not see</w:t>
        </w:r>
        <w:r>
          <w:rPr>
            <w:rFonts w:ascii="Georgia" w:eastAsia="Georgia" w:hAnsi="Georgia" w:cs="Georgia"/>
            <w:color w:val="333333"/>
          </w:rPr>
          <w:t xml:space="preserve"> the Anthropocene as </w:t>
        </w:r>
        <w:r>
          <w:rPr>
            <w:rFonts w:ascii="Georgia" w:eastAsia="Georgia" w:hAnsi="Georgia" w:cs="Georgia"/>
            <w:color w:val="333333"/>
            <w:highlight w:val="yellow"/>
          </w:rPr>
          <w:t>a crisis, but</w:t>
        </w:r>
        <w:r>
          <w:rPr>
            <w:rFonts w:ascii="Georgia" w:eastAsia="Georgia" w:hAnsi="Georgia" w:cs="Georgia"/>
            <w:color w:val="333333"/>
          </w:rPr>
          <w:t xml:space="preserve"> as </w:t>
        </w:r>
        <w:r>
          <w:rPr>
            <w:rFonts w:ascii="Georgia" w:eastAsia="Georgia" w:hAnsi="Georgia" w:cs="Georgia"/>
            <w:color w:val="333333"/>
            <w:highlight w:val="yellow"/>
          </w:rPr>
          <w:t xml:space="preserve">the beginning of a new geological epoch ripe with human-directed opportunity. </w:t>
        </w:r>
      </w:ins>
    </w:p>
    <w:p w14:paraId="37AFB3A6" w14:textId="77777777" w:rsidR="00B05327" w:rsidRDefault="00B05327" w:rsidP="00B55AD5"/>
    <w:p w14:paraId="7F0CC54F" w14:textId="77777777" w:rsidR="009F19A3" w:rsidRPr="00AE3437" w:rsidRDefault="009F19A3" w:rsidP="00B55AD5"/>
    <w:sectPr w:rsidR="009F19A3" w:rsidRPr="00AE3437" w:rsidSect="00C049D4">
      <w:pgSz w:w="12240" w:h="15840"/>
      <w:pgMar w:top="1440" w:right="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Segoe UI">
    <w:altName w:val="Courier New"/>
    <w:charset w:val="00"/>
    <w:family w:val="swiss"/>
    <w:pitch w:val="variable"/>
    <w:sig w:usb0="E4002EFF" w:usb1="C000E47F" w:usb2="00000009" w:usb3="00000000" w:csb0="000001FF" w:csb1="00000000"/>
  </w:font>
  <w:font w:name="Monaco">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4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341183056"/>
    <w:docVar w:name="VerbatimVersion" w:val="5.1"/>
  </w:docVars>
  <w:rsids>
    <w:rsidRoot w:val="0094702C"/>
    <w:rsid w:val="00003A0E"/>
    <w:rsid w:val="000115E0"/>
    <w:rsid w:val="000139A3"/>
    <w:rsid w:val="0003131C"/>
    <w:rsid w:val="00033F1B"/>
    <w:rsid w:val="00034EB9"/>
    <w:rsid w:val="00043FBC"/>
    <w:rsid w:val="0004536A"/>
    <w:rsid w:val="00055B9E"/>
    <w:rsid w:val="00064283"/>
    <w:rsid w:val="000649CF"/>
    <w:rsid w:val="00076722"/>
    <w:rsid w:val="000A0E1B"/>
    <w:rsid w:val="000C05E9"/>
    <w:rsid w:val="000C43E1"/>
    <w:rsid w:val="000D08F9"/>
    <w:rsid w:val="000D5352"/>
    <w:rsid w:val="000E0E91"/>
    <w:rsid w:val="00100833"/>
    <w:rsid w:val="00104529"/>
    <w:rsid w:val="00105942"/>
    <w:rsid w:val="00107396"/>
    <w:rsid w:val="00111D82"/>
    <w:rsid w:val="00144A4C"/>
    <w:rsid w:val="0014778C"/>
    <w:rsid w:val="00156036"/>
    <w:rsid w:val="0016183C"/>
    <w:rsid w:val="00166E11"/>
    <w:rsid w:val="001746F8"/>
    <w:rsid w:val="00176AB0"/>
    <w:rsid w:val="00177B7D"/>
    <w:rsid w:val="00180C60"/>
    <w:rsid w:val="0018322D"/>
    <w:rsid w:val="001A099D"/>
    <w:rsid w:val="001A4AD1"/>
    <w:rsid w:val="001B09AD"/>
    <w:rsid w:val="001B5776"/>
    <w:rsid w:val="001D017E"/>
    <w:rsid w:val="001E527A"/>
    <w:rsid w:val="001F78CE"/>
    <w:rsid w:val="00243AE2"/>
    <w:rsid w:val="00251190"/>
    <w:rsid w:val="00251FC7"/>
    <w:rsid w:val="0025552C"/>
    <w:rsid w:val="00274F97"/>
    <w:rsid w:val="002855A7"/>
    <w:rsid w:val="002958AA"/>
    <w:rsid w:val="002B146A"/>
    <w:rsid w:val="002B5E17"/>
    <w:rsid w:val="002C0614"/>
    <w:rsid w:val="002C1B5E"/>
    <w:rsid w:val="002D7861"/>
    <w:rsid w:val="002E1E47"/>
    <w:rsid w:val="002E4C16"/>
    <w:rsid w:val="002F52CD"/>
    <w:rsid w:val="002F555D"/>
    <w:rsid w:val="002F5CCE"/>
    <w:rsid w:val="00302ABB"/>
    <w:rsid w:val="003124E2"/>
    <w:rsid w:val="00315690"/>
    <w:rsid w:val="00316B75"/>
    <w:rsid w:val="003214AD"/>
    <w:rsid w:val="00325646"/>
    <w:rsid w:val="00330132"/>
    <w:rsid w:val="00335874"/>
    <w:rsid w:val="003362B8"/>
    <w:rsid w:val="00337F12"/>
    <w:rsid w:val="003460F2"/>
    <w:rsid w:val="003502DA"/>
    <w:rsid w:val="00360DCB"/>
    <w:rsid w:val="00361701"/>
    <w:rsid w:val="00372A89"/>
    <w:rsid w:val="00373A45"/>
    <w:rsid w:val="00375BFE"/>
    <w:rsid w:val="0038158C"/>
    <w:rsid w:val="003902BA"/>
    <w:rsid w:val="003A09E2"/>
    <w:rsid w:val="003B43A5"/>
    <w:rsid w:val="003C7E49"/>
    <w:rsid w:val="003D2E80"/>
    <w:rsid w:val="003D462D"/>
    <w:rsid w:val="003F312B"/>
    <w:rsid w:val="003F6D25"/>
    <w:rsid w:val="00401E98"/>
    <w:rsid w:val="0040416E"/>
    <w:rsid w:val="00407037"/>
    <w:rsid w:val="004154B7"/>
    <w:rsid w:val="00417303"/>
    <w:rsid w:val="0042106E"/>
    <w:rsid w:val="00431CBD"/>
    <w:rsid w:val="004408A3"/>
    <w:rsid w:val="00453CC1"/>
    <w:rsid w:val="00456E97"/>
    <w:rsid w:val="004605D6"/>
    <w:rsid w:val="0046685D"/>
    <w:rsid w:val="0047628B"/>
    <w:rsid w:val="00496E0F"/>
    <w:rsid w:val="004C08F0"/>
    <w:rsid w:val="004C60E8"/>
    <w:rsid w:val="004C7EDF"/>
    <w:rsid w:val="004D18F6"/>
    <w:rsid w:val="004D2597"/>
    <w:rsid w:val="004D6D7F"/>
    <w:rsid w:val="004E16F0"/>
    <w:rsid w:val="004E3579"/>
    <w:rsid w:val="004E728B"/>
    <w:rsid w:val="004F39E0"/>
    <w:rsid w:val="004F593C"/>
    <w:rsid w:val="00502F2D"/>
    <w:rsid w:val="00505E98"/>
    <w:rsid w:val="005129AC"/>
    <w:rsid w:val="00523898"/>
    <w:rsid w:val="00531CF3"/>
    <w:rsid w:val="00537BD5"/>
    <w:rsid w:val="0054087F"/>
    <w:rsid w:val="00540A37"/>
    <w:rsid w:val="00556B2F"/>
    <w:rsid w:val="00557275"/>
    <w:rsid w:val="0057268A"/>
    <w:rsid w:val="00572835"/>
    <w:rsid w:val="005732DE"/>
    <w:rsid w:val="00577854"/>
    <w:rsid w:val="00592B62"/>
    <w:rsid w:val="005A30F7"/>
    <w:rsid w:val="005A5772"/>
    <w:rsid w:val="005B1361"/>
    <w:rsid w:val="005B22C9"/>
    <w:rsid w:val="005B4751"/>
    <w:rsid w:val="005D2912"/>
    <w:rsid w:val="005E66D4"/>
    <w:rsid w:val="005E68C2"/>
    <w:rsid w:val="00602E93"/>
    <w:rsid w:val="006065BD"/>
    <w:rsid w:val="0062057C"/>
    <w:rsid w:val="00623BBE"/>
    <w:rsid w:val="0062508E"/>
    <w:rsid w:val="00627067"/>
    <w:rsid w:val="00641CE1"/>
    <w:rsid w:val="00642221"/>
    <w:rsid w:val="00643B6F"/>
    <w:rsid w:val="00644403"/>
    <w:rsid w:val="006444BB"/>
    <w:rsid w:val="00645FA9"/>
    <w:rsid w:val="00647866"/>
    <w:rsid w:val="00655954"/>
    <w:rsid w:val="00665003"/>
    <w:rsid w:val="006830D2"/>
    <w:rsid w:val="006831F7"/>
    <w:rsid w:val="00683DA4"/>
    <w:rsid w:val="006A2AD0"/>
    <w:rsid w:val="006B5122"/>
    <w:rsid w:val="006C2375"/>
    <w:rsid w:val="006C4CF7"/>
    <w:rsid w:val="006C67F5"/>
    <w:rsid w:val="006D4ECC"/>
    <w:rsid w:val="006D6DFC"/>
    <w:rsid w:val="006F7B8B"/>
    <w:rsid w:val="007112A0"/>
    <w:rsid w:val="00712F00"/>
    <w:rsid w:val="007145BB"/>
    <w:rsid w:val="00720DB8"/>
    <w:rsid w:val="00721BC1"/>
    <w:rsid w:val="00722258"/>
    <w:rsid w:val="007243E5"/>
    <w:rsid w:val="00724EE5"/>
    <w:rsid w:val="00743C3E"/>
    <w:rsid w:val="00751353"/>
    <w:rsid w:val="00766EA0"/>
    <w:rsid w:val="007706AE"/>
    <w:rsid w:val="00777C8C"/>
    <w:rsid w:val="007937E9"/>
    <w:rsid w:val="007A1DB7"/>
    <w:rsid w:val="007A1F63"/>
    <w:rsid w:val="007A2226"/>
    <w:rsid w:val="007A31A1"/>
    <w:rsid w:val="007B14D5"/>
    <w:rsid w:val="007D00D3"/>
    <w:rsid w:val="007D159F"/>
    <w:rsid w:val="007E2162"/>
    <w:rsid w:val="007E280B"/>
    <w:rsid w:val="007F5B66"/>
    <w:rsid w:val="008028F4"/>
    <w:rsid w:val="0080430F"/>
    <w:rsid w:val="00823A1C"/>
    <w:rsid w:val="00826B10"/>
    <w:rsid w:val="00836C63"/>
    <w:rsid w:val="00841323"/>
    <w:rsid w:val="0084277C"/>
    <w:rsid w:val="00845B9D"/>
    <w:rsid w:val="00860984"/>
    <w:rsid w:val="008665D8"/>
    <w:rsid w:val="00866DA6"/>
    <w:rsid w:val="00871460"/>
    <w:rsid w:val="00876570"/>
    <w:rsid w:val="00882FEC"/>
    <w:rsid w:val="0088557F"/>
    <w:rsid w:val="00892292"/>
    <w:rsid w:val="008B3ECB"/>
    <w:rsid w:val="008B4E85"/>
    <w:rsid w:val="008B4EC2"/>
    <w:rsid w:val="008C1B2E"/>
    <w:rsid w:val="008D5BDA"/>
    <w:rsid w:val="008E31AD"/>
    <w:rsid w:val="008F629F"/>
    <w:rsid w:val="008F685D"/>
    <w:rsid w:val="00900874"/>
    <w:rsid w:val="0091627E"/>
    <w:rsid w:val="009163BE"/>
    <w:rsid w:val="00925CC3"/>
    <w:rsid w:val="00931C90"/>
    <w:rsid w:val="00934F50"/>
    <w:rsid w:val="0094702C"/>
    <w:rsid w:val="009477F9"/>
    <w:rsid w:val="00960D52"/>
    <w:rsid w:val="0097032B"/>
    <w:rsid w:val="0098771F"/>
    <w:rsid w:val="009A13A7"/>
    <w:rsid w:val="009A5B4B"/>
    <w:rsid w:val="009C4BEF"/>
    <w:rsid w:val="009C50BB"/>
    <w:rsid w:val="009C5535"/>
    <w:rsid w:val="009C5815"/>
    <w:rsid w:val="009D2EAD"/>
    <w:rsid w:val="009D54B2"/>
    <w:rsid w:val="009D7844"/>
    <w:rsid w:val="009E02F8"/>
    <w:rsid w:val="009E1922"/>
    <w:rsid w:val="009E39B9"/>
    <w:rsid w:val="009E72A8"/>
    <w:rsid w:val="009F19A3"/>
    <w:rsid w:val="009F7ED2"/>
    <w:rsid w:val="00A05328"/>
    <w:rsid w:val="00A11D36"/>
    <w:rsid w:val="00A147AD"/>
    <w:rsid w:val="00A20F4F"/>
    <w:rsid w:val="00A26FA3"/>
    <w:rsid w:val="00A34B1C"/>
    <w:rsid w:val="00A60FEA"/>
    <w:rsid w:val="00A77994"/>
    <w:rsid w:val="00A86DD7"/>
    <w:rsid w:val="00A93661"/>
    <w:rsid w:val="00A95167"/>
    <w:rsid w:val="00A95652"/>
    <w:rsid w:val="00AA0F6A"/>
    <w:rsid w:val="00AB1229"/>
    <w:rsid w:val="00AC0AB8"/>
    <w:rsid w:val="00AC5949"/>
    <w:rsid w:val="00AE3437"/>
    <w:rsid w:val="00AE3E9A"/>
    <w:rsid w:val="00AF4C99"/>
    <w:rsid w:val="00B05327"/>
    <w:rsid w:val="00B10D5C"/>
    <w:rsid w:val="00B27AEC"/>
    <w:rsid w:val="00B33C6D"/>
    <w:rsid w:val="00B42CB4"/>
    <w:rsid w:val="00B4508F"/>
    <w:rsid w:val="00B4556E"/>
    <w:rsid w:val="00B461EE"/>
    <w:rsid w:val="00B5224F"/>
    <w:rsid w:val="00B55AD5"/>
    <w:rsid w:val="00B66133"/>
    <w:rsid w:val="00B70BCE"/>
    <w:rsid w:val="00B8057C"/>
    <w:rsid w:val="00B92A98"/>
    <w:rsid w:val="00BA6177"/>
    <w:rsid w:val="00BD6238"/>
    <w:rsid w:val="00BE4A12"/>
    <w:rsid w:val="00BE61DA"/>
    <w:rsid w:val="00BE6F5C"/>
    <w:rsid w:val="00BF593B"/>
    <w:rsid w:val="00BF773A"/>
    <w:rsid w:val="00BF7E81"/>
    <w:rsid w:val="00C049D4"/>
    <w:rsid w:val="00C13773"/>
    <w:rsid w:val="00C17CC8"/>
    <w:rsid w:val="00C21FE2"/>
    <w:rsid w:val="00C224FE"/>
    <w:rsid w:val="00C232A6"/>
    <w:rsid w:val="00C41408"/>
    <w:rsid w:val="00C44C71"/>
    <w:rsid w:val="00C56719"/>
    <w:rsid w:val="00C5684E"/>
    <w:rsid w:val="00C651D9"/>
    <w:rsid w:val="00C7254D"/>
    <w:rsid w:val="00C83417"/>
    <w:rsid w:val="00C83732"/>
    <w:rsid w:val="00C83FA9"/>
    <w:rsid w:val="00C857CF"/>
    <w:rsid w:val="00C94BA2"/>
    <w:rsid w:val="00C9604F"/>
    <w:rsid w:val="00C97F94"/>
    <w:rsid w:val="00CA0D8D"/>
    <w:rsid w:val="00CA0F2C"/>
    <w:rsid w:val="00CA19AA"/>
    <w:rsid w:val="00CA3555"/>
    <w:rsid w:val="00CC5298"/>
    <w:rsid w:val="00CD736E"/>
    <w:rsid w:val="00CD798D"/>
    <w:rsid w:val="00CE0C78"/>
    <w:rsid w:val="00CE161E"/>
    <w:rsid w:val="00CE2BD4"/>
    <w:rsid w:val="00CE3AAD"/>
    <w:rsid w:val="00CF33AA"/>
    <w:rsid w:val="00CF59A8"/>
    <w:rsid w:val="00D01C67"/>
    <w:rsid w:val="00D07554"/>
    <w:rsid w:val="00D14DAC"/>
    <w:rsid w:val="00D204AA"/>
    <w:rsid w:val="00D325A9"/>
    <w:rsid w:val="00D36A8A"/>
    <w:rsid w:val="00D4088C"/>
    <w:rsid w:val="00D43047"/>
    <w:rsid w:val="00D61409"/>
    <w:rsid w:val="00D61DC1"/>
    <w:rsid w:val="00D6691E"/>
    <w:rsid w:val="00D71170"/>
    <w:rsid w:val="00D83CB2"/>
    <w:rsid w:val="00D85856"/>
    <w:rsid w:val="00D96578"/>
    <w:rsid w:val="00DA1C92"/>
    <w:rsid w:val="00DA25D4"/>
    <w:rsid w:val="00DA4176"/>
    <w:rsid w:val="00DA5A92"/>
    <w:rsid w:val="00DA6538"/>
    <w:rsid w:val="00DC101A"/>
    <w:rsid w:val="00DD10BB"/>
    <w:rsid w:val="00DF5CE8"/>
    <w:rsid w:val="00E00B8D"/>
    <w:rsid w:val="00E04962"/>
    <w:rsid w:val="00E06637"/>
    <w:rsid w:val="00E12469"/>
    <w:rsid w:val="00E15E75"/>
    <w:rsid w:val="00E20D26"/>
    <w:rsid w:val="00E338E8"/>
    <w:rsid w:val="00E44F0A"/>
    <w:rsid w:val="00E5262C"/>
    <w:rsid w:val="00E53496"/>
    <w:rsid w:val="00E556CB"/>
    <w:rsid w:val="00E600C2"/>
    <w:rsid w:val="00E73D7E"/>
    <w:rsid w:val="00E92A5D"/>
    <w:rsid w:val="00EB5311"/>
    <w:rsid w:val="00EB6E1C"/>
    <w:rsid w:val="00EC41B6"/>
    <w:rsid w:val="00EC7DC4"/>
    <w:rsid w:val="00ED30CF"/>
    <w:rsid w:val="00F01FD3"/>
    <w:rsid w:val="00F068F1"/>
    <w:rsid w:val="00F176EF"/>
    <w:rsid w:val="00F45E10"/>
    <w:rsid w:val="00F57E24"/>
    <w:rsid w:val="00F61890"/>
    <w:rsid w:val="00F6364A"/>
    <w:rsid w:val="00F9113A"/>
    <w:rsid w:val="00F92736"/>
    <w:rsid w:val="00FB1C3F"/>
    <w:rsid w:val="00FC531F"/>
    <w:rsid w:val="00FE2546"/>
    <w:rsid w:val="00FE629B"/>
    <w:rsid w:val="00FE6D86"/>
    <w:rsid w:val="00FF115D"/>
    <w:rsid w:val="00FF53A6"/>
    <w:rsid w:val="00FF5E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B6DA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Georgia"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D61DC1"/>
    <w:pPr>
      <w:spacing w:after="160" w:line="259"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D61D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61DC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61DC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61DC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61D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1DC1"/>
  </w:style>
  <w:style w:type="character" w:customStyle="1" w:styleId="Heading1Char">
    <w:name w:val="Heading 1 Char"/>
    <w:aliases w:val="Pocket Char"/>
    <w:basedOn w:val="DefaultParagraphFont"/>
    <w:link w:val="Heading1"/>
    <w:uiPriority w:val="9"/>
    <w:rsid w:val="00D61DC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61DC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61DC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61DC1"/>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20"/>
    <w:qFormat/>
    <w:rsid w:val="00D61DC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61DC1"/>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1"/>
    <w:qFormat/>
    <w:rsid w:val="00D61DC1"/>
    <w:rPr>
      <w:b w:val="0"/>
      <w:sz w:val="22"/>
      <w:u w:val="single"/>
    </w:rPr>
  </w:style>
  <w:style w:type="character" w:styleId="Hyperlink">
    <w:name w:val="Hyperlink"/>
    <w:basedOn w:val="DefaultParagraphFont"/>
    <w:uiPriority w:val="99"/>
    <w:unhideWhenUsed/>
    <w:rsid w:val="00D61DC1"/>
    <w:rPr>
      <w:color w:val="auto"/>
      <w:u w:val="none"/>
    </w:rPr>
  </w:style>
  <w:style w:type="character" w:styleId="FollowedHyperlink">
    <w:name w:val="FollowedHyperlink"/>
    <w:basedOn w:val="DefaultParagraphFont"/>
    <w:uiPriority w:val="99"/>
    <w:semiHidden/>
    <w:unhideWhenUsed/>
    <w:rsid w:val="00D61DC1"/>
    <w:rPr>
      <w:color w:val="auto"/>
      <w:u w:val="none"/>
    </w:rPr>
  </w:style>
  <w:style w:type="paragraph" w:customStyle="1" w:styleId="Cites">
    <w:name w:val="Cites"/>
    <w:basedOn w:val="Normal"/>
    <w:qFormat/>
    <w:rsid w:val="009C4BEF"/>
    <w:rPr>
      <w:rFonts w:ascii="Times New Roman" w:eastAsia="Calibri" w:hAnsi="Times New Roman" w:cs="Times New Roman"/>
      <w:b/>
      <w:sz w:val="24"/>
      <w:u w:val="single"/>
    </w:rPr>
  </w:style>
  <w:style w:type="paragraph" w:customStyle="1" w:styleId="Tags">
    <w:name w:val="Tags"/>
    <w:basedOn w:val="Cites"/>
    <w:qFormat/>
    <w:rsid w:val="009C4BEF"/>
    <w:rPr>
      <w:sz w:val="32"/>
      <w:u w:val="none"/>
    </w:rPr>
  </w:style>
  <w:style w:type="paragraph" w:styleId="DocumentMap">
    <w:name w:val="Document Map"/>
    <w:basedOn w:val="Normal"/>
    <w:link w:val="DocumentMapChar"/>
    <w:uiPriority w:val="99"/>
    <w:semiHidden/>
    <w:unhideWhenUsed/>
    <w:rsid w:val="00D61DC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1DC1"/>
    <w:rPr>
      <w:rFonts w:ascii="Lucida Grande" w:eastAsiaTheme="minorEastAsia" w:hAnsi="Lucida Grande" w:cs="Lucida Grande"/>
      <w:sz w:val="24"/>
      <w:szCs w:val="24"/>
    </w:rPr>
  </w:style>
  <w:style w:type="paragraph" w:styleId="ListParagraph">
    <w:name w:val="List Paragraph"/>
    <w:basedOn w:val="Normal"/>
    <w:uiPriority w:val="99"/>
    <w:unhideWhenUsed/>
    <w:qFormat/>
    <w:rsid w:val="004C08F0"/>
    <w:pPr>
      <w:ind w:left="720"/>
      <w:contextualSpacing/>
    </w:pPr>
  </w:style>
  <w:style w:type="paragraph" w:styleId="Revision">
    <w:name w:val="Revision"/>
    <w:hidden/>
    <w:uiPriority w:val="99"/>
    <w:semiHidden/>
    <w:rsid w:val="006444BB"/>
    <w:rPr>
      <w:rFonts w:ascii="Calibri" w:hAnsi="Calibri" w:cs="Calibri"/>
    </w:rPr>
  </w:style>
  <w:style w:type="paragraph" w:styleId="BalloonText">
    <w:name w:val="Balloon Text"/>
    <w:basedOn w:val="Normal"/>
    <w:link w:val="BalloonTextChar"/>
    <w:uiPriority w:val="99"/>
    <w:semiHidden/>
    <w:unhideWhenUsed/>
    <w:rsid w:val="006444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44BB"/>
    <w:rPr>
      <w:rFonts w:ascii="Segoe UI" w:hAnsi="Segoe UI" w:cs="Segoe UI"/>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Georgia" w:cstheme="minorBid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semiHidden="0" w:unhideWhenUsed="0" w:qFormat="1"/>
    <w:lsdException w:name="Strong" w:semiHidden="0"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qFormat/>
    <w:rsid w:val="00D61DC1"/>
    <w:pPr>
      <w:spacing w:after="160" w:line="259" w:lineRule="auto"/>
    </w:pPr>
    <w:rPr>
      <w:rFonts w:ascii="Calibri" w:eastAsiaTheme="minorEastAsia" w:hAnsi="Calibri"/>
      <w:szCs w:val="24"/>
    </w:rPr>
  </w:style>
  <w:style w:type="paragraph" w:styleId="Heading1">
    <w:name w:val="heading 1"/>
    <w:aliases w:val="Pocket"/>
    <w:basedOn w:val="Normal"/>
    <w:next w:val="Normal"/>
    <w:link w:val="Heading1Char"/>
    <w:uiPriority w:val="9"/>
    <w:qFormat/>
    <w:rsid w:val="00D61D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61DC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61DC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61DC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61D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1DC1"/>
  </w:style>
  <w:style w:type="character" w:customStyle="1" w:styleId="Heading1Char">
    <w:name w:val="Heading 1 Char"/>
    <w:aliases w:val="Pocket Char"/>
    <w:basedOn w:val="DefaultParagraphFont"/>
    <w:link w:val="Heading1"/>
    <w:uiPriority w:val="9"/>
    <w:rsid w:val="00D61DC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61DC1"/>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D61DC1"/>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D61DC1"/>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uiPriority w:val="20"/>
    <w:qFormat/>
    <w:rsid w:val="00D61DC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61DC1"/>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1"/>
    <w:qFormat/>
    <w:rsid w:val="00D61DC1"/>
    <w:rPr>
      <w:b w:val="0"/>
      <w:sz w:val="22"/>
      <w:u w:val="single"/>
    </w:rPr>
  </w:style>
  <w:style w:type="character" w:styleId="Hyperlink">
    <w:name w:val="Hyperlink"/>
    <w:basedOn w:val="DefaultParagraphFont"/>
    <w:uiPriority w:val="99"/>
    <w:unhideWhenUsed/>
    <w:rsid w:val="00D61DC1"/>
    <w:rPr>
      <w:color w:val="auto"/>
      <w:u w:val="none"/>
    </w:rPr>
  </w:style>
  <w:style w:type="character" w:styleId="FollowedHyperlink">
    <w:name w:val="FollowedHyperlink"/>
    <w:basedOn w:val="DefaultParagraphFont"/>
    <w:uiPriority w:val="99"/>
    <w:semiHidden/>
    <w:unhideWhenUsed/>
    <w:rsid w:val="00D61DC1"/>
    <w:rPr>
      <w:color w:val="auto"/>
      <w:u w:val="none"/>
    </w:rPr>
  </w:style>
  <w:style w:type="paragraph" w:customStyle="1" w:styleId="Cites">
    <w:name w:val="Cites"/>
    <w:basedOn w:val="Normal"/>
    <w:qFormat/>
    <w:rsid w:val="009C4BEF"/>
    <w:rPr>
      <w:rFonts w:ascii="Times New Roman" w:eastAsia="Calibri" w:hAnsi="Times New Roman" w:cs="Times New Roman"/>
      <w:b/>
      <w:sz w:val="24"/>
      <w:u w:val="single"/>
    </w:rPr>
  </w:style>
  <w:style w:type="paragraph" w:customStyle="1" w:styleId="Tags">
    <w:name w:val="Tags"/>
    <w:basedOn w:val="Cites"/>
    <w:qFormat/>
    <w:rsid w:val="009C4BEF"/>
    <w:rPr>
      <w:sz w:val="32"/>
      <w:u w:val="none"/>
    </w:rPr>
  </w:style>
  <w:style w:type="paragraph" w:styleId="DocumentMap">
    <w:name w:val="Document Map"/>
    <w:basedOn w:val="Normal"/>
    <w:link w:val="DocumentMapChar"/>
    <w:uiPriority w:val="99"/>
    <w:semiHidden/>
    <w:unhideWhenUsed/>
    <w:rsid w:val="00D61DC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61DC1"/>
    <w:rPr>
      <w:rFonts w:ascii="Lucida Grande" w:eastAsiaTheme="minorEastAsia" w:hAnsi="Lucida Grande" w:cs="Lucida Grande"/>
      <w:sz w:val="24"/>
      <w:szCs w:val="24"/>
    </w:rPr>
  </w:style>
  <w:style w:type="paragraph" w:styleId="ListParagraph">
    <w:name w:val="List Paragraph"/>
    <w:basedOn w:val="Normal"/>
    <w:uiPriority w:val="99"/>
    <w:unhideWhenUsed/>
    <w:qFormat/>
    <w:rsid w:val="004C08F0"/>
    <w:pPr>
      <w:ind w:left="720"/>
      <w:contextualSpacing/>
    </w:pPr>
  </w:style>
  <w:style w:type="paragraph" w:styleId="Revision">
    <w:name w:val="Revision"/>
    <w:hidden/>
    <w:uiPriority w:val="99"/>
    <w:semiHidden/>
    <w:rsid w:val="006444BB"/>
    <w:rPr>
      <w:rFonts w:ascii="Calibri" w:hAnsi="Calibri" w:cs="Calibri"/>
    </w:rPr>
  </w:style>
  <w:style w:type="paragraph" w:styleId="BalloonText">
    <w:name w:val="Balloon Text"/>
    <w:basedOn w:val="Normal"/>
    <w:link w:val="BalloonTextChar"/>
    <w:uiPriority w:val="99"/>
    <w:semiHidden/>
    <w:unhideWhenUsed/>
    <w:rsid w:val="006444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44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www.secularhumanism.org/index.php/articles/7494" TargetMode="External"/><Relationship Id="rId12" Type="http://schemas.openxmlformats.org/officeDocument/2006/relationships/hyperlink" Target="https://www.secularhumanism.org/index.php/articles/7494" TargetMode="External"/><Relationship Id="rId13" Type="http://schemas.openxmlformats.org/officeDocument/2006/relationships/hyperlink" Target="https://host.madison.com/ct/opinion/mailbag/jerry-hanson-strict-use-of-e-verify-would-help-stem/article_4e6d64ea-e52b-5017-bae3-f3e1de409962.html" TargetMode="Externa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mkonar.web.engr.illinois.edu/Marston_PNAS_2015.pdf" TargetMode="External"/><Relationship Id="rId8" Type="http://schemas.openxmlformats.org/officeDocument/2006/relationships/hyperlink" Target="http://www.existentialrisk.com/concept.html" TargetMode="External"/><Relationship Id="rId9" Type="http://schemas.openxmlformats.org/officeDocument/2006/relationships/hyperlink" Target="https://www.secularhumanism.org/index.php/articles/7494" TargetMode="External"/><Relationship Id="rId10" Type="http://schemas.openxmlformats.org/officeDocument/2006/relationships/hyperlink" Target="https://www.bloomberg.com/view/articles/2018-06-27/congress-can-stop-illegal-immigration-with-e-verif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JLi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8E5E4-7968-B342-89BB-21597AEA2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39</Pages>
  <Words>52020</Words>
  <Characters>296514</Characters>
  <Application>Microsoft Macintosh Word</Application>
  <DocSecurity>0</DocSecurity>
  <Lines>2470</Lines>
  <Paragraphs>695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347839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Matheson</dc:creator>
  <cp:keywords>5.1.1</cp:keywords>
  <dc:description/>
  <cp:lastModifiedBy>Justin Lin</cp:lastModifiedBy>
  <cp:revision>4</cp:revision>
  <dcterms:created xsi:type="dcterms:W3CDTF">2018-07-23T20:49:00Z</dcterms:created>
  <dcterms:modified xsi:type="dcterms:W3CDTF">2018-07-26T16:35:00Z</dcterms:modified>
</cp:coreProperties>
</file>