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81BB72" w14:textId="03231E1E" w:rsidR="005F63C5" w:rsidRPr="00717B2D" w:rsidRDefault="0042047E" w:rsidP="00717B2D">
      <w:pPr>
        <w:pStyle w:val="Heading1"/>
      </w:pPr>
      <w:r>
        <w:t>Case</w:t>
      </w:r>
    </w:p>
    <w:p w14:paraId="16BA9901" w14:textId="2973C72E" w:rsidR="0042047E" w:rsidRDefault="000B439A" w:rsidP="000B439A">
      <w:pPr>
        <w:pStyle w:val="Heading2"/>
      </w:pPr>
      <w:r>
        <w:t>Solvency</w:t>
      </w:r>
    </w:p>
    <w:p w14:paraId="59ACFDDC" w14:textId="5C93CC11" w:rsidR="004B5C5F" w:rsidRDefault="004B5C5F" w:rsidP="004B5C5F"/>
    <w:p w14:paraId="3EBAB3B9" w14:textId="77777777" w:rsidR="004B5C5F" w:rsidRDefault="004B5C5F" w:rsidP="004B5C5F">
      <w:pPr>
        <w:pStyle w:val="Heading3"/>
      </w:pPr>
      <w:r>
        <w:t>Trump Thumps</w:t>
      </w:r>
    </w:p>
    <w:p w14:paraId="1B8D9840" w14:textId="77777777" w:rsidR="004B5C5F" w:rsidRDefault="004B5C5F" w:rsidP="004B5C5F"/>
    <w:p w14:paraId="22169323" w14:textId="77777777" w:rsidR="004B5C5F" w:rsidRDefault="004B5C5F" w:rsidP="004B5C5F">
      <w:pPr>
        <w:pStyle w:val="Heading4"/>
      </w:pPr>
      <w:r>
        <w:t xml:space="preserve">Trump block solvency—undermines the plan </w:t>
      </w:r>
    </w:p>
    <w:p w14:paraId="57176EEB" w14:textId="77777777" w:rsidR="004B5C5F" w:rsidRPr="000178B8" w:rsidRDefault="004B5C5F" w:rsidP="004B5C5F">
      <w:pPr>
        <w:rPr>
          <w:sz w:val="16"/>
        </w:rPr>
      </w:pPr>
      <w:r w:rsidRPr="000178B8">
        <w:rPr>
          <w:sz w:val="16"/>
        </w:rPr>
        <w:t xml:space="preserve">Paul </w:t>
      </w:r>
      <w:r w:rsidRPr="000178B8">
        <w:rPr>
          <w:rStyle w:val="Style13ptBold"/>
        </w:rPr>
        <w:t>Krugman ’17</w:t>
      </w:r>
      <w:r w:rsidRPr="000178B8">
        <w:rPr>
          <w:sz w:val="16"/>
        </w:rPr>
        <w:t>, Noble Prize in Economics and Distinguished Professor of Economics at the Graduate Center of the City University of New YorkTrump and Pruitt, Making America Polluted Again  By Paul Krugman, New York Times,       Aug. 25, 2017, https://www.nytimes.com/2017/08/25/opinion/trump-pruitt-polluted-climate-.html</w:t>
      </w:r>
    </w:p>
    <w:p w14:paraId="390718F8" w14:textId="77777777" w:rsidR="004B5C5F" w:rsidRDefault="004B5C5F" w:rsidP="004B5C5F">
      <w:pPr>
        <w:rPr>
          <w:sz w:val="16"/>
        </w:rPr>
      </w:pPr>
      <w:r w:rsidRPr="00906B47">
        <w:rPr>
          <w:sz w:val="16"/>
        </w:rPr>
        <w:t xml:space="preserve">Which brings me to my second point: </w:t>
      </w:r>
      <w:r w:rsidRPr="00906B47">
        <w:rPr>
          <w:u w:val="single"/>
        </w:rPr>
        <w:t>While the legislative agenda does indeed appear stalled, a lot of what those interest groups want doesn’t require legislation, and is anything but stalled. This is especially true for environmental policy, where decisions about how to interpret and enforce laws already on the books can have a huge impact.</w:t>
      </w:r>
      <w:r>
        <w:rPr>
          <w:u w:val="single"/>
        </w:rPr>
        <w:t xml:space="preserve"> </w:t>
      </w:r>
      <w:r w:rsidRPr="00906B47">
        <w:rPr>
          <w:sz w:val="16"/>
        </w:rPr>
        <w:t xml:space="preserve"> So Trump’s true legacy may well be defined not by the laws he does or more likely doesn’t pass, but by his decision to put Scott Pruitt in charge of the Environmental Protection Agency.   As Oklahoma’s attorney general, Pruitt effectively acted as a servant, not of the public, but of polluting industries. That’s not an accusation; it’s confirmed by his own email trail.  Now, at a time when much of the Trump administration seems paralyzed by lack of leadership and key personnel, Pruitt is firing on all cylinders — but not because he’s making the E.P.A. more effective. On the contrary, </w:t>
      </w:r>
      <w:r w:rsidRPr="00906B47">
        <w:rPr>
          <w:u w:val="single"/>
        </w:rPr>
        <w:t>he’s engaged in sabotage from the top, moving quickly to undermine his own agency’s mission — not just its efforts against climate change, but its role in protecting the environment across the board.</w:t>
      </w:r>
      <w:r>
        <w:rPr>
          <w:u w:val="single"/>
        </w:rPr>
        <w:t xml:space="preserve"> </w:t>
      </w:r>
      <w:r w:rsidRPr="00906B47">
        <w:rPr>
          <w:sz w:val="16"/>
        </w:rPr>
        <w:t xml:space="preserve"> Trump won’t make America great again, but Pruitt, who clearly has Trump’s full backing, can do a lot to make it polluted again.  This is an unpopular agenda, or it would be if people knew about it.  The improvement in air and water quality since the E.P.A. was founded in 1970 is one of America’s great policy success stories. It’s also largely unsung.  When Donald Trump was young, New York’s air was filthy, and killer smogs sometimes killed hundreds; meanwhile, New York’s own governor described the Hudson as “one great septic tank.” But Trump probably doesn’t remember that or realize that regulation made the difference, and neither do many voters.  True, that could change quickly if people realized that the relatively clean air and water they take for granted was being put at risk. Think of how support for the Affordable Care Act surged once people realized that coverage for millions might really be taken away. There would be a similar but even bigger surge in support for environmental protection if, say, Republicans tried to repeal the Clean Water Act.  As I said, however, </w:t>
      </w:r>
      <w:r w:rsidRPr="00906B47">
        <w:rPr>
          <w:u w:val="single"/>
        </w:rPr>
        <w:t>Pruitt can do a lot of harm without changing the law. He can, for example, reverse the ban on a pesticide that the E.P.A.’s own scientists say may damage children’s nervous systems. Or he can move to scrap a rule that would limit heavy-metal contamination from power-plant wastewater.</w:t>
      </w:r>
      <w:r>
        <w:rPr>
          <w:u w:val="single"/>
        </w:rPr>
        <w:t xml:space="preserve"> </w:t>
      </w:r>
      <w:r w:rsidRPr="00906B47">
        <w:rPr>
          <w:sz w:val="16"/>
        </w:rPr>
        <w:t xml:space="preserve"> And </w:t>
      </w:r>
      <w:r w:rsidRPr="00906B47">
        <w:rPr>
          <w:u w:val="single"/>
        </w:rPr>
        <w:t>he can</w:t>
      </w:r>
      <w:r w:rsidRPr="00906B47">
        <w:rPr>
          <w:sz w:val="16"/>
        </w:rPr>
        <w:t xml:space="preserve"> cripple </w:t>
      </w:r>
      <w:r w:rsidRPr="00906B47">
        <w:rPr>
          <w:u w:val="single"/>
        </w:rPr>
        <w:t>enforcement of the rules he doesn’t undo simply by working with Trump to starve his own agency of personnel and funds. The Trump budget released in May won’t actually become law, but it was an indication of priorities — and it called for cutting funding for the E.P.A. by 31 percent, more than any other agency.</w:t>
      </w:r>
      <w:r w:rsidRPr="00906B47">
        <w:rPr>
          <w:sz w:val="16"/>
        </w:rPr>
        <w:t xml:space="preserve">  </w:t>
      </w:r>
      <w:r w:rsidRPr="00906B47">
        <w:rPr>
          <w:u w:val="single"/>
        </w:rPr>
        <w:t>Individually, no one of these actions is likely to be treated as front-page news</w:t>
      </w:r>
      <w:r w:rsidRPr="00906B47">
        <w:rPr>
          <w:sz w:val="16"/>
        </w:rPr>
        <w:t xml:space="preserve">, especially given everything else going on. </w:t>
      </w:r>
      <w:r w:rsidRPr="00906B47">
        <w:rPr>
          <w:u w:val="single"/>
        </w:rPr>
        <w:t>Cumulatively, however, they will kill</w:t>
      </w:r>
      <w:r w:rsidRPr="00906B47">
        <w:rPr>
          <w:sz w:val="16"/>
        </w:rPr>
        <w:t xml:space="preserve"> or cripple </w:t>
      </w:r>
      <w:r w:rsidRPr="00906B47">
        <w:rPr>
          <w:u w:val="single"/>
        </w:rPr>
        <w:t>large numbers of Americans</w:t>
      </w:r>
      <w:r w:rsidRPr="00906B47">
        <w:rPr>
          <w:sz w:val="16"/>
        </w:rPr>
        <w:t xml:space="preserve"> — for that is what pollution does, even if the damage is gradual and sometimes invisible.</w:t>
      </w:r>
    </w:p>
    <w:p w14:paraId="6055B5A3" w14:textId="77777777" w:rsidR="004B5C5F" w:rsidRDefault="004B5C5F" w:rsidP="004B5C5F">
      <w:pPr>
        <w:rPr>
          <w:sz w:val="16"/>
        </w:rPr>
      </w:pPr>
    </w:p>
    <w:p w14:paraId="53261C5C" w14:textId="77777777" w:rsidR="004B5C5F" w:rsidRDefault="004B5C5F" w:rsidP="004B5C5F"/>
    <w:p w14:paraId="781ACFB5" w14:textId="77777777" w:rsidR="004B5C5F" w:rsidRDefault="004B5C5F" w:rsidP="004B5C5F">
      <w:pPr>
        <w:pStyle w:val="Heading4"/>
      </w:pPr>
      <w:r>
        <w:t>LOL Trump will overturn all your climate policies</w:t>
      </w:r>
    </w:p>
    <w:p w14:paraId="379F4E3D" w14:textId="77777777" w:rsidR="004B5C5F" w:rsidRPr="0054024F" w:rsidRDefault="004B5C5F" w:rsidP="004B5C5F">
      <w:pPr>
        <w:rPr>
          <w:sz w:val="16"/>
        </w:rPr>
      </w:pPr>
      <w:r w:rsidRPr="0054024F">
        <w:rPr>
          <w:rStyle w:val="Style13ptBold"/>
        </w:rPr>
        <w:t>Greshko et al ’18</w:t>
      </w:r>
      <w:r w:rsidRPr="0054024F">
        <w:rPr>
          <w:sz w:val="16"/>
        </w:rPr>
        <w:t>, By Michael Greshko, Laura Parker, and Brian Clark Howard, A Running List of How President Trump Is Changing Environmental Policy The Trump administration has promised vast changes to U.S. science and environmental policy—and we’re tracking them here as they happen.  PUBLISHED July 23, 2018 https://news.nationalgeographic.com/2017/03/how-trump-is-changing-science-environment/</w:t>
      </w:r>
    </w:p>
    <w:p w14:paraId="75893AD2" w14:textId="77777777" w:rsidR="004B5C5F" w:rsidRPr="0054024F" w:rsidRDefault="004B5C5F" w:rsidP="004B5C5F">
      <w:pPr>
        <w:rPr>
          <w:sz w:val="8"/>
        </w:rPr>
      </w:pPr>
      <w:r w:rsidRPr="00A46BE2">
        <w:rPr>
          <w:u w:val="single"/>
        </w:rPr>
        <w:t>The Trump administration’s tumultuous presidency has brought a flurry of changes—both realized and anticipated—to U.S. environmental policy. Many of the actions roll back Obama-era policies that aimed to curb climate change and limit environmental pollution, while others threaten to limit federal funding for science and the environment.</w:t>
      </w:r>
      <w:r>
        <w:rPr>
          <w:u w:val="single"/>
        </w:rPr>
        <w:t xml:space="preserve"> </w:t>
      </w:r>
      <w:r w:rsidRPr="0054024F">
        <w:rPr>
          <w:sz w:val="8"/>
        </w:rPr>
        <w:t xml:space="preserve"> It’s a lot to keep track of, </w:t>
      </w:r>
      <w:r w:rsidRPr="00A46BE2">
        <w:rPr>
          <w:u w:val="single"/>
        </w:rPr>
        <w:t>so National Geographic will be maintaining an abbreviated timeline of the Trump administration’s environmental actions and policy changes, as well as reactions</w:t>
      </w:r>
      <w:r w:rsidRPr="0054024F">
        <w:rPr>
          <w:sz w:val="8"/>
        </w:rPr>
        <w:t xml:space="preserve"> to them. We will update this article periodically as news develops.      Editor's Note: This story was originally published on March 31, 2017, and was last updated on July 23, 2018.   Trump Officials Set Aside Evidence of National Monuments' Successes  July 23, 2018  As the Trump administration downsized Utah's Bears Ears and Grand Staircase-Escalante National Monuments and reviewed dozens more, U.S. Department of the Interior officials dismissed evidence that the monument designations brought benefits, the Washington Post reports.  On July 16, the Interior Department's Freedom of Information Act team uploaded thousands of pages of documents that had not been completely redacted. The next day, officials took down these documents and replaced them.  The erroneously un-redacted documents contain facts that cast some monuments in a positive light. One 2017 analysis by the Bureau of Land Management mentioned that once Grand Staircase-Escalante became a national monument, the annual rate of archaeological listings in the area more than doubled, and vandalism dropped. In December 2017, President Trump moved to shrink the monument by 46 percent.  In another document, Interior Department official Randal Bowman recommended deleting fishing data from an assessment of the Northeast Canyons and Seamounts Marine National Monument. The administration reviewed the Atlantic Ocean monument—which President Obama created in 2016—amid concerns that the monument's ban on fishing hurt local fishers.  Bowman sought to nix data showing that from 2005 to 2014, about two-thirds of the area's shipping vessels generated less than five percent of their annual landings from the waters that became the monument.  “This section is based on information provided by NOAA and the Fishery Management Council, and so can be presumed accurate,” he wrote in a comment. “However, including all this information undercuts the case for the ban being harmful.”  According to legal experts interviewed by the Post, Trump officials could argue that the intended redactions fall under the “deliberative privilege” exemption of the Freedom of Information Act. That clause aims to protect executive branch staffers as they honestly discuss and hone policies.  Trump Officials Propose Rollbacks of Endangered Species Act Rules  July 19, 2018  On Thursday, the Trump administration unveiled a proposal that would make several key changes to the Endangered Species Act—the 1973 law that has served as a bulwark against the bald eagle's extinction, among thousands of other species.  The plan calls for nixing a rule that forbids referring to the economic impacts of listing an endangered or threatened species. That said, the plan makes pains to say that determinations would still be based only on biological considerations. It also would give regulators greater freedom to avoid designating critical habitat for threatened and endangered species.  It also would tweak how the risks facing threatened species—which aren't endangered yet but could be in the foreseeable future—would be weighed. The U.S. Fish and Wildlife Service would constrain the definition of “foreseeable future” to “only so far into the future as the Services can reasonably determine that the conditions potentially posing a danger of extinction in the foreseeable future are probable.”  What's more, the U.S. Fish and Wildlife Service has proposed eliminating the blanket section 4(d) rule. Since the 1970s, this FWS policy gave threatened species all the protections given to endangered species, which face a more immediate risk of extinction, by default.  Unlike FWS, NOAA's National Marine Fisheries Service tacks on protections for threatened species one by one. The new proposal calls on FWS to adopt NOAA's case-by-case approach for future listings of threatened species. The hundreds of threatened plants and animals that currently have blanket 4(d) protections will continue to have them, according to FWS.  Already, environmental groups are strongly criticizing the plan.  “These proposals would slam a wrecking ball into the most crucial protections for our most endangered wildlife,” added Brett Hartl, government affairs director at the Center for Biological Diversity, in a statement. “If these regulations had been in place in the 1970s, the bald eagle and the gray whale would be extinct today. If they’re finalized now, Zinke will go down in history as the extinction secretary.”  The proposed changes will be posted to the Federal Register in a matter of days. The Trump administration has invited public comment on the rules, which will be open for 60 days on regulations.gov after they are posted. EPA Administrator Scott Pruitt Resigns  July 5, 2018  EPA administrator Scott Pruitt resigned on Thursday, ending the tenure of the most divisive U.S. environmental lead in decades.  Pruitt's resignation, confirmed by President Trump in a statement on Twitter, comes after months of criticism and an ever-growing pile of ethics scandals.  Media reports found that Pruitt had racked up hundreds of thousands of dollars in first-class flights, a $43,000 soundproof office phone booth, and more than $1,500 in fountain pens. A recent CNN report also alleges that Pruitt made his staff omit parts of his schedule from the public record.  Pruitt also caught fire for asking his staff for personal help. Pruitt reportedly asked his unprecedentedly large security detail to turn on their emergency lights as he ran late to a meal at a chic D.C. French restaurant. He also asked his detail to track down his favorite lotion, and he asked his top aides to retrieve his dry cleaning, pick up snacks, track down used hotel mattresses, and help find his wife a job.  Beyond his cavalcade of scandals, </w:t>
      </w:r>
      <w:r w:rsidRPr="00A46BE2">
        <w:rPr>
          <w:u w:val="single"/>
        </w:rPr>
        <w:t>Pruitt also brought abrupt changes to U.S. environmental policy.</w:t>
      </w:r>
      <w:r>
        <w:rPr>
          <w:u w:val="single"/>
        </w:rPr>
        <w:t xml:space="preserve">  </w:t>
      </w:r>
      <w:r w:rsidRPr="00A46BE2">
        <w:rPr>
          <w:u w:val="single"/>
        </w:rPr>
        <w:t>He halted an Obama-era request that fossil-fuel producers track methane emissions</w:t>
      </w:r>
      <w:r w:rsidRPr="0054024F">
        <w:rPr>
          <w:sz w:val="8"/>
        </w:rPr>
        <w:t xml:space="preserve"> and overruled EPA scientists' plea to ban the insecticide chlorpyrifos. While Pruitt's EPA moved to make the water contaminant PFAS a national priority, officials also reportedly sought to delay a CDC report about the compound's toxicity. </w:t>
      </w:r>
      <w:r>
        <w:rPr>
          <w:u w:val="single"/>
        </w:rPr>
        <w:t xml:space="preserve"> </w:t>
      </w:r>
      <w:r w:rsidRPr="00A46BE2">
        <w:rPr>
          <w:u w:val="single"/>
        </w:rPr>
        <w:t>The EPA under Pruitt moved hastily to end the Obama administration's signature environmental policies. Pruitt stalled the Clean Power Plan, the Obama administration's effort to regulate power-plant emissions; wanted to weaken 2022-2025 car fuel economy standards; delayed the “Waters of the United States” rule for two years; and wanted to downwardly revise the “social cost of carbon,” a crucial stat when weighing the costs and benefits of fighting climate change.</w:t>
      </w:r>
      <w:r>
        <w:rPr>
          <w:u w:val="single"/>
        </w:rPr>
        <w:t xml:space="preserve"> </w:t>
      </w:r>
      <w:r w:rsidRPr="0054024F">
        <w:rPr>
          <w:sz w:val="8"/>
        </w:rPr>
        <w:t xml:space="preserve"> </w:t>
      </w:r>
      <w:r w:rsidRPr="00A46BE2">
        <w:rPr>
          <w:u w:val="single"/>
        </w:rPr>
        <w:t>Pruitt also advocated for the U.S. to leave the Paris climate accords—leaving the U.S. globally isolated on what scientists broadly agree is an environmental crisis.</w:t>
      </w:r>
      <w:r>
        <w:rPr>
          <w:u w:val="single"/>
        </w:rPr>
        <w:t xml:space="preserve"> </w:t>
      </w:r>
      <w:r w:rsidRPr="0054024F">
        <w:rPr>
          <w:sz w:val="8"/>
        </w:rPr>
        <w:t xml:space="preserve"> In a contentious letter recently published in the Journal of the American Medical Association, two Harvard University researchers argue that the Trump administration's environmental policies, as championed by Pruitt, could kill an additional 80,000 people per decade when compared to prior policy.  Deputy EPA administrator Andrew Wheeler, a former coal lobbyist, is now acting EPA administrator. He is widely expected to continue Pruitt’s policies. White House Cuts NASA Climate Monitoring Program  May 9, 2018  </w:t>
      </w:r>
      <w:r w:rsidRPr="00A46BE2">
        <w:rPr>
          <w:u w:val="single"/>
        </w:rPr>
        <w:t>Science magazine reports that the Trump administration has ended NASA's Carbon Monitoring System, a $10-million-per-year effort to fund pilot programs intended to improve the monitoring of global carbon emissions.</w:t>
      </w:r>
      <w:r>
        <w:rPr>
          <w:u w:val="single"/>
        </w:rPr>
        <w:t xml:space="preserve"> </w:t>
      </w:r>
      <w:r w:rsidRPr="0054024F">
        <w:rPr>
          <w:sz w:val="8"/>
        </w:rPr>
        <w:t xml:space="preserve"> Congress directed the CMS's creation in 2010, but as Science reporter Paul Voosen notes, the March 2018 spending deal didn't specifically dedicate funds to the program—giving the White House sufficient latitude to wind it down. </w:t>
      </w:r>
      <w:r w:rsidRPr="00A46BE2">
        <w:rPr>
          <w:u w:val="single"/>
        </w:rPr>
        <w:t>Researchers say that CMS-supported work is particularly relevant to the global Paris Agreement, especially for verifying whether the nations of the world are actually meeting their pledges to reduce carbon emissions.</w:t>
      </w:r>
      <w:r>
        <w:rPr>
          <w:u w:val="single"/>
        </w:rPr>
        <w:t xml:space="preserve"> </w:t>
      </w:r>
      <w:r w:rsidRPr="0054024F">
        <w:rPr>
          <w:sz w:val="8"/>
        </w:rPr>
        <w:t xml:space="preserve"> </w:t>
      </w:r>
      <w:r w:rsidRPr="00A46BE2">
        <w:rPr>
          <w:u w:val="single"/>
        </w:rPr>
        <w:t>“If you cannot measure emissions reductions, you cannot be confident that countries are adhering to the agreement,” said Kelly Sims Gallagher, a Tufts University climate policy expert, in an interview with Science.</w:t>
      </w:r>
      <w:r>
        <w:rPr>
          <w:u w:val="single"/>
        </w:rPr>
        <w:t xml:space="preserve"> </w:t>
      </w:r>
      <w:r w:rsidRPr="0054024F">
        <w:rPr>
          <w:sz w:val="8"/>
        </w:rPr>
        <w:t xml:space="preserve"> </w:t>
      </w:r>
      <w:r w:rsidRPr="006B1EEF">
        <w:rPr>
          <w:sz w:val="4"/>
          <w:szCs w:val="4"/>
        </w:rPr>
        <w:t xml:space="preserve">The move marks the latest efforts of the Trump administration, which has rejected the Paris Agreement and an array of prior U.S. climate policies, to downsize NASA's climate science program. The White House has repeatedly called for the elimination of CMS and several other NASA climate missions, including the planned PACE, OCO-3, and CLARREO Pathfinder instruments. Trump officials also advocate the shutdown of the Earth-viewing instruments aboard DSCOVR, which have taken high-res pictures of our planet's sunlit half nearly every hour since July 2015.  Despite the closure of CMS, NASA will continue to operate several climate-monitoring satellites, and the agency is scheduled to launch two climate instruments to the International Space Station by the end of 2018. “The winding down of the CMS research program does not curb NASA’s ability or commitment to monitoring carbon and its effects on our changing planet," said NASA spokesperson Steve Cole in a statement to National Geographic.  Yet researchers contend that without CMS's support, research into how to make sense of these data will slow.  “The topic of climate mitigation and carbon monitoring is maybe not the highest priority now in the United States,” said University of Maryland climate scientist George Hurtt, the CMS science team leader, in an interview with Science. “But it is almost everywhere else.”  Correction: A previous version of this post incorrectly attributed a quote to Harvard University scientist Daniel Jacob. The quote is actually from University of Maryland scientist George Hurtt. EPA Issues Controversial Rule on Science 'Transparency'  April 24, 2018  Environmental Protection Agency Administrator Scott Pruitt proposed a rule Tuesday that would only allow the agency to consider in its rule making scientific studies for which the underlying data are made available publicly. “The science that we use is going to be transparent. It’s going to be reproducible,” Pruitt told reporters.  Industry and conservative groups have called for this change for some time, while some environmental groups warn that it could reduce the EPA's ability to consider all the evidence available when making rules on tough questions like power plant emissions and the safety of everything from pesticides to consumer products.  In a letter, nearly 1,000 scientists (many of whom used to work at the EPA) asked Pruitt to abandon the proposal, which they said “would greatly weaken EPA's ability to comprehensively consider the scientific evidence.” Much of the data that would be excluded is based on reviews of personal health information, which is often not publicly available because of privacy laws or practical challenges.  “This proposal would mean throwing out the studies we rely on to protect the public, for no good reason,” said Betsy Southerland, a longtime EPA scientist, in a press release from the Union of Concerned Scientists. “This would have an enormous and negative impact on the EPA’s ability to enforce the law and protect people’s health. Administrator Pruitt can’t carry out the basic responsibilities of his job if he insists that his agency ignore the evidence.”  The rule change is subject to a 30-day public comment period. Threatened Species Protection Rule Under Review  April 2, 2018  The White House is currently reviewing a regulation that some environmental groups fear could nix protections granted to nearly 300 threatened species.  In a surprise rule change submitted on Monday, the U.S. Department of the Interior has proposed removing what's called the “blanket section 4(d) rule.” Since the 1970s, this U.S. Fish and Wildlife Service (FWS) policy has stated that by default, threatened species receive the full protections of the Endangered Species Act (ESA).  The ESA affords wide-ranging protections to species on the brink of extinction, barring everything from outright poaching to coming too close to the species in the wild. These restrictions don't automatically apply to threatened species, but section 4(d) of the ESA says that departments can protect threatened species at their discretion.  Historically, different departments have used this discretion in different ways. By default, FWS's blanket section 4(d) rule gives threatened species every ESA protection, which regulators then clarify and whittle down. When the National Marine Fisheries Service lists a threatened species, however, it adds protections bit by bit.  The proposed removal of the blanket section 4(d) rule concerns environmental groups because it's possible that the move would jeopardize protections for hundreds of threatened species, which aren't yet facing the threat of extinction but could in the future.  According to the Center for Biological Diversity, an environmental advocacy group, 294 species listed as threatened by the FWS are afforded protections only because of the blanket rule. The affected species include the northern spotted owl, the southern sea otter, the spotted seal, as well as eight species of coral and numerous plants.  “How are they going to deal with the species that are already listed as threatened?” asks Noah Greenwald, the endangered species director of the Center for Biological Diversity. “I think that's pretty critical, because there's no way they can publish 300 individual rules ... This certainly looks like a regulatory rollback.”  That said, the rule change's impact remains unclear. The proposed regulation hasn't been released, and once it is, it will be subject to a period of public comment. The Interior Department has not yet responded to National Geographic's emailed questions about the proposed rule change.  “The Center for Biological Diversity thinks it's the worst-case scenario—it's hard for me to assume that,” says Defenders of Wildlife vice president Bob Dreher, an FWS associate director during the Obama administration. “We are of course concerned, and we're going to be watching it very, very carefully.”  In gearing up for the rule change, the Trump administration appears to be responding to two legal petitions filed in 2016 by the Pacific Legal Foundation—a conservative public-interest law firm—on behalf of the Washington Cattlemen's Association and the National Federation of Independent Businesses.  The groups argue that by giving threatened species all ESA protections as a default, the blanket rule functionally eliminates the distinction between endangered and threatened species. They say the arrangement illegally flouts Congress and penalizes private landowners.  Jonathan Wood, an attorney with the Pacific Legal Foundation, maintains that rescinding the blanket rule won't hurt conservation. He argues that if threatened species have fewer protections than endangered species, then private landowners have an incentive to help endangered species recover to threatened status—since the upgrade in status removes onerous regulations. (Read more about the debate over the Endangered Species Act.)  “Recovery for endangered species is abysmally low ... By varying the protections, you better align the incentives of the property owners with the incentives of the endangered species,” he says. “Ideally, we boost that recovery rate.”  Environmental groups and Wood disagree vehemently on the ESA's efficacy. But they agree on one major point: the text of the regulation may take months to be released, and until then, it's unclear how threatened species will be treated.  “Without seeing the proposed rule and the reasons it gives, it's hard to say too much,” says Wood.  That said, Dreher offers a word of caution to the Department of the Interior: “If they take an approach which leaves threatened species arbitrarily unprotected, you can be sure that we and other organizations will sue.” EPA Starts Rollback of Car Emissions Standards  April 2, 2018  </w:t>
      </w:r>
      <w:r w:rsidRPr="00A46BE2">
        <w:rPr>
          <w:u w:val="single"/>
        </w:rPr>
        <w:t>In a press release, EPA administrator Scott Pruitt announced that the U.S. government would revisit the Obama administration's fuel efficiency standards for cars and light-duty trucks—the first step in a rollback of one of the U.S.'s biggest efforts to curb carbon emissions.</w:t>
      </w:r>
      <w:r>
        <w:rPr>
          <w:u w:val="single"/>
        </w:rPr>
        <w:t xml:space="preserve"> </w:t>
      </w:r>
      <w:r w:rsidRPr="0054024F">
        <w:rPr>
          <w:sz w:val="8"/>
        </w:rPr>
        <w:t xml:space="preserve"> In July 2011, President Obama announced he would tighten regulations of vehicle greenhouse gas emissions, with rules that were first finalized in August 2012. Under Obama-era policy, cars and light-duty trucks would be required to have average fuel efficiencies equivalent to 54.5 miles per gallon by model year 2025.  </w:t>
      </w:r>
      <w:r w:rsidRPr="00A46BE2">
        <w:rPr>
          <w:u w:val="single"/>
        </w:rPr>
        <w:t>About a sixth of U.S. greenhouse gas emissions in 2016 came from passenger cars and light-duty trucks</w:t>
      </w:r>
      <w:r w:rsidRPr="0054024F">
        <w:rPr>
          <w:sz w:val="8"/>
        </w:rPr>
        <w:t xml:space="preserve">. Overall, the Obama program would've reduced greenhouse gas emissions by 6 billion metric tons—more than the total CO2 the U.S. emitted in 2016.  The EPA committed to finishing a midterm evaluation of the 2022-2025 standards by no later than April 1, 2018. On January 12, 2017, outgoing Obama EPA administrator Gina McCarthy finalized the evaluation and reaffirmed the stringent emissions standards.  At the time, car manufacturers argued that the 2022-2025 standards were unrealistic, expensive, and politically rushed. The Trump administration has enthusiastically echoed these sentiments; it restarted the midterm evaluation in March 2017.  “The Obama administration's determination was wrong,” Pruitt said in a statement. “Obama’s EPA cut the Midterm Evaluation process short with politically charged expediency, made assumptions about the standards that didn’t comport with reality, and set the standards too high.”  Automakers struck a guardedly pleased tone in releases about the announcement, seemingly leery that they may be getting more rollbacks out of the Trump EPA than they originally bargained for. Already, environmental and public health groups are voicing fierce opposition.  “Starting a process to weaken clean car standards marks yet another step backward from the fight to curb climate change,” said Harold P. Wimmer, the national president and CEO of the American Lung Association, in a statement. “Climate change poses serious threats to millions of people, especially to some of the most vulnerable Americans, including children, older adults and those living with chronic diseases such as asthma.”  “Pruitt’s rollback of the EPA clean car standards is a U-turn in the fight against climate change. We don’t know exactly how far the agency will back-track until they publish new standards, but we can be sure that it will make achieving a low-carbon transportation system more difficult and likely more expensive,” wrote Luke Tonachel, the clean vehicles director for the Natural Resources Defense Council, in a statement. </w:t>
      </w:r>
      <w:r>
        <w:rPr>
          <w:u w:val="single"/>
        </w:rPr>
        <w:t xml:space="preserve"> </w:t>
      </w:r>
      <w:r w:rsidRPr="00A46BE2">
        <w:rPr>
          <w:u w:val="single"/>
        </w:rPr>
        <w:t>Globally, lowering U.S. emissions standards could bolster other countries to weaken their own emissions standards.</w:t>
      </w:r>
      <w:r w:rsidRPr="0054024F">
        <w:rPr>
          <w:sz w:val="8"/>
        </w:rPr>
        <w:t xml:space="preserve"> </w:t>
      </w:r>
      <w:r w:rsidRPr="006B1EEF">
        <w:rPr>
          <w:sz w:val="4"/>
          <w:szCs w:val="4"/>
        </w:rPr>
        <w:t>Within the U.S., a rollback would set up a legal trench war between the EPA and the state of California. Under a waiver it received at the dawn of the EPA, California has the authority to set its own, more stringent emissions standards. Twelve other states and the District of Columbia—in all, a third of the U.S. population—follow California's lead.  “We’re ready to file suit if needed to protect these critical standards and to fight the administration’s war on our environment,” said California Attorney General Xavier Becerra in a statement. “California didn’t become the sixth-largest economy in the world by spectating.” Zinke Offers Support for Grizzlies in North Cascades  March 23, 2018  In a move that pleased conservationists and infuriated cattlemen, Secretary of the Interior Ryan Zinke announced his support for efforts to return the grizzly bear to the North Cascades ecosystem.  "The grizzly bear is part of the environment, as it once was here. It's part of a healthy environment," he said according to The Seattle Times.  Zinke said that by the end of 2018, U.S. officials would complete a plan for returning the grizzly bear to the North Cascades, a rugged ecosystem that straddles the U.S. state of Washington and the Canadian province of British Columbia. The U.S. Fish and Wildlife Service estimates that fewer than 50 grizzly bears now live in the region, which is isolated from other grizzly populations in North America.  In 2013, the Fish and Wildlife Service found that the North Cascades grizzly bear warranted an endangered listing under the Endangered Species Act. The following year, the Seattle Times reports that the Obama administration announced a three-year recovery study. In 2017, the study was halted; now, with Zinke's support, it will presumably continue. FEMA Expels "Climate Change" From Strategic Plan  March 16, 2018  NPR reports that the U.S. Federal Emergency Management Agency has stricken “climate change” and associated verbiage from its strategic plan, on the heels of one of the most expensive years of natural disasters in modern U.S. history.  The plan, published on March 15, says that one of the agency’s major strategic goals is to “ready the nation for catastrophic disasters.” As NPR noted, it does discuss the potential for rising disaster costs:  Disaster costs are expected to continue to increase due to rising natural hazard risk, decaying critical infrastructure, and economic pressures that limit investments in risk resilience. As good stewards of taxpayer dollars, FEMA must ensure that our programs are fiscally sound. Additionally, we will consider new pathways to long-term disaster risk reduction, including increased investments in pre-disaster mitigation.  In a statement to NPR, FEMA Public Affairs Director William Booher said that “this strategic plan fully incorporates future risks from all hazards regardless of cause.”  In the plan, FEMA does not elaborate on the causes of “rising natural hazard risk,” which include human-caused climate change. As National Geographic previously reported, two recent studies found that the record rainfall from Hurricane Harvey—which cost roughly $125 billion—got a 15-percent boost thanks to climate change. The studies also found that climate change roughly tripled the odds of a storm of Harvey’s intensity.  The threats of climate change featured in FEMA strategic plans drafted under the Obama administration, as well as earlier ones. In a 2008 strategic plan drafted under the George W. Bush administration, then-FEMA director R. David Paulison said that future years “will likely present our nation with equally challenging events, including technological incidents, terrorist attacks, natural disasters, or extreme weather events spawned by global warming.” EPA Mulls Shake-Up to Environmental Research Program  February 26, 2018  The Trump administration is thinking about reorganizing an EPA group that funds research on children’s health and environmental health disparities affecting minorities and the poor.  According to the proposal, the EPA would consolidate its National Center for Environmental Research (NCER), a branch of the EPA’s Office of Research and Development, with two other offices related to grant-making. The combined office would field Freedom of Information Requests, manage EPA records, and administer grants.  In a statement to Earther, EPA spokesperson Liz Bowman said that the move is intended to make the agency more efficient. She added that the management of research grants would continue and that none of NCER’s current staff would be fired.  When news of the reorganization first broke, some raised concerns that NCER’s work would fall by the wayside. Currently, NCER oversees EPA’s STAR (Science to Achieve Results) program, which issues grants and fellowships to outside environmental researchers. STAR funding helps support the U.S.’s Children’s Environmental Health and Disease Prevention Research Centers, which examine pollution’s effects on children’s health.  In 2017, STAR earned acclaim from the National Academies—the U.S.’s preeminent scientific body—for its support of high-quality science, including work showing that infants could be exposed to arsenic via rice cereal. Yet from 2002 to 2016, STAR’s budget declined by more than 70 percent (adjusting for inflation) to $36 million, E&amp;E News reports. In its FY2019 budget request, the Trump EPA called for STAR’s elimination.  In an interview with National Geographic, a senior EPA official said that the reorganized office would continue STAR if Congress funds it. The official added that new STAR grants would probably dovetail with the EPA’s priorities under administrator Scott Pruitt, which the agency laid out in its 2018-2022 strategic plan.  Pruitt’s “back-to-basics” plan calls for a focus on maintaining air quality, implementing recent chemical-safety reforms, funding infrastructure for drinking water, and accelerating the cleanup of Superfund sites. Missing from the document is any mention of climate change or carbon dioxide, points of emphasis in Obama-era EPA strategic plans. Trump Proposes Cuts to Climate and Clean-Energy Programs  February 12, 2018  In its FY2019 budget and addendum, the Trump administration has proposed sweeping rollbacks to U.S. programs designed to study and mitigate the effects of climate change, as well as cuts to research on renewable energy.  At this point, the budget is merely an opening bid in negotiations with Congress; last year, lawmakers largely ignored similar proposed cuts. Nevertheless, the budget provides insight into the White House's priorities.  For instance, the EPA budget suggests eliminating the environmental agency's climate-change research program, which currently costs the agency $16 million per year. In addition, the EPA has proposed axing several voluntary emissions-reductions programs and STAR, which funds environmental research and graduate student fellowships.  Other parts of the budget trim environmental services, such as the EPA's Report on the Environment, and cut the agency's Human Health Risk Assessment program by nearly 40 percent.  As it did in 2017, the Trump administration has proposed axing several NASA Earth-science missions, including PACE and OCO-3. (Read more about the targeted missions.)  The budget also calls for shutting down the Earth-facing instruments aboard DSCOVR, which is already flying. These instruments include EPIC, which continually photographs Earth's sunlit half to measure the planet's energy budget.  The White House has proposed eliminating the U.S. State Department's Global Climate Change Initiative, which in 2017 received $160 million in funding. The program primarily aims to help other countries better weather the impacts of climate change. Though most developing countries did little to contribute to ongoing climate change, developing countries will be more severely affected.  The Trump administration's 2019 budget also advocates for a 55-percent cut in spending on the Department of Energy's applied R&amp;D programs. The cuts would shrink the agency's $3.77-billion budget to slightly less than $1.7 billion. In its justification, the White House says that the move would refocus R&amp;D efforts from late-stage development to early-stage research.  At the same time, the budget cuts investments in early-stage research by axing ARPA-E, the Department of Energy's $305-million advanced research program. The budget also calls for nearly a 40-percent cut to the department's Office of Energy Efficiency and Renewable Energy, even after accounting for the Bipartisan Budget Act of 2018 (BBA), which recently increased FY2019 spending levels.  At the same time, the budget calls for increases in spending on fossil fuels. Including the BBA, the Department of Energy's budget calls for an extra $281 million on fossil-fuel R&amp;D, $200 million of which would be spent on “clean coal.” (Can coal ever be clean?)  Unlike last year, the Trump administration is no longer proposing the destruction of the popular ENERGY STAR program, which certifies energy-efficient appliances. Instead, it wants to charge companies that seek the labeling, using those “user fees” to make the program financially self-sufficient. Report: Trump Mulling Major Cuts to Clean Energy Research  January 31, 2018  The Washington Post reports that in its 2019 budget, the Trump administration is seeking to slash Department of Energy funding for renewable energy and energy efficiency initiatives by 72 percent.  Congress would likely oppose such steep cuts in any future budget negotiations, but the move further signals the Trump administration's avowed support of fossil-fuel industries.  News of the proposed cuts comes the day after President Trump praised “beautiful clean coal” in his State of the Union address, and several days after Trump announced steep tariffs on imported solar panels. (Find out more about the myth of “clean coal.”)  According to Post reporters Chris Mooney and Steven Mufson, leaked budget documents reportedly show that the administration is seeking to cut funding for the Department of Energy's Office of Energy Efficiency and Renewable Energy by more than 70 percent, from an enacted 2017 budget of $2.04 billion to $575.5 million. The Post also reports that the budget suggests staffing cuts, from 680 staffers in 2017 to a proposed 450 in 2019.  “I will not comment on a budget that has not been released. However, I will suggest that anyone who questions this administration’s commitment to an all-of-the-above energy approach simply look at our record," Department of Energy spokesperson Shaylyn Hynes said in a statement. "Last year the Energy Department awarded hundreds of millions of dollars to solar and wind energy.  "Though it may not fit into the narrative of the environmental lobby and their pundits, the truth is that Secretary Perry believes that there is a role for all fuels—including renewables—in our energy mix.”  This would not be the first time that the Trump administration has attempted to slash this sort of funding. In its 2018 budget, the Trump administration sought cuts of more than two-thirds for the Office of Energy Efficiency and Renewable Energy, which Congress rejected. EPA LOOSENS REGULATIONS ON TOXIC AIR POLLUTION  January 25, 2018  In a brief legal memo, the Trump EPA has dropped “once in, always in” (OIAI), a Clinton-era EPA policy that aimed to lock in reductions of hazardous air pollution from industrial sources.  Industry lawyers and Senate Republicans have long argued that eliminating OIAI will actually provide a stronger incentive for businesses to reduce emissions, since they can now more easily lower emissions and avoid the regulations that major pollution sources must endure.  However, environmental activists and lawyers are concerned with the abrupt change, saying that it may actually increase exposure to hazardous air pollution—especially among vulnerable populations, who live near major industrial polluters more often.  “They’re really going to be killing people,” said Hip-Hop Caucus vice president Mustafa Ali, the former environmental justice head at EPA, in an interview with Earther. “You’re going to have all types of public health problems.”  To see how OIAI worked, imagine a business that emits 11 tons of a given hazardous air pollutant (HAP) per year. Under EPA regulations, facilities that emit more than 10 tons of one HAP, or 25 tons of HAPs in total, are reclassified from area sources to major sources.  By law, major sources must retool their processes to get their emissions down to the lowest levels set by peers within the industry. These benchmarks are called the Maximum Achievable Control Technology, or MACT, standards.  By hewing to MACT standards, let's say the company's HAP emissions go down from 11 tons per year to three tons. According to OIAI, the company would have to abide by MACT standards permanently, locking in eight tons of annual emissions reductions.  Under the new EPA policy, however, the company could do just enough to reduce emissions from 11 tons to nine. By dropping below the 10-ton threshold, the company goes from being a major source to being an area source—thereby jettisoning the MACT requirement.  While going from 11 tons of emissions to nine is technically a reduction, it's actually more pollution relative to what the facility could have achieved by complying with MACT standards. This phenomenon, called “backsliding,” is what OIAI aimed to prevent.  Environmental groups are poised to sue the EPA to block the policy change.  “This is among the most dangerous actions that the Trump EPA has taken yet against public health,” said John Walke, clean air director at the Natural Resources Defense Council (NRDC), in a statement. “NRDC will fight this terrible decision to unleash toxic pollutants with every available tool.” Most of National Parks Advisory Board Resigns in Protest  January 15, 2018  Nine of the 12 members of the National Park System Advisory Board resigned on January 15, the Washington Post reported on January 16, in protest of Interior Secretary Ryan Zinke's refusal to meet with them.  First chartered by Congress in 1935, the civilian group is required to contain academic experts, experienced park managers, and at least one former elected official from an area adjacent to a national park.  The board advises the National Park System, the National Park Service, and the Secretary of the Interior on a wide range of matters, and it also helps to select national historic landmarks. Its members are unpaid.  "I wasn't voted in, but I realize I represent people beyond myself," says Carolyn Finney, a University of Kentucky geographer who had served on the board since 2010. "When you slam the door in the face of me and the board, you're also slamming the door on a whole lot of other people."  In a joint letter, Finney and other departing board members expressed frustration at Secretary Zinke's refusal to meet with them.  "For the last year we have stood by waiting for the chance to meet... We understand the complexity of transition but our requests to engage have been ignored, and the matters on which we wanted to brief the new Department team are clearly not part of its agenda," wrote Tony Knowles, the board's departing chair and a former Alaska governor, in a resignation letter co-signed by Finney and seven other board members.  "I wish the National Park System and Service well and will always be dedicated to their success," Knowles's letter continued. "However, from all of the events of this past year I have a profound concern that the mission of stewardship, protection, and advancement of our National Parks has been set aside."  In May, the Washington Post reported that the Interior Department began a sweeping review of more than 200 advisory boards and other entities associated with the department. Around the same time, EPA administrator Scott Pruitt dismissed several members of the agency's Board of Scientific Counselors. Report: Climate Change Web Sites 'Censored' Under Trump  January 10, 2018  A new report finds that in the first year of the Trump administration, U.S. government websites have been systematically altered to cut mentions of climate change. However, there is no evidence of tampering with climate data.  The report, published by the nonprofit Environmental Data &amp; Governance Initiative (EDGI), says that several government agencies—notably the EPA—have removed or reduced their web content about climate change.  Since Trump's inauguration, the group has monitored thousands of government web pages for changes or deletions. In some instances, "climate change" is replaced with the vaguer words "sustainability" or "resiliency." In others, some climate change webpages are taken down entirely.  For instance, the Bureau of Land Management's web page on climate change was taken down between May and November 2017, the report states. The EPA's "Student's Guide to Global Climate Change" went offline sometime between February and April 2017.  "While we cannot determine the reasons for these changes from monitoring websites alone, our work reveals shifts in stated priorities and governance and an overall reduction in access to climate change information, particularly at the EPA," the group says.  EDGI emphasizes that, so far, it hasn't seen evidence of the removal or deletion of climate data sets, as some scientists and activists had feared.  (Full disclosure: the National Geographic Society has given grants to Data Refuge and the Climate Adaptation Knowledge Exchange, which are archiving U.S. climate data.) TRUMP INTERIOR DEPARTMENT DECLARES THAT ACCIDENTAL BIRD DEATHS ARE LEGAL  December 22, 2017  Reversing Obama-era policy, the Trump administration has decreed that it will no longer consider the accidental killing of birds—from eagles colliding with wind turbines to ducks zapped on power lines—a violation of the Migratory Bird Treaty Act (MBTA).  “It reverses decades of precedent over 20 administrations,” says Sarah Greenberger, the National Audubon Society’s vice president of conservation policy. “It’s a shocking step to break with that kind of tradition, and it’s of great concern.”  The law, which turns a hundred years old in 2018, is among the United States’ oldest and widest-reaching environmental protections. Originally envisioned to save birds from overhunting, the law now safeguards more than 1,025 migratory bird species and their eggs, feathers, and nests. Illegally killing a protected bird can result in a $15,000 fine and up to six months in jail.  The law—which prohibits harming protected species "at any time, or in any manner"—had been interpreted as forbidding “incidental takes,” the accidental yet foreseeable deaths of birds from industrial activity. But the phrase itself does not appear in the law. Through the years, some U.S. courts had questioned whether the MBTA really does cover incidental takes.  In a memo published on January 10, 2017, Hilary Tompkins—the outgoing solicitor for the Obama Interior Department—found that all forms of incidental take were prohibited under the MBTA. In her memo, she cites the U.S. Fish and Wildlife Service’s longtime interpretation of the law and decades of successful prosecutions.  Tompkins also notes that Canada—the co-signer of the Migratory Bird Treaty of 1916, which sparked the MBTA—interprets it as requiring the prohibition of incidental takes.  But on February 6, the incoming Trump administration rescinded Tompkins’ guidance, pending a review. On December 22, it was replaced entirely by a memo reaching the opposite conclusion, relying in part on some U.S. courts’ skeptical rulings.  The analysis, penned by Daniel Jorjani—one of the Trump Interior Department’s highest-ranking lawyers and a former adviser to the Koch brothers—instead finds that the word “take” describes a willful, deliberate act. What’s more, he says that for industry, the threat of being prosecuted for incidental takes is an undue burden.  “Interpreting the MBTA to apply to incidental or accidental actions hangs the sword of Damocles over a host of otherwise lawful and productive actions,” Jorjani wrote in the new memo.  Conservation groups are outraged by the decision. If the MBTA no longer covers incidental take, some experts fear that industry may not invest in systems that save many birds’ lives, such as covers for oil pits, more widely spaced power lines, or camera systems that slow wind turbines when birds are present.  "The statement made by this administration basically says that the real problem...is poaching birds for feathers for ladies' hats," says Defenders of Wildlife vice president Bob Dreher, who served as associate director of the U.S. Fish and Wildlife Service under Obama. "They're turning this thing into an antique."  Energy companies, in particular, have been regularly penalized for incidental takes. After the Deepwater Horizon oil spill in 2010, the largest in U.S. history, federal officials used the MBTA to secure $100 million in fines from BP that went toward bird conservation efforts.  One 2014 study found that the spill killed anywhere from 600,000 to 800,000 birds in the Gulf of Mexico, including a third of the northern Gulf’s laughing gull population.  Renewable energy and fossil-fuel groups alike have praised the MBTA reversal. “This commonsense approach ensures that lawful activities are not held hostage to unnecessary threats of criminalization,” the National Ocean Industries Association said in a statement.  “We don’t dispute the need for energy,” says Greenberger. “It just seems so unnecessary to have taken this step.”  News of the reversal comes as National Geographic, the National Audubon Society, and the Cornell Lab of Ornithology kick off the Year of the Bird. The joint effort will explore and celebrate birds, as well as document the threats facing them.  “I think we will celebrate, but we also intend to use this partnership to remind people how much of a part of our lives birds are—and what it takes to protect them,” says Greenberger.  This entry has been updated to include comment from Bob Dreher. Trump Drops Climate Change From List of National Security Threats  December 18, 2017</w:t>
      </w:r>
      <w:r w:rsidRPr="0054024F">
        <w:rPr>
          <w:sz w:val="8"/>
        </w:rPr>
        <w:t xml:space="preserve">  </w:t>
      </w:r>
      <w:r w:rsidRPr="00A46BE2">
        <w:rPr>
          <w:u w:val="single"/>
        </w:rPr>
        <w:t>President Donald Trump has announced that the United States will no longer regard climate change by name as a national security threat.</w:t>
      </w:r>
      <w:r>
        <w:rPr>
          <w:u w:val="single"/>
        </w:rPr>
        <w:t xml:space="preserve"> </w:t>
      </w:r>
      <w:r w:rsidRPr="0054024F">
        <w:rPr>
          <w:sz w:val="8"/>
        </w:rPr>
        <w:t xml:space="preserve"> </w:t>
      </w:r>
      <w:r w:rsidRPr="006B1EEF">
        <w:rPr>
          <w:sz w:val="4"/>
          <w:szCs w:val="4"/>
        </w:rPr>
        <w:t>The stance marks an abrupt turn from the Obama administration, which in 2015 described climate change as “an urgent and growing threat to our national security,” given its effects on natural disasters, conflicts over food and water, and refugee crises.  In contrast, the Trump administration’s national security strategy, published Monday, discusses climate change only within the context of U.S. energy policy.  “Climate policies will continue to shape the global energy system, [and] U.S. leadership is indispensable to countering an anti-growth energy agenda that is detrimental to U.S. economic and energy security interests,” the report reads. “Given future global energy demand, much of the developing world will require fossil fuels, as well as other forms of energy, to power their economies and lift their people out of poverty.”  As National Geographic has previously reported, humans’ dramatic alteration of the global climate is not only scientific fact, but it also poses numerous security threats to the United States and the world.  Depending on the region, extreme weather events—such as droughts, wildfires, heatwaves, and torrential rains—may become more frequent and intense under climate change, posing threats to military installations and civilian communities alike. As weather patterns change, some disease-bearing creatures such as mosquitoes will enjoy longer active seasons over wider areas, exacerbating threats to public health.  In addition, rising seas threaten to cripple coastal military infrastructure, an ongoing concern at the U.S. Navy’s installation in Norfolk, Virginia. Melting ice means that the normally ice-clogged Arctic is poised to transform into a major shipping route, altering regional geopolitics. Warmer, more acidic waters will kill off many coral reefs, which supply food and income to millions. And as sea levels rise, flooding will displace coastal populations.  “We’ve seen that 700,000 refugees coming from Syria have shaken the European Union to its core. Take that number and multiply it by 100 who would be forced to leave the coasts, and that’s the kind of change we are going to unleash upon ourselves,” said David Titley, a climate scientist at Penn State University and retired U.S. Navy rear admiral, in a previous interview.  “The impacts of that on security or economics are fundamentally unknowable,” he added. “But anybody who thinks that’s not a huge risk is probably smoking something.”  Despite Trump’s change in emphasis, it’s possible that U.S. government research on climate change will continue—under an assumed name. Since Trump’s inauguration, U.S. government websites seeking to scrub “climate change” from their records have opted to swap out the phrase for the word “resilience.”  For instance, a division within the Department of Defense’s environmental research programs that had been named for climate change is now named for “resiliency.” An EPA web page devoted to “climate ready” water management now discusses “resilient water utilities.”  What does President Trump’s national security strategy say about “resilience,” then?  “Resilience includes the ability to withstand and recover rapidly from deliberate attacks, accidents, natural disasters, as well as unconventional stresses, shocks, and threats to our economy and democratic system,” the report states. “Through risk-informed investments, we will build resilient communities and infrastructure to protect and benefit future generations.” Trump Unveils Plan to Dramatically Downsize Two National Monuments  December 4, 2017  In a speech delivered in Salt Lake City, President Trump announced his intention to sharply reduce two Utah national monuments established by his predecessors.  In a move presaged by leaked government documents, Trump announced that he would reduce the 1.35-million acre Bears Ears National Monument, created by President Barack Obama in late 2016, by 85 percent. The president also said he would cut the 1.88-million acre Grand Staircase Escalante National Monument, designated by President Bill Clinton in 1996, nearly in half.  Indian nations, conservation groups, and paleontologists have filed suit over the expected changes, among the most sweeping efforts taken by a U.S. president to downsize national monuments.  (For more, read our extensive coverage of the proposed changes—and what they actually mean.) Interior Department Proposes Largest-Ever Oil and Gas Lease Auction  October 23, 2017  The U.S. Department of Interior has proposed auctioning off oil and gas leases for 77 million acres of federal waters within the Gulf of Mexico—the largest lease auction of its kind ever announced.  In an October 23 statement, the Interior Department says that it will auction off the oil and gas leases for all available unleased areas on the Gulf of Mexico’s outer continental shelf, in waters off the coasts of Texas, Louisiana, Mississippi, Alabama, and Florida. The auction is about a million acres larger than the most recent auction of its ilk, which occurred under the Obama administration in August 2016.  “In today’s low-price energy environment, providing the offshore industry access to the maximum amount of opportunities possible is part of our strategy to spur local and regional economic dynamism and job creation and a pillar of President Trump’s plan to make the United States energy dominant,” said Interior Secretary Ryan Zinke in a statement.  The U.S. Bureau of Ocean Energy Management estimates that the Gulf of Mexico’s outer continental shelf contains over 48 billion barrels of oil and 141 trillion cubic feet of gas that are technically recoverable. EPA estimates suggest that if these fossil fuels were burned completely, they would add the equivalent of more than 28 billion tons of carbon dioxide to the atmosphere—more than five times the United States’ total carbon footprint in 2016.  The announcement comes days after an oil pipeline off the coast of Louisiana spilled some 672,000 gallons of oil into the Gulf of Mexico, the largest oil leak in the Gulf since the 2010 Deepwater Horizon disaster, which was more than 300 times bigger. Forecasters say that the oil, which dispersed under 5,000 feet of water, is not expected to impact the shoreline, according to an ABC report. Picture of coal in West Virginia Mounds of unsold coal stand above ground at ERP Compliant Fuels' Federal No. 2 mine near Fairview, W.Va., April 11, 2016. With Donald Trump's win in the race for the White House, scores of regulations that have reshaped the contours of corporate America over the last eight years suddenly seemed vulnerable. Photograph by Luke Sharrett, The New York Times/Redux Trump EPA Poised to Scrap Clean Power Plan  October 9, 2017</w:t>
      </w:r>
      <w:r w:rsidRPr="0054024F">
        <w:rPr>
          <w:sz w:val="8"/>
        </w:rPr>
        <w:t xml:space="preserve">  </w:t>
      </w:r>
      <w:r w:rsidRPr="00A46BE2">
        <w:rPr>
          <w:u w:val="single"/>
        </w:rPr>
        <w:t>The U.S. Environmental Protection Agency is poised to withdraw the Clean Power Plan, the lynchpin of the Obama Administration's effort to combat climate change, the New York Times reported Monday.</w:t>
      </w:r>
      <w:r>
        <w:rPr>
          <w:u w:val="single"/>
        </w:rPr>
        <w:t xml:space="preserve"> </w:t>
      </w:r>
      <w:r w:rsidRPr="0054024F">
        <w:rPr>
          <w:sz w:val="8"/>
        </w:rPr>
        <w:t xml:space="preserve"> In a speech delivered in Hazard, Kentucky, EPA Administrator Scott Pruitt declared that he will sign a proposal on Tuesday that would eliminate the Clean Power Plan (CPP), claiming that “the war on coal is over.”  Unveiled in 2015, the Clean Power Plan mandated that the U.S. power sector's carbon emissions be cut by 32 percent from 2005 by 2030 (870 million tons of CO2), slashing the single biggest contributor to the country's overall carbon footprint.</w:t>
      </w:r>
    </w:p>
    <w:p w14:paraId="2CA28120" w14:textId="77777777" w:rsidR="004B5C5F" w:rsidRDefault="004B5C5F" w:rsidP="004B5C5F"/>
    <w:p w14:paraId="714085C2" w14:textId="77777777" w:rsidR="004B5C5F" w:rsidRPr="003A696C" w:rsidRDefault="004B5C5F" w:rsidP="004B5C5F"/>
    <w:p w14:paraId="2D089EA4" w14:textId="77777777" w:rsidR="004B5C5F" w:rsidRPr="004B5C5F" w:rsidRDefault="004B5C5F" w:rsidP="004B5C5F"/>
    <w:p w14:paraId="3C1693A7" w14:textId="0C8BB3E4" w:rsidR="000B439A" w:rsidRDefault="000B439A" w:rsidP="000B439A">
      <w:pPr>
        <w:pStyle w:val="Heading3"/>
      </w:pPr>
      <w:r>
        <w:t>Not enough resources</w:t>
      </w:r>
    </w:p>
    <w:p w14:paraId="4C5553D6" w14:textId="77777777" w:rsidR="000B439A" w:rsidRPr="000B439A" w:rsidRDefault="000B439A" w:rsidP="000B439A">
      <w:pPr>
        <w:pStyle w:val="Heading4"/>
        <w:rPr>
          <w:rStyle w:val="Style13ptBold"/>
          <w:b/>
        </w:rPr>
      </w:pPr>
      <w:r w:rsidRPr="000B439A">
        <w:t>Recognizing climate migrants as refugees trades off with funding for other refugees and doesn’t solve</w:t>
      </w:r>
      <w:r>
        <w:rPr>
          <w:rStyle w:val="Style13ptBold"/>
        </w:rPr>
        <w:br/>
      </w:r>
      <w:r w:rsidRPr="000B439A">
        <w:rPr>
          <w:rStyle w:val="Style13ptBold"/>
          <w:b/>
        </w:rPr>
        <w:t xml:space="preserve">The Economist 3/6 </w:t>
      </w:r>
    </w:p>
    <w:p w14:paraId="7D310D3E" w14:textId="524C1721" w:rsidR="000B439A" w:rsidRPr="000B439A" w:rsidRDefault="000B439A" w:rsidP="000B439A">
      <w:r w:rsidRPr="000B439A">
        <w:t>(The Economist offers authoritative insight and opinion on international news, politics, business, finance, science, technology and the connections between them, 3/6/18, “Why climate migrants do not have refugee status”, https://www.economist.com/the-economist-explains/2018/03/06/why-climate-migrants-do-not-have-refugee-status</w:t>
      </w:r>
      <w:r>
        <w:t>, accessed on 7/21/18,</w:t>
      </w:r>
      <w:r w:rsidRPr="000B439A">
        <w:t xml:space="preserve"> CaseoutweighsT)</w:t>
      </w:r>
    </w:p>
    <w:p w14:paraId="2460D07A" w14:textId="00B74554" w:rsidR="000B439A" w:rsidRDefault="000B439A" w:rsidP="000B439A">
      <w:pPr>
        <w:rPr>
          <w:sz w:val="16"/>
        </w:rPr>
      </w:pPr>
      <w:r w:rsidRPr="000B439A">
        <w:rPr>
          <w:sz w:val="16"/>
        </w:rPr>
        <w:t>On the surface, the problem is bureaucratic. Environmental migrants are not covered by the 1951 Geneva Convention Relating to the Status of Refugees, which is designed to protect those fleeing persecution, war or violence. The UN agencies most involved in refugee rights, the UN Refugee Agency (UNHCR) and the UN Development Programme, agree that the term “climate refugee” should not be used to describe those displaced for environmental reasons.</w:t>
      </w:r>
      <w:r w:rsidRPr="000B439A">
        <w:rPr>
          <w:rStyle w:val="Style13ptBold"/>
          <w:sz w:val="16"/>
        </w:rPr>
        <w:t xml:space="preserve"> </w:t>
      </w:r>
      <w:r w:rsidRPr="000B439A">
        <w:rPr>
          <w:rStyle w:val="StyleUnderline"/>
        </w:rPr>
        <w:t>The UNHCR already struggles to provide adequate support for the world’s 22.5m refugees</w:t>
      </w:r>
      <w:r w:rsidRPr="000B439A">
        <w:rPr>
          <w:rStyle w:val="Style13ptBold"/>
          <w:sz w:val="16"/>
        </w:rPr>
        <w:t xml:space="preserve"> (from war and persecution). </w:t>
      </w:r>
      <w:r w:rsidRPr="000B439A">
        <w:rPr>
          <w:rStyle w:val="StyleUnderline"/>
        </w:rPr>
        <w:t>During the Syrian refugee crisis, it admitted to being “stretched to the limit”. If the UNHCR broadens its definition of “refugee” to support an entirely new category, it is unclear if the political appetite exists to provide the necessary funding</w:t>
      </w:r>
      <w:r w:rsidRPr="000B439A">
        <w:rPr>
          <w:sz w:val="16"/>
        </w:rPr>
        <w:t>. Nina Birkeland, senior adviser for disasters and climate change at the Norwegian Refugee Council, says that</w:t>
      </w:r>
      <w:r w:rsidRPr="000B439A">
        <w:rPr>
          <w:rStyle w:val="Style13ptBold"/>
          <w:sz w:val="16"/>
        </w:rPr>
        <w:t xml:space="preserve"> </w:t>
      </w:r>
      <w:r w:rsidRPr="000B439A">
        <w:rPr>
          <w:rStyle w:val="StyleUnderline"/>
        </w:rPr>
        <w:t>the process of renegotiating the existing refugee treaty or creating a new one could take decades. Experts also worry that political opportunists, who regard the current refugee convention as being too generous, would use its renegotiation as an opportunity to dilute current obligations.</w:t>
      </w:r>
      <w:r w:rsidRPr="000B439A">
        <w:rPr>
          <w:rStyle w:val="Style13ptBold"/>
          <w:sz w:val="16"/>
        </w:rPr>
        <w:t xml:space="preserve"> </w:t>
      </w:r>
      <w:r w:rsidRPr="000B439A">
        <w:rPr>
          <w:sz w:val="16"/>
        </w:rPr>
        <w:t>Perhaps more importantly,</w:t>
      </w:r>
      <w:r w:rsidRPr="000B439A">
        <w:rPr>
          <w:rStyle w:val="Style13ptBold"/>
          <w:sz w:val="16"/>
        </w:rPr>
        <w:t xml:space="preserve"> </w:t>
      </w:r>
      <w:r w:rsidRPr="000B439A">
        <w:rPr>
          <w:rStyle w:val="StyleUnderline"/>
        </w:rPr>
        <w:t>some of those affected do not want to be called “refugees</w:t>
      </w:r>
      <w:r w:rsidRPr="000B439A">
        <w:rPr>
          <w:sz w:val="16"/>
        </w:rPr>
        <w:t>”. The former president of the central Pacific nation of Kiribati, Anote Tong, resisted the label, stressing that</w:t>
      </w:r>
      <w:r w:rsidRPr="000B439A">
        <w:rPr>
          <w:rStyle w:val="Style13ptBold"/>
          <w:sz w:val="16"/>
        </w:rPr>
        <w:t xml:space="preserve"> </w:t>
      </w:r>
      <w:r w:rsidRPr="000B439A">
        <w:rPr>
          <w:rStyle w:val="StyleUnderline"/>
        </w:rPr>
        <w:t>his people wished to “migrate with dignity</w:t>
      </w:r>
      <w:r w:rsidRPr="000B439A">
        <w:rPr>
          <w:sz w:val="16"/>
        </w:rPr>
        <w:t>”. Slowly unfolding disasters brought about by rising sea levels, desertification and droughts result in complex and often gradual patterns of movement. Their victims resist easy classification. At the same time, New Zealand is set to become the first country to recognise the impact of climate change as grounds for a claim of asylum. The prime minister, Jacinda Ardern, has plans to create a special visa for Pacific Islanders forced to relocate because of rising sea levels. Though the scheme will only offer 100 visas annually, it sets a precedent. Indeed state-led solutions offer the best hope for such refugees. The Platform on Disaster Displacement (PDD), launched in 2016 by a coalition of national governments, will encourage countries to assist these migrants despite the lack of legal recognition of their plight. It builds on a “Protection Agenda” that 109 countries endorsed in 2015, and aims to integrate its principles into national laws. The PDD’s reach is more limited than that of the UN agencies. It cannot create new global legal standards. But supporters argue that it provides the most effective way to organise the necessary resources. With climate change set to cause new waves of migration, states cannot implement new rules quickly enough.</w:t>
      </w:r>
    </w:p>
    <w:p w14:paraId="0A3FF448" w14:textId="77777777" w:rsidR="00DB600A" w:rsidRDefault="00DB600A" w:rsidP="00DB600A">
      <w:pPr>
        <w:pStyle w:val="Heading4"/>
      </w:pPr>
      <w:r>
        <w:t>Climate migration overwhelms immigration system—major resource drain</w:t>
      </w:r>
    </w:p>
    <w:p w14:paraId="528B2723" w14:textId="77777777" w:rsidR="00DB600A" w:rsidRPr="00580416" w:rsidRDefault="00DB600A" w:rsidP="00DB600A">
      <w:pPr>
        <w:rPr>
          <w:sz w:val="16"/>
        </w:rPr>
      </w:pPr>
      <w:r w:rsidRPr="00580416">
        <w:rPr>
          <w:sz w:val="16"/>
        </w:rPr>
        <w:t xml:space="preserve">Carey </w:t>
      </w:r>
      <w:r w:rsidRPr="000050F6">
        <w:rPr>
          <w:rStyle w:val="Style13ptBold"/>
        </w:rPr>
        <w:t>DeGenaro ‘15</w:t>
      </w:r>
      <w:r w:rsidRPr="00580416">
        <w:rPr>
          <w:sz w:val="16"/>
        </w:rPr>
        <w:t>, J.D. Candidate at Colorado Law,  “Looking Inward: Domestic Policy for Climate Change Refugees in the United States and beyond” University of Colorado Law Review 86 (2015): 991–1048.</w:t>
      </w:r>
    </w:p>
    <w:p w14:paraId="3F695C05" w14:textId="77777777" w:rsidR="00DB600A" w:rsidRPr="00580416" w:rsidRDefault="00DB600A" w:rsidP="00DB600A">
      <w:pPr>
        <w:rPr>
          <w:sz w:val="16"/>
        </w:rPr>
      </w:pPr>
      <w:r w:rsidRPr="00580416">
        <w:rPr>
          <w:sz w:val="16"/>
        </w:rPr>
        <w:t xml:space="preserve">If there are costs to having open borders, </w:t>
      </w:r>
      <w:r w:rsidRPr="0032137E">
        <w:rPr>
          <w:u w:val="single"/>
        </w:rPr>
        <w:t>there are also substantial costs associated with enforcing restrictive immigration laws</w:t>
      </w:r>
      <w:r w:rsidRPr="00580416">
        <w:rPr>
          <w:sz w:val="16"/>
        </w:rPr>
        <w:t xml:space="preserve">. 182 </w:t>
      </w:r>
      <w:r w:rsidRPr="004834BB">
        <w:rPr>
          <w:u w:val="single"/>
        </w:rPr>
        <w:t>DHS, charged with enforcing immigration law in the United States, receives limited financial resources</w:t>
      </w:r>
      <w:r w:rsidRPr="00580416">
        <w:rPr>
          <w:sz w:val="16"/>
        </w:rPr>
        <w:t xml:space="preserve">. 183 In fact, President Barack </w:t>
      </w:r>
      <w:r w:rsidRPr="004834BB">
        <w:rPr>
          <w:u w:val="single"/>
        </w:rPr>
        <w:t>Obama cited budget constraints to justify exercising prosecutorial discretion for undocumented immigrants that came to the country as children</w:t>
      </w:r>
      <w:r w:rsidRPr="00580416">
        <w:rPr>
          <w:sz w:val="16"/>
        </w:rPr>
        <w:t xml:space="preserve">. 184 </w:t>
      </w:r>
      <w:r w:rsidRPr="004834BB">
        <w:rPr>
          <w:u w:val="single"/>
        </w:rPr>
        <w:t xml:space="preserve">An influx of climate migrants that far exceeds current rates of immigration has the potential to </w:t>
      </w:r>
      <w:r w:rsidRPr="004834BB">
        <w:rPr>
          <w:b/>
          <w:u w:val="single"/>
        </w:rPr>
        <w:t>overwhelm the immigration enforcement system</w:t>
      </w:r>
      <w:r w:rsidRPr="004834BB">
        <w:rPr>
          <w:u w:val="single"/>
        </w:rPr>
        <w:t>. Failing to economically and socially integrate undocumented immigrants is also likely to impose both economic and social costs by fracturing communities and creating a "shadow population" of unlawful aliens</w:t>
      </w:r>
      <w:r w:rsidRPr="00580416">
        <w:rPr>
          <w:sz w:val="16"/>
        </w:rPr>
        <w:t>. 185 Society as a whole suffers the consequences of the existence of this population. 186 In sum, creating some legal  [*1025]  mechanism to integrate climate migrants before they arrive in the United States will maximize economic and social benefits to the country while minimizing costs.</w:t>
      </w:r>
    </w:p>
    <w:p w14:paraId="04AB25FF" w14:textId="77777777" w:rsidR="00D03D24" w:rsidRDefault="00D03D24" w:rsidP="00D03D24">
      <w:pPr>
        <w:pStyle w:val="Heading4"/>
      </w:pPr>
      <w:r>
        <w:t>Climate refugee label causes overstretch</w:t>
      </w:r>
    </w:p>
    <w:p w14:paraId="34DD6681" w14:textId="77777777" w:rsidR="00D03D24" w:rsidRPr="00B407DF" w:rsidRDefault="00D03D24" w:rsidP="00D03D24">
      <w:pPr>
        <w:rPr>
          <w:sz w:val="16"/>
        </w:rPr>
      </w:pPr>
      <w:r w:rsidRPr="006E4B1D">
        <w:rPr>
          <w:rStyle w:val="Style13ptBold"/>
        </w:rPr>
        <w:t>The Economist ’18</w:t>
      </w:r>
      <w:r w:rsidRPr="00B407DF">
        <w:rPr>
          <w:sz w:val="16"/>
        </w:rPr>
        <w:t>, Why climate migrants do not have refugee status, Mar 6th 2018, https://www.economist.com/the-economist-explains/2018/03/06/why-climate-migrants-do-not-have-refugee-status</w:t>
      </w:r>
    </w:p>
    <w:p w14:paraId="2CB2258D" w14:textId="77777777" w:rsidR="00D03D24" w:rsidRPr="00606DEC" w:rsidRDefault="00D03D24" w:rsidP="00D03D24">
      <w:pPr>
        <w:rPr>
          <w:sz w:val="16"/>
        </w:rPr>
      </w:pPr>
      <w:r w:rsidRPr="00606DEC">
        <w:rPr>
          <w:sz w:val="16"/>
        </w:rPr>
        <w:t>On the surface, the problem is bureaucratic.</w:t>
      </w:r>
      <w:r w:rsidRPr="00310F2D">
        <w:rPr>
          <w:u w:val="single"/>
        </w:rPr>
        <w:t xml:space="preserve"> Environmental migrants are not covered by the 1951 Geneva Convention Relating to the Status of Refugees</w:t>
      </w:r>
      <w:r w:rsidRPr="00606DEC">
        <w:rPr>
          <w:sz w:val="16"/>
        </w:rPr>
        <w:t xml:space="preserve">, which is designed to protect those fleeing persecution, war or violence. </w:t>
      </w:r>
      <w:r w:rsidRPr="00310F2D">
        <w:rPr>
          <w:u w:val="single"/>
        </w:rPr>
        <w:t>The UN agencies most involved in refugee rights, the UN Refugee Agency (UNHCR) and the UN Development Programme, agree that the term “climate refugee” should not be used to describe those displaced for environmental reasons. The UNHCR already struggles to provide adequate support for the world’s 22.5m refugees (from war and persecution). During the Syrian refugee crisis, it admitted to being “stretched to the limit”. If the UNHCR broadens its definition of “refugee” to support an entirely new category, it is unclear if the political appetite exists to provide the necessary funding</w:t>
      </w:r>
      <w:r w:rsidRPr="00606DEC">
        <w:rPr>
          <w:sz w:val="16"/>
        </w:rPr>
        <w:t>.</w:t>
      </w:r>
    </w:p>
    <w:p w14:paraId="49575F06" w14:textId="77777777" w:rsidR="00D03D24" w:rsidRDefault="00D03D24" w:rsidP="00D03D24"/>
    <w:p w14:paraId="37E549FD" w14:textId="77777777" w:rsidR="00D03D24" w:rsidRPr="00606DEC" w:rsidRDefault="00D03D24" w:rsidP="00D03D24">
      <w:pPr>
        <w:pStyle w:val="Heading4"/>
      </w:pPr>
      <w:r>
        <w:t>Climate refugee label leads to resource tradeoff with political refugees</w:t>
      </w:r>
    </w:p>
    <w:p w14:paraId="72543C75" w14:textId="77777777" w:rsidR="00D03D24" w:rsidRPr="00580416" w:rsidRDefault="00D03D24" w:rsidP="00D03D24">
      <w:pPr>
        <w:rPr>
          <w:sz w:val="16"/>
        </w:rPr>
      </w:pPr>
      <w:r w:rsidRPr="0069521C">
        <w:rPr>
          <w:rStyle w:val="Style13ptBold"/>
        </w:rPr>
        <w:t>Werz &amp; Conley ’12</w:t>
      </w:r>
      <w:r w:rsidRPr="00580416">
        <w:rPr>
          <w:sz w:val="16"/>
        </w:rPr>
        <w:t>, Michael Werz and Laura Conley, Senior Fellow at American Progress &amp; graduate student in international relations at the University of Chicago, “Climate Change, Migration, and Conflict,” January 2012, https://cdn.americanprogress.org/wp-content/uploads/issues/2012/01/pdf/climate_migration.pdf</w:t>
      </w:r>
    </w:p>
    <w:p w14:paraId="24A054A2" w14:textId="77777777" w:rsidR="00D03D24" w:rsidRPr="00606DEC" w:rsidRDefault="00D03D24" w:rsidP="00D03D24">
      <w:pPr>
        <w:rPr>
          <w:u w:val="single"/>
        </w:rPr>
      </w:pPr>
      <w:r w:rsidRPr="00606DEC">
        <w:rPr>
          <w:sz w:val="16"/>
        </w:rPr>
        <w:t xml:space="preserve">In this paper we </w:t>
      </w:r>
      <w:r w:rsidRPr="00606DEC">
        <w:rPr>
          <w:u w:val="single"/>
        </w:rPr>
        <w:t>chose not to use the terms climate refugees</w:t>
      </w:r>
      <w:r w:rsidRPr="00606DEC">
        <w:rPr>
          <w:sz w:val="16"/>
        </w:rPr>
        <w:t xml:space="preserve"> and environmental refugees becaus</w:t>
      </w:r>
      <w:r w:rsidRPr="00606DEC">
        <w:rPr>
          <w:u w:val="single"/>
        </w:rPr>
        <w:t>e of the many legal and political implications that are generally reserved for political refugees</w:t>
      </w:r>
      <w:r w:rsidRPr="00606DEC">
        <w:rPr>
          <w:sz w:val="16"/>
        </w:rPr>
        <w:t xml:space="preserve"> defined under the 1951 Refugee Convention. </w:t>
      </w:r>
      <w:r w:rsidRPr="00606DEC">
        <w:rPr>
          <w:u w:val="single"/>
        </w:rPr>
        <w:t>We share the concerns expressed by many working in this field that considering those who have been forced to move due to climate change as refugees would add so many people to that category that the resources intended for political refugees would be quickly depleted.</w:t>
      </w:r>
    </w:p>
    <w:p w14:paraId="11EB4843" w14:textId="77777777" w:rsidR="00DB600A" w:rsidRPr="000B439A" w:rsidRDefault="00DB600A" w:rsidP="000B439A">
      <w:pPr>
        <w:rPr>
          <w:rStyle w:val="Style13ptBold"/>
          <w:b w:val="0"/>
          <w:sz w:val="16"/>
        </w:rPr>
      </w:pPr>
    </w:p>
    <w:p w14:paraId="66505861" w14:textId="2C4DF931" w:rsidR="000B439A" w:rsidRDefault="008C68EC" w:rsidP="008C68EC">
      <w:pPr>
        <w:pStyle w:val="Heading3"/>
      </w:pPr>
      <w:r>
        <w:t>Squo Solves</w:t>
      </w:r>
    </w:p>
    <w:p w14:paraId="4532D7A9" w14:textId="77777777" w:rsidR="008C68EC" w:rsidRDefault="008C68EC" w:rsidP="008C68EC">
      <w:pPr>
        <w:pStyle w:val="Heading4"/>
      </w:pPr>
      <w:r>
        <w:t>Squo solves – Paris, Sendai Framework, New York Declaration, Sustainable Development Goals, and UN meeting this fall to address environmental migrants</w:t>
      </w:r>
      <w:r>
        <w:br/>
        <w:t xml:space="preserve">Jakobeit 17 </w:t>
      </w:r>
    </w:p>
    <w:p w14:paraId="0F3F50BD" w14:textId="2A9C31E5" w:rsidR="008C68EC" w:rsidRPr="008C68EC" w:rsidRDefault="008C68EC" w:rsidP="008C68EC">
      <w:r w:rsidRPr="008C68EC">
        <w:t xml:space="preserve">(Cord, Cord Jakobeit works in University of Hamburg in the Faculty of Business, specifically in Economics and Social Sciences, May 2017, “Climate Change, Migration, and Displacement The Underestimated Disaster”, </w:t>
      </w:r>
      <w:hyperlink r:id="rId9" w:history="1">
        <w:r w:rsidRPr="008C68EC">
          <w:rPr>
            <w:rStyle w:val="Hyperlink"/>
          </w:rPr>
          <w:t>https://www.greenpeace.de/sites/www.greenpeace.de/files/20170524-greenpeace-studie-climate-change-migration-displacement-engl.pdf</w:t>
        </w:r>
      </w:hyperlink>
      <w:r w:rsidRPr="008C68EC">
        <w:t>, accessed 7/21/18, CaseoutweighsT)</w:t>
      </w:r>
    </w:p>
    <w:p w14:paraId="465D958E" w14:textId="0864FCFE" w:rsidR="008C68EC" w:rsidRDefault="008C68EC" w:rsidP="008C68EC">
      <w:pPr>
        <w:rPr>
          <w:sz w:val="14"/>
        </w:rPr>
      </w:pPr>
      <w:r w:rsidRPr="00D228D9">
        <w:rPr>
          <w:u w:val="single"/>
        </w:rPr>
        <w:t>With the Paris Climate Agreement, the Sendai Framework for Disaster Risk Reduction, the New York Declaration for Refugees and Migrants, and the Sustainable Development Goals</w:t>
      </w:r>
      <w:r w:rsidRPr="0040731B">
        <w:rPr>
          <w:sz w:val="14"/>
        </w:rPr>
        <w:t xml:space="preserve"> (SDGs) </w:t>
      </w:r>
      <w:r w:rsidRPr="00D228D9">
        <w:rPr>
          <w:u w:val="single"/>
        </w:rPr>
        <w:t>several global agreements have been concluded and processes initiated within the framework of the UN in recent years; this at least reflects the growing international attention accorded to people in vulnerable regions, people displaced by disasters, and environmental migrants</w:t>
      </w:r>
      <w:r w:rsidRPr="0040731B">
        <w:rPr>
          <w:sz w:val="14"/>
        </w:rPr>
        <w:t xml:space="preserve">. Steps toward migration policies based on solidarity and human rights have been formulated in these UN documents. The signatory states have committed themselves, at least on paper, and the observance of these commitments are the benchmarks against which governments and the EU will be measured. </w:t>
      </w:r>
      <w:r w:rsidRPr="00D228D9">
        <w:rPr>
          <w:u w:val="single"/>
        </w:rPr>
        <w:t xml:space="preserve">The signatories to the New York Declaration are committed, among other things, to protecting the human rights of all refugees and migrants, regardless of status and gender. They are to support countries receiving and hosting many refugees and migrants, and honor contributions made by migrants to their host countries. In autumn of 2018, the UN General Assembly plans to hold an intergovernmental conference on international migration with the goal of adopting a global compact for safe, orderly and regular migration. </w:t>
      </w:r>
      <w:r w:rsidRPr="0040731B">
        <w:rPr>
          <w:sz w:val="14"/>
        </w:rPr>
        <w:t>This would be the first global agreement to be adopted under the umbrella of the United Nations to deal comprehensively with all aspects of international migration.</w:t>
      </w:r>
    </w:p>
    <w:p w14:paraId="2C86A595" w14:textId="77777777" w:rsidR="00D03DE0" w:rsidRPr="00184C81" w:rsidRDefault="00D03DE0" w:rsidP="00D03DE0">
      <w:pPr>
        <w:pStyle w:val="Heading4"/>
        <w:rPr>
          <w:rStyle w:val="Style13ptBold"/>
          <w:b/>
        </w:rPr>
      </w:pPr>
      <w:r>
        <w:rPr>
          <w:rStyle w:val="Style13ptBold"/>
          <w:b/>
        </w:rPr>
        <w:t xml:space="preserve">US leadership isn’t essential-the UNFCCC has already established a basis for climate negotiations. </w:t>
      </w:r>
    </w:p>
    <w:p w14:paraId="38978397" w14:textId="77777777" w:rsidR="009C15B3" w:rsidRDefault="00D03DE0" w:rsidP="00D03DE0">
      <w:pPr>
        <w:rPr>
          <w:rStyle w:val="Style13ptBold"/>
        </w:rPr>
      </w:pPr>
      <w:r>
        <w:rPr>
          <w:rStyle w:val="Style13ptBold"/>
        </w:rPr>
        <w:t xml:space="preserve">Millar and Wilson 17 </w:t>
      </w:r>
    </w:p>
    <w:p w14:paraId="448B0D96" w14:textId="2CCFBD22" w:rsidR="00D03DE0" w:rsidRPr="00B177F1" w:rsidRDefault="00D03DE0" w:rsidP="00D03DE0">
      <w:pPr>
        <w:rPr>
          <w:rStyle w:val="Style13ptBold"/>
        </w:rPr>
      </w:pPr>
      <w:r w:rsidRPr="00184C81">
        <w:t>(Ilona Millar is an environmental counselor at Baker McKenzie and has a master’s degree from the University of Sydney, Kylie Wilson is a senior associate at Ashurst and a Master’s in environmental law from New York University, 2017, “Towards a Climate Change Displacement Facility”, Research Handbook on Climate Change, Migration, and the Law, Edited by Benoit Mayer and Francois Creapau, Edward Elgar Publishing</w:t>
      </w:r>
      <w:r>
        <w:t>, page 427</w:t>
      </w:r>
      <w:r w:rsidRPr="00184C81">
        <w:t>)//sjp</w:t>
      </w:r>
    </w:p>
    <w:p w14:paraId="254A4004" w14:textId="0655E768" w:rsidR="00D03DE0" w:rsidRPr="00D03DE0" w:rsidRDefault="00D03DE0" w:rsidP="008C68EC">
      <w:pPr>
        <w:rPr>
          <w:u w:val="single"/>
        </w:rPr>
      </w:pPr>
      <w:r w:rsidRPr="00184C81">
        <w:rPr>
          <w:u w:val="single"/>
        </w:rPr>
        <w:t>Rather than negotiating an entirely new international instrument together with the necessary governance and administrative arrangements, the UNFCCC apparatus already contains many objectives, principles, work programmes, governance bodies, facilities, funding mechanisms and administrative functions that could form the basis of, serve as a precedent for, or at the very least complement a climate change displacement facility under the Warsaw International Mechanism.</w:t>
      </w:r>
      <w:r w:rsidRPr="00184C81">
        <w:rPr>
          <w:sz w:val="16"/>
        </w:rPr>
        <w:t xml:space="preserve"> </w:t>
      </w:r>
      <w:r w:rsidRPr="00184C81">
        <w:rPr>
          <w:u w:val="single"/>
        </w:rPr>
        <w:t>For instance, it almost goes without saying that the principles underpinning parties’ obligations within the UNFCCC, such as the principle of common but differentiated responsibilities and respective capabilities, would also provide the nor- mative basis for addressing displacement caused by climate change.</w:t>
      </w:r>
      <w:r w:rsidRPr="00184C81">
        <w:rPr>
          <w:sz w:val="16"/>
        </w:rPr>
        <w:t xml:space="preserve">28 In addition, the inclusion of the Warsaw International Mechanism in the Paris Agreement provides a clear platform on which parties can cooperate to better understand and respond to the drivers of climate induced dis- placement and mitigate risks associated with those drivers. </w:t>
      </w:r>
      <w:r w:rsidRPr="00184C81">
        <w:rPr>
          <w:u w:val="single"/>
        </w:rPr>
        <w:t xml:space="preserve">The fact that parties to the UNFCCC have already contemplated a work programme to explore issues associated with human displacement through the Executive Committee of the Warsaw International Mechanism indicates at least some willingness to engage with the issues and drivers that underpin climate change-induced displacement.29 </w:t>
      </w:r>
    </w:p>
    <w:p w14:paraId="46006DA7" w14:textId="4E1B62BA" w:rsidR="002173F8" w:rsidRDefault="00531CDD" w:rsidP="002173F8">
      <w:pPr>
        <w:pStyle w:val="Heading3"/>
      </w:pPr>
      <w:r>
        <w:t>No International Spillover</w:t>
      </w:r>
    </w:p>
    <w:p w14:paraId="5266D664" w14:textId="77777777" w:rsidR="002173F8" w:rsidRPr="00D0516C" w:rsidRDefault="002173F8" w:rsidP="002173F8">
      <w:pPr>
        <w:pStyle w:val="Heading4"/>
        <w:rPr>
          <w:rStyle w:val="Style13ptBold"/>
          <w:b/>
        </w:rPr>
      </w:pPr>
      <w:r w:rsidRPr="00D0516C">
        <w:rPr>
          <w:rStyle w:val="Style13ptBold"/>
          <w:b/>
        </w:rPr>
        <w:t xml:space="preserve">The Aff fails-the multilateral institution that the affirmative needs to create costs more than most nations are willing to give. </w:t>
      </w:r>
    </w:p>
    <w:p w14:paraId="07E6657A" w14:textId="77777777" w:rsidR="009C15B3" w:rsidRDefault="002173F8" w:rsidP="002173F8">
      <w:pPr>
        <w:spacing w:after="0" w:line="240" w:lineRule="auto"/>
        <w:rPr>
          <w:rStyle w:val="Style13ptBold"/>
        </w:rPr>
      </w:pPr>
      <w:r>
        <w:rPr>
          <w:rStyle w:val="Style13ptBold"/>
        </w:rPr>
        <w:t xml:space="preserve">Biermann and Boas 17 </w:t>
      </w:r>
    </w:p>
    <w:p w14:paraId="4E3B93CB" w14:textId="23B23D4D" w:rsidR="002173F8" w:rsidRPr="00D0516C" w:rsidRDefault="002173F8" w:rsidP="002173F8">
      <w:pPr>
        <w:spacing w:after="0" w:line="240" w:lineRule="auto"/>
      </w:pPr>
      <w:r w:rsidRPr="00D0516C">
        <w:t>(Frank Biermann is</w:t>
      </w:r>
      <w:r>
        <w:t xml:space="preserve"> a </w:t>
      </w:r>
      <w:r w:rsidRPr="00D0516C">
        <w:t>Professor of Political Science and of Environmental Policy at VU UniversityAmsterdam and Visiting Professor of Earth System Governance at Lund University, Sweden, Ingrid Boas is</w:t>
      </w:r>
      <w:r>
        <w:t xml:space="preserve">  </w:t>
      </w:r>
      <w:r w:rsidRPr="00D0516C">
        <w:t>Assistant Professor in Climate Governance at the Environmental Policy Group at Wageningen University, the Netherlands. , 2017, “Towards a Global Governance System to Protect Climate Migrants: Taking Stock”, Research Handbook on Climate Change, Migration, and the Law, Edited by Benoit Mayer and Francois Creapau, Edward Elgar Publishing</w:t>
      </w:r>
      <w:r>
        <w:t>, pages 418-419</w:t>
      </w:r>
      <w:r w:rsidRPr="00D0516C">
        <w:t>)//sjp</w:t>
      </w:r>
    </w:p>
    <w:p w14:paraId="5EA1A7F0" w14:textId="77777777" w:rsidR="002173F8" w:rsidRDefault="002173F8" w:rsidP="002173F8"/>
    <w:p w14:paraId="201B4D07" w14:textId="4DAA5672" w:rsidR="002173F8" w:rsidRDefault="002173F8" w:rsidP="002173F8">
      <w:pPr>
        <w:rPr>
          <w:sz w:val="16"/>
        </w:rPr>
      </w:pPr>
      <w:r w:rsidRPr="00D0516C">
        <w:rPr>
          <w:sz w:val="16"/>
        </w:rPr>
        <w:t xml:space="preserve">This blueprint of a governance system would ensure, we argue, the sufficient and timely recognition, protection and resettlement of climate migrants. </w:t>
      </w:r>
      <w:r w:rsidRPr="00D0516C">
        <w:rPr>
          <w:u w:val="single"/>
        </w:rPr>
        <w:t>Yet the question arises as to what extent this proposal would be acceptable to decision-makers. To begin with, the political process that we advance would need to face significant practical hurdles. How to deal, for example, with requests under this protocol from countries with autocratic governments or with a record of human-rights violations: shall the executive committee under this protocol grant all financial and administrative support to these governments? Or, how to deal with possible rent-seeking behaviour by countries that seek to misuse the Climate Migrant Protocol to increase foreign funding for instance by triggering mass migration?</w:t>
      </w:r>
      <w:r w:rsidRPr="00D0516C">
        <w:rPr>
          <w:sz w:val="16"/>
        </w:rPr>
        <w:t xml:space="preserve"> Such problems are conceivable, yet are not different from existing mechanisms of international support, from World Bank loans to projects under the Global Environment Facility. We are confident that by a large measure, such problems can be dealt with in political processes, and that a carefully designed decision-making system would support compromise and creative, tailor-made solutions. </w:t>
      </w:r>
      <w:r w:rsidRPr="00D0516C">
        <w:rPr>
          <w:u w:val="single"/>
        </w:rPr>
        <w:t>More problematic is the fact that the system that we propose would pose a significant financial burden on donor countries. (Internal) resettle- ment and re-integration of millions of people from the low-lying coastal regions in Asia, Africa and Latin America will require additional financial support by the international community, and as such further add to the existing financial transfers under multilateral and bilateral development cooperation schemes. Are donor countries ready for it? At present, the indications are not promising.</w:t>
      </w:r>
      <w:r w:rsidRPr="00D0516C">
        <w:rPr>
          <w:sz w:val="16"/>
        </w:rPr>
        <w:t xml:space="preserve"> The protection of those who are espe- cially vulnerable to climate change is effectively a fringe issue at climate negotiations, despite the discussions on ‘loss and damage’ and the new adaptation funding mechanisms that have been set up in recent years. Yet climate change impacts are so far less visible. Current policies and percep- tions simply cannot predict what governments will decide should scenarios of millions of climate migrants in coming decades hold to be true. It seems therefore important to further engage in policy explorations and to develop political solutions and institutional arrangements that might eventually help to protect climate migrants once their displacement becomes a reality. </w:t>
      </w:r>
    </w:p>
    <w:p w14:paraId="7A560104" w14:textId="1EA7A785" w:rsidR="00E406BB" w:rsidRDefault="00E406BB" w:rsidP="009C18BA">
      <w:pPr>
        <w:pStyle w:val="Heading3"/>
      </w:pPr>
      <w:r>
        <w:t>One-size-fits-all Fails</w:t>
      </w:r>
    </w:p>
    <w:p w14:paraId="52557B28" w14:textId="5326DBA8" w:rsidR="00E406BB" w:rsidRDefault="00E406BB" w:rsidP="00E406BB">
      <w:pPr>
        <w:pStyle w:val="Heading4"/>
      </w:pPr>
      <w:r>
        <w:t xml:space="preserve">One-size-fits-all policies for climate migration don’t work – the downplay the livelihood needs of displaced communities and suffer lack of implementation – new laws cannot be imposed </w:t>
      </w:r>
    </w:p>
    <w:p w14:paraId="34628114" w14:textId="77777777" w:rsidR="00E406BB" w:rsidRPr="008A72D1" w:rsidRDefault="00E406BB" w:rsidP="00E406BB">
      <w:pPr>
        <w:rPr>
          <w:sz w:val="16"/>
          <w:szCs w:val="16"/>
        </w:rPr>
      </w:pPr>
      <w:r>
        <w:rPr>
          <w:rStyle w:val="Style13ptBold"/>
        </w:rPr>
        <w:t>Mc</w:t>
      </w:r>
      <w:r w:rsidRPr="008D2EA9">
        <w:rPr>
          <w:rStyle w:val="Style13ptBold"/>
        </w:rPr>
        <w:t>ad</w:t>
      </w:r>
      <w:r>
        <w:rPr>
          <w:rStyle w:val="Style13ptBold"/>
        </w:rPr>
        <w:t xml:space="preserve">am 12 </w:t>
      </w:r>
      <w:r w:rsidRPr="00403C57">
        <w:rPr>
          <w:sz w:val="16"/>
          <w:szCs w:val="16"/>
        </w:rPr>
        <w:t>(Jane Mcadam is Scientia Professor of Law and an Australian Research Council Future Fellow, University of New South</w:t>
      </w:r>
      <w:r>
        <w:rPr>
          <w:sz w:val="16"/>
          <w:szCs w:val="16"/>
        </w:rPr>
        <w:t xml:space="preserve"> Wales, Australia. “</w:t>
      </w:r>
      <w:r w:rsidRPr="000964D7">
        <w:rPr>
          <w:sz w:val="16"/>
          <w:szCs w:val="16"/>
        </w:rPr>
        <w:t xml:space="preserve">Conceptualizing </w:t>
      </w:r>
      <w:r>
        <w:rPr>
          <w:sz w:val="16"/>
          <w:szCs w:val="16"/>
        </w:rPr>
        <w:t>Climate Change-Related Movement</w:t>
      </w:r>
      <w:r w:rsidRPr="00403C57">
        <w:rPr>
          <w:sz w:val="16"/>
          <w:szCs w:val="16"/>
        </w:rPr>
        <w:t xml:space="preserve">” </w:t>
      </w:r>
      <w:r w:rsidRPr="00403C57">
        <w:rPr>
          <w:i/>
          <w:sz w:val="16"/>
          <w:szCs w:val="16"/>
        </w:rPr>
        <w:t>Climate Change, Forced Migration, And International Law</w:t>
      </w:r>
      <w:r>
        <w:rPr>
          <w:sz w:val="16"/>
          <w:szCs w:val="16"/>
        </w:rPr>
        <w:t>, 2012, book, p.p  22-24</w:t>
      </w:r>
      <w:r w:rsidRPr="00403C57">
        <w:rPr>
          <w:sz w:val="16"/>
          <w:szCs w:val="16"/>
        </w:rPr>
        <w:t xml:space="preserve">) [JNFS]  </w:t>
      </w:r>
    </w:p>
    <w:p w14:paraId="160ED6DC" w14:textId="481EC76C" w:rsidR="00E406BB" w:rsidRPr="00E406BB" w:rsidRDefault="00E406BB" w:rsidP="00E406BB">
      <w:pPr>
        <w:rPr>
          <w:sz w:val="16"/>
        </w:rPr>
      </w:pPr>
      <w:r w:rsidRPr="00AC6AC2">
        <w:rPr>
          <w:sz w:val="16"/>
        </w:rPr>
        <w:t xml:space="preserve">Furthermore, </w:t>
      </w:r>
      <w:r w:rsidRPr="009229DC">
        <w:rPr>
          <w:rStyle w:val="Emphasis"/>
        </w:rPr>
        <w:t>there is a risk that a one-size-fits-all response could downplay the cultural and livelihood needs of displaced communities and local knowledge bases for adaptation</w:t>
      </w:r>
      <w:r w:rsidRPr="00AC6AC2">
        <w:rPr>
          <w:sz w:val="16"/>
        </w:rPr>
        <w:t xml:space="preserve">. </w:t>
      </w:r>
      <w:r w:rsidRPr="009229DC">
        <w:rPr>
          <w:rStyle w:val="StyleUnderline"/>
        </w:rPr>
        <w:t>When the law is faced with a novel challenge, it may be brought to bear in a number of different ways. Existing legal principles might be elongated, adapted, or particularized to respond to new circumstances, whether through creative interpretation or extrapolation by analogy.</w:t>
      </w:r>
      <w:r w:rsidRPr="00AC6AC2">
        <w:rPr>
          <w:sz w:val="16"/>
        </w:rPr>
        <w:t xml:space="preserve"> Thus, for example, </w:t>
      </w:r>
      <w:r w:rsidRPr="009229DC">
        <w:rPr>
          <w:rStyle w:val="Emphasis"/>
        </w:rPr>
        <w:t>norms developed to protect refugees have been transplanted to address the similar situation</w:t>
      </w:r>
      <w:r w:rsidRPr="00AC6AC2">
        <w:rPr>
          <w:sz w:val="16"/>
        </w:rPr>
        <w:t xml:space="preserve"> </w:t>
      </w:r>
      <w:r w:rsidRPr="009229DC">
        <w:rPr>
          <w:rStyle w:val="Emphasis"/>
        </w:rPr>
        <w:t>(but for the fact of crossing an international border) of some internally displaced persons,</w:t>
      </w:r>
      <w:r w:rsidRPr="00AC6AC2">
        <w:rPr>
          <w:sz w:val="16"/>
        </w:rPr>
        <w:t xml:space="preserve">27 </w:t>
      </w:r>
      <w:r w:rsidRPr="009229DC">
        <w:rPr>
          <w:rStyle w:val="Emphasis"/>
        </w:rPr>
        <w:t>while women, children, and the disabled are subject to specialist treaty regimes while simultaneously coming within the protective framework of general ‘human’ rights treaties</w:t>
      </w:r>
      <w:r w:rsidRPr="00AC6AC2">
        <w:rPr>
          <w:sz w:val="16"/>
        </w:rPr>
        <w:t xml:space="preserve">.28 An alternative strategy is to </w:t>
      </w:r>
      <w:r w:rsidRPr="00AC6AC2">
        <w:rPr>
          <w:rStyle w:val="StyleUnderline"/>
        </w:rPr>
        <w:t>recognize the deficiency of existing legal norms, and to develop new norms in response.</w:t>
      </w:r>
      <w:r w:rsidRPr="00AC6AC2">
        <w:rPr>
          <w:sz w:val="16"/>
        </w:rPr>
        <w:t xml:space="preserve"> </w:t>
      </w:r>
      <w:r w:rsidRPr="00AC6AC2">
        <w:rPr>
          <w:rStyle w:val="Emphasis"/>
        </w:rPr>
        <w:t>This</w:t>
      </w:r>
      <w:r w:rsidRPr="00AC6AC2">
        <w:rPr>
          <w:sz w:val="16"/>
        </w:rPr>
        <w:t xml:space="preserve"> option </w:t>
      </w:r>
      <w:r w:rsidRPr="00AC6AC2">
        <w:rPr>
          <w:rStyle w:val="Emphasis"/>
        </w:rPr>
        <w:t xml:space="preserve">is </w:t>
      </w:r>
      <w:r w:rsidRPr="00AC6AC2">
        <w:rPr>
          <w:sz w:val="16"/>
        </w:rPr>
        <w:t xml:space="preserve">normally more </w:t>
      </w:r>
      <w:r w:rsidRPr="00AC6AC2">
        <w:rPr>
          <w:rStyle w:val="Emphasis"/>
        </w:rPr>
        <w:t>difficult because it requires the galvanizing of political will, and even when it does succeed</w:t>
      </w:r>
      <w:r w:rsidRPr="00AC6AC2">
        <w:rPr>
          <w:sz w:val="16"/>
        </w:rPr>
        <w:t xml:space="preserve">, </w:t>
      </w:r>
      <w:r w:rsidRPr="00AC6AC2">
        <w:rPr>
          <w:rStyle w:val="Emphasis"/>
        </w:rPr>
        <w:t>it carries</w:t>
      </w:r>
      <w:r w:rsidRPr="00AC6AC2">
        <w:rPr>
          <w:sz w:val="16"/>
        </w:rPr>
        <w:t xml:space="preserve"> the </w:t>
      </w:r>
      <w:r w:rsidRPr="00AC6AC2">
        <w:rPr>
          <w:rStyle w:val="Emphasis"/>
        </w:rPr>
        <w:t>risk</w:t>
      </w:r>
      <w:r w:rsidRPr="00AC6AC2">
        <w:rPr>
          <w:sz w:val="16"/>
        </w:rPr>
        <w:t xml:space="preserve"> that agreement will be achieved at the lowest common denominator, </w:t>
      </w:r>
      <w:r w:rsidRPr="00AC6AC2">
        <w:rPr>
          <w:rStyle w:val="Emphasis"/>
        </w:rPr>
        <w:t>and may suffer from lack of implementation and enforcement</w:t>
      </w:r>
      <w:r w:rsidRPr="00AC6AC2">
        <w:rPr>
          <w:sz w:val="16"/>
        </w:rPr>
        <w:t xml:space="preserve">.29 It must be recalled that the international legal regime rests on the consent of States, and while their actions sometimes can be constrained by their existing commitments, </w:t>
      </w:r>
      <w:r w:rsidRPr="00AC6AC2">
        <w:rPr>
          <w:rStyle w:val="Emphasis"/>
        </w:rPr>
        <w:t>the creation of new law cannot be imposed</w:t>
      </w:r>
      <w:r w:rsidRPr="00AC6AC2">
        <w:rPr>
          <w:sz w:val="16"/>
        </w:rPr>
        <w:t xml:space="preserve"> by some omnipotent authority.</w:t>
      </w:r>
    </w:p>
    <w:p w14:paraId="5D046785" w14:textId="71B65133" w:rsidR="00E00E57" w:rsidRDefault="00E00E57" w:rsidP="009C18BA">
      <w:pPr>
        <w:pStyle w:val="Heading3"/>
      </w:pPr>
      <w:r>
        <w:t>Transcendence Turn</w:t>
      </w:r>
    </w:p>
    <w:p w14:paraId="05424A29" w14:textId="41C7481D" w:rsidR="00E00E57" w:rsidRPr="006142C5" w:rsidRDefault="00E00E57" w:rsidP="00E00E57">
      <w:pPr>
        <w:pStyle w:val="Heading4"/>
        <w:rPr>
          <w:lang w:eastAsia="ja-JP"/>
        </w:rPr>
      </w:pPr>
      <w:r>
        <w:rPr>
          <w:lang w:eastAsia="ja-JP"/>
        </w:rPr>
        <w:t xml:space="preserve">The aff’s idealization of self-sufficiency narratives and appeals to transcendence glosses over the issue of trauma and suffering for climate migrants and perpetuates the political system which causes their suffering </w:t>
      </w:r>
    </w:p>
    <w:p w14:paraId="5B23C190" w14:textId="77777777" w:rsidR="00E00E57" w:rsidRDefault="00E00E57" w:rsidP="00E00E57">
      <w:pPr>
        <w:rPr>
          <w:rFonts w:asciiTheme="minorHAnsi" w:eastAsia="Times New Roman" w:hAnsiTheme="minorHAnsi" w:cstheme="minorHAnsi"/>
          <w:u w:val="single"/>
          <w:lang w:eastAsia="ja-JP"/>
        </w:rPr>
      </w:pPr>
      <w:r w:rsidRPr="00152CDA">
        <w:rPr>
          <w:rFonts w:asciiTheme="minorHAnsi" w:eastAsia="Times New Roman" w:hAnsiTheme="minorHAnsi" w:cstheme="minorHAnsi"/>
          <w:b/>
          <w:sz w:val="24"/>
          <w:lang w:eastAsia="ja-JP"/>
        </w:rPr>
        <w:t>Orange 18</w:t>
      </w:r>
      <w:r>
        <w:rPr>
          <w:rFonts w:asciiTheme="minorHAnsi" w:eastAsia="Times New Roman" w:hAnsiTheme="minorHAnsi" w:cstheme="minorHAnsi"/>
          <w:lang w:eastAsia="ja-JP"/>
        </w:rPr>
        <w:t xml:space="preserve"> (Donna, Ph.D. in philosophy from Fordham University, Psy.D. in clinical psychology from </w:t>
      </w:r>
      <w:r w:rsidRPr="00B41BD0">
        <w:rPr>
          <w:rFonts w:asciiTheme="minorHAnsi" w:eastAsia="Times New Roman" w:hAnsiTheme="minorHAnsi" w:cstheme="minorHAnsi"/>
          <w:lang w:eastAsia="ja-JP"/>
        </w:rPr>
        <w:t>Yeshiva University</w:t>
      </w:r>
      <w:r>
        <w:rPr>
          <w:rFonts w:asciiTheme="minorHAnsi" w:eastAsia="Times New Roman" w:hAnsiTheme="minorHAnsi" w:cstheme="minorHAnsi"/>
          <w:lang w:eastAsia="ja-JP"/>
        </w:rPr>
        <w:t>. Teaches at psychoanalytic institutions in the NY area, “T</w:t>
      </w:r>
      <w:r w:rsidRPr="00251526">
        <w:rPr>
          <w:rFonts w:asciiTheme="minorHAnsi" w:eastAsia="Times New Roman" w:hAnsiTheme="minorHAnsi" w:cstheme="minorHAnsi"/>
          <w:lang w:eastAsia="ja-JP"/>
        </w:rPr>
        <w:t>raumatized by Transcendence: My Other’s Keeper</w:t>
      </w:r>
      <w:r>
        <w:rPr>
          <w:rFonts w:asciiTheme="minorHAnsi" w:eastAsia="Times New Roman" w:hAnsiTheme="minorHAnsi" w:cstheme="minorHAnsi"/>
          <w:lang w:eastAsia="ja-JP"/>
        </w:rPr>
        <w:t>”,</w:t>
      </w:r>
      <w:r w:rsidRPr="00251526">
        <w:rPr>
          <w:rFonts w:asciiTheme="minorHAnsi" w:eastAsia="Times New Roman" w:hAnsiTheme="minorHAnsi" w:cstheme="minorHAnsi"/>
          <w:lang w:eastAsia="ja-JP"/>
        </w:rPr>
        <w:t xml:space="preserve"> </w:t>
      </w:r>
      <w:r>
        <w:rPr>
          <w:rFonts w:asciiTheme="minorHAnsi" w:eastAsia="Times New Roman" w:hAnsiTheme="minorHAnsi" w:cstheme="minorHAnsi"/>
          <w:lang w:eastAsia="ja-JP"/>
        </w:rPr>
        <w:t>“</w:t>
      </w:r>
      <w:r>
        <w:t>Trauma and Transcendence”, 2018, p. 71, accessed on 7/19/18) // DC</w:t>
      </w:r>
    </w:p>
    <w:p w14:paraId="05C593C6" w14:textId="77777777" w:rsidR="00E00E57" w:rsidRPr="00B56BD2" w:rsidRDefault="00E00E57" w:rsidP="00E00E57">
      <w:pPr>
        <w:spacing w:after="0" w:line="240" w:lineRule="auto"/>
        <w:rPr>
          <w:rFonts w:ascii="Arial" w:eastAsia="Times New Roman" w:hAnsi="Arial" w:cs="Arial"/>
          <w:sz w:val="25"/>
          <w:szCs w:val="25"/>
          <w:u w:val="single"/>
          <w:lang w:eastAsia="ja-JP"/>
        </w:rPr>
      </w:pPr>
      <w:r w:rsidRPr="00DD0BBC">
        <w:rPr>
          <w:rFonts w:asciiTheme="minorHAnsi" w:eastAsia="Times New Roman" w:hAnsiTheme="minorHAnsi" w:cstheme="minorHAnsi"/>
          <w:highlight w:val="lightGray"/>
          <w:u w:val="single"/>
          <w:lang w:eastAsia="ja-JP"/>
        </w:rPr>
        <w:t>Trauma —whether natural disaster, human violence, or unexpected loss — destroys our normal sense of time</w:t>
      </w:r>
      <w:r w:rsidRPr="00E5392B">
        <w:rPr>
          <w:rFonts w:asciiTheme="minorHAnsi" w:eastAsia="Times New Roman" w:hAnsiTheme="minorHAnsi" w:cstheme="minorHAnsi"/>
          <w:u w:val="single"/>
          <w:lang w:eastAsia="ja-JP"/>
        </w:rPr>
        <w:t>.</w:t>
      </w:r>
      <w:r w:rsidRPr="00E00E57">
        <w:rPr>
          <w:rFonts w:asciiTheme="minorHAnsi" w:eastAsia="Times New Roman" w:hAnsiTheme="minorHAnsi" w:cstheme="minorHAnsi"/>
          <w:sz w:val="14"/>
          <w:lang w:eastAsia="ja-JP"/>
        </w:rPr>
        <w:t xml:space="preserve"> </w:t>
      </w:r>
      <w:r w:rsidRPr="00E00E57">
        <w:rPr>
          <w:rFonts w:asciiTheme="minorHAnsi" w:eastAsia="Times New Roman" w:hAnsiTheme="minorHAnsi" w:cstheme="minorHAnsi"/>
          <w:sz w:val="14"/>
          <w:szCs w:val="16"/>
          <w:lang w:eastAsia="ja-JP"/>
        </w:rPr>
        <w:t>2</w:t>
      </w:r>
      <w:r w:rsidRPr="00E00E57">
        <w:rPr>
          <w:rFonts w:asciiTheme="minorHAnsi" w:eastAsia="Times New Roman" w:hAnsiTheme="minorHAnsi" w:cstheme="minorHAnsi"/>
          <w:sz w:val="14"/>
          <w:lang w:eastAsia="ja-JP"/>
        </w:rPr>
        <w:t xml:space="preserve"> </w:t>
      </w:r>
      <w:r w:rsidRPr="00DD0BBC">
        <w:rPr>
          <w:rFonts w:asciiTheme="minorHAnsi" w:eastAsia="Times New Roman" w:hAnsiTheme="minorHAnsi" w:cstheme="minorHAnsi"/>
          <w:highlight w:val="lightGray"/>
          <w:u w:val="single"/>
          <w:lang w:eastAsia="ja-JP"/>
        </w:rPr>
        <w:t>We lose the feeling that “I’ll see you tomorrow”</w:t>
      </w:r>
      <w:r w:rsidRPr="00E00E57">
        <w:rPr>
          <w:rFonts w:asciiTheme="minorHAnsi" w:eastAsia="Times New Roman" w:hAnsiTheme="minorHAnsi" w:cstheme="minorHAnsi"/>
          <w:sz w:val="14"/>
          <w:lang w:eastAsia="ja-JP"/>
        </w:rPr>
        <w:t xml:space="preserve"> </w:t>
      </w:r>
      <w:r w:rsidRPr="00E00E57">
        <w:rPr>
          <w:rFonts w:asciiTheme="minorHAnsi" w:eastAsia="Times New Roman" w:hAnsiTheme="minorHAnsi" w:cstheme="minorHAnsi"/>
          <w:sz w:val="14"/>
          <w:szCs w:val="16"/>
          <w:lang w:eastAsia="ja-JP"/>
        </w:rPr>
        <w:t>(hasta la vista, arrivederci)</w:t>
      </w:r>
      <w:r w:rsidRPr="00E00E57">
        <w:rPr>
          <w:rFonts w:asciiTheme="minorHAnsi" w:eastAsia="Times New Roman" w:hAnsiTheme="minorHAnsi" w:cstheme="minorHAnsi"/>
          <w:sz w:val="14"/>
          <w:lang w:eastAsia="ja-JP"/>
        </w:rPr>
        <w:t xml:space="preserve"> </w:t>
      </w:r>
      <w:r w:rsidRPr="00DD0BBC">
        <w:rPr>
          <w:rFonts w:asciiTheme="minorHAnsi" w:eastAsia="Times New Roman" w:hAnsiTheme="minorHAnsi" w:cstheme="minorHAnsi"/>
          <w:highlight w:val="lightGray"/>
          <w:u w:val="single"/>
          <w:lang w:eastAsia="ja-JP"/>
        </w:rPr>
        <w:t xml:space="preserve">makes </w:t>
      </w:r>
      <w:r w:rsidRPr="006F7835">
        <w:rPr>
          <w:rFonts w:asciiTheme="minorHAnsi" w:eastAsia="Times New Roman" w:hAnsiTheme="minorHAnsi" w:cstheme="minorHAnsi"/>
          <w:highlight w:val="lightGray"/>
          <w:u w:val="single"/>
          <w:lang w:eastAsia="ja-JP"/>
        </w:rPr>
        <w:t>any sense</w:t>
      </w:r>
      <w:r w:rsidRPr="00B56BD2">
        <w:rPr>
          <w:rFonts w:asciiTheme="minorHAnsi" w:eastAsia="Times New Roman" w:hAnsiTheme="minorHAnsi" w:cstheme="minorHAnsi"/>
          <w:highlight w:val="lightGray"/>
          <w:u w:val="single"/>
          <w:lang w:eastAsia="ja-JP"/>
        </w:rPr>
        <w:t xml:space="preserve">. Organizing our lives </w:t>
      </w:r>
      <w:r w:rsidRPr="006F7835">
        <w:rPr>
          <w:rFonts w:asciiTheme="minorHAnsi" w:eastAsia="Times New Roman" w:hAnsiTheme="minorHAnsi" w:cstheme="minorHAnsi"/>
          <w:highlight w:val="lightGray"/>
          <w:u w:val="single"/>
          <w:lang w:eastAsia="ja-JP"/>
        </w:rPr>
        <w:t>toward a future</w:t>
      </w:r>
      <w:r w:rsidRPr="00E00E57">
        <w:rPr>
          <w:rFonts w:asciiTheme="minorHAnsi" w:eastAsia="Times New Roman" w:hAnsiTheme="minorHAnsi" w:cstheme="minorHAnsi"/>
          <w:sz w:val="14"/>
          <w:highlight w:val="lightGray"/>
          <w:lang w:eastAsia="ja-JP"/>
        </w:rPr>
        <w:t>,</w:t>
      </w:r>
      <w:r w:rsidRPr="00E00E57">
        <w:rPr>
          <w:rFonts w:asciiTheme="minorHAnsi" w:eastAsia="Times New Roman" w:hAnsiTheme="minorHAnsi" w:cstheme="minorHAnsi"/>
          <w:sz w:val="14"/>
          <w:lang w:eastAsia="ja-JP"/>
        </w:rPr>
        <w:t xml:space="preserve"> </w:t>
      </w:r>
      <w:r w:rsidRPr="00E00E57">
        <w:rPr>
          <w:rFonts w:asciiTheme="minorHAnsi" w:eastAsia="Times New Roman" w:hAnsiTheme="minorHAnsi" w:cstheme="minorHAnsi"/>
          <w:sz w:val="14"/>
          <w:szCs w:val="16"/>
          <w:lang w:eastAsia="ja-JP"/>
        </w:rPr>
        <w:t xml:space="preserve">our own or that of those we love, </w:t>
      </w:r>
      <w:r w:rsidRPr="006F7835">
        <w:rPr>
          <w:rFonts w:asciiTheme="minorHAnsi" w:eastAsia="Times New Roman" w:hAnsiTheme="minorHAnsi" w:cstheme="minorHAnsi"/>
          <w:highlight w:val="lightGray"/>
          <w:u w:val="single"/>
          <w:lang w:eastAsia="ja-JP"/>
        </w:rPr>
        <w:t xml:space="preserve">loses sense. We feel </w:t>
      </w:r>
      <w:r w:rsidRPr="00DD0BBC">
        <w:rPr>
          <w:rFonts w:asciiTheme="minorHAnsi" w:eastAsia="Times New Roman" w:hAnsiTheme="minorHAnsi" w:cstheme="minorHAnsi"/>
          <w:highlight w:val="lightGray"/>
          <w:u w:val="single"/>
          <w:lang w:eastAsia="ja-JP"/>
        </w:rPr>
        <w:t xml:space="preserve">dazed, disoriented, </w:t>
      </w:r>
      <w:r w:rsidRPr="006F7835">
        <w:rPr>
          <w:rFonts w:asciiTheme="minorHAnsi" w:eastAsia="Times New Roman" w:hAnsiTheme="minorHAnsi" w:cstheme="minorHAnsi"/>
          <w:highlight w:val="lightGray"/>
          <w:u w:val="single"/>
          <w:lang w:eastAsia="ja-JP"/>
        </w:rPr>
        <w:t>and lost. Trauma</w:t>
      </w:r>
      <w:r w:rsidRPr="00E5392B">
        <w:rPr>
          <w:rFonts w:asciiTheme="minorHAnsi" w:eastAsia="Times New Roman" w:hAnsiTheme="minorHAnsi" w:cstheme="minorHAnsi"/>
          <w:u w:val="single"/>
          <w:lang w:eastAsia="ja-JP"/>
        </w:rPr>
        <w:t xml:space="preserve"> often </w:t>
      </w:r>
      <w:r w:rsidRPr="006F7835">
        <w:rPr>
          <w:rFonts w:asciiTheme="minorHAnsi" w:eastAsia="Times New Roman" w:hAnsiTheme="minorHAnsi" w:cstheme="minorHAnsi"/>
          <w:highlight w:val="lightGray"/>
          <w:u w:val="single"/>
          <w:lang w:eastAsia="ja-JP"/>
        </w:rPr>
        <w:t>destroys memory, either for the traumatic experience itself</w:t>
      </w:r>
      <w:r w:rsidRPr="006F7835">
        <w:rPr>
          <w:rFonts w:asciiTheme="minorHAnsi" w:eastAsia="Times New Roman" w:hAnsiTheme="minorHAnsi" w:cstheme="minorHAnsi"/>
          <w:u w:val="single"/>
          <w:lang w:eastAsia="ja-JP"/>
        </w:rPr>
        <w:t>, or for the life before and around it. Psychological trauma,</w:t>
      </w:r>
      <w:r w:rsidRPr="00E00E57">
        <w:rPr>
          <w:rFonts w:asciiTheme="minorHAnsi" w:eastAsia="Times New Roman" w:hAnsiTheme="minorHAnsi" w:cstheme="minorHAnsi"/>
          <w:sz w:val="14"/>
          <w:szCs w:val="16"/>
          <w:lang w:eastAsia="ja-JP"/>
        </w:rPr>
        <w:t xml:space="preserve"> familiar to every clinician but, as we know from clinical experience, not always to those who suffer its paralyzing effects, invites, even </w:t>
      </w:r>
      <w:r w:rsidRPr="006F7835">
        <w:rPr>
          <w:rFonts w:asciiTheme="minorHAnsi" w:eastAsia="Times New Roman" w:hAnsiTheme="minorHAnsi" w:cstheme="minorHAnsi"/>
          <w:u w:val="single"/>
          <w:lang w:eastAsia="ja-JP"/>
        </w:rPr>
        <w:t>demands, interdisciplinary reflection.</w:t>
      </w:r>
      <w:r w:rsidRPr="00E00E57">
        <w:rPr>
          <w:rFonts w:asciiTheme="minorHAnsi" w:eastAsia="Times New Roman" w:hAnsiTheme="minorHAnsi" w:cstheme="minorHAnsi"/>
          <w:sz w:val="14"/>
          <w:lang w:eastAsia="ja-JP"/>
        </w:rPr>
        <w:t xml:space="preserve"> </w:t>
      </w:r>
      <w:r w:rsidRPr="006F7835">
        <w:rPr>
          <w:rFonts w:asciiTheme="minorHAnsi" w:eastAsia="Times New Roman" w:hAnsiTheme="minorHAnsi" w:cstheme="minorHAnsi"/>
          <w:highlight w:val="lightGray"/>
          <w:u w:val="single"/>
          <w:lang w:eastAsia="ja-JP"/>
        </w:rPr>
        <w:t>Integral to its worst effects, isolation makes trauma intractable.</w:t>
      </w:r>
      <w:r w:rsidRPr="00E00E57">
        <w:rPr>
          <w:rFonts w:asciiTheme="minorHAnsi" w:eastAsia="Times New Roman" w:hAnsiTheme="minorHAnsi" w:cstheme="minorHAnsi"/>
          <w:sz w:val="14"/>
          <w:lang w:eastAsia="ja-JP"/>
        </w:rPr>
        <w:t xml:space="preserve"> </w:t>
      </w:r>
      <w:r w:rsidRPr="00E00E57">
        <w:rPr>
          <w:rFonts w:asciiTheme="minorHAnsi" w:eastAsia="Times New Roman" w:hAnsiTheme="minorHAnsi" w:cstheme="minorHAnsi"/>
          <w:sz w:val="14"/>
          <w:szCs w:val="16"/>
          <w:lang w:eastAsia="ja-JP"/>
        </w:rPr>
        <w:t xml:space="preserve">Recognition, witness, holding, finding what Stolorow calls “siblings in the same darkness”— all these mitigate trauma, if they never cure it. </w:t>
      </w:r>
      <w:r w:rsidRPr="00E00E57">
        <w:rPr>
          <w:rFonts w:asciiTheme="minorHAnsi" w:eastAsia="Times New Roman" w:hAnsiTheme="minorHAnsi" w:cstheme="minorHAnsi"/>
          <w:sz w:val="14"/>
          <w:lang w:eastAsia="ja-JP"/>
        </w:rPr>
        <w:t xml:space="preserve">Increasingly, both psychoanalysts </w:t>
      </w:r>
      <w:r w:rsidRPr="00E00E57">
        <w:rPr>
          <w:rFonts w:asciiTheme="minorHAnsi" w:eastAsia="Times New Roman" w:hAnsiTheme="minorHAnsi" w:cstheme="minorHAnsi"/>
          <w:sz w:val="14"/>
          <w:szCs w:val="16"/>
          <w:lang w:eastAsia="ja-JP"/>
        </w:rPr>
        <w:t>3</w:t>
      </w:r>
      <w:r w:rsidRPr="00E00E57">
        <w:rPr>
          <w:rFonts w:asciiTheme="minorHAnsi" w:eastAsia="Times New Roman" w:hAnsiTheme="minorHAnsi" w:cstheme="minorHAnsi"/>
          <w:sz w:val="14"/>
          <w:lang w:eastAsia="ja-JP"/>
        </w:rPr>
        <w:t xml:space="preserve"> and political theorists </w:t>
      </w:r>
      <w:r w:rsidRPr="00E00E57">
        <w:rPr>
          <w:rFonts w:asciiTheme="minorHAnsi" w:eastAsia="Times New Roman" w:hAnsiTheme="minorHAnsi" w:cstheme="minorHAnsi"/>
          <w:sz w:val="14"/>
          <w:szCs w:val="16"/>
          <w:lang w:eastAsia="ja-JP"/>
        </w:rPr>
        <w:t>4</w:t>
      </w:r>
      <w:r w:rsidRPr="00E00E57">
        <w:rPr>
          <w:rFonts w:asciiTheme="minorHAnsi" w:eastAsia="Times New Roman" w:hAnsiTheme="minorHAnsi" w:cstheme="minorHAnsi"/>
          <w:sz w:val="14"/>
          <w:lang w:eastAsia="ja-JP"/>
        </w:rPr>
        <w:t xml:space="preserve"> argue that background conditions matter, for good or for ill. Anna Ornstein claims that Holocaust survivors who came from stable, good-enough families had much better physical and mental health after the massacre than those whose early lives had been precarious or worse. </w:t>
      </w:r>
      <w:r w:rsidRPr="00E00E57">
        <w:rPr>
          <w:rFonts w:asciiTheme="minorHAnsi" w:eastAsia="Times New Roman" w:hAnsiTheme="minorHAnsi" w:cstheme="minorHAnsi"/>
          <w:sz w:val="14"/>
          <w:szCs w:val="16"/>
          <w:lang w:eastAsia="ja-JP"/>
        </w:rPr>
        <w:t>5</w:t>
      </w:r>
      <w:r w:rsidRPr="00E00E57">
        <w:rPr>
          <w:rFonts w:asciiTheme="minorHAnsi" w:eastAsia="Times New Roman" w:hAnsiTheme="minorHAnsi" w:cstheme="minorHAnsi"/>
          <w:sz w:val="14"/>
          <w:lang w:eastAsia="ja-JP"/>
        </w:rPr>
        <w:t xml:space="preserve"> </w:t>
      </w:r>
      <w:r w:rsidRPr="006142C5">
        <w:rPr>
          <w:rFonts w:asciiTheme="minorHAnsi" w:eastAsia="Times New Roman" w:hAnsiTheme="minorHAnsi" w:cstheme="minorHAnsi"/>
          <w:u w:val="single"/>
          <w:lang w:eastAsia="ja-JP"/>
        </w:rPr>
        <w:t xml:space="preserve">Henry Shue believes that </w:t>
      </w:r>
      <w:r w:rsidRPr="006F7835">
        <w:rPr>
          <w:rFonts w:asciiTheme="minorHAnsi" w:eastAsia="Times New Roman" w:hAnsiTheme="minorHAnsi" w:cstheme="minorHAnsi"/>
          <w:highlight w:val="lightGray"/>
          <w:u w:val="single"/>
          <w:lang w:eastAsia="ja-JP"/>
        </w:rPr>
        <w:t>background injustices like settler colonialism and chattel slavery matter as we try now to adapt to climate change and impose obligations for reparative justice on those of us who live as beneficiaries of such injustices, even if we did not personally commit them</w:t>
      </w:r>
      <w:r w:rsidRPr="00E00E57">
        <w:rPr>
          <w:rFonts w:asciiTheme="minorHAnsi" w:eastAsia="Times New Roman" w:hAnsiTheme="minorHAnsi" w:cstheme="minorHAnsi"/>
          <w:sz w:val="14"/>
          <w:highlight w:val="lightGray"/>
          <w:lang w:eastAsia="ja-JP"/>
        </w:rPr>
        <w:t>.</w:t>
      </w:r>
      <w:r w:rsidRPr="00E00E57">
        <w:rPr>
          <w:rFonts w:asciiTheme="minorHAnsi" w:eastAsia="Times New Roman" w:hAnsiTheme="minorHAnsi" w:cstheme="minorHAnsi"/>
          <w:sz w:val="14"/>
          <w:lang w:eastAsia="ja-JP"/>
        </w:rPr>
        <w:t xml:space="preserve"> </w:t>
      </w:r>
      <w:r w:rsidRPr="00E00E57">
        <w:rPr>
          <w:rFonts w:asciiTheme="minorHAnsi" w:eastAsia="Times New Roman" w:hAnsiTheme="minorHAnsi" w:cstheme="minorHAnsi"/>
          <w:sz w:val="14"/>
          <w:szCs w:val="16"/>
          <w:lang w:eastAsia="ja-JP"/>
        </w:rPr>
        <w:t>6</w:t>
      </w:r>
      <w:r w:rsidRPr="00E00E57">
        <w:rPr>
          <w:rFonts w:asciiTheme="minorHAnsi" w:eastAsia="Times New Roman" w:hAnsiTheme="minorHAnsi" w:cstheme="minorHAnsi"/>
          <w:sz w:val="14"/>
          <w:lang w:eastAsia="ja-JP"/>
        </w:rPr>
        <w:t xml:space="preserve"> </w:t>
      </w:r>
      <w:r w:rsidRPr="00E00E57">
        <w:rPr>
          <w:rFonts w:asciiTheme="minorHAnsi" w:eastAsia="Times New Roman" w:hAnsiTheme="minorHAnsi" w:cstheme="minorHAnsi"/>
          <w:sz w:val="14"/>
          <w:szCs w:val="16"/>
          <w:lang w:eastAsia="ja-JP"/>
        </w:rPr>
        <w:t>My own recent work suggests that</w:t>
      </w:r>
      <w:r w:rsidRPr="00E00E57">
        <w:rPr>
          <w:rFonts w:asciiTheme="minorHAnsi" w:eastAsia="Times New Roman" w:hAnsiTheme="minorHAnsi" w:cstheme="minorHAnsi"/>
          <w:sz w:val="14"/>
          <w:lang w:eastAsia="ja-JP"/>
        </w:rPr>
        <w:t xml:space="preserve"> </w:t>
      </w:r>
      <w:r w:rsidRPr="00B56BD2">
        <w:rPr>
          <w:rFonts w:asciiTheme="minorHAnsi" w:eastAsia="Times New Roman" w:hAnsiTheme="minorHAnsi" w:cstheme="minorHAnsi"/>
          <w:highlight w:val="lightGray"/>
          <w:u w:val="single"/>
          <w:lang w:eastAsia="ja-JP"/>
        </w:rPr>
        <w:t>unconscious inheritance of such injustice blinds</w:t>
      </w:r>
      <w:r w:rsidRPr="006142C5">
        <w:rPr>
          <w:rFonts w:asciiTheme="minorHAnsi" w:eastAsia="Times New Roman" w:hAnsiTheme="minorHAnsi" w:cstheme="minorHAnsi"/>
          <w:u w:val="single"/>
          <w:lang w:eastAsia="ja-JP"/>
        </w:rPr>
        <w:t xml:space="preserve"> us </w:t>
      </w:r>
      <w:r w:rsidRPr="00B56BD2">
        <w:rPr>
          <w:rFonts w:asciiTheme="minorHAnsi" w:eastAsia="Times New Roman" w:hAnsiTheme="minorHAnsi" w:cstheme="minorHAnsi"/>
          <w:highlight w:val="lightGray"/>
          <w:u w:val="single"/>
          <w:lang w:eastAsia="ja-JP"/>
        </w:rPr>
        <w:t>“whites”</w:t>
      </w:r>
      <w:r w:rsidRPr="006142C5">
        <w:rPr>
          <w:rFonts w:asciiTheme="minorHAnsi" w:eastAsia="Times New Roman" w:hAnsiTheme="minorHAnsi" w:cstheme="minorHAnsi"/>
          <w:u w:val="single"/>
          <w:lang w:eastAsia="ja-JP"/>
        </w:rPr>
        <w:t xml:space="preserve"> </w:t>
      </w:r>
      <w:r w:rsidRPr="00B56BD2">
        <w:rPr>
          <w:rFonts w:asciiTheme="minorHAnsi" w:eastAsia="Times New Roman" w:hAnsiTheme="minorHAnsi" w:cstheme="minorHAnsi"/>
          <w:highlight w:val="lightGray"/>
          <w:u w:val="single"/>
          <w:lang w:eastAsia="ja-JP"/>
        </w:rPr>
        <w:t>to the effects of</w:t>
      </w:r>
      <w:r w:rsidRPr="006142C5">
        <w:rPr>
          <w:rFonts w:asciiTheme="minorHAnsi" w:eastAsia="Times New Roman" w:hAnsiTheme="minorHAnsi" w:cstheme="minorHAnsi"/>
          <w:u w:val="single"/>
          <w:lang w:eastAsia="ja-JP"/>
        </w:rPr>
        <w:t xml:space="preserve"> our </w:t>
      </w:r>
      <w:r w:rsidRPr="00B56BD2">
        <w:rPr>
          <w:rFonts w:asciiTheme="minorHAnsi" w:eastAsia="Times New Roman" w:hAnsiTheme="minorHAnsi" w:cstheme="minorHAnsi"/>
          <w:highlight w:val="lightGray"/>
          <w:u w:val="single"/>
          <w:lang w:eastAsia="ja-JP"/>
        </w:rPr>
        <w:t>carbon-and-methane affluence on the world’s poorest people, mostly darker-skinned</w:t>
      </w:r>
      <w:r w:rsidRPr="006142C5">
        <w:rPr>
          <w:rFonts w:asciiTheme="minorHAnsi" w:eastAsia="Times New Roman" w:hAnsiTheme="minorHAnsi" w:cstheme="minorHAnsi"/>
          <w:u w:val="single"/>
          <w:lang w:eastAsia="ja-JP"/>
        </w:rPr>
        <w:t>.</w:t>
      </w:r>
      <w:r w:rsidRPr="00E00E57">
        <w:rPr>
          <w:rFonts w:asciiTheme="minorHAnsi" w:eastAsia="Times New Roman" w:hAnsiTheme="minorHAnsi" w:cstheme="minorHAnsi"/>
          <w:sz w:val="14"/>
          <w:lang w:eastAsia="ja-JP"/>
        </w:rPr>
        <w:t xml:space="preserve"> </w:t>
      </w:r>
      <w:r w:rsidRPr="00E00E57">
        <w:rPr>
          <w:rFonts w:asciiTheme="minorHAnsi" w:eastAsia="Times New Roman" w:hAnsiTheme="minorHAnsi" w:cstheme="minorHAnsi"/>
          <w:sz w:val="14"/>
          <w:szCs w:val="16"/>
          <w:lang w:eastAsia="ja-JP"/>
        </w:rPr>
        <w:t>7</w:t>
      </w:r>
      <w:r w:rsidRPr="006142C5">
        <w:rPr>
          <w:rFonts w:asciiTheme="minorHAnsi" w:eastAsia="Times New Roman" w:hAnsiTheme="minorHAnsi" w:cstheme="minorHAnsi"/>
          <w:u w:val="single"/>
          <w:lang w:eastAsia="ja-JP"/>
        </w:rPr>
        <w:t xml:space="preserve"> </w:t>
      </w:r>
      <w:r w:rsidRPr="00E00E57">
        <w:rPr>
          <w:rFonts w:asciiTheme="minorHAnsi" w:eastAsia="Times New Roman" w:hAnsiTheme="minorHAnsi" w:cstheme="minorHAnsi"/>
          <w:sz w:val="14"/>
          <w:szCs w:val="16"/>
          <w:lang w:eastAsia="ja-JP"/>
        </w:rPr>
        <w:t xml:space="preserve">My own question here, indebted to the radical post-Shoah ethical thinking of Emmanuel Levinas and to others inspired by him, concerns what he called </w:t>
      </w:r>
      <w:r w:rsidRPr="00B56BD2">
        <w:rPr>
          <w:rFonts w:asciiTheme="minorHAnsi" w:eastAsia="Times New Roman" w:hAnsiTheme="minorHAnsi" w:cstheme="minorHAnsi"/>
          <w:u w:val="single"/>
          <w:lang w:eastAsia="ja-JP"/>
        </w:rPr>
        <w:t>“le traumatisme.”</w:t>
      </w:r>
      <w:r w:rsidRPr="00E00E57">
        <w:rPr>
          <w:rFonts w:asciiTheme="minorHAnsi" w:eastAsia="Times New Roman" w:hAnsiTheme="minorHAnsi" w:cstheme="minorHAnsi"/>
          <w:sz w:val="14"/>
          <w:lang w:eastAsia="ja-JP"/>
        </w:rPr>
        <w:t xml:space="preserve"> </w:t>
      </w:r>
      <w:r w:rsidRPr="00E00E57">
        <w:rPr>
          <w:rFonts w:asciiTheme="minorHAnsi" w:eastAsia="Times New Roman" w:hAnsiTheme="minorHAnsi" w:cstheme="minorHAnsi"/>
          <w:sz w:val="14"/>
          <w:szCs w:val="16"/>
          <w:lang w:eastAsia="ja-JP"/>
        </w:rPr>
        <w:t>8 This strange-sounding word</w:t>
      </w:r>
      <w:r w:rsidRPr="00E00E57">
        <w:rPr>
          <w:rFonts w:asciiTheme="minorHAnsi" w:eastAsia="Times New Roman" w:hAnsiTheme="minorHAnsi" w:cstheme="minorHAnsi"/>
          <w:sz w:val="14"/>
          <w:lang w:eastAsia="ja-JP"/>
        </w:rPr>
        <w:t xml:space="preserve"> </w:t>
      </w:r>
      <w:r w:rsidRPr="00B56BD2">
        <w:rPr>
          <w:rFonts w:asciiTheme="minorHAnsi" w:eastAsia="Times New Roman" w:hAnsiTheme="minorHAnsi" w:cstheme="minorHAnsi"/>
          <w:u w:val="single"/>
          <w:lang w:eastAsia="ja-JP"/>
        </w:rPr>
        <w:t xml:space="preserve">refers to the effect that others’ suffering, their hunger, their desperation ought to have on me, a potential ethical subject. </w:t>
      </w:r>
      <w:r w:rsidRPr="00E00E57">
        <w:rPr>
          <w:rFonts w:asciiTheme="minorHAnsi" w:eastAsia="Times New Roman" w:hAnsiTheme="minorHAnsi" w:cstheme="minorHAnsi"/>
          <w:sz w:val="14"/>
          <w:szCs w:val="16"/>
          <w:lang w:eastAsia="ja-JP"/>
        </w:rPr>
        <w:t>Responding, non-indifferent to the other’s need — for a small courtesy or for the last crust of bread “snatched from my mouth”</w:t>
      </w:r>
      <w:r w:rsidRPr="00E00E57">
        <w:rPr>
          <w:rFonts w:asciiTheme="minorHAnsi" w:eastAsia="Times New Roman" w:hAnsiTheme="minorHAnsi" w:cstheme="minorHAnsi"/>
          <w:sz w:val="14"/>
          <w:lang w:eastAsia="ja-JP"/>
        </w:rPr>
        <w:t xml:space="preserve">— </w:t>
      </w:r>
      <w:r w:rsidRPr="00B56BD2">
        <w:rPr>
          <w:rFonts w:asciiTheme="minorHAnsi" w:eastAsia="Times New Roman" w:hAnsiTheme="minorHAnsi" w:cstheme="minorHAnsi"/>
          <w:u w:val="single"/>
          <w:lang w:eastAsia="ja-JP"/>
        </w:rPr>
        <w:t>traumatized, taken hostage in a pre-original, anarchical responsibility,</w:t>
      </w:r>
      <w:r w:rsidRPr="00E00E57">
        <w:rPr>
          <w:rFonts w:asciiTheme="minorHAnsi" w:eastAsia="Times New Roman" w:hAnsiTheme="minorHAnsi" w:cstheme="minorHAnsi"/>
          <w:sz w:val="14"/>
          <w:lang w:eastAsia="ja-JP"/>
        </w:rPr>
        <w:t xml:space="preserve"> </w:t>
      </w:r>
      <w:r w:rsidRPr="00E00E57">
        <w:rPr>
          <w:rFonts w:asciiTheme="minorHAnsi" w:eastAsia="Times New Roman" w:hAnsiTheme="minorHAnsi" w:cstheme="minorHAnsi"/>
          <w:sz w:val="14"/>
          <w:szCs w:val="16"/>
          <w:lang w:eastAsia="ja-JP"/>
        </w:rPr>
        <w:t>I am my other’s keeper, the answer to Cain’s insolent question.</w:t>
      </w:r>
      <w:r w:rsidRPr="00E00E57">
        <w:rPr>
          <w:rFonts w:asciiTheme="minorHAnsi" w:eastAsia="Times New Roman" w:hAnsiTheme="minorHAnsi" w:cstheme="minorHAnsi"/>
          <w:sz w:val="14"/>
          <w:lang w:eastAsia="ja-JP"/>
        </w:rPr>
        <w:t xml:space="preserve"> </w:t>
      </w:r>
      <w:r w:rsidRPr="00B56BD2">
        <w:rPr>
          <w:rFonts w:asciiTheme="minorHAnsi" w:eastAsia="Times New Roman" w:hAnsiTheme="minorHAnsi" w:cstheme="minorHAnsi"/>
          <w:u w:val="single"/>
          <w:lang w:eastAsia="ja-JP"/>
        </w:rPr>
        <w:t>This ethical sensibility, relational and radical,</w:t>
      </w:r>
      <w:r w:rsidRPr="00E00E57">
        <w:rPr>
          <w:rFonts w:asciiTheme="minorHAnsi" w:eastAsia="Times New Roman" w:hAnsiTheme="minorHAnsi" w:cstheme="minorHAnsi"/>
          <w:sz w:val="14"/>
          <w:lang w:eastAsia="ja-JP"/>
        </w:rPr>
        <w:t xml:space="preserve"> </w:t>
      </w:r>
      <w:r w:rsidRPr="00E00E57">
        <w:rPr>
          <w:rFonts w:asciiTheme="minorHAnsi" w:eastAsia="Times New Roman" w:hAnsiTheme="minorHAnsi" w:cstheme="minorHAnsi"/>
          <w:sz w:val="14"/>
          <w:szCs w:val="16"/>
          <w:lang w:eastAsia="ja-JP"/>
        </w:rPr>
        <w:t xml:space="preserve">Judith Butler formulates: Levinas talks about “persecution” as the primary relation to the other, and this usually alarms relational psychoanalysts, and understandably so. But what he means by this is that we are not given any choice at the beginning about what will impress itself upon us, or about how that impression will be registered and translated. These are domains of radical impressionability and receptivity that are prior to all choice and deliberation. 9 She goes on to say that </w:t>
      </w:r>
      <w:r w:rsidRPr="00B56BD2">
        <w:rPr>
          <w:rFonts w:asciiTheme="minorHAnsi" w:eastAsia="Times New Roman" w:hAnsiTheme="minorHAnsi" w:cstheme="minorHAnsi"/>
          <w:u w:val="single"/>
          <w:lang w:eastAsia="ja-JP"/>
        </w:rPr>
        <w:t xml:space="preserve">these unchosen domains of sensibility, the always already, we might say, are neither yours nor mine, not possessions, but rather ways of being in the hands of the others, as we are from birth. </w:t>
      </w:r>
      <w:r w:rsidRPr="00D64F14">
        <w:rPr>
          <w:rFonts w:asciiTheme="minorHAnsi" w:eastAsia="Times New Roman" w:hAnsiTheme="minorHAnsi" w:cstheme="minorHAnsi"/>
          <w:highlight w:val="lightGray"/>
          <w:u w:val="single"/>
          <w:lang w:eastAsia="ja-JP"/>
        </w:rPr>
        <w:t>We might comment that Western individualism, especially in its recent form as neoliberalist economics and politics, deludes us into forgetting the vulnerability into which we are all born. As 60 million refugees in a single year seek shelter from hunger produced by</w:t>
      </w:r>
      <w:r w:rsidRPr="00B56BD2">
        <w:rPr>
          <w:rFonts w:asciiTheme="minorHAnsi" w:eastAsia="Times New Roman" w:hAnsiTheme="minorHAnsi" w:cstheme="minorHAnsi"/>
          <w:u w:val="single"/>
          <w:lang w:eastAsia="ja-JP"/>
        </w:rPr>
        <w:t xml:space="preserve"> desertification, from wars arguably brought on by the poor seeing now what the rich have and keep behind their gated walls, as </w:t>
      </w:r>
      <w:r w:rsidRPr="00D64F14">
        <w:rPr>
          <w:rFonts w:asciiTheme="minorHAnsi" w:eastAsia="Times New Roman" w:hAnsiTheme="minorHAnsi" w:cstheme="minorHAnsi"/>
          <w:highlight w:val="lightGray"/>
          <w:u w:val="single"/>
          <w:lang w:eastAsia="ja-JP"/>
        </w:rPr>
        <w:t>images of the dead from trying to escape war and poverty flood our media, indifference seems less and less possible</w:t>
      </w:r>
      <w:r w:rsidRPr="00B56BD2">
        <w:rPr>
          <w:rFonts w:asciiTheme="minorHAnsi" w:eastAsia="Times New Roman" w:hAnsiTheme="minorHAnsi" w:cstheme="minorHAnsi"/>
          <w:u w:val="single"/>
          <w:lang w:eastAsia="ja-JP"/>
        </w:rPr>
        <w:t xml:space="preserve">. What if </w:t>
      </w:r>
      <w:r w:rsidRPr="00D64F14">
        <w:rPr>
          <w:rFonts w:asciiTheme="minorHAnsi" w:eastAsia="Times New Roman" w:hAnsiTheme="minorHAnsi" w:cstheme="minorHAnsi"/>
          <w:highlight w:val="lightGray"/>
          <w:u w:val="single"/>
          <w:lang w:eastAsia="ja-JP"/>
        </w:rPr>
        <w:t>the misery we see on our televisions results from our</w:t>
      </w:r>
      <w:r w:rsidRPr="00B56BD2">
        <w:rPr>
          <w:rFonts w:asciiTheme="minorHAnsi" w:eastAsia="Times New Roman" w:hAnsiTheme="minorHAnsi" w:cstheme="minorHAnsi"/>
          <w:u w:val="single"/>
          <w:lang w:eastAsia="ja-JP"/>
        </w:rPr>
        <w:t xml:space="preserve"> trade policies, from our </w:t>
      </w:r>
      <w:r w:rsidRPr="00D64F14">
        <w:rPr>
          <w:rFonts w:asciiTheme="minorHAnsi" w:eastAsia="Times New Roman" w:hAnsiTheme="minorHAnsi" w:cstheme="minorHAnsi"/>
          <w:highlight w:val="lightGray"/>
          <w:u w:val="single"/>
          <w:lang w:eastAsia="ja-JP"/>
        </w:rPr>
        <w:t>carbon-and-methane profligacy</w:t>
      </w:r>
      <w:r w:rsidRPr="00E00E57">
        <w:rPr>
          <w:rFonts w:asciiTheme="minorHAnsi" w:eastAsia="Times New Roman" w:hAnsiTheme="minorHAnsi" w:cstheme="minorHAnsi"/>
          <w:sz w:val="14"/>
          <w:lang w:eastAsia="ja-JP"/>
        </w:rPr>
        <w:t xml:space="preserve">, from the refusal of education and contraception to hundreds of millions of the world’s women? And yet, </w:t>
      </w:r>
      <w:r w:rsidRPr="00D64F14">
        <w:rPr>
          <w:rFonts w:asciiTheme="minorHAnsi" w:eastAsia="Times New Roman" w:hAnsiTheme="minorHAnsi" w:cstheme="minorHAnsi"/>
          <w:highlight w:val="lightGray"/>
          <w:u w:val="single"/>
          <w:lang w:eastAsia="ja-JP"/>
        </w:rPr>
        <w:t>once we actually link the others’ suffering with our carbon-happy lifestyle, how do we sustain our sense of responsibility</w:t>
      </w:r>
      <w:r w:rsidRPr="00B56BD2">
        <w:rPr>
          <w:rFonts w:asciiTheme="minorHAnsi" w:eastAsia="Times New Roman" w:hAnsiTheme="minorHAnsi" w:cstheme="minorHAnsi"/>
          <w:u w:val="single"/>
          <w:lang w:eastAsia="ja-JP"/>
        </w:rPr>
        <w:t xml:space="preserve">? </w:t>
      </w:r>
      <w:r w:rsidRPr="00E00E57">
        <w:rPr>
          <w:rFonts w:asciiTheme="minorHAnsi" w:eastAsia="Times New Roman" w:hAnsiTheme="minorHAnsi" w:cstheme="minorHAnsi"/>
          <w:sz w:val="14"/>
          <w:lang w:eastAsia="ja-JP"/>
        </w:rPr>
        <w:t xml:space="preserve">Am I my other’s keeper? Let us consider two different uses of the word “transcendence.” </w:t>
      </w:r>
      <w:r w:rsidRPr="00D64F14">
        <w:rPr>
          <w:rFonts w:asciiTheme="minorHAnsi" w:eastAsia="Times New Roman" w:hAnsiTheme="minorHAnsi" w:cstheme="minorHAnsi"/>
          <w:highlight w:val="lightGray"/>
          <w:u w:val="single"/>
          <w:lang w:eastAsia="ja-JP"/>
        </w:rPr>
        <w:t>To traumatized, shattered, devastated people, “transcendence” might well sound empty. It could smack of “resilience” studies, placing the responsibility</w:t>
      </w:r>
      <w:r w:rsidRPr="00B56BD2">
        <w:rPr>
          <w:rFonts w:asciiTheme="minorHAnsi" w:eastAsia="Times New Roman" w:hAnsiTheme="minorHAnsi" w:cstheme="minorHAnsi"/>
          <w:u w:val="single"/>
          <w:lang w:eastAsia="ja-JP"/>
        </w:rPr>
        <w:t xml:space="preserve"> for hunger, torture, rape, homelessness, and their effects </w:t>
      </w:r>
      <w:r w:rsidRPr="00D64F14">
        <w:rPr>
          <w:rFonts w:asciiTheme="minorHAnsi" w:eastAsia="Times New Roman" w:hAnsiTheme="minorHAnsi" w:cstheme="minorHAnsi"/>
          <w:highlight w:val="lightGray"/>
          <w:u w:val="single"/>
          <w:lang w:eastAsia="ja-JP"/>
        </w:rPr>
        <w:t>on the hapless sufferer. In Western cultures of egoistic individualism, idealizing self- sufficiency, exhortations to get over it, to move on, to find transcendent meaning in one’s suffering, fill the self-help literature. Appeals to such transcendence may even perpetuate the political and theological systems causing the suffering the underclass and outsiders are supposed to transcend</w:t>
      </w:r>
      <w:r w:rsidRPr="00B56BD2">
        <w:rPr>
          <w:rFonts w:asciiTheme="minorHAnsi" w:eastAsia="Times New Roman" w:hAnsiTheme="minorHAnsi" w:cstheme="minorHAnsi"/>
          <w:u w:val="single"/>
          <w:lang w:eastAsia="ja-JP"/>
        </w:rPr>
        <w:t xml:space="preserve">. Let us pause for a moment over the origins of this viewpoint, as our rapidly worsening climate crisis, feeding the wars and the flood of refugees, may start here. </w:t>
      </w:r>
    </w:p>
    <w:p w14:paraId="34782B53" w14:textId="77777777" w:rsidR="00A0214B" w:rsidRPr="00C6213A" w:rsidRDefault="00A0214B" w:rsidP="00A0214B">
      <w:pPr>
        <w:pStyle w:val="Heading4"/>
        <w:rPr>
          <w:rStyle w:val="Style13ptBold"/>
          <w:b/>
        </w:rPr>
      </w:pPr>
      <w:r w:rsidRPr="00C6213A">
        <w:rPr>
          <w:rStyle w:val="Style13ptBold"/>
          <w:b/>
        </w:rPr>
        <w:t>Improving the ability for climate refugees to migrate to the US creates the image of the individual migrant working to increase their own resilience and taking control of their future – that necessarily excludes those who are unable to be resilient. Their discourse leaves behind the vulnerable, allowing them to be molded into docile subjects of neoliberal rule</w:t>
      </w:r>
    </w:p>
    <w:p w14:paraId="0122EA1F" w14:textId="77777777" w:rsidR="00A0214B" w:rsidRPr="00C6213A" w:rsidRDefault="00A0214B" w:rsidP="00A0214B">
      <w:pPr>
        <w:rPr>
          <w:rStyle w:val="Style13ptBold"/>
        </w:rPr>
      </w:pPr>
      <w:r>
        <w:rPr>
          <w:rStyle w:val="Style13ptBold"/>
        </w:rPr>
        <w:t xml:space="preserve">Bettini, 2017 </w:t>
      </w:r>
      <w:r w:rsidRPr="00C6213A">
        <w:rPr>
          <w:rStyle w:val="Style13ptBold"/>
          <w:b w:val="0"/>
          <w:sz w:val="16"/>
          <w:szCs w:val="16"/>
        </w:rPr>
        <w:t xml:space="preserve">(Giovanni- Lecturer in International Development and Climate Politics at Lancaster University. His research focuses on the genealogy and political effects of discourses on environmental change, population, and development, with a particular interest in the connections between climate change, adaptation and mobility, “Where Next? Climate Change, Migration, and the (Bio)politics of Adaptation”, </w:t>
      </w:r>
      <w:r w:rsidRPr="00C6213A">
        <w:rPr>
          <w:rStyle w:val="Style13ptBold"/>
          <w:b w:val="0"/>
          <w:i/>
          <w:sz w:val="16"/>
          <w:szCs w:val="16"/>
        </w:rPr>
        <w:t>Global Policy</w:t>
      </w:r>
      <w:r w:rsidRPr="00C6213A">
        <w:rPr>
          <w:rStyle w:val="Style13ptBold"/>
          <w:b w:val="0"/>
          <w:sz w:val="16"/>
          <w:szCs w:val="16"/>
        </w:rPr>
        <w:t>, Volume 8, No. 1, February 2017</w:t>
      </w:r>
      <w:r>
        <w:rPr>
          <w:rStyle w:val="Style13ptBold"/>
          <w:b w:val="0"/>
          <w:sz w:val="16"/>
          <w:szCs w:val="16"/>
        </w:rPr>
        <w:t>, pp. 35-36</w:t>
      </w:r>
      <w:r w:rsidRPr="00C6213A">
        <w:rPr>
          <w:rStyle w:val="Style13ptBold"/>
          <w:b w:val="0"/>
          <w:sz w:val="16"/>
          <w:szCs w:val="16"/>
        </w:rPr>
        <w:t>,</w:t>
      </w:r>
      <w:r w:rsidRPr="00C6213A">
        <w:rPr>
          <w:rStyle w:val="Style13ptBold"/>
          <w:sz w:val="16"/>
          <w:szCs w:val="16"/>
        </w:rPr>
        <w:t xml:space="preserve"> </w:t>
      </w:r>
      <w:hyperlink r:id="rId10" w:history="1">
        <w:r w:rsidRPr="00C6213A">
          <w:rPr>
            <w:rStyle w:val="Hyperlink"/>
            <w:sz w:val="16"/>
            <w:szCs w:val="16"/>
          </w:rPr>
          <w:t>https://doi.org/10.1111/1758-5899.12404)</w:t>
        </w:r>
      </w:hyperlink>
      <w:r w:rsidRPr="00C6213A">
        <w:rPr>
          <w:rStyle w:val="Style13ptBold"/>
          <w:sz w:val="16"/>
          <w:szCs w:val="16"/>
        </w:rPr>
        <w:t xml:space="preserve"> </w:t>
      </w:r>
      <w:r w:rsidRPr="00C6213A">
        <w:rPr>
          <w:rStyle w:val="Style13ptBold"/>
          <w:b w:val="0"/>
          <w:sz w:val="16"/>
          <w:szCs w:val="16"/>
        </w:rPr>
        <w:t>[SP]</w:t>
      </w:r>
    </w:p>
    <w:p w14:paraId="337C4802" w14:textId="77777777" w:rsidR="00A0214B" w:rsidRDefault="00A0214B" w:rsidP="00A0214B">
      <w:pPr>
        <w:rPr>
          <w:u w:val="single"/>
        </w:rPr>
      </w:pPr>
      <w:r w:rsidRPr="00F95B53">
        <w:rPr>
          <w:sz w:val="16"/>
        </w:rPr>
        <w:t xml:space="preserve">At a closer look, the ‘new’ idea of migration as adaptation also raises concerns (e.g. Baldwin, 2016b; Bettini, 2014; Bettini et al., 2016; Felli, 2013; Felli and Castree, 2012; Methmann and Oels, 2015; Turhan et al., 2015). To begin with, largely reproducing the optimistic position in the debates on ‘migration and development’ (Bettini and Gioli, 2016), </w:t>
      </w:r>
      <w:r w:rsidRPr="00F95B53">
        <w:rPr>
          <w:u w:val="single"/>
        </w:rPr>
        <w:t>the idea of migration</w:t>
      </w:r>
      <w:r w:rsidRPr="00F95B53">
        <w:rPr>
          <w:sz w:val="16"/>
        </w:rPr>
        <w:t xml:space="preserve"> as adaptation has nothing to do with a ‘no borders’ agenda. Rather, it </w:t>
      </w:r>
      <w:r w:rsidRPr="00F95B53">
        <w:rPr>
          <w:u w:val="single"/>
        </w:rPr>
        <w:t xml:space="preserve">aims at disciplining labour mobility, with circular and temporary migration presented as the most virtuous forms. The goal is to produce remittance flows financing self-adaptation, offering surrogate insurance to the non-insurable. The idea of migration as adaptation comes from the mould of the discourse of resilience </w:t>
      </w:r>
      <w:r w:rsidRPr="00F95B53">
        <w:rPr>
          <w:sz w:val="16"/>
        </w:rPr>
        <w:t xml:space="preserve">(Bettini, 2014; Methmann and Oels, 2015) and reproduces the latter’s economised and neoliberal character. </w:t>
      </w:r>
      <w:r w:rsidRPr="00F95B53">
        <w:rPr>
          <w:u w:val="single"/>
        </w:rPr>
        <w:t>It envisions a transformative agenda whereby ecologically vulnerable populations – incidentally, the same at the margins of the globalised economy – are to become active adaptive agents</w:t>
      </w:r>
      <w:r w:rsidRPr="00F95B53">
        <w:rPr>
          <w:sz w:val="16"/>
        </w:rPr>
        <w:t xml:space="preserve">. What that means is that </w:t>
      </w:r>
      <w:r w:rsidRPr="00F95B53">
        <w:rPr>
          <w:u w:val="single"/>
        </w:rPr>
        <w:t>they should live up to the challenge and, in our specific case, embark in circular and/or temporary labour migration</w:t>
      </w:r>
      <w:r w:rsidRPr="00F95B53">
        <w:rPr>
          <w:sz w:val="16"/>
        </w:rPr>
        <w:t xml:space="preserve">, presented as a mechanism of self-adaptation to the impacts of climate change. </w:t>
      </w:r>
      <w:r w:rsidRPr="00F95B53">
        <w:rPr>
          <w:b/>
          <w:u w:val="single"/>
        </w:rPr>
        <w:t>The migrant (from the Global South, and moving within the Global South) is depicted as an industrious individual working to increase her own resilience</w:t>
      </w:r>
      <w:r w:rsidRPr="00F95B53">
        <w:rPr>
          <w:sz w:val="16"/>
        </w:rPr>
        <w:t xml:space="preserve">. </w:t>
      </w:r>
      <w:r w:rsidRPr="00F95B53">
        <w:rPr>
          <w:b/>
          <w:u w:val="single"/>
        </w:rPr>
        <w:t>A good entrepreneur of herself</w:t>
      </w:r>
      <w:r w:rsidRPr="00F95B53">
        <w:rPr>
          <w:sz w:val="16"/>
        </w:rPr>
        <w:t xml:space="preserve">. This is the debased, individualised, and adaptive subject of resilience described by Julian Reid in various recent works on resilience (Chandler and Reid, 2016; Evans and Reid, 2014; Reid, 2012). </w:t>
      </w:r>
      <w:r w:rsidRPr="00F95B53">
        <w:rPr>
          <w:u w:val="single"/>
        </w:rPr>
        <w:t xml:space="preserve">While signalling a drive towards an individualisation of climate policy </w:t>
      </w:r>
      <w:r w:rsidRPr="00F95B53">
        <w:rPr>
          <w:sz w:val="16"/>
        </w:rPr>
        <w:t>(Bettini et al., 2016; Felli, 2013;),</w:t>
      </w:r>
      <w:r w:rsidRPr="00F95B53">
        <w:rPr>
          <w:u w:val="single"/>
        </w:rPr>
        <w:t xml:space="preserve"> the idea of migration as adaptation entails a fierce selection: what happens to those unable to live up to the challenge to become resilient?</w:t>
      </w:r>
      <w:r w:rsidRPr="00F95B53">
        <w:rPr>
          <w:sz w:val="16"/>
        </w:rPr>
        <w:t xml:space="preserve"> While </w:t>
      </w:r>
      <w:r w:rsidRPr="00F95B53">
        <w:rPr>
          <w:u w:val="single"/>
        </w:rPr>
        <w:t>the discourse</w:t>
      </w:r>
      <w:r w:rsidRPr="00F95B53">
        <w:rPr>
          <w:sz w:val="16"/>
        </w:rPr>
        <w:t xml:space="preserve"> promises to combat vulnerability, it </w:t>
      </w:r>
      <w:r w:rsidRPr="00F95B53">
        <w:rPr>
          <w:u w:val="single"/>
        </w:rPr>
        <w:t>risks leaving behind the vulnerable, who most often are not in the position of mobilising the human capital necessary to enter the virtuous flows of skilled labour migration</w:t>
      </w:r>
      <w:r w:rsidRPr="00F95B53">
        <w:rPr>
          <w:sz w:val="16"/>
        </w:rPr>
        <w:t xml:space="preserve">. As any biopolitical discourse, </w:t>
      </w:r>
      <w:r w:rsidRPr="00F95B53">
        <w:rPr>
          <w:u w:val="single"/>
        </w:rPr>
        <w:t>the idea of ‘migration as adaptation’ implicates the triage of the fit from the unfit</w:t>
      </w:r>
      <w:r w:rsidRPr="00F95B53">
        <w:rPr>
          <w:sz w:val="16"/>
        </w:rPr>
        <w:t xml:space="preserve">, the developed from the ‘underdeveloped’ etc., </w:t>
      </w:r>
      <w:r w:rsidRPr="00F95B53">
        <w:rPr>
          <w:b/>
          <w:u w:val="single"/>
        </w:rPr>
        <w:t>not without the exercise of violence</w:t>
      </w:r>
      <w:r w:rsidRPr="00F95B53">
        <w:rPr>
          <w:sz w:val="16"/>
        </w:rPr>
        <w:t xml:space="preserve"> (Bettini, 2014; drawing on Duffield, 2007; Dillon and Reid, 2009). Zooming out, one trait in common to all the various discourses we have encountered (on climate refugees and displacement, on planned relocation, on migration as adaptation) is that </w:t>
      </w:r>
      <w:r w:rsidRPr="00F95B53">
        <w:rPr>
          <w:u w:val="single"/>
        </w:rPr>
        <w:t>they render accessible to governments those vulnerable to the impacts of climate change, attempting to mould the populations at the margins of the postcolonial present into subjectivities docile to the neoliberal rule</w:t>
      </w:r>
      <w:r w:rsidRPr="00F95B53">
        <w:rPr>
          <w:sz w:val="16"/>
        </w:rPr>
        <w:t xml:space="preserve"> (Baldwin, 2016a; Bettini, 2014). </w:t>
      </w:r>
      <w:r w:rsidRPr="00F95B53">
        <w:rPr>
          <w:u w:val="single"/>
        </w:rPr>
        <w:t>The figure of ‘climate refugees’ identifies the dangerous, undisciplined sources of ‘bad circulation’, those not resilient and not adapted, that is, those pathologically unfit – as different from</w:t>
      </w:r>
      <w:r w:rsidRPr="00F95B53">
        <w:rPr>
          <w:sz w:val="16"/>
        </w:rPr>
        <w:t xml:space="preserve"> (or for protecting) </w:t>
      </w:r>
      <w:r w:rsidRPr="00F95B53">
        <w:rPr>
          <w:u w:val="single"/>
        </w:rPr>
        <w:t>those whom we should mobilise</w:t>
      </w:r>
      <w:r w:rsidRPr="00F95B53">
        <w:rPr>
          <w:sz w:val="16"/>
        </w:rPr>
        <w:t xml:space="preserve">. The mantra of migration as adaptation aims at facilitating ‘good circulation’. While at the antipodes in certain superficial traits, the two discourses emerge from and operate within the same landscape – </w:t>
      </w:r>
      <w:r w:rsidRPr="00F95B53">
        <w:rPr>
          <w:u w:val="single"/>
        </w:rPr>
        <w:t>mainstream neoliberal discourses on climate change, resilience and migration governance, and share the same horizon: the ‘production’ of governable populations out of the vulnerable.</w:t>
      </w:r>
    </w:p>
    <w:p w14:paraId="0D6DA19B" w14:textId="77777777" w:rsidR="00E00E57" w:rsidRPr="00E00E57" w:rsidRDefault="00E00E57" w:rsidP="00E00E57"/>
    <w:p w14:paraId="1AC32D7B" w14:textId="70EA0666" w:rsidR="009C18BA" w:rsidRDefault="009C18BA" w:rsidP="009C18BA">
      <w:pPr>
        <w:pStyle w:val="Heading3"/>
      </w:pPr>
      <w:r>
        <w:t>A2: Amend 1951 Definition</w:t>
      </w:r>
    </w:p>
    <w:p w14:paraId="0207571A" w14:textId="77777777" w:rsidR="009C18BA" w:rsidRDefault="009C18BA" w:rsidP="009C18BA">
      <w:pPr>
        <w:pStyle w:val="Heading4"/>
      </w:pPr>
      <w:r>
        <w:t>Amending the original 1951 convention fails-it would make the process of becoming a refugee even more difficult than before</w:t>
      </w:r>
    </w:p>
    <w:p w14:paraId="6EA52F7F" w14:textId="77777777" w:rsidR="009C18BA" w:rsidRPr="00775828" w:rsidRDefault="009C18BA" w:rsidP="009C18BA">
      <w:pPr>
        <w:rPr>
          <w:rStyle w:val="Style13ptBold"/>
        </w:rPr>
      </w:pPr>
      <w:r>
        <w:rPr>
          <w:rStyle w:val="Style13ptBold"/>
        </w:rPr>
        <w:t xml:space="preserve">Warren 16 </w:t>
      </w:r>
      <w:r w:rsidRPr="00530A96">
        <w:t>(Phillip Dane Warren, “Forced Migration After Paris COP21: Evaluating the “Climate Change Displacement Coordination Facility”, Columbia Law Review,Volume 116:2103, Pages 2124-2125)//sjp</w:t>
      </w:r>
    </w:p>
    <w:p w14:paraId="543EA330" w14:textId="432EA9BA" w:rsidR="009C18BA" w:rsidRDefault="009C18BA" w:rsidP="009C18BA">
      <w:pPr>
        <w:rPr>
          <w:u w:val="single"/>
        </w:rPr>
      </w:pPr>
      <w:r w:rsidRPr="00530A96">
        <w:rPr>
          <w:sz w:val="16"/>
        </w:rPr>
        <w:t xml:space="preserve">On first glance, amending the existing treaty might appear to present the path of least resistance. The 1951 Convention already has a well-developed system protecting refugees that provides for access to the judicial system, public education, the right to work, and nonrefoule- ment.1 54 Further, countries already have domestic law implementing these provisions.1 55 Additionally, the U.N. High Commissioner for Refugees, which protects those displaced by war or conflict, could provide the same support to those displaced by climate change.1 5 6 One could even argue that the massive causation issues associated with climate migration actually lend support to a more inclusive definition of refugees, similar to the one used in the African Union, which would in- clude a broader array of people beyond even climate change migr ants. </w:t>
      </w:r>
      <w:r w:rsidRPr="00530A96">
        <w:rPr>
          <w:u w:val="single"/>
        </w:rPr>
        <w:t>Despite these perceived advantages, amending the existing 1951 Convention will likely run into staunch criticism. First, many fear that amending the existing treaty "would devalue the current protection for refugees</w:t>
      </w:r>
      <w:r w:rsidRPr="00530A96">
        <w:rPr>
          <w:sz w:val="16"/>
        </w:rPr>
        <w:t xml:space="preserve">.."158 </w:t>
      </w:r>
      <w:r w:rsidRPr="00530A96">
        <w:rPr>
          <w:u w:val="single"/>
        </w:rPr>
        <w:t>Amending the Convention to include a broad and inclusive definition could also open up the floodgates and overwhelm an already over-stretched system.159 Indeed, the Office of the U.N. High Commis- sioner for Refugees has already spoken out against expanding the 1951 definition.60 While not controlling, the UNHCR's position arguably serves as a fair voice of the refugee community. Amending the treaty would also provide protection only for a very narrow subset of migrants- those who move across borders-as the vast majority of migration will initially remain internal. 61 Amending the 1951 Convention, then, would face an uphill battle and if successful, would only protect a small number of migrants.</w:t>
      </w:r>
      <w:r>
        <w:rPr>
          <w:u w:val="single"/>
        </w:rPr>
        <w:t xml:space="preserve"> </w:t>
      </w:r>
      <w:r w:rsidRPr="00530A96">
        <w:rPr>
          <w:sz w:val="16"/>
        </w:rPr>
        <w:t xml:space="preserve">While some perceived advantages could inure from placing climate migrants within the existing refugee system, such a decision would likely prove both too much and too little. </w:t>
      </w:r>
      <w:r w:rsidRPr="00530A96">
        <w:rPr>
          <w:u w:val="single"/>
        </w:rPr>
        <w:t xml:space="preserve">It would prove too much because causation issues and pushback from the human rights community would stifle any attempt at an amendment; it would prove too little because it would provide only marginal relief by focusing solely on cross-border displacement. For both reasons, the vital protection of climate change migrants must come from outside the 1951 Convention. </w:t>
      </w:r>
    </w:p>
    <w:p w14:paraId="4B69CEF9" w14:textId="77777777" w:rsidR="00A07F31" w:rsidRDefault="00A07F31" w:rsidP="00A07F31">
      <w:pPr>
        <w:pStyle w:val="Heading2"/>
      </w:pPr>
      <w:r>
        <w:t>Climate Beneficiaries Turn</w:t>
      </w:r>
    </w:p>
    <w:p w14:paraId="35361547" w14:textId="77777777" w:rsidR="00A07F31" w:rsidRPr="00442CC1" w:rsidRDefault="00A07F31" w:rsidP="00A07F31">
      <w:pPr>
        <w:pStyle w:val="Heading3"/>
      </w:pPr>
      <w:r>
        <w:t>Turns Warming</w:t>
      </w:r>
    </w:p>
    <w:p w14:paraId="76DB1111" w14:textId="77777777" w:rsidR="00A07F31" w:rsidRDefault="00A07F31" w:rsidP="00A07F31">
      <w:pPr>
        <w:pStyle w:val="Heading4"/>
      </w:pPr>
      <w:r>
        <w:t>Climate change beneficiaries, including migrants who benefit from moving, are likely to resist aggressive climate mitigation policies to retain their benefits – turns the warming advantage</w:t>
      </w:r>
    </w:p>
    <w:p w14:paraId="4D2AB5EE" w14:textId="77777777" w:rsidR="00A07F31" w:rsidRDefault="00A07F31" w:rsidP="00A07F31">
      <w:pPr>
        <w:rPr>
          <w:rStyle w:val="Style13ptBold"/>
        </w:rPr>
      </w:pPr>
      <w:r>
        <w:rPr>
          <w:rStyle w:val="Style13ptBold"/>
        </w:rPr>
        <w:t>Ruhl, ‘12</w:t>
      </w:r>
    </w:p>
    <w:p w14:paraId="7A9255EE" w14:textId="77777777" w:rsidR="00A07F31" w:rsidRDefault="00A07F31" w:rsidP="00A07F31">
      <w:r w:rsidRPr="002C7D7A">
        <w:t xml:space="preserve">(J. B., David Daniels Allen Distinguished Chair in Law, Vanderbilt University Law School, “The Political Economy of Climate Change Winners”, Minnesota Law Review, </w:t>
      </w:r>
      <w:r>
        <w:t>Vol. 97, Iss. 1, pp. 228-231</w:t>
      </w:r>
      <w:r w:rsidRPr="002C7D7A">
        <w:t>, http://te7fv6dm8k.search.serialssolutions.com/?ctx_ver=Z39.88-2004&amp;ctx_enc=info%3Aofi%2Fenc%3AUTF-8&amp;rfr_id=info%3Asid%2Fsummon.serialssolutions.com&amp;rft_val_fmt=info%3Aofi%2Ffmt%3Akev%3Amtx%3Ajournal&amp;rft.genre=article&amp;rft.atitle=The+political+economy+of+climate+change+winners&amp;rft.jtitle=Minnesota+Law+Review&amp;rft.au=Ruhl%2C+J.B&amp;rft.date=2012-11-01&amp;rft.pub=Minnesota+Law+Review+Foundation&amp;rft.issn=0026-5535&amp;rft.volume=97&amp;rft.issue=1&amp;rft.spage=206&amp;rft.externalDocID=A318313083, accessed 7/18/18, ZW)</w:t>
      </w:r>
    </w:p>
    <w:p w14:paraId="5AF78FEF" w14:textId="77777777" w:rsidR="00A07F31" w:rsidRDefault="00A07F31" w:rsidP="00A07F31">
      <w:pPr>
        <w:rPr>
          <w:rStyle w:val="StyleUnderline"/>
        </w:rPr>
      </w:pPr>
      <w:r w:rsidRPr="006939BC">
        <w:rPr>
          <w:sz w:val="16"/>
        </w:rPr>
        <w:t xml:space="preserve">1. Passive </w:t>
      </w:r>
      <w:r w:rsidRPr="00DC631D">
        <w:rPr>
          <w:rStyle w:val="StyleUnderline"/>
        </w:rPr>
        <w:t>Many will benefit from climate change without any thought or change in behavior at all. The farmer enjoying a longer growing season has done nothing other than add more days to the routine of work and expenditures. A roofing company benefitting from longer outdoor construction seasons does nothing but keep workers working. A family whose heating bills fall because of fewer cold days has done nothing other than keep the thermostat set at the same temperature they would have anyway.</w:t>
      </w:r>
      <w:r w:rsidRPr="006939BC">
        <w:rPr>
          <w:sz w:val="16"/>
        </w:rPr>
        <w:t xml:space="preserve"> A shipping line in high latitudes where the ice season is short does nothing but keep shipping. The coffee shop doing a brisker business in a newly prospering agricultural town does nothing but pour more coffee. No calculated move is needed for these and similarly situated people and businesses to benefit directly or indirectly from climate change-rather, they benefit passively. </w:t>
      </w:r>
      <w:r w:rsidRPr="00DC631D">
        <w:rPr>
          <w:rStyle w:val="StyleUnderline"/>
        </w:rPr>
        <w:t>Passive beneficiaries of climate change nevertheless are likely to become acculturated to the new good times. Although they have not actively sought their benefits, they no doubt will invest in them</w:t>
      </w:r>
      <w:r w:rsidRPr="006939BC">
        <w:rPr>
          <w:sz w:val="16"/>
        </w:rPr>
        <w:t xml:space="preserve">, such as the farmer who purchases new equipment and the coffee shop that has expanded to meet new business.7 </w:t>
      </w:r>
      <w:r w:rsidRPr="00DC631D">
        <w:rPr>
          <w:rStyle w:val="StyleUnderline"/>
        </w:rPr>
        <w:t>Many passive beneficiaries of climate change, therefore, may begin to behave as if they are invested in and entitled to their climate change benefits when it comes to mitigation and adaptation policies.</w:t>
      </w:r>
      <w:r w:rsidRPr="006939BC">
        <w:rPr>
          <w:sz w:val="16"/>
        </w:rPr>
        <w:t xml:space="preserve"> 2. Adaptive Unlike passive beneficiaries, who benefit simply by profit- ably doing more of what they were doing before climate change, </w:t>
      </w:r>
      <w:r w:rsidRPr="00DC631D">
        <w:rPr>
          <w:rStyle w:val="StyleUnderline"/>
        </w:rPr>
        <w:t>some people and businesses facing deteriorating conditions as a result of climate change will respond by adapting in ways that may ultimately prove highly beneficial.</w:t>
      </w:r>
      <w:r w:rsidRPr="006939BC">
        <w:rPr>
          <w:sz w:val="16"/>
        </w:rPr>
        <w:t xml:space="preserve"> An example comes from the West Coast's wine production industry, where extensive modeling suggests that by sticking with their current wine grapes, growers in California and Washington face significant losses of suitable production acres, but that "adaptation to the warming, such as the introduction of heat-tolerant varieties of grapes, could sharply reduce the losses in California and turn the Washington loss into a 150% gain."72 Washington may be the next California of wines. The point is that </w:t>
      </w:r>
      <w:r w:rsidRPr="00DC631D">
        <w:rPr>
          <w:rStyle w:val="StyleUnderline"/>
        </w:rPr>
        <w:t>climate change could spur adaptations that lead to economic outcomes for some people and businesses superior to their previous conditions.</w:t>
      </w:r>
      <w:r w:rsidRPr="006939BC">
        <w:rPr>
          <w:sz w:val="16"/>
        </w:rPr>
        <w:t xml:space="preserve"> </w:t>
      </w:r>
      <w:r w:rsidRPr="00DC631D">
        <w:rPr>
          <w:rStyle w:val="StyleUnderline"/>
        </w:rPr>
        <w:t xml:space="preserve">A farmer who shifts to high-value crops, a ski area that moves heavily into lucrative warm weather recreation, a clothing store that stocks more popular warm weather outfitting-these people and businesses are not passively benefitting, but </w:t>
      </w:r>
      <w:r>
        <w:rPr>
          <w:rStyle w:val="StyleUnderline"/>
        </w:rPr>
        <w:t>neither are they passively sit</w:t>
      </w:r>
      <w:r w:rsidRPr="00DC631D">
        <w:rPr>
          <w:rStyle w:val="StyleUnderline"/>
        </w:rPr>
        <w:t>ting back and taking their climate change licks."</w:t>
      </w:r>
      <w:r w:rsidRPr="006939BC">
        <w:rPr>
          <w:sz w:val="16"/>
        </w:rPr>
        <w:t xml:space="preserve">73 Even more so than passive beneficiaries, </w:t>
      </w:r>
      <w:r w:rsidRPr="00DC631D">
        <w:rPr>
          <w:rStyle w:val="StyleUnderline"/>
        </w:rPr>
        <w:t>we can expect such adaptive beneficiaries</w:t>
      </w:r>
      <w:r w:rsidRPr="006939BC">
        <w:rPr>
          <w:sz w:val="16"/>
        </w:rPr>
        <w:t xml:space="preserve">, given their ingenuity and investment in the adaptive response, </w:t>
      </w:r>
      <w:r w:rsidRPr="00DC631D">
        <w:rPr>
          <w:rStyle w:val="StyleUnderline"/>
        </w:rPr>
        <w:t>to feel positive about and entitled to their benefits.</w:t>
      </w:r>
      <w:r>
        <w:rPr>
          <w:rStyle w:val="StyleUnderline"/>
        </w:rPr>
        <w:t xml:space="preserve"> </w:t>
      </w:r>
      <w:r w:rsidRPr="006939BC">
        <w:rPr>
          <w:sz w:val="16"/>
        </w:rPr>
        <w:t xml:space="preserve">3. Opportunistic </w:t>
      </w:r>
      <w:r w:rsidRPr="00DC631D">
        <w:rPr>
          <w:rStyle w:val="StyleUnderline"/>
        </w:rPr>
        <w:t>Some people and businesses will actively work to seize direct and indirect benefit opportunities from climate change.</w:t>
      </w:r>
      <w:r w:rsidRPr="006939BC">
        <w:rPr>
          <w:sz w:val="16"/>
        </w:rPr>
        <w:t xml:space="preserve"> Longer growing seasons, for example, may prompt some people to go into farming or farm supply businesses who otherwise might not have. </w:t>
      </w:r>
      <w:r w:rsidRPr="00DC631D">
        <w:rPr>
          <w:rStyle w:val="StyleUnderline"/>
        </w:rPr>
        <w:t>More opportunistically, a business might work on developing new technologies to market to people harmed by climate change to adapt, such as climate proof building materials, new forms of hot weather clothing, or improved seawall building techniques.</w:t>
      </w:r>
      <w:r w:rsidRPr="006939BC">
        <w:rPr>
          <w:sz w:val="16"/>
        </w:rPr>
        <w:t xml:space="preserve">74 And most opportunistic of all, some people will benefit from climate change by making shrewd investment decisions about which businesses will be climate change winners and losers. </w:t>
      </w:r>
      <w:r w:rsidRPr="00DC631D">
        <w:rPr>
          <w:rStyle w:val="StyleUnderline"/>
        </w:rPr>
        <w:t xml:space="preserve">This category </w:t>
      </w:r>
      <w:r w:rsidRPr="006939BC">
        <w:rPr>
          <w:sz w:val="16"/>
        </w:rPr>
        <w:t xml:space="preserve">of climate change beneficiaries, therefore, </w:t>
      </w:r>
      <w:r w:rsidRPr="00DC631D">
        <w:rPr>
          <w:rStyle w:val="StyleUnderline"/>
        </w:rPr>
        <w:t>is defined by the calculated steps and changes in behavior they take to derive benefits from climate change.</w:t>
      </w:r>
      <w:r w:rsidRPr="006939BC">
        <w:rPr>
          <w:sz w:val="16"/>
        </w:rPr>
        <w:t xml:space="preserve"> In other words, they set out to become climate change winners. Although savvy investors may be indifferent to mitigation policy, expecting they can find good positions under any changing scenario, </w:t>
      </w:r>
      <w:r w:rsidRPr="00DC631D">
        <w:rPr>
          <w:rStyle w:val="StyleUnderline"/>
        </w:rPr>
        <w:t>many of the people and businesses who succeed at this opportunistic strategy are not likely to be receptive to aggressive mitigation policies</w:t>
      </w:r>
      <w:r w:rsidRPr="006939BC">
        <w:rPr>
          <w:sz w:val="16"/>
        </w:rPr>
        <w:t xml:space="preserve">. Moreover, </w:t>
      </w:r>
      <w:r w:rsidRPr="00DC631D">
        <w:rPr>
          <w:rStyle w:val="StyleUnderline"/>
        </w:rPr>
        <w:t>they are likely</w:t>
      </w:r>
      <w:r>
        <w:rPr>
          <w:rStyle w:val="StyleUnderline"/>
        </w:rPr>
        <w:t xml:space="preserve"> to seek private and public in</w:t>
      </w:r>
      <w:r w:rsidRPr="00DC631D">
        <w:rPr>
          <w:rStyle w:val="StyleUnderline"/>
        </w:rPr>
        <w:t>vestment in infrastructure necessary to make their benefits more secure.</w:t>
      </w:r>
      <w:r w:rsidRPr="006939BC">
        <w:rPr>
          <w:sz w:val="16"/>
        </w:rPr>
        <w:t xml:space="preserve"> 4. Migratory </w:t>
      </w:r>
      <w:r w:rsidRPr="00DC631D">
        <w:rPr>
          <w:rStyle w:val="StyleUnderline"/>
        </w:rPr>
        <w:t>Some people will move because of climate change and will benefit as a result.</w:t>
      </w:r>
      <w:r w:rsidRPr="006939BC">
        <w:rPr>
          <w:sz w:val="16"/>
        </w:rPr>
        <w:t xml:space="preserve"> All such people are opportunistic and adaptive in the sense that the direct or indirect effects of climate change motivated a change in their behavior, but some will appear more opportunistic than adaptive or passive. For example, </w:t>
      </w:r>
      <w:r w:rsidRPr="00DC631D">
        <w:rPr>
          <w:rStyle w:val="StyleUnderline"/>
        </w:rPr>
        <w:t>some people might move simply to avoid severe harms of climate change</w:t>
      </w:r>
      <w:r w:rsidRPr="006939BC">
        <w:rPr>
          <w:sz w:val="16"/>
        </w:rPr>
        <w:t xml:space="preserve">,75 having no particular plan to benefit from climate change in their new home region but incidentally benefitting directly and indirectly nonetheless. </w:t>
      </w:r>
      <w:r w:rsidRPr="00DC631D">
        <w:rPr>
          <w:rStyle w:val="StyleUnderline"/>
        </w:rPr>
        <w:t>Another person might lose his or her job in one area because that employment sector is suffering a downturn as a result of climate change</w:t>
      </w:r>
      <w:r w:rsidRPr="006939BC">
        <w:rPr>
          <w:sz w:val="16"/>
        </w:rPr>
        <w:t xml:space="preserve"> (for example, a ski center employee), </w:t>
      </w:r>
      <w:r w:rsidRPr="00DC631D">
        <w:rPr>
          <w:rStyle w:val="StyleUnderline"/>
        </w:rPr>
        <w:t>and decide to move to an area with a better employment outlook in some sectors because of climate change</w:t>
      </w:r>
      <w:r w:rsidRPr="006939BC">
        <w:rPr>
          <w:sz w:val="16"/>
        </w:rPr>
        <w:t xml:space="preserve"> (for example, a beach resort enjoying warmer temperatures). Yet more opportunistically, </w:t>
      </w:r>
      <w:r w:rsidRPr="00DC631D">
        <w:rPr>
          <w:rStyle w:val="StyleUnderline"/>
        </w:rPr>
        <w:t>another person might move from a perfectly fine position in order to take an even better position, such as manager of a seawall construction company.</w:t>
      </w:r>
      <w:r w:rsidRPr="006939BC">
        <w:rPr>
          <w:sz w:val="16"/>
        </w:rPr>
        <w:t xml:space="preserve"> The point of creating such a category of migratory beneficiaries is not, however, to focus on their passive, adaptive, or opportunistic behavior, but to emphasize the potential distributional effects of climate change benefits. The migratory response may both disperse beneficiaries more widely and concentrate beneficiaries in some regions. Moreover, </w:t>
      </w:r>
      <w:r w:rsidRPr="00DC631D">
        <w:rPr>
          <w:rStyle w:val="StyleUnderline"/>
        </w:rPr>
        <w:t>people and businesses making the investment to move as a result of climate change, regardless of how opportunistically, and who come out benefitting as a result are likely to take that investment into account when asked by climate mitigation policy to yield the benefits they and their successors will enjoy.</w:t>
      </w:r>
      <w:r>
        <w:rPr>
          <w:rStyle w:val="StyleUnderline"/>
        </w:rPr>
        <w:t xml:space="preserve"> </w:t>
      </w:r>
      <w:r w:rsidRPr="006939BC">
        <w:rPr>
          <w:sz w:val="16"/>
        </w:rPr>
        <w:t xml:space="preserve">5. Subsistence </w:t>
      </w:r>
      <w:r w:rsidRPr="00DC631D">
        <w:rPr>
          <w:rStyle w:val="StyleUnderline"/>
        </w:rPr>
        <w:t>Many climate change beneficiaries, whether passive, adaptive, opportunistic, migratory, or some combination thereof, will be net winners only in the sense that their lives are made a little less miserable than they would have been without climate change</w:t>
      </w:r>
      <w:r w:rsidRPr="006939BC">
        <w:rPr>
          <w:sz w:val="16"/>
        </w:rPr>
        <w:t xml:space="preserve">.76 For example, a family in poverty living in an area of extreme cold might see heating bills slowly falling, or might have improved transportation options, or might find a little longer work season in agricultural fields. A struggling coffee shop in the area may also enjoy lower heating bills and perhaps a few more customers. </w:t>
      </w:r>
      <w:r w:rsidRPr="00DC631D">
        <w:rPr>
          <w:rStyle w:val="StyleUnderline"/>
        </w:rPr>
        <w:t>I treat such climate change circumstances in a separate "subsistence" category to emphasize that it is not only climate</w:t>
      </w:r>
      <w:r>
        <w:rPr>
          <w:rStyle w:val="StyleUnderline"/>
        </w:rPr>
        <w:t xml:space="preserve"> </w:t>
      </w:r>
      <w:r w:rsidRPr="00DC631D">
        <w:rPr>
          <w:rStyle w:val="StyleUnderline"/>
        </w:rPr>
        <w:t>change losers who present sympathetic policy cases.</w:t>
      </w:r>
      <w:r w:rsidRPr="006939BC">
        <w:rPr>
          <w:sz w:val="16"/>
        </w:rPr>
        <w:t xml:space="preserve"> </w:t>
      </w:r>
      <w:r w:rsidRPr="00DC631D">
        <w:rPr>
          <w:rStyle w:val="StyleUnderline"/>
        </w:rPr>
        <w:t>Moreover, although only marginally ahead and perhaps not seeing them- selves as winners in life generally, many people and businesses in the subsistence category might value their climate change benefits dearly and strongly wish to retain them.</w:t>
      </w:r>
      <w:r w:rsidRPr="006939BC">
        <w:rPr>
          <w:sz w:val="16"/>
        </w:rPr>
        <w:t xml:space="preserve"> </w:t>
      </w:r>
      <w:r w:rsidRPr="00DC631D">
        <w:rPr>
          <w:rStyle w:val="StyleUnderline"/>
        </w:rPr>
        <w:t>As they are also likely to be concentrated in areas of rural or urban poverty, they could organize into a substantial political force in some local and state jurisdictions.</w:t>
      </w:r>
    </w:p>
    <w:p w14:paraId="6659A30E" w14:textId="77777777" w:rsidR="00A07F31" w:rsidRDefault="00A07F31" w:rsidP="00A07F31">
      <w:pPr>
        <w:rPr>
          <w:rStyle w:val="StyleUnderline"/>
          <w:u w:val="none"/>
        </w:rPr>
      </w:pPr>
    </w:p>
    <w:p w14:paraId="17D14B1F" w14:textId="77777777" w:rsidR="00A07F31" w:rsidRPr="006850A3" w:rsidRDefault="00A07F31" w:rsidP="00A07F31">
      <w:pPr>
        <w:pStyle w:val="Heading4"/>
        <w:rPr>
          <w:rStyle w:val="StyleUnderline"/>
          <w:sz w:val="26"/>
          <w:u w:val="none"/>
        </w:rPr>
      </w:pPr>
      <w:r w:rsidRPr="006850A3">
        <w:rPr>
          <w:rStyle w:val="StyleUnderline"/>
          <w:sz w:val="26"/>
          <w:u w:val="none"/>
        </w:rPr>
        <w:t>Multiple behavioral studies indicate that climate winners are unlikely to support and may resist aggressive climate mitigation policies – far-off benefits and loss aversion</w:t>
      </w:r>
    </w:p>
    <w:p w14:paraId="533BA17A" w14:textId="77777777" w:rsidR="00A07F31" w:rsidRDefault="00A07F31" w:rsidP="00A07F31">
      <w:pPr>
        <w:rPr>
          <w:rStyle w:val="Style13ptBold"/>
        </w:rPr>
      </w:pPr>
      <w:r>
        <w:rPr>
          <w:rStyle w:val="Style13ptBold"/>
        </w:rPr>
        <w:t>Ruhl, ‘12</w:t>
      </w:r>
    </w:p>
    <w:p w14:paraId="31AEAE85" w14:textId="77777777" w:rsidR="00A07F31" w:rsidRDefault="00A07F31" w:rsidP="00A07F31">
      <w:pPr>
        <w:rPr>
          <w:rStyle w:val="StyleUnderline"/>
          <w:u w:val="none"/>
        </w:rPr>
      </w:pPr>
      <w:r w:rsidRPr="002C7D7A">
        <w:t xml:space="preserve">(J. B., David Daniels Allen Distinguished Chair in Law, Vanderbilt University Law School, “The Political Economy of Climate Change Winners”, Minnesota Law Review, </w:t>
      </w:r>
      <w:r>
        <w:t>Vol. 97, Iss. 1, pp. 243-245</w:t>
      </w:r>
      <w:r w:rsidRPr="002C7D7A">
        <w:t>, http://te7fv6dm8k.search.serialssolutions.com/?ctx_ver=Z39.88-2004&amp;ctx_enc=info%3Aofi%2Fenc%3AUTF-8&amp;rfr_id=info%3Asid%2Fsummon.serialssolutions.com&amp;rft_val_fmt=info%3Aofi%2Ffmt%3Akev%3Amtx%3Ajournal&amp;rft.genre=article&amp;rft.atitle=The+political+economy+of+climate+change+winners&amp;rft.jtitle=Minnesota+Law+Review&amp;rft.au=Ruhl%2C+J.B&amp;rft.date=2012-11-01&amp;rft.pub=Minnesota+Law+Review+Foundation&amp;rft.issn=0026-5535&amp;rft.volume=97&amp;rft.issue=1&amp;rft.spage=206&amp;rft.externalDocID=A318313083, accessed 7/18/18, ZW)</w:t>
      </w:r>
    </w:p>
    <w:p w14:paraId="1569FF0F" w14:textId="77777777" w:rsidR="00A07F31" w:rsidRPr="006939BC" w:rsidRDefault="00A07F31" w:rsidP="00A07F31">
      <w:pPr>
        <w:rPr>
          <w:rStyle w:val="StyleUnderline"/>
          <w:sz w:val="16"/>
          <w:u w:val="none"/>
        </w:rPr>
      </w:pPr>
      <w:r w:rsidRPr="006939BC">
        <w:rPr>
          <w:rStyle w:val="StyleUnderline"/>
          <w:sz w:val="16"/>
          <w:u w:val="none"/>
        </w:rPr>
        <w:t xml:space="preserve">This means </w:t>
      </w:r>
      <w:r w:rsidRPr="00246814">
        <w:rPr>
          <w:rStyle w:val="StyleUnderline"/>
        </w:rPr>
        <w:t xml:space="preserve">no person alive today is likely to experience the hoped-for climate benefits of mitigation policy put in place today. </w:t>
      </w:r>
      <w:r w:rsidRPr="006939BC">
        <w:rPr>
          <w:rStyle w:val="StyleUnderline"/>
          <w:sz w:val="16"/>
          <w:u w:val="none"/>
        </w:rPr>
        <w:t xml:space="preserve">In fact, no person living at any point in time now and into the distant future is likely to experience the climate benefits of regulatory policies put into place during his or her lifetime. </w:t>
      </w:r>
      <w:r w:rsidRPr="00246814">
        <w:rPr>
          <w:rStyle w:val="StyleUnderline"/>
        </w:rPr>
        <w:t xml:space="preserve">Moreover, it is difficult to model with much precision exactly what greenhouse gas emission reduction is needed to stabilize climate and when and by how much any future climate stabilization effects will accrue from any given regulatory scenario. </w:t>
      </w:r>
      <w:r w:rsidRPr="006939BC">
        <w:rPr>
          <w:rStyle w:val="StyleUnderline"/>
          <w:sz w:val="16"/>
          <w:u w:val="none"/>
        </w:rPr>
        <w:t xml:space="preserve">121 As Professor Eric Biber has comprehensively outlined, </w:t>
      </w:r>
      <w:r w:rsidRPr="00246814">
        <w:rPr>
          <w:rStyle w:val="StyleUnderline"/>
        </w:rPr>
        <w:t>this double-whammy of the delayed effects and uncertain outcomes of mitigation policy makes convincing the public to invest in and bear the costs of aggressive emissions regulation measures a tough sell politically</w:t>
      </w:r>
      <w:r w:rsidRPr="006939BC">
        <w:rPr>
          <w:rStyle w:val="StyleUnderline"/>
          <w:sz w:val="16"/>
          <w:u w:val="none"/>
        </w:rPr>
        <w:t xml:space="preserve">-it asks people at any given time to make sacrifices in their lives for the unknown chance of reducing unknown harms by an unknown extent on behalf of un- known numbers of people at an unknown point in the future. 122 </w:t>
      </w:r>
      <w:r w:rsidRPr="00246814">
        <w:rPr>
          <w:rStyle w:val="StyleUnderline"/>
        </w:rPr>
        <w:t>Now add to that dynamic the climate change winners dynamic. Given that climate change will take place for hundreds of years into the future regardless of mitigation policies taken today or at any point in the next one hundred years, there will be a class of people along the way who perceive their situation to be improving because of climate change-people who notice their growing season is lengthening, their beaches are more pleasant, their outdoor recreation business is picking up, their new climate proofing invention is selling</w:t>
      </w:r>
      <w:r w:rsidRPr="006939BC">
        <w:rPr>
          <w:rStyle w:val="StyleUnderline"/>
          <w:sz w:val="16"/>
          <w:u w:val="none"/>
        </w:rPr>
        <w:t xml:space="preserve"> like mad. </w:t>
      </w:r>
      <w:r w:rsidRPr="00246814">
        <w:rPr>
          <w:rStyle w:val="StyleUnderline"/>
        </w:rPr>
        <w:t xml:space="preserve">Persuading </w:t>
      </w:r>
      <w:r w:rsidRPr="006939BC">
        <w:rPr>
          <w:rStyle w:val="StyleUnderline"/>
          <w:sz w:val="16"/>
          <w:u w:val="none"/>
        </w:rPr>
        <w:t xml:space="preserve">these </w:t>
      </w:r>
      <w:r w:rsidRPr="00246814">
        <w:rPr>
          <w:rStyle w:val="StyleUnderline"/>
        </w:rPr>
        <w:t>climate change winners to get behind mitigation policies seems an even taller political task than climate policymakers have with today's voters.</w:t>
      </w:r>
      <w:r w:rsidRPr="006939BC">
        <w:rPr>
          <w:rStyle w:val="StyleUnderline"/>
          <w:sz w:val="16"/>
          <w:u w:val="none"/>
        </w:rPr>
        <w:t xml:space="preserve"> And </w:t>
      </w:r>
      <w:r w:rsidRPr="00246814">
        <w:rPr>
          <w:rStyle w:val="StyleUnderline"/>
        </w:rPr>
        <w:t>regardless of their mitigation policy positions</w:t>
      </w:r>
      <w:r w:rsidRPr="006939BC">
        <w:rPr>
          <w:rStyle w:val="StyleUnderline"/>
          <w:sz w:val="16"/>
          <w:u w:val="none"/>
        </w:rPr>
        <w:t xml:space="preserve">, </w:t>
      </w:r>
      <w:r w:rsidRPr="00246814">
        <w:rPr>
          <w:rStyle w:val="StyleUnderline"/>
        </w:rPr>
        <w:t>people and businesses anticipating a rosier lifetime for themselves and their successors because of climate change are likely to demand infrastructure investment and other public policies that support the delivery of those benefits.</w:t>
      </w:r>
      <w:r w:rsidRPr="006939BC">
        <w:rPr>
          <w:rStyle w:val="StyleUnderline"/>
          <w:sz w:val="16"/>
          <w:u w:val="none"/>
        </w:rPr>
        <w:t xml:space="preserve">123 </w:t>
      </w:r>
      <w:r w:rsidRPr="00246814">
        <w:rPr>
          <w:rStyle w:val="StyleUnderline"/>
        </w:rPr>
        <w:t>They are also likely to make private investments that entrench them in their beneficial climate change future, and thus may not take kindly to public policy measures designed to unwind those benefits.</w:t>
      </w:r>
      <w:r w:rsidRPr="006939BC">
        <w:rPr>
          <w:rStyle w:val="StyleUnderline"/>
          <w:sz w:val="16"/>
          <w:u w:val="none"/>
        </w:rPr>
        <w:t xml:space="preserve"> The psychological account of public opinion on climate change mitigation policy supports these expectations. Even without experience of climate change benefits, many people and businesses are generally dug in against investing in effective mitigation. One factor is biased assimilation of mixed evidence about a topic, which leads people to select the evidence that strengthens their preconceptions.124 Professor Jeff Rachlinski has explained why the scientific evidence on climate change is sufficiently contested and ambiguous to lead to biased assimilations, which has further polarized peoples' views. 125 </w:t>
      </w:r>
      <w:r w:rsidRPr="0000405C">
        <w:rPr>
          <w:rStyle w:val="StyleUnderline"/>
        </w:rPr>
        <w:t>People</w:t>
      </w:r>
      <w:r w:rsidRPr="006939BC">
        <w:rPr>
          <w:rStyle w:val="StyleUnderline"/>
          <w:sz w:val="16"/>
          <w:u w:val="none"/>
        </w:rPr>
        <w:t xml:space="preserve"> also </w:t>
      </w:r>
      <w:r w:rsidRPr="0000405C">
        <w:rPr>
          <w:rStyle w:val="StyleUnderline"/>
        </w:rPr>
        <w:t>generally exhibit loss aversion, making people "relatively un- willing to sacrifice benefits they already possess to obtain other benefits,"</w:t>
      </w:r>
      <w:r w:rsidRPr="006939BC">
        <w:rPr>
          <w:rStyle w:val="StyleUnderline"/>
          <w:sz w:val="16"/>
          <w:u w:val="none"/>
        </w:rPr>
        <w:t xml:space="preserve">126 </w:t>
      </w:r>
      <w:r w:rsidRPr="0000405C">
        <w:rPr>
          <w:rStyle w:val="StyleUnderline"/>
        </w:rPr>
        <w:t>particularly when the other benefits are so far off.</w:t>
      </w:r>
      <w:r w:rsidRPr="006939BC">
        <w:rPr>
          <w:rStyle w:val="StyleUnderline"/>
          <w:sz w:val="16"/>
          <w:u w:val="none"/>
        </w:rPr>
        <w:t xml:space="preserve">127 These and other effects have seriously impeded public support for climate change mitigation, and surely could be no less in play for climate change winners. For example, </w:t>
      </w:r>
      <w:r w:rsidRPr="0000405C">
        <w:rPr>
          <w:rStyle w:val="StyleUnderline"/>
        </w:rPr>
        <w:t>numerous studies have shown that people will take environmental action if they perceive that there are high overall risks from nonaction, that the risks of nonaction threaten their personal welfare, or that the benefits of action exceed the costs.</w:t>
      </w:r>
      <w:r w:rsidRPr="006939BC">
        <w:rPr>
          <w:rStyle w:val="StyleUnderline"/>
          <w:sz w:val="16"/>
          <w:u w:val="none"/>
        </w:rPr>
        <w:t xml:space="preserve">128 </w:t>
      </w:r>
      <w:r w:rsidRPr="0000405C">
        <w:rPr>
          <w:rStyle w:val="StyleUnderline"/>
        </w:rPr>
        <w:t>These</w:t>
      </w:r>
      <w:r w:rsidRPr="006939BC">
        <w:rPr>
          <w:rStyle w:val="StyleUnderline"/>
          <w:sz w:val="16"/>
          <w:u w:val="none"/>
        </w:rPr>
        <w:t xml:space="preserve"> behavioral trigger conditions </w:t>
      </w:r>
      <w:r w:rsidRPr="0000405C">
        <w:rPr>
          <w:rStyle w:val="StyleUnderline"/>
        </w:rPr>
        <w:t>are consistent with attitude study findings that "what drives support for costly climate change policies is the extent to which citizens regard climate change as threatening to their material well- being."</w:t>
      </w:r>
      <w:r w:rsidRPr="006939BC">
        <w:rPr>
          <w:rStyle w:val="StyleUnderline"/>
          <w:sz w:val="16"/>
          <w:u w:val="none"/>
        </w:rPr>
        <w:t xml:space="preserve">129 </w:t>
      </w:r>
      <w:r w:rsidRPr="0000405C">
        <w:rPr>
          <w:rStyle w:val="StyleUnderline"/>
        </w:rPr>
        <w:t>People</w:t>
      </w:r>
      <w:r w:rsidRPr="006939BC">
        <w:rPr>
          <w:rStyle w:val="StyleUnderline"/>
          <w:sz w:val="16"/>
          <w:u w:val="none"/>
        </w:rPr>
        <w:t xml:space="preserve"> </w:t>
      </w:r>
      <w:r w:rsidRPr="0000405C">
        <w:rPr>
          <w:rStyle w:val="StyleUnderline"/>
        </w:rPr>
        <w:t>who</w:t>
      </w:r>
      <w:r w:rsidRPr="006939BC">
        <w:rPr>
          <w:rStyle w:val="StyleUnderline"/>
          <w:sz w:val="16"/>
          <w:u w:val="none"/>
        </w:rPr>
        <w:t xml:space="preserve"> do not perceive climate change as threatening their material well-being, but instead </w:t>
      </w:r>
      <w:r w:rsidRPr="0000405C">
        <w:rPr>
          <w:rStyle w:val="StyleUnderline"/>
        </w:rPr>
        <w:t>see themselves as climate change winners, can thus be expected to deliver even less support for climate change mitigation. People today also say they are not willing to pay much even when their payment would assure a solution to climate change,</w:t>
      </w:r>
      <w:r w:rsidRPr="006939BC">
        <w:rPr>
          <w:rStyle w:val="StyleUnderline"/>
          <w:sz w:val="16"/>
          <w:u w:val="none"/>
        </w:rPr>
        <w:t xml:space="preserve">130 </w:t>
      </w:r>
      <w:r w:rsidRPr="0000405C">
        <w:rPr>
          <w:rStyle w:val="StyleUnderline"/>
        </w:rPr>
        <w:t>so consider how much less they would be willing to pay if they believe they are climate change winners.</w:t>
      </w:r>
      <w:r w:rsidRPr="006939BC">
        <w:rPr>
          <w:rStyle w:val="StyleUnderline"/>
          <w:sz w:val="16"/>
          <w:u w:val="none"/>
        </w:rPr>
        <w:t xml:space="preserve"> In short, if many people in twenty-five years believe they are climate change winners, the evidence is that they will likely integrate evidence that supports their views, be reluctant to jeopardize their benefits, and generally not care as much about supporting climate change mitigation given their lower levels of perceived risk. Indeed, this exact effect held true in a study of people in Scotland and Southern England, leading to the conclusion that "[s]o long as people comprehend climate change as personally beneficial, despite identifying it as a problem for the UK as a whole, they are un- likely to consider the need for personal activities to mitigate climate change as important."131</w:t>
      </w:r>
    </w:p>
    <w:p w14:paraId="1E6A94A7" w14:textId="77777777" w:rsidR="00A07F31" w:rsidRDefault="00A07F31" w:rsidP="00A07F31">
      <w:pPr>
        <w:rPr>
          <w:rStyle w:val="StyleUnderline"/>
          <w:u w:val="none"/>
        </w:rPr>
      </w:pPr>
    </w:p>
    <w:p w14:paraId="79D598F7" w14:textId="77777777" w:rsidR="00A07F31" w:rsidRDefault="00A07F31" w:rsidP="00A07F31">
      <w:pPr>
        <w:rPr>
          <w:rStyle w:val="StyleUnderline"/>
          <w:u w:val="none"/>
        </w:rPr>
      </w:pPr>
    </w:p>
    <w:p w14:paraId="125A34D1" w14:textId="77777777" w:rsidR="00A07F31" w:rsidRPr="00442CC1" w:rsidRDefault="00A07F31" w:rsidP="00A07F31">
      <w:pPr>
        <w:pStyle w:val="Heading4"/>
        <w:rPr>
          <w:rStyle w:val="StyleUnderline"/>
          <w:sz w:val="26"/>
          <w:u w:val="none"/>
        </w:rPr>
      </w:pPr>
      <w:r w:rsidRPr="00442CC1">
        <w:rPr>
          <w:rStyle w:val="StyleUnderline"/>
          <w:sz w:val="26"/>
          <w:u w:val="none"/>
        </w:rPr>
        <w:t>The continually shifting effects of climate change and economic portfolios complicate the current climate debate and ensure the presence of climate winners in the near and distant future with political influence on climate policy</w:t>
      </w:r>
    </w:p>
    <w:p w14:paraId="29A8FDC9" w14:textId="77777777" w:rsidR="00A07F31" w:rsidRDefault="00A07F31" w:rsidP="00A07F31">
      <w:pPr>
        <w:rPr>
          <w:rStyle w:val="Style13ptBold"/>
        </w:rPr>
      </w:pPr>
      <w:r>
        <w:rPr>
          <w:rStyle w:val="Style13ptBold"/>
        </w:rPr>
        <w:t>Ruhl, ‘12</w:t>
      </w:r>
    </w:p>
    <w:p w14:paraId="531CC2EA" w14:textId="77777777" w:rsidR="00A07F31" w:rsidRDefault="00A07F31" w:rsidP="00A07F31">
      <w:pPr>
        <w:rPr>
          <w:rStyle w:val="StyleUnderline"/>
          <w:u w:val="none"/>
        </w:rPr>
      </w:pPr>
      <w:r w:rsidRPr="002C7D7A">
        <w:t xml:space="preserve">(J. B., David Daniels Allen Distinguished Chair in Law, Vanderbilt University Law School, “The Political Economy of Climate Change Winners”, Minnesota Law Review, </w:t>
      </w:r>
      <w:r>
        <w:t>Vol. 97, Iss. 1, pp. 246-248</w:t>
      </w:r>
      <w:r w:rsidRPr="002C7D7A">
        <w:t>, http://te7fv6dm8k.search.serialssolutions.com/?ctx_ver=Z39.88-2004&amp;ctx_enc=info%3Aofi%2Fenc%3AUTF-8&amp;rfr_id=info%3Asid%2Fsummon.serialssolutions.com&amp;rft_val_fmt=info%3Aofi%2Ffmt%3Akev%3Amtx%3Ajournal&amp;rft.genre=article&amp;rft.atitle=The+political+economy+of+climate+change+winners&amp;rft.jtitle=Minnesota+Law+Review&amp;rft.au=Ruhl%2C+J.B&amp;rft.date=2012-11-01&amp;rft.pub=Minnesota+Law+Review+Foundation&amp;rft.issn=0026-5535&amp;rft.volume=97&amp;rft.issue=1&amp;rft.spage=206&amp;rft.externalDocID=A318313083, accessed 7/18/18, ZW)</w:t>
      </w:r>
    </w:p>
    <w:p w14:paraId="116E5C02" w14:textId="77777777" w:rsidR="00A07F31" w:rsidRPr="00E869FA" w:rsidRDefault="00A07F31" w:rsidP="00A07F31">
      <w:pPr>
        <w:rPr>
          <w:rStyle w:val="StyleUnderline"/>
        </w:rPr>
      </w:pPr>
      <w:r w:rsidRPr="006939BC">
        <w:rPr>
          <w:rStyle w:val="StyleUnderline"/>
          <w:sz w:val="16"/>
          <w:u w:val="none"/>
        </w:rPr>
        <w:t xml:space="preserve">These effects are complicated even further by the fact that </w:t>
      </w:r>
      <w:r w:rsidRPr="00B44EBD">
        <w:rPr>
          <w:rStyle w:val="StyleUnderline"/>
        </w:rPr>
        <w:t>who and where the climate change winners are will shift over time.</w:t>
      </w:r>
      <w:r w:rsidRPr="006939BC">
        <w:rPr>
          <w:rStyle w:val="StyleUnderline"/>
          <w:sz w:val="16"/>
          <w:u w:val="none"/>
        </w:rPr>
        <w:t xml:space="preserve"> Most studies that bother to include benefits in the analysis "point to initial benefits of a modest increase in temperature, followed by losses as temperatures increase further."134 This means </w:t>
      </w:r>
      <w:r w:rsidRPr="00B44EBD">
        <w:rPr>
          <w:rStyle w:val="StyleUnderline"/>
        </w:rPr>
        <w:t>climate change winners are likely to start emerging in large numbers relatively early in the era of climate change impacts. But climate change will not stop on the dime to let them bask indefinitely in the benefits.</w:t>
      </w:r>
      <w:r w:rsidRPr="006939BC">
        <w:rPr>
          <w:rStyle w:val="StyleUnderline"/>
          <w:sz w:val="16"/>
          <w:u w:val="none"/>
        </w:rPr>
        <w:t xml:space="preserve"> For example, </w:t>
      </w:r>
      <w:r w:rsidRPr="00B44EBD">
        <w:rPr>
          <w:rStyle w:val="StyleUnderline"/>
        </w:rPr>
        <w:t>farmers in one region that begin experiencing lengthening growing seasons may like to have that continue and thus may oppose, or at least fail to support, emission regulation efforts. At some point, however, rising temperatures, invasive pests, and other side effects of climate change will turn those winners into climate change losers.</w:t>
      </w:r>
      <w:r w:rsidRPr="006939BC">
        <w:rPr>
          <w:rStyle w:val="StyleUnderline"/>
          <w:sz w:val="16"/>
          <w:u w:val="none"/>
        </w:rPr>
        <w:t xml:space="preserve"> 135 </w:t>
      </w:r>
      <w:r w:rsidRPr="00B44EBD">
        <w:rPr>
          <w:rStyle w:val="StyleUnderline"/>
        </w:rPr>
        <w:t>But there will be another set of climate change winners to take their places, as other regions begin to benefit from continued climate change.</w:t>
      </w:r>
      <w:r w:rsidRPr="006939BC">
        <w:rPr>
          <w:rStyle w:val="StyleUnderline"/>
          <w:sz w:val="16"/>
          <w:u w:val="none"/>
        </w:rPr>
        <w:t xml:space="preserve"> It may take many such cycles and thus many centuries before rising global temperatures and other effects adverse to agriculture outpace the adaptive capacity to secure the flow of benefits in all regions.136 In short, </w:t>
      </w:r>
      <w:r w:rsidRPr="00B44EBD">
        <w:rPr>
          <w:rStyle w:val="StyleUnderline"/>
        </w:rPr>
        <w:t>over the next one hundred years climate change winners will likely begin to emerge across the landscape, shift gradually around the landscape, and demand attention along the way. Adding this shifting winners and losers e</w:t>
      </w:r>
      <w:r>
        <w:rPr>
          <w:rStyle w:val="StyleUnderline"/>
        </w:rPr>
        <w:t>ffect to the al</w:t>
      </w:r>
      <w:r w:rsidRPr="00B44EBD">
        <w:rPr>
          <w:rStyle w:val="StyleUnderline"/>
        </w:rPr>
        <w:t>ready snarly climate policy scene makes for a rather complex mosaic of interests.</w:t>
      </w:r>
      <w:r w:rsidRPr="006939BC">
        <w:rPr>
          <w:rStyle w:val="StyleUnderline"/>
          <w:sz w:val="16"/>
          <w:u w:val="none"/>
        </w:rPr>
        <w:t xml:space="preserve"> At any given point in time over the next one hundred years and beyond, each person, community, business, and industry will have an initial perceived net climate impacts starting point-net loser, winner, or neutral-and a projected future trajectory of net harms and benefits over their relevant planning horizon toward net loser, winner, or neutral. </w:t>
      </w:r>
      <w:r w:rsidRPr="00B44EBD">
        <w:rPr>
          <w:rStyle w:val="StyleUnderline"/>
        </w:rPr>
        <w:t>How people and businesses view mitigation and adaptation policy-assuming they act primarily out of self-interest-will depend on how they perceive their respective present and future climate change impacts profile, and how they perceive different mitigation and adaptation policies will affect that profile.</w:t>
      </w:r>
      <w:r w:rsidRPr="006939BC">
        <w:rPr>
          <w:rStyle w:val="StyleUnderline"/>
          <w:sz w:val="16"/>
          <w:u w:val="none"/>
        </w:rPr>
        <w:t xml:space="preserve"> For example, </w:t>
      </w:r>
      <w:r w:rsidRPr="00B44EBD">
        <w:rPr>
          <w:rStyle w:val="StyleUnderline"/>
        </w:rPr>
        <w:t>a person with a net losing starting point but increasingly net positive trajectory might increasingly oppose public investment in mitigation, or at best not actively support it, but at the same time enthusiastically support ramped up investments in adaptation measures designed to secure the anticipated benefits stream.</w:t>
      </w:r>
      <w:r w:rsidRPr="006939BC">
        <w:rPr>
          <w:rStyle w:val="StyleUnderline"/>
          <w:sz w:val="16"/>
          <w:u w:val="none"/>
        </w:rPr>
        <w:t xml:space="preserve"> </w:t>
      </w:r>
      <w:r w:rsidRPr="00B44EBD">
        <w:rPr>
          <w:rStyle w:val="StyleUnderline"/>
        </w:rPr>
        <w:t>By contrast, a business that is a net winner at one point in time but projects an increasingly losing trajectory is more likely to increase its support for mitigation and support immediate investment in infrastructure both to secure the present benefits and to avoid the future harms.</w:t>
      </w:r>
      <w:r>
        <w:rPr>
          <w:rStyle w:val="StyleUnderline"/>
        </w:rPr>
        <w:t xml:space="preserve"> </w:t>
      </w:r>
      <w:r w:rsidRPr="006939BC">
        <w:rPr>
          <w:rStyle w:val="StyleUnderline"/>
          <w:sz w:val="16"/>
          <w:u w:val="none"/>
        </w:rPr>
        <w:t xml:space="preserve">To be sure, not all winners will be in lockstep opposition to mitigation policy and myopically focus on benefit-securing adaptation. Although I have assumed self-interested behavior, it is of course true that people define their interests in many different ways. A winner might support mitigation policy because of an overriding political affiliation, for example, or may sup- port harm-reducing adaptation out of altruistic motives. Some winners might even support mitigation in the belief they can lock in a beneficial climate regime in a few decades. My point is not to pigeonhole people and businesses, but to draw attention to the likelihood that </w:t>
      </w:r>
      <w:r w:rsidRPr="00E869FA">
        <w:rPr>
          <w:rStyle w:val="StyleUnderline"/>
        </w:rPr>
        <w:t>the emergence of classes of climate change winners and losers is likely to make climate policy far more contested than it already is. Given the evidence that people tend to base their climate policy positions on, among other things, their perceptions of their climate change impacts profiles, as real harms and benef</w:t>
      </w:r>
      <w:r>
        <w:rPr>
          <w:rStyle w:val="StyleUnderline"/>
        </w:rPr>
        <w:t>its become widespread, the cli</w:t>
      </w:r>
      <w:r w:rsidRPr="00E869FA">
        <w:rPr>
          <w:rStyle w:val="StyleUnderline"/>
        </w:rPr>
        <w:t>mate change winners are likely, on average, to lend less support to mitigation policy and more support to benefit-securing adaptation policy.</w:t>
      </w:r>
      <w:r w:rsidRPr="006939BC">
        <w:rPr>
          <w:rStyle w:val="StyleUnderline"/>
          <w:sz w:val="16"/>
          <w:u w:val="none"/>
        </w:rPr>
        <w:t xml:space="preserve">137 There are several important observations to be made about this policy dynamic.138 First, it does not apply only to the scale of individual people and businesses. As explained above, </w:t>
      </w:r>
      <w:r w:rsidRPr="00E869FA">
        <w:rPr>
          <w:rStyle w:val="StyleUnderline"/>
        </w:rPr>
        <w:t>direct climate change benefits are likely to concentrate in areas of biophysical change, which means that whole communities may self-identify as winners. It is likely</w:t>
      </w:r>
      <w:r w:rsidRPr="006939BC">
        <w:rPr>
          <w:rStyle w:val="StyleUnderline"/>
          <w:sz w:val="16"/>
          <w:u w:val="none"/>
        </w:rPr>
        <w:t xml:space="preserve">, in other words, </w:t>
      </w:r>
      <w:r w:rsidRPr="00E869FA">
        <w:rPr>
          <w:rStyle w:val="StyleUnderline"/>
        </w:rPr>
        <w:t xml:space="preserve">that some local and even state political districts will on the whole flip into net winner status. </w:t>
      </w:r>
      <w:r w:rsidRPr="006939BC">
        <w:rPr>
          <w:rStyle w:val="StyleUnderline"/>
          <w:sz w:val="16"/>
          <w:u w:val="none"/>
        </w:rPr>
        <w:t xml:space="preserve">Second, </w:t>
      </w:r>
      <w:r w:rsidRPr="00E869FA">
        <w:rPr>
          <w:rStyle w:val="StyleUnderline"/>
        </w:rPr>
        <w:t xml:space="preserve">even at the individual person and business scale, it matters for the politics who they are. Some people and businesses will profit immensely from climate change, and thus may exert disproportional influence on local, state, or federal policymakers to pursue their policy interests. </w:t>
      </w:r>
      <w:r w:rsidRPr="006939BC">
        <w:rPr>
          <w:rStyle w:val="StyleUnderline"/>
          <w:sz w:val="16"/>
          <w:u w:val="none"/>
        </w:rPr>
        <w:t>Third</w:t>
      </w:r>
      <w:r w:rsidRPr="00E869FA">
        <w:rPr>
          <w:rStyle w:val="StyleUnderline"/>
        </w:rPr>
        <w:t xml:space="preserve">, it may not take much net movement into winner status to make a person or business feel like a winner. </w:t>
      </w:r>
      <w:r w:rsidRPr="006939BC">
        <w:rPr>
          <w:rStyle w:val="StyleUnderline"/>
          <w:sz w:val="16"/>
          <w:u w:val="none"/>
        </w:rPr>
        <w:t xml:space="preserve">In other words, it may take only a slight tip in the balance for a person, business, or community to start thinking like a climate change winner. Finally, </w:t>
      </w:r>
      <w:r w:rsidRPr="00E869FA">
        <w:rPr>
          <w:rStyle w:val="StyleUnderline"/>
        </w:rPr>
        <w:t xml:space="preserve">some individuals, towns, regions, states, businesses, and industries will change status over time, while others remain relatively static. </w:t>
      </w:r>
      <w:r w:rsidRPr="006939BC">
        <w:rPr>
          <w:rStyle w:val="StyleUnderline"/>
          <w:sz w:val="16"/>
          <w:u w:val="none"/>
        </w:rPr>
        <w:t xml:space="preserve">At any point in time, in other words, people and their communities, businesses and their industries, and political districts at all scales will be distributed in various climate change impacts profiles, and twenty-five or fifty years later the configuration could be much different. Moreover, </w:t>
      </w:r>
      <w:r w:rsidRPr="00E869FA">
        <w:rPr>
          <w:rStyle w:val="StyleUnderline"/>
        </w:rPr>
        <w:t>all of these effects are equally true for climate change losers, and for everyone in between, which means that the political landscape on climate policy will become increasingly patchy, dynamic, and potentially quite volatile.</w:t>
      </w:r>
    </w:p>
    <w:p w14:paraId="51CC79C3" w14:textId="77777777" w:rsidR="00A07F31" w:rsidRPr="004D6511" w:rsidRDefault="00A07F31" w:rsidP="00A07F31">
      <w:pPr>
        <w:pStyle w:val="Heading3"/>
        <w:rPr>
          <w:rStyle w:val="StyleUnderline"/>
          <w:sz w:val="32"/>
        </w:rPr>
      </w:pPr>
      <w:r w:rsidRPr="004D6511">
        <w:rPr>
          <w:rStyle w:val="StyleUnderline"/>
          <w:sz w:val="32"/>
        </w:rPr>
        <w:t>A2: People Don’t Self-Identify as Winners</w:t>
      </w:r>
    </w:p>
    <w:p w14:paraId="2C682128" w14:textId="77777777" w:rsidR="00A07F31" w:rsidRPr="008311F6" w:rsidRDefault="00A07F31" w:rsidP="00A07F31">
      <w:pPr>
        <w:pStyle w:val="Heading4"/>
        <w:rPr>
          <w:rStyle w:val="StyleUnderline"/>
          <w:sz w:val="26"/>
          <w:u w:val="none"/>
        </w:rPr>
      </w:pPr>
      <w:r w:rsidRPr="008311F6">
        <w:rPr>
          <w:rStyle w:val="StyleUnderline"/>
          <w:sz w:val="26"/>
          <w:u w:val="none"/>
        </w:rPr>
        <w:t>People do self-identify as climate winners – evidence that suggests this doesn’t exist is likely biased and presents only negative outcomes of climate change in surveys</w:t>
      </w:r>
    </w:p>
    <w:p w14:paraId="31CCC3EA" w14:textId="77777777" w:rsidR="00A07F31" w:rsidRDefault="00A07F31" w:rsidP="00A07F31">
      <w:pPr>
        <w:rPr>
          <w:rStyle w:val="Style13ptBold"/>
        </w:rPr>
      </w:pPr>
      <w:r>
        <w:rPr>
          <w:rStyle w:val="Style13ptBold"/>
        </w:rPr>
        <w:t>Ruhl, ‘12</w:t>
      </w:r>
    </w:p>
    <w:p w14:paraId="1784AD52" w14:textId="77777777" w:rsidR="00A07F31" w:rsidRPr="008E653D" w:rsidRDefault="00A07F31" w:rsidP="00A07F31">
      <w:pPr>
        <w:rPr>
          <w:rStyle w:val="StyleUnderline"/>
          <w:u w:val="none"/>
        </w:rPr>
      </w:pPr>
      <w:r w:rsidRPr="002C7D7A">
        <w:t xml:space="preserve">(J. B., David Daniels Allen Distinguished Chair in Law, Vanderbilt University Law School, “The Political Economy of Climate Change Winners”, Minnesota Law Review, </w:t>
      </w:r>
      <w:r>
        <w:t>Vol. 97, Iss. 1, pp. 237-239</w:t>
      </w:r>
      <w:r w:rsidRPr="002C7D7A">
        <w:t>, http://te7fv6dm8k.search.serialssolutions.com/?ctx_ver=Z39.88-2004&amp;ctx_enc=info%3Aofi%2Fenc%3AUTF-8&amp;rfr_id=info%3Asid%2Fsummon.serialssolutions.com&amp;rft_val_fmt=info%3Aofi%2Ffmt%3Akev%3Amtx%3Ajournal&amp;rft.genre=article&amp;rft.atitle=The+political+economy+of+climate+change+winners&amp;rft.jtitle=Minnesota+Law+Review&amp;rft.au=Ruhl%2C+J.B&amp;rft.date=2012-11-01&amp;rft.pub=Minnesota+Law+Review+Foundation&amp;rft.issn=0026-5535&amp;rft.volume=97&amp;rft.issue=1&amp;rft.spage=206&amp;rft.externalDocID=A318313083, accessed 7/18/18, ZW)</w:t>
      </w:r>
    </w:p>
    <w:p w14:paraId="57F9D6F0" w14:textId="77777777" w:rsidR="00A07F31" w:rsidRDefault="00A07F31" w:rsidP="00A07F31">
      <w:pPr>
        <w:rPr>
          <w:rStyle w:val="StyleUnderline"/>
        </w:rPr>
      </w:pPr>
      <w:r w:rsidRPr="009B4510">
        <w:rPr>
          <w:rStyle w:val="StyleUnderline"/>
        </w:rPr>
        <w:t>None of the reasons given</w:t>
      </w:r>
      <w:r w:rsidRPr="006939BC">
        <w:rPr>
          <w:rStyle w:val="StyleUnderline"/>
          <w:sz w:val="16"/>
          <w:u w:val="none"/>
        </w:rPr>
        <w:t xml:space="preserve">, however, </w:t>
      </w:r>
      <w:r w:rsidRPr="009B4510">
        <w:rPr>
          <w:rStyle w:val="StyleUnderline"/>
        </w:rPr>
        <w:t>is a good reason to ignore how people will perceive climate change benefits and their potential status as winners. Speaking of winners does not negate concern about losers</w:t>
      </w:r>
      <w:r w:rsidRPr="006939BC">
        <w:rPr>
          <w:rStyle w:val="StyleUnderline"/>
          <w:sz w:val="16"/>
          <w:u w:val="none"/>
        </w:rPr>
        <w:t xml:space="preserve">. Indeed, as I explain later in the Article, </w:t>
      </w:r>
      <w:r w:rsidRPr="009B4510">
        <w:rPr>
          <w:rStyle w:val="StyleUnderline"/>
        </w:rPr>
        <w:t xml:space="preserve">not paying attention to winners only exacerbates the barriers to effective mitigation and adaptation policies designed to help climate change losers. </w:t>
      </w:r>
      <w:r w:rsidRPr="006939BC">
        <w:rPr>
          <w:rStyle w:val="StyleUnderline"/>
          <w:sz w:val="16"/>
          <w:u w:val="none"/>
        </w:rPr>
        <w:t xml:space="preserve">Given that we know benefits will occur, such </w:t>
      </w:r>
      <w:r w:rsidRPr="009B4510">
        <w:rPr>
          <w:rStyle w:val="StyleUnderline"/>
        </w:rPr>
        <w:t xml:space="preserve">biased studies </w:t>
      </w:r>
      <w:r w:rsidRPr="006939BC">
        <w:rPr>
          <w:rStyle w:val="StyleUnderline"/>
          <w:sz w:val="16"/>
          <w:u w:val="none"/>
        </w:rPr>
        <w:t xml:space="preserve">thus </w:t>
      </w:r>
      <w:r w:rsidRPr="009B4510">
        <w:rPr>
          <w:rStyle w:val="StyleUnderline"/>
        </w:rPr>
        <w:t>systematically fail to provide a complete picture of what people believe about climate change and how they form those beliefs.</w:t>
      </w:r>
      <w:r w:rsidRPr="006939BC">
        <w:rPr>
          <w:rStyle w:val="StyleUnderline"/>
          <w:sz w:val="16"/>
          <w:u w:val="none"/>
        </w:rPr>
        <w:t xml:space="preserve"> It is difficult to learn much about how people perceive climate change benefits from studies framing climate change as only a harmful phenomenon, because how the impacts of climate change are framed in attitude survey questions is likely to change how respondents describe their perceptions of climate change. As psychologists Alexa Spence and Nick Pidgeon explain: </w:t>
      </w:r>
      <w:r w:rsidRPr="00F46471">
        <w:rPr>
          <w:rStyle w:val="StyleUnderline"/>
        </w:rPr>
        <w:t>[W]hat we individually consider to be 'dangerous' climate change involves at minimum judgments about uncertain and complex science, potential impacts far into the future, as well as the perceptions and values we use to establish whether a particular outcome is acceptable or not</w:t>
      </w:r>
      <w:r w:rsidRPr="006939BC">
        <w:rPr>
          <w:rStyle w:val="StyleUnderline"/>
          <w:sz w:val="16"/>
          <w:u w:val="none"/>
        </w:rPr>
        <w:t xml:space="preserve">. As a result, </w:t>
      </w:r>
      <w:r w:rsidRPr="00F46471">
        <w:rPr>
          <w:rStyle w:val="StyleUnderline"/>
        </w:rPr>
        <w:t>it is impossible to present information about climate change in a neutral manner without some kind of context, and therefore the way in which such information is 'framed' is paramount.</w:t>
      </w:r>
      <w:r w:rsidRPr="006939BC">
        <w:rPr>
          <w:rStyle w:val="StyleUnderline"/>
          <w:sz w:val="16"/>
          <w:u w:val="none"/>
        </w:rPr>
        <w:t xml:space="preserve">103 They found, for example, that </w:t>
      </w:r>
      <w:r w:rsidRPr="00F46471">
        <w:rPr>
          <w:rStyle w:val="StyleUnderline"/>
        </w:rPr>
        <w:t>people are more receptive to climate change mitigation policy if it is framed as providing a benefit rather than avoiding a loss.</w:t>
      </w:r>
      <w:r w:rsidRPr="006939BC">
        <w:rPr>
          <w:rStyle w:val="StyleUnderline"/>
          <w:sz w:val="16"/>
          <w:u w:val="none"/>
        </w:rPr>
        <w:t xml:space="preserve"> 104 </w:t>
      </w:r>
      <w:r w:rsidRPr="00F46471">
        <w:rPr>
          <w:rStyle w:val="StyleUnderline"/>
        </w:rPr>
        <w:t>It stands to reason that people may also respond differently about climate change if studies include questions framed around the sources of market and nonmarket benefits from climate change.</w:t>
      </w:r>
      <w:r w:rsidRPr="006939BC">
        <w:rPr>
          <w:rStyle w:val="StyleUnderline"/>
          <w:sz w:val="16"/>
          <w:u w:val="none"/>
        </w:rPr>
        <w:t xml:space="preserve"> Indeed, </w:t>
      </w:r>
      <w:r w:rsidRPr="00F46471">
        <w:rPr>
          <w:rStyle w:val="StyleUnderline"/>
        </w:rPr>
        <w:t>we</w:t>
      </w:r>
      <w:r w:rsidRPr="006939BC">
        <w:rPr>
          <w:rStyle w:val="StyleUnderline"/>
          <w:sz w:val="16"/>
          <w:u w:val="none"/>
        </w:rPr>
        <w:t xml:space="preserve"> do </w:t>
      </w:r>
      <w:r w:rsidRPr="00F46471">
        <w:rPr>
          <w:rStyle w:val="StyleUnderline"/>
        </w:rPr>
        <w:t>learn from some studies</w:t>
      </w:r>
      <w:r w:rsidRPr="006939BC">
        <w:rPr>
          <w:rStyle w:val="StyleUnderline"/>
          <w:sz w:val="16"/>
          <w:u w:val="none"/>
        </w:rPr>
        <w:t>-biased as they may be against recognition of climate change benefits-</w:t>
      </w:r>
      <w:r w:rsidRPr="00F46471">
        <w:rPr>
          <w:rStyle w:val="StyleUnderline"/>
        </w:rPr>
        <w:t>that people are not ruling out the possibility of being winners. Some even seem to relish the idea</w:t>
      </w:r>
      <w:r w:rsidRPr="006939BC">
        <w:rPr>
          <w:rStyle w:val="StyleUnderline"/>
          <w:sz w:val="16"/>
          <w:u w:val="none"/>
        </w:rPr>
        <w:t xml:space="preserve">. For example, in a series of surveys Anthony Leiserowitz and Nicolas Smith conducted, when asked generally whether climate change overall would be more beneficial than harmful, almost a third of respondents said that is "definitely false."105 Significantly, however, the same number said that this was only "probably false," a little over a quarter of respondents did not know, and a combined twelve percent said it was "probably true" or "definitely true" that climate change would be more beneficial than harmful. 106 And while almost two-thirds of respondents in that survey believe that climate change on balance will probably or definitely be harmful overall, significant numbers in a related survey leave room for themselves being among the winners, or at least not significant losers. Only about a third of respondents believed they will be harmed by climate change "a great deal" or "a moderate amount," whereas over half believe they will be harmed "only a little" or "not at all" and just under a half believe climate change will harm their families "only a little" or "not at all."107 More on point, </w:t>
      </w:r>
      <w:r w:rsidRPr="00F46471">
        <w:rPr>
          <w:rStyle w:val="StyleUnderline"/>
        </w:rPr>
        <w:t>climate change researchers</w:t>
      </w:r>
      <w:r w:rsidRPr="006939BC">
        <w:rPr>
          <w:rStyle w:val="StyleUnderline"/>
          <w:sz w:val="16"/>
          <w:u w:val="none"/>
        </w:rPr>
        <w:t xml:space="preserve"> J.P. Palutikof, M.D. Agnew, and M.R. Hoaret </w:t>
      </w:r>
      <w:r w:rsidRPr="00F46471">
        <w:rPr>
          <w:rStyle w:val="StyleUnderline"/>
        </w:rPr>
        <w:t>asked people in Scotland and Southern England a series of questions framed around the cli- mate extremes of hot dry summers and unusually warm winters</w:t>
      </w:r>
      <w:r w:rsidRPr="006939BC">
        <w:rPr>
          <w:rStyle w:val="StyleUnderline"/>
          <w:sz w:val="16"/>
          <w:u w:val="none"/>
        </w:rPr>
        <w:t xml:space="preserve">.108 </w:t>
      </w:r>
      <w:r w:rsidRPr="00F46471">
        <w:rPr>
          <w:rStyle w:val="StyleUnderline"/>
        </w:rPr>
        <w:t>Respondents evidenced "deep concerns about global warming tempered by an appreciation that there is potential for both positive and negative outcomes."</w:t>
      </w:r>
      <w:r w:rsidRPr="006939BC">
        <w:rPr>
          <w:rStyle w:val="StyleUnderline"/>
          <w:sz w:val="16"/>
          <w:u w:val="none"/>
        </w:rPr>
        <w:t xml:space="preserve">109 </w:t>
      </w:r>
      <w:r w:rsidRPr="00F46471">
        <w:rPr>
          <w:rStyle w:val="StyleUnderline"/>
        </w:rPr>
        <w:t>Respondents from Scotland, where it is colder and wetter than Southern England, saw more positives, including improved agriculture, tourism, and lower energy costs as market benefits and greater sociability and increased outdoor activity as nonmarket benefits,"</w:t>
      </w:r>
      <w:r w:rsidRPr="006939BC">
        <w:rPr>
          <w:rStyle w:val="StyleUnderline"/>
          <w:sz w:val="16"/>
          <w:u w:val="none"/>
        </w:rPr>
        <w:t xml:space="preserve">110 </w:t>
      </w:r>
      <w:r w:rsidRPr="00F46471">
        <w:rPr>
          <w:rStyle w:val="StyleUnderline"/>
        </w:rPr>
        <w:t>leading the researchers to conclude that "regional differences in climate could at least in part explain the apparent geographic differences in responses."</w:t>
      </w:r>
      <w:r w:rsidRPr="006939BC">
        <w:rPr>
          <w:rStyle w:val="StyleUnderline"/>
          <w:sz w:val="16"/>
          <w:u w:val="none"/>
        </w:rPr>
        <w:t xml:space="preserve">111 Of course, people who believe they will be better off may turn out to be wrong, but they may be right. The point is that </w:t>
      </w:r>
      <w:r w:rsidRPr="00F46471">
        <w:rPr>
          <w:rStyle w:val="StyleUnderline"/>
        </w:rPr>
        <w:t>people do seem to be forming their own methods of climate impact assessment and, whether accurate or not, forming beliefs about their potential loser or winner status.</w:t>
      </w:r>
    </w:p>
    <w:p w14:paraId="26B79F37" w14:textId="77777777" w:rsidR="00A07F31" w:rsidRPr="006B789A" w:rsidRDefault="00A07F31" w:rsidP="00A07F31">
      <w:pPr>
        <w:rPr>
          <w:rStyle w:val="StyleUnderline"/>
          <w:u w:val="none"/>
        </w:rPr>
      </w:pPr>
    </w:p>
    <w:p w14:paraId="6D63B547" w14:textId="77777777" w:rsidR="00A07F31" w:rsidRPr="006B789A" w:rsidRDefault="00A07F31" w:rsidP="00A07F31">
      <w:pPr>
        <w:rPr>
          <w:rStyle w:val="StyleUnderline"/>
          <w:u w:val="none"/>
        </w:rPr>
      </w:pPr>
    </w:p>
    <w:p w14:paraId="252E5CC1" w14:textId="77777777" w:rsidR="00A07F31" w:rsidRPr="006B789A" w:rsidRDefault="00A07F31" w:rsidP="00A07F31">
      <w:pPr>
        <w:pStyle w:val="Heading4"/>
        <w:rPr>
          <w:rStyle w:val="StyleUnderline"/>
          <w:sz w:val="26"/>
          <w:u w:val="none"/>
        </w:rPr>
      </w:pPr>
      <w:r w:rsidRPr="006B789A">
        <w:rPr>
          <w:rStyle w:val="StyleUnderline"/>
          <w:sz w:val="26"/>
          <w:u w:val="none"/>
        </w:rPr>
        <w:t>Their analyses are flawed – there’s no reason that people would only notice the negative impacts of climate change, and those who recognize the benefits may view themselves as winners</w:t>
      </w:r>
    </w:p>
    <w:p w14:paraId="7EA92A9B" w14:textId="77777777" w:rsidR="00A07F31" w:rsidRDefault="00A07F31" w:rsidP="00A07F31">
      <w:pPr>
        <w:rPr>
          <w:rStyle w:val="Style13ptBold"/>
        </w:rPr>
      </w:pPr>
      <w:r>
        <w:rPr>
          <w:rStyle w:val="Style13ptBold"/>
        </w:rPr>
        <w:t>Ruhl, ‘12</w:t>
      </w:r>
    </w:p>
    <w:p w14:paraId="3AD47BFD" w14:textId="77777777" w:rsidR="00A07F31" w:rsidRPr="006B789A" w:rsidRDefault="00A07F31" w:rsidP="00A07F31">
      <w:pPr>
        <w:rPr>
          <w:rStyle w:val="StyleUnderline"/>
          <w:u w:val="none"/>
        </w:rPr>
      </w:pPr>
      <w:r w:rsidRPr="002C7D7A">
        <w:t xml:space="preserve">(J. B., David Daniels Allen Distinguished Chair in Law, Vanderbilt University Law School, “The Political Economy of Climate Change Winners”, Minnesota Law Review, </w:t>
      </w:r>
      <w:r>
        <w:t>Vol. 97, Iss. 1, pp. 240</w:t>
      </w:r>
      <w:r w:rsidRPr="002C7D7A">
        <w:t>, http://te7fv6dm8k.search.serialssolutions.com/?ctx_ver=Z39.88-2004&amp;ctx_enc=info%3Aofi%2Fenc%3AUTF-8&amp;rfr_id=info%3Asid%2Fsummon.serialssolutions.com&amp;rft_val_fmt=info%3Aofi%2Ffmt%3Akev%3Amtx%3Ajournal&amp;rft.genre=article&amp;rft.atitle=The+political+economy+of+climate+change+winners&amp;rft.jtitle=Minnesota+Law+Review&amp;rft.au=Ruhl%2C+J.B&amp;rft.date=2012-11-01&amp;rft.pub=Minnesota+Law+Review+Foundation&amp;rft.issn=0026-5535&amp;rft.volume=97&amp;rft.issue=1&amp;rft.spage=206&amp;rft.externalDocID=A318313083, accessed 7/18/18, ZW)</w:t>
      </w:r>
    </w:p>
    <w:p w14:paraId="04A5602C" w14:textId="77777777" w:rsidR="00A07F31" w:rsidRDefault="00A07F31" w:rsidP="00A07F31">
      <w:pPr>
        <w:rPr>
          <w:rStyle w:val="StyleUnderline"/>
        </w:rPr>
      </w:pPr>
      <w:r w:rsidRPr="006939BC">
        <w:rPr>
          <w:rStyle w:val="StyleUnderline"/>
          <w:sz w:val="16"/>
          <w:u w:val="none"/>
        </w:rPr>
        <w:t xml:space="preserve">Although I cannot resolve these complex cognitive questions, a few observations offer compelling reasons to pay closer attention to climate change benefits and winners. First, </w:t>
      </w:r>
      <w:r w:rsidRPr="006B789A">
        <w:rPr>
          <w:rStyle w:val="StyleUnderline"/>
        </w:rPr>
        <w:t>if it is in fact the case that people and businesses simply cannot connect climate change as a causal source of harms and benefits in their and others' lives and livelihoods, there is little reason to believe that effective mitigation policy will ever gain traction.</w:t>
      </w:r>
      <w:r w:rsidRPr="006939BC">
        <w:rPr>
          <w:rStyle w:val="StyleUnderline"/>
          <w:sz w:val="16"/>
          <w:u w:val="none"/>
        </w:rPr>
        <w:t xml:space="preserve"> </w:t>
      </w:r>
      <w:r w:rsidRPr="006B789A">
        <w:rPr>
          <w:rStyle w:val="StyleUnderline"/>
        </w:rPr>
        <w:t>People would simply seek private and public investment in adaptation, not knowing that they are adapting to climate change, and would pay little attention to any need to invest in mitigation. Alternatively</w:t>
      </w:r>
      <w:r w:rsidRPr="006939BC">
        <w:rPr>
          <w:rStyle w:val="StyleUnderline"/>
          <w:sz w:val="16"/>
          <w:u w:val="none"/>
        </w:rPr>
        <w:t xml:space="preserve">, </w:t>
      </w:r>
      <w:r w:rsidRPr="006B789A">
        <w:rPr>
          <w:rStyle w:val="StyleUnderline"/>
        </w:rPr>
        <w:t>if</w:t>
      </w:r>
      <w:r w:rsidRPr="006939BC">
        <w:rPr>
          <w:rStyle w:val="StyleUnderline"/>
          <w:sz w:val="16"/>
          <w:u w:val="none"/>
        </w:rPr>
        <w:t xml:space="preserve"> it seems </w:t>
      </w:r>
      <w:r w:rsidRPr="006B789A">
        <w:rPr>
          <w:rStyle w:val="StyleUnderline"/>
        </w:rPr>
        <w:t>more likely that people and businesses will not be entirely oblivious to what is going on around them</w:t>
      </w:r>
      <w:r w:rsidRPr="006939BC">
        <w:rPr>
          <w:rStyle w:val="StyleUnderline"/>
          <w:sz w:val="16"/>
          <w:u w:val="none"/>
        </w:rPr>
        <w:t xml:space="preserve">, particularly given how prevalent climate change is in the media and politics, </w:t>
      </w:r>
      <w:r w:rsidRPr="006B789A">
        <w:rPr>
          <w:rStyle w:val="StyleUnderline"/>
        </w:rPr>
        <w:t>then it follows that they will make connections between climate change and its harms and benefits.</w:t>
      </w:r>
      <w:r w:rsidRPr="006939BC">
        <w:rPr>
          <w:rStyle w:val="StyleUnderline"/>
          <w:sz w:val="16"/>
          <w:u w:val="none"/>
        </w:rPr>
        <w:t xml:space="preserve"> That is, </w:t>
      </w:r>
      <w:r w:rsidRPr="006B789A">
        <w:rPr>
          <w:rStyle w:val="StyleUnderline"/>
        </w:rPr>
        <w:t>why would there be cognitive asymmetry in that people have the capacity to recognize only climate change harms? Why would a farmer, for example, attribute introduction of a new pest or weed to climate change, but not make a similar association regarding the consistently lengthening growing season, thinking it is just a case of long-term serendipity?</w:t>
      </w:r>
      <w:r w:rsidRPr="006939BC">
        <w:rPr>
          <w:rStyle w:val="StyleUnderline"/>
          <w:sz w:val="16"/>
          <w:u w:val="none"/>
        </w:rPr>
        <w:t xml:space="preserve"> Comprehensively or not, accurately or not, </w:t>
      </w:r>
      <w:r w:rsidRPr="006B789A">
        <w:rPr>
          <w:rStyle w:val="StyleUnderline"/>
        </w:rPr>
        <w:t>it seems far more likely from the limited attitudinal studies thus far touching on climate change benefits that people will begin to attach climate change as the causal source of some of the losses and gains they experience in life.</w:t>
      </w:r>
    </w:p>
    <w:p w14:paraId="5767217E" w14:textId="77777777" w:rsidR="00A07F31" w:rsidRDefault="00A07F31" w:rsidP="00A07F31">
      <w:pPr>
        <w:rPr>
          <w:rStyle w:val="StyleUnderline"/>
        </w:rPr>
      </w:pPr>
    </w:p>
    <w:p w14:paraId="2A7CD0BE" w14:textId="77777777" w:rsidR="00A07F31" w:rsidRDefault="00A07F31" w:rsidP="00A07F31">
      <w:pPr>
        <w:pStyle w:val="Heading4"/>
      </w:pPr>
      <w:r>
        <w:t>People located in areas that would directly benefit from increased water and temperatures and species migration are currently predicted to be the winners of climate change</w:t>
      </w:r>
    </w:p>
    <w:p w14:paraId="1160C711" w14:textId="77777777" w:rsidR="00A07F31" w:rsidRDefault="00A07F31" w:rsidP="00A07F31">
      <w:pPr>
        <w:rPr>
          <w:rStyle w:val="Style13ptBold"/>
        </w:rPr>
      </w:pPr>
      <w:r>
        <w:rPr>
          <w:rStyle w:val="Style13ptBold"/>
        </w:rPr>
        <w:t>Ruhl, ‘12</w:t>
      </w:r>
    </w:p>
    <w:p w14:paraId="48C199F0" w14:textId="77777777" w:rsidR="00A07F31" w:rsidRPr="002C7D7A" w:rsidRDefault="00A07F31" w:rsidP="00A07F31">
      <w:r w:rsidRPr="002C7D7A">
        <w:t>(J. B., David Daniels Allen Distinguished Chair in Law, Vanderbilt University Law School, “The Political Economy of Climate Change Winners”, Minnesota Law Review, Vol. 97, Iss. 1, pp. 221-224, http://te7fv6dm8k.search.serialssolutions.com/?ctx_ver=Z39.88-2004&amp;ctx_enc=info%3Aofi%2Fenc%3AUTF-8&amp;rfr_id=info%3Asid%2Fsummon.serialssolutions.com&amp;rft_val_fmt=info%3Aofi%2Ffmt%3Akev%3Amtx%3Ajournal&amp;rft.genre=article&amp;rft.atitle=The+political+economy+of+climate+change+winners&amp;rft.jtitle=Minnesota+Law+Review&amp;rft.au=Ruhl%2C+J.B&amp;rft.date=2012-11-01&amp;rft.pub=Minnesota+Law+Review+Foundation&amp;rft.issn=0026-5535&amp;rft.volume=97&amp;rft.issue=1&amp;rft.spage=206&amp;rft.externalDocID=A318313083, accessed 7/18/18, ZW)</w:t>
      </w:r>
    </w:p>
    <w:p w14:paraId="70320EAC" w14:textId="32BC523A" w:rsidR="00A07F31" w:rsidRPr="009C18BA" w:rsidRDefault="00A07F31" w:rsidP="009C18BA">
      <w:pPr>
        <w:rPr>
          <w:u w:val="single"/>
        </w:rPr>
      </w:pPr>
      <w:r w:rsidRPr="002C7D7A">
        <w:rPr>
          <w:rStyle w:val="StyleUnderline"/>
        </w:rPr>
        <w:t>Most of the direct benefits of climate change are associated with the initial warming of temperature regimes.</w:t>
      </w:r>
      <w:r w:rsidRPr="006939BC">
        <w:rPr>
          <w:sz w:val="16"/>
        </w:rPr>
        <w:t xml:space="preserve">43 Higher temperatures are, of course, the root of the climate change problem for most climate change losers, but consider that </w:t>
      </w:r>
      <w:r w:rsidRPr="002C7D7A">
        <w:rPr>
          <w:rStyle w:val="StyleUnderline"/>
        </w:rPr>
        <w:t>there are areas today which, for one reason or another, are held back in some way because they are cold, sometimes severely so.</w:t>
      </w:r>
      <w:r w:rsidRPr="006939BC">
        <w:rPr>
          <w:sz w:val="16"/>
        </w:rPr>
        <w:t xml:space="preserve"> Hence, </w:t>
      </w:r>
      <w:r w:rsidRPr="002C7D7A">
        <w:rPr>
          <w:rStyle w:val="StyleUnderline"/>
        </w:rPr>
        <w:t>warming in such regions could produce benefits such as longer growing seasons for agriculture,</w:t>
      </w:r>
      <w:r w:rsidRPr="006939BC">
        <w:rPr>
          <w:sz w:val="16"/>
        </w:rPr>
        <w:t xml:space="preserve">44 </w:t>
      </w:r>
      <w:r w:rsidRPr="002C7D7A">
        <w:rPr>
          <w:rStyle w:val="StyleUnderline"/>
        </w:rPr>
        <w:t>reduced strain on transportation infrastructure from freezing,</w:t>
      </w:r>
      <w:r w:rsidRPr="006939BC">
        <w:rPr>
          <w:sz w:val="16"/>
        </w:rPr>
        <w:t xml:space="preserve">45 </w:t>
      </w:r>
      <w:r w:rsidRPr="002C7D7A">
        <w:rPr>
          <w:rStyle w:val="StyleUnderline"/>
        </w:rPr>
        <w:t>longer outdoor recreation and tourism seasons,</w:t>
      </w:r>
      <w:r w:rsidRPr="006939BC">
        <w:rPr>
          <w:sz w:val="16"/>
        </w:rPr>
        <w:t xml:space="preserve">46 </w:t>
      </w:r>
      <w:r w:rsidRPr="002C7D7A">
        <w:rPr>
          <w:rStyle w:val="StyleUnderline"/>
        </w:rPr>
        <w:t>reduced health hazards of severe cold,</w:t>
      </w:r>
      <w:r w:rsidRPr="006939BC">
        <w:rPr>
          <w:sz w:val="16"/>
        </w:rPr>
        <w:t xml:space="preserve">47 </w:t>
      </w:r>
      <w:r w:rsidRPr="002C7D7A">
        <w:rPr>
          <w:rStyle w:val="StyleUnderline"/>
        </w:rPr>
        <w:t>fewer work stoppages due to cold weather conditions,</w:t>
      </w:r>
      <w:r w:rsidRPr="006939BC">
        <w:rPr>
          <w:sz w:val="16"/>
        </w:rPr>
        <w:t xml:space="preserve">48 </w:t>
      </w:r>
      <w:r w:rsidRPr="002C7D7A">
        <w:rPr>
          <w:rStyle w:val="StyleUnderline"/>
        </w:rPr>
        <w:t>lower winter heating bills,</w:t>
      </w:r>
      <w:r w:rsidRPr="006939BC">
        <w:rPr>
          <w:sz w:val="16"/>
        </w:rPr>
        <w:t xml:space="preserve">49 </w:t>
      </w:r>
      <w:r w:rsidRPr="002C7D7A">
        <w:rPr>
          <w:rStyle w:val="StyleUnderline"/>
        </w:rPr>
        <w:t>and better ocean transportation and resource extraction options in previously frozen regions.</w:t>
      </w:r>
      <w:r w:rsidRPr="006939BC">
        <w:rPr>
          <w:sz w:val="16"/>
        </w:rPr>
        <w:t xml:space="preserve">50 </w:t>
      </w:r>
      <w:r w:rsidRPr="002C7D7A">
        <w:rPr>
          <w:rStyle w:val="StyleUnderline"/>
        </w:rPr>
        <w:t>Many people also simply enjoy mild climates and are willing to pay for them.</w:t>
      </w:r>
      <w:r w:rsidRPr="006939BC">
        <w:rPr>
          <w:sz w:val="16"/>
        </w:rPr>
        <w:t xml:space="preserve">51 Warming will also drive </w:t>
      </w:r>
      <w:r w:rsidRPr="002C7D7A">
        <w:rPr>
          <w:rStyle w:val="StyleUnderline"/>
        </w:rPr>
        <w:t>changes in precipitation patterns</w:t>
      </w:r>
      <w:r w:rsidRPr="006939BC">
        <w:rPr>
          <w:sz w:val="16"/>
        </w:rPr>
        <w:t xml:space="preserve">, </w:t>
      </w:r>
      <w:r w:rsidRPr="002C7D7A">
        <w:rPr>
          <w:rStyle w:val="StyleUnderline"/>
        </w:rPr>
        <w:t>in some areas</w:t>
      </w:r>
      <w:r w:rsidRPr="006939BC">
        <w:rPr>
          <w:sz w:val="16"/>
        </w:rPr>
        <w:t xml:space="preserve"> to the </w:t>
      </w:r>
      <w:r w:rsidRPr="002C7D7A">
        <w:rPr>
          <w:rStyle w:val="StyleUnderline"/>
        </w:rPr>
        <w:t>benefit</w:t>
      </w:r>
      <w:r w:rsidRPr="006939BC">
        <w:rPr>
          <w:sz w:val="16"/>
        </w:rPr>
        <w:t xml:space="preserve"> of </w:t>
      </w:r>
      <w:r w:rsidRPr="002C7D7A">
        <w:rPr>
          <w:rStyle w:val="StyleUnderline"/>
        </w:rPr>
        <w:t>some water users by increasing water availability.</w:t>
      </w:r>
      <w:r w:rsidRPr="006939BC">
        <w:rPr>
          <w:sz w:val="16"/>
        </w:rPr>
        <w:t xml:space="preserve">52 </w:t>
      </w:r>
      <w:r w:rsidRPr="002C7D7A">
        <w:rPr>
          <w:rStyle w:val="StyleUnderline"/>
        </w:rPr>
        <w:t>More water</w:t>
      </w:r>
      <w:r w:rsidRPr="006939BC">
        <w:rPr>
          <w:sz w:val="16"/>
        </w:rPr>
        <w:t xml:space="preserve">, of course, can be a good or a bad thing, but the point is that it can be a good thing for many people.53 Increased water supplies </w:t>
      </w:r>
      <w:r w:rsidRPr="002C7D7A">
        <w:rPr>
          <w:rStyle w:val="StyleUnderline"/>
        </w:rPr>
        <w:t>could</w:t>
      </w:r>
      <w:r w:rsidRPr="006939BC">
        <w:rPr>
          <w:sz w:val="16"/>
        </w:rPr>
        <w:t xml:space="preserve">, for example, </w:t>
      </w:r>
      <w:r w:rsidRPr="002C7D7A">
        <w:rPr>
          <w:rStyle w:val="StyleUnderline"/>
        </w:rPr>
        <w:t>benefit agricultural land uses, reduce regional supply scarcity problems, and enhance hydropower production capacity.</w:t>
      </w:r>
      <w:r w:rsidRPr="006939BC">
        <w:rPr>
          <w:sz w:val="16"/>
        </w:rPr>
        <w:t xml:space="preserve">54 It is more difficult to predict with any detail the direct benefits from other biophysical impacts of climate change. Indeed, here I have to speculate as there is such a paucity of robust studies of climate change benefits. Rising sea levels, for example, will certainly have adverse effects on many existing coastal land uses. But it is not merely facetious to observe that </w:t>
      </w:r>
      <w:r w:rsidRPr="002C7D7A">
        <w:rPr>
          <w:rStyle w:val="StyleUnderline"/>
        </w:rPr>
        <w:t>some land areas will benefit from becoming closer to the coast</w:t>
      </w:r>
      <w:r w:rsidRPr="006939BC">
        <w:rPr>
          <w:sz w:val="16"/>
        </w:rPr>
        <w:t xml:space="preserve">, though exactly where, in what ways, and by how much are hard to say.55 Even more difficult to project are the benefits some people may derive from shifts in ecological regimes. </w:t>
      </w:r>
      <w:r w:rsidRPr="002C7D7A">
        <w:rPr>
          <w:rStyle w:val="StyleUnderline"/>
        </w:rPr>
        <w:t>Some species will migrate from one area to another to follow changing temperature and precipitation regimes.</w:t>
      </w:r>
      <w:r w:rsidRPr="006939BC">
        <w:rPr>
          <w:sz w:val="16"/>
        </w:rPr>
        <w:t xml:space="preserve">56 </w:t>
      </w:r>
      <w:r w:rsidRPr="002C7D7A">
        <w:rPr>
          <w:rStyle w:val="StyleUnderline"/>
        </w:rPr>
        <w:t>If a species exiting a region was considered undesirable by some people in the area, or if a species moving into a new area is considered desirable by some people in the area, they have potential climate change benefits.</w:t>
      </w:r>
      <w:r w:rsidRPr="006939BC">
        <w:rPr>
          <w:sz w:val="16"/>
        </w:rPr>
        <w:t xml:space="preserve"> Indeed, some species will stay where they are but actually prosper from climate change,57 and if people in the area find the species desirable for whatever reason, there are potential climate change benefits. My point is that even the climate change impacts portrayed in climate policy dialogue as the sources of the worst of climate change-sea level rise and ecological shifting-will nonetheless produce some direct benefits for some people in some places. These and other direct benefits would, obviously, be concentrated around the areas where the relevant biophysical changes are occurring, though some benefits, such as more water, could be transported considerable distances. This is not to say that all people in such areas will be beneficiaries, or that the biophysical changes always will produce some benefits. Agriculture, for example, presents a complex set of conditions de- fining where and when benefits of warming and precipitation can be secured, as temperature, carbon dioxide levels, precipitation patterns, weeds, pests, and crop type all factor into the profile for any location.58 </w:t>
      </w:r>
      <w:r w:rsidRPr="002C7D7A">
        <w:rPr>
          <w:rStyle w:val="StyleUnderline"/>
        </w:rPr>
        <w:t>Overall</w:t>
      </w:r>
      <w:r w:rsidRPr="006939BC">
        <w:rPr>
          <w:sz w:val="16"/>
        </w:rPr>
        <w:t xml:space="preserve">, however, </w:t>
      </w:r>
      <w:r w:rsidRPr="002C7D7A">
        <w:rPr>
          <w:rStyle w:val="StyleUnderline"/>
        </w:rPr>
        <w:t>we can expect direct climate change benefits to concentrate in some magnitude in some areas where temperatures rise, precipitation increases, and other biophysical climate change effects take hold in ways offering economic benefits directly to people and businesses in geographic proximity to the physical impacts.</w:t>
      </w:r>
    </w:p>
    <w:p w14:paraId="029B928A" w14:textId="350F0774" w:rsidR="00131A10" w:rsidRDefault="00131A10" w:rsidP="00C23650">
      <w:pPr>
        <w:pStyle w:val="Heading2"/>
      </w:pPr>
      <w:r>
        <w:t>I-Law Adv.</w:t>
      </w:r>
    </w:p>
    <w:p w14:paraId="4F9446C1" w14:textId="365E5BFD" w:rsidR="00E9481F" w:rsidRDefault="00A83CD2" w:rsidP="00131A10">
      <w:pPr>
        <w:pStyle w:val="Heading3"/>
      </w:pPr>
      <w:r>
        <w:t>International Bad</w:t>
      </w:r>
    </w:p>
    <w:p w14:paraId="06F0E00F" w14:textId="77777777" w:rsidR="00E9481F" w:rsidRDefault="00E9481F" w:rsidP="00E9481F">
      <w:pPr>
        <w:pStyle w:val="Heading4"/>
        <w:rPr>
          <w:lang w:eastAsia="ja-JP"/>
        </w:rPr>
      </w:pPr>
      <w:r>
        <w:rPr>
          <w:lang w:eastAsia="ja-JP"/>
        </w:rPr>
        <w:t xml:space="preserve">Prefer localized and regional approaches to environmentally-related migration than generic international normative frameworks </w:t>
      </w:r>
    </w:p>
    <w:p w14:paraId="36994EF2" w14:textId="45580101" w:rsidR="00E9481F" w:rsidRDefault="00E9481F" w:rsidP="00E9481F">
      <w:pPr>
        <w:spacing w:after="0" w:line="240" w:lineRule="auto"/>
        <w:rPr>
          <w:rFonts w:eastAsia="Times New Roman" w:cstheme="minorHAnsi"/>
          <w:bCs/>
          <w:kern w:val="36"/>
        </w:rPr>
      </w:pPr>
      <w:r w:rsidRPr="0024534A">
        <w:rPr>
          <w:rFonts w:eastAsia="Times New Roman" w:cstheme="minorHAnsi"/>
          <w:b/>
          <w:bCs/>
          <w:kern w:val="36"/>
          <w:sz w:val="24"/>
        </w:rPr>
        <w:t>Mence &amp; Parrinder 17</w:t>
      </w:r>
    </w:p>
    <w:p w14:paraId="61D04237" w14:textId="0D7A9BFF" w:rsidR="00E9481F" w:rsidRPr="00E9481F" w:rsidRDefault="00E9481F" w:rsidP="00E9481F">
      <w:pPr>
        <w:spacing w:after="0" w:line="240" w:lineRule="auto"/>
      </w:pPr>
      <w:r w:rsidRPr="00E9481F">
        <w:t>(Victoria, is a senior researcher and analyst with a focus on human displacement and irregular migration issues. She has worked for the Australian Government on humanitarian resettlement and international migration since 2007, Alex, was formerly assistant director and acting director of the Department of Immigration and Border Protection’s irregular migration research program. He worked on international migration research and policy for the department for nine years prior to taking up positions at the Australian Research Council and the Department of Education and Training, Environmentally related international migration: Policy challenges, “A LONG WAY TO GO IRREGULAR MIGRATION PATTERNS, PROCESSES, DRIVERS AND DECISION-MAKING</w:t>
      </w:r>
      <w:r w:rsidR="00343E79">
        <w:t>”</w:t>
      </w:r>
      <w:r w:rsidRPr="00E9481F">
        <w:t>, December 2017, p. 329-30, accessed on 7/19/18) // DC</w:t>
      </w:r>
    </w:p>
    <w:p w14:paraId="0D891C9D" w14:textId="77777777" w:rsidR="00E9481F" w:rsidRPr="005C545C" w:rsidRDefault="00E9481F" w:rsidP="00E9481F">
      <w:pPr>
        <w:spacing w:after="0" w:line="240" w:lineRule="auto"/>
      </w:pPr>
      <w:r>
        <w:rPr>
          <w:lang w:eastAsia="ja-JP"/>
        </w:rPr>
        <w:t xml:space="preserve"> </w:t>
      </w:r>
    </w:p>
    <w:p w14:paraId="3D412338" w14:textId="709CD019" w:rsidR="00E9481F" w:rsidRDefault="00E9481F" w:rsidP="00E9481F">
      <w:pPr>
        <w:spacing w:after="0" w:line="240" w:lineRule="auto"/>
        <w:rPr>
          <w:rFonts w:asciiTheme="minorHAnsi" w:eastAsia="Times New Roman" w:hAnsiTheme="minorHAnsi" w:cstheme="minorHAnsi"/>
          <w:sz w:val="16"/>
          <w:szCs w:val="16"/>
          <w:lang w:eastAsia="ja-JP"/>
        </w:rPr>
      </w:pPr>
      <w:r w:rsidRPr="00895054">
        <w:rPr>
          <w:rFonts w:asciiTheme="minorHAnsi" w:eastAsia="Times New Roman" w:hAnsiTheme="minorHAnsi" w:cstheme="minorHAnsi"/>
          <w:sz w:val="16"/>
          <w:szCs w:val="16"/>
          <w:lang w:eastAsia="ja-JP"/>
        </w:rPr>
        <w:t>In view of the range of scenarios in which environmentally related migration may occur, McAdam (2011) has argued that</w:t>
      </w:r>
      <w:r w:rsidRPr="004D2591">
        <w:rPr>
          <w:rFonts w:asciiTheme="minorHAnsi" w:eastAsia="Times New Roman" w:hAnsiTheme="minorHAnsi" w:cstheme="minorHAnsi"/>
          <w:lang w:eastAsia="ja-JP"/>
        </w:rPr>
        <w:t xml:space="preserve"> </w:t>
      </w:r>
      <w:r w:rsidRPr="00895054">
        <w:rPr>
          <w:rFonts w:asciiTheme="minorHAnsi" w:eastAsia="Times New Roman" w:hAnsiTheme="minorHAnsi" w:cstheme="minorHAnsi"/>
          <w:u w:val="single"/>
          <w:lang w:eastAsia="ja-JP"/>
        </w:rPr>
        <w:t>localised or regional approaches may provide better responses than generic international normative frameworks. Regional discussions may provide an avenue for policymakers to consider the different contexts in which environmentally- related migration may pose challenges and opportunities</w:t>
      </w:r>
      <w:r w:rsidRPr="004D2591">
        <w:rPr>
          <w:rFonts w:asciiTheme="minorHAnsi" w:eastAsia="Times New Roman" w:hAnsiTheme="minorHAnsi" w:cstheme="minorHAnsi"/>
          <w:lang w:eastAsia="ja-JP"/>
        </w:rPr>
        <w:t xml:space="preserve">. </w:t>
      </w:r>
      <w:r w:rsidRPr="00895054">
        <w:rPr>
          <w:rFonts w:asciiTheme="minorHAnsi" w:eastAsia="Times New Roman" w:hAnsiTheme="minorHAnsi" w:cstheme="minorHAnsi"/>
          <w:sz w:val="16"/>
          <w:szCs w:val="16"/>
          <w:lang w:eastAsia="ja-JP"/>
        </w:rPr>
        <w:t>For example,</w:t>
      </w:r>
      <w:r w:rsidRPr="004D2591">
        <w:rPr>
          <w:rFonts w:asciiTheme="minorHAnsi" w:eastAsia="Times New Roman" w:hAnsiTheme="minorHAnsi" w:cstheme="minorHAnsi"/>
          <w:lang w:eastAsia="ja-JP"/>
        </w:rPr>
        <w:t xml:space="preserve"> </w:t>
      </w:r>
      <w:r w:rsidRPr="00895054">
        <w:rPr>
          <w:rFonts w:asciiTheme="minorHAnsi" w:eastAsia="Times New Roman" w:hAnsiTheme="minorHAnsi" w:cstheme="minorHAnsi"/>
          <w:u w:val="single"/>
          <w:lang w:eastAsia="ja-JP"/>
        </w:rPr>
        <w:t>the specific nature of the threat posed to low-lying Pacific Island nations by rising sea levels and the priorities of affected populations have been prominent features of Pacific regional discussions for a number of years</w:t>
      </w:r>
      <w:r w:rsidRPr="004D2591">
        <w:rPr>
          <w:rFonts w:asciiTheme="minorHAnsi" w:eastAsia="Times New Roman" w:hAnsiTheme="minorHAnsi" w:cstheme="minorHAnsi"/>
          <w:lang w:eastAsia="ja-JP"/>
        </w:rPr>
        <w:t>.</w:t>
      </w:r>
      <w:r w:rsidRPr="00895054">
        <w:rPr>
          <w:rFonts w:asciiTheme="minorHAnsi" w:eastAsia="Times New Roman" w:hAnsiTheme="minorHAnsi" w:cstheme="minorHAnsi"/>
          <w:sz w:val="16"/>
          <w:szCs w:val="16"/>
          <w:lang w:eastAsia="ja-JP"/>
        </w:rPr>
        <w:t xml:space="preserve"> Importantly</w:t>
      </w:r>
      <w:r w:rsidRPr="004D2591">
        <w:rPr>
          <w:rFonts w:asciiTheme="minorHAnsi" w:eastAsia="Times New Roman" w:hAnsiTheme="minorHAnsi" w:cstheme="minorHAnsi"/>
          <w:lang w:eastAsia="ja-JP"/>
        </w:rPr>
        <w:t xml:space="preserve">, </w:t>
      </w:r>
      <w:r w:rsidRPr="00895054">
        <w:rPr>
          <w:rFonts w:asciiTheme="minorHAnsi" w:eastAsia="Times New Roman" w:hAnsiTheme="minorHAnsi" w:cstheme="minorHAnsi"/>
          <w:u w:val="single"/>
          <w:lang w:eastAsia="ja-JP"/>
        </w:rPr>
        <w:t>the Pacific Islands Forum developed and endorsed the Niue Declaration on Climate Change in 2008</w:t>
      </w:r>
      <w:r w:rsidRPr="004D2591">
        <w:rPr>
          <w:rFonts w:asciiTheme="minorHAnsi" w:eastAsia="Times New Roman" w:hAnsiTheme="minorHAnsi" w:cstheme="minorHAnsi"/>
          <w:lang w:eastAsia="ja-JP"/>
        </w:rPr>
        <w:t xml:space="preserve"> </w:t>
      </w:r>
      <w:r w:rsidRPr="001A13E0">
        <w:rPr>
          <w:rFonts w:asciiTheme="minorHAnsi" w:eastAsia="Times New Roman" w:hAnsiTheme="minorHAnsi" w:cstheme="minorHAnsi"/>
          <w:sz w:val="18"/>
          <w:lang w:eastAsia="ja-JP"/>
        </w:rPr>
        <w:t xml:space="preserve">(Pacific Islands Forum Secretariat, 2008). </w:t>
      </w:r>
      <w:r w:rsidRPr="004D2591">
        <w:rPr>
          <w:rFonts w:asciiTheme="minorHAnsi" w:eastAsia="Times New Roman" w:hAnsiTheme="minorHAnsi" w:cstheme="minorHAnsi"/>
          <w:lang w:eastAsia="ja-JP"/>
        </w:rPr>
        <w:t xml:space="preserve">On a more practical level, affected states in the Pacific are </w:t>
      </w:r>
      <w:r w:rsidRPr="00895054">
        <w:rPr>
          <w:rFonts w:asciiTheme="minorHAnsi" w:eastAsia="Times New Roman" w:hAnsiTheme="minorHAnsi" w:cstheme="minorHAnsi"/>
          <w:u w:val="single"/>
          <w:lang w:eastAsia="ja-JP"/>
        </w:rPr>
        <w:t>taking action on possible scenarios ranging from internal displacement to nonviability</w:t>
      </w:r>
      <w:r w:rsidRPr="00895054">
        <w:rPr>
          <w:rFonts w:asciiTheme="minorHAnsi" w:eastAsia="Times New Roman" w:hAnsiTheme="minorHAnsi" w:cstheme="minorHAnsi"/>
          <w:sz w:val="16"/>
          <w:szCs w:val="16"/>
          <w:lang w:eastAsia="ja-JP"/>
        </w:rPr>
        <w:t>. For example, a recent decision by Kiribati to purchase an island in Fiji, while officially described as a response to food security, has been interpreted by some commentators in terms of environmentally- related migration.</w:t>
      </w:r>
      <w:r w:rsidRPr="004D2591">
        <w:rPr>
          <w:rFonts w:asciiTheme="minorHAnsi" w:eastAsia="Times New Roman" w:hAnsiTheme="minorHAnsi" w:cstheme="minorHAnsi"/>
          <w:lang w:eastAsia="ja-JP"/>
        </w:rPr>
        <w:t xml:space="preserve"> </w:t>
      </w:r>
      <w:r w:rsidRPr="00895054">
        <w:rPr>
          <w:rFonts w:asciiTheme="minorHAnsi" w:eastAsia="Times New Roman" w:hAnsiTheme="minorHAnsi" w:cstheme="minorHAnsi"/>
          <w:u w:val="single"/>
          <w:lang w:eastAsia="ja-JP"/>
        </w:rPr>
        <w:t>Also in a regional context,</w:t>
      </w:r>
      <w:r w:rsidRPr="004D2591">
        <w:rPr>
          <w:rFonts w:asciiTheme="minorHAnsi" w:eastAsia="Times New Roman" w:hAnsiTheme="minorHAnsi" w:cstheme="minorHAnsi"/>
          <w:lang w:eastAsia="ja-JP"/>
        </w:rPr>
        <w:t xml:space="preserve"> </w:t>
      </w:r>
      <w:r w:rsidRPr="001A13E0">
        <w:rPr>
          <w:rFonts w:asciiTheme="minorHAnsi" w:eastAsia="Times New Roman" w:hAnsiTheme="minorHAnsi" w:cstheme="minorHAnsi"/>
          <w:sz w:val="16"/>
          <w:lang w:eastAsia="ja-JP"/>
        </w:rPr>
        <w:t xml:space="preserve">McAdam (2012) </w:t>
      </w:r>
      <w:r w:rsidRPr="00895054">
        <w:rPr>
          <w:rFonts w:asciiTheme="minorHAnsi" w:eastAsia="Times New Roman" w:hAnsiTheme="minorHAnsi" w:cstheme="minorHAnsi"/>
          <w:u w:val="single"/>
          <w:lang w:eastAsia="ja-JP"/>
        </w:rPr>
        <w:t>has discussed the potential utility of existing regional instruments, such as the Organization of African Unity Convention Governing the Specific Aspects of Refugee Problems in Africa and the Cartagena Declaration on Refugees in Latin Americ</w:t>
      </w:r>
      <w:r w:rsidRPr="00895054">
        <w:rPr>
          <w:rStyle w:val="StyleUnderline"/>
        </w:rPr>
        <w:t xml:space="preserve">a. Both define refugees more broadly than the Refugee Convention, and include people who have moved because of events that have disturbed public order. </w:t>
      </w:r>
      <w:r w:rsidRPr="00A86DB1">
        <w:rPr>
          <w:rFonts w:asciiTheme="minorHAnsi" w:eastAsia="Times New Roman" w:hAnsiTheme="minorHAnsi" w:cstheme="minorHAnsi"/>
          <w:sz w:val="16"/>
          <w:szCs w:val="16"/>
          <w:lang w:eastAsia="ja-JP"/>
        </w:rPr>
        <w:t xml:space="preserve">McAdam (2012) has argued that under </w:t>
      </w:r>
      <w:r w:rsidRPr="00A86DB1">
        <w:rPr>
          <w:rStyle w:val="StyleUnderline"/>
        </w:rPr>
        <w:t>both instruments it is likely that attributing movement to ‘climate change’ would be difficult, and that protection seems to be limited to people who have already moved in response to an actual threat, therefore limiting coverage of people moving in anticipation of future environmental impacts. While t</w:t>
      </w:r>
      <w:r w:rsidRPr="00A86DB1">
        <w:rPr>
          <w:rFonts w:asciiTheme="minorHAnsi" w:eastAsia="Times New Roman" w:hAnsiTheme="minorHAnsi" w:cstheme="minorHAnsi"/>
          <w:u w:val="single"/>
          <w:lang w:eastAsia="ja-JP"/>
        </w:rPr>
        <w:t>he European Union (EU) is a supranational body, with a different character from other regional bodies, it is relevant here to note the EU Temporary Protection Directive, which establishes temporary protection in cases of ‘mass influx’ of displaced persons</w:t>
      </w:r>
      <w:r w:rsidRPr="004D2591">
        <w:rPr>
          <w:rFonts w:asciiTheme="minorHAnsi" w:eastAsia="Times New Roman" w:hAnsiTheme="minorHAnsi" w:cstheme="minorHAnsi"/>
          <w:lang w:eastAsia="ja-JP"/>
        </w:rPr>
        <w:t xml:space="preserve">. </w:t>
      </w:r>
      <w:r w:rsidRPr="00A86DB1">
        <w:rPr>
          <w:rFonts w:asciiTheme="minorHAnsi" w:eastAsia="Times New Roman" w:hAnsiTheme="minorHAnsi" w:cstheme="minorHAnsi"/>
          <w:sz w:val="16"/>
          <w:szCs w:val="16"/>
          <w:lang w:eastAsia="ja-JP"/>
        </w:rPr>
        <w:t>The Directive does not mention environmental factors explicitly, but the open definition of ‘mass influx’ is argued to provide flexibility (EC, 2013). However, invoking the Directive would require agreement by a majority of EU member states and it is considered unlikely that it would cover environmental migrants travelling as a result of slow-onset processes (Koser, 2012). Nonetheless, acknowledging that environmentally related migration may pose increasing challenges in the future, the EC has published a working document, Climate change, environmental degradation, and migration, which provides an overview of the EU perspective on the complexities involved in addressing the issues, and outlines the need for increased knowledge, dialogue and cooperation in order to build policy (EC, 2013).</w:t>
      </w:r>
    </w:p>
    <w:p w14:paraId="4D16D69D" w14:textId="77777777" w:rsidR="00A90F8B" w:rsidRDefault="00A90F8B" w:rsidP="00A90F8B">
      <w:pPr>
        <w:pStyle w:val="Heading4"/>
        <w:rPr>
          <w:lang w:eastAsia="ja-JP"/>
        </w:rPr>
      </w:pPr>
      <w:r>
        <w:rPr>
          <w:lang w:eastAsia="ja-JP"/>
        </w:rPr>
        <w:t xml:space="preserve">International instruments fail – proposals are not appropriately targeted and are highly incompatible with the interests of both countries of origin and those of destination </w:t>
      </w:r>
    </w:p>
    <w:p w14:paraId="00342566" w14:textId="77777777" w:rsidR="00A90F8B" w:rsidRPr="004B21AB" w:rsidRDefault="00A90F8B" w:rsidP="00A90F8B">
      <w:pPr>
        <w:spacing w:after="0" w:line="240" w:lineRule="auto"/>
        <w:rPr>
          <w:sz w:val="16"/>
          <w:szCs w:val="16"/>
        </w:rPr>
      </w:pPr>
      <w:r w:rsidRPr="0024534A">
        <w:rPr>
          <w:rFonts w:eastAsia="Times New Roman" w:cstheme="minorHAnsi"/>
          <w:b/>
          <w:bCs/>
          <w:kern w:val="36"/>
          <w:sz w:val="24"/>
        </w:rPr>
        <w:t>Mence &amp; Parrinder 17</w:t>
      </w:r>
      <w:r>
        <w:rPr>
          <w:rFonts w:eastAsia="Times New Roman" w:cstheme="minorHAnsi"/>
          <w:b/>
          <w:bCs/>
          <w:kern w:val="36"/>
        </w:rPr>
        <w:t xml:space="preserve"> </w:t>
      </w:r>
      <w:r w:rsidRPr="0024534A">
        <w:rPr>
          <w:rFonts w:eastAsia="Times New Roman" w:cstheme="minorHAnsi"/>
          <w:bCs/>
          <w:kern w:val="36"/>
        </w:rPr>
        <w:t>(</w:t>
      </w:r>
      <w:r w:rsidRPr="0024534A">
        <w:rPr>
          <w:rFonts w:eastAsia="Times New Roman" w:cstheme="minorHAnsi"/>
          <w:bCs/>
          <w:kern w:val="36"/>
          <w:sz w:val="16"/>
          <w:szCs w:val="16"/>
        </w:rPr>
        <w:t xml:space="preserve">Victoria, is a senior researcher and analyst with a focus on human displacement and irregular migration issues. She has worked for the Australian Government on humanitarian resettlement and international migration since 2007, </w:t>
      </w:r>
      <w:r w:rsidRPr="0024534A">
        <w:rPr>
          <w:sz w:val="16"/>
          <w:szCs w:val="16"/>
        </w:rPr>
        <w:t xml:space="preserve">Alex, was formerly assistant director and acting director of the Department of Immigration and Border Protection’s irregular migration research program. He worked on international migration research and policy for the department for nine years prior to taking up positions at the Australian Research Council and the Department of Education and Training, </w:t>
      </w:r>
      <w:r>
        <w:rPr>
          <w:sz w:val="16"/>
          <w:szCs w:val="16"/>
        </w:rPr>
        <w:t xml:space="preserve">Environmentally related </w:t>
      </w:r>
      <w:r w:rsidRPr="004B21AB">
        <w:rPr>
          <w:sz w:val="16"/>
          <w:szCs w:val="16"/>
        </w:rPr>
        <w:t>international migration: Policy</w:t>
      </w:r>
      <w:r>
        <w:rPr>
          <w:sz w:val="16"/>
          <w:szCs w:val="16"/>
        </w:rPr>
        <w:t xml:space="preserve"> </w:t>
      </w:r>
      <w:r w:rsidRPr="004B21AB">
        <w:rPr>
          <w:sz w:val="16"/>
          <w:szCs w:val="16"/>
        </w:rPr>
        <w:t>challenges</w:t>
      </w:r>
      <w:r>
        <w:rPr>
          <w:sz w:val="16"/>
          <w:szCs w:val="16"/>
        </w:rPr>
        <w:t xml:space="preserve">, </w:t>
      </w:r>
      <w:r w:rsidRPr="0024534A">
        <w:rPr>
          <w:sz w:val="16"/>
          <w:szCs w:val="16"/>
        </w:rPr>
        <w:t>“A LONG WAY TO GO IRREGULAR MIGRATION PATTER</w:t>
      </w:r>
      <w:r>
        <w:rPr>
          <w:sz w:val="16"/>
          <w:szCs w:val="16"/>
        </w:rPr>
        <w:t xml:space="preserve"> </w:t>
      </w:r>
      <w:r w:rsidRPr="0024534A">
        <w:rPr>
          <w:sz w:val="16"/>
          <w:szCs w:val="16"/>
        </w:rPr>
        <w:t xml:space="preserve">NS, PROCESSES, DRIVERS AND DECISION-MAKING, </w:t>
      </w:r>
      <w:r>
        <w:rPr>
          <w:sz w:val="16"/>
          <w:szCs w:val="16"/>
        </w:rPr>
        <w:t>December 2017, p. 328-29, accessed on 7/19/18</w:t>
      </w:r>
      <w:r w:rsidRPr="0024534A">
        <w:rPr>
          <w:sz w:val="16"/>
          <w:szCs w:val="16"/>
        </w:rPr>
        <w:t>)</w:t>
      </w:r>
      <w:r>
        <w:rPr>
          <w:sz w:val="16"/>
          <w:szCs w:val="16"/>
        </w:rPr>
        <w:t xml:space="preserve"> </w:t>
      </w:r>
      <w:r>
        <w:t>// DC</w:t>
      </w:r>
    </w:p>
    <w:p w14:paraId="6B8B5DCB" w14:textId="77777777" w:rsidR="00A90F8B" w:rsidRPr="00511D3E" w:rsidRDefault="00A90F8B" w:rsidP="00A90F8B">
      <w:pPr>
        <w:spacing w:after="0" w:line="240" w:lineRule="auto"/>
      </w:pPr>
    </w:p>
    <w:p w14:paraId="5C9A273D" w14:textId="77777777" w:rsidR="00A90F8B" w:rsidRPr="00BC3C4C" w:rsidRDefault="00A90F8B" w:rsidP="00A90F8B">
      <w:pPr>
        <w:spacing w:after="0" w:line="240" w:lineRule="auto"/>
        <w:rPr>
          <w:rFonts w:asciiTheme="minorHAnsi" w:eastAsia="Times New Roman" w:hAnsiTheme="minorHAnsi" w:cstheme="minorHAnsi"/>
          <w:u w:val="single"/>
          <w:lang w:eastAsia="ja-JP"/>
        </w:rPr>
      </w:pPr>
      <w:r w:rsidRPr="0063462E">
        <w:rPr>
          <w:rFonts w:asciiTheme="minorHAnsi" w:eastAsia="Times New Roman" w:hAnsiTheme="minorHAnsi" w:cstheme="minorHAnsi"/>
          <w:u w:val="single"/>
          <w:lang w:eastAsia="ja-JP"/>
        </w:rPr>
        <w:t>A number of models for a new international instrument have also been</w:t>
      </w:r>
      <w:r w:rsidRPr="004D2591">
        <w:rPr>
          <w:rFonts w:asciiTheme="minorHAnsi" w:eastAsia="Times New Roman" w:hAnsiTheme="minorHAnsi" w:cstheme="minorHAnsi"/>
          <w:u w:val="single"/>
          <w:lang w:eastAsia="ja-JP"/>
        </w:rPr>
        <w:t xml:space="preserve"> </w:t>
      </w:r>
      <w:r w:rsidRPr="0063462E">
        <w:rPr>
          <w:rFonts w:asciiTheme="minorHAnsi" w:eastAsia="Times New Roman" w:hAnsiTheme="minorHAnsi" w:cstheme="minorHAnsi"/>
          <w:u w:val="single"/>
          <w:lang w:eastAsia="ja-JP"/>
        </w:rPr>
        <w:t>proposed, including a stand-alone convention, a protocol to the United</w:t>
      </w:r>
      <w:r w:rsidRPr="004D2591">
        <w:rPr>
          <w:rFonts w:asciiTheme="minorHAnsi" w:eastAsia="Times New Roman" w:hAnsiTheme="minorHAnsi" w:cstheme="minorHAnsi"/>
          <w:u w:val="single"/>
          <w:lang w:eastAsia="ja-JP"/>
        </w:rPr>
        <w:t xml:space="preserve"> </w:t>
      </w:r>
      <w:r w:rsidRPr="0063462E">
        <w:rPr>
          <w:rFonts w:asciiTheme="minorHAnsi" w:eastAsia="Times New Roman" w:hAnsiTheme="minorHAnsi" w:cstheme="minorHAnsi"/>
          <w:u w:val="single"/>
          <w:lang w:eastAsia="ja-JP"/>
        </w:rPr>
        <w:t>Nations Framework Convention on Climate Change (UNFCCC)</w:t>
      </w:r>
      <w:r w:rsidRPr="004D2591">
        <w:rPr>
          <w:rFonts w:asciiTheme="minorHAnsi" w:eastAsia="Times New Roman" w:hAnsiTheme="minorHAnsi" w:cstheme="minorHAnsi"/>
          <w:u w:val="single"/>
          <w:lang w:eastAsia="ja-JP"/>
        </w:rPr>
        <w:t xml:space="preserve"> </w:t>
      </w:r>
      <w:r w:rsidRPr="0063462E">
        <w:rPr>
          <w:rFonts w:asciiTheme="minorHAnsi" w:eastAsia="Times New Roman" w:hAnsiTheme="minorHAnsi" w:cstheme="minorHAnsi"/>
          <w:u w:val="single"/>
          <w:lang w:eastAsia="ja-JP"/>
        </w:rPr>
        <w:t>and regional agreements under an international framework agreement</w:t>
      </w:r>
      <w:r w:rsidRPr="0063462E">
        <w:rPr>
          <w:rFonts w:asciiTheme="minorHAnsi" w:eastAsia="Times New Roman" w:hAnsiTheme="minorHAnsi" w:cstheme="minorHAnsi"/>
          <w:lang w:eastAsia="ja-JP"/>
        </w:rPr>
        <w:t xml:space="preserve"> </w:t>
      </w:r>
      <w:r w:rsidRPr="0063462E">
        <w:rPr>
          <w:rFonts w:asciiTheme="minorHAnsi" w:eastAsia="Times New Roman" w:hAnsiTheme="minorHAnsi" w:cstheme="minorHAnsi"/>
          <w:sz w:val="16"/>
          <w:szCs w:val="16"/>
          <w:lang w:eastAsia="ja-JP"/>
        </w:rPr>
        <w:t>(Biermann &amp; Boas, 2010; Docherty &amp; Giannini, 2009; Hodgkinson,</w:t>
      </w:r>
      <w:r w:rsidRPr="004D2591">
        <w:rPr>
          <w:rFonts w:asciiTheme="minorHAnsi" w:eastAsia="Times New Roman" w:hAnsiTheme="minorHAnsi" w:cstheme="minorHAnsi"/>
          <w:sz w:val="16"/>
          <w:szCs w:val="16"/>
          <w:lang w:eastAsia="ja-JP"/>
        </w:rPr>
        <w:t xml:space="preserve"> </w:t>
      </w:r>
      <w:r w:rsidRPr="0063462E">
        <w:rPr>
          <w:rFonts w:asciiTheme="minorHAnsi" w:eastAsia="Times New Roman" w:hAnsiTheme="minorHAnsi" w:cstheme="minorHAnsi"/>
          <w:sz w:val="16"/>
          <w:szCs w:val="16"/>
          <w:lang w:eastAsia="ja-JP"/>
        </w:rPr>
        <w:t xml:space="preserve">Burton, Anderson, &amp; Young, 2010). </w:t>
      </w:r>
      <w:r w:rsidRPr="00496168">
        <w:rPr>
          <w:rFonts w:asciiTheme="minorHAnsi" w:eastAsia="Times New Roman" w:hAnsiTheme="minorHAnsi" w:cstheme="minorHAnsi"/>
          <w:u w:val="single"/>
          <w:lang w:eastAsia="ja-JP"/>
        </w:rPr>
        <w:t xml:space="preserve">These proposals have significant variations in approach and detail </w:t>
      </w:r>
      <w:r w:rsidRPr="0063462E">
        <w:rPr>
          <w:rFonts w:asciiTheme="minorHAnsi" w:eastAsia="Times New Roman" w:hAnsiTheme="minorHAnsi" w:cstheme="minorHAnsi"/>
          <w:sz w:val="16"/>
          <w:szCs w:val="16"/>
          <w:lang w:eastAsia="ja-JP"/>
        </w:rPr>
        <w:t xml:space="preserve">(Appave, 2012), </w:t>
      </w:r>
      <w:r w:rsidRPr="00496168">
        <w:rPr>
          <w:rFonts w:asciiTheme="minorHAnsi" w:eastAsia="Times New Roman" w:hAnsiTheme="minorHAnsi" w:cstheme="minorHAnsi"/>
          <w:u w:val="single"/>
          <w:lang w:eastAsia="ja-JP"/>
        </w:rPr>
        <w:t>reflecting the difficulties involved in conceptualising environmentally related migration</w:t>
      </w:r>
      <w:r w:rsidRPr="0063462E">
        <w:rPr>
          <w:rFonts w:asciiTheme="minorHAnsi" w:eastAsia="Times New Roman" w:hAnsiTheme="minorHAnsi" w:cstheme="minorHAnsi"/>
          <w:lang w:eastAsia="ja-JP"/>
        </w:rPr>
        <w:t xml:space="preserve">. There has been no common agreement among the proposals on how to define the individuals (and groups) their instruments seek to protect, including in relation to use of the term ‘refugee’. Nor has there been a common approach to the applicability of the proposed instruments in relation to forced and/or voluntary movement, internal and/or cross-border movement, and rapid-onset and/or slow-onset environmental events (including how the interaction between environmental events and climate change is understood and whether climate change factors should be the specific focus). Kälin and Schrepfer </w:t>
      </w:r>
      <w:r w:rsidRPr="0063462E">
        <w:rPr>
          <w:rFonts w:asciiTheme="minorHAnsi" w:eastAsia="Times New Roman" w:hAnsiTheme="minorHAnsi" w:cstheme="minorHAnsi"/>
          <w:sz w:val="16"/>
          <w:szCs w:val="16"/>
          <w:lang w:eastAsia="ja-JP"/>
        </w:rPr>
        <w:t>(2012)</w:t>
      </w:r>
      <w:r w:rsidRPr="0063462E">
        <w:rPr>
          <w:rFonts w:asciiTheme="minorHAnsi" w:eastAsia="Times New Roman" w:hAnsiTheme="minorHAnsi" w:cstheme="minorHAnsi"/>
          <w:lang w:eastAsia="ja-JP"/>
        </w:rPr>
        <w:t xml:space="preserve"> have argued that, in the present context, </w:t>
      </w:r>
      <w:r w:rsidRPr="00BC3C4C">
        <w:rPr>
          <w:rFonts w:asciiTheme="minorHAnsi" w:eastAsia="Times New Roman" w:hAnsiTheme="minorHAnsi" w:cstheme="minorHAnsi"/>
          <w:u w:val="single"/>
          <w:lang w:eastAsia="ja-JP"/>
        </w:rPr>
        <w:t>negotiating such an instrument is likely to be difficult because of the ‘largely incompatible interests of potential countries of origin and countries of destination’</w:t>
      </w:r>
      <w:r w:rsidRPr="0063462E">
        <w:rPr>
          <w:rFonts w:asciiTheme="minorHAnsi" w:eastAsia="Times New Roman" w:hAnsiTheme="minorHAnsi" w:cstheme="minorHAnsi"/>
          <w:lang w:eastAsia="ja-JP"/>
        </w:rPr>
        <w:t xml:space="preserve"> </w:t>
      </w:r>
      <w:r w:rsidRPr="0063462E">
        <w:rPr>
          <w:rFonts w:asciiTheme="minorHAnsi" w:eastAsia="Times New Roman" w:hAnsiTheme="minorHAnsi" w:cstheme="minorHAnsi"/>
          <w:sz w:val="16"/>
          <w:szCs w:val="16"/>
          <w:lang w:eastAsia="ja-JP"/>
        </w:rPr>
        <w:t>(p. 70).</w:t>
      </w:r>
      <w:r w:rsidRPr="0063462E">
        <w:rPr>
          <w:rFonts w:asciiTheme="minorHAnsi" w:eastAsia="Times New Roman" w:hAnsiTheme="minorHAnsi" w:cstheme="minorHAnsi"/>
          <w:lang w:eastAsia="ja-JP"/>
        </w:rPr>
        <w:t xml:space="preserve"> </w:t>
      </w:r>
      <w:r w:rsidRPr="00BC3C4C">
        <w:rPr>
          <w:rFonts w:asciiTheme="minorHAnsi" w:eastAsia="Times New Roman" w:hAnsiTheme="minorHAnsi" w:cstheme="minorHAnsi"/>
          <w:u w:val="single"/>
          <w:lang w:eastAsia="ja-JP"/>
        </w:rPr>
        <w:t xml:space="preserve">Further, if not appropriately targeted, </w:t>
      </w:r>
      <w:r w:rsidRPr="0063462E">
        <w:rPr>
          <w:rFonts w:asciiTheme="minorHAnsi" w:eastAsia="Times New Roman" w:hAnsiTheme="minorHAnsi" w:cstheme="minorHAnsi"/>
          <w:lang w:eastAsia="ja-JP"/>
        </w:rPr>
        <w:t xml:space="preserve">McAdam and Saul (2010) </w:t>
      </w:r>
      <w:r w:rsidRPr="00BC3C4C">
        <w:rPr>
          <w:rFonts w:asciiTheme="minorHAnsi" w:eastAsia="Times New Roman" w:hAnsiTheme="minorHAnsi" w:cstheme="minorHAnsi"/>
          <w:u w:val="single"/>
          <w:lang w:eastAsia="ja-JP"/>
        </w:rPr>
        <w:t xml:space="preserve">have suggested that a new instrument could actually ‘encourage general migration, abusive claims and people smuggling’. </w:t>
      </w:r>
    </w:p>
    <w:p w14:paraId="3EB320F1" w14:textId="77777777" w:rsidR="00A90F8B" w:rsidRDefault="00A90F8B" w:rsidP="00A90F8B">
      <w:pPr>
        <w:pStyle w:val="Heading4"/>
        <w:rPr>
          <w:lang w:eastAsia="ja-JP"/>
        </w:rPr>
      </w:pPr>
      <w:r>
        <w:rPr>
          <w:lang w:eastAsia="ja-JP"/>
        </w:rPr>
        <w:t xml:space="preserve">Application of the Guiding Principles fails – the principles are non-binding and can’t make actual guarantees to those displaced by environmental issues   </w:t>
      </w:r>
    </w:p>
    <w:p w14:paraId="79038361" w14:textId="77777777" w:rsidR="00A90F8B" w:rsidRPr="004B21AB" w:rsidRDefault="00A90F8B" w:rsidP="00A90F8B">
      <w:pPr>
        <w:spacing w:after="0" w:line="240" w:lineRule="auto"/>
        <w:rPr>
          <w:sz w:val="16"/>
          <w:szCs w:val="16"/>
        </w:rPr>
      </w:pPr>
      <w:r w:rsidRPr="0024534A">
        <w:rPr>
          <w:rFonts w:eastAsia="Times New Roman" w:cstheme="minorHAnsi"/>
          <w:b/>
          <w:bCs/>
          <w:kern w:val="36"/>
          <w:sz w:val="24"/>
        </w:rPr>
        <w:t>Mence &amp; Parrinder 17</w:t>
      </w:r>
      <w:r>
        <w:rPr>
          <w:rFonts w:eastAsia="Times New Roman" w:cstheme="minorHAnsi"/>
          <w:b/>
          <w:bCs/>
          <w:kern w:val="36"/>
        </w:rPr>
        <w:t xml:space="preserve"> </w:t>
      </w:r>
      <w:r w:rsidRPr="0024534A">
        <w:rPr>
          <w:rFonts w:eastAsia="Times New Roman" w:cstheme="minorHAnsi"/>
          <w:bCs/>
          <w:kern w:val="36"/>
        </w:rPr>
        <w:t>(</w:t>
      </w:r>
      <w:r w:rsidRPr="0024534A">
        <w:rPr>
          <w:rFonts w:eastAsia="Times New Roman" w:cstheme="minorHAnsi"/>
          <w:bCs/>
          <w:kern w:val="36"/>
          <w:sz w:val="16"/>
          <w:szCs w:val="16"/>
        </w:rPr>
        <w:t xml:space="preserve">Victoria, is a senior researcher and analyst with a focus on human displacement and irregular migration issues. She has worked for the Australian Government on humanitarian resettlement and international migration since 2007, </w:t>
      </w:r>
      <w:r w:rsidRPr="0024534A">
        <w:rPr>
          <w:sz w:val="16"/>
          <w:szCs w:val="16"/>
        </w:rPr>
        <w:t xml:space="preserve">Alex, was formerly assistant director and acting director of the Department of Immigration and Border Protection’s irregular migration research program. He worked on international migration research and policy for the department for nine years prior to taking up positions at the Australian Research Council and the Department of Education and Training, </w:t>
      </w:r>
      <w:r>
        <w:rPr>
          <w:sz w:val="16"/>
          <w:szCs w:val="16"/>
        </w:rPr>
        <w:t xml:space="preserve">Environmentally related </w:t>
      </w:r>
      <w:r w:rsidRPr="004B21AB">
        <w:rPr>
          <w:sz w:val="16"/>
          <w:szCs w:val="16"/>
        </w:rPr>
        <w:t>international migration: Policy</w:t>
      </w:r>
      <w:r>
        <w:rPr>
          <w:sz w:val="16"/>
          <w:szCs w:val="16"/>
        </w:rPr>
        <w:t xml:space="preserve"> </w:t>
      </w:r>
      <w:r w:rsidRPr="004B21AB">
        <w:rPr>
          <w:sz w:val="16"/>
          <w:szCs w:val="16"/>
        </w:rPr>
        <w:t>challenges</w:t>
      </w:r>
      <w:r>
        <w:rPr>
          <w:sz w:val="16"/>
          <w:szCs w:val="16"/>
        </w:rPr>
        <w:t xml:space="preserve">, </w:t>
      </w:r>
      <w:r w:rsidRPr="0024534A">
        <w:rPr>
          <w:sz w:val="16"/>
          <w:szCs w:val="16"/>
        </w:rPr>
        <w:t xml:space="preserve">“A LONG WAY TO GO IRREGULAR MIGRATION PATTERNS, PROCESSES, DRIVERS AND DECISION-MAKING, </w:t>
      </w:r>
      <w:r>
        <w:rPr>
          <w:sz w:val="16"/>
          <w:szCs w:val="16"/>
        </w:rPr>
        <w:t>December 2017, p. 329, accessed on 7/19/18</w:t>
      </w:r>
      <w:r w:rsidRPr="0024534A">
        <w:rPr>
          <w:sz w:val="16"/>
          <w:szCs w:val="16"/>
        </w:rPr>
        <w:t>)</w:t>
      </w:r>
      <w:r>
        <w:rPr>
          <w:sz w:val="16"/>
          <w:szCs w:val="16"/>
        </w:rPr>
        <w:t xml:space="preserve"> </w:t>
      </w:r>
      <w:r>
        <w:t>// DC</w:t>
      </w:r>
    </w:p>
    <w:p w14:paraId="16D42B88" w14:textId="77777777" w:rsidR="00A90F8B" w:rsidRPr="00511D3E" w:rsidRDefault="00A90F8B" w:rsidP="00A90F8B">
      <w:pPr>
        <w:spacing w:after="0" w:line="240" w:lineRule="auto"/>
      </w:pPr>
    </w:p>
    <w:p w14:paraId="4AE84E76" w14:textId="346232CC" w:rsidR="00A90F8B" w:rsidRDefault="00A90F8B" w:rsidP="00A90F8B">
      <w:pPr>
        <w:spacing w:after="0" w:line="240" w:lineRule="auto"/>
        <w:rPr>
          <w:rFonts w:asciiTheme="minorHAnsi" w:eastAsia="Times New Roman" w:hAnsiTheme="minorHAnsi" w:cstheme="minorHAnsi"/>
          <w:sz w:val="16"/>
          <w:szCs w:val="16"/>
          <w:lang w:eastAsia="ja-JP"/>
        </w:rPr>
      </w:pPr>
      <w:r w:rsidRPr="00496168">
        <w:rPr>
          <w:rFonts w:asciiTheme="minorHAnsi" w:eastAsia="Times New Roman" w:hAnsiTheme="minorHAnsi" w:cstheme="minorHAnsi"/>
          <w:u w:val="single"/>
          <w:lang w:eastAsia="ja-JP"/>
        </w:rPr>
        <w:t>People displaced internally have been argued to be better protected by international norms (including human rights) than those who move internationally, as exemplified by governments having widely adopted the nonbinding Guiding Principles on Internal Displacement</w:t>
      </w:r>
      <w:r w:rsidRPr="004D2591">
        <w:rPr>
          <w:rFonts w:asciiTheme="minorHAnsi" w:eastAsia="Times New Roman" w:hAnsiTheme="minorHAnsi" w:cstheme="minorHAnsi"/>
          <w:lang w:eastAsia="ja-JP"/>
        </w:rPr>
        <w:t xml:space="preserve"> </w:t>
      </w:r>
      <w:r w:rsidRPr="00496168">
        <w:rPr>
          <w:rFonts w:asciiTheme="minorHAnsi" w:eastAsia="Times New Roman" w:hAnsiTheme="minorHAnsi" w:cstheme="minorHAnsi"/>
          <w:sz w:val="16"/>
          <w:szCs w:val="16"/>
          <w:lang w:eastAsia="ja-JP"/>
        </w:rPr>
        <w:t xml:space="preserve">(Appave, 2012; Koser, 2011; Leighton, 2010). </w:t>
      </w:r>
      <w:r w:rsidRPr="00496168">
        <w:rPr>
          <w:rFonts w:asciiTheme="minorHAnsi" w:eastAsia="Times New Roman" w:hAnsiTheme="minorHAnsi" w:cstheme="minorHAnsi"/>
          <w:u w:val="single"/>
          <w:lang w:eastAsia="ja-JP"/>
        </w:rPr>
        <w:t xml:space="preserve">It has been argued that policymakers could usefully apply the Guiding Principles to situations of environmentally- related migration across borders. The Guiding Principles include in their scope ‘persons or groups of persons who have been forced or obliged to flee or leave their homes or places of habitual residence, in particular as a result of or in order to avoid the effects of ... natural or human-made disasters’ </w:t>
      </w:r>
      <w:r w:rsidRPr="00496168">
        <w:rPr>
          <w:rFonts w:asciiTheme="minorHAnsi" w:eastAsia="Times New Roman" w:hAnsiTheme="minorHAnsi" w:cstheme="minorHAnsi"/>
          <w:sz w:val="16"/>
          <w:szCs w:val="16"/>
          <w:lang w:eastAsia="ja-JP"/>
        </w:rPr>
        <w:t>(United Nations Commission on Human Rights, 1998).</w:t>
      </w:r>
      <w:r w:rsidRPr="004D2591">
        <w:rPr>
          <w:rFonts w:asciiTheme="minorHAnsi" w:eastAsia="Times New Roman" w:hAnsiTheme="minorHAnsi" w:cstheme="minorHAnsi"/>
          <w:lang w:eastAsia="ja-JP"/>
        </w:rPr>
        <w:t xml:space="preserve"> </w:t>
      </w:r>
      <w:r w:rsidRPr="0016273F">
        <w:rPr>
          <w:rFonts w:asciiTheme="minorHAnsi" w:eastAsia="Times New Roman" w:hAnsiTheme="minorHAnsi" w:cstheme="minorHAnsi"/>
          <w:u w:val="single"/>
          <w:lang w:eastAsia="ja-JP"/>
        </w:rPr>
        <w:t>However, the requirement that people are forced or obliged to move creates a lack of clarity once more about whether slow-onset processes are covered</w:t>
      </w:r>
      <w:r w:rsidRPr="0016273F">
        <w:rPr>
          <w:rFonts w:asciiTheme="minorHAnsi" w:eastAsia="Times New Roman" w:hAnsiTheme="minorHAnsi" w:cstheme="minorHAnsi"/>
          <w:lang w:eastAsia="ja-JP"/>
        </w:rPr>
        <w:t xml:space="preserve"> </w:t>
      </w:r>
      <w:r w:rsidRPr="0016273F">
        <w:rPr>
          <w:rFonts w:asciiTheme="minorHAnsi" w:eastAsia="Times New Roman" w:hAnsiTheme="minorHAnsi" w:cstheme="minorHAnsi"/>
          <w:sz w:val="16"/>
          <w:szCs w:val="16"/>
          <w:u w:val="single"/>
          <w:lang w:eastAsia="ja-JP"/>
        </w:rPr>
        <w:t>(</w:t>
      </w:r>
      <w:r w:rsidRPr="0016273F">
        <w:rPr>
          <w:rFonts w:asciiTheme="minorHAnsi" w:eastAsia="Times New Roman" w:hAnsiTheme="minorHAnsi" w:cstheme="minorHAnsi"/>
          <w:sz w:val="16"/>
          <w:szCs w:val="16"/>
          <w:lang w:eastAsia="ja-JP"/>
        </w:rPr>
        <w:t xml:space="preserve">Zetter, 2010), </w:t>
      </w:r>
      <w:r w:rsidRPr="0016273F">
        <w:rPr>
          <w:rFonts w:asciiTheme="minorHAnsi" w:eastAsia="Times New Roman" w:hAnsiTheme="minorHAnsi" w:cstheme="minorHAnsi"/>
          <w:u w:val="single"/>
          <w:lang w:eastAsia="ja-JP"/>
        </w:rPr>
        <w:t>particularly as economic motivations for movement, which can be related to the impacts of climate change on livelihood and economic opportunities, were deliberately excluded from the text</w:t>
      </w:r>
      <w:r w:rsidRPr="004D2591">
        <w:rPr>
          <w:rFonts w:asciiTheme="minorHAnsi" w:eastAsia="Times New Roman" w:hAnsiTheme="minorHAnsi" w:cstheme="minorHAnsi"/>
          <w:lang w:eastAsia="ja-JP"/>
        </w:rPr>
        <w:t xml:space="preserve"> </w:t>
      </w:r>
      <w:r w:rsidRPr="0016273F">
        <w:rPr>
          <w:rFonts w:asciiTheme="minorHAnsi" w:eastAsia="Times New Roman" w:hAnsiTheme="minorHAnsi" w:cstheme="minorHAnsi"/>
          <w:sz w:val="16"/>
          <w:szCs w:val="16"/>
          <w:lang w:eastAsia="ja-JP"/>
        </w:rPr>
        <w:t>(Koser, 2011).</w:t>
      </w:r>
      <w:r w:rsidRPr="004D2591">
        <w:rPr>
          <w:rFonts w:asciiTheme="minorHAnsi" w:eastAsia="Times New Roman" w:hAnsiTheme="minorHAnsi" w:cstheme="minorHAnsi"/>
          <w:lang w:eastAsia="ja-JP"/>
        </w:rPr>
        <w:t xml:space="preserve"> </w:t>
      </w:r>
      <w:r w:rsidRPr="0016273F">
        <w:rPr>
          <w:rFonts w:asciiTheme="minorHAnsi" w:eastAsia="Times New Roman" w:hAnsiTheme="minorHAnsi" w:cstheme="minorHAnsi"/>
          <w:u w:val="single"/>
          <w:lang w:eastAsia="ja-JP"/>
        </w:rPr>
        <w:t>Further, as the Guiding Principles are nonbinding, if they are not implemented effectively in national laws and policies they may not provide any actual guarantees to displaced people</w:t>
      </w:r>
      <w:r w:rsidRPr="004D2591">
        <w:rPr>
          <w:rFonts w:asciiTheme="minorHAnsi" w:eastAsia="Times New Roman" w:hAnsiTheme="minorHAnsi" w:cstheme="minorHAnsi"/>
          <w:lang w:eastAsia="ja-JP"/>
        </w:rPr>
        <w:t xml:space="preserve"> </w:t>
      </w:r>
      <w:r w:rsidRPr="0016273F">
        <w:rPr>
          <w:rFonts w:asciiTheme="minorHAnsi" w:eastAsia="Times New Roman" w:hAnsiTheme="minorHAnsi" w:cstheme="minorHAnsi"/>
          <w:sz w:val="16"/>
          <w:szCs w:val="16"/>
          <w:lang w:eastAsia="ja-JP"/>
        </w:rPr>
        <w:t>(Koser, 2011).</w:t>
      </w:r>
    </w:p>
    <w:p w14:paraId="56448655" w14:textId="77777777" w:rsidR="0078671D" w:rsidRDefault="0078671D" w:rsidP="0078671D">
      <w:pPr>
        <w:pStyle w:val="Heading4"/>
      </w:pPr>
      <w:r>
        <w:t xml:space="preserve">Attempts at policy for those environmentally displaced at the international and national levels fail due to not addressing the complex and multifaceted nature of the impacts </w:t>
      </w:r>
    </w:p>
    <w:p w14:paraId="1DE252A8" w14:textId="77777777" w:rsidR="0078671D" w:rsidRPr="004B21AB" w:rsidRDefault="0078671D" w:rsidP="0078671D">
      <w:pPr>
        <w:spacing w:after="0" w:line="240" w:lineRule="auto"/>
        <w:rPr>
          <w:sz w:val="16"/>
          <w:szCs w:val="16"/>
        </w:rPr>
      </w:pPr>
      <w:r w:rsidRPr="0024534A">
        <w:rPr>
          <w:rFonts w:eastAsia="Times New Roman" w:cstheme="minorHAnsi"/>
          <w:b/>
          <w:bCs/>
          <w:kern w:val="36"/>
          <w:sz w:val="24"/>
        </w:rPr>
        <w:t>Mence &amp; Parrinder 17</w:t>
      </w:r>
      <w:r>
        <w:rPr>
          <w:rFonts w:eastAsia="Times New Roman" w:cstheme="minorHAnsi"/>
          <w:b/>
          <w:bCs/>
          <w:kern w:val="36"/>
        </w:rPr>
        <w:t xml:space="preserve"> </w:t>
      </w:r>
      <w:r w:rsidRPr="0024534A">
        <w:rPr>
          <w:rFonts w:eastAsia="Times New Roman" w:cstheme="minorHAnsi"/>
          <w:bCs/>
          <w:kern w:val="36"/>
        </w:rPr>
        <w:t>(</w:t>
      </w:r>
      <w:r w:rsidRPr="0024534A">
        <w:rPr>
          <w:rFonts w:eastAsia="Times New Roman" w:cstheme="minorHAnsi"/>
          <w:bCs/>
          <w:kern w:val="36"/>
          <w:sz w:val="16"/>
          <w:szCs w:val="16"/>
        </w:rPr>
        <w:t xml:space="preserve">Victoria, is a senior researcher and analyst with a focus on human displacement and irregular migration issues. She has worked for the Australian Government on humanitarian resettlement and international migration since 2007, </w:t>
      </w:r>
      <w:r w:rsidRPr="0024534A">
        <w:rPr>
          <w:sz w:val="16"/>
          <w:szCs w:val="16"/>
        </w:rPr>
        <w:t xml:space="preserve">Alex, was formerly assistant director and acting director of the Department of Immigration and Border Protection’s irregular migration research program. He worked on international migration research and policy for the department for nine years prior to taking up positions at the Australian Research Council and the Department of Education and Training, </w:t>
      </w:r>
      <w:r>
        <w:rPr>
          <w:sz w:val="16"/>
          <w:szCs w:val="16"/>
        </w:rPr>
        <w:t xml:space="preserve">Environmentally related </w:t>
      </w:r>
      <w:r w:rsidRPr="004B21AB">
        <w:rPr>
          <w:sz w:val="16"/>
          <w:szCs w:val="16"/>
        </w:rPr>
        <w:t>international migration: Policy</w:t>
      </w:r>
      <w:r>
        <w:rPr>
          <w:sz w:val="16"/>
          <w:szCs w:val="16"/>
        </w:rPr>
        <w:t xml:space="preserve"> </w:t>
      </w:r>
      <w:r w:rsidRPr="004B21AB">
        <w:rPr>
          <w:sz w:val="16"/>
          <w:szCs w:val="16"/>
        </w:rPr>
        <w:t>challenges</w:t>
      </w:r>
      <w:r>
        <w:rPr>
          <w:sz w:val="16"/>
          <w:szCs w:val="16"/>
        </w:rPr>
        <w:t xml:space="preserve">, </w:t>
      </w:r>
      <w:r w:rsidRPr="0024534A">
        <w:rPr>
          <w:sz w:val="16"/>
          <w:szCs w:val="16"/>
        </w:rPr>
        <w:t xml:space="preserve">“A LONG WAY TO GO IRREGULAR MIGRATION PATTERNS, PROCESSES, DRIVERS AND DECISION-MAKING, </w:t>
      </w:r>
      <w:r>
        <w:rPr>
          <w:sz w:val="16"/>
          <w:szCs w:val="16"/>
        </w:rPr>
        <w:t>December 2017, p. 335, accessed on 7/19/18</w:t>
      </w:r>
      <w:r w:rsidRPr="0024534A">
        <w:rPr>
          <w:sz w:val="16"/>
          <w:szCs w:val="16"/>
        </w:rPr>
        <w:t>)</w:t>
      </w:r>
      <w:r>
        <w:rPr>
          <w:sz w:val="16"/>
          <w:szCs w:val="16"/>
        </w:rPr>
        <w:t xml:space="preserve"> </w:t>
      </w:r>
      <w:r>
        <w:t>// DC</w:t>
      </w:r>
    </w:p>
    <w:p w14:paraId="0E89C077" w14:textId="77777777" w:rsidR="0078671D" w:rsidRPr="00511D3E" w:rsidRDefault="0078671D" w:rsidP="0078671D">
      <w:pPr>
        <w:spacing w:after="0" w:line="240" w:lineRule="auto"/>
      </w:pPr>
    </w:p>
    <w:p w14:paraId="36437DF9" w14:textId="55A94901" w:rsidR="0078671D" w:rsidRPr="00E9481F" w:rsidRDefault="0078671D" w:rsidP="0078671D">
      <w:pPr>
        <w:spacing w:after="0" w:line="240" w:lineRule="auto"/>
        <w:rPr>
          <w:rFonts w:asciiTheme="minorHAnsi" w:eastAsia="Times New Roman" w:hAnsiTheme="minorHAnsi" w:cstheme="minorHAnsi"/>
          <w:sz w:val="16"/>
          <w:szCs w:val="16"/>
          <w:lang w:eastAsia="ja-JP"/>
        </w:rPr>
      </w:pPr>
      <w:r w:rsidRPr="00D5266B">
        <w:rPr>
          <w:rFonts w:asciiTheme="minorHAnsi" w:eastAsia="Times New Roman" w:hAnsiTheme="minorHAnsi" w:cstheme="minorHAnsi"/>
          <w:highlight w:val="lightGray"/>
          <w:u w:val="single"/>
          <w:lang w:eastAsia="ja-JP"/>
        </w:rPr>
        <w:t>A fundamental challenge for policymakers</w:t>
      </w:r>
      <w:r w:rsidRPr="00D5266B">
        <w:rPr>
          <w:rFonts w:asciiTheme="minorHAnsi" w:eastAsia="Times New Roman" w:hAnsiTheme="minorHAnsi" w:cstheme="minorHAnsi"/>
          <w:u w:val="single"/>
          <w:lang w:eastAsia="ja-JP"/>
        </w:rPr>
        <w:t xml:space="preserve"> and decision-makers attempting</w:t>
      </w:r>
      <w:r w:rsidRPr="00152CDA">
        <w:rPr>
          <w:rFonts w:asciiTheme="minorHAnsi" w:eastAsia="Times New Roman" w:hAnsiTheme="minorHAnsi" w:cstheme="minorHAnsi"/>
          <w:u w:val="single"/>
          <w:lang w:eastAsia="ja-JP"/>
        </w:rPr>
        <w:t xml:space="preserve"> </w:t>
      </w:r>
      <w:r w:rsidRPr="00D5266B">
        <w:rPr>
          <w:rFonts w:asciiTheme="minorHAnsi" w:eastAsia="Times New Roman" w:hAnsiTheme="minorHAnsi" w:cstheme="minorHAnsi"/>
          <w:highlight w:val="lightGray"/>
          <w:u w:val="single"/>
          <w:lang w:eastAsia="ja-JP"/>
        </w:rPr>
        <w:t>to respond to environmentally related migration is the difficulty involved</w:t>
      </w:r>
      <w:r w:rsidRPr="00152CDA">
        <w:rPr>
          <w:rFonts w:asciiTheme="minorHAnsi" w:eastAsia="Times New Roman" w:hAnsiTheme="minorHAnsi" w:cstheme="minorHAnsi"/>
          <w:highlight w:val="lightGray"/>
          <w:u w:val="single"/>
          <w:lang w:eastAsia="ja-JP"/>
        </w:rPr>
        <w:t xml:space="preserve"> </w:t>
      </w:r>
      <w:r w:rsidRPr="00D5266B">
        <w:rPr>
          <w:rFonts w:asciiTheme="minorHAnsi" w:eastAsia="Times New Roman" w:hAnsiTheme="minorHAnsi" w:cstheme="minorHAnsi"/>
          <w:highlight w:val="lightGray"/>
          <w:u w:val="single"/>
          <w:lang w:eastAsia="ja-JP"/>
        </w:rPr>
        <w:t>in conceptualising and defining the links between environmental and</w:t>
      </w:r>
      <w:r w:rsidRPr="00152CDA">
        <w:rPr>
          <w:rFonts w:asciiTheme="minorHAnsi" w:eastAsia="Times New Roman" w:hAnsiTheme="minorHAnsi" w:cstheme="minorHAnsi"/>
          <w:highlight w:val="lightGray"/>
          <w:u w:val="single"/>
          <w:lang w:eastAsia="ja-JP"/>
        </w:rPr>
        <w:t xml:space="preserve"> </w:t>
      </w:r>
      <w:r w:rsidRPr="00D5266B">
        <w:rPr>
          <w:rFonts w:asciiTheme="minorHAnsi" w:eastAsia="Times New Roman" w:hAnsiTheme="minorHAnsi" w:cstheme="minorHAnsi"/>
          <w:highlight w:val="lightGray"/>
          <w:u w:val="single"/>
          <w:lang w:eastAsia="ja-JP"/>
        </w:rPr>
        <w:t>climate change factors and international migration</w:t>
      </w:r>
      <w:r w:rsidRPr="00D5266B">
        <w:rPr>
          <w:rFonts w:asciiTheme="minorHAnsi" w:eastAsia="Times New Roman" w:hAnsiTheme="minorHAnsi" w:cstheme="minorHAnsi"/>
          <w:lang w:eastAsia="ja-JP"/>
        </w:rPr>
        <w:t xml:space="preserve">, </w:t>
      </w:r>
      <w:r w:rsidRPr="00D5266B">
        <w:rPr>
          <w:rFonts w:asciiTheme="minorHAnsi" w:eastAsia="Times New Roman" w:hAnsiTheme="minorHAnsi" w:cstheme="minorHAnsi"/>
          <w:sz w:val="16"/>
          <w:szCs w:val="16"/>
          <w:lang w:eastAsia="ja-JP"/>
        </w:rPr>
        <w:t>including irregular</w:t>
      </w:r>
      <w:r w:rsidRPr="00152CDA">
        <w:rPr>
          <w:rFonts w:asciiTheme="minorHAnsi" w:eastAsia="Times New Roman" w:hAnsiTheme="minorHAnsi" w:cstheme="minorHAnsi"/>
          <w:sz w:val="16"/>
          <w:szCs w:val="16"/>
          <w:lang w:eastAsia="ja-JP"/>
        </w:rPr>
        <w:t xml:space="preserve"> </w:t>
      </w:r>
      <w:r w:rsidRPr="00D5266B">
        <w:rPr>
          <w:rFonts w:asciiTheme="minorHAnsi" w:eastAsia="Times New Roman" w:hAnsiTheme="minorHAnsi" w:cstheme="minorHAnsi"/>
          <w:sz w:val="16"/>
          <w:szCs w:val="16"/>
          <w:lang w:eastAsia="ja-JP"/>
        </w:rPr>
        <w:t>migration. Further,</w:t>
      </w:r>
      <w:r w:rsidRPr="00D5266B">
        <w:rPr>
          <w:rFonts w:asciiTheme="minorHAnsi" w:eastAsia="Times New Roman" w:hAnsiTheme="minorHAnsi" w:cstheme="minorHAnsi"/>
          <w:lang w:eastAsia="ja-JP"/>
        </w:rPr>
        <w:t xml:space="preserve"> </w:t>
      </w:r>
      <w:r w:rsidRPr="00D5266B">
        <w:rPr>
          <w:rFonts w:asciiTheme="minorHAnsi" w:eastAsia="Times New Roman" w:hAnsiTheme="minorHAnsi" w:cstheme="minorHAnsi"/>
          <w:highlight w:val="lightGray"/>
          <w:u w:val="single"/>
          <w:lang w:eastAsia="ja-JP"/>
        </w:rPr>
        <w:t>the lack of reliable empirical research</w:t>
      </w:r>
      <w:r w:rsidRPr="00D5266B">
        <w:rPr>
          <w:rFonts w:asciiTheme="minorHAnsi" w:eastAsia="Times New Roman" w:hAnsiTheme="minorHAnsi" w:cstheme="minorHAnsi"/>
          <w:u w:val="single"/>
          <w:lang w:eastAsia="ja-JP"/>
        </w:rPr>
        <w:t xml:space="preserve"> and analysis</w:t>
      </w:r>
      <w:r w:rsidRPr="00152CDA">
        <w:rPr>
          <w:rFonts w:asciiTheme="minorHAnsi" w:eastAsia="Times New Roman" w:hAnsiTheme="minorHAnsi" w:cstheme="minorHAnsi"/>
          <w:u w:val="single"/>
          <w:lang w:eastAsia="ja-JP"/>
        </w:rPr>
        <w:t xml:space="preserve"> </w:t>
      </w:r>
      <w:r w:rsidRPr="00D5266B">
        <w:rPr>
          <w:rFonts w:asciiTheme="minorHAnsi" w:eastAsia="Times New Roman" w:hAnsiTheme="minorHAnsi" w:cstheme="minorHAnsi"/>
          <w:u w:val="single"/>
          <w:lang w:eastAsia="ja-JP"/>
        </w:rPr>
        <w:t xml:space="preserve">on the issues </w:t>
      </w:r>
      <w:r w:rsidRPr="00D5266B">
        <w:rPr>
          <w:rFonts w:asciiTheme="minorHAnsi" w:eastAsia="Times New Roman" w:hAnsiTheme="minorHAnsi" w:cstheme="minorHAnsi"/>
          <w:highlight w:val="lightGray"/>
          <w:u w:val="single"/>
          <w:lang w:eastAsia="ja-JP"/>
        </w:rPr>
        <w:t>means there is a weak evidence-base to underscore effective</w:t>
      </w:r>
      <w:r w:rsidRPr="00152CDA">
        <w:rPr>
          <w:rFonts w:asciiTheme="minorHAnsi" w:eastAsia="Times New Roman" w:hAnsiTheme="minorHAnsi" w:cstheme="minorHAnsi"/>
          <w:highlight w:val="lightGray"/>
          <w:u w:val="single"/>
          <w:lang w:eastAsia="ja-JP"/>
        </w:rPr>
        <w:t xml:space="preserve"> </w:t>
      </w:r>
      <w:r w:rsidRPr="00D5266B">
        <w:rPr>
          <w:rFonts w:asciiTheme="minorHAnsi" w:eastAsia="Times New Roman" w:hAnsiTheme="minorHAnsi" w:cstheme="minorHAnsi"/>
          <w:highlight w:val="lightGray"/>
          <w:u w:val="single"/>
          <w:lang w:eastAsia="ja-JP"/>
        </w:rPr>
        <w:t>policy development or implementation</w:t>
      </w:r>
      <w:r w:rsidRPr="00D5266B">
        <w:rPr>
          <w:rFonts w:asciiTheme="minorHAnsi" w:eastAsia="Times New Roman" w:hAnsiTheme="minorHAnsi" w:cstheme="minorHAnsi"/>
          <w:u w:val="single"/>
          <w:lang w:eastAsia="ja-JP"/>
        </w:rPr>
        <w:t>.</w:t>
      </w:r>
      <w:r w:rsidRPr="00D5266B">
        <w:rPr>
          <w:rFonts w:asciiTheme="minorHAnsi" w:eastAsia="Times New Roman" w:hAnsiTheme="minorHAnsi" w:cstheme="minorHAnsi"/>
          <w:lang w:eastAsia="ja-JP"/>
        </w:rPr>
        <w:t xml:space="preserve"> Building the research base to determine the role of environmental factors among the range of other drivers that contribute to decision-making processes involved in regular and irregular migration across borders is complicated. </w:t>
      </w:r>
      <w:r w:rsidRPr="00D5266B">
        <w:rPr>
          <w:rFonts w:asciiTheme="minorHAnsi" w:eastAsia="Times New Roman" w:hAnsiTheme="minorHAnsi" w:cstheme="minorHAnsi"/>
          <w:highlight w:val="lightGray"/>
          <w:u w:val="single"/>
          <w:lang w:eastAsia="ja-JP"/>
        </w:rPr>
        <w:t>Effective policy responses need to take into account the</w:t>
      </w:r>
      <w:r w:rsidRPr="00152CDA">
        <w:rPr>
          <w:rFonts w:asciiTheme="minorHAnsi" w:eastAsia="Times New Roman" w:hAnsiTheme="minorHAnsi" w:cstheme="minorHAnsi"/>
          <w:highlight w:val="lightGray"/>
          <w:u w:val="single"/>
          <w:lang w:eastAsia="ja-JP"/>
        </w:rPr>
        <w:t xml:space="preserve"> </w:t>
      </w:r>
      <w:r w:rsidRPr="00D5266B">
        <w:rPr>
          <w:rFonts w:asciiTheme="minorHAnsi" w:eastAsia="Times New Roman" w:hAnsiTheme="minorHAnsi" w:cstheme="minorHAnsi"/>
          <w:highlight w:val="lightGray"/>
          <w:u w:val="single"/>
          <w:lang w:eastAsia="ja-JP"/>
        </w:rPr>
        <w:t>nature of particular environmental events or climate impacts</w:t>
      </w:r>
      <w:r w:rsidRPr="00D5266B">
        <w:rPr>
          <w:rFonts w:asciiTheme="minorHAnsi" w:eastAsia="Times New Roman" w:hAnsiTheme="minorHAnsi" w:cstheme="minorHAnsi"/>
          <w:u w:val="single"/>
          <w:lang w:eastAsia="ja-JP"/>
        </w:rPr>
        <w:t>, as well as</w:t>
      </w:r>
      <w:r w:rsidRPr="00152CDA">
        <w:rPr>
          <w:rFonts w:asciiTheme="minorHAnsi" w:eastAsia="Times New Roman" w:hAnsiTheme="minorHAnsi" w:cstheme="minorHAnsi"/>
          <w:u w:val="single"/>
          <w:lang w:eastAsia="ja-JP"/>
        </w:rPr>
        <w:t xml:space="preserve"> </w:t>
      </w:r>
      <w:r w:rsidRPr="00D5266B">
        <w:rPr>
          <w:rFonts w:asciiTheme="minorHAnsi" w:eastAsia="Times New Roman" w:hAnsiTheme="minorHAnsi" w:cstheme="minorHAnsi"/>
          <w:u w:val="single"/>
          <w:lang w:eastAsia="ja-JP"/>
        </w:rPr>
        <w:t>the local social, political and economic contexts in which they occur.</w:t>
      </w:r>
      <w:r w:rsidRPr="00D5266B">
        <w:rPr>
          <w:rFonts w:asciiTheme="minorHAnsi" w:eastAsia="Times New Roman" w:hAnsiTheme="minorHAnsi" w:cstheme="minorHAnsi"/>
          <w:lang w:eastAsia="ja-JP"/>
        </w:rPr>
        <w:t xml:space="preserve"> Some authors have proposed that a range of existing national policies can be utilised to address the challenges raised by environmental migration. </w:t>
      </w:r>
      <w:r w:rsidRPr="00D5266B">
        <w:rPr>
          <w:rFonts w:asciiTheme="minorHAnsi" w:eastAsia="Times New Roman" w:hAnsiTheme="minorHAnsi" w:cstheme="minorHAnsi"/>
          <w:highlight w:val="lightGray"/>
          <w:u w:val="single"/>
          <w:lang w:eastAsia="ja-JP"/>
        </w:rPr>
        <w:t>Given the multilayered nature</w:t>
      </w:r>
      <w:r w:rsidRPr="00D5266B">
        <w:rPr>
          <w:rFonts w:asciiTheme="minorHAnsi" w:eastAsia="Times New Roman" w:hAnsiTheme="minorHAnsi" w:cstheme="minorHAnsi"/>
          <w:u w:val="single"/>
          <w:lang w:eastAsia="ja-JP"/>
        </w:rPr>
        <w:t xml:space="preserve"> of environmentally related migration,</w:t>
      </w:r>
      <w:r w:rsidRPr="00152CDA">
        <w:rPr>
          <w:rFonts w:asciiTheme="minorHAnsi" w:eastAsia="Times New Roman" w:hAnsiTheme="minorHAnsi" w:cstheme="minorHAnsi"/>
          <w:u w:val="single"/>
          <w:lang w:eastAsia="ja-JP"/>
        </w:rPr>
        <w:t xml:space="preserve"> </w:t>
      </w:r>
      <w:r w:rsidRPr="00D5266B">
        <w:rPr>
          <w:rFonts w:asciiTheme="minorHAnsi" w:eastAsia="Times New Roman" w:hAnsiTheme="minorHAnsi" w:cstheme="minorHAnsi"/>
          <w:highlight w:val="lightGray"/>
          <w:u w:val="single"/>
          <w:lang w:eastAsia="ja-JP"/>
        </w:rPr>
        <w:t>cooperation and coordination between different policy areas has been</w:t>
      </w:r>
      <w:r w:rsidRPr="00152CDA">
        <w:rPr>
          <w:rFonts w:asciiTheme="minorHAnsi" w:eastAsia="Times New Roman" w:hAnsiTheme="minorHAnsi" w:cstheme="minorHAnsi"/>
          <w:highlight w:val="lightGray"/>
          <w:u w:val="single"/>
          <w:lang w:eastAsia="ja-JP"/>
        </w:rPr>
        <w:t xml:space="preserve"> </w:t>
      </w:r>
      <w:r w:rsidRPr="00D5266B">
        <w:rPr>
          <w:rFonts w:asciiTheme="minorHAnsi" w:eastAsia="Times New Roman" w:hAnsiTheme="minorHAnsi" w:cstheme="minorHAnsi"/>
          <w:highlight w:val="lightGray"/>
          <w:u w:val="single"/>
          <w:lang w:eastAsia="ja-JP"/>
        </w:rPr>
        <w:t>widely recommended</w:t>
      </w:r>
      <w:r w:rsidRPr="00D5266B">
        <w:rPr>
          <w:rFonts w:asciiTheme="minorHAnsi" w:eastAsia="Times New Roman" w:hAnsiTheme="minorHAnsi" w:cstheme="minorHAnsi"/>
          <w:u w:val="single"/>
          <w:lang w:eastAsia="ja-JP"/>
        </w:rPr>
        <w:t xml:space="preserve"> to ensure that overlapping issues are captured.</w:t>
      </w:r>
      <w:r w:rsidRPr="00152CDA">
        <w:rPr>
          <w:rFonts w:asciiTheme="minorHAnsi" w:eastAsia="Times New Roman" w:hAnsiTheme="minorHAnsi" w:cstheme="minorHAnsi"/>
          <w:u w:val="single"/>
          <w:lang w:eastAsia="ja-JP"/>
        </w:rPr>
        <w:t xml:space="preserve"> </w:t>
      </w:r>
      <w:r w:rsidRPr="00D5266B">
        <w:rPr>
          <w:rFonts w:asciiTheme="minorHAnsi" w:eastAsia="Times New Roman" w:hAnsiTheme="minorHAnsi" w:cstheme="minorHAnsi"/>
          <w:highlight w:val="lightGray"/>
          <w:u w:val="single"/>
          <w:lang w:eastAsia="ja-JP"/>
        </w:rPr>
        <w:t>A number of approaches</w:t>
      </w:r>
      <w:r w:rsidRPr="00D5266B">
        <w:rPr>
          <w:rFonts w:asciiTheme="minorHAnsi" w:eastAsia="Times New Roman" w:hAnsiTheme="minorHAnsi" w:cstheme="minorHAnsi"/>
          <w:u w:val="single"/>
          <w:lang w:eastAsia="ja-JP"/>
        </w:rPr>
        <w:t xml:space="preserve"> to managing environmentally related migration</w:t>
      </w:r>
      <w:r w:rsidRPr="00152CDA">
        <w:rPr>
          <w:rFonts w:asciiTheme="minorHAnsi" w:eastAsia="Times New Roman" w:hAnsiTheme="minorHAnsi" w:cstheme="minorHAnsi"/>
          <w:u w:val="single"/>
          <w:lang w:eastAsia="ja-JP"/>
        </w:rPr>
        <w:t xml:space="preserve"> </w:t>
      </w:r>
      <w:r w:rsidRPr="00D5266B">
        <w:rPr>
          <w:rFonts w:asciiTheme="minorHAnsi" w:eastAsia="Times New Roman" w:hAnsiTheme="minorHAnsi" w:cstheme="minorHAnsi"/>
          <w:u w:val="single"/>
          <w:lang w:eastAsia="ja-JP"/>
        </w:rPr>
        <w:t xml:space="preserve">have been put forward </w:t>
      </w:r>
      <w:r w:rsidRPr="00D5266B">
        <w:rPr>
          <w:rFonts w:asciiTheme="minorHAnsi" w:eastAsia="Times New Roman" w:hAnsiTheme="minorHAnsi" w:cstheme="minorHAnsi"/>
          <w:highlight w:val="lightGray"/>
          <w:u w:val="single"/>
          <w:lang w:eastAsia="ja-JP"/>
        </w:rPr>
        <w:t>at both the international and national levels</w:t>
      </w:r>
      <w:r w:rsidRPr="00D5266B">
        <w:rPr>
          <w:rFonts w:asciiTheme="minorHAnsi" w:eastAsia="Times New Roman" w:hAnsiTheme="minorHAnsi" w:cstheme="minorHAnsi"/>
          <w:u w:val="single"/>
          <w:lang w:eastAsia="ja-JP"/>
        </w:rPr>
        <w:t>.</w:t>
      </w:r>
      <w:r w:rsidRPr="00152CDA">
        <w:rPr>
          <w:rFonts w:asciiTheme="minorHAnsi" w:eastAsia="Times New Roman" w:hAnsiTheme="minorHAnsi" w:cstheme="minorHAnsi"/>
          <w:u w:val="single"/>
          <w:lang w:eastAsia="ja-JP"/>
        </w:rPr>
        <w:t xml:space="preserve"> </w:t>
      </w:r>
      <w:r w:rsidRPr="00D5266B">
        <w:rPr>
          <w:rFonts w:asciiTheme="minorHAnsi" w:eastAsia="Times New Roman" w:hAnsiTheme="minorHAnsi" w:cstheme="minorHAnsi"/>
          <w:u w:val="single"/>
          <w:lang w:eastAsia="ja-JP"/>
        </w:rPr>
        <w:t xml:space="preserve">However, all of these approaches </w:t>
      </w:r>
      <w:r w:rsidRPr="00D5266B">
        <w:rPr>
          <w:rFonts w:asciiTheme="minorHAnsi" w:eastAsia="Times New Roman" w:hAnsiTheme="minorHAnsi" w:cstheme="minorHAnsi"/>
          <w:highlight w:val="lightGray"/>
          <w:u w:val="single"/>
          <w:lang w:eastAsia="ja-JP"/>
        </w:rPr>
        <w:t>have struggled to comprehensively</w:t>
      </w:r>
      <w:r w:rsidRPr="00DD0BBC">
        <w:rPr>
          <w:rFonts w:asciiTheme="minorHAnsi" w:eastAsia="Times New Roman" w:hAnsiTheme="minorHAnsi" w:cstheme="minorHAnsi"/>
          <w:highlight w:val="lightGray"/>
          <w:u w:val="single"/>
          <w:lang w:eastAsia="ja-JP"/>
        </w:rPr>
        <w:t xml:space="preserve"> </w:t>
      </w:r>
      <w:r w:rsidRPr="00D5266B">
        <w:rPr>
          <w:rFonts w:asciiTheme="minorHAnsi" w:eastAsia="Times New Roman" w:hAnsiTheme="minorHAnsi" w:cstheme="minorHAnsi"/>
          <w:highlight w:val="lightGray"/>
          <w:u w:val="single"/>
          <w:lang w:eastAsia="ja-JP"/>
        </w:rPr>
        <w:t>address the multifaceted nature of the issues involved. One of the greatest</w:t>
      </w:r>
      <w:r w:rsidRPr="00DD0BBC">
        <w:rPr>
          <w:rFonts w:asciiTheme="minorHAnsi" w:eastAsia="Times New Roman" w:hAnsiTheme="minorHAnsi" w:cstheme="minorHAnsi"/>
          <w:highlight w:val="lightGray"/>
          <w:u w:val="single"/>
          <w:lang w:eastAsia="ja-JP"/>
        </w:rPr>
        <w:t xml:space="preserve"> </w:t>
      </w:r>
      <w:r w:rsidRPr="00D5266B">
        <w:rPr>
          <w:rFonts w:asciiTheme="minorHAnsi" w:eastAsia="Times New Roman" w:hAnsiTheme="minorHAnsi" w:cstheme="minorHAnsi"/>
          <w:highlight w:val="lightGray"/>
          <w:u w:val="single"/>
          <w:lang w:eastAsia="ja-JP"/>
        </w:rPr>
        <w:t>challenges ahead will be to understand the nature of environmentally-</w:t>
      </w:r>
      <w:r w:rsidRPr="00152CDA">
        <w:rPr>
          <w:rFonts w:asciiTheme="minorHAnsi" w:eastAsia="Times New Roman" w:hAnsiTheme="minorHAnsi" w:cstheme="minorHAnsi"/>
          <w:highlight w:val="lightGray"/>
          <w:u w:val="single"/>
          <w:lang w:eastAsia="ja-JP"/>
        </w:rPr>
        <w:t xml:space="preserve"> </w:t>
      </w:r>
      <w:r w:rsidRPr="00D5266B">
        <w:rPr>
          <w:rFonts w:asciiTheme="minorHAnsi" w:eastAsia="Times New Roman" w:hAnsiTheme="minorHAnsi" w:cstheme="minorHAnsi"/>
          <w:highlight w:val="lightGray"/>
          <w:u w:val="single"/>
          <w:lang w:eastAsia="ja-JP"/>
        </w:rPr>
        <w:t>related migration</w:t>
      </w:r>
      <w:r w:rsidRPr="00D5266B">
        <w:rPr>
          <w:rFonts w:asciiTheme="minorHAnsi" w:eastAsia="Times New Roman" w:hAnsiTheme="minorHAnsi" w:cstheme="minorHAnsi"/>
          <w:u w:val="single"/>
          <w:lang w:eastAsia="ja-JP"/>
        </w:rPr>
        <w:t xml:space="preserve"> in order to develop policy responses that will effectively</w:t>
      </w:r>
      <w:r w:rsidRPr="00152CDA">
        <w:rPr>
          <w:rFonts w:asciiTheme="minorHAnsi" w:eastAsia="Times New Roman" w:hAnsiTheme="minorHAnsi" w:cstheme="minorHAnsi"/>
          <w:u w:val="single"/>
          <w:lang w:eastAsia="ja-JP"/>
        </w:rPr>
        <w:t xml:space="preserve"> </w:t>
      </w:r>
      <w:r w:rsidRPr="00D5266B">
        <w:rPr>
          <w:rFonts w:asciiTheme="minorHAnsi" w:eastAsia="Times New Roman" w:hAnsiTheme="minorHAnsi" w:cstheme="minorHAnsi"/>
          <w:u w:val="single"/>
          <w:lang w:eastAsia="ja-JP"/>
        </w:rPr>
        <w:t>address potential future movement across borders</w:t>
      </w:r>
      <w:r w:rsidRPr="00152CDA">
        <w:rPr>
          <w:rFonts w:asciiTheme="minorHAnsi" w:eastAsia="Times New Roman" w:hAnsiTheme="minorHAnsi" w:cstheme="minorHAnsi"/>
          <w:u w:val="single"/>
          <w:lang w:eastAsia="ja-JP"/>
        </w:rPr>
        <w:t>.</w:t>
      </w:r>
    </w:p>
    <w:p w14:paraId="29FCFD12" w14:textId="43091C6C" w:rsidR="00313700" w:rsidRDefault="00313700" w:rsidP="00131A10">
      <w:pPr>
        <w:pStyle w:val="Heading3"/>
      </w:pPr>
      <w:r>
        <w:t>No Spillover</w:t>
      </w:r>
    </w:p>
    <w:p w14:paraId="1243B895" w14:textId="0E071CB8" w:rsidR="00313700" w:rsidRPr="00E3605C" w:rsidRDefault="00313700" w:rsidP="00313700">
      <w:pPr>
        <w:pStyle w:val="Heading4"/>
      </w:pPr>
      <w:r>
        <w:t xml:space="preserve">No spillover - the benefits of taking in the displaced wouldn’t outweigh the costs of the situation </w:t>
      </w:r>
    </w:p>
    <w:p w14:paraId="4B0CF436" w14:textId="77777777" w:rsidR="00313700" w:rsidRDefault="00313700" w:rsidP="00313700">
      <w:pPr>
        <w:spacing w:after="0" w:line="240" w:lineRule="auto"/>
        <w:rPr>
          <w:rFonts w:eastAsia="Times New Roman" w:cstheme="minorHAnsi"/>
        </w:rPr>
      </w:pPr>
      <w:r w:rsidRPr="006543EF">
        <w:rPr>
          <w:b/>
          <w:sz w:val="24"/>
        </w:rPr>
        <w:t>Jayawardhan 17</w:t>
      </w:r>
      <w:r>
        <w:t xml:space="preserve"> (</w:t>
      </w:r>
      <w:r w:rsidRPr="003156F3">
        <w:t>Shweta, She has a Bachelor of Arts (B.A.), Political Science; Law, Societies, and Justice; Environmental Studies at the University of Washington, “Vulnerability and Climate Change Induced Human Displacement”, Consilience: The journal of Sustainable Devel</w:t>
      </w:r>
      <w:r>
        <w:t>opment, 2017, Vol. 17, Iss. 1, p. 110-112, accessed on 7/16/18) // DC</w:t>
      </w:r>
    </w:p>
    <w:p w14:paraId="4B018B6A" w14:textId="77777777" w:rsidR="00313700" w:rsidRDefault="00313700" w:rsidP="00313700">
      <w:pPr>
        <w:spacing w:after="0" w:line="240" w:lineRule="auto"/>
        <w:rPr>
          <w:rFonts w:eastAsia="Times New Roman" w:cstheme="minorHAnsi"/>
        </w:rPr>
      </w:pPr>
    </w:p>
    <w:p w14:paraId="3FD2BA59" w14:textId="7B7593B6" w:rsidR="00313700" w:rsidRPr="00313700" w:rsidRDefault="00313700" w:rsidP="00313700">
      <w:r w:rsidRPr="004A34B9">
        <w:rPr>
          <w:u w:val="single"/>
        </w:rPr>
        <w:t>Subramanian and Urpelainen use a game theory analysis to study when regional collaboration in the form of environmental displacement treaties is feasible to address cross-border displacement caused by environmental degradation.</w:t>
      </w:r>
      <w:r w:rsidRPr="00A73FBB">
        <w:t xml:space="preserve"> </w:t>
      </w:r>
      <w:r w:rsidRPr="00653B03">
        <w:rPr>
          <w:sz w:val="16"/>
          <w:szCs w:val="16"/>
        </w:rPr>
        <w:t>29 Game theory analyses allow us to see under what quantifiable conditions two states will cooperate.</w:t>
      </w:r>
      <w:r w:rsidRPr="00A73FBB">
        <w:t xml:space="preserve"> </w:t>
      </w:r>
      <w:r w:rsidRPr="00FD3B3C">
        <w:rPr>
          <w:highlight w:val="lightGray"/>
          <w:u w:val="single"/>
        </w:rPr>
        <w:t>The study finds that treaty formation is easier under conditions of mutual vulnerability</w:t>
      </w:r>
      <w:r w:rsidRPr="004A34B9">
        <w:rPr>
          <w:u w:val="single"/>
        </w:rPr>
        <w:t>.</w:t>
      </w:r>
      <w:r w:rsidRPr="00653B03">
        <w:rPr>
          <w:sz w:val="16"/>
          <w:szCs w:val="16"/>
        </w:rPr>
        <w:t xml:space="preserve"> 30</w:t>
      </w:r>
      <w:r w:rsidRPr="00A73FBB">
        <w:t xml:space="preserve"> </w:t>
      </w:r>
      <w:r w:rsidRPr="00653B03">
        <w:rPr>
          <w:u w:val="single"/>
        </w:rPr>
        <w:t>Countries are more likely to agree to a cross-border displacement treaty with each other when each is somewhat equally vulnerable.</w:t>
      </w:r>
      <w:r w:rsidRPr="00A73FBB">
        <w:t xml:space="preserve"> </w:t>
      </w:r>
      <w:r w:rsidRPr="00653B03">
        <w:rPr>
          <w:u w:val="single"/>
        </w:rPr>
        <w:t xml:space="preserve">This is </w:t>
      </w:r>
      <w:r w:rsidRPr="00311B9A">
        <w:rPr>
          <w:highlight w:val="lightGray"/>
          <w:u w:val="single"/>
        </w:rPr>
        <w:t>because they have similar assets and securities to lose or gain from a treaty</w:t>
      </w:r>
      <w:r w:rsidRPr="00653B03">
        <w:rPr>
          <w:u w:val="single"/>
        </w:rPr>
        <w:t>.</w:t>
      </w:r>
      <w:r w:rsidRPr="00A73FBB">
        <w:t xml:space="preserve"> </w:t>
      </w:r>
      <w:r w:rsidRPr="00653B03">
        <w:rPr>
          <w:sz w:val="16"/>
          <w:szCs w:val="16"/>
        </w:rPr>
        <w:t>Subramanian and Urpelainen analyze different variables to determine if two countries will agree on treaty participation. Participation involves a commitment to assisting EDP s from other countries</w:t>
      </w:r>
      <w:r w:rsidRPr="00A73FBB">
        <w:t xml:space="preserve">. </w:t>
      </w:r>
      <w:r w:rsidRPr="004A34B9">
        <w:rPr>
          <w:u w:val="single"/>
        </w:rPr>
        <w:t xml:space="preserve">The </w:t>
      </w:r>
      <w:r w:rsidRPr="00B41166">
        <w:rPr>
          <w:highlight w:val="lightGray"/>
          <w:u w:val="single"/>
        </w:rPr>
        <w:t>analysis shows that countries join displacement treaties only if they expect the benefits of assistance from participatory states to outweigh the costs of offering assistance to other states</w:t>
      </w:r>
      <w:r w:rsidRPr="00A73FBB">
        <w:t xml:space="preserve">. </w:t>
      </w:r>
      <w:r w:rsidRPr="00897EAF">
        <w:rPr>
          <w:sz w:val="16"/>
          <w:szCs w:val="16"/>
        </w:rPr>
        <w:t>For this reason,</w:t>
      </w:r>
      <w:r w:rsidRPr="00A73FBB">
        <w:t xml:space="preserve"> </w:t>
      </w:r>
      <w:r w:rsidRPr="00B17A69">
        <w:rPr>
          <w:highlight w:val="lightGray"/>
          <w:u w:val="single"/>
        </w:rPr>
        <w:t>treaty formation is easier when countries are similarly situated in terms of vulnerability to climate change</w:t>
      </w:r>
      <w:r w:rsidRPr="00A73FBB">
        <w:t xml:space="preserve">. </w:t>
      </w:r>
      <w:r w:rsidRPr="00897EAF">
        <w:rPr>
          <w:sz w:val="16"/>
          <w:szCs w:val="16"/>
        </w:rPr>
        <w:t>Subramanian and Urpelainen support regional treaties because mutual vulnerability is more likely in geographic regions. 31</w:t>
      </w:r>
      <w:r w:rsidRPr="00A73FBB">
        <w:t xml:space="preserve"> </w:t>
      </w:r>
      <w:r w:rsidRPr="00EC1979">
        <w:rPr>
          <w:highlight w:val="lightGray"/>
          <w:u w:val="single"/>
        </w:rPr>
        <w:t>Global treaties are unlikely to get support from</w:t>
      </w:r>
      <w:r w:rsidRPr="004A34B9">
        <w:rPr>
          <w:u w:val="single"/>
        </w:rPr>
        <w:t xml:space="preserve"> low vulnerability </w:t>
      </w:r>
      <w:r w:rsidRPr="00EC1979">
        <w:rPr>
          <w:highlight w:val="lightGray"/>
          <w:u w:val="single"/>
        </w:rPr>
        <w:t>countries that would have to take on a greater financial burden</w:t>
      </w:r>
      <w:r w:rsidRPr="00A73FBB">
        <w:t xml:space="preserve">. </w:t>
      </w:r>
      <w:r w:rsidRPr="00C33AE7">
        <w:rPr>
          <w:sz w:val="16"/>
          <w:szCs w:val="16"/>
        </w:rPr>
        <w:t>Though environmental displacement is primarily internal, cross- border displacement can be expected in low -lying island nations and in border areas. 32</w:t>
      </w:r>
      <w:r w:rsidRPr="00A73FBB">
        <w:t xml:space="preserve"> </w:t>
      </w:r>
      <w:r w:rsidRPr="00C33AE7">
        <w:rPr>
          <w:u w:val="single"/>
        </w:rPr>
        <w:t>Cross- border environmental displacement is already happening in countries like Somalia, where slow -onset environmental disasters are gradually driving people out of the country.</w:t>
      </w:r>
      <w:r w:rsidRPr="00A73FBB">
        <w:t xml:space="preserve"> </w:t>
      </w:r>
      <w:r w:rsidRPr="00C33AE7">
        <w:rPr>
          <w:sz w:val="16"/>
          <w:szCs w:val="16"/>
        </w:rPr>
        <w:t>Researching theories on cross -border environmental displacement is important for governments to consider when cooperation can be in a state’s interests. Subramanian and Urpelainen cite the Kampala Convention as an example treaty that supports their model</w:t>
      </w:r>
      <w:r w:rsidRPr="00A73FBB">
        <w:t xml:space="preserve">. </w:t>
      </w:r>
      <w:r w:rsidRPr="00810BD8">
        <w:rPr>
          <w:highlight w:val="lightGray"/>
          <w:u w:val="single"/>
        </w:rPr>
        <w:t>The Kampala Convention is a treaty adopted by the African Union that covers</w:t>
      </w:r>
      <w:r w:rsidRPr="0040357C">
        <w:rPr>
          <w:u w:val="single"/>
        </w:rPr>
        <w:t xml:space="preserve"> a wide range of </w:t>
      </w:r>
      <w:r w:rsidRPr="00810BD8">
        <w:rPr>
          <w:highlight w:val="lightGray"/>
          <w:u w:val="single"/>
        </w:rPr>
        <w:t>cases for displacement</w:t>
      </w:r>
      <w:r w:rsidRPr="0040357C">
        <w:rPr>
          <w:u w:val="single"/>
        </w:rPr>
        <w:t xml:space="preserve"> including those “</w:t>
      </w:r>
      <w:r w:rsidRPr="00810BD8">
        <w:rPr>
          <w:highlight w:val="lightGray"/>
          <w:u w:val="single"/>
        </w:rPr>
        <w:t>due to natural or human made disasters, including climate change.</w:t>
      </w:r>
      <w:r w:rsidRPr="0040357C">
        <w:rPr>
          <w:u w:val="single"/>
        </w:rPr>
        <w:t>”</w:t>
      </w:r>
      <w:r w:rsidRPr="00A73FBB">
        <w:t xml:space="preserve"> 33 </w:t>
      </w:r>
      <w:r w:rsidRPr="0040357C">
        <w:rPr>
          <w:u w:val="single"/>
        </w:rPr>
        <w:t xml:space="preserve">The treaty </w:t>
      </w:r>
      <w:r w:rsidRPr="00810BD8">
        <w:rPr>
          <w:highlight w:val="lightGray"/>
          <w:u w:val="single"/>
        </w:rPr>
        <w:t>includes measures to prevent internal displacement and mitigate its root causes</w:t>
      </w:r>
      <w:r w:rsidRPr="0040357C">
        <w:rPr>
          <w:u w:val="single"/>
        </w:rPr>
        <w:t>.</w:t>
      </w:r>
      <w:r w:rsidRPr="00A73FBB">
        <w:t xml:space="preserve"> </w:t>
      </w:r>
      <w:r w:rsidRPr="0040357C">
        <w:rPr>
          <w:u w:val="single"/>
        </w:rPr>
        <w:t xml:space="preserve">It also </w:t>
      </w:r>
      <w:r w:rsidRPr="00810BD8">
        <w:rPr>
          <w:highlight w:val="lightGray"/>
          <w:u w:val="single"/>
        </w:rPr>
        <w:t>calls for assistance by humanitarian agencies</w:t>
      </w:r>
      <w:r w:rsidRPr="0040357C">
        <w:rPr>
          <w:u w:val="single"/>
        </w:rPr>
        <w:t xml:space="preserve"> </w:t>
      </w:r>
      <w:r w:rsidRPr="00562AE9">
        <w:rPr>
          <w:highlight w:val="lightGray"/>
          <w:u w:val="single"/>
        </w:rPr>
        <w:t>and other relevant actors when a state is unable to provide sufficient protection</w:t>
      </w:r>
      <w:r w:rsidRPr="00A73FBB">
        <w:t>.</w:t>
      </w:r>
      <w:r w:rsidRPr="00810BD8">
        <w:rPr>
          <w:sz w:val="16"/>
          <w:szCs w:val="16"/>
        </w:rPr>
        <w:t xml:space="preserve"> Subramanian and Urpelainen interpret ‘other relevant actors’ to include other state parties. 34 The Kampala Convention supports their model as all 24 countries that have ratified the Convention are above median vulnerability when country vulnerability is quantified. 35 </w:t>
      </w:r>
      <w:r w:rsidRPr="00810BD8">
        <w:rPr>
          <w:u w:val="single"/>
        </w:rPr>
        <w:t>A regional treaty can therefore serve as collective insurance against the threat of environmental displacement. 36 While their model of mutual vulnerability can be useful in addressing EDP treaties at a regional level, it does not account for the fact that there is significant asymmetry in climate vulnerability among countries of the Global North and South</w:t>
      </w:r>
      <w:r w:rsidRPr="00A73FBB">
        <w:t xml:space="preserve">. It also fails to consider regional political conflict in parts of the Global South most vulnerable to climate change. In cases where states do not have the capacity to accept EDPs from neighboring states, or are equally affected by climate change, regional treaties may not help the countries that are most vulnerable to climate change. In the following section, I discuss the disparity in vulnerability between the Global North and South, using the research of Tracey Skillington, a sociologist whose research focuses on climate justice. </w:t>
      </w:r>
    </w:p>
    <w:p w14:paraId="1C9DAFD4" w14:textId="18F5D51A" w:rsidR="00131A10" w:rsidRDefault="00131A10" w:rsidP="00131A10">
      <w:pPr>
        <w:pStyle w:val="Heading3"/>
      </w:pPr>
      <w:r>
        <w:t>US not key</w:t>
      </w:r>
    </w:p>
    <w:p w14:paraId="69D1A232" w14:textId="77777777" w:rsidR="00131A10" w:rsidRDefault="00131A10" w:rsidP="00131A10">
      <w:pPr>
        <w:pStyle w:val="Heading4"/>
      </w:pPr>
      <w:r>
        <w:t>US leadership on issues of climate change is no longer needed – China proves</w:t>
      </w:r>
    </w:p>
    <w:p w14:paraId="2A4836F3" w14:textId="77777777" w:rsidR="00131A10" w:rsidRPr="002D0396" w:rsidRDefault="00131A10" w:rsidP="00131A10">
      <w:pPr>
        <w:rPr>
          <w:rStyle w:val="Style13ptBold"/>
        </w:rPr>
      </w:pPr>
      <w:r>
        <w:rPr>
          <w:rStyle w:val="Style13ptBold"/>
        </w:rPr>
        <w:t xml:space="preserve">Gardels, 2017 </w:t>
      </w:r>
      <w:r w:rsidRPr="002D0396">
        <w:rPr>
          <w:rStyle w:val="Style13ptBold"/>
          <w:b w:val="0"/>
          <w:sz w:val="16"/>
          <w:szCs w:val="16"/>
        </w:rPr>
        <w:t xml:space="preserve">(Nathan- editor in chief of The WorldPost, “Trump’s heated climate denial spurs action across the planet”, Nov. 3, 2017, The Washington Post, </w:t>
      </w:r>
      <w:hyperlink r:id="rId11" w:history="1">
        <w:r w:rsidRPr="002D0396">
          <w:rPr>
            <w:rStyle w:val="Hyperlink"/>
            <w:sz w:val="16"/>
            <w:szCs w:val="16"/>
          </w:rPr>
          <w:t>https://www.washingtonpost.com/news/theworldpost/wp/2017/11/03/paris-agreement/?utm_term=.07e59730b77b)</w:t>
        </w:r>
      </w:hyperlink>
      <w:r w:rsidRPr="002D0396">
        <w:rPr>
          <w:rStyle w:val="Style13ptBold"/>
          <w:sz w:val="16"/>
          <w:szCs w:val="16"/>
        </w:rPr>
        <w:t xml:space="preserve"> </w:t>
      </w:r>
      <w:r w:rsidRPr="002D0396">
        <w:rPr>
          <w:rStyle w:val="Style13ptBold"/>
          <w:b w:val="0"/>
          <w:sz w:val="16"/>
          <w:szCs w:val="16"/>
        </w:rPr>
        <w:t>[SP]</w:t>
      </w:r>
    </w:p>
    <w:p w14:paraId="65F10174" w14:textId="2D26AB01" w:rsidR="00131A10" w:rsidRPr="00131A10" w:rsidRDefault="00131A10" w:rsidP="00131A10">
      <w:pPr>
        <w:rPr>
          <w:sz w:val="16"/>
        </w:rPr>
      </w:pPr>
      <w:r w:rsidRPr="002D0396">
        <w:rPr>
          <w:sz w:val="16"/>
        </w:rPr>
        <w:t xml:space="preserve">Just as “coalitions of the willing” have been mobilized for war, “networks of the willing” are today being mobilized for peaceful ends, first and foremost among them the fight against climate change. As a key United Nations climate conference prepares to convene in Bonn, Germany next week, it has become clear that </w:t>
      </w:r>
      <w:r w:rsidRPr="002D0396">
        <w:rPr>
          <w:b/>
          <w:u w:val="single"/>
        </w:rPr>
        <w:t>U.S. President Donald Trump’s withdrawal from the 2015 Paris climate accord has spurred non-national entities — cities, states, provinces and businesses — to forge robust alliances to pick up the slack</w:t>
      </w:r>
      <w:r w:rsidRPr="002D0396">
        <w:rPr>
          <w:sz w:val="16"/>
        </w:rPr>
        <w:t xml:space="preserve">. In an interview with The WorldPost in June, California Governor Jerry Brown described the dynamic: </w:t>
      </w:r>
      <w:r w:rsidRPr="002D0396">
        <w:rPr>
          <w:u w:val="single"/>
        </w:rPr>
        <w:t>“As Trump does his climate denial, that paradoxically is a catalytic force that mobilizes those who don’t agree with him and those who see climate change as the threat. … With Trump going AWOL on climate change, the rest of the country and the rest of the world have to react</w:t>
      </w:r>
      <w:r w:rsidRPr="002D0396">
        <w:rPr>
          <w:sz w:val="16"/>
        </w:rPr>
        <w:t xml:space="preserve">, and the reaction has to be to intensify our efforts to decarbonize our economy.” Brown is spearheading an effort that includes 188 jurisdictions in 39 countries on six continents to meet the Paris climate goals of keeping planetary warming below 2 degrees Celsius. Shortly after that interview, Brown headed to Beijing, where Chinese President Xi Jinping, in a transparent rebuke to the American president, broke protocol by meeting one-on-one with a state governor to discuss common climate action. </w:t>
      </w:r>
      <w:r w:rsidRPr="002D0396">
        <w:rPr>
          <w:b/>
          <w:u w:val="single"/>
        </w:rPr>
        <w:t>Brown told me afterward that Xi’s main message was that China “sticks to its pledges for the long term” and can be counted on to follow through. China is preparing to inaugurate a nationwide program modeled on California’s that caps greenhouse gas emissions and penalizes polluters with stiff fees</w:t>
      </w:r>
      <w:r w:rsidRPr="002D0396">
        <w:rPr>
          <w:sz w:val="16"/>
        </w:rPr>
        <w:t xml:space="preserve">. </w:t>
      </w:r>
      <w:r w:rsidRPr="002D0396">
        <w:rPr>
          <w:u w:val="single"/>
        </w:rPr>
        <w:t>Polluters can buy and trade emissions allowances that are costly, thus incentivizing reductions. One of the more promising areas of cooperation would be if California and China merged their cap-and-trade programs into one large market, structurally binding their decarbonization efforts</w:t>
      </w:r>
      <w:r w:rsidRPr="002D0396">
        <w:rPr>
          <w:sz w:val="16"/>
        </w:rPr>
        <w:t xml:space="preserve">. Beyond these collaborative efforts, writes Christiana Figueres, “Progress toward decarbonization is being driven by the real economy, which is decisively turning away from fossil fuels.” </w:t>
      </w:r>
      <w:r w:rsidRPr="002D0396">
        <w:rPr>
          <w:b/>
          <w:u w:val="single"/>
        </w:rPr>
        <w:t>Figueres, who shepherded the Paris talks in 2015 to a successful conclusion, cites the plans of major automakers from General Motors to Volkswagen to China’s BYD to shift to electric vehicles, as well as the recent announcements by countries from France to India banning future production of traditional diesel and petrol vehicles</w:t>
      </w:r>
      <w:r w:rsidRPr="002D0396">
        <w:rPr>
          <w:sz w:val="16"/>
        </w:rPr>
        <w:t xml:space="preserve">. She further notes that, for the first time last year, “the growth of energy generation from renewables was greater than all fossil fuels put together,” while green bond financing has leapt from single digits to more than $90 billion so far in 2017. </w:t>
      </w:r>
      <w:r w:rsidRPr="002D0396">
        <w:rPr>
          <w:u w:val="single"/>
        </w:rPr>
        <w:t>“With the dramatic advances in the real economy continuing,” she concludes, “my expectation is that … far from falling short in meeting the goals of the Paris accord, [signatories to the agreement] can increase their ambition to act on climate change.”</w:t>
      </w:r>
      <w:r w:rsidRPr="002D0396">
        <w:rPr>
          <w:sz w:val="16"/>
        </w:rPr>
        <w:t xml:space="preserve"> One of Silicon Valley’s most influential technologists and investors, Bill Joy, surveys the “grand challenge” technological breakthroughs that are the building blocks of a sustainable future. The key innovations, according to Joy, are crystalline polymer batteries that will transform transportation and the electric grid by dramatically enhancing storage capacity and safety; innovative cement that requires far less energy to produce and can ease pressure on forests; and synthetic meat that can have positive impacts on land use and human health. Jack Miles looks away from technological solutions to find another way to mitigate climate change. </w:t>
      </w:r>
      <w:r w:rsidRPr="002D0396">
        <w:rPr>
          <w:u w:val="single"/>
        </w:rPr>
        <w:t>He suggests we take a closer look at how we all can reduce our personal carbon footprints, pointing out the obvious that is often overlooked: air travel is tremendously climate-unfriendly. He concludes: “So for the love of the Earth, our common home, our only home, start conducting more remote work meetings and training sessions virtually</w:t>
      </w:r>
      <w:r w:rsidRPr="002D0396">
        <w:rPr>
          <w:sz w:val="16"/>
        </w:rPr>
        <w:t>.” His advice: “Staying home, in fact, is the essence of making a big difference in a big hurry. That’s because nothing that we do pumps carbon dioxide into the atmosphere faster than air travel. Cancel a couple long flights, and you can halve your carbon footprint. Schedule a couple, and you can double or triple it.”</w:t>
      </w:r>
    </w:p>
    <w:p w14:paraId="54DB67C1" w14:textId="0DEAC531" w:rsidR="000B439A" w:rsidRDefault="00C23650" w:rsidP="00C23650">
      <w:pPr>
        <w:pStyle w:val="Heading2"/>
      </w:pPr>
      <w:r>
        <w:t>Climate Migrants Adv.</w:t>
      </w:r>
    </w:p>
    <w:p w14:paraId="7654273C" w14:textId="7D4D2EEC" w:rsidR="00505CC5" w:rsidRDefault="00505CC5" w:rsidP="00C23650">
      <w:pPr>
        <w:pStyle w:val="Heading3"/>
      </w:pPr>
      <w:r>
        <w:t>Alt Causes</w:t>
      </w:r>
    </w:p>
    <w:p w14:paraId="57F771BE" w14:textId="77777777" w:rsidR="00A0214B" w:rsidRDefault="00A0214B" w:rsidP="00A0214B">
      <w:pPr>
        <w:pStyle w:val="Heading4"/>
      </w:pPr>
      <w:r>
        <w:t>Reject their mono-causal evidence – climate migration isn’t induced by only climate change, rather a multitude of social, economic, and political tensions. Their numerical assessments are based on crude mon-causal understandings of mobility and should be rejected.</w:t>
      </w:r>
    </w:p>
    <w:p w14:paraId="4AD379B6" w14:textId="77777777" w:rsidR="00A0214B" w:rsidRPr="00C6213A" w:rsidRDefault="00A0214B" w:rsidP="00A0214B">
      <w:pPr>
        <w:rPr>
          <w:rStyle w:val="Style13ptBold"/>
        </w:rPr>
      </w:pPr>
      <w:r>
        <w:rPr>
          <w:rStyle w:val="Style13ptBold"/>
        </w:rPr>
        <w:t xml:space="preserve">Bettini, 2017 </w:t>
      </w:r>
      <w:r w:rsidRPr="00C6213A">
        <w:rPr>
          <w:rStyle w:val="Style13ptBold"/>
          <w:b w:val="0"/>
          <w:sz w:val="16"/>
          <w:szCs w:val="16"/>
        </w:rPr>
        <w:t xml:space="preserve">(Giovanni- Lecturer in International Development and Climate Politics at Lancaster University. His research focuses on the genealogy and political effects of discourses on environmental change, population, and development, with a particular interest in the connections between climate change, adaptation and mobility, “Where Next? Climate Change, Migration, and the (Bio)politics of Adaptation”, </w:t>
      </w:r>
      <w:r w:rsidRPr="00C6213A">
        <w:rPr>
          <w:rStyle w:val="Style13ptBold"/>
          <w:b w:val="0"/>
          <w:i/>
          <w:sz w:val="16"/>
          <w:szCs w:val="16"/>
        </w:rPr>
        <w:t>Global Policy</w:t>
      </w:r>
      <w:r w:rsidRPr="00C6213A">
        <w:rPr>
          <w:rStyle w:val="Style13ptBold"/>
          <w:b w:val="0"/>
          <w:sz w:val="16"/>
          <w:szCs w:val="16"/>
        </w:rPr>
        <w:t>, Volume 8, No. 1, February 2017</w:t>
      </w:r>
      <w:r>
        <w:rPr>
          <w:rStyle w:val="Style13ptBold"/>
          <w:b w:val="0"/>
          <w:sz w:val="16"/>
          <w:szCs w:val="16"/>
        </w:rPr>
        <w:t>, pp. 34-35</w:t>
      </w:r>
      <w:r w:rsidRPr="00C6213A">
        <w:rPr>
          <w:rStyle w:val="Style13ptBold"/>
          <w:b w:val="0"/>
          <w:sz w:val="16"/>
          <w:szCs w:val="16"/>
        </w:rPr>
        <w:t>,</w:t>
      </w:r>
      <w:r w:rsidRPr="00C6213A">
        <w:rPr>
          <w:rStyle w:val="Style13ptBold"/>
          <w:sz w:val="16"/>
          <w:szCs w:val="16"/>
        </w:rPr>
        <w:t xml:space="preserve"> </w:t>
      </w:r>
      <w:hyperlink r:id="rId12" w:history="1">
        <w:r w:rsidRPr="00C6213A">
          <w:rPr>
            <w:rStyle w:val="Hyperlink"/>
            <w:sz w:val="16"/>
            <w:szCs w:val="16"/>
          </w:rPr>
          <w:t>https://doi.org/10.1111/1758-5899.12404)</w:t>
        </w:r>
      </w:hyperlink>
      <w:r w:rsidRPr="00C6213A">
        <w:rPr>
          <w:rStyle w:val="Style13ptBold"/>
          <w:sz w:val="16"/>
          <w:szCs w:val="16"/>
        </w:rPr>
        <w:t xml:space="preserve"> </w:t>
      </w:r>
      <w:r w:rsidRPr="00C6213A">
        <w:rPr>
          <w:rStyle w:val="Style13ptBold"/>
          <w:b w:val="0"/>
          <w:sz w:val="16"/>
          <w:szCs w:val="16"/>
        </w:rPr>
        <w:t>[SP]</w:t>
      </w:r>
    </w:p>
    <w:p w14:paraId="2DF12657" w14:textId="77777777" w:rsidR="00A0214B" w:rsidRPr="00570DD4" w:rsidRDefault="00A0214B" w:rsidP="00A0214B">
      <w:pPr>
        <w:rPr>
          <w:sz w:val="16"/>
        </w:rPr>
      </w:pPr>
      <w:r w:rsidRPr="00570DD4">
        <w:rPr>
          <w:u w:val="single"/>
        </w:rPr>
        <w:t>Although alarmist narratives on climate refugees and their security implications have proven resilient, they are at odds with</w:t>
      </w:r>
      <w:r w:rsidRPr="00570DD4">
        <w:rPr>
          <w:sz w:val="16"/>
        </w:rPr>
        <w:t xml:space="preserve"> most </w:t>
      </w:r>
      <w:r w:rsidRPr="00570DD4">
        <w:rPr>
          <w:u w:val="single"/>
        </w:rPr>
        <w:t>contemporary research on how climate change will interact with migration. A first problem</w:t>
      </w:r>
      <w:r w:rsidRPr="00570DD4">
        <w:rPr>
          <w:sz w:val="16"/>
        </w:rPr>
        <w:t xml:space="preserve"> highlighted by critics </w:t>
      </w:r>
      <w:r w:rsidRPr="00570DD4">
        <w:rPr>
          <w:u w:val="single"/>
        </w:rPr>
        <w:t>is that the numbers do not add up: the predictions of hundreds of millions of climate refugees in the coming decades have been widely echoed</w:t>
      </w:r>
      <w:r w:rsidRPr="00570DD4">
        <w:rPr>
          <w:sz w:val="16"/>
        </w:rPr>
        <w:t xml:space="preserve"> (among the many examples, see Bawden, 2014; Christian Aid, 2007; Environmental Justice Foundation, 2009), </w:t>
      </w:r>
      <w:r w:rsidRPr="00570DD4">
        <w:rPr>
          <w:u w:val="single"/>
        </w:rPr>
        <w:t>but the numbers are controversial</w:t>
      </w:r>
      <w:r w:rsidRPr="00570DD4">
        <w:rPr>
          <w:sz w:val="16"/>
        </w:rPr>
        <w:t xml:space="preserve"> (IPCC, 2014), </w:t>
      </w:r>
      <w:r w:rsidRPr="00570DD4">
        <w:rPr>
          <w:u w:val="single"/>
        </w:rPr>
        <w:t>if not</w:t>
      </w:r>
      <w:r w:rsidRPr="00570DD4">
        <w:rPr>
          <w:sz w:val="16"/>
        </w:rPr>
        <w:t xml:space="preserve"> outright </w:t>
      </w:r>
      <w:r w:rsidRPr="00570DD4">
        <w:rPr>
          <w:u w:val="single"/>
        </w:rPr>
        <w:t>scientifically wrong</w:t>
      </w:r>
      <w:r w:rsidRPr="00570DD4">
        <w:rPr>
          <w:sz w:val="16"/>
        </w:rPr>
        <w:t xml:space="preserve"> (Jakobeit and Methmann, 2012). The problem with </w:t>
      </w:r>
      <w:r w:rsidRPr="00570DD4">
        <w:rPr>
          <w:u w:val="single"/>
        </w:rPr>
        <w:t>numbers</w:t>
      </w:r>
      <w:r w:rsidRPr="00570DD4">
        <w:rPr>
          <w:sz w:val="16"/>
        </w:rPr>
        <w:t xml:space="preserve"> is that they </w:t>
      </w:r>
      <w:r w:rsidRPr="00570DD4">
        <w:rPr>
          <w:u w:val="single"/>
        </w:rPr>
        <w:t>are constructed on a crude, deterministic and mono-causal understanding of mobility</w:t>
      </w:r>
      <w:r w:rsidRPr="00570DD4">
        <w:rPr>
          <w:sz w:val="16"/>
        </w:rPr>
        <w:t xml:space="preserve"> – ‘intense ecological stress leads to mass outmigration’. Contemporary understandings of migration suggest otherwise: while environmental changes influence and interact with other drivers of mobility, </w:t>
      </w:r>
      <w:r w:rsidRPr="00570DD4">
        <w:rPr>
          <w:u w:val="single"/>
        </w:rPr>
        <w:t>in most cases it is impossible to single out environmental degradation as the single cause of displacement. Most climate-related movements can be expected to take place within countries, and to be temporary</w:t>
      </w:r>
      <w:r w:rsidRPr="00570DD4">
        <w:rPr>
          <w:sz w:val="16"/>
        </w:rPr>
        <w:t xml:space="preserve"> (Castles, 2002; Foresight, 2011; Hulme, 2008; Jakobeit and Methmann, 2012; Massey et al., 2010). </w:t>
      </w:r>
      <w:r w:rsidRPr="00570DD4">
        <w:rPr>
          <w:u w:val="single"/>
        </w:rPr>
        <w:t>The influence of ecological conditions on mobility can be expected to be region- or place-specific</w:t>
      </w:r>
      <w:r w:rsidRPr="00570DD4">
        <w:rPr>
          <w:sz w:val="16"/>
        </w:rPr>
        <w:t xml:space="preserve"> (Gray and Wise, 2016).</w:t>
      </w:r>
    </w:p>
    <w:p w14:paraId="150E12E4" w14:textId="77777777" w:rsidR="00A0214B" w:rsidRPr="00A0214B" w:rsidRDefault="00A0214B" w:rsidP="00A0214B"/>
    <w:p w14:paraId="2A7A27A2" w14:textId="77777777" w:rsidR="005F63C5" w:rsidRPr="005F63C5" w:rsidRDefault="005F63C5" w:rsidP="005F63C5">
      <w:pPr>
        <w:pStyle w:val="Heading4"/>
        <w:rPr>
          <w:rStyle w:val="Style13ptBold"/>
          <w:b/>
        </w:rPr>
      </w:pPr>
      <w:r w:rsidRPr="005F63C5">
        <w:rPr>
          <w:rStyle w:val="Style13ptBold"/>
          <w:b/>
        </w:rPr>
        <w:t xml:space="preserve">It’s hard to establish a policy on climate migration because there are other factors that cause people to move </w:t>
      </w:r>
    </w:p>
    <w:p w14:paraId="2B4F3537" w14:textId="77777777" w:rsidR="005F63C5" w:rsidRPr="00244CA9" w:rsidRDefault="005F63C5" w:rsidP="005F63C5">
      <w:pPr>
        <w:rPr>
          <w:sz w:val="16"/>
          <w:szCs w:val="16"/>
        </w:rPr>
      </w:pPr>
      <w:r>
        <w:rPr>
          <w:rStyle w:val="Style13ptBold"/>
        </w:rPr>
        <w:t>Mc</w:t>
      </w:r>
      <w:r w:rsidRPr="008D2EA9">
        <w:rPr>
          <w:rStyle w:val="Style13ptBold"/>
        </w:rPr>
        <w:t>ad</w:t>
      </w:r>
      <w:r>
        <w:rPr>
          <w:rStyle w:val="Style13ptBold"/>
        </w:rPr>
        <w:t xml:space="preserve">am 12 </w:t>
      </w:r>
      <w:r w:rsidRPr="00403C57">
        <w:rPr>
          <w:sz w:val="16"/>
          <w:szCs w:val="16"/>
        </w:rPr>
        <w:t>(Jane Mcadam is Scientia Professor of Law and an Australian Research Council Future Fellow, University of New South</w:t>
      </w:r>
      <w:r>
        <w:rPr>
          <w:sz w:val="16"/>
          <w:szCs w:val="16"/>
        </w:rPr>
        <w:t xml:space="preserve"> Wales, Australia. “ </w:t>
      </w:r>
      <w:r w:rsidRPr="00ED66FC">
        <w:rPr>
          <w:sz w:val="16"/>
          <w:szCs w:val="16"/>
        </w:rPr>
        <w:t>‘</w:t>
      </w:r>
      <w:r w:rsidRPr="00B34257">
        <w:rPr>
          <w:sz w:val="16"/>
          <w:szCs w:val="16"/>
        </w:rPr>
        <w:t xml:space="preserve">‘Protection’ or ‘Migration’?  </w:t>
      </w:r>
      <w:r>
        <w:rPr>
          <w:sz w:val="16"/>
          <w:szCs w:val="16"/>
        </w:rPr>
        <w:t>th</w:t>
      </w:r>
      <w:r w:rsidRPr="00B34257">
        <w:rPr>
          <w:sz w:val="16"/>
          <w:szCs w:val="16"/>
        </w:rPr>
        <w:t>e ‘Climate Refugee’ Treaty Debate</w:t>
      </w:r>
      <w:r>
        <w:rPr>
          <w:sz w:val="16"/>
          <w:szCs w:val="16"/>
        </w:rPr>
        <w:t xml:space="preserve"> </w:t>
      </w:r>
      <w:r w:rsidRPr="00403C57">
        <w:rPr>
          <w:sz w:val="16"/>
          <w:szCs w:val="16"/>
        </w:rPr>
        <w:t xml:space="preserve">” </w:t>
      </w:r>
      <w:r w:rsidRPr="00403C57">
        <w:rPr>
          <w:i/>
          <w:sz w:val="16"/>
          <w:szCs w:val="16"/>
        </w:rPr>
        <w:t>Climate Change, Forced Migration, And International Law</w:t>
      </w:r>
      <w:r>
        <w:rPr>
          <w:sz w:val="16"/>
          <w:szCs w:val="16"/>
        </w:rPr>
        <w:t>, 2012, book, p.p 196-197</w:t>
      </w:r>
      <w:r w:rsidRPr="00403C57">
        <w:rPr>
          <w:sz w:val="16"/>
          <w:szCs w:val="16"/>
        </w:rPr>
        <w:t>) [JNFS]</w:t>
      </w:r>
      <w:r>
        <w:rPr>
          <w:sz w:val="16"/>
          <w:szCs w:val="16"/>
        </w:rPr>
        <w:t xml:space="preserve"> </w:t>
      </w:r>
    </w:p>
    <w:p w14:paraId="18B93DC6" w14:textId="5CFBC513" w:rsidR="005F63C5" w:rsidRDefault="005F63C5" w:rsidP="005F63C5">
      <w:pPr>
        <w:rPr>
          <w:rStyle w:val="Emphasis"/>
        </w:rPr>
      </w:pPr>
      <w:r w:rsidRPr="00376F17">
        <w:rPr>
          <w:sz w:val="16"/>
        </w:rPr>
        <w:t xml:space="preserve">Earlier chapters in this book have shown </w:t>
      </w:r>
      <w:r w:rsidRPr="005C49C6">
        <w:rPr>
          <w:rStyle w:val="Emphasis"/>
        </w:rPr>
        <w:t>the difficulties of establishing climate change as the cause of movement, and the possible arbitrariness of linking solutions to particular drivers of movement rather than people’s needs</w:t>
      </w:r>
      <w:r w:rsidRPr="00376F17">
        <w:rPr>
          <w:sz w:val="16"/>
        </w:rPr>
        <w:t xml:space="preserve">.50 Multicausality is not, of itself, a sticking point for devising a treaty. For example, </w:t>
      </w:r>
      <w:r w:rsidRPr="005C49C6">
        <w:rPr>
          <w:rStyle w:val="StyleUnderline"/>
        </w:rPr>
        <w:t>under international law, the Refugee Convention does not require ‘persecution’ to be the predominant reason for flight. Indeed, other motivations are irrelevant provided a well-founded fear of persecution exists. e standard of proof in refugee law—a ‘well-founded fear of persecution’—can be less than a 50 per cent chance</w:t>
      </w:r>
      <w:r w:rsidRPr="00376F17">
        <w:rPr>
          <w:sz w:val="16"/>
        </w:rPr>
        <w:t xml:space="preserve">.51 </w:t>
      </w:r>
      <w:r w:rsidRPr="005C49C6">
        <w:rPr>
          <w:rStyle w:val="StyleUnderline"/>
        </w:rPr>
        <w:t>Thus, the assessment of the intensity, severity, and nature of future harm, based on the individual’s circumstances, is the relevant consideration that leads to refugee status being granted</w:t>
      </w:r>
      <w:r w:rsidRPr="00376F17">
        <w:rPr>
          <w:sz w:val="16"/>
        </w:rPr>
        <w:t xml:space="preserve">. </w:t>
      </w:r>
      <w:r w:rsidRPr="005C49C6">
        <w:rPr>
          <w:rStyle w:val="StyleUnderline"/>
        </w:rPr>
        <w:t>That assessment is not a prediction, but rather a supposition, based on the available evidence</w:t>
      </w:r>
      <w:r w:rsidRPr="00376F17">
        <w:rPr>
          <w:sz w:val="16"/>
        </w:rPr>
        <w:t xml:space="preserve">.52 </w:t>
      </w:r>
      <w:r w:rsidRPr="005C49C6">
        <w:rPr>
          <w:rStyle w:val="Emphasis"/>
        </w:rPr>
        <w:t>However, a climate change displacement treaty would necessarily require a link to climate change</w:t>
      </w:r>
      <w:r w:rsidRPr="005C49C6">
        <w:rPr>
          <w:rStyle w:val="StyleUnderline"/>
        </w:rPr>
        <w:t>. This would require a number of causation hurdles to be jumped. First, the decision-maker would need to assess the nature of the alleged harm feared, for example, lack of food due to salt-water intrusion on agricultural land.</w:t>
      </w:r>
      <w:r w:rsidRPr="00376F17">
        <w:rPr>
          <w:sz w:val="16"/>
        </w:rPr>
        <w:t xml:space="preserve"> </w:t>
      </w:r>
      <w:r w:rsidRPr="005C49C6">
        <w:rPr>
          <w:rStyle w:val="StyleUnderline"/>
        </w:rPr>
        <w:t>Secondly, some of the treaty proposals suggest establishing an expert sci- entific body to determine whether the source of that harm</w:t>
      </w:r>
      <w:r w:rsidRPr="00376F17">
        <w:rPr>
          <w:sz w:val="16"/>
        </w:rPr>
        <w:t xml:space="preserve"> (salt-water intrusion from king tides or sea-level rise) </w:t>
      </w:r>
      <w:r w:rsidRPr="005C49C6">
        <w:rPr>
          <w:rStyle w:val="StyleUnderline"/>
        </w:rPr>
        <w:t>is attributable to climate change in each case.</w:t>
      </w:r>
      <w:r w:rsidRPr="00376F17">
        <w:rPr>
          <w:sz w:val="16"/>
        </w:rPr>
        <w:t xml:space="preserve">53 </w:t>
      </w:r>
      <w:r w:rsidRPr="005C49C6">
        <w:rPr>
          <w:rStyle w:val="StyleUnderline"/>
        </w:rPr>
        <w:t>However, as climate scientists explain, asking whether climate change has ‘caused’ a particular event is a nonsensical question, since it is impossible to conclusively attribute individual events to it</w:t>
      </w:r>
      <w:r w:rsidRPr="00376F17">
        <w:rPr>
          <w:sz w:val="16"/>
        </w:rPr>
        <w:t xml:space="preserve">.54 </w:t>
      </w:r>
      <w:r w:rsidRPr="005C49C6">
        <w:rPr>
          <w:rStyle w:val="StyleUnderline"/>
        </w:rPr>
        <w:t>Climate change is about assessing the likelihood of certain types of events or processes occurring, rather than making definitive findings about particular occurrences.</w:t>
      </w:r>
      <w:r w:rsidRPr="00376F17">
        <w:rPr>
          <w:sz w:val="16"/>
        </w:rPr>
        <w:t xml:space="preserve"> One might say, therefore, </w:t>
      </w:r>
      <w:r w:rsidRPr="005C49C6">
        <w:rPr>
          <w:rStyle w:val="Emphasis"/>
        </w:rPr>
        <w:t>that linking pro- tection to cause in such a case is ‘artificial to the point of flippancy’.</w:t>
      </w:r>
      <w:r w:rsidRPr="00376F17">
        <w:rPr>
          <w:sz w:val="16"/>
        </w:rPr>
        <w:t xml:space="preserve">55 irdly, </w:t>
      </w:r>
      <w:r w:rsidRPr="005C49C6">
        <w:rPr>
          <w:rStyle w:val="Emphasis"/>
        </w:rPr>
        <w:t xml:space="preserve">the decision-maker would need to assess whether that harm amounts to a sufficiently severe violation so as to attract the protection of the treaty. </w:t>
      </w:r>
      <w:r w:rsidRPr="005C49C6">
        <w:rPr>
          <w:rStyle w:val="StyleUnderline"/>
        </w:rPr>
        <w:t>Given that climate change is bound up with underlying socio-economic circumstances, the degree to which climate change can—and needs to—be singled out as a factor would need careful consideration</w:t>
      </w:r>
      <w:r w:rsidRPr="00376F17">
        <w:rPr>
          <w:sz w:val="16"/>
        </w:rPr>
        <w:t xml:space="preserve">. These levels of complexity could lead to considerable dif- ficulty and inconsistency in decision-making. And again, </w:t>
      </w:r>
      <w:r w:rsidRPr="00376F17">
        <w:rPr>
          <w:rStyle w:val="StyleUnderline"/>
        </w:rPr>
        <w:t xml:space="preserve">they raise the question: why is ‘climate change’ the key? In my view, this is inappropriate in the protection context. </w:t>
      </w:r>
      <w:r w:rsidRPr="00376F17">
        <w:rPr>
          <w:rStyle w:val="Emphasis"/>
        </w:rPr>
        <w:t>It misplaces the real focus of the inquiry, which should be on the nature of harm feared if a person is returned home.</w:t>
      </w:r>
    </w:p>
    <w:p w14:paraId="2233B884" w14:textId="77777777" w:rsidR="00A83CD2" w:rsidRDefault="00A83CD2" w:rsidP="00A83CD2">
      <w:pPr>
        <w:pStyle w:val="Heading4"/>
      </w:pPr>
      <w:r>
        <w:t>Advocacy for new policies to address climate change-movement is misplaced</w:t>
      </w:r>
    </w:p>
    <w:p w14:paraId="353A614B" w14:textId="77777777" w:rsidR="00A83CD2" w:rsidRPr="00A620AF" w:rsidRDefault="00A83CD2" w:rsidP="00A83CD2">
      <w:pPr>
        <w:rPr>
          <w:sz w:val="16"/>
          <w:szCs w:val="16"/>
        </w:rPr>
      </w:pPr>
      <w:r>
        <w:rPr>
          <w:rStyle w:val="Style13ptBold"/>
        </w:rPr>
        <w:t>Mc</w:t>
      </w:r>
      <w:r w:rsidRPr="008D2EA9">
        <w:rPr>
          <w:rStyle w:val="Style13ptBold"/>
        </w:rPr>
        <w:t>ad</w:t>
      </w:r>
      <w:r>
        <w:rPr>
          <w:rStyle w:val="Style13ptBold"/>
        </w:rPr>
        <w:t xml:space="preserve">am 12 </w:t>
      </w:r>
      <w:r w:rsidRPr="00403C57">
        <w:rPr>
          <w:sz w:val="16"/>
          <w:szCs w:val="16"/>
        </w:rPr>
        <w:t>(Jane Mcadam is Scientia Professor of Law and an Australian Research Council Future Fellow, University of New South</w:t>
      </w:r>
      <w:r>
        <w:rPr>
          <w:sz w:val="16"/>
          <w:szCs w:val="16"/>
        </w:rPr>
        <w:t xml:space="preserve"> Wales, Australia. “ </w:t>
      </w:r>
      <w:r w:rsidRPr="00ED66FC">
        <w:rPr>
          <w:sz w:val="16"/>
          <w:szCs w:val="16"/>
        </w:rPr>
        <w:t>‘</w:t>
      </w:r>
      <w:r w:rsidRPr="00B34257">
        <w:rPr>
          <w:sz w:val="16"/>
          <w:szCs w:val="16"/>
        </w:rPr>
        <w:t>‘Protection’ or ‘Migration’?  e ‘Climate Refugee’ Treaty Debate</w:t>
      </w:r>
      <w:r>
        <w:rPr>
          <w:sz w:val="16"/>
          <w:szCs w:val="16"/>
        </w:rPr>
        <w:t xml:space="preserve"> </w:t>
      </w:r>
      <w:r w:rsidRPr="00403C57">
        <w:rPr>
          <w:sz w:val="16"/>
          <w:szCs w:val="16"/>
        </w:rPr>
        <w:t xml:space="preserve">” </w:t>
      </w:r>
      <w:r w:rsidRPr="00403C57">
        <w:rPr>
          <w:i/>
          <w:sz w:val="16"/>
          <w:szCs w:val="16"/>
        </w:rPr>
        <w:t>Climate Change, Forced Migration, And International Law</w:t>
      </w:r>
      <w:r>
        <w:rPr>
          <w:sz w:val="16"/>
          <w:szCs w:val="16"/>
        </w:rPr>
        <w:t>, 2012, book, p.p 187-188</w:t>
      </w:r>
      <w:r w:rsidRPr="00403C57">
        <w:rPr>
          <w:sz w:val="16"/>
          <w:szCs w:val="16"/>
        </w:rPr>
        <w:t>) [JNFS]</w:t>
      </w:r>
      <w:r>
        <w:rPr>
          <w:sz w:val="16"/>
          <w:szCs w:val="16"/>
        </w:rPr>
        <w:t xml:space="preserve"> </w:t>
      </w:r>
    </w:p>
    <w:p w14:paraId="13E3EFFB" w14:textId="39BFF91F" w:rsidR="005F63C5" w:rsidRPr="007E6E49" w:rsidRDefault="00A83CD2" w:rsidP="005F63C5">
      <w:pPr>
        <w:rPr>
          <w:sz w:val="16"/>
        </w:rPr>
      </w:pPr>
      <w:r w:rsidRPr="00B34257">
        <w:rPr>
          <w:rStyle w:val="StyleUnderline"/>
        </w:rPr>
        <w:t>The absence of a clear international legal framework to respond to people displaced by climate change has resulted in calls from a variety of sectors for a new inter- national instrument to protect so-called ‘climate refugees’</w:t>
      </w:r>
      <w:r w:rsidRPr="00B34257">
        <w:rPr>
          <w:sz w:val="16"/>
        </w:rPr>
        <w:t xml:space="preserve">. Proposals vary from creating a protocol to the Refugee Convention,6 a protocol to the UNFCCC, or a stand-alone treaty, to provide so-called ‘climate refugees’ with international protection, including a legal status and resettlement/integration solutions. Drawing on the fieldwork examples already discussed in previous chapters (Tuvalu, Kiribati, and Bangladesh), </w:t>
      </w:r>
      <w:r w:rsidRPr="00B34257">
        <w:rPr>
          <w:rStyle w:val="Emphasis"/>
        </w:rPr>
        <w:t>this chapter argues that advocacy for a new treaty to address climate change-related movement is presently misplaced for a number of reasons.</w:t>
      </w:r>
      <w:r w:rsidRPr="00B34257">
        <w:rPr>
          <w:sz w:val="16"/>
        </w:rPr>
        <w:t xml:space="preserve"> First, as emphasized throughout this book, </w:t>
      </w:r>
      <w:r w:rsidRPr="00B34257">
        <w:rPr>
          <w:rStyle w:val="Emphasis"/>
        </w:rPr>
        <w:t>it is difficult to iso- late climate change from other factors as a primary cause of movement.</w:t>
      </w:r>
      <w:r w:rsidRPr="00B34257">
        <w:rPr>
          <w:sz w:val="16"/>
        </w:rPr>
        <w:t xml:space="preserve"> </w:t>
      </w:r>
      <w:r w:rsidRPr="00B34257">
        <w:rPr>
          <w:rStyle w:val="Emphasis"/>
        </w:rPr>
        <w:t>This may create problems in defining the legal scope and application of the instrument, and ensuring that those intended to be covered by it actually are.</w:t>
      </w:r>
      <w:r w:rsidRPr="00B34257">
        <w:rPr>
          <w:sz w:val="16"/>
        </w:rPr>
        <w:t xml:space="preserve"> Secondly, </w:t>
      </w:r>
      <w:r w:rsidRPr="00B34257">
        <w:rPr>
          <w:rStyle w:val="Emphasis"/>
        </w:rPr>
        <w:t>a ‘climate refugee’ treaty would privilege those displaced by climate change over other forced migrants (such as those escaping poverty), perhaps without an adequate (legal and/ or moral) rationale as to why</w:t>
      </w:r>
      <w:r w:rsidRPr="00B34257">
        <w:rPr>
          <w:sz w:val="16"/>
        </w:rPr>
        <w:t xml:space="preserve">.7 Thirdly, </w:t>
      </w:r>
      <w:r w:rsidRPr="00B34257">
        <w:rPr>
          <w:rStyle w:val="Emphasis"/>
        </w:rPr>
        <w:t>it may premise protection on individual status determination, which is unsuited to mass displacement scenarios</w:t>
      </w:r>
      <w:r w:rsidRPr="00B34257">
        <w:rPr>
          <w:sz w:val="16"/>
        </w:rPr>
        <w:t xml:space="preserve">. Fourthly, </w:t>
      </w:r>
      <w:r w:rsidRPr="00B34257">
        <w:rPr>
          <w:rStyle w:val="Emphasis"/>
        </w:rPr>
        <w:t>defining ‘climate refugees’ may harden the category and exclude some people from much-needed assistance</w:t>
      </w:r>
      <w:r w:rsidRPr="00B34257">
        <w:rPr>
          <w:sz w:val="16"/>
        </w:rPr>
        <w:t>. Finally—and perhaps most significantly—</w:t>
      </w:r>
      <w:r w:rsidRPr="00B34257">
        <w:rPr>
          <w:rStyle w:val="StyleUnderline"/>
        </w:rPr>
        <w:t>there seems to be little political appetite for a new international agreement on protection.</w:t>
      </w:r>
      <w:r w:rsidRPr="00B34257">
        <w:rPr>
          <w:sz w:val="16"/>
        </w:rPr>
        <w:t xml:space="preserve"> As one official in Bangladesh pessimistically observed, ‘this is a globe for a rich man’.8</w:t>
      </w:r>
    </w:p>
    <w:p w14:paraId="2D4F4A77" w14:textId="77777777" w:rsidR="00505CC5" w:rsidRDefault="00505CC5" w:rsidP="00505CC5">
      <w:pPr>
        <w:pStyle w:val="Heading4"/>
      </w:pPr>
      <w:r>
        <w:t>No solvency- Multiple alt causes- social factors, economics, and politics- AND most climate migration is only short distance, not international</w:t>
      </w:r>
    </w:p>
    <w:p w14:paraId="0500FCB0" w14:textId="77777777" w:rsidR="00505CC5" w:rsidRDefault="00505CC5" w:rsidP="00505CC5">
      <w:pPr>
        <w:rPr>
          <w:rStyle w:val="Style13ptBold"/>
        </w:rPr>
      </w:pPr>
      <w:r>
        <w:rPr>
          <w:rStyle w:val="Style13ptBold"/>
        </w:rPr>
        <w:t xml:space="preserve">Brandt et al 16 </w:t>
      </w:r>
    </w:p>
    <w:p w14:paraId="55E88634" w14:textId="5A83953C" w:rsidR="00505CC5" w:rsidRPr="00505CC5" w:rsidRDefault="00505CC5" w:rsidP="00505CC5">
      <w:r w:rsidRPr="00505CC5">
        <w:t>(Regine, Raoul Kaenzig, and Susanne Lachmuth, Brandt is affiliated with the Martin Luther University Halle-Wittenberg and has written a variety of articles about environmental stresses in the Andes and Peru, Raoul Kaenzig (Dr.) teaches Thematic Mapping (2BA) and contributes to various research projects of the UniNE Institute of Geography (IGG), Lachmuth is a researcher at lecturer at Martin Luther University, 2016, “Migration as a Risk Management Strategy in the Context of Climate Change: Evidence from the Bolivian Andes”, Migration, Risk Management and Climate Change: Evidence and Policy Responses, Pg. 44-45, @CaseoutweighsT)</w:t>
      </w:r>
    </w:p>
    <w:p w14:paraId="547163F6" w14:textId="77777777" w:rsidR="00505CC5" w:rsidRPr="000418BE" w:rsidRDefault="00505CC5" w:rsidP="00505CC5">
      <w:pPr>
        <w:rPr>
          <w:rFonts w:eastAsiaTheme="majorEastAsia" w:cstheme="majorBidi"/>
          <w:b/>
          <w:iCs/>
          <w:sz w:val="14"/>
        </w:rPr>
      </w:pPr>
      <w:r w:rsidRPr="007D1038">
        <w:rPr>
          <w:u w:val="single"/>
        </w:rPr>
        <w:t xml:space="preserve">There are multiple drivers behind the decisions to migrate </w:t>
      </w:r>
      <w:r w:rsidRPr="000418BE">
        <w:rPr>
          <w:sz w:val="14"/>
        </w:rPr>
        <w:t xml:space="preserve">(De Haas 2010; Massey et al. 1993; Piguet 2012). The role of environmental stressors, such as those related to climate change, has been widely debated, especially during the last two decades. The first alarmist prognostics about “climate refugees” (e.g. Myers 1993) have been counterbalanced by studies that underline the multiplicity of factors in migratory processes (Black 2001; Castles 2002). </w:t>
      </w:r>
      <w:r w:rsidRPr="007D1038">
        <w:rPr>
          <w:u w:val="single"/>
        </w:rPr>
        <w:t>Thus, environmental factors are most likely intertwined with social, economic, demographic, and political drivers</w:t>
      </w:r>
      <w:r w:rsidRPr="000418BE">
        <w:rPr>
          <w:sz w:val="14"/>
        </w:rPr>
        <w:t xml:space="preserve"> (Black et al. 2011; De Sherbinin et al. 2011; Kniveton et al. 2008; Perch-Nielsen et al. 2008; Piguet 2013; Warner 2010). In the Central Andes, the effects of environmental drivers on migratory movements were studied. In the southern Ecuadorian Andes, for instance, Gray (2009) </w:t>
      </w:r>
      <w:r w:rsidRPr="007D1038">
        <w:rPr>
          <w:b/>
          <w:u w:val="single"/>
        </w:rPr>
        <w:t>discovered that environmental factors were strongly related to short-distance migration but not to international migration</w:t>
      </w:r>
      <w:r w:rsidRPr="000418BE">
        <w:rPr>
          <w:sz w:val="14"/>
        </w:rPr>
        <w:t xml:space="preserve">. In the central highlands of Peru, rainfall variability and climatic conditions also played an important role in rural farmers’ migration decisions, which were, however, primarily shaped by economic factors unrelated to the climate (Milan and Ho 2014). In the field of environment-related migration, recent investigations emphasize the importance of studying migrants’ perceptions of environmental changes and risks (Piguet 2010), because they influence individuals’ expectation of being exposed to threats and their subsequent strategies to cope with these risks (Grothmann and Patt 2005). </w:t>
      </w:r>
      <w:r w:rsidRPr="007D1038">
        <w:rPr>
          <w:u w:val="single"/>
        </w:rPr>
        <w:t>In order to understand how households adapt to environmental changes, considering migration as a possible response, it seems essential to document these changes and to assess how they are perceived by the people who are exposed and need to adapt to them either by undertaking migration themselves or by influencing their household members’ migration decisions.</w:t>
      </w:r>
    </w:p>
    <w:p w14:paraId="1D14C3DD" w14:textId="00F8CFAD" w:rsidR="00505CC5" w:rsidRDefault="00505CC5" w:rsidP="00505CC5">
      <w:pPr>
        <w:pStyle w:val="Heading4"/>
      </w:pPr>
      <w:r>
        <w:t>Alt cause to migration - Higher Education</w:t>
      </w:r>
    </w:p>
    <w:p w14:paraId="6E9F71F3" w14:textId="77777777" w:rsidR="00505CC5" w:rsidRDefault="00505CC5" w:rsidP="00505CC5">
      <w:pPr>
        <w:rPr>
          <w:rStyle w:val="Style13ptBold"/>
        </w:rPr>
      </w:pPr>
      <w:r>
        <w:rPr>
          <w:rStyle w:val="Style13ptBold"/>
        </w:rPr>
        <w:t xml:space="preserve">Brandt et al 16 </w:t>
      </w:r>
    </w:p>
    <w:p w14:paraId="40AAB38D" w14:textId="11EA8FE8" w:rsidR="00505CC5" w:rsidRPr="00505CC5" w:rsidRDefault="00505CC5" w:rsidP="00505CC5">
      <w:r w:rsidRPr="00505CC5">
        <w:t>(Regine, Raoul Kaenzig, and Susanne Lachmuth, Brandt is affiliated with the Martin Luther University Halle-Wittenberg and has written a variety of articles about environmental stresses in the Andes and Peru, Raoul Kaenzig (Dr.) teaches Thematic Mapping (2BA) and contributes to various research projects of the UniNE Institute of Geography (IGG), Lachmuth is a researcher at lecturer at Martin Luther University, 2016, “Migration as a Risk Management Strategy in the Context of Climate Change: Evidence from the Bolivian Andes”, Migration, Risk Management and Climate Change: Evidence and Policy Responses, Pg. 54, @CaseoutweighsT)</w:t>
      </w:r>
    </w:p>
    <w:p w14:paraId="3F8A0785" w14:textId="64326FD0" w:rsidR="00505CC5" w:rsidRDefault="00505CC5" w:rsidP="00505CC5">
      <w:pPr>
        <w:rPr>
          <w:sz w:val="14"/>
        </w:rPr>
      </w:pPr>
      <w:r w:rsidRPr="00163B31">
        <w:rPr>
          <w:u w:val="single"/>
        </w:rPr>
        <w:t>Migration is not only a strategy for increasing household income in the short term, but most likely also a strategy to attain a higher level of education which, in turn, enables one to enhance income and social status in the long term</w:t>
      </w:r>
      <w:r w:rsidRPr="000418BE">
        <w:rPr>
          <w:sz w:val="14"/>
        </w:rPr>
        <w:t xml:space="preserve">. In order to prepare themselves for finding a niche in urban job markets, </w:t>
      </w:r>
      <w:r w:rsidRPr="00163B31">
        <w:rPr>
          <w:u w:val="single"/>
        </w:rPr>
        <w:t>many young people from the rural areas seek higher education in the cities, which results in movements to the neighboring urban areas where universities and schools for professional qualification are located</w:t>
      </w:r>
      <w:r w:rsidRPr="000418BE">
        <w:rPr>
          <w:sz w:val="14"/>
        </w:rPr>
        <w:t xml:space="preserve">. In this context, La Paz and El Alto were the most important destinations for the young inhabitants of our research areas, who were in many cases driven by the search for higher education; especially migrants who had previously graduated from high school. This means that the better qualified people (in terms of education) migrated for increasing their educational level, while for those with little education it most likely did not make sense to pursue higher education in the city before exhausting all local opportunities. In general, </w:t>
      </w:r>
      <w:r w:rsidRPr="00285080">
        <w:rPr>
          <w:u w:val="single"/>
        </w:rPr>
        <w:t>the frequency of citation of socio-cultural factors as drivers for migration increased in importance proportionally with the educational level of the respective migrants</w:t>
      </w:r>
      <w:r w:rsidRPr="000418BE">
        <w:rPr>
          <w:sz w:val="14"/>
        </w:rPr>
        <w:t xml:space="preserve"> (Table 3.1). Education-driven migration is, in most cases, likely to not benefit the areas of origin of the migrants. As other authors have shown, rural out-migration and the integration into urban life often imply changes in migrants’ lifestyle and young migrants usually do not go back to their rural areas of origin (Balderrama et al. 2011). In our study, it was also shown that the search for an urban lifestyle was itself an important driver for migration (see Fig. 3.2). Thus, it is very likely that those rural migrants, who live in a city for extended periods of time, turn from temporary rural-urban migrants to permanent urban settlers. As a consequence, the communities of the area of origin are often depleted of the migrants’ social and cultural capital (Balderrama et al. 2011). However, the increasing rural-urban networks in the surroundings of La Paz and El Alto also allow for returns of economic, social and cultural capital to rural areas like our study region. There is a need for further studies on the role of migrants’ remittances on the socio-economic and demographic development in the rural areas of La Paz and other regions of the Central Andes.</w:t>
      </w:r>
    </w:p>
    <w:p w14:paraId="3D66C1F1" w14:textId="77777777" w:rsidR="00760D0D" w:rsidRDefault="00760D0D" w:rsidP="00760D0D">
      <w:pPr>
        <w:pStyle w:val="Heading4"/>
      </w:pPr>
      <w:r>
        <w:t>Alt causes—climate change cannot be pegged as the sole cause of the refugee crisis, clandestinos and bad policy outweigh</w:t>
      </w:r>
    </w:p>
    <w:p w14:paraId="2A2B0B40" w14:textId="77777777" w:rsidR="00760D0D" w:rsidRPr="002F17D1" w:rsidRDefault="00760D0D" w:rsidP="00760D0D">
      <w:r w:rsidRPr="00504E93">
        <w:rPr>
          <w:rStyle w:val="Style13ptBold"/>
        </w:rPr>
        <w:t>White 11</w:t>
      </w:r>
      <w:r>
        <w:t xml:space="preserve">—(Gregory, Associate Professor at the University of Texas San Antonio, “Climate Induced Migration: An Essentially Contested Topic” </w:t>
      </w:r>
      <w:r>
        <w:rPr>
          <w:i/>
        </w:rPr>
        <w:t>Climate Change and Migration: Security and Borders in a Warming World</w:t>
      </w:r>
      <w:r>
        <w:t>, 2011, book, pp 30  [E.W])</w:t>
      </w:r>
    </w:p>
    <w:p w14:paraId="7DF865CF" w14:textId="3D0088D1" w:rsidR="00760D0D" w:rsidRPr="00760D0D" w:rsidRDefault="00760D0D" w:rsidP="00505CC5">
      <w:pPr>
        <w:rPr>
          <w:u w:val="single"/>
        </w:rPr>
      </w:pPr>
      <w:r w:rsidRPr="002F17D1">
        <w:rPr>
          <w:sz w:val="16"/>
        </w:rPr>
        <w:t>Alas, there is little reason to suggest that similar language will not be used in the future</w:t>
      </w:r>
      <w:r w:rsidRPr="002F17D1">
        <w:rPr>
          <w:u w:val="single"/>
        </w:rPr>
        <w:t>. To emphasize climate change as contributing to overwhelming refugee ﬂ ows potentially strengthens the hand of oﬃ cial and popular responses characterized by a narrow notion of security</w:t>
      </w:r>
      <w:r w:rsidRPr="002F17D1">
        <w:rPr>
          <w:sz w:val="16"/>
        </w:rPr>
        <w:t xml:space="preserve">. 42 I nternational labor migration, </w:t>
      </w:r>
      <w:r w:rsidRPr="002F17D1">
        <w:rPr>
          <w:u w:val="single"/>
        </w:rPr>
        <w:t>often lamentably ignored in the mainstream globalization literature that emerged in the ’90s, actually reveals the fundamental character of a global economy</w:t>
      </w:r>
      <w:r w:rsidRPr="002F17D1">
        <w:rPr>
          <w:sz w:val="16"/>
        </w:rPr>
        <w:t>. Similarly, the existence of forced migration—of refugee crises, camps, and humanitarian relief eﬀ orts—is often cast as a failure of international society and a compromise of its integrity</w:t>
      </w:r>
      <w:r w:rsidRPr="002F17D1">
        <w:rPr>
          <w:u w:val="single"/>
        </w:rPr>
        <w:t>. For Agamben, individuals outside the boundaries of sovereignty occupy a position of “bare life.” In a state of “clandestinity,” migrants have to “make themselves absent from the spaces they occupy.” 43 Th ese are important insights. Yet, arguably, migrants, refugees, and clandestinos actually reveal the full nature of the international system, and only by engaging them in theory and practice can we achieve a more complete understanding of international politics</w:t>
      </w:r>
      <w:r w:rsidRPr="002F17D1">
        <w:rPr>
          <w:sz w:val="16"/>
        </w:rPr>
        <w:t xml:space="preserve">. 44 Th e </w:t>
      </w:r>
      <w:r w:rsidRPr="002F17D1">
        <w:rPr>
          <w:u w:val="single"/>
        </w:rPr>
        <w:t>deeper challenges</w:t>
      </w:r>
      <w:r w:rsidRPr="002F17D1">
        <w:rPr>
          <w:sz w:val="16"/>
        </w:rPr>
        <w:t>, therefore, are to (1</w:t>
      </w:r>
      <w:r w:rsidRPr="002F17D1">
        <w:rPr>
          <w:u w:val="single"/>
        </w:rPr>
        <w:t>) understand more fully the empirical realities that aﬀ ect migration patterns, (2) think through how to “desecuritize” the discourse and policy associated with CIM, and (3) craft an ethical and practical set of policy initiatives to address climate change and the migratory ﬂ ows to which it might contribute</w:t>
      </w:r>
      <w:r w:rsidRPr="002F17D1">
        <w:rPr>
          <w:sz w:val="16"/>
        </w:rPr>
        <w:t xml:space="preserve">. Th e international system’s response to the expected growth of transborder CIM is already a concern, and one that will only deepen in the years to come. </w:t>
      </w:r>
      <w:r w:rsidRPr="002F17D1">
        <w:rPr>
          <w:u w:val="single"/>
        </w:rPr>
        <w:t xml:space="preserve">Before the politics of CIM can be fully appreciated, however, a systematic appraisal of the science concerning climate change and migration in a speciﬁ c context is essential. </w:t>
      </w:r>
    </w:p>
    <w:p w14:paraId="0A00EDA3" w14:textId="6E461476" w:rsidR="0054380E" w:rsidRDefault="0054380E" w:rsidP="00C23650">
      <w:pPr>
        <w:pStyle w:val="Heading3"/>
      </w:pPr>
      <w:r>
        <w:t>No Solvency/No Impact – Internal Displacement</w:t>
      </w:r>
    </w:p>
    <w:p w14:paraId="3D77F3A3" w14:textId="77777777" w:rsidR="0054380E" w:rsidRDefault="0054380E" w:rsidP="0054380E">
      <w:pPr>
        <w:pStyle w:val="Heading4"/>
      </w:pPr>
      <w:r>
        <w:t>Most climate migration will be internal, not cross-border</w:t>
      </w:r>
    </w:p>
    <w:p w14:paraId="3DCA81FE" w14:textId="77777777" w:rsidR="0054380E" w:rsidRDefault="0054380E" w:rsidP="0054380E">
      <w:pPr>
        <w:rPr>
          <w:rStyle w:val="Style13ptBold"/>
        </w:rPr>
      </w:pPr>
      <w:r>
        <w:rPr>
          <w:rStyle w:val="Style13ptBold"/>
        </w:rPr>
        <w:t>Nishimura, ‘15</w:t>
      </w:r>
    </w:p>
    <w:p w14:paraId="1CE9B595" w14:textId="77777777" w:rsidR="0054380E" w:rsidRDefault="0054380E" w:rsidP="0054380E">
      <w:r w:rsidRPr="00EA6D2B">
        <w:t>(Lauren, Myanmar Legal Coordinator for EarthRights International, “‘Climate Change Migrants’: Impediments to a Protection Framework and the Need to Incorporate Migration into Climate Change Adaptation Strategies”, International Journal of Refugee Law, Februar</w:t>
      </w:r>
      <w:r>
        <w:t>y 11, Vol. 27, No. 1, pp. 11</w:t>
      </w:r>
      <w:r w:rsidRPr="00EA6D2B">
        <w:t>1, ZW)</w:t>
      </w:r>
    </w:p>
    <w:p w14:paraId="4CE7D378" w14:textId="77777777" w:rsidR="0054380E" w:rsidRDefault="0054380E" w:rsidP="0054380E">
      <w:pPr>
        <w:rPr>
          <w:sz w:val="16"/>
        </w:rPr>
      </w:pPr>
      <w:r w:rsidRPr="00FB0522">
        <w:rPr>
          <w:rStyle w:val="StyleUnderline"/>
        </w:rPr>
        <w:t>This migration will not be evenly distributed across countries.</w:t>
      </w:r>
      <w:r w:rsidRPr="00FB0522">
        <w:rPr>
          <w:sz w:val="16"/>
        </w:rPr>
        <w:t xml:space="preserve"> While developed states historically and currently produce the bulk of carbon emissions associated with climate change,22 </w:t>
      </w:r>
      <w:r w:rsidRPr="00FB0522">
        <w:rPr>
          <w:rStyle w:val="StyleUnderline"/>
        </w:rPr>
        <w:t>large-scale migration will mainly occur in the global south and developing regions.</w:t>
      </w:r>
      <w:r w:rsidRPr="00FB0522">
        <w:rPr>
          <w:sz w:val="16"/>
        </w:rPr>
        <w:t xml:space="preserve">23 </w:t>
      </w:r>
      <w:r w:rsidRPr="00FB0522">
        <w:rPr>
          <w:rStyle w:val="StyleUnderline"/>
        </w:rPr>
        <w:t>This is due, in part, to existing vulnerabilities and reliance upon livelihoods tied to ecosystems and agriculture.</w:t>
      </w:r>
      <w:r w:rsidRPr="00FB0522">
        <w:rPr>
          <w:sz w:val="16"/>
        </w:rPr>
        <w:t xml:space="preserve">24 </w:t>
      </w:r>
      <w:r w:rsidRPr="00FB0522">
        <w:rPr>
          <w:rStyle w:val="StyleUnderline"/>
        </w:rPr>
        <w:t>Poverty also tends to reduce adaptive capacity,</w:t>
      </w:r>
      <w:r w:rsidRPr="00FB0522">
        <w:rPr>
          <w:sz w:val="16"/>
        </w:rPr>
        <w:t xml:space="preserve">25 </w:t>
      </w:r>
      <w:r w:rsidRPr="00FB0522">
        <w:rPr>
          <w:rStyle w:val="StyleUnderline"/>
        </w:rPr>
        <w:t>making unplanned migration more likely in poorer communities. Furthermore, while cross-bor- der migration is anticipated, the majority of movement will likely be internal</w:t>
      </w:r>
      <w:r w:rsidRPr="00FB0522">
        <w:rPr>
          <w:sz w:val="16"/>
        </w:rPr>
        <w:t>.26</w:t>
      </w:r>
    </w:p>
    <w:p w14:paraId="74A8813A" w14:textId="77777777" w:rsidR="0054380E" w:rsidRDefault="0054380E" w:rsidP="0054380E">
      <w:pPr>
        <w:rPr>
          <w:sz w:val="16"/>
        </w:rPr>
      </w:pPr>
    </w:p>
    <w:p w14:paraId="7F7277B7" w14:textId="77777777" w:rsidR="0054380E" w:rsidRDefault="0054380E" w:rsidP="0054380E">
      <w:pPr>
        <w:pStyle w:val="Heading4"/>
      </w:pPr>
      <w:r>
        <w:t>The majority of climate migrants will remain in their home states – the aff does nothing to help them and puts the onus on the states most affected by climate change</w:t>
      </w:r>
    </w:p>
    <w:p w14:paraId="6567AC2D" w14:textId="77777777" w:rsidR="0054380E" w:rsidRDefault="0054380E" w:rsidP="0054380E">
      <w:pPr>
        <w:rPr>
          <w:rStyle w:val="Style13ptBold"/>
        </w:rPr>
      </w:pPr>
      <w:r>
        <w:rPr>
          <w:rStyle w:val="Style13ptBold"/>
        </w:rPr>
        <w:t>Nishimura, ‘15</w:t>
      </w:r>
    </w:p>
    <w:p w14:paraId="55452E8F" w14:textId="77777777" w:rsidR="0054380E" w:rsidRPr="00FB167E" w:rsidRDefault="0054380E" w:rsidP="0054380E">
      <w:r w:rsidRPr="00EA6D2B">
        <w:t>(Lauren, Myanmar Legal Coordinator for EarthRights International, “‘Climate Change Migrants’: Impediments to a Protection Framework and the Need to Incorporate Migration into Climate Change Adaptation Strategies”, International Journal of Refugee Law, February</w:t>
      </w:r>
      <w:r>
        <w:t xml:space="preserve"> 11, Vol. 27, No. 1, pp. 115</w:t>
      </w:r>
      <w:r w:rsidRPr="00EA6D2B">
        <w:t>, ZW)</w:t>
      </w:r>
    </w:p>
    <w:p w14:paraId="118BDBB2" w14:textId="5A181996" w:rsidR="0054380E" w:rsidRPr="0054380E" w:rsidRDefault="0054380E" w:rsidP="0054380E">
      <w:r w:rsidRPr="00792F00">
        <w:rPr>
          <w:sz w:val="16"/>
        </w:rPr>
        <w:t xml:space="preserve">Opinions also differ on whether internally displaced climate change migrants will be adequately protected by current legal frameworks. </w:t>
      </w:r>
      <w:r w:rsidRPr="007D45AD">
        <w:rPr>
          <w:rStyle w:val="StyleUnderline"/>
        </w:rPr>
        <w:t>The majority of climate change migrants are expected to remain within their home states</w:t>
      </w:r>
      <w:r w:rsidRPr="00792F00">
        <w:rPr>
          <w:sz w:val="16"/>
        </w:rPr>
        <w:t xml:space="preserve">.59 Thus, the Guiding Principles on Internal Displacement60 may serve as a starting point for protection, although they are not legally binding or universally included in domestic legislation.61 Under the Guiding Principles, internally displaced persons (IDPs) are: persons or groups of persons forced or obliged to flee . . . to avoid the effects of armed conflicts, situations of generalized violence, violations of human rights or natural or human-made disasters, and who have not crossed an internationally recognized state border.62 </w:t>
      </w:r>
      <w:r w:rsidRPr="007D45AD">
        <w:rPr>
          <w:rStyle w:val="StyleUnderline"/>
        </w:rPr>
        <w:t>The reference to disasters supports an argument that climate change migrants fall under this definition of IDPs</w:t>
      </w:r>
      <w:r w:rsidRPr="00792F00">
        <w:rPr>
          <w:sz w:val="16"/>
        </w:rPr>
        <w:t xml:space="preserve">; and experts like Chaloka Beyani, the Special Rapporteur on the Human Rights of IDPs, look to the Guiding Principles to address climate change- induced migration.63 Yet Beyani also acknowledges that more is needed from the inter- national community to adequately fill the protection gap.64 </w:t>
      </w:r>
      <w:r w:rsidRPr="007D45AD">
        <w:rPr>
          <w:rStyle w:val="StyleUnderline"/>
        </w:rPr>
        <w:t>The IDP protection regime already faces criticism for its use as a tool of contain- ment and for its diversion of resources from refugee protection efforts</w:t>
      </w:r>
      <w:r w:rsidRPr="00792F00">
        <w:rPr>
          <w:sz w:val="16"/>
        </w:rPr>
        <w:t xml:space="preserve">.65 </w:t>
      </w:r>
      <w:r w:rsidRPr="007D45AD">
        <w:rPr>
          <w:rStyle w:val="StyleUnderline"/>
        </w:rPr>
        <w:t>Broadening it to incorporate millions of new migrants may further water down current protections for IDPs and refugees. Relying on the IDP protection regime also shifts the focus to the affected state rather than global actors primarily responsible for climate change. Moreover, as previously discussed, there is no rationale for hinging protection of cli- mate change migrants on the crossing of international borders.</w:t>
      </w:r>
    </w:p>
    <w:p w14:paraId="467BA631" w14:textId="198E7A92" w:rsidR="00C23650" w:rsidRDefault="00C23650" w:rsidP="00C23650">
      <w:pPr>
        <w:pStyle w:val="Heading3"/>
      </w:pPr>
      <w:r>
        <w:t>No Impact – Numbers overblown</w:t>
      </w:r>
    </w:p>
    <w:p w14:paraId="0EA1721F" w14:textId="77777777" w:rsidR="00C23650" w:rsidRDefault="00C23650" w:rsidP="00C23650">
      <w:pPr>
        <w:pStyle w:val="Heading4"/>
      </w:pPr>
      <w:bookmarkStart w:id="0" w:name="_Hlk520289354"/>
      <w:r>
        <w:t xml:space="preserve">Climate refugee numbers are overblown </w:t>
      </w:r>
    </w:p>
    <w:p w14:paraId="7EFD47B6" w14:textId="77777777" w:rsidR="00C23650" w:rsidRDefault="00C23650" w:rsidP="00C23650">
      <w:pPr>
        <w:rPr>
          <w:rStyle w:val="Style13ptBold"/>
        </w:rPr>
      </w:pPr>
      <w:r>
        <w:rPr>
          <w:rStyle w:val="Style13ptBold"/>
        </w:rPr>
        <w:t xml:space="preserve">Bettini 17 </w:t>
      </w:r>
    </w:p>
    <w:p w14:paraId="62A3D82B" w14:textId="555E7F50" w:rsidR="00C23650" w:rsidRPr="00C23650" w:rsidRDefault="00C23650" w:rsidP="00C23650">
      <w:r w:rsidRPr="00C23650">
        <w:t xml:space="preserve">(Giovanni, Dr Giovanni Bettini, Lecturer, Research Overview, The focus of my work is on the genealogy and political effects of discourses on climate change, population, and development, with a particular interest in the connections between climate change, adaptation and mobility, 3/30/17, “Where Next? Climate Change, Migration, and the (Bio)politics of Adaptation”, </w:t>
      </w:r>
      <w:hyperlink r:id="rId13" w:history="1">
        <w:r w:rsidRPr="00C23650">
          <w:rPr>
            <w:rStyle w:val="Hyperlink"/>
          </w:rPr>
          <w:t>https://onlinelibrary.wiley.com/doi/full/10.1111/1758-5899.12404</w:t>
        </w:r>
      </w:hyperlink>
      <w:r>
        <w:t>, accessed 7/21/18,</w:t>
      </w:r>
      <w:r w:rsidRPr="00C23650">
        <w:t xml:space="preserve"> CaseoutweighsT)</w:t>
      </w:r>
    </w:p>
    <w:p w14:paraId="42A8D059" w14:textId="653E4CD2" w:rsidR="00C23650" w:rsidRDefault="00C23650" w:rsidP="00C23650">
      <w:pPr>
        <w:rPr>
          <w:sz w:val="16"/>
        </w:rPr>
      </w:pPr>
      <w:r w:rsidRPr="000C627C">
        <w:rPr>
          <w:u w:val="single"/>
        </w:rPr>
        <w:t>Although alarmist narratives on climate refugees and their security implications have proven resilient, they are at odds with most contemporary research</w:t>
      </w:r>
      <w:r w:rsidRPr="0040731B">
        <w:rPr>
          <w:sz w:val="16"/>
        </w:rPr>
        <w:t xml:space="preserve"> on how climate change will interact with migration. A first problem highlighted by critics is that </w:t>
      </w:r>
      <w:r w:rsidRPr="000C627C">
        <w:rPr>
          <w:u w:val="single"/>
        </w:rPr>
        <w:t>the numbers do not add up: the predictions of hundreds of millions of climate refugees in the coming decades have been widely echoed</w:t>
      </w:r>
      <w:r w:rsidRPr="0040731B">
        <w:rPr>
          <w:sz w:val="16"/>
        </w:rPr>
        <w:t xml:space="preserve"> (among the many examples, see Bawden, 2014; Christian Aid, 2007; Environmental Justice Foundation, 2009), </w:t>
      </w:r>
      <w:r w:rsidRPr="000C627C">
        <w:rPr>
          <w:b/>
          <w:u w:val="single"/>
        </w:rPr>
        <w:t xml:space="preserve">but </w:t>
      </w:r>
      <w:r w:rsidRPr="00C93293">
        <w:rPr>
          <w:b/>
          <w:highlight w:val="yellow"/>
          <w:u w:val="single"/>
        </w:rPr>
        <w:t>the numbers are</w:t>
      </w:r>
      <w:r w:rsidRPr="000C627C">
        <w:rPr>
          <w:b/>
          <w:u w:val="single"/>
        </w:rPr>
        <w:t xml:space="preserve"> </w:t>
      </w:r>
      <w:r w:rsidRPr="0040731B">
        <w:rPr>
          <w:sz w:val="16"/>
        </w:rPr>
        <w:t xml:space="preserve">controversial (IPCC, 2014), if not </w:t>
      </w:r>
      <w:r w:rsidRPr="00C93293">
        <w:rPr>
          <w:b/>
          <w:highlight w:val="yellow"/>
          <w:u w:val="single"/>
        </w:rPr>
        <w:t>outright scientifically wrong</w:t>
      </w:r>
      <w:r w:rsidRPr="0040731B">
        <w:rPr>
          <w:sz w:val="16"/>
        </w:rPr>
        <w:t xml:space="preserve"> (Jakobeit and Methmann, 2012</w:t>
      </w:r>
      <w:r w:rsidRPr="000C627C">
        <w:rPr>
          <w:u w:val="single"/>
        </w:rPr>
        <w:t xml:space="preserve">). </w:t>
      </w:r>
      <w:r w:rsidRPr="00C93293">
        <w:rPr>
          <w:highlight w:val="yellow"/>
          <w:u w:val="single"/>
        </w:rPr>
        <w:t>The problem with numbers is that they are constructed on a crude, deterministic and mono‐causal understanding of mobility</w:t>
      </w:r>
      <w:r w:rsidRPr="0040731B">
        <w:rPr>
          <w:sz w:val="16"/>
        </w:rPr>
        <w:t xml:space="preserve"> – ‘intense ecological stress leads to mass outmigration’. Contemporary understandings of migration suggest otherwise: while environmental changes influence and interact with other drivers of mobility</w:t>
      </w:r>
      <w:r w:rsidRPr="000C627C">
        <w:rPr>
          <w:u w:val="single"/>
        </w:rPr>
        <w:t>, in most cases it is impossible to single out environmental degradation as the single cause of displacement</w:t>
      </w:r>
      <w:r w:rsidRPr="0040731B">
        <w:rPr>
          <w:sz w:val="16"/>
        </w:rPr>
        <w:t xml:space="preserve">. </w:t>
      </w:r>
      <w:r w:rsidRPr="000C627C">
        <w:rPr>
          <w:u w:val="single"/>
        </w:rPr>
        <w:t>Most climate‐related movements can be expected to take place within countries, and to be temporary</w:t>
      </w:r>
      <w:r w:rsidRPr="0040731B">
        <w:rPr>
          <w:sz w:val="16"/>
        </w:rPr>
        <w:t xml:space="preserve"> (Castles, 2002; Foresight, 2011; Hulme, 2008; Jakobeit and Methmann, 2012; Massey et al., 2010). The influence of ecological conditions on mobility can be expected to be region‐ or place‐specific (Gray and Wise, 2016). </w:t>
      </w:r>
    </w:p>
    <w:bookmarkEnd w:id="0"/>
    <w:p w14:paraId="41B01361" w14:textId="77777777" w:rsidR="006D07C1" w:rsidRDefault="006D07C1" w:rsidP="006D07C1">
      <w:pPr>
        <w:pStyle w:val="Heading4"/>
      </w:pPr>
      <w:r>
        <w:t xml:space="preserve">The figures used to make predictions on the number of individuals being displaced by the environment does not take into account personal agency, populations being able to adapt and other factors – Inflated figures help spark xenophobic reactions of incoming refugees </w:t>
      </w:r>
    </w:p>
    <w:p w14:paraId="1AE4516C" w14:textId="77777777" w:rsidR="006D07C1" w:rsidRPr="00146F6D" w:rsidRDefault="006D07C1" w:rsidP="006D07C1">
      <w:pPr>
        <w:spacing w:after="0" w:line="240" w:lineRule="auto"/>
        <w:rPr>
          <w:sz w:val="16"/>
          <w:szCs w:val="16"/>
        </w:rPr>
      </w:pPr>
      <w:r w:rsidRPr="0024534A">
        <w:rPr>
          <w:rFonts w:eastAsia="Times New Roman" w:cstheme="minorHAnsi"/>
          <w:b/>
          <w:bCs/>
          <w:kern w:val="36"/>
          <w:sz w:val="24"/>
        </w:rPr>
        <w:t>Mence &amp; Parrinder 17</w:t>
      </w:r>
      <w:r>
        <w:rPr>
          <w:rFonts w:eastAsia="Times New Roman" w:cstheme="minorHAnsi"/>
          <w:b/>
          <w:bCs/>
          <w:kern w:val="36"/>
        </w:rPr>
        <w:t xml:space="preserve"> </w:t>
      </w:r>
      <w:r w:rsidRPr="0024534A">
        <w:rPr>
          <w:rFonts w:eastAsia="Times New Roman" w:cstheme="minorHAnsi"/>
          <w:bCs/>
          <w:kern w:val="36"/>
        </w:rPr>
        <w:t>(</w:t>
      </w:r>
      <w:r w:rsidRPr="0024534A">
        <w:rPr>
          <w:rFonts w:eastAsia="Times New Roman" w:cstheme="minorHAnsi"/>
          <w:bCs/>
          <w:kern w:val="36"/>
          <w:sz w:val="16"/>
          <w:szCs w:val="16"/>
        </w:rPr>
        <w:t xml:space="preserve">Victoria, is a senior researcher and analyst with a focus on human displacement and irregular migration issues. She has worked for the Australian Government on humanitarian resettlement and international migration since 2007, </w:t>
      </w:r>
      <w:r w:rsidRPr="0024534A">
        <w:rPr>
          <w:sz w:val="16"/>
          <w:szCs w:val="16"/>
        </w:rPr>
        <w:t xml:space="preserve">Alex, was formerly assistant director and acting director of the Department of Immigration and Border Protection’s irregular migration research program. He worked on international migration research and policy for the department for nine years prior to taking up positions at the Australian Research Council and the Department of Education and Training, </w:t>
      </w:r>
      <w:r>
        <w:rPr>
          <w:sz w:val="16"/>
          <w:szCs w:val="16"/>
        </w:rPr>
        <w:t>“</w:t>
      </w:r>
      <w:r w:rsidRPr="00146F6D">
        <w:rPr>
          <w:sz w:val="16"/>
          <w:szCs w:val="16"/>
        </w:rPr>
        <w:t>Environmentally related international migration: Policy</w:t>
      </w:r>
      <w:r>
        <w:rPr>
          <w:sz w:val="16"/>
          <w:szCs w:val="16"/>
        </w:rPr>
        <w:t xml:space="preserve"> </w:t>
      </w:r>
      <w:r w:rsidRPr="00146F6D">
        <w:rPr>
          <w:sz w:val="16"/>
          <w:szCs w:val="16"/>
        </w:rPr>
        <w:t>challenges</w:t>
      </w:r>
      <w:r>
        <w:rPr>
          <w:sz w:val="16"/>
          <w:szCs w:val="16"/>
        </w:rPr>
        <w:t xml:space="preserve">”, </w:t>
      </w:r>
      <w:r w:rsidRPr="0024534A">
        <w:rPr>
          <w:sz w:val="16"/>
          <w:szCs w:val="16"/>
        </w:rPr>
        <w:t>“A LONG WAY TO GO IRREGULAR MIGRATION PATTERNS, PROCESSES, DRIVERS AND DECISION-MAKING</w:t>
      </w:r>
      <w:r>
        <w:rPr>
          <w:sz w:val="16"/>
          <w:szCs w:val="16"/>
        </w:rPr>
        <w:t>”</w:t>
      </w:r>
      <w:r w:rsidRPr="0024534A">
        <w:rPr>
          <w:sz w:val="16"/>
          <w:szCs w:val="16"/>
        </w:rPr>
        <w:t>,</w:t>
      </w:r>
      <w:r>
        <w:rPr>
          <w:sz w:val="16"/>
          <w:szCs w:val="16"/>
        </w:rPr>
        <w:t xml:space="preserve"> December 2017, p. 320-21, accessed on 7/18/18</w:t>
      </w:r>
      <w:r w:rsidRPr="0024534A">
        <w:rPr>
          <w:sz w:val="16"/>
          <w:szCs w:val="16"/>
        </w:rPr>
        <w:t>)</w:t>
      </w:r>
      <w:r>
        <w:rPr>
          <w:sz w:val="16"/>
          <w:szCs w:val="16"/>
        </w:rPr>
        <w:t xml:space="preserve"> </w:t>
      </w:r>
      <w:r>
        <w:t>// DC</w:t>
      </w:r>
    </w:p>
    <w:p w14:paraId="44146643" w14:textId="77777777" w:rsidR="006D07C1" w:rsidRPr="002D06E8" w:rsidRDefault="006D07C1" w:rsidP="006D07C1">
      <w:pPr>
        <w:spacing w:after="0" w:line="240" w:lineRule="auto"/>
      </w:pPr>
    </w:p>
    <w:p w14:paraId="2216044F" w14:textId="5DA403DC" w:rsidR="006D07C1" w:rsidRPr="0040731B" w:rsidRDefault="006D07C1" w:rsidP="006D07C1">
      <w:pPr>
        <w:rPr>
          <w:sz w:val="16"/>
        </w:rPr>
      </w:pPr>
      <w:r w:rsidRPr="00034A07">
        <w:rPr>
          <w:rFonts w:asciiTheme="minorHAnsi" w:eastAsia="Times New Roman" w:hAnsiTheme="minorHAnsi" w:cstheme="minorHAnsi"/>
          <w:u w:val="single"/>
          <w:lang w:eastAsia="ja-JP"/>
        </w:rPr>
        <w:t xml:space="preserve">The use of </w:t>
      </w:r>
      <w:r w:rsidRPr="00034A07">
        <w:rPr>
          <w:rFonts w:asciiTheme="minorHAnsi" w:eastAsia="Times New Roman" w:hAnsiTheme="minorHAnsi" w:cstheme="minorHAnsi"/>
          <w:highlight w:val="lightGray"/>
          <w:u w:val="single"/>
          <w:lang w:eastAsia="ja-JP"/>
        </w:rPr>
        <w:t>the term ‘environmental refugee’ in the context of forced migration received widespread attention and prompted</w:t>
      </w:r>
      <w:r w:rsidRPr="00AF3713">
        <w:rPr>
          <w:rFonts w:asciiTheme="minorHAnsi" w:eastAsia="Times New Roman" w:hAnsiTheme="minorHAnsi" w:cstheme="minorHAnsi"/>
          <w:u w:val="single"/>
          <w:lang w:eastAsia="ja-JP"/>
        </w:rPr>
        <w:t xml:space="preserve"> </w:t>
      </w:r>
      <w:r w:rsidRPr="00BC1B39">
        <w:rPr>
          <w:rFonts w:asciiTheme="minorHAnsi" w:eastAsia="Times New Roman" w:hAnsiTheme="minorHAnsi" w:cstheme="minorHAnsi"/>
          <w:sz w:val="16"/>
          <w:szCs w:val="16"/>
          <w:lang w:eastAsia="ja-JP"/>
        </w:rPr>
        <w:t>further research in the 1990s</w:t>
      </w:r>
      <w:r w:rsidRPr="00AF3713">
        <w:rPr>
          <w:rFonts w:asciiTheme="minorHAnsi" w:eastAsia="Times New Roman" w:hAnsiTheme="minorHAnsi" w:cstheme="minorHAnsi"/>
          <w:u w:val="single"/>
          <w:lang w:eastAsia="ja-JP"/>
        </w:rPr>
        <w:t xml:space="preserve"> </w:t>
      </w:r>
      <w:r w:rsidRPr="00034A07">
        <w:rPr>
          <w:rFonts w:asciiTheme="minorHAnsi" w:eastAsia="Times New Roman" w:hAnsiTheme="minorHAnsi" w:cstheme="minorHAnsi"/>
          <w:highlight w:val="lightGray"/>
          <w:u w:val="single"/>
          <w:lang w:eastAsia="ja-JP"/>
        </w:rPr>
        <w:t>that made some ominous predictions about future environmentally related migration flows.</w:t>
      </w:r>
      <w:r w:rsidRPr="002D06E8">
        <w:rPr>
          <w:rFonts w:asciiTheme="minorHAnsi" w:eastAsia="Times New Roman" w:hAnsiTheme="minorHAnsi" w:cstheme="minorHAnsi"/>
          <w:lang w:eastAsia="ja-JP"/>
        </w:rPr>
        <w:t xml:space="preserve"> </w:t>
      </w:r>
      <w:r w:rsidRPr="00034A07">
        <w:rPr>
          <w:rFonts w:asciiTheme="minorHAnsi" w:eastAsia="Times New Roman" w:hAnsiTheme="minorHAnsi" w:cstheme="minorHAnsi"/>
          <w:sz w:val="16"/>
          <w:szCs w:val="16"/>
          <w:lang w:eastAsia="ja-JP"/>
        </w:rPr>
        <w:t xml:space="preserve">These predictions have had an ongoing influence in the discussion. One of the most prominent and prolific writers on this theme was Myers (Morrissey, 2012). In 1993, while acknowledging that some of the analysis was ‘speculative’ and ‘essentially exploratory’, </w:t>
      </w:r>
      <w:r w:rsidRPr="00BC1B39">
        <w:rPr>
          <w:rFonts w:asciiTheme="minorHAnsi" w:eastAsia="Times New Roman" w:hAnsiTheme="minorHAnsi" w:cstheme="minorHAnsi"/>
          <w:sz w:val="16"/>
          <w:szCs w:val="16"/>
          <w:lang w:eastAsia="ja-JP"/>
        </w:rPr>
        <w:t>Myers claimed that, based on the most conservative calculations of what he called ‘this refugee problem’,</w:t>
      </w:r>
      <w:r w:rsidRPr="00034A07">
        <w:rPr>
          <w:rFonts w:asciiTheme="minorHAnsi" w:eastAsia="Times New Roman" w:hAnsiTheme="minorHAnsi" w:cstheme="minorHAnsi"/>
          <w:u w:val="single"/>
          <w:lang w:eastAsia="ja-JP"/>
        </w:rPr>
        <w:t xml:space="preserve"> </w:t>
      </w:r>
      <w:r w:rsidRPr="00AC6C33">
        <w:rPr>
          <w:rFonts w:asciiTheme="minorHAnsi" w:eastAsia="Times New Roman" w:hAnsiTheme="minorHAnsi" w:cstheme="minorHAnsi"/>
          <w:highlight w:val="lightGray"/>
          <w:u w:val="single"/>
          <w:lang w:eastAsia="ja-JP"/>
        </w:rPr>
        <w:t>the movement of people ‘would ...be</w:t>
      </w:r>
      <w:r w:rsidRPr="00034A07">
        <w:rPr>
          <w:rFonts w:asciiTheme="minorHAnsi" w:eastAsia="Times New Roman" w:hAnsiTheme="minorHAnsi" w:cstheme="minorHAnsi"/>
          <w:u w:val="single"/>
          <w:lang w:eastAsia="ja-JP"/>
        </w:rPr>
        <w:t xml:space="preserve"> of an altogether unprecedented scale’ with an </w:t>
      </w:r>
      <w:r w:rsidRPr="00AC6C33">
        <w:rPr>
          <w:rFonts w:asciiTheme="minorHAnsi" w:eastAsia="Times New Roman" w:hAnsiTheme="minorHAnsi" w:cstheme="minorHAnsi"/>
          <w:highlight w:val="lightGray"/>
          <w:u w:val="single"/>
          <w:lang w:eastAsia="ja-JP"/>
        </w:rPr>
        <w:t>estimated 150 million environmental refugees by 2050</w:t>
      </w:r>
      <w:r w:rsidRPr="002D06E8">
        <w:rPr>
          <w:rFonts w:asciiTheme="minorHAnsi" w:eastAsia="Times New Roman" w:hAnsiTheme="minorHAnsi" w:cstheme="minorHAnsi"/>
          <w:lang w:eastAsia="ja-JP"/>
        </w:rPr>
        <w:t xml:space="preserve"> </w:t>
      </w:r>
      <w:r w:rsidRPr="00CE4CCE">
        <w:rPr>
          <w:rFonts w:asciiTheme="minorHAnsi" w:eastAsia="Times New Roman" w:hAnsiTheme="minorHAnsi" w:cstheme="minorHAnsi"/>
          <w:sz w:val="16"/>
          <w:szCs w:val="16"/>
          <w:lang w:eastAsia="ja-JP"/>
        </w:rPr>
        <w:t>(Myers, 2001; Myers, 1997; Myers &amp; Kent, 1995; Myers, 1993, p. 752).</w:t>
      </w:r>
      <w:r w:rsidRPr="002D06E8">
        <w:rPr>
          <w:rFonts w:asciiTheme="minorHAnsi" w:eastAsia="Times New Roman" w:hAnsiTheme="minorHAnsi" w:cstheme="minorHAnsi"/>
          <w:lang w:eastAsia="ja-JP"/>
        </w:rPr>
        <w:t xml:space="preserve"> </w:t>
      </w:r>
      <w:r w:rsidRPr="00034A07">
        <w:rPr>
          <w:rFonts w:asciiTheme="minorHAnsi" w:eastAsia="Times New Roman" w:hAnsiTheme="minorHAnsi" w:cstheme="minorHAnsi"/>
          <w:u w:val="single"/>
          <w:lang w:eastAsia="ja-JP"/>
        </w:rPr>
        <w:t xml:space="preserve">In subsequent papers </w:t>
      </w:r>
      <w:r w:rsidRPr="00AC6C33">
        <w:rPr>
          <w:rFonts w:asciiTheme="minorHAnsi" w:eastAsia="Times New Roman" w:hAnsiTheme="minorHAnsi" w:cstheme="minorHAnsi"/>
          <w:highlight w:val="lightGray"/>
          <w:u w:val="single"/>
          <w:lang w:eastAsia="ja-JP"/>
        </w:rPr>
        <w:t>this figure rose to 200 million</w:t>
      </w:r>
      <w:r w:rsidRPr="002D06E8">
        <w:rPr>
          <w:rFonts w:asciiTheme="minorHAnsi" w:eastAsia="Times New Roman" w:hAnsiTheme="minorHAnsi" w:cstheme="minorHAnsi"/>
          <w:lang w:eastAsia="ja-JP"/>
        </w:rPr>
        <w:t xml:space="preserve">, </w:t>
      </w:r>
      <w:r w:rsidRPr="00034A07">
        <w:rPr>
          <w:rFonts w:asciiTheme="minorHAnsi" w:eastAsia="Times New Roman" w:hAnsiTheme="minorHAnsi" w:cstheme="minorHAnsi"/>
          <w:sz w:val="16"/>
          <w:szCs w:val="16"/>
          <w:lang w:eastAsia="ja-JP"/>
        </w:rPr>
        <w:t>a figure Myers was still predicting in 2005 (Myers, 2005)</w:t>
      </w:r>
      <w:r w:rsidRPr="00CE4CCE">
        <w:rPr>
          <w:rFonts w:asciiTheme="minorHAnsi" w:eastAsia="Times New Roman" w:hAnsiTheme="minorHAnsi" w:cstheme="minorHAnsi"/>
          <w:sz w:val="16"/>
          <w:szCs w:val="16"/>
          <w:lang w:eastAsia="ja-JP"/>
        </w:rPr>
        <w:t xml:space="preserve">. </w:t>
      </w:r>
      <w:r w:rsidRPr="00BC1B39">
        <w:rPr>
          <w:rFonts w:asciiTheme="minorHAnsi" w:eastAsia="Times New Roman" w:hAnsiTheme="minorHAnsi" w:cstheme="minorHAnsi"/>
          <w:u w:val="single"/>
          <w:lang w:eastAsia="ja-JP"/>
        </w:rPr>
        <w:t xml:space="preserve">Some advocacy publications </w:t>
      </w:r>
      <w:r w:rsidRPr="00AC6C33">
        <w:rPr>
          <w:rFonts w:asciiTheme="minorHAnsi" w:eastAsia="Times New Roman" w:hAnsiTheme="minorHAnsi" w:cstheme="minorHAnsi"/>
          <w:u w:val="single"/>
          <w:lang w:eastAsia="ja-JP"/>
        </w:rPr>
        <w:t xml:space="preserve">went much further </w:t>
      </w:r>
      <w:r w:rsidRPr="00AC6C33">
        <w:rPr>
          <w:rFonts w:asciiTheme="minorHAnsi" w:eastAsia="Times New Roman" w:hAnsiTheme="minorHAnsi" w:cstheme="minorHAnsi"/>
          <w:highlight w:val="lightGray"/>
          <w:u w:val="single"/>
          <w:lang w:eastAsia="ja-JP"/>
        </w:rPr>
        <w:t xml:space="preserve">with one predicting up to one billion people </w:t>
      </w:r>
      <w:r w:rsidRPr="00AC6C33">
        <w:rPr>
          <w:rFonts w:asciiTheme="minorHAnsi" w:eastAsia="Times New Roman" w:hAnsiTheme="minorHAnsi" w:cstheme="minorHAnsi"/>
          <w:u w:val="single"/>
          <w:lang w:eastAsia="ja-JP"/>
        </w:rPr>
        <w:t xml:space="preserve">displaced </w:t>
      </w:r>
      <w:r w:rsidRPr="00AC6C33">
        <w:rPr>
          <w:rFonts w:asciiTheme="minorHAnsi" w:eastAsia="Times New Roman" w:hAnsiTheme="minorHAnsi" w:cstheme="minorHAnsi"/>
          <w:highlight w:val="lightGray"/>
          <w:u w:val="single"/>
          <w:lang w:eastAsia="ja-JP"/>
        </w:rPr>
        <w:t>by the end of the 21st century</w:t>
      </w:r>
      <w:r w:rsidRPr="002D06E8">
        <w:rPr>
          <w:rFonts w:asciiTheme="minorHAnsi" w:eastAsia="Times New Roman" w:hAnsiTheme="minorHAnsi" w:cstheme="minorHAnsi"/>
          <w:lang w:eastAsia="ja-JP"/>
        </w:rPr>
        <w:t xml:space="preserve"> </w:t>
      </w:r>
      <w:r w:rsidRPr="00CE4CCE">
        <w:rPr>
          <w:rFonts w:asciiTheme="minorHAnsi" w:eastAsia="Times New Roman" w:hAnsiTheme="minorHAnsi" w:cstheme="minorHAnsi"/>
          <w:sz w:val="16"/>
          <w:szCs w:val="16"/>
          <w:lang w:eastAsia="ja-JP"/>
        </w:rPr>
        <w:t>(Christian Aid, 2007</w:t>
      </w:r>
      <w:r w:rsidRPr="00BC1B39">
        <w:rPr>
          <w:rFonts w:asciiTheme="minorHAnsi" w:eastAsia="Times New Roman" w:hAnsiTheme="minorHAnsi" w:cstheme="minorHAnsi"/>
          <w:sz w:val="16"/>
          <w:szCs w:val="16"/>
          <w:lang w:eastAsia="ja-JP"/>
        </w:rPr>
        <w:t>). In 1993, a report by the United Nations High Commissioner for Refugees (UNHCR) stated that ‘it is entirely possible that the impact of environmental degradation and resource depletion on population movement may be even more important than these authors suggest’ (UNHCR, 1993, p. 5</w:t>
      </w:r>
      <w:r w:rsidRPr="00CE4CCE">
        <w:rPr>
          <w:rFonts w:asciiTheme="minorHAnsi" w:eastAsia="Times New Roman" w:hAnsiTheme="minorHAnsi" w:cstheme="minorHAnsi"/>
          <w:sz w:val="16"/>
          <w:szCs w:val="16"/>
          <w:lang w:eastAsia="ja-JP"/>
        </w:rPr>
        <w:t>).</w:t>
      </w:r>
      <w:r w:rsidRPr="002D06E8">
        <w:rPr>
          <w:rFonts w:asciiTheme="minorHAnsi" w:eastAsia="Times New Roman" w:hAnsiTheme="minorHAnsi" w:cstheme="minorHAnsi"/>
          <w:lang w:eastAsia="ja-JP"/>
        </w:rPr>
        <w:t xml:space="preserve"> </w:t>
      </w:r>
      <w:r w:rsidRPr="00AC6C33">
        <w:rPr>
          <w:rFonts w:asciiTheme="minorHAnsi" w:eastAsia="Times New Roman" w:hAnsiTheme="minorHAnsi" w:cstheme="minorHAnsi"/>
          <w:highlight w:val="lightGray"/>
          <w:u w:val="single"/>
          <w:lang w:eastAsia="ja-JP"/>
        </w:rPr>
        <w:t xml:space="preserve">The predictions were widely accepted and were central to a body of literature that used the predictions to highlight </w:t>
      </w:r>
      <w:r w:rsidRPr="00AC6C33">
        <w:rPr>
          <w:rFonts w:asciiTheme="minorHAnsi" w:eastAsia="Times New Roman" w:hAnsiTheme="minorHAnsi" w:cstheme="minorHAnsi"/>
          <w:u w:val="single"/>
          <w:lang w:eastAsia="ja-JP"/>
        </w:rPr>
        <w:t xml:space="preserve">the risks and </w:t>
      </w:r>
      <w:r w:rsidRPr="00AC6C33">
        <w:rPr>
          <w:rFonts w:asciiTheme="minorHAnsi" w:eastAsia="Times New Roman" w:hAnsiTheme="minorHAnsi" w:cstheme="minorHAnsi"/>
          <w:highlight w:val="lightGray"/>
          <w:u w:val="single"/>
          <w:lang w:eastAsia="ja-JP"/>
        </w:rPr>
        <w:t>the dangers of not acting on climate change</w:t>
      </w:r>
      <w:r w:rsidRPr="00CE4CCE">
        <w:rPr>
          <w:rFonts w:asciiTheme="minorHAnsi" w:eastAsia="Times New Roman" w:hAnsiTheme="minorHAnsi" w:cstheme="minorHAnsi"/>
          <w:u w:val="single"/>
          <w:lang w:eastAsia="ja-JP"/>
        </w:rPr>
        <w:t xml:space="preserve">. </w:t>
      </w:r>
      <w:r w:rsidRPr="00AC6C33">
        <w:rPr>
          <w:rFonts w:asciiTheme="minorHAnsi" w:eastAsia="Times New Roman" w:hAnsiTheme="minorHAnsi" w:cstheme="minorHAnsi"/>
          <w:sz w:val="16"/>
          <w:szCs w:val="16"/>
          <w:lang w:eastAsia="ja-JP"/>
        </w:rPr>
        <w:t>Early critical responses to the scale of migration predicted were highly sceptical of the way the figures had been calculated.</w:t>
      </w:r>
      <w:r w:rsidRPr="00CE4CCE">
        <w:rPr>
          <w:rFonts w:asciiTheme="minorHAnsi" w:eastAsia="Times New Roman" w:hAnsiTheme="minorHAnsi" w:cstheme="minorHAnsi"/>
          <w:u w:val="single"/>
          <w:lang w:eastAsia="ja-JP"/>
        </w:rPr>
        <w:t xml:space="preserve"> </w:t>
      </w:r>
      <w:r w:rsidRPr="00AC6C33">
        <w:rPr>
          <w:rFonts w:asciiTheme="minorHAnsi" w:eastAsia="Times New Roman" w:hAnsiTheme="minorHAnsi" w:cstheme="minorHAnsi"/>
          <w:highlight w:val="lightGray"/>
          <w:u w:val="single"/>
          <w:lang w:eastAsia="ja-JP"/>
        </w:rPr>
        <w:t>Critics argued that the figures did not take account of the role of personal agency in decisions to migrate, the ability of populations to adapt to changing conditions, nor the range of other political, economic and social factors at play</w:t>
      </w:r>
      <w:r w:rsidRPr="002D06E8">
        <w:rPr>
          <w:rFonts w:asciiTheme="minorHAnsi" w:eastAsia="Times New Roman" w:hAnsiTheme="minorHAnsi" w:cstheme="minorHAnsi"/>
          <w:lang w:eastAsia="ja-JP"/>
        </w:rPr>
        <w:t xml:space="preserve"> </w:t>
      </w:r>
      <w:r w:rsidRPr="00CE4CCE">
        <w:rPr>
          <w:rFonts w:asciiTheme="minorHAnsi" w:eastAsia="Times New Roman" w:hAnsiTheme="minorHAnsi" w:cstheme="minorHAnsi"/>
          <w:sz w:val="16"/>
          <w:szCs w:val="16"/>
          <w:lang w:eastAsia="ja-JP"/>
        </w:rPr>
        <w:t>(Lonergan, 1998; McGregor, 1993; Surhke, 1992).</w:t>
      </w:r>
      <w:r>
        <w:rPr>
          <w:rFonts w:asciiTheme="minorHAnsi" w:eastAsia="Times New Roman" w:hAnsiTheme="minorHAnsi" w:cstheme="minorHAnsi"/>
          <w:lang w:eastAsia="ja-JP"/>
        </w:rPr>
        <w:t xml:space="preserve"> </w:t>
      </w:r>
      <w:r w:rsidRPr="00B2447D">
        <w:rPr>
          <w:rFonts w:asciiTheme="minorHAnsi" w:eastAsia="Times New Roman" w:hAnsiTheme="minorHAnsi" w:cstheme="minorHAnsi"/>
          <w:u w:val="single"/>
          <w:lang w:eastAsia="ja-JP"/>
        </w:rPr>
        <w:t xml:space="preserve">A number of authors have suggested that there has been little appetite for reassessing the validity of the high estimates and predictions because the sheer scale of the migration predicted has successfully raised the profile of climate change and its potential consequences </w:t>
      </w:r>
      <w:r w:rsidRPr="00CE4CCE">
        <w:rPr>
          <w:rFonts w:asciiTheme="minorHAnsi" w:eastAsia="Times New Roman" w:hAnsiTheme="minorHAnsi" w:cstheme="minorHAnsi"/>
          <w:sz w:val="16"/>
          <w:szCs w:val="16"/>
          <w:lang w:eastAsia="ja-JP"/>
        </w:rPr>
        <w:t xml:space="preserve">(Black, 2001; Castles, 2011; Crisp, 1999; Morrissey, </w:t>
      </w:r>
      <w:r w:rsidRPr="00B2447D">
        <w:rPr>
          <w:rFonts w:asciiTheme="minorHAnsi" w:eastAsia="Times New Roman" w:hAnsiTheme="minorHAnsi" w:cstheme="minorHAnsi"/>
          <w:sz w:val="16"/>
          <w:szCs w:val="16"/>
          <w:lang w:eastAsia="ja-JP"/>
        </w:rPr>
        <w:t>2009). The uncritical use of Myers’ figures by international organisations, advocate groups and the media has also reinforced and influenced political and public discourse on the issues (Morrissey, 2009). However, in 2008,</w:t>
      </w:r>
      <w:r w:rsidRPr="002D06E8">
        <w:rPr>
          <w:rFonts w:asciiTheme="minorHAnsi" w:eastAsia="Times New Roman" w:hAnsiTheme="minorHAnsi" w:cstheme="minorHAnsi"/>
          <w:lang w:eastAsia="ja-JP"/>
        </w:rPr>
        <w:t xml:space="preserve"> </w:t>
      </w:r>
      <w:r w:rsidRPr="00B2447D">
        <w:rPr>
          <w:rFonts w:asciiTheme="minorHAnsi" w:eastAsia="Times New Roman" w:hAnsiTheme="minorHAnsi" w:cstheme="minorHAnsi"/>
          <w:u w:val="single"/>
          <w:lang w:eastAsia="ja-JP"/>
        </w:rPr>
        <w:t xml:space="preserve">UNHCR warned that </w:t>
      </w:r>
      <w:r w:rsidRPr="00B2447D">
        <w:rPr>
          <w:rFonts w:asciiTheme="minorHAnsi" w:eastAsia="Times New Roman" w:hAnsiTheme="minorHAnsi" w:cstheme="minorHAnsi"/>
          <w:highlight w:val="lightGray"/>
          <w:u w:val="single"/>
          <w:lang w:eastAsia="ja-JP"/>
        </w:rPr>
        <w:t>inflated figures were not helpful</w:t>
      </w:r>
      <w:r w:rsidRPr="00B2447D">
        <w:rPr>
          <w:rFonts w:asciiTheme="minorHAnsi" w:eastAsia="Times New Roman" w:hAnsiTheme="minorHAnsi" w:cstheme="minorHAnsi"/>
          <w:u w:val="single"/>
          <w:lang w:eastAsia="ja-JP"/>
        </w:rPr>
        <w:t xml:space="preserve">, rather </w:t>
      </w:r>
      <w:r w:rsidRPr="00B2447D">
        <w:rPr>
          <w:rFonts w:asciiTheme="minorHAnsi" w:eastAsia="Times New Roman" w:hAnsiTheme="minorHAnsi" w:cstheme="minorHAnsi"/>
          <w:highlight w:val="lightGray"/>
          <w:u w:val="single"/>
          <w:lang w:eastAsia="ja-JP"/>
        </w:rPr>
        <w:t>they ‘evoked fantasies of uncontrollable waves of migration that risk stoking xenophobic reactions’</w:t>
      </w:r>
      <w:r w:rsidRPr="00B2447D">
        <w:rPr>
          <w:rFonts w:asciiTheme="minorHAnsi" w:eastAsia="Times New Roman" w:hAnsiTheme="minorHAnsi" w:cstheme="minorHAnsi"/>
          <w:u w:val="single"/>
          <w:lang w:eastAsia="ja-JP"/>
        </w:rPr>
        <w:t xml:space="preserve"> </w:t>
      </w:r>
      <w:r w:rsidRPr="00CE4CCE">
        <w:rPr>
          <w:rFonts w:asciiTheme="minorHAnsi" w:eastAsia="Times New Roman" w:hAnsiTheme="minorHAnsi" w:cstheme="minorHAnsi"/>
          <w:sz w:val="16"/>
          <w:szCs w:val="16"/>
          <w:lang w:eastAsia="ja-JP"/>
        </w:rPr>
        <w:t xml:space="preserve">(A question of climate refugees, 2011, para. 7). </w:t>
      </w:r>
      <w:r w:rsidRPr="00B2447D">
        <w:rPr>
          <w:rFonts w:asciiTheme="minorHAnsi" w:eastAsia="Times New Roman" w:hAnsiTheme="minorHAnsi" w:cstheme="minorHAnsi"/>
          <w:highlight w:val="lightGray"/>
          <w:u w:val="single"/>
          <w:lang w:eastAsia="ja-JP"/>
        </w:rPr>
        <w:t>Estimates are important, but need to be based on more robust and rigorous empirical evidence.</w:t>
      </w:r>
      <w:r w:rsidRPr="00B2447D">
        <w:rPr>
          <w:rFonts w:asciiTheme="minorHAnsi" w:eastAsia="Times New Roman" w:hAnsiTheme="minorHAnsi" w:cstheme="minorHAnsi"/>
          <w:u w:val="single"/>
          <w:lang w:eastAsia="ja-JP"/>
        </w:rPr>
        <w:t xml:space="preserve"> </w:t>
      </w:r>
      <w:r w:rsidRPr="00B2447D">
        <w:rPr>
          <w:rFonts w:asciiTheme="minorHAnsi" w:eastAsia="Times New Roman" w:hAnsiTheme="minorHAnsi" w:cstheme="minorHAnsi"/>
          <w:sz w:val="16"/>
          <w:szCs w:val="16"/>
          <w:lang w:eastAsia="ja-JP"/>
        </w:rPr>
        <w:t>Further, research needs to be location and context specific and to take account of the multiple responses going on (Leighton, 2011). ‘Mapping and monitoring potential environmental “hotspots” and changing regional conditions, and tracking migration trends, offer a more fruitful and evidence-based route for policy development’ (Boano, Zetter, &amp; Morris, 2008).</w:t>
      </w:r>
    </w:p>
    <w:p w14:paraId="72C027C8" w14:textId="1CBAEE71" w:rsidR="00D03E71" w:rsidRDefault="00D03E71" w:rsidP="00C23650">
      <w:pPr>
        <w:pStyle w:val="Heading3"/>
      </w:pPr>
      <w:r>
        <w:t>No Spillover</w:t>
      </w:r>
    </w:p>
    <w:p w14:paraId="00FDDB98" w14:textId="77777777" w:rsidR="00D03E71" w:rsidRDefault="00D03E71" w:rsidP="00D03E71">
      <w:pPr>
        <w:pStyle w:val="Heading4"/>
      </w:pPr>
      <w:r>
        <w:t>United States no longer key to immigration policy—Decades of inactivity have turned the US into an outlier</w:t>
      </w:r>
    </w:p>
    <w:p w14:paraId="25DE031A" w14:textId="77777777" w:rsidR="00D03E71" w:rsidRPr="00D6783F" w:rsidRDefault="00D03E71" w:rsidP="00D03E71">
      <w:r w:rsidRPr="00D6783F">
        <w:rPr>
          <w:rStyle w:val="Style13ptBold"/>
        </w:rPr>
        <w:t>Gest 3/19</w:t>
      </w:r>
      <w:r>
        <w:t xml:space="preserve">—(Justin, </w:t>
      </w:r>
      <w:r w:rsidRPr="00D6783F">
        <w:t>Assistant Professor of Public Policy at George Mason University's School of Policy, Government and International Affairs</w:t>
      </w:r>
      <w:r>
        <w:t xml:space="preserve">, “How America Fell Behind the World on Immigration”, </w:t>
      </w:r>
      <w:r>
        <w:rPr>
          <w:i/>
        </w:rPr>
        <w:t>PoliticoMagazine,</w:t>
      </w:r>
      <w:r>
        <w:t xml:space="preserve"> 3-19-2018, </w:t>
      </w:r>
      <w:hyperlink r:id="rId14" w:history="1">
        <w:r w:rsidRPr="008F117B">
          <w:rPr>
            <w:rStyle w:val="Hyperlink"/>
          </w:rPr>
          <w:t>https://www.politico.com/magazine/story/2018/03/19/how-america-fell-behind-the-world-on-immigration-217658</w:t>
        </w:r>
      </w:hyperlink>
      <w:r>
        <w:t>, accessed 7/24/2018, [E.W])</w:t>
      </w:r>
    </w:p>
    <w:p w14:paraId="5129CEB8" w14:textId="77777777" w:rsidR="00D03E71" w:rsidRPr="00AD6BA3" w:rsidRDefault="00D03E71" w:rsidP="00D03E71">
      <w:pPr>
        <w:rPr>
          <w:sz w:val="16"/>
        </w:rPr>
      </w:pPr>
      <w:r w:rsidRPr="00AD6BA3">
        <w:rPr>
          <w:u w:val="single"/>
        </w:rPr>
        <w:t>In the world of immigration, the United States of America is a rogue state</w:t>
      </w:r>
      <w:r w:rsidRPr="00AD6BA3">
        <w:rPr>
          <w:sz w:val="16"/>
        </w:rPr>
        <w:t xml:space="preserve">. It wasn’t always so. There was a time in the early 20th century when the United States was viewed by the world as a paragon of immigration policy. Then a rising power that solidified its grip on a continent by settling immigrants from far and wide on disputed land, </w:t>
      </w:r>
      <w:r w:rsidRPr="00AD6BA3">
        <w:rPr>
          <w:u w:val="single"/>
        </w:rPr>
        <w:t>the United States established the world’s first federalized admissions restrictions in 1882. Other immigrant magnets such as Canada and Australia would follow its precedents in governance</w:t>
      </w:r>
      <w:r w:rsidRPr="00AD6BA3">
        <w:rPr>
          <w:sz w:val="16"/>
        </w:rPr>
        <w:t>—however morally questionable—for generations</w:t>
      </w:r>
      <w:r w:rsidRPr="00AD6BA3">
        <w:rPr>
          <w:u w:val="single"/>
        </w:rPr>
        <w:t>. In those days, merely regulating human movement at all was pioneering. However, thanks to decades of partisan brinkmanship and polarizing identity politics, it has now been 32 years since Congress passed a major piece of legislation governing immigration</w:t>
      </w:r>
      <w:r w:rsidRPr="00AD6BA3">
        <w:rPr>
          <w:sz w:val="16"/>
        </w:rPr>
        <w:t>—a matter of pivotal social and economic consequence</w:t>
      </w:r>
      <w:r w:rsidRPr="00AD6BA3">
        <w:rPr>
          <w:u w:val="single"/>
        </w:rPr>
        <w:t>. It has been even longer since the landmark 1965 Immigration and Nationality Act abolished quotas based on national origins and focused American policy thereafter on the admission of people with family ties</w:t>
      </w:r>
      <w:r w:rsidRPr="00AD6BA3">
        <w:rPr>
          <w:sz w:val="16"/>
        </w:rPr>
        <w:t xml:space="preserve">—principles that form the foundation of U.S. immigration policy today. </w:t>
      </w:r>
      <w:r w:rsidRPr="00AD6BA3">
        <w:rPr>
          <w:u w:val="single"/>
        </w:rPr>
        <w:t>Since then, other countries have put in place new regimes that admit and integrate immigrants as part of modern national strategies related to labor recruitment, business development and demographic aging. Australia’s Parliament passes tweaks to its immigration laws almost every month.</w:t>
      </w:r>
      <w:r w:rsidRPr="00AD6BA3">
        <w:rPr>
          <w:sz w:val="16"/>
        </w:rPr>
        <w:t xml:space="preserve"> My co-author Anna Boucher and I have </w:t>
      </w:r>
      <w:hyperlink r:id="rId15" w:tgtFrame="_blank" w:history="1">
        <w:r w:rsidRPr="00AD6BA3">
          <w:rPr>
            <w:rStyle w:val="Hyperlink"/>
            <w:sz w:val="16"/>
          </w:rPr>
          <w:t>gathered admissions and citizenship data</w:t>
        </w:r>
      </w:hyperlink>
      <w:r w:rsidRPr="00AD6BA3">
        <w:rPr>
          <w:sz w:val="16"/>
        </w:rPr>
        <w:t xml:space="preserve"> from 30 of the world’s most prominent destination countries. We found that </w:t>
      </w:r>
      <w:r w:rsidRPr="00AD6BA3">
        <w:rPr>
          <w:u w:val="single"/>
        </w:rPr>
        <w:t>the world has largely shifted to a model of immigration policy that approaches immigration more as an economic instrument than a statement of values.</w:t>
      </w:r>
      <w:r w:rsidRPr="00AD6BA3">
        <w:rPr>
          <w:sz w:val="16"/>
        </w:rPr>
        <w:t xml:space="preserve"> These policies reflect the logic of a global “gig economy” that views people as commodities to recruit, employ and dismiss at will. </w:t>
      </w:r>
      <w:r w:rsidRPr="00AD6BA3">
        <w:rPr>
          <w:u w:val="single"/>
        </w:rPr>
        <w:t>In contrast, U.S. regulations emphasize admissions for the purpose of family reunification,</w:t>
      </w:r>
      <w:r w:rsidRPr="00AD6BA3">
        <w:rPr>
          <w:sz w:val="16"/>
        </w:rPr>
        <w:t xml:space="preserve"> limit the admission of highly skilled migrants, limit temporary migration, and—relative to other countries—facilitate access to American citizenship. </w:t>
      </w:r>
      <w:r w:rsidRPr="00AD6BA3">
        <w:rPr>
          <w:u w:val="single"/>
        </w:rPr>
        <w:t>Once the standard-bearer, the United States is now the outlier. The U.S. military doesn’t use 1980s weaponry. The Securities and Exchange Commission doesn’t use 1980s financial software.</w:t>
      </w:r>
      <w:r w:rsidRPr="00AD6BA3">
        <w:rPr>
          <w:sz w:val="16"/>
        </w:rPr>
        <w:t xml:space="preserve"> Medicare doesn’t provide 1980s medicine. But America has settled on immigration regulations designed for an era that preceded the internet, free trade and the end of the Cold War. Modernity, however, comes with trade-offs. Like the era before World War II, when governments crudely excluded ethnic groups in light of eugenicist ideologies about racial hierarchy, other countries’ 21st-century policies that pursue immigrants based on new ideals of merit neglect humanitarianism. They devalue family togetherness, ignore the potential for immigration to save lives and stimulate developing economies, and they treat immigrants as disposable labor</w:t>
      </w:r>
      <w:r w:rsidRPr="00AD6BA3">
        <w:rPr>
          <w:u w:val="single"/>
        </w:rPr>
        <w:t>. For the United States, one step forward has thus meant one step back</w:t>
      </w:r>
      <w:r w:rsidRPr="00AD6BA3">
        <w:rPr>
          <w:sz w:val="16"/>
        </w:rPr>
        <w:t xml:space="preserve">. By preserving anachronistic policies, </w:t>
      </w:r>
      <w:r w:rsidRPr="00AD6BA3">
        <w:rPr>
          <w:u w:val="single"/>
        </w:rPr>
        <w:t>American regulation both hinders our competitiveness but reflects the spirit of equality and humanity that infused the legal reforms of the late 1960s. Foolishly, new proposals from the Trump administration will only make us less economically competitive and less humane</w:t>
      </w:r>
      <w:r w:rsidRPr="00AD6BA3">
        <w:rPr>
          <w:sz w:val="16"/>
        </w:rPr>
        <w:t xml:space="preserve">. Our study of citizenship and immigration flows—the amount of foreigners a government admits each year—covers former settler states like the United States, but also Australia, Canada and New Zealand. We examine Japan and South Korea, the Nordic states and all continental European countries from Germany westward. </w:t>
      </w:r>
      <w:r w:rsidRPr="00AD6BA3">
        <w:rPr>
          <w:u w:val="single"/>
        </w:rPr>
        <w:t xml:space="preserve">We also include many countries from the developing world, where nearly half the world’s migrants go today. These include Bahrain, Brazil, China, Kuwait, Mexico, Oman, Russia, Saudi Arabia and Singapore. </w:t>
      </w:r>
      <w:r w:rsidRPr="00AD6BA3">
        <w:rPr>
          <w:sz w:val="16"/>
        </w:rPr>
        <w:t xml:space="preserve">We have results for much of the past decade and complete data for 2011, a relatively ordinary year preceding the disruptions of the European migrant crisis. </w:t>
      </w:r>
      <w:r w:rsidRPr="00AD6BA3">
        <w:rPr>
          <w:u w:val="single"/>
        </w:rPr>
        <w:t>With these priorities, other countries have evolved to recognize immigration as a crucial strategy to combat demographic aging, recruit innovators, attract highly skilled professionals and fill labor gaps with limited new membership</w:t>
      </w:r>
      <w:r w:rsidRPr="00AD6BA3">
        <w:rPr>
          <w:sz w:val="16"/>
        </w:rPr>
        <w:t xml:space="preserve">. Some like Canada, Australia and the United Kingdom have devised points-based systems that admit migrants based on the extent to which they fulfill “merit” criteria related to language proficiency, skill, employment and recognized educational credentials. </w:t>
      </w:r>
      <w:r w:rsidRPr="00AD6BA3">
        <w:rPr>
          <w:u w:val="single"/>
        </w:rPr>
        <w:t xml:space="preserve">Other countries, like those on the Arabian Peninsula, have established overseas labor recruitment offices to promote and facilitate temporary migration. </w:t>
      </w:r>
      <w:r w:rsidRPr="00AD6BA3">
        <w:rPr>
          <w:sz w:val="16"/>
        </w:rPr>
        <w:t xml:space="preserve">Many countries in Europe and Latin America have struck agreements with each other to permit the mobility of human capital. These governments have identified the specific ways that immigration benefits their economies and their populations, and have proactively sought to design systems that deliver immigration in the manner they wish. </w:t>
      </w:r>
      <w:r w:rsidRPr="00AD6BA3">
        <w:rPr>
          <w:u w:val="single"/>
        </w:rPr>
        <w:t>The United States, unfortunately, has largely left immigration to the inertia around an outdated system and assumed that America’s magnetic power will override the benefits of considered strategy for recruitment, admissions and retention. So the United States has been stuck in a sort of policy formaldehyde</w:t>
      </w:r>
      <w:r w:rsidRPr="00AD6BA3">
        <w:rPr>
          <w:sz w:val="16"/>
        </w:rPr>
        <w:t xml:space="preserve">. Since the reforms of the 1960s, the U.S. has insisted that all foreign students at American universities take their new skills and leave within a year of graduation if they cannot find a company to sponsor them. </w:t>
      </w:r>
    </w:p>
    <w:p w14:paraId="4BEC38C1" w14:textId="77777777" w:rsidR="00D03E71" w:rsidRDefault="00D03E71" w:rsidP="00D03E71"/>
    <w:p w14:paraId="404A266B" w14:textId="77777777" w:rsidR="00D03E71" w:rsidRDefault="00D03E71" w:rsidP="00D03E71">
      <w:pPr>
        <w:pStyle w:val="Heading4"/>
      </w:pPr>
      <w:r>
        <w:t>US not Key—ranked 29</w:t>
      </w:r>
      <w:r w:rsidRPr="004D369A">
        <w:rPr>
          <w:vertAlign w:val="superscript"/>
        </w:rPr>
        <w:t>th</w:t>
      </w:r>
      <w:r>
        <w:t xml:space="preserve"> and there are plenty of other countries that are less outdated in immigration policy</w:t>
      </w:r>
    </w:p>
    <w:p w14:paraId="77B0BCB2" w14:textId="77777777" w:rsidR="00D03E71" w:rsidRPr="004D369A" w:rsidRDefault="00D03E71" w:rsidP="00D03E71">
      <w:r w:rsidRPr="004D369A">
        <w:rPr>
          <w:rStyle w:val="Style13ptBold"/>
        </w:rPr>
        <w:t>Stein 2/16</w:t>
      </w:r>
      <w:r>
        <w:t>—(Jeff, BA in history from Cornell University, “</w:t>
      </w:r>
      <w:r w:rsidRPr="004D369A">
        <w:t>U.S. immigration is less welcoming than 24 major nations. Trump’s plan would put us behind 28</w:t>
      </w:r>
      <w:r>
        <w:t xml:space="preserve">”, </w:t>
      </w:r>
      <w:r>
        <w:rPr>
          <w:i/>
        </w:rPr>
        <w:t xml:space="preserve">Washington Post, </w:t>
      </w:r>
      <w:r>
        <w:t xml:space="preserve">2/16/18, </w:t>
      </w:r>
      <w:hyperlink r:id="rId16" w:history="1">
        <w:r w:rsidRPr="008F117B">
          <w:rPr>
            <w:rStyle w:val="Hyperlink"/>
          </w:rPr>
          <w:t>https://www.washingtonpost.com/news/wonk/wp/2018/02/16/u-s-immigration-is-less-welcoming-than-24-major-nations-trumps-plan-would-put-us-behind-28/?noredirect=on&amp;utm_term=.3ac4eb5108da</w:t>
        </w:r>
      </w:hyperlink>
      <w:r>
        <w:t>, 7/24/18 [E.W])</w:t>
      </w:r>
    </w:p>
    <w:p w14:paraId="5243F319" w14:textId="77777777" w:rsidR="00D03E71" w:rsidRPr="004D369A" w:rsidRDefault="00D03E71" w:rsidP="00D03E71">
      <w:pPr>
        <w:rPr>
          <w:sz w:val="16"/>
        </w:rPr>
      </w:pPr>
      <w:r w:rsidRPr="004D369A">
        <w:rPr>
          <w:u w:val="single"/>
        </w:rPr>
        <w:t>America takes in fewer immigrants as a share of its population than most economically developed countries, and new proposals from Congress and the White House — several of which were rejected by the Senate on Thursday — would push the nation further toward the back of the pack</w:t>
      </w:r>
      <w:r w:rsidRPr="004D369A">
        <w:rPr>
          <w:sz w:val="16"/>
        </w:rPr>
        <w:t xml:space="preserve">. Under the status quo, the United States welcomes about 3.3 immigrants annually for every 1,000 current residents, which puts it 25th among developed nations in welcoming immigrants. Only 10 countries of the 35 in the Organization for Economic Co-operation and Development, a group of developed nations, have lower immigration rates per capita, according to projections based on OECD data. </w:t>
      </w:r>
      <w:r w:rsidRPr="004D369A">
        <w:rPr>
          <w:u w:val="single"/>
        </w:rPr>
        <w:t>The White House's proposed cuts to immigration, released last month, would move the U.S. further down on the list. The Trump administration's plan to end various forms of family-based migration and a diversity visa program would put America in the 29th position</w:t>
      </w:r>
      <w:r w:rsidRPr="004D369A">
        <w:rPr>
          <w:sz w:val="16"/>
        </w:rPr>
        <w:t xml:space="preserve">, meaning that six other nations included in the OECD — Mexico, Turkey and four countries in Eastern Europe — would have lower immigration rates. </w:t>
      </w:r>
      <w:r w:rsidRPr="004D369A">
        <w:rPr>
          <w:u w:val="single"/>
        </w:rPr>
        <w:t>A more aggressive cut to legal immigration, introduced in the Senate by Sens. Tom Cotton (R-Ark.) and David Perdue (R-Ga.) would also move America into the 29th slot.</w:t>
      </w:r>
      <w:r w:rsidRPr="004D369A">
        <w:rPr>
          <w:sz w:val="16"/>
        </w:rPr>
        <w:t xml:space="preserve"> (These numbers were found by comparing 14-year averages of immigration flows for OECD countries with American immigration rates, as projected by the Cato Institute, under the Trump and Cotton-Perdue plans.) </w:t>
      </w:r>
      <w:r w:rsidRPr="004D369A">
        <w:rPr>
          <w:u w:val="single"/>
        </w:rPr>
        <w:t>Trump is pushing Congress to enact legislation dramatically cutting legal immigration rates, arguing that America is taking in too many people from around the world without proper vetting or scrutiny. If adopted, his plan would result in America's immigration rate falling from a little more than 1 million annually to about 600,000, depending on how it is interpreted, primarily by barring U.S. residents from sponsoring visas for certain categories of families</w:t>
      </w:r>
      <w:r w:rsidRPr="004D369A">
        <w:rPr>
          <w:sz w:val="16"/>
        </w:rPr>
        <w:t>. In exchange for the cuts, Trump has offered protections for 1.8 million young immigrants, known as “dreamers,” who became vulnerable to deportation after he ended an Obama-era program last fall. “For decades, open borders have allowed drugs and gangs to pour into our most vulnerable communities</w:t>
      </w:r>
      <w:r w:rsidRPr="004D369A">
        <w:rPr>
          <w:u w:val="single"/>
        </w:rPr>
        <w:t>,” the president said in his State of the Union address in January. “They have allowed millions of low-wage workers to compete for jobs and wages against the poorest Americans.” Critics say that America does not have unusually high, or even above-average, levels of immigration for an advanced nation.</w:t>
      </w:r>
      <w:r w:rsidRPr="004D369A">
        <w:rPr>
          <w:sz w:val="16"/>
        </w:rPr>
        <w:t xml:space="preserve"> “This shows the United States does not have the most generous immigration policies in the world and is one of the least generous countries, in many respects,” said David Bier, an analyst at the Cato Institute, a libertarian think tank that has opposed Trump's plan. “The administration’s proposal would make America an even more incredibly ungenerous country on immigration than it already is.” </w:t>
      </w:r>
      <w:r w:rsidRPr="004D369A">
        <w:rPr>
          <w:u w:val="single"/>
        </w:rPr>
        <w:t>People who favor immigration restrictions counter that America does take in a large number of immigrants overall</w:t>
      </w:r>
      <w:r w:rsidRPr="004D369A">
        <w:rPr>
          <w:sz w:val="16"/>
        </w:rPr>
        <w:t xml:space="preserve">. Germany takes in more than 800,000 immigrants annually — no countries other than Germany and America take in more than 500,000 — and </w:t>
      </w:r>
      <w:hyperlink r:id="rId17" w:history="1">
        <w:r w:rsidRPr="004D369A">
          <w:rPr>
            <w:rStyle w:val="Hyperlink"/>
            <w:sz w:val="16"/>
          </w:rPr>
          <w:t>political leaders there have faced a fierce backlash for doing so from the right</w:t>
        </w:r>
      </w:hyperlink>
      <w:r w:rsidRPr="004D369A">
        <w:rPr>
          <w:sz w:val="16"/>
        </w:rPr>
        <w:t xml:space="preserve">. </w:t>
      </w:r>
      <w:r w:rsidRPr="004D369A">
        <w:rPr>
          <w:u w:val="single"/>
        </w:rPr>
        <w:t xml:space="preserve">Under Trump's plan, America would take in fewer immigrants annually than Germany </w:t>
      </w:r>
      <w:r w:rsidRPr="004D369A">
        <w:rPr>
          <w:sz w:val="16"/>
        </w:rPr>
        <w:t xml:space="preserve">but still more than any other developed nation. </w:t>
      </w:r>
    </w:p>
    <w:p w14:paraId="13D1D86E" w14:textId="77777777" w:rsidR="00D03E71" w:rsidRDefault="00D03E71" w:rsidP="00D03E71"/>
    <w:p w14:paraId="7468BF56" w14:textId="77777777" w:rsidR="00D03E71" w:rsidRDefault="00D03E71" w:rsidP="00D03E71">
      <w:pPr>
        <w:pStyle w:val="Heading4"/>
      </w:pPr>
      <w:r>
        <w:t>Post Trump administration, US is less prominent in immigration policy</w:t>
      </w:r>
    </w:p>
    <w:p w14:paraId="71813C1A" w14:textId="77777777" w:rsidR="00D03E71" w:rsidRPr="004B5F0B" w:rsidRDefault="00D03E71" w:rsidP="00D03E71">
      <w:r w:rsidRPr="004B5F0B">
        <w:rPr>
          <w:rStyle w:val="Style13ptBold"/>
        </w:rPr>
        <w:t>Asch 17</w:t>
      </w:r>
      <w:r>
        <w:t xml:space="preserve">—(Jacob, reporter for LA chronicle, </w:t>
      </w:r>
      <w:r w:rsidRPr="004B5F0B">
        <w:t>“‘America first’ is making America fall behind</w:t>
      </w:r>
      <w:r>
        <w:t xml:space="preserve">”, </w:t>
      </w:r>
      <w:r>
        <w:rPr>
          <w:i/>
        </w:rPr>
        <w:t>Cavalier Daily</w:t>
      </w:r>
      <w:r>
        <w:t xml:space="preserve">, 9/3/17, </w:t>
      </w:r>
      <w:hyperlink r:id="rId18" w:history="1">
        <w:r w:rsidRPr="008F117B">
          <w:rPr>
            <w:rStyle w:val="Hyperlink"/>
          </w:rPr>
          <w:t>http://www.cavalierdaily.com/article/2017/09/asch-america-first-is-making-america-fall-behind</w:t>
        </w:r>
      </w:hyperlink>
      <w:r>
        <w:t>, 7/24/18, [E.W])</w:t>
      </w:r>
    </w:p>
    <w:p w14:paraId="05EBA703" w14:textId="77777777" w:rsidR="00D03E71" w:rsidRPr="006519D2" w:rsidRDefault="00D03E71" w:rsidP="00D03E71">
      <w:pPr>
        <w:rPr>
          <w:sz w:val="16"/>
        </w:rPr>
      </w:pPr>
      <w:r w:rsidRPr="006519D2">
        <w:rPr>
          <w:u w:val="single"/>
        </w:rPr>
        <w:t xml:space="preserve">Curbing illegal immigration has been a cornerstone of Trump’s campaign from the very beginning, when he </w:t>
      </w:r>
      <w:ins w:id="1" w:author="Unknown">
        <w:r w:rsidRPr="006519D2">
          <w:rPr>
            <w:u w:val="single"/>
          </w:rPr>
          <w:t>called</w:t>
        </w:r>
      </w:ins>
      <w:r w:rsidRPr="006519D2">
        <w:rPr>
          <w:u w:val="single"/>
        </w:rPr>
        <w:t xml:space="preserve"> many immigrants “criminals and rapists.</w:t>
      </w:r>
      <w:r w:rsidRPr="006519D2">
        <w:rPr>
          <w:sz w:val="16"/>
        </w:rPr>
        <w:t xml:space="preserve">” Unfortunately, now Trump and several other senators have proposed a bill which would substantially </w:t>
      </w:r>
      <w:ins w:id="2" w:author="Unknown">
        <w:r w:rsidRPr="006519D2">
          <w:rPr>
            <w:sz w:val="16"/>
          </w:rPr>
          <w:t>cut</w:t>
        </w:r>
      </w:ins>
      <w:r w:rsidRPr="006519D2">
        <w:rPr>
          <w:sz w:val="16"/>
        </w:rPr>
        <w:t xml:space="preserve"> legal immigration by creating a “merit-based” immigration system. </w:t>
      </w:r>
      <w:r w:rsidRPr="006519D2">
        <w:rPr>
          <w:u w:val="single"/>
        </w:rPr>
        <w:t xml:space="preserve">In his mind and in the minds of the bill’s co-sponsors, low-skilled immigration contributes to a </w:t>
      </w:r>
      <w:ins w:id="3" w:author="Unknown">
        <w:r w:rsidRPr="006519D2">
          <w:rPr>
            <w:u w:val="single"/>
          </w:rPr>
          <w:t>scarcity</w:t>
        </w:r>
      </w:ins>
      <w:r w:rsidRPr="006519D2">
        <w:rPr>
          <w:u w:val="single"/>
        </w:rPr>
        <w:t xml:space="preserve"> of low-skill jobs for native born workers. This flies directly in the face of research which shows immigrants pursue </w:t>
      </w:r>
      <w:ins w:id="4" w:author="Unknown">
        <w:r w:rsidRPr="006519D2">
          <w:rPr>
            <w:u w:val="single"/>
          </w:rPr>
          <w:t>different</w:t>
        </w:r>
      </w:ins>
      <w:r w:rsidRPr="006519D2">
        <w:rPr>
          <w:u w:val="single"/>
        </w:rPr>
        <w:t xml:space="preserve"> jobs than their native born counterparts and that their presence is actually </w:t>
      </w:r>
      <w:ins w:id="5" w:author="Unknown">
        <w:r w:rsidRPr="006519D2">
          <w:rPr>
            <w:u w:val="single"/>
          </w:rPr>
          <w:t>beneficial</w:t>
        </w:r>
      </w:ins>
      <w:r w:rsidRPr="006519D2">
        <w:rPr>
          <w:u w:val="single"/>
        </w:rPr>
        <w:t xml:space="preserve"> to the economy</w:t>
      </w:r>
      <w:r w:rsidRPr="006519D2">
        <w:rPr>
          <w:sz w:val="16"/>
        </w:rPr>
        <w:t xml:space="preserve">. Seeing that the United States is trying to curb all immigration, </w:t>
      </w:r>
      <w:r w:rsidRPr="006519D2">
        <w:rPr>
          <w:u w:val="single"/>
        </w:rPr>
        <w:t xml:space="preserve">other countries like Canada and Mexico are ready to </w:t>
      </w:r>
      <w:ins w:id="6" w:author="Unknown">
        <w:r w:rsidRPr="006519D2">
          <w:rPr>
            <w:u w:val="single"/>
          </w:rPr>
          <w:t>capitalize</w:t>
        </w:r>
      </w:ins>
      <w:r w:rsidRPr="006519D2">
        <w:rPr>
          <w:u w:val="single"/>
        </w:rPr>
        <w:t xml:space="preserve"> by trying to attract more international talent to their countries. Most notably, Canada set up a new </w:t>
      </w:r>
      <w:ins w:id="7" w:author="Unknown">
        <w:r w:rsidRPr="006519D2">
          <w:rPr>
            <w:u w:val="single"/>
          </w:rPr>
          <w:t>visa</w:t>
        </w:r>
      </w:ins>
      <w:r w:rsidRPr="006519D2">
        <w:rPr>
          <w:u w:val="single"/>
        </w:rPr>
        <w:t xml:space="preserve"> program which makes it easier and quicker for skilled workers to immigrate</w:t>
      </w:r>
      <w:r w:rsidRPr="006519D2">
        <w:rPr>
          <w:sz w:val="16"/>
        </w:rPr>
        <w:t>. All of this is to show that slashing legal immigration may hurt the U.S. economy in the long run, and also let our competitors get ahead.</w:t>
      </w:r>
    </w:p>
    <w:p w14:paraId="4A5A305A" w14:textId="77777777" w:rsidR="00D03E71" w:rsidRPr="00D03E71" w:rsidRDefault="00D03E71" w:rsidP="00D03E71"/>
    <w:p w14:paraId="6244A235" w14:textId="1CC9549F" w:rsidR="00C23650" w:rsidRDefault="00C23650" w:rsidP="00C23650">
      <w:pPr>
        <w:pStyle w:val="Heading3"/>
      </w:pPr>
      <w:r>
        <w:t>No Impact – War</w:t>
      </w:r>
    </w:p>
    <w:p w14:paraId="32545788" w14:textId="77777777" w:rsidR="00C23650" w:rsidRDefault="00C23650" w:rsidP="00C23650">
      <w:pPr>
        <w:pStyle w:val="Heading4"/>
      </w:pPr>
      <w:r>
        <w:t>Climate refugees doesn’t result in war- it is dependent on racialized logic, ignores cooperation between countries, and ignores economic and political motivations</w:t>
      </w:r>
    </w:p>
    <w:p w14:paraId="2F4A2B75" w14:textId="77777777" w:rsidR="00C23650" w:rsidRDefault="00C23650" w:rsidP="00C23650">
      <w:pPr>
        <w:rPr>
          <w:rStyle w:val="Style13ptBold"/>
        </w:rPr>
      </w:pPr>
      <w:r>
        <w:rPr>
          <w:rStyle w:val="Style13ptBold"/>
        </w:rPr>
        <w:t xml:space="preserve">Bettini 17 </w:t>
      </w:r>
    </w:p>
    <w:p w14:paraId="68AEB905" w14:textId="5F1B323B" w:rsidR="00C23650" w:rsidRPr="00C23650" w:rsidRDefault="00C23650" w:rsidP="00C23650">
      <w:r w:rsidRPr="00C23650">
        <w:t xml:space="preserve">(Giovanni, Dr Giovanni Bettini, Lecturer, Research Overview, The focus of my work is on the genealogy and political effects of discourses on climate change, population, and development, with a particular interest in the connections between climate change, adaptation and mobility, 3/30/17, “Where Next? Climate Change, Migration, and the (Bio)politics of Adaptation”, </w:t>
      </w:r>
      <w:hyperlink r:id="rId19" w:history="1">
        <w:r w:rsidRPr="00C23650">
          <w:rPr>
            <w:rStyle w:val="Hyperlink"/>
          </w:rPr>
          <w:t>https://onlinelibrary.wiley.com/doi/full/10.1111/1758-5899.12404</w:t>
        </w:r>
      </w:hyperlink>
      <w:r>
        <w:t>, accessed 7/21/18,</w:t>
      </w:r>
      <w:r w:rsidRPr="00C23650">
        <w:t xml:space="preserve"> CaseoutweighsT)</w:t>
      </w:r>
    </w:p>
    <w:p w14:paraId="3F5D80C9" w14:textId="019BD37D" w:rsidR="00C23650" w:rsidRDefault="00C23650" w:rsidP="00C23650">
      <w:pPr>
        <w:rPr>
          <w:u w:val="single"/>
        </w:rPr>
      </w:pPr>
      <w:r w:rsidRPr="000C627C">
        <w:rPr>
          <w:u w:val="single"/>
        </w:rPr>
        <w:t>Environmental determinism is also a key ingredient of the association of climate change, population and security in the Global South</w:t>
      </w:r>
      <w:r w:rsidRPr="0040731B">
        <w:rPr>
          <w:sz w:val="16"/>
        </w:rPr>
        <w:t xml:space="preserve"> (on this, see e.g. Chaturvedi and Doyle, 2015; Hartmann, 2010). There have been lively debates on the links between climate change, migration and violent conflict (cf. Buhaug et al., 2014; Hsiang and Burke, 2014; Hsiang et al., 2014). The bottom line is that </w:t>
      </w:r>
      <w:r w:rsidRPr="000C627C">
        <w:rPr>
          <w:b/>
          <w:u w:val="single"/>
        </w:rPr>
        <w:t>no simple and univocal linkage can be drawn between the impacts of climate change and conflict</w:t>
      </w:r>
      <w:r w:rsidRPr="0040731B">
        <w:rPr>
          <w:sz w:val="16"/>
        </w:rPr>
        <w:t xml:space="preserve"> – a position mirrored also in IPCC's (2014; see ch. 12) latest report. </w:t>
      </w:r>
      <w:r w:rsidRPr="000C627C">
        <w:rPr>
          <w:u w:val="single"/>
        </w:rPr>
        <w:t>Environmental stress can exacerbate tensions, but also increase cooperation</w:t>
      </w:r>
      <w:r w:rsidRPr="0040731B">
        <w:rPr>
          <w:sz w:val="16"/>
        </w:rPr>
        <w:t xml:space="preserve"> (Scheffran et al., 2012), and there is a solid basis of studies undermining any simplistic causal link between environmental conditions and conflict (Peluso and Watts, 2001). </w:t>
      </w:r>
      <w:r w:rsidRPr="000C627C">
        <w:rPr>
          <w:u w:val="single"/>
        </w:rPr>
        <w:t>Environmental determinism also contributes to pathologising human migration, which is reduced to the symptom of a problem</w:t>
      </w:r>
      <w:r w:rsidRPr="0040731B">
        <w:rPr>
          <w:sz w:val="16"/>
        </w:rPr>
        <w:t>. Relatedly,</w:t>
      </w:r>
      <w:r w:rsidRPr="000C627C">
        <w:rPr>
          <w:u w:val="single"/>
        </w:rPr>
        <w:t xml:space="preserve"> discourses on climate refugees silence those ‘expected’ to move</w:t>
      </w:r>
      <w:r w:rsidRPr="0040731B">
        <w:rPr>
          <w:sz w:val="16"/>
        </w:rPr>
        <w:t xml:space="preserve"> (Farbotko and Lazrus, 2012; McNamara and Gibson, 2009), </w:t>
      </w:r>
      <w:r w:rsidRPr="000C627C">
        <w:rPr>
          <w:u w:val="single"/>
        </w:rPr>
        <w:t>have a clear racialised connotation</w:t>
      </w:r>
      <w:r w:rsidRPr="0040731B">
        <w:rPr>
          <w:sz w:val="16"/>
        </w:rPr>
        <w:t xml:space="preserve"> (Baldwin, 2013, 2016a), and risk facilitating a securitisation of migration in destination countries (Bettini, 2013; Smith, 2007; White, 2011). In relation to policy</w:t>
      </w:r>
      <w:r w:rsidRPr="000C627C">
        <w:rPr>
          <w:u w:val="single"/>
        </w:rPr>
        <w:t>, various critiques have shown the conceptual and legal incompatibility of the idea of climate refugees with existing legal regimes</w:t>
      </w:r>
      <w:r w:rsidRPr="0040731B">
        <w:rPr>
          <w:sz w:val="16"/>
        </w:rPr>
        <w:t xml:space="preserve"> (IOM, 2007; Kälin and Schrepfer, 2012; UNHCR, 2009; Zetter, 2010). </w:t>
      </w:r>
      <w:r w:rsidRPr="000C627C">
        <w:rPr>
          <w:u w:val="single"/>
        </w:rPr>
        <w:t>Environmental determinism's analytical flaws and politically toxicity become evident in the outrageous claim that those displaced by the Syrian conflict should be seen as ‘climate refugees’</w:t>
      </w:r>
      <w:r w:rsidRPr="0040731B">
        <w:rPr>
          <w:sz w:val="16"/>
        </w:rPr>
        <w:t xml:space="preserve">. Drawing on studies (Cook et al., 2016; Kelley et al., 2015) that assess with statistical methods </w:t>
      </w:r>
      <w:r w:rsidRPr="000C627C">
        <w:rPr>
          <w:u w:val="single"/>
        </w:rPr>
        <w:t>the links between climate variability and the drought that hit Syria</w:t>
      </w:r>
      <w:r w:rsidRPr="0040731B">
        <w:rPr>
          <w:sz w:val="16"/>
        </w:rPr>
        <w:t xml:space="preserve"> (for a more accurate account, see Fröhlich, 2016), a number of interventions, including by Prince Charles (SkyNews, 2015), have propagated the simplistic view that climate change – </w:t>
      </w:r>
      <w:r w:rsidRPr="000C627C">
        <w:rPr>
          <w:u w:val="single"/>
        </w:rPr>
        <w:t xml:space="preserve">rather than an intricate tangle of economic, political and geopolitical processes – caused the conflict and the related displacement. </w:t>
      </w:r>
      <w:r w:rsidRPr="0040731B">
        <w:rPr>
          <w:sz w:val="16"/>
        </w:rPr>
        <w:t>Summing up,</w:t>
      </w:r>
      <w:r w:rsidRPr="000C627C">
        <w:rPr>
          <w:u w:val="single"/>
        </w:rPr>
        <w:t xml:space="preserve"> the concept of ‘climate refugees’ and its association with security is evocative and sticky, but misleading and potentially noxious.</w:t>
      </w:r>
    </w:p>
    <w:p w14:paraId="592A8CDD" w14:textId="08660229" w:rsidR="004E4A90" w:rsidRDefault="004E4A90" w:rsidP="004E4A90">
      <w:pPr>
        <w:pStyle w:val="Heading4"/>
      </w:pPr>
      <w:r>
        <w:t xml:space="preserve">The concept that climate refugees will result in conflict is incorrect- The aff’s studies have been based upon conjecture and neomalthusian ideology- they ignore many alternative causes that have </w:t>
      </w:r>
      <w:r w:rsidR="00A10962">
        <w:t xml:space="preserve">situationally </w:t>
      </w:r>
      <w:r>
        <w:t>resulted in conflict</w:t>
      </w:r>
      <w:r w:rsidR="00A10962">
        <w:t xml:space="preserve"> and prevented conflict in spite of climate change</w:t>
      </w:r>
    </w:p>
    <w:p w14:paraId="506AE0F0" w14:textId="77777777" w:rsidR="004E4A90" w:rsidRDefault="004E4A90" w:rsidP="004E4A90">
      <w:pPr>
        <w:rPr>
          <w:rStyle w:val="Style13ptBold"/>
        </w:rPr>
      </w:pPr>
      <w:r>
        <w:rPr>
          <w:rStyle w:val="Style13ptBold"/>
        </w:rPr>
        <w:t xml:space="preserve">Hartmann 10 </w:t>
      </w:r>
    </w:p>
    <w:p w14:paraId="2F442B2F" w14:textId="77777777" w:rsidR="004E4A90" w:rsidRPr="000828CA" w:rsidRDefault="004E4A90" w:rsidP="004E4A90">
      <w:r w:rsidRPr="000828CA">
        <w:t xml:space="preserve">(Betsy, she has appeared on CNN, BBC and French television and is a frequent public speaker and radio guest. Her articles and op-eds have appeared in diverse popular, policy and scholarly venues. Betsy received her BA in South Asian Studies magna cum laude from Yale University, where she entered in the first class of women. She received her PhD in development studies from the London School of Economics and Political Science, 2010, “RETHINKING CLIMATE REFUGEES AND CLIMATE CONFLICT: RHETORIC, REALITY AND THE POLITICS OF POLICY DISCOURSE”, </w:t>
      </w:r>
      <w:r>
        <w:t xml:space="preserve">Journal of International Development, 2010, Vol. 22, pp. 235-237, </w:t>
      </w:r>
      <w:r w:rsidRPr="000828CA">
        <w:t>https://onlinelibrary.wiley.com/doi/pdf/10.1002/jid.1676,</w:t>
      </w:r>
      <w:r>
        <w:t xml:space="preserve"> accessed 7/21/18,</w:t>
      </w:r>
      <w:r w:rsidRPr="000828CA">
        <w:t xml:space="preserve"> CaseoutweighsT)</w:t>
      </w:r>
    </w:p>
    <w:p w14:paraId="520D094C" w14:textId="5836372A" w:rsidR="004E4A90" w:rsidRDefault="004E4A90" w:rsidP="00C23650">
      <w:pPr>
        <w:rPr>
          <w:sz w:val="14"/>
        </w:rPr>
      </w:pPr>
      <w:r w:rsidRPr="0040731B">
        <w:rPr>
          <w:sz w:val="14"/>
        </w:rPr>
        <w:t xml:space="preserve">The report made the statistical claim that there were at least 25 million environmental refugees in the world, compared with 22 million refugees of ‘traditional kind’ (p. 1). Despite the fact that </w:t>
      </w:r>
      <w:r w:rsidRPr="00251ACB">
        <w:rPr>
          <w:u w:val="single"/>
        </w:rPr>
        <w:t>the 25 million figure was arrived at more by conjecture than scientific method</w:t>
      </w:r>
      <w:r w:rsidRPr="0040731B">
        <w:rPr>
          <w:sz w:val="14"/>
        </w:rPr>
        <w:t xml:space="preserve">,1 it began to circulate widely in the international policy arena (Saunders, 2000; Nordas and Gleditsch, 2007). Now </w:t>
      </w:r>
      <w:r w:rsidRPr="00251ACB">
        <w:rPr>
          <w:u w:val="single"/>
        </w:rPr>
        <w:t xml:space="preserve">Myers claims there will be 200 million climate migrants by 2050, a figure which is similarly making the rounds in policy documents even though Myers himself acknowledges that the estimate is based on ‘heroic extrapolations’ </w:t>
      </w:r>
      <w:r w:rsidRPr="0040731B">
        <w:rPr>
          <w:sz w:val="14"/>
        </w:rPr>
        <w:t>(Brown, 2008, p. 8). In addition to unreliable statistics, the ‘</w:t>
      </w:r>
      <w:r w:rsidRPr="00251ACB">
        <w:rPr>
          <w:u w:val="single"/>
        </w:rPr>
        <w:t>environmental refugee’ concept has a number of shortcomings. It naturalises the economic and political causes of environmental degradation and masks the role of institutional responses to it.</w:t>
      </w:r>
      <w:r w:rsidRPr="0040731B">
        <w:rPr>
          <w:sz w:val="14"/>
        </w:rPr>
        <w:t xml:space="preserve"> Should </w:t>
      </w:r>
      <w:r w:rsidRPr="00251ACB">
        <w:rPr>
          <w:u w:val="single"/>
        </w:rPr>
        <w:t>people forced to leave their homelands because of the development of a large dam, mine tailings, petroleum pollution or flooding caused by illegal logging all be categorised together as ‘environmental refugees’</w:t>
      </w:r>
      <w:r w:rsidRPr="0040731B">
        <w:rPr>
          <w:sz w:val="14"/>
        </w:rPr>
        <w:t xml:space="preserve">? </w:t>
      </w:r>
      <w:r w:rsidRPr="00251ACB">
        <w:rPr>
          <w:u w:val="single"/>
        </w:rPr>
        <w:t>In the case of extreme natural events such as droughts, storms and floods, whether or not people are forced to migrate permanently from their homes usually depends on pre-existing social relations</w:t>
      </w:r>
      <w:r w:rsidRPr="0040731B">
        <w:rPr>
          <w:sz w:val="14"/>
        </w:rPr>
        <w:t xml:space="preserve"> (who is most vulnerable) </w:t>
      </w:r>
      <w:r w:rsidRPr="00251ACB">
        <w:rPr>
          <w:u w:val="single"/>
        </w:rPr>
        <w:t xml:space="preserve">and post-disaster responses </w:t>
      </w:r>
      <w:r w:rsidRPr="0040731B">
        <w:rPr>
          <w:sz w:val="14"/>
        </w:rPr>
        <w:t xml:space="preserve">(what kind of aid/relief is provided and who receives it). (Wisner et al., 2004). </w:t>
      </w:r>
      <w:r w:rsidRPr="00251ACB">
        <w:rPr>
          <w:u w:val="single"/>
        </w:rPr>
        <w:t>Rooted as it is in neo-Malthusian thinking, the concept of ‘environmental refugee’ overemphasises the role of demographic pressures in migration</w:t>
      </w:r>
      <w:r w:rsidRPr="0040731B">
        <w:rPr>
          <w:sz w:val="14"/>
        </w:rPr>
        <w:t xml:space="preserve">. </w:t>
      </w:r>
      <w:r w:rsidRPr="00251ACB">
        <w:rPr>
          <w:u w:val="single"/>
        </w:rPr>
        <w:t>The causes of migration are extremely complex and context-specific, and moreover, there is little evidence to support the view that demographic pressure is at the root of many population movements</w:t>
      </w:r>
      <w:r w:rsidRPr="0040731B">
        <w:rPr>
          <w:sz w:val="14"/>
        </w:rPr>
        <w:t xml:space="preserve"> (Suhrke, 1997). In addition, </w:t>
      </w:r>
      <w:r w:rsidRPr="00251ACB">
        <w:rPr>
          <w:u w:val="single"/>
        </w:rPr>
        <w:t>negative neo-Malthusian narratives of migration obscure the positive roles migration can play in improving people’s livelihoods and diminishing vulnerability to environmental change</w:t>
      </w:r>
      <w:r w:rsidRPr="0040731B">
        <w:rPr>
          <w:sz w:val="14"/>
        </w:rPr>
        <w:t xml:space="preserve">. Often, </w:t>
      </w:r>
      <w:r w:rsidRPr="00251ACB">
        <w:rPr>
          <w:u w:val="single"/>
        </w:rPr>
        <w:t>migration from rural areas is not a linear phenomenon or a rejection of rural livelihoods, but is instead a vital part of sustaining them</w:t>
      </w:r>
      <w:r w:rsidRPr="0040731B">
        <w:rPr>
          <w:sz w:val="14"/>
        </w:rPr>
        <w:t xml:space="preserve"> (Black, 1998). Despite such shortcomings, </w:t>
      </w:r>
      <w:r w:rsidRPr="00251ACB">
        <w:rPr>
          <w:u w:val="single"/>
        </w:rPr>
        <w:t>the environmental refugee concept was deployed by a variety of political actors</w:t>
      </w:r>
      <w:r w:rsidRPr="0040731B">
        <w:rPr>
          <w:sz w:val="14"/>
        </w:rPr>
        <w:t xml:space="preserve">. Sustainable development advocates found it useful to focus policy attention on environmental degradation issues (Black, 1998) and it also appealed to Western interests in favour of more rigid immigration controls, including limiting the grounds for political asylum. Kibreab argues that </w:t>
      </w:r>
      <w:r w:rsidRPr="00B33B69">
        <w:rPr>
          <w:u w:val="single"/>
        </w:rPr>
        <w:t>the term was invented in part to ‘depoliticise the causes of displacement’ so that states would not have the obligation to provide asylum</w:t>
      </w:r>
      <w:r w:rsidRPr="0040731B">
        <w:rPr>
          <w:sz w:val="14"/>
        </w:rPr>
        <w:t xml:space="preserve"> (Kibreab, 1997, p. 21, cited in Saunders, 2000, p. 240). As the concept gained favour, </w:t>
      </w:r>
      <w:r w:rsidRPr="00B33B69">
        <w:rPr>
          <w:b/>
          <w:u w:val="single"/>
        </w:rPr>
        <w:t>environmental refugees were increasingly portrayed as a security threat, even though there was little serious research to substantiate the claim</w:t>
      </w:r>
      <w:r w:rsidRPr="0040731B">
        <w:rPr>
          <w:sz w:val="14"/>
        </w:rPr>
        <w:t xml:space="preserve"> (Black, 1998). In the 1990s, political scientist Thomas </w:t>
      </w:r>
      <w:r w:rsidRPr="00B33B69">
        <w:rPr>
          <w:u w:val="single"/>
        </w:rPr>
        <w:t>Homer-Dixon propelled the degradation narrative and its negative depiction of migration into the ‘high politics’ of national security</w:t>
      </w:r>
      <w:r w:rsidRPr="0040731B">
        <w:rPr>
          <w:sz w:val="14"/>
        </w:rPr>
        <w:t xml:space="preserve">. </w:t>
      </w:r>
      <w:r w:rsidRPr="00B33B69">
        <w:rPr>
          <w:u w:val="single"/>
        </w:rPr>
        <w:t>Homer-Dixon’s</w:t>
      </w:r>
      <w:r w:rsidRPr="0040731B">
        <w:rPr>
          <w:sz w:val="14"/>
        </w:rPr>
        <w:t xml:space="preserve"> (1999) </w:t>
      </w:r>
      <w:r w:rsidRPr="00B33B69">
        <w:rPr>
          <w:u w:val="single"/>
        </w:rPr>
        <w:t>environmental conflict model maintains that scarcities of renewable resources such as cropland, fresh water, and forests, induced in large part by population growth, contribute to migration and violent intrastate conflict in many parts of the developing world.</w:t>
      </w:r>
      <w:r w:rsidRPr="0040731B">
        <w:rPr>
          <w:sz w:val="14"/>
        </w:rPr>
        <w:t xml:space="preserve"> In his own words: </w:t>
      </w:r>
      <w:r w:rsidRPr="00B33B69">
        <w:rPr>
          <w:u w:val="single"/>
        </w:rPr>
        <w:t>Population growth and unequal access to good land force huge numbers of people onto marginal lands.</w:t>
      </w:r>
      <w:r w:rsidRPr="0040731B">
        <w:rPr>
          <w:sz w:val="14"/>
        </w:rPr>
        <w:t xml:space="preserve"> There, </w:t>
      </w:r>
      <w:r w:rsidRPr="00B33B69">
        <w:rPr>
          <w:u w:val="single"/>
        </w:rPr>
        <w:t>they cause environmental damage and become chronically poor. Eventually, they may be the source of persistent upheaval, or they may migrate yet again, helping to stimulate ethnic conflicts or urban unrest elsewhere</w:t>
      </w:r>
      <w:r w:rsidRPr="0040731B">
        <w:rPr>
          <w:sz w:val="14"/>
        </w:rPr>
        <w:t xml:space="preserve"> (Homer-Dixon, 1999, p. 155). </w:t>
      </w:r>
      <w:r w:rsidRPr="00B33B69">
        <w:rPr>
          <w:u w:val="single"/>
        </w:rPr>
        <w:t>This conflict, in turn, can potentially disrupt international security as states fragment or become more authoritarian</w:t>
      </w:r>
      <w:r w:rsidRPr="0040731B">
        <w:rPr>
          <w:sz w:val="14"/>
        </w:rPr>
        <w:t xml:space="preserve"> (for a critique of his model, see Hartmann, 2001). Homer-Dixon’s work had a major influence in Washington, DC policy circles particularly in the early years of the Clinton administration when Al Gore championed the environment as a cause. Its legacy persists today in the climate change arena where degradation narratives again link environmental change to violent conflict. UNEP’s report on Sudan, for example, draws on Homer-Dixon’s model and related research to make claims that </w:t>
      </w:r>
      <w:r w:rsidRPr="00B33B69">
        <w:rPr>
          <w:u w:val="single"/>
        </w:rPr>
        <w:t>overpopulation of both people and livestock, coupled with environmental stresses such as water shortages related to climate change, are at the root of conflict in the region</w:t>
      </w:r>
      <w:r w:rsidRPr="0040731B">
        <w:rPr>
          <w:sz w:val="14"/>
        </w:rPr>
        <w:t xml:space="preserve"> (UNEP, 2007). Atlantic Monthly journalist Stephan Faris similarly argues that the real fault lines in Darfur are between ‘settled farmers and nomadic herders fighting over failing lands.’ And he attributes the failure of those lands primarily to climate change induced reductions in rainfall. </w:t>
      </w:r>
      <w:r w:rsidRPr="00B33B69">
        <w:rPr>
          <w:u w:val="single"/>
        </w:rPr>
        <w:t>‘With countries across the region and around the world suffering similar pressures, some see Darfur as a canary in the coal mine, a foretaste of climate-driven political chaos’</w:t>
      </w:r>
      <w:r w:rsidRPr="0040731B">
        <w:rPr>
          <w:sz w:val="14"/>
        </w:rPr>
        <w:t xml:space="preserve"> (Faris, 2007). </w:t>
      </w:r>
      <w:r w:rsidRPr="00B33B69">
        <w:rPr>
          <w:b/>
          <w:u w:val="single"/>
        </w:rPr>
        <w:t>The narrative ignores basic elements of Sudanese political economy that helped create and sustain the conflict.</w:t>
      </w:r>
      <w:r w:rsidRPr="0040731B">
        <w:rPr>
          <w:sz w:val="14"/>
        </w:rPr>
        <w:t xml:space="preserve"> </w:t>
      </w:r>
      <w:r w:rsidRPr="00B33B69">
        <w:rPr>
          <w:u w:val="single"/>
        </w:rPr>
        <w:t>These include gross inequalities in wealth and power between the elite in the capital and the rural population; government agricultural policies that favour large mechanised farms and irrigation schemes over rain-fed, small farmer agriculture, causing both political grievances and land degradation; forced migration, such as the 1990s removal of Nuba farmers from their lands into so-called ‘peace villages’ where they became a source of captive labour for mechanised farms; and</w:t>
      </w:r>
      <w:r w:rsidRPr="0040731B">
        <w:rPr>
          <w:sz w:val="14"/>
        </w:rPr>
        <w:t xml:space="preserve"> what Alex de Waal calls </w:t>
      </w:r>
      <w:r w:rsidRPr="00B33B69">
        <w:rPr>
          <w:u w:val="single"/>
        </w:rPr>
        <w:t>‘militarised tribalism’</w:t>
      </w:r>
      <w:r w:rsidRPr="0040731B">
        <w:rPr>
          <w:sz w:val="14"/>
        </w:rPr>
        <w:t xml:space="preserve"> (de Waal, 2007). In particular, th</w:t>
      </w:r>
      <w:r w:rsidRPr="00B33B69">
        <w:rPr>
          <w:u w:val="single"/>
        </w:rPr>
        <w:t>e nationalisation of land in 1970, by which customary laws were set aside and people could obtain access only through lease agreements with the government, set the stage for widespread land-grabbing by elites and the marginalisation of pastoralists</w:t>
      </w:r>
      <w:r w:rsidRPr="0040731B">
        <w:rPr>
          <w:sz w:val="14"/>
        </w:rPr>
        <w:t>. As one scholar of the region notes, ‘...</w:t>
      </w:r>
      <w:r w:rsidRPr="00B33B69">
        <w:rPr>
          <w:u w:val="single"/>
        </w:rPr>
        <w:t>not all resource conflicts are based on a situation of resource scarcity; rather, they are political in nature and have to do with the workings of the Sudanese state’</w:t>
      </w:r>
      <w:r w:rsidRPr="0040731B">
        <w:rPr>
          <w:sz w:val="14"/>
        </w:rPr>
        <w:t xml:space="preserve"> (Manger, 2005, p. 135). The discovery of a vast underground aquifer underneath Northern Darfur is not likely to diffuse the crisis, but rather to heighten it, if the government controls the water for its own interests (Polgreen, 2007). </w:t>
      </w:r>
      <w:r w:rsidRPr="00B33B69">
        <w:rPr>
          <w:u w:val="single"/>
        </w:rPr>
        <w:t>The construction of Darfur as a climate conflict should serve as canary in the coal mine that something is amiss when environmental determinism overrides serious analysis of power relations</w:t>
      </w:r>
      <w:r w:rsidRPr="0040731B">
        <w:rPr>
          <w:sz w:val="14"/>
        </w:rPr>
        <w:t xml:space="preserve">. This is not to deny that environmental changes due to global warming could in some instances exacerbate already existing economic and political divisions. However, </w:t>
      </w:r>
      <w:r w:rsidRPr="00B33B69">
        <w:rPr>
          <w:u w:val="single"/>
        </w:rPr>
        <w:t>whether or not violent conflict and mass migrations result depends on so many other factors that it is far too simplistic to see climate change as a major cause or trigger</w:t>
      </w:r>
      <w:r w:rsidRPr="0040731B">
        <w:rPr>
          <w:sz w:val="14"/>
        </w:rPr>
        <w:t xml:space="preserve">. Moreover, </w:t>
      </w:r>
      <w:r w:rsidRPr="00B33B69">
        <w:rPr>
          <w:b/>
          <w:u w:val="single"/>
        </w:rPr>
        <w:t>such threat scenarios ignore the way many poorly resourced communities manage their affairs without recourse to violence</w:t>
      </w:r>
      <w:r w:rsidRPr="0040731B">
        <w:rPr>
          <w:sz w:val="14"/>
        </w:rPr>
        <w:t xml:space="preserve">. Brown et al. (2007) cite </w:t>
      </w:r>
      <w:r w:rsidRPr="00B33B69">
        <w:rPr>
          <w:u w:val="single"/>
        </w:rPr>
        <w:t>the case of the semi-arid regions of Northern Nigeria where conflicts between pastoralists and agricultural communities occur over water and fodder, but seldom spread because of the existence of traditional conflict resolution institutions</w:t>
      </w:r>
      <w:r w:rsidRPr="0040731B">
        <w:rPr>
          <w:sz w:val="14"/>
        </w:rPr>
        <w:t xml:space="preserve">. They argue that helping these communities adapt to climate change should involve strengthening such institutions. Research in the drylands of Marsabit District in Northern Kenya found that, </w:t>
      </w:r>
      <w:r w:rsidRPr="00B33B69">
        <w:rPr>
          <w:b/>
          <w:u w:val="single"/>
        </w:rPr>
        <w:t>in times of drought and water scarcity, there was actually less violence, not more (</w:t>
      </w:r>
      <w:r w:rsidRPr="0040731B">
        <w:rPr>
          <w:sz w:val="14"/>
        </w:rPr>
        <w:t xml:space="preserve">Witsenburg and Roba, 2007). Poor herdsmen were not inclined to start fights during droughts, and despite poverty and population growth in the region, strong but flexible common property regimes governing water helped people adjust to its scarcity. ‘If at any time a conflict over a scarce natural resource like water exists,’ the authors write, ‘it can be a sign that local resource users themselves have been made powerless and that their negotiating system has been paralysed, either by external agencies or local elites’ (Witsenburg and Roba, 2007, p. 235). A study done in northern Senegal from 1998–2002 concluded that drought-related migration led pastoralists to develop better strategies to manage herds and also had positive repercussions on the communities where they settled due to expansion of agriculture and trade (Juul, 2005). In fact, </w:t>
      </w:r>
      <w:r w:rsidRPr="00B33B69">
        <w:rPr>
          <w:u w:val="single"/>
        </w:rPr>
        <w:t>there is a rich body of empirical case studies of African agriculture, pastoralism and forestry that challenges conventional neo-Malthusian narratives about population, scarcity and conflict</w:t>
      </w:r>
      <w:r w:rsidRPr="0040731B">
        <w:rPr>
          <w:sz w:val="14"/>
        </w:rPr>
        <w:t xml:space="preserve"> (e.g. Leach and Mearns, 1996; Gausset et al., 2005; Derman et al., 2007). Yet it is hardly ever cited in the environmental conflict or climate conflict literature. </w:t>
      </w:r>
      <w:r w:rsidRPr="00B33B69">
        <w:rPr>
          <w:b/>
          <w:u w:val="single"/>
        </w:rPr>
        <w:t>A certain exceptionalism is at work—while it is commonly assumed that scarcity can lead to institutional and technological innovation in more affluent countries, just the opposite is assumed for poor people in less affluent countries</w:t>
      </w:r>
      <w:r w:rsidRPr="0040731B">
        <w:rPr>
          <w:sz w:val="14"/>
        </w:rPr>
        <w:t>. Scarcity renders them into victims/ villains, incapable of innovation or livelihood diversification and naturally prone to violence. Also neglected in the climate conflict literature is scholarship that connects violent conflict in Africa more closely to resource abundance (e.g. rich oil and mineral reserves, valuable timber and diamonds) than resource scarcity (e.g. Fairhead, 2001).</w:t>
      </w:r>
    </w:p>
    <w:p w14:paraId="1EBA0233" w14:textId="77777777" w:rsidR="005E1CD4" w:rsidRDefault="005E1CD4" w:rsidP="005E1CD4">
      <w:pPr>
        <w:pStyle w:val="Heading4"/>
      </w:pPr>
      <w:r>
        <w:t>Climate migration does not cause war—inability to move across borders has empirically been the cause of minor conflicts.</w:t>
      </w:r>
    </w:p>
    <w:p w14:paraId="60F31E24" w14:textId="707C4A16" w:rsidR="005E1CD4" w:rsidRPr="003429B9" w:rsidRDefault="005E1CD4" w:rsidP="005E1CD4">
      <w:r w:rsidRPr="003429B9">
        <w:rPr>
          <w:rStyle w:val="Style13ptBold"/>
        </w:rPr>
        <w:t>Randall 14</w:t>
      </w:r>
      <w:r>
        <w:t xml:space="preserve">—(Alex, Project manager of the Climate Change and Migrant Coalition, </w:t>
      </w:r>
      <w:r w:rsidRPr="003429B9">
        <w:t>“There’s little evidence that climate migration will lead to global conflict</w:t>
      </w:r>
      <w:r>
        <w:t>”,</w:t>
      </w:r>
      <w:r w:rsidR="006C6DFF">
        <w:t xml:space="preserve"> CarbonBrief, February 17,</w:t>
      </w:r>
      <w:r>
        <w:t xml:space="preserve"> </w:t>
      </w:r>
      <w:r w:rsidRPr="006C6DFF">
        <w:rPr>
          <w:rStyle w:val="Hyperlink"/>
        </w:rPr>
        <w:t>https://www.carbonbrief.org/theres-little-evidence-that-climate-migration-will-lead-to-global-conflict</w:t>
      </w:r>
      <w:r w:rsidR="006C6DFF">
        <w:rPr>
          <w:rStyle w:val="Hyperlink"/>
        </w:rPr>
        <w:t>, accessed 7/21/18,</w:t>
      </w:r>
      <w:r>
        <w:t xml:space="preserve"> [E.W])</w:t>
      </w:r>
    </w:p>
    <w:p w14:paraId="69D82D15" w14:textId="77777777" w:rsidR="005E1CD4" w:rsidRPr="00E715A0" w:rsidRDefault="005E1CD4" w:rsidP="005E1CD4">
      <w:pPr>
        <w:rPr>
          <w:u w:val="single"/>
        </w:rPr>
      </w:pPr>
      <w:r w:rsidRPr="00E715A0">
        <w:rPr>
          <w:u w:val="single"/>
        </w:rPr>
        <w:t>A complex relationship Stern presents a fairly straightforward relationship between climate change and migration, and conflict</w:t>
      </w:r>
      <w:r w:rsidRPr="00E715A0">
        <w:rPr>
          <w:sz w:val="16"/>
        </w:rPr>
        <w:t>. He writes of a climate-changed world: “The shift to such a world could cause mass migrations of hundreds of millions of people away from the worst-affected areas. That would lead to conflict and war, not peace and prosperity</w:t>
      </w:r>
      <w:r w:rsidRPr="00E715A0">
        <w:rPr>
          <w:u w:val="single"/>
        </w:rPr>
        <w:t>.” The scenario that is most often evoked by those arguing that climate change causes war is that of large numbers of people crossing international borders, at the same time, and staying in their new location permanently</w:t>
      </w:r>
      <w:r w:rsidRPr="00E715A0">
        <w:rPr>
          <w:sz w:val="16"/>
        </w:rPr>
        <w:t xml:space="preserve">. But the </w:t>
      </w:r>
      <w:r w:rsidRPr="00E715A0">
        <w:rPr>
          <w:u w:val="single"/>
        </w:rPr>
        <w:t xml:space="preserve">evidence suggests that the relationship between climate change and migration is more complex. </w:t>
      </w:r>
      <w:r w:rsidRPr="00E715A0">
        <w:rPr>
          <w:sz w:val="16"/>
        </w:rPr>
        <w:t xml:space="preserve">Most evidence indicates that climate change impacts are more likely to make people move short distances within countries, rather than across borders. </w:t>
      </w:r>
      <w:r w:rsidRPr="00E715A0">
        <w:rPr>
          <w:u w:val="single"/>
        </w:rPr>
        <w:t xml:space="preserve">When people are displaced in response to </w:t>
      </w:r>
      <w:hyperlink r:id="rId20" w:history="1">
        <w:r w:rsidRPr="00E715A0">
          <w:rPr>
            <w:rStyle w:val="Hyperlink"/>
            <w:u w:val="single"/>
          </w:rPr>
          <w:t>sudden</w:t>
        </w:r>
      </w:hyperlink>
      <w:hyperlink r:id="rId21" w:history="1">
        <w:r w:rsidRPr="00E715A0">
          <w:rPr>
            <w:rStyle w:val="Hyperlink"/>
            <w:u w:val="single"/>
          </w:rPr>
          <w:t xml:space="preserve"> disasters</w:t>
        </w:r>
      </w:hyperlink>
      <w:r w:rsidRPr="00E715A0">
        <w:rPr>
          <w:u w:val="single"/>
        </w:rPr>
        <w:t xml:space="preserve"> they tend to move </w:t>
      </w:r>
      <w:hyperlink r:id="rId22" w:history="1">
        <w:r w:rsidRPr="00E715A0">
          <w:rPr>
            <w:rStyle w:val="Hyperlink"/>
            <w:u w:val="single"/>
          </w:rPr>
          <w:t>within their own countries</w:t>
        </w:r>
      </w:hyperlink>
      <w:r w:rsidRPr="00E715A0">
        <w:rPr>
          <w:u w:val="single"/>
        </w:rPr>
        <w:t xml:space="preserve"> and eventually return. Although </w:t>
      </w:r>
      <w:hyperlink r:id="rId23" w:history="1">
        <w:r w:rsidRPr="00E715A0">
          <w:rPr>
            <w:rStyle w:val="Hyperlink"/>
            <w:u w:val="single"/>
          </w:rPr>
          <w:t>violent conflict can be that cause of displacement</w:t>
        </w:r>
      </w:hyperlink>
      <w:r w:rsidRPr="00E715A0">
        <w:rPr>
          <w:u w:val="single"/>
        </w:rPr>
        <w:t>, there is little evidence that this kind of displacement leads to war</w:t>
      </w:r>
      <w:r w:rsidRPr="00E715A0">
        <w:rPr>
          <w:sz w:val="16"/>
        </w:rPr>
        <w:t xml:space="preserve">. When people move in response to slowly unfolding disasters (sea level rise, drought, water stress, desertification), it is very difficult to unpack the climatic factors from the other forces creating their movement. More broadly, </w:t>
      </w:r>
      <w:r w:rsidRPr="00E715A0">
        <w:rPr>
          <w:u w:val="single"/>
        </w:rPr>
        <w:t xml:space="preserve">climate change impacts are one of the forces that are </w:t>
      </w:r>
      <w:hyperlink r:id="rId24" w:history="1">
        <w:r w:rsidRPr="00E715A0">
          <w:rPr>
            <w:rStyle w:val="Hyperlink"/>
            <w:u w:val="single"/>
          </w:rPr>
          <w:t>adding to the global trend of migration from rural to urban areas</w:t>
        </w:r>
      </w:hyperlink>
      <w:r w:rsidRPr="00E715A0">
        <w:rPr>
          <w:u w:val="single"/>
        </w:rPr>
        <w:t>. When there is a climate dimension to someone’s movement it is often because their agricultural livelihood has been degraded, and they are seeking work in a nearby city</w:t>
      </w:r>
      <w:r w:rsidRPr="00E715A0">
        <w:rPr>
          <w:sz w:val="16"/>
        </w:rPr>
        <w:t xml:space="preserve">. These migrant workers often send money back to their families, providing them with a more stable income. They may move and work away from home temporarily or seasonally – returning during busy times of the agricultural calendar, or when environmental conditions improve. </w:t>
      </w:r>
      <w:r w:rsidRPr="00E715A0">
        <w:rPr>
          <w:u w:val="single"/>
        </w:rPr>
        <w:t xml:space="preserve">There is little evidence linking this kind of migration to war. In fact, </w:t>
      </w:r>
      <w:hyperlink r:id="rId25" w:anchor=".Uv4zSB8z9UQ" w:history="1">
        <w:r w:rsidRPr="00E715A0">
          <w:rPr>
            <w:rStyle w:val="Hyperlink"/>
            <w:u w:val="single"/>
          </w:rPr>
          <w:t>the ability to move has a stabilising effect on households</w:t>
        </w:r>
      </w:hyperlink>
      <w:r w:rsidRPr="00E715A0">
        <w:rPr>
          <w:u w:val="single"/>
        </w:rPr>
        <w:t xml:space="preserve"> who are affected by climate change impacts, </w:t>
      </w:r>
      <w:r w:rsidRPr="00E715A0">
        <w:rPr>
          <w:sz w:val="16"/>
        </w:rPr>
        <w:t>who often use migration as a way of strengthening agricultural livelihoods. Rather than migration leading to conflict</w:t>
      </w:r>
      <w:r w:rsidRPr="00E715A0">
        <w:rPr>
          <w:u w:val="single"/>
        </w:rPr>
        <w:t xml:space="preserve">, it is actually more likely that conflict will prevent some communities from moving, and therefore make them more susceptible to the impacts of climate change. </w:t>
      </w:r>
      <w:r w:rsidRPr="00E715A0">
        <w:rPr>
          <w:sz w:val="16"/>
        </w:rPr>
        <w:t xml:space="preserve">For example, in the Horn of Africa, war has prevented pastoralists from moving. These communities would usually move with their animals in response to drought. Their inability to move because of ongoing conflict actually meant they suffered the impacts of drought </w:t>
      </w:r>
      <w:hyperlink r:id="rId26" w:history="1">
        <w:r w:rsidRPr="00E715A0">
          <w:rPr>
            <w:rStyle w:val="Hyperlink"/>
            <w:sz w:val="16"/>
          </w:rPr>
          <w:t>more severely</w:t>
        </w:r>
      </w:hyperlink>
      <w:r w:rsidRPr="00E715A0">
        <w:rPr>
          <w:sz w:val="16"/>
        </w:rPr>
        <w:t xml:space="preserve">. </w:t>
      </w:r>
      <w:r w:rsidRPr="00E715A0">
        <w:rPr>
          <w:u w:val="single"/>
        </w:rPr>
        <w:t>Climate change and violence Several studies have attempted to use statistical analysis to connect climate change to war and various other kinds of violence</w:t>
      </w:r>
      <w:r w:rsidRPr="00E715A0">
        <w:rPr>
          <w:sz w:val="16"/>
        </w:rPr>
        <w:t xml:space="preserve">. The most recent is a </w:t>
      </w:r>
      <w:hyperlink r:id="rId27" w:history="1">
        <w:r w:rsidRPr="00E715A0">
          <w:rPr>
            <w:rStyle w:val="Hyperlink"/>
            <w:sz w:val="16"/>
          </w:rPr>
          <w:t>synthesis of a number of other studies</w:t>
        </w:r>
      </w:hyperlink>
      <w:r w:rsidRPr="00E715A0">
        <w:rPr>
          <w:sz w:val="16"/>
        </w:rPr>
        <w:t xml:space="preserve"> that have looked at the connection. The paper examined a number of different kinds of violence – from incidents of violent crime, right through to civil war. </w:t>
      </w:r>
      <w:r w:rsidRPr="00E715A0">
        <w:rPr>
          <w:u w:val="single"/>
        </w:rPr>
        <w:t xml:space="preserve">The authors found a statistically significant causal relationship between some climatic changes and violence. This might be a very important finding, but the methodology has since been </w:t>
      </w:r>
      <w:hyperlink r:id="rId28" w:history="1">
        <w:r w:rsidRPr="00E715A0">
          <w:rPr>
            <w:rStyle w:val="Hyperlink"/>
            <w:u w:val="single"/>
          </w:rPr>
          <w:t>challenged</w:t>
        </w:r>
      </w:hyperlink>
      <w:r w:rsidRPr="00E715A0">
        <w:rPr>
          <w:u w:val="single"/>
        </w:rPr>
        <w:t>.</w:t>
      </w:r>
      <w:r w:rsidRPr="00E715A0">
        <w:rPr>
          <w:sz w:val="16"/>
        </w:rPr>
        <w:t xml:space="preserve"> The analysis includes some studies examining conflict from thousands of years ago (for example the relationship between rainfall and conflict in ancient Egypt). Some dispute whether an examination of ancient societies can have a bearing on the modern world and its conflicts. </w:t>
      </w:r>
      <w:r w:rsidRPr="00E715A0">
        <w:rPr>
          <w:u w:val="single"/>
        </w:rPr>
        <w:t>Much of the evidence also comes from studies that connect climatic extremes with violent crime, rather than large scale organised warfare. But the analysis does include 21 studies of civil conflict, and several of these studies do find a correlation between climatic extremes and an increase in violence</w:t>
      </w:r>
      <w:r w:rsidRPr="00E715A0">
        <w:rPr>
          <w:sz w:val="16"/>
        </w:rPr>
        <w:t xml:space="preserve">. The issue has recently been hotly disputed in an exchange in the journal Proceedings of the National Academy of Science. The original research found a relationship between temperature variation and civil conflict in African countries, with more violence occurring in hotter years. After a reexamination of the data, it </w:t>
      </w:r>
      <w:hyperlink r:id="rId29" w:history="1">
        <w:r w:rsidRPr="00E715A0">
          <w:rPr>
            <w:rStyle w:val="Hyperlink"/>
            <w:sz w:val="16"/>
          </w:rPr>
          <w:t>seems this conclusion is robust</w:t>
        </w:r>
      </w:hyperlink>
      <w:r w:rsidRPr="00E715A0">
        <w:rPr>
          <w:sz w:val="16"/>
        </w:rPr>
        <w:t xml:space="preserve">. </w:t>
      </w:r>
      <w:r w:rsidRPr="00E715A0">
        <w:rPr>
          <w:u w:val="single"/>
        </w:rPr>
        <w:t>However, what none of this research shows is that migration caused by climate change was one of causal factors in this violence</w:t>
      </w:r>
      <w:r w:rsidRPr="00E715A0">
        <w:rPr>
          <w:sz w:val="16"/>
        </w:rPr>
        <w:t xml:space="preserve">. Arguing that “climate change causes migration which causes war” scenario could fuel a policy agenda that attempts to stop people moving. </w:t>
      </w:r>
      <w:r w:rsidRPr="00E715A0">
        <w:rPr>
          <w:u w:val="single"/>
        </w:rPr>
        <w:t>When research actually suggests it is more likely to be an inability to move that has a destabilising effect on an area, that’s a problem. The possibility of moving, legally and safely, could provide a much needed form of adaptation for many people.</w:t>
      </w:r>
    </w:p>
    <w:p w14:paraId="3BBAA3C3" w14:textId="77777777" w:rsidR="000C1983" w:rsidRDefault="000C1983" w:rsidP="000C1983">
      <w:pPr>
        <w:pStyle w:val="Heading3"/>
      </w:pPr>
      <w:r>
        <w:t>Biopolitical Imaging Turn</w:t>
      </w:r>
    </w:p>
    <w:p w14:paraId="02293FDE" w14:textId="77777777" w:rsidR="000C1983" w:rsidRPr="00012B9F" w:rsidRDefault="000C1983" w:rsidP="000C1983">
      <w:pPr>
        <w:pStyle w:val="Heading4"/>
      </w:pPr>
      <w:r>
        <w:t>The aff’s framing of climate migrants as passive, helpless victims in need of saving reifies racial biopolitics.</w:t>
      </w:r>
    </w:p>
    <w:p w14:paraId="0383DAD4" w14:textId="77777777" w:rsidR="000C1983" w:rsidRPr="00E571F4" w:rsidRDefault="000C1983" w:rsidP="000C1983">
      <w:pPr>
        <w:rPr>
          <w:b/>
          <w:sz w:val="26"/>
        </w:rPr>
      </w:pPr>
      <w:r>
        <w:rPr>
          <w:rStyle w:val="Style13ptBold"/>
        </w:rPr>
        <w:t xml:space="preserve">Methmann 14 </w:t>
      </w:r>
      <w:r w:rsidRPr="00FF74DE">
        <w:rPr>
          <w:rStyle w:val="Style13ptBold"/>
          <w:b w:val="0"/>
          <w:sz w:val="16"/>
          <w:szCs w:val="16"/>
        </w:rPr>
        <w:t>(Chris Methmann</w:t>
      </w:r>
      <w:r>
        <w:rPr>
          <w:rStyle w:val="Style13ptBold"/>
          <w:b w:val="0"/>
          <w:sz w:val="16"/>
          <w:szCs w:val="16"/>
        </w:rPr>
        <w:t xml:space="preserve"> </w:t>
      </w:r>
      <w:r w:rsidRPr="00FF74DE">
        <w:rPr>
          <w:rStyle w:val="Style13ptBold"/>
          <w:b w:val="0"/>
          <w:sz w:val="16"/>
          <w:szCs w:val="16"/>
        </w:rPr>
        <w:t>University of Hamburg, Institute of Political Science, Alumnus</w:t>
      </w:r>
      <w:r>
        <w:rPr>
          <w:rStyle w:val="Style13ptBold"/>
          <w:b w:val="0"/>
          <w:sz w:val="16"/>
          <w:szCs w:val="16"/>
        </w:rPr>
        <w:t xml:space="preserve"> “</w:t>
      </w:r>
      <w:r w:rsidRPr="00FF74DE">
        <w:rPr>
          <w:rStyle w:val="Style13ptBold"/>
          <w:b w:val="0"/>
          <w:sz w:val="16"/>
          <w:szCs w:val="16"/>
        </w:rPr>
        <w:t>Visualizing Climate-Refugees: Race, Vulnerability, and Resilience in Global Liberal Politics</w:t>
      </w:r>
      <w:r>
        <w:rPr>
          <w:rStyle w:val="Style13ptBold"/>
          <w:b w:val="0"/>
          <w:sz w:val="16"/>
          <w:szCs w:val="16"/>
        </w:rPr>
        <w:t xml:space="preserve">” </w:t>
      </w:r>
      <w:r w:rsidRPr="00FF74DE">
        <w:rPr>
          <w:rStyle w:val="Style13ptBold"/>
          <w:b w:val="0"/>
          <w:sz w:val="16"/>
          <w:szCs w:val="16"/>
        </w:rPr>
        <w:t xml:space="preserve">Visualizing Climate-Refugees: </w:t>
      </w:r>
      <w:r w:rsidRPr="00FF74DE">
        <w:rPr>
          <w:rStyle w:val="Style13ptBold"/>
          <w:b w:val="0"/>
          <w:i/>
          <w:sz w:val="16"/>
          <w:szCs w:val="16"/>
        </w:rPr>
        <w:t>Race, Vulnerability, and Resilience in Global Liberal Politics</w:t>
      </w:r>
      <w:r>
        <w:rPr>
          <w:rStyle w:val="Style13ptBold"/>
          <w:b w:val="0"/>
          <w:i/>
          <w:sz w:val="16"/>
          <w:szCs w:val="16"/>
        </w:rPr>
        <w:t xml:space="preserve"> </w:t>
      </w:r>
      <w:r>
        <w:rPr>
          <w:rStyle w:val="Style13ptBold"/>
          <w:b w:val="0"/>
          <w:sz w:val="16"/>
          <w:szCs w:val="16"/>
        </w:rPr>
        <w:t xml:space="preserve">pp. 419-423) [JNFS] </w:t>
      </w:r>
    </w:p>
    <w:p w14:paraId="746EACD0" w14:textId="77777777" w:rsidR="000C1983" w:rsidRPr="000379F2" w:rsidRDefault="000C1983" w:rsidP="000C1983">
      <w:pPr>
        <w:rPr>
          <w:sz w:val="16"/>
        </w:rPr>
      </w:pPr>
      <w:r w:rsidRPr="000379F2">
        <w:rPr>
          <w:sz w:val="16"/>
        </w:rPr>
        <w:t xml:space="preserve">Let us start from the margins. What is not shown in the discourse about climate- induced migration? I’ll discuss three visual tropes that are virtually absent from the sample of analyzed images: the causes of global warming, endangered nature, and national security. Already these limits of visibility have important impli- cations for securitization. The first obvious omission in the field of visibility is the sources of global warming. They appear on only six pictures that were taken from the Environ- mental Justice Foundation report (2008) on climate-induced migration. Instead, </w:t>
      </w:r>
      <w:r w:rsidRPr="000641E7">
        <w:rPr>
          <w:rStyle w:val="StyleUnderline"/>
        </w:rPr>
        <w:t>global warming is depicted as a simple matter of fact.</w:t>
      </w:r>
      <w:r w:rsidRPr="000379F2">
        <w:rPr>
          <w:sz w:val="16"/>
        </w:rPr>
        <w:t xml:space="preserve"> </w:t>
      </w:r>
      <w:r w:rsidRPr="000641E7">
        <w:rPr>
          <w:rStyle w:val="StyleUnderline"/>
        </w:rPr>
        <w:t>Of course, the analyzed publications are mostly concerned with the impacts of, and adaptation to, climate change. However</w:t>
      </w:r>
      <w:r w:rsidRPr="000379F2">
        <w:rPr>
          <w:sz w:val="16"/>
        </w:rPr>
        <w:t>, as the In Search of Shelter report puts it, t</w:t>
      </w:r>
      <w:r w:rsidRPr="000641E7">
        <w:rPr>
          <w:rStyle w:val="StyleUnderline"/>
        </w:rPr>
        <w:t>heir first and foremost policy recommendation is to “avoid dangerous climate change” and “reduce greenhouse gas emissions to safe levels”</w:t>
      </w:r>
      <w:r w:rsidRPr="000379F2">
        <w:rPr>
          <w:sz w:val="16"/>
        </w:rPr>
        <w:t xml:space="preserve"> (Care International et al. 2009:v). Against this backdrop, it is striking that the sources of these greenhouse gas emissions are virtually invisible. Second, </w:t>
      </w:r>
      <w:r w:rsidRPr="000641E7">
        <w:rPr>
          <w:rStyle w:val="StyleUnderline"/>
        </w:rPr>
        <w:t>traditional ways of communicating environmental change are also strikingly absent</w:t>
      </w:r>
      <w:r w:rsidRPr="000379F2">
        <w:rPr>
          <w:sz w:val="16"/>
        </w:rPr>
        <w:t xml:space="preserve">. In general, </w:t>
      </w:r>
      <w:r w:rsidRPr="000641E7">
        <w:rPr>
          <w:rStyle w:val="StyleUnderline"/>
        </w:rPr>
        <w:t>imaging environmental change is often difficult because it comprises complex and mostly gradual processes</w:t>
      </w:r>
      <w:r w:rsidRPr="000379F2">
        <w:rPr>
          <w:sz w:val="16"/>
        </w:rPr>
        <w:t xml:space="preserve"> (Doyle 2007). Where spectacular environmental disasters such as those in Chernobyl, Bhopal, or Sev- eso are clearly visible, </w:t>
      </w:r>
      <w:r w:rsidRPr="000641E7">
        <w:rPr>
          <w:rStyle w:val="Emphasis"/>
        </w:rPr>
        <w:t>most environmental problems have to be symbolized</w:t>
      </w:r>
      <w:r w:rsidRPr="000379F2">
        <w:rPr>
          <w:sz w:val="16"/>
        </w:rPr>
        <w:t xml:space="preserve">. </w:t>
      </w:r>
      <w:r w:rsidRPr="000641E7">
        <w:rPr>
          <w:rStyle w:val="StyleUnderline"/>
        </w:rPr>
        <w:t>Scientific discourses often express environmental change in formal scenarios or figures of probability</w:t>
      </w:r>
      <w:r w:rsidRPr="000379F2">
        <w:rPr>
          <w:sz w:val="16"/>
        </w:rPr>
        <w:t xml:space="preserve">. </w:t>
      </w:r>
      <w:r w:rsidRPr="000641E7">
        <w:rPr>
          <w:rStyle w:val="StyleUnderline"/>
        </w:rPr>
        <w:t xml:space="preserve">The general public, by contrast, relies on images </w:t>
      </w:r>
      <w:r w:rsidRPr="000379F2">
        <w:rPr>
          <w:sz w:val="16"/>
        </w:rPr>
        <w:t xml:space="preserve">(Hulme 2004). For example, the famous photograph 22,727, shot by the NASA mission Apollo 17 in 1972, soon became a symbol for the fragility of “Spaceship Earth.” The Brundtland Report of 1987, one of the hallmarks of global environmental governance, mirrors this prominent image in its opening passage which revolves around the image of “a small and fragile ball” in space (Brundtland 1987:1) and so feeds into a popular “whole-earth” discourse (Cosgrove 2001:262–263). By contrast, Planet Earth appears only once in the sample. </w:t>
      </w:r>
      <w:r w:rsidRPr="000641E7">
        <w:rPr>
          <w:rStyle w:val="StyleUnderline"/>
        </w:rPr>
        <w:t>The theme of the vulnerability of nature is therefore largely absent. Only a minor fraction of the sample pictures what one could call,</w:t>
      </w:r>
      <w:r w:rsidRPr="000379F2">
        <w:rPr>
          <w:sz w:val="16"/>
        </w:rPr>
        <w:t xml:space="preserve"> paraphrasing Hulme (2009), a “</w:t>
      </w:r>
      <w:r w:rsidRPr="000641E7">
        <w:rPr>
          <w:rStyle w:val="StyleUnderline"/>
        </w:rPr>
        <w:t>lost paradise” discourse</w:t>
      </w:r>
      <w:r w:rsidRPr="000379F2">
        <w:rPr>
          <w:sz w:val="16"/>
        </w:rPr>
        <w:t xml:space="preserve">. </w:t>
      </w:r>
      <w:r w:rsidRPr="000641E7">
        <w:rPr>
          <w:rStyle w:val="StyleUnderline"/>
        </w:rPr>
        <w:t>This fraction contains beautiful images of nature, representing its pristine and fragile character. Only a few images show low-lying small islands, the tropical rainforest or savannah landscapes, implying that these are threatened by climate change.</w:t>
      </w:r>
      <w:r>
        <w:rPr>
          <w:rStyle w:val="StyleUnderline"/>
        </w:rPr>
        <w:t xml:space="preserve"> </w:t>
      </w:r>
      <w:r w:rsidRPr="000379F2">
        <w:rPr>
          <w:sz w:val="16"/>
        </w:rPr>
        <w:t xml:space="preserve">Finally, </w:t>
      </w:r>
      <w:r w:rsidRPr="000641E7">
        <w:rPr>
          <w:rStyle w:val="StyleUnderline"/>
        </w:rPr>
        <w:t>given the strong association of climate-induced migration with discourses of security</w:t>
      </w:r>
      <w:r w:rsidRPr="000379F2">
        <w:rPr>
          <w:sz w:val="16"/>
        </w:rPr>
        <w:t xml:space="preserve">, </w:t>
      </w:r>
      <w:r w:rsidRPr="000641E7">
        <w:rPr>
          <w:rStyle w:val="Emphasis"/>
        </w:rPr>
        <w:t>it is striking that the sample makes almost no explicit visual reference to traditional notions of security</w:t>
      </w:r>
      <w:r w:rsidRPr="000379F2">
        <w:rPr>
          <w:sz w:val="16"/>
        </w:rPr>
        <w:t xml:space="preserve">. Only one image out of 135 displays something similar to military security. The title page of the German Advisory Council report displays a soldier on an armored vehicle who is apparently deployed to deal with the impacts of global warming (WBGU 2007). The Green- peace Blue Alert report’s title page, moreover, shows a large group of angry men, thus alluding to threats to stability and security (Greenpeace 2008). A remarkable fraction of the pictures also show people on the move. </w:t>
      </w:r>
      <w:r w:rsidRPr="000641E7">
        <w:rPr>
          <w:rStyle w:val="Emphasis"/>
        </w:rPr>
        <w:t>In terms of security, this could imply that a mass of climate-refugees will soon come knock- ing at the doors of our homelands</w:t>
      </w:r>
      <w:r w:rsidRPr="000379F2">
        <w:rPr>
          <w:sz w:val="16"/>
        </w:rPr>
        <w:t xml:space="preserve">. </w:t>
      </w:r>
      <w:r w:rsidRPr="000641E7">
        <w:rPr>
          <w:rStyle w:val="Emphasis"/>
        </w:rPr>
        <w:t>However, not one single image shows bor- ders, which one might well expect in a migration discourse.</w:t>
      </w:r>
      <w:r w:rsidRPr="000379F2">
        <w:rPr>
          <w:sz w:val="16"/>
        </w:rPr>
        <w:t xml:space="preserve"> </w:t>
      </w:r>
      <w:r w:rsidRPr="000379F2">
        <w:rPr>
          <w:rStyle w:val="Emphasis"/>
        </w:rPr>
        <w:t>Obvious threats triggering traditional security policies are thus not very salient in the field of visibility.</w:t>
      </w:r>
      <w:r>
        <w:rPr>
          <w:rStyle w:val="Emphasis"/>
        </w:rPr>
        <w:t xml:space="preserve"> </w:t>
      </w:r>
      <w:r w:rsidRPr="000379F2">
        <w:rPr>
          <w:rStyle w:val="StyleUnderline"/>
        </w:rPr>
        <w:t xml:space="preserve">So what do we see instead? </w:t>
      </w:r>
      <w:r w:rsidRPr="000379F2">
        <w:rPr>
          <w:sz w:val="16"/>
        </w:rPr>
        <w:t xml:space="preserve">The rest of the sample, to put it bluntly, shows </w:t>
      </w:r>
      <w:r w:rsidRPr="000379F2">
        <w:rPr>
          <w:rStyle w:val="StyleUnderline"/>
        </w:rPr>
        <w:t>people</w:t>
      </w:r>
      <w:r w:rsidRPr="000379F2">
        <w:rPr>
          <w:sz w:val="16"/>
        </w:rPr>
        <w:t xml:space="preserve">. </w:t>
      </w:r>
      <w:r w:rsidRPr="000379F2">
        <w:rPr>
          <w:rStyle w:val="Emphasis"/>
        </w:rPr>
        <w:t>Yet, these people are endowed with significant characteristics.</w:t>
      </w:r>
      <w:r w:rsidRPr="000379F2">
        <w:rPr>
          <w:sz w:val="16"/>
        </w:rPr>
        <w:t xml:space="preserve"> As I will show in this section, </w:t>
      </w:r>
      <w:r w:rsidRPr="000379F2">
        <w:rPr>
          <w:rStyle w:val="Emphasis"/>
        </w:rPr>
        <w:t>the figure of the climate migrant/refugee produced here is marked by a number of racializing tropes and is thus inserted into a liberal–bio- political</w:t>
      </w:r>
      <w:r w:rsidRPr="000379F2">
        <w:rPr>
          <w:sz w:val="16"/>
        </w:rPr>
        <w:t xml:space="preserve"> </w:t>
      </w:r>
      <w:r w:rsidRPr="000379F2">
        <w:rPr>
          <w:rStyle w:val="Emphasis"/>
        </w:rPr>
        <w:t>governmentality of security</w:t>
      </w:r>
      <w:r w:rsidRPr="000379F2">
        <w:rPr>
          <w:sz w:val="16"/>
        </w:rPr>
        <w:t xml:space="preserve">. </w:t>
      </w:r>
      <w:r w:rsidRPr="000379F2">
        <w:rPr>
          <w:rStyle w:val="StyleUnderline"/>
        </w:rPr>
        <w:t>The concept of racialization highlights the complex nature of racist discourses. Whereas talking about race risks reifying the category itself, racialization points to the manifold practices through which race comes into being</w:t>
      </w:r>
      <w:r w:rsidRPr="000379F2">
        <w:rPr>
          <w:sz w:val="16"/>
        </w:rPr>
        <w:t xml:space="preserve">. Practices of racialization categorize social groups on the basis of bodily attributes (Miles 1989:75) </w:t>
      </w:r>
      <w:r w:rsidRPr="000379F2">
        <w:rPr>
          <w:rStyle w:val="StyleUnderline"/>
        </w:rPr>
        <w:t>and connect them to particular stereotypes and supposedly natural or typical characteristics</w:t>
      </w:r>
      <w:r w:rsidRPr="000379F2">
        <w:rPr>
          <w:sz w:val="16"/>
        </w:rPr>
        <w:t xml:space="preserve"> (Kobayashi and Peake 2000:393). Race and racialization are more than racial hatred. Whereas hatred is tied to the extraordinary, racialization points to the fact that racism is manifest “in the microexpressions of daily life” (Goldberg 1997:21).3 Racialization is thus a set of practices which create social groups on the basis of bodily attributes and ascribes meaning to them. The Racialized Climate Migrant/Refugee </w:t>
      </w:r>
      <w:r w:rsidRPr="000379F2">
        <w:rPr>
          <w:rStyle w:val="Emphasis"/>
        </w:rPr>
        <w:t>Racialization is the most easily discernible pattern in the visual discourse about climate-induced migration. It associates being a climate migrant/refugee with not being White and attaches a number of racializing tropes to it by drawing on deeply ingrained stereotypes about poor Southern populations.</w:t>
      </w:r>
      <w:r w:rsidRPr="000379F2">
        <w:rPr>
          <w:sz w:val="16"/>
        </w:rPr>
        <w:t xml:space="preserve"> On the one hand, stating the obvious</w:t>
      </w:r>
      <w:r w:rsidRPr="000379F2">
        <w:rPr>
          <w:rStyle w:val="Emphasis"/>
        </w:rPr>
        <w:t>, the climate migrant/refugee is obviously not White</w:t>
      </w:r>
      <w:r w:rsidRPr="000379F2">
        <w:rPr>
          <w:sz w:val="16"/>
        </w:rPr>
        <w:t>. Only five of the 135 pictures do not show People of Color. Even the pictured vic- tims of the 2004 Hurricane Katrina that hit New Orleans are Black. This might correspond to the ambition of the analyzed reports to portray climate change as a matter of global justice</w:t>
      </w:r>
      <w:r w:rsidRPr="000379F2">
        <w:rPr>
          <w:rStyle w:val="Emphasis"/>
        </w:rPr>
        <w:t>. Nonetheless, it associates being a climate migrant/ref- ugee with not being White</w:t>
      </w:r>
      <w:r w:rsidRPr="000379F2">
        <w:rPr>
          <w:sz w:val="16"/>
        </w:rPr>
        <w:t xml:space="preserve">, </w:t>
      </w:r>
      <w:r w:rsidRPr="000379F2">
        <w:rPr>
          <w:rStyle w:val="StyleUnderline"/>
        </w:rPr>
        <w:t>thereby mobilizing the whole range of stereotypes about Southern populations.</w:t>
      </w:r>
      <w:r w:rsidRPr="000379F2">
        <w:rPr>
          <w:sz w:val="16"/>
        </w:rPr>
        <w:t xml:space="preserve"> On the other hand, as Andrew Baldwin points out, the characteristics of this group are also “arrived at by implication” (Baldwin 2013:4). </w:t>
      </w:r>
      <w:r w:rsidRPr="000379F2">
        <w:rPr>
          <w:rStyle w:val="Emphasis"/>
        </w:rPr>
        <w:t xml:space="preserve">The field of visibility presents the climate migrants/refugees in their supposed natural environments. </w:t>
      </w:r>
      <w:r w:rsidRPr="000379F2">
        <w:rPr>
          <w:sz w:val="16"/>
        </w:rPr>
        <w:t xml:space="preserve">There are 34 images showing people in entirely natural environments, another 27 locate them in a rural environment, even though the majority of people on the planet live in cities and many impacts of global warming will hit the urban poor. However, </w:t>
      </w:r>
      <w:r w:rsidRPr="000379F2">
        <w:rPr>
          <w:rStyle w:val="StyleUnderline"/>
        </w:rPr>
        <w:t>it seems that the visual dis- course of climate-refugees downplays urban environments as only 18 images refer to urban contexts</w:t>
      </w:r>
      <w:r w:rsidRPr="000379F2">
        <w:rPr>
          <w:sz w:val="16"/>
        </w:rPr>
        <w:t xml:space="preserve">. In other words, the discourse sticks to the image of the South as a place of primordial lifestyles and modes of production. </w:t>
      </w:r>
      <w:r w:rsidRPr="000379F2">
        <w:rPr>
          <w:rStyle w:val="StyleUnderline"/>
        </w:rPr>
        <w:t>This corre- sponds with the usual charity adverts. They portray Southern populations as infe- rior, primordial, and deficient</w:t>
      </w:r>
      <w:r w:rsidRPr="000379F2">
        <w:rPr>
          <w:sz w:val="16"/>
        </w:rPr>
        <w:t xml:space="preserve"> (Kiesel and Bendix 2010:486; Manzo 2010). </w:t>
      </w:r>
      <w:r w:rsidRPr="000379F2">
        <w:rPr>
          <w:rStyle w:val="Emphasis"/>
        </w:rPr>
        <w:t>The “colonial gaze” of such adverts is marked by an “absence of culture” and a “focus on nature, naturalness, and nativeness</w:t>
      </w:r>
      <w:r w:rsidRPr="000379F2">
        <w:rPr>
          <w:sz w:val="16"/>
        </w:rPr>
        <w:t xml:space="preserve">” (Kiesel and Bendix 2010:486; own trans- lation). Moreover, by putting the South at the center of attention, such a pictorial strategy runs the risk of </w:t>
      </w:r>
      <w:r w:rsidRPr="000379F2">
        <w:rPr>
          <w:rStyle w:val="Emphasis"/>
        </w:rPr>
        <w:t>turning people into “victims” of climate change without any capacity for action.</w:t>
      </w:r>
      <w:r w:rsidRPr="000379F2">
        <w:rPr>
          <w:sz w:val="16"/>
        </w:rPr>
        <w:t xml:space="preserve"> </w:t>
      </w:r>
      <w:r w:rsidRPr="000379F2">
        <w:rPr>
          <w:rStyle w:val="StyleUnderline"/>
        </w:rPr>
        <w:t>It is “recycling Western visions of a temperate world that exercises dominion over tropical realms”</w:t>
      </w:r>
      <w:r w:rsidRPr="000379F2">
        <w:rPr>
          <w:sz w:val="16"/>
        </w:rPr>
        <w:t xml:space="preserve"> (Manzo 2010:1003). What is more, most of the people displayed in the images are passive or waiting. If at all, they are occupied with reproductive activities: fetching water, cook- ing, tending goats, or harvesting crops. Only a few pictures show people actively trying to prepare for a changing climate. Two pictures show construction works: a group of women constructing an embankment; people erecting the wall of a makeshift shed. In addition, 28 images show people that are somehow on the move, obviously beyond their home context as they carry luggage or travel in groups. These are the only occupations beyond waiting or reproduction that people in the images actually pursue. Finally, the majority of people are women or children. Of 85 pictures, the 55 showing people are populated exclusively by these two groups. As Kate Manzo argues, the iconography of childhood “rein- forces an impression of both institutional efficacy and the power to act in loco parentis by tapping into cultural associations of childhood with dependence, innocence, and the need for protection and care” (Manzo 2008:652; emphasis in original</w:t>
      </w:r>
      <w:r w:rsidRPr="000379F2">
        <w:rPr>
          <w:rStyle w:val="StyleUnderline"/>
        </w:rPr>
        <w:t>). The same obviously holds true for women. Racism and sexism share a common genealogy, which is why racialized images are often also feminized ones</w:t>
      </w:r>
      <w:r w:rsidRPr="000379F2">
        <w:rPr>
          <w:sz w:val="16"/>
        </w:rPr>
        <w:t xml:space="preserve"> (McWhorter 2004). However, again</w:t>
      </w:r>
      <w:r w:rsidRPr="000379F2">
        <w:rPr>
          <w:rStyle w:val="Emphasis"/>
        </w:rPr>
        <w:t>, femininity and childhood are no essential category;</w:t>
      </w:r>
      <w:r w:rsidRPr="000379F2">
        <w:rPr>
          <w:sz w:val="16"/>
        </w:rPr>
        <w:t xml:space="preserve"> </w:t>
      </w:r>
      <w:r w:rsidRPr="000379F2">
        <w:rPr>
          <w:rStyle w:val="Emphasis"/>
        </w:rPr>
        <w:t>they are social constructions that often also apply to the me</w:t>
      </w:r>
      <w:r>
        <w:rPr>
          <w:rStyle w:val="Emphasis"/>
        </w:rPr>
        <w:t>n repre</w:t>
      </w:r>
      <w:r w:rsidRPr="000379F2">
        <w:rPr>
          <w:rStyle w:val="Emphasis"/>
        </w:rPr>
        <w:t>sented in the images</w:t>
      </w:r>
      <w:r w:rsidRPr="000379F2">
        <w:rPr>
          <w:sz w:val="16"/>
        </w:rPr>
        <w:t xml:space="preserve">. For example, a report in a British newspaper on climate- refugees was illustrated with a man under a makeshift tent, sitting, and staring in a childlike pose (Harvey 2011). This is in line with many colonial stereotypes that equate not being White with infancy and immaturity (Kiesel and Bendix 2010:485). Human Security and Liberal Biopolitics In other words, </w:t>
      </w:r>
      <w:r w:rsidRPr="000379F2">
        <w:rPr>
          <w:rStyle w:val="Emphasis"/>
        </w:rPr>
        <w:t>we look at climate-induced migration with a racialized gaze.</w:t>
      </w:r>
      <w:r w:rsidRPr="000379F2">
        <w:rPr>
          <w:sz w:val="16"/>
        </w:rPr>
        <w:t xml:space="preserve"> As Figure 1 aptly demonstrates, (potential) </w:t>
      </w:r>
      <w:r w:rsidRPr="000379F2">
        <w:rPr>
          <w:rStyle w:val="Emphasis"/>
        </w:rPr>
        <w:t>climate migrants and refugees are iden- tified by deeply ingrained (post-)colonial stereotypes: they are mostly women and children, in rural or natural environments, waiting for climate change to come.</w:t>
      </w:r>
      <w:r w:rsidRPr="000379F2">
        <w:rPr>
          <w:sz w:val="16"/>
        </w:rPr>
        <w:t xml:space="preserve"> What are the implications of this for the securitization of climate-induced migration? What concrete configurations of power appear in these images? How do they render climate-induced migration governable in the name of security? I would like to suggest that </w:t>
      </w:r>
      <w:r w:rsidRPr="000379F2">
        <w:rPr>
          <w:rStyle w:val="StyleUnderline"/>
        </w:rPr>
        <w:t>the racialization feeds into a liberal–biopolitical way of securing.</w:t>
      </w:r>
      <w:r w:rsidRPr="000379F2">
        <w:rPr>
          <w:sz w:val="16"/>
        </w:rPr>
        <w:t xml:space="preserve"> It creates a highly hierarchical relationship between North and South and turns the latter into an object for top-down intervention and management. </w:t>
      </w:r>
      <w:r w:rsidRPr="000379F2">
        <w:rPr>
          <w:rStyle w:val="StyleUnderline"/>
        </w:rPr>
        <w:t xml:space="preserve">Biopolitics is closely tied to the notion of racism. </w:t>
      </w:r>
      <w:r w:rsidRPr="000379F2">
        <w:rPr>
          <w:sz w:val="16"/>
        </w:rPr>
        <w:t xml:space="preserve">Biopolitics describes how, during the eighteenth and nineteenth centuries, “life has become the ‘object-tar- get’ for specific techniques and technologies of power” (Anderson 2011:28). </w:t>
      </w:r>
      <w:r w:rsidRPr="000379F2">
        <w:rPr>
          <w:rStyle w:val="StyleUnderline"/>
        </w:rPr>
        <w:t xml:space="preserve">The liberal–biopolitical governmentality of security is concerned with the life and well-being of the population, </w:t>
      </w:r>
      <w:r w:rsidRPr="000379F2">
        <w:rPr>
          <w:sz w:val="16"/>
        </w:rPr>
        <w:t xml:space="preserve">“organizing circulation, eliminating its dangerous elements, making a division between good and bad circulation, and maximizing the good circulation by diminishing the bad” (Foucault 2007:18). Foucault pointed out </w:t>
      </w:r>
      <w:r w:rsidRPr="000379F2">
        <w:rPr>
          <w:rStyle w:val="Emphasis"/>
        </w:rPr>
        <w:t>that racism is crucial to liberal biopolitics</w:t>
      </w:r>
      <w:r w:rsidRPr="000379F2">
        <w:rPr>
          <w:sz w:val="16"/>
        </w:rPr>
        <w:t xml:space="preserve">. </w:t>
      </w:r>
      <w:r w:rsidRPr="000379F2">
        <w:rPr>
          <w:rStyle w:val="Emphasis"/>
        </w:rPr>
        <w:t>It defines “the break between what must live and what must die ... It is a way of separating out the groups that exist within a population</w:t>
      </w:r>
      <w:r w:rsidRPr="000379F2">
        <w:rPr>
          <w:sz w:val="16"/>
        </w:rPr>
        <w:t xml:space="preserve">. It is, in short, a way of establishing a bio- logical-type caesura within a population that appears to be a biological domain” (Foucault 2003:254–255). </w:t>
      </w:r>
      <w:r w:rsidRPr="000379F2">
        <w:rPr>
          <w:rStyle w:val="Emphasis"/>
        </w:rPr>
        <w:t>Biopolitics manifests in “internal racism” as a “pattern of imagination according to which the population must be defended against vari- ous forms of degeneration,”</w:t>
      </w:r>
      <w:r w:rsidRPr="000379F2">
        <w:rPr>
          <w:sz w:val="16"/>
        </w:rPr>
        <w:t xml:space="preserve"> mostly in Western societies (Rasmussen 2011:38). Yet, external racism also has a biopolitical component, for example, by legitimiz- ing interventions in non-Western contexts such as population control (Tambe 2011). Finally, racialization is crucial to post 9/11 security practices which seek to single out dangerous individuals (Maguire 2012). In this sense, racialization is a crucial part of liberal biopolitics.</w:t>
      </w:r>
    </w:p>
    <w:p w14:paraId="54E8A86E" w14:textId="77777777" w:rsidR="000C1983" w:rsidRDefault="000C1983" w:rsidP="000C1983">
      <w:pPr>
        <w:pStyle w:val="Heading4"/>
      </w:pPr>
      <w:r>
        <w:t xml:space="preserve">The aff’s representations of the climate migrant as vulnerable and in need of a western policy to help them and solve the impacts of the 1ac is an effect from an agenda of liberal biopolitics that view them as objects of governance </w:t>
      </w:r>
    </w:p>
    <w:p w14:paraId="7C925ED8" w14:textId="77777777" w:rsidR="000C1983" w:rsidRPr="00537050" w:rsidRDefault="000C1983" w:rsidP="000C1983">
      <w:pPr>
        <w:rPr>
          <w:b/>
          <w:sz w:val="26"/>
        </w:rPr>
      </w:pPr>
      <w:r>
        <w:rPr>
          <w:rStyle w:val="Style13ptBold"/>
        </w:rPr>
        <w:t xml:space="preserve">Methmann 14 </w:t>
      </w:r>
      <w:r w:rsidRPr="00FF74DE">
        <w:rPr>
          <w:rStyle w:val="Style13ptBold"/>
          <w:b w:val="0"/>
          <w:sz w:val="16"/>
          <w:szCs w:val="16"/>
        </w:rPr>
        <w:t>(Chris Methmann</w:t>
      </w:r>
      <w:r>
        <w:rPr>
          <w:rStyle w:val="Style13ptBold"/>
          <w:b w:val="0"/>
          <w:sz w:val="16"/>
          <w:szCs w:val="16"/>
        </w:rPr>
        <w:t xml:space="preserve"> </w:t>
      </w:r>
      <w:r w:rsidRPr="00FF74DE">
        <w:rPr>
          <w:rStyle w:val="Style13ptBold"/>
          <w:b w:val="0"/>
          <w:sz w:val="16"/>
          <w:szCs w:val="16"/>
        </w:rPr>
        <w:t>University of Hamburg, Institute of Political Science, Alumnus</w:t>
      </w:r>
      <w:r>
        <w:rPr>
          <w:rStyle w:val="Style13ptBold"/>
          <w:b w:val="0"/>
          <w:sz w:val="16"/>
          <w:szCs w:val="16"/>
        </w:rPr>
        <w:t xml:space="preserve"> “</w:t>
      </w:r>
      <w:r w:rsidRPr="00FF74DE">
        <w:rPr>
          <w:rStyle w:val="Style13ptBold"/>
          <w:b w:val="0"/>
          <w:sz w:val="16"/>
          <w:szCs w:val="16"/>
        </w:rPr>
        <w:t>Visualizing Climate-Refugees: Race, Vulnerability, and Resilience in Global Liberal Politics</w:t>
      </w:r>
      <w:r>
        <w:rPr>
          <w:rStyle w:val="Style13ptBold"/>
          <w:b w:val="0"/>
          <w:sz w:val="16"/>
          <w:szCs w:val="16"/>
        </w:rPr>
        <w:t xml:space="preserve">” </w:t>
      </w:r>
      <w:r w:rsidRPr="00FF74DE">
        <w:rPr>
          <w:rStyle w:val="Style13ptBold"/>
          <w:b w:val="0"/>
          <w:sz w:val="16"/>
          <w:szCs w:val="16"/>
        </w:rPr>
        <w:t xml:space="preserve">Visualizing Climate-Refugees: </w:t>
      </w:r>
      <w:r w:rsidRPr="00FF74DE">
        <w:rPr>
          <w:rStyle w:val="Style13ptBold"/>
          <w:b w:val="0"/>
          <w:i/>
          <w:sz w:val="16"/>
          <w:szCs w:val="16"/>
        </w:rPr>
        <w:t>Race, Vulnerability, and Resilience in Global Liberal Politics</w:t>
      </w:r>
      <w:r>
        <w:rPr>
          <w:rStyle w:val="Style13ptBold"/>
          <w:b w:val="0"/>
          <w:i/>
          <w:sz w:val="16"/>
          <w:szCs w:val="16"/>
        </w:rPr>
        <w:t xml:space="preserve"> </w:t>
      </w:r>
      <w:r>
        <w:rPr>
          <w:rStyle w:val="Style13ptBold"/>
          <w:b w:val="0"/>
          <w:sz w:val="16"/>
          <w:szCs w:val="16"/>
        </w:rPr>
        <w:t xml:space="preserve">pp. 419-423) [JNFS] </w:t>
      </w:r>
    </w:p>
    <w:p w14:paraId="164D9156" w14:textId="77777777" w:rsidR="000C1983" w:rsidRPr="00012B9F" w:rsidRDefault="000C1983" w:rsidP="000C1983">
      <w:r w:rsidRPr="00E571F4">
        <w:rPr>
          <w:sz w:val="16"/>
        </w:rPr>
        <w:t xml:space="preserve">This insight leads directly to the political implications of this visual discourse of climate-induced migration. As Duffield and Waddel put it, </w:t>
      </w:r>
      <w:r w:rsidRPr="00E571F4">
        <w:rPr>
          <w:rStyle w:val="Emphasis"/>
        </w:rPr>
        <w:t>human security is “producing the ‘humans’ requiring securing</w:t>
      </w:r>
      <w:r w:rsidRPr="00E571F4">
        <w:rPr>
          <w:sz w:val="16"/>
        </w:rPr>
        <w:t xml:space="preserve">” (Duffield and Waddell 2006:2). In this sense, </w:t>
      </w:r>
      <w:r w:rsidRPr="00E571F4">
        <w:rPr>
          <w:rStyle w:val="Emphasis"/>
        </w:rPr>
        <w:t>the visual discourse casts climate-induced migration as an object of governance—as people in need of assistance</w:t>
      </w:r>
      <w:r w:rsidRPr="00E571F4">
        <w:rPr>
          <w:sz w:val="16"/>
        </w:rPr>
        <w:t xml:space="preserve">. The crucial point, however, is that </w:t>
      </w:r>
      <w:r w:rsidRPr="00E571F4">
        <w:rPr>
          <w:rStyle w:val="Emphasis"/>
        </w:rPr>
        <w:t>this creation is a dialectical process.</w:t>
      </w:r>
      <w:r w:rsidRPr="00E571F4">
        <w:rPr>
          <w:sz w:val="16"/>
        </w:rPr>
        <w:t xml:space="preserve"> </w:t>
      </w:r>
      <w:r w:rsidRPr="00E571F4">
        <w:rPr>
          <w:rStyle w:val="StyleUnderline"/>
        </w:rPr>
        <w:t>Racialization creates an image of selfhood vis-a -vis the racialized other and so does the racialized figure of the climate migrant.</w:t>
      </w:r>
      <w:r w:rsidRPr="00E571F4">
        <w:rPr>
          <w:sz w:val="16"/>
        </w:rPr>
        <w:t xml:space="preserve"> </w:t>
      </w:r>
      <w:r w:rsidRPr="00E571F4">
        <w:rPr>
          <w:rStyle w:val="StyleUnderline"/>
        </w:rPr>
        <w:t>It produces the Northern “environmental citizen” as the agent of change in the fight against global warming</w:t>
      </w:r>
      <w:r w:rsidRPr="00E571F4">
        <w:rPr>
          <w:sz w:val="16"/>
        </w:rPr>
        <w:t xml:space="preserve"> (Baldwin 2012). </w:t>
      </w:r>
      <w:r w:rsidRPr="00E571F4">
        <w:rPr>
          <w:rStyle w:val="StyleUnderline"/>
        </w:rPr>
        <w:t xml:space="preserve">It creates a rather clear-cut savior–victim relationship between North and South: </w:t>
      </w:r>
      <w:r w:rsidRPr="00E571F4">
        <w:rPr>
          <w:rStyle w:val="Emphasis"/>
        </w:rPr>
        <w:t xml:space="preserve">the racialized cli- mate migrant/refugee and the White environmental citizen </w:t>
      </w:r>
      <w:r w:rsidRPr="00E571F4">
        <w:rPr>
          <w:sz w:val="16"/>
        </w:rPr>
        <w:t xml:space="preserve">(ibid.). And this, </w:t>
      </w:r>
      <w:r w:rsidRPr="00E571F4">
        <w:rPr>
          <w:rStyle w:val="Emphasis"/>
        </w:rPr>
        <w:t>in turn, feeds into and legitimizes “white supremacy</w:t>
      </w:r>
      <w:r w:rsidRPr="00E571F4">
        <w:rPr>
          <w:rStyle w:val="StyleUnderline"/>
        </w:rPr>
        <w:t>,” a political, economic and social system which—without being driven by obvious racial hatred—c</w:t>
      </w:r>
      <w:r>
        <w:rPr>
          <w:rStyle w:val="StyleUnderline"/>
        </w:rPr>
        <w:t>oncen</w:t>
      </w:r>
      <w:r w:rsidRPr="00E571F4">
        <w:rPr>
          <w:rStyle w:val="StyleUnderline"/>
        </w:rPr>
        <w:t>trates power and control in the hands of White</w:t>
      </w:r>
      <w:r>
        <w:rPr>
          <w:rStyle w:val="StyleUnderline"/>
        </w:rPr>
        <w:t xml:space="preserve"> people and supports White dom</w:t>
      </w:r>
      <w:r w:rsidRPr="00E571F4">
        <w:rPr>
          <w:rStyle w:val="StyleUnderline"/>
        </w:rPr>
        <w:t>inance and non-White subordination</w:t>
      </w:r>
      <w:r w:rsidRPr="00E571F4">
        <w:rPr>
          <w:sz w:val="16"/>
        </w:rPr>
        <w:t xml:space="preserve"> (Hooks 1989). </w:t>
      </w:r>
      <w:r w:rsidRPr="00E571F4">
        <w:rPr>
          <w:rStyle w:val="StyleUnderline"/>
        </w:rPr>
        <w:t>This hierarchy between environmental citizens and climate-refugees/migrants is also reflected in the production of this visual discourse</w:t>
      </w:r>
      <w:r w:rsidRPr="00E571F4">
        <w:rPr>
          <w:sz w:val="16"/>
        </w:rPr>
        <w:t xml:space="preserve">. Most, if not all,5 of the material included in the sample </w:t>
      </w:r>
      <w:r w:rsidRPr="00E571F4">
        <w:rPr>
          <w:rStyle w:val="StyleUnderline"/>
        </w:rPr>
        <w:t>has been published by Northern institu- tions.</w:t>
      </w:r>
      <w:r w:rsidRPr="00E571F4">
        <w:rPr>
          <w:sz w:val="16"/>
        </w:rPr>
        <w:t xml:space="preserve"> Take, for example, the In Search of Shelter report—published by the US- based NGO Care International, based on research funded by the European Commission, written by researchers employed at New York’s Columbia University and the United Nations University in Bonn and sponsored by the World Bank. And this bias is not a selection bias. It reflects the fact that </w:t>
      </w:r>
      <w:r w:rsidRPr="00E571F4">
        <w:rPr>
          <w:rStyle w:val="StyleUnderline"/>
        </w:rPr>
        <w:t>the discourse on cli- mate-induced migration is almost exclusively a Northern discourse</w:t>
      </w:r>
      <w:r w:rsidRPr="00E571F4">
        <w:rPr>
          <w:sz w:val="16"/>
        </w:rPr>
        <w:t xml:space="preserve">. In other words, </w:t>
      </w:r>
      <w:r w:rsidRPr="00E571F4">
        <w:rPr>
          <w:rStyle w:val="Emphasis"/>
        </w:rPr>
        <w:t>the visual discourse about climate-induced migration represents White people looking at Black climate-refugees as the racialized Other. It is this pattern which corresponds to the human security agenda of liberal biopolitics</w:t>
      </w:r>
      <w:r w:rsidRPr="00E571F4">
        <w:rPr>
          <w:sz w:val="16"/>
        </w:rPr>
        <w:t xml:space="preserve"> and so legitimizes top-down intervention by Northern governments, NGOs, and scien- tists on behalf of those most severely affected by climate change. In light of this interpretation, there are, however, two important patterns that contradict the diagnosis of a liberal–biopolitical approach. First, it is striking that almost no intervention at all appears in the images. Only a few images show Northern/White people engaging in preventive and reactive measures, for exam- ple, handing out food aid to the victims. Whereas </w:t>
      </w:r>
      <w:r w:rsidRPr="00E571F4">
        <w:rPr>
          <w:rStyle w:val="Emphasis"/>
        </w:rPr>
        <w:t>vulnerability is the dominant theme within the visual discourse, it does not seem to generate any form of intervention or top-down policy</w:t>
      </w:r>
      <w:r w:rsidRPr="00E571F4">
        <w:rPr>
          <w:sz w:val="16"/>
        </w:rPr>
        <w:t xml:space="preserve">. </w:t>
      </w:r>
      <w:r w:rsidRPr="00E571F4">
        <w:rPr>
          <w:rStyle w:val="StyleUnderline"/>
        </w:rPr>
        <w:t xml:space="preserve">By contrast, it is remarkable that hardly any pol- icy at all appears in the picture. </w:t>
      </w:r>
      <w:r w:rsidRPr="00E571F4">
        <w:rPr>
          <w:sz w:val="16"/>
        </w:rPr>
        <w:t xml:space="preserve">What is more, the discourse is not even interested in calculating and predicting vulnerability in detail so as to prevent its gravest impacts. On the one hand, many of the maps used to display the impact of climate change do not go into detail. They display large fractions of the Earth’s surface as ground zero of global warming. On the other hand, </w:t>
      </w:r>
      <w:r w:rsidRPr="00E571F4">
        <w:rPr>
          <w:rStyle w:val="Emphasis"/>
        </w:rPr>
        <w:t>being a victim is almost entirely defined in terms of racialized and colonial stereotypes</w:t>
      </w:r>
      <w:r w:rsidRPr="00E571F4">
        <w:rPr>
          <w:rStyle w:val="StyleUnderline"/>
        </w:rPr>
        <w:t>. And these obviously apply to a huge number of people on the planet. In other words, the field of visibility of climate-induced migration undermines the deci- sive feature of security as liberal biopolitics</w:t>
      </w:r>
      <w:r w:rsidRPr="00E571F4">
        <w:rPr>
          <w:sz w:val="16"/>
        </w:rPr>
        <w:t>: calculating and predicting vulnera- bility, locating it in a particular fraction of the global population, and curing the pathogenic parts of the global organism. In this sense, understanding the field of visibility of climate-induced migration as constitutive of liberal biopolitics rep- resents a helpful starting point, but is not sufficient to fully grasp its implications for the securitization of climate migrants and refugees.</w:t>
      </w:r>
    </w:p>
    <w:p w14:paraId="32EF3B12" w14:textId="77777777" w:rsidR="005E1CD4" w:rsidRDefault="005E1CD4" w:rsidP="00C23650">
      <w:pPr>
        <w:rPr>
          <w:sz w:val="14"/>
        </w:rPr>
      </w:pPr>
    </w:p>
    <w:p w14:paraId="35BCE5CF" w14:textId="1870821C" w:rsidR="00F806A7" w:rsidRDefault="00CC4B14" w:rsidP="00DD4241">
      <w:pPr>
        <w:pStyle w:val="Heading3"/>
      </w:pPr>
      <w:r>
        <w:t>Legalism</w:t>
      </w:r>
      <w:r w:rsidR="00DD4241">
        <w:t xml:space="preserve"> Turn</w:t>
      </w:r>
    </w:p>
    <w:p w14:paraId="6EF08CEB" w14:textId="77777777" w:rsidR="00DD4241" w:rsidRDefault="00DD4241" w:rsidP="00DD4241">
      <w:pPr>
        <w:pStyle w:val="Heading4"/>
      </w:pPr>
      <w:r>
        <w:t>The aff is a reinvestment in liberal power structures that undergird the immigration regime. Any attempt to change the project of exclusion only motivates the restoring of other exclusions in order to maintain the inclusion/exclusion dichotomy.</w:t>
      </w:r>
    </w:p>
    <w:p w14:paraId="1B24D8E0" w14:textId="77777777" w:rsidR="00DD4241" w:rsidRDefault="00DD4241" w:rsidP="00DD4241">
      <w:pPr>
        <w:rPr>
          <w:rStyle w:val="Style13ptBold"/>
        </w:rPr>
      </w:pPr>
      <w:r>
        <w:rPr>
          <w:rStyle w:val="Style13ptBold"/>
        </w:rPr>
        <w:t xml:space="preserve">Rossi 18 </w:t>
      </w:r>
    </w:p>
    <w:p w14:paraId="1D5B112E" w14:textId="50AD15A9" w:rsidR="00DD4241" w:rsidRPr="000C0268" w:rsidRDefault="00DD4241" w:rsidP="00DD4241">
      <w:pPr>
        <w:rPr>
          <w:rStyle w:val="Style13ptBold"/>
        </w:rPr>
      </w:pPr>
      <w:r w:rsidRPr="006F78CB">
        <w:t xml:space="preserve">(Christopher R. Rossi holds a PhD and Masters from Johns Hopkins University, and served as a director on the National Security Council during the Bill Clinton administration in the Office of Democracy, Human Rights, and Humanitarian Affairs, 2018, “The Nomos of Climate Change and the Sociological Refugee in a Sinking Century”, The Geo. Wash. International Law Review, Volume 50, Pages 137-138, </w:t>
      </w:r>
      <w:hyperlink r:id="rId30" w:history="1">
        <w:r w:rsidRPr="006F78CB">
          <w:t>https://ssrn.com/abstract=3055415</w:t>
        </w:r>
      </w:hyperlink>
      <w:r w:rsidRPr="006F78CB">
        <w:t>)</w:t>
      </w:r>
    </w:p>
    <w:p w14:paraId="49AEC44A" w14:textId="77777777" w:rsidR="00DD4241" w:rsidRDefault="00DD4241" w:rsidP="00DD4241">
      <w:pPr>
        <w:rPr>
          <w:u w:val="single"/>
        </w:rPr>
      </w:pPr>
      <w:r w:rsidRPr="000C0268">
        <w:rPr>
          <w:u w:val="single"/>
        </w:rPr>
        <w:t>Climate change presents serious challenges to the porous regime of international refugee law, which, in the hands of its liberal minders, restricts the migration nomos to the telluric underpinnings of statehood that may be incapable of rising to meet coming migration challenges.</w:t>
      </w:r>
      <w:r w:rsidRPr="000C0268">
        <w:rPr>
          <w:sz w:val="16"/>
        </w:rPr>
        <w:t xml:space="preserve"> International law’s treatment of the relationship between the migrant and the refugee, increasingly scrutinized for inadequacies dating to the interwar period, suggests a pessimistic retrenchment during the coming challenges of the Anthropocene. International refugee law developed in the twentieth century due to the collapse of empires following World War I and in response to Nazi atrocity and forced displacements from World War II. A critical attachment of refugee status to the idea of persecution necessarily bounded the status of the refugee and bracketed such displaced persons within the international legal protection of non-refoulement, distinguishing their protected status from the peripatetic and more numerous sociological refugees. The prohibition against returning such legally-classified persons may now constitute a norm of jus cogens. However, challenges of the Anthropocene, as preliminarily suggested by the onset of the drowning nation state, will test the spatial peripheries and temporal orientation of international refugee law</w:t>
      </w:r>
      <w:r w:rsidRPr="000C0268">
        <w:rPr>
          <w:u w:val="single"/>
        </w:rPr>
        <w:t>. Expanding the boundaries in ways that accommodate climigration threaten to denude refugee law of its acute and special character and specific humanitarian appeal. Taken to an extreme, labeling every displaced person a refugee deprives bona fide protections to al</w:t>
      </w:r>
      <w:r w:rsidRPr="000C0268">
        <w:rPr>
          <w:sz w:val="16"/>
        </w:rPr>
        <w:t xml:space="preserve">l.268 </w:t>
      </w:r>
      <w:r w:rsidRPr="000C0268">
        <w:rPr>
          <w:u w:val="single"/>
        </w:rPr>
        <w:t>Little evidence suggests that the porosity of the liberal refugee regime will allow this abnegation of its regime structure.</w:t>
      </w:r>
      <w:r w:rsidRPr="000C0268">
        <w:rPr>
          <w:sz w:val="16"/>
        </w:rPr>
        <w:t xml:space="preserve"> To the contrary, the sinking island nation and the coming age of climate change suggest that the cosmopolitan framework will further restrict non-entrée measures to secure the liberal state from the global impact of the earth’s changing climate. </w:t>
      </w:r>
      <w:r w:rsidRPr="000C0268">
        <w:rPr>
          <w:u w:val="single"/>
        </w:rPr>
        <w:t>The U.N. Global Compact on Migration report awaits, and it will doubtless highlight the cross-cutting and interdependent call for a broad-based solution,269 perhaps even include a call for the replacement</w:t>
      </w:r>
      <w:r>
        <w:rPr>
          <w:u w:val="single"/>
        </w:rPr>
        <w:t xml:space="preserve"> </w:t>
      </w:r>
      <w:r w:rsidRPr="000C0268">
        <w:rPr>
          <w:u w:val="single"/>
        </w:rPr>
        <w:t>of the Refugee Conventions with a Displaced Persons Convention.270 However, the constructed legal responses to human migration have imperfectly facilitated protections against affected (non-persecuted) persons, making a remedial solution from within international law problematic. Non-entrée and interim processing measures, intended to further restrict the protected classification of the refugee, suggest that Schmitt’s critique of liberalism and its masking of sovereignty’s telluric strength requires a prioritized re-assessment of the panopticon of border security that refugee law supports. The narrow classification of refugee and asylum laws secured under international law casts a myopic pall over the sociology of displacement, revealing the sustaining power while masking the potential shortcomings of biogeographic defenses of the liberal state.</w:t>
      </w:r>
      <w:r>
        <w:rPr>
          <w:u w:val="single"/>
        </w:rPr>
        <w:t xml:space="preserve"> </w:t>
      </w:r>
    </w:p>
    <w:p w14:paraId="22701512" w14:textId="77777777" w:rsidR="00804E49" w:rsidRDefault="00804E49" w:rsidP="00D852A6">
      <w:pPr>
        <w:rPr>
          <w:u w:val="single"/>
        </w:rPr>
      </w:pPr>
    </w:p>
    <w:p w14:paraId="77144C61" w14:textId="0D37DB72" w:rsidR="007C57B8" w:rsidRDefault="007C57B8" w:rsidP="00012B9F">
      <w:pPr>
        <w:pStyle w:val="Heading3"/>
      </w:pPr>
      <w:r>
        <w:t>LPR Turn</w:t>
      </w:r>
    </w:p>
    <w:p w14:paraId="654B7FB4" w14:textId="77777777" w:rsidR="007C57B8" w:rsidRDefault="007C57B8" w:rsidP="007C57B8">
      <w:pPr>
        <w:pStyle w:val="Heading4"/>
      </w:pPr>
      <w:r>
        <w:t>Granting LPR without consideration of other factors dooms sending countries to ruin-it means no one goes back to help rebuild</w:t>
      </w:r>
    </w:p>
    <w:p w14:paraId="1C6EFEC6" w14:textId="77777777" w:rsidR="007C57B8" w:rsidRPr="00991D51" w:rsidRDefault="007C57B8" w:rsidP="007C57B8">
      <w:pPr>
        <w:rPr>
          <w:rStyle w:val="Style13ptBold"/>
        </w:rPr>
      </w:pPr>
      <w:r>
        <w:rPr>
          <w:rStyle w:val="Style13ptBold"/>
        </w:rPr>
        <w:t xml:space="preserve">Naser-Hall 14 </w:t>
      </w:r>
      <w:r w:rsidRPr="00991D51">
        <w:t>(Emily Naser-Hall received her J.D. from DePaul College of Law in 2012 with a specialization in International and Comparative Law. In 2014, she graduated with distinction from Georgetown University Law Center with an LL.M. in National Security Law and a certificate in Refugees and Humanitarian Emergencies, “Square Pegs in Round Holes: The Case of Environmentally Displaced Persons and the Need for a Specific Protection Regime in the United States”, 22 Tulane Journal of International and Comparative Law, 263 (2014)</w:t>
      </w:r>
      <w:r>
        <w:t>, pages 299</w:t>
      </w:r>
      <w:r w:rsidRPr="00991D51">
        <w:t>)</w:t>
      </w:r>
      <w:r>
        <w:t>//sjp</w:t>
      </w:r>
    </w:p>
    <w:p w14:paraId="32EA65AD" w14:textId="4352D9DE" w:rsidR="007C57B8" w:rsidRPr="007C57B8" w:rsidRDefault="007C57B8" w:rsidP="007C57B8">
      <w:pPr>
        <w:rPr>
          <w:sz w:val="16"/>
        </w:rPr>
      </w:pPr>
      <w:r w:rsidRPr="00871854">
        <w:rPr>
          <w:u w:val="single"/>
        </w:rPr>
        <w:t>However, not all EDPs should be able to seek permanent relocation to the United States under the new program. It is not in the international interest for large numbers of people to abandon their home countries permanently in the aftermath of a natural disaster, essentially abandoning large swaths of territory that could not hope to recover with such a major loss of human capital. For some EDPs, such as people from Tuvalu, return may not be possible after their home countries are subsumed by the sea, but the preference in a U.S. EDP-protection program should be for short-term visas that require individuals to return to their countries of origin to assist in the rebuilding process.</w:t>
      </w:r>
      <w:r w:rsidRPr="00871854">
        <w:rPr>
          <w:sz w:val="16"/>
        </w:rPr>
        <w:t xml:space="preserve"> </w:t>
      </w:r>
      <w:r w:rsidRPr="00871854">
        <w:rPr>
          <w:u w:val="single"/>
        </w:rPr>
        <w:t>It is not entirely out of the question, however, that the devastation in a country may be so great that initially a grant of permanent residency visas appears to be the only solution, but upon the passing of time, the conditions improve in the country such that EDPs could safely return. In such cases, an element of the current U.S. asylum system would give the U.S. government the ability to require the return of EDPs to their homes: the doctrine of changed circumstances</w:t>
      </w:r>
      <w:r w:rsidRPr="00871854">
        <w:rPr>
          <w:sz w:val="16"/>
        </w:rPr>
        <w:t xml:space="preserve">. In the U.S. asylum system, "changed circum- stances" refers to "circumstances materially affecting the applicant's eligibility for asylum," including but not limited to changes in conditions in the applicant's country of origin.25 Under the doctrine, an applicant who was not previously eligible can later apply for asylum on the basis of changed circumstances, and the government may also use changed circumstances to deny an asylum application. In the EDP context, the United States could deny an individual's application for either an initial visa or an adjustment of status on the basis that changed circumstances in the applicant's home country render that country safe enough for return. Nevertheless, such a determination should also take into consideration such factors as the extent of the applicant's ties to the United States and human rights obligations. </w:t>
      </w:r>
    </w:p>
    <w:p w14:paraId="4E1DBDBE" w14:textId="35DCEA46" w:rsidR="000C1983" w:rsidRDefault="000C1983" w:rsidP="00012B9F">
      <w:pPr>
        <w:pStyle w:val="Heading3"/>
      </w:pPr>
      <w:r>
        <w:t>Nuclear Family Visa Turn</w:t>
      </w:r>
    </w:p>
    <w:p w14:paraId="29B9D064" w14:textId="77777777" w:rsidR="000C1983" w:rsidRDefault="000C1983" w:rsidP="000C1983">
      <w:pPr>
        <w:pStyle w:val="Heading4"/>
      </w:pPr>
      <w:r>
        <w:t>When it comes to climate mitigation the LGBTQAI body is always excluded and is marginalized through any type policy that has attemps to protect the heteronormative refuge. – Climate Migrant visas are going to be given and in favor to the nuclear families</w:t>
      </w:r>
    </w:p>
    <w:p w14:paraId="587C469F" w14:textId="77777777" w:rsidR="000C1983" w:rsidRPr="00411F51" w:rsidRDefault="000C1983" w:rsidP="000C1983">
      <w:pPr>
        <w:rPr>
          <w:rStyle w:val="Style13ptBold"/>
        </w:rPr>
      </w:pPr>
      <w:r w:rsidRPr="00411F51">
        <w:rPr>
          <w:rStyle w:val="Style13ptBold"/>
        </w:rPr>
        <w:t>Thuringer</w:t>
      </w:r>
      <w:r>
        <w:rPr>
          <w:rStyle w:val="Style13ptBold"/>
        </w:rPr>
        <w:t xml:space="preserve"> 16 </w:t>
      </w:r>
      <w:r w:rsidRPr="00411F51">
        <w:rPr>
          <w:rStyle w:val="Style13ptBold"/>
          <w:b w:val="0"/>
          <w:sz w:val="16"/>
          <w:szCs w:val="16"/>
        </w:rPr>
        <w:t>(Cara Thuringer</w:t>
      </w:r>
      <w:r>
        <w:rPr>
          <w:rStyle w:val="Style13ptBold"/>
          <w:b w:val="0"/>
          <w:sz w:val="16"/>
          <w:szCs w:val="16"/>
        </w:rPr>
        <w:t xml:space="preserve"> </w:t>
      </w:r>
      <w:r w:rsidRPr="007F556E">
        <w:rPr>
          <w:rStyle w:val="Style13ptBold"/>
          <w:b w:val="0"/>
          <w:sz w:val="16"/>
          <w:szCs w:val="16"/>
        </w:rPr>
        <w:t xml:space="preserve">Research Specialist </w:t>
      </w:r>
      <w:r>
        <w:rPr>
          <w:rStyle w:val="Style13ptBold"/>
          <w:b w:val="0"/>
          <w:sz w:val="16"/>
          <w:szCs w:val="16"/>
        </w:rPr>
        <w:t>“</w:t>
      </w:r>
      <w:r w:rsidRPr="00411F51">
        <w:rPr>
          <w:rStyle w:val="Style13ptBold"/>
          <w:b w:val="0"/>
          <w:sz w:val="16"/>
          <w:szCs w:val="16"/>
        </w:rPr>
        <w:t>Left Out and Behind: Fully Incorporating Gender Into the Climate Discourse</w:t>
      </w:r>
      <w:r>
        <w:rPr>
          <w:rStyle w:val="Style13ptBold"/>
          <w:b w:val="0"/>
          <w:sz w:val="16"/>
          <w:szCs w:val="16"/>
        </w:rPr>
        <w:t xml:space="preserve">” </w:t>
      </w:r>
      <w:hyperlink r:id="rId31" w:history="1">
        <w:r w:rsidRPr="00CB1CDE">
          <w:rPr>
            <w:rStyle w:val="Hyperlink"/>
            <w:sz w:val="16"/>
            <w:szCs w:val="16"/>
          </w:rPr>
          <w:t>https://www.newsecuritybeat.org/2016/08/left-behind-fully-incorporating-gender-climate-discourse/</w:t>
        </w:r>
      </w:hyperlink>
      <w:r>
        <w:rPr>
          <w:rStyle w:val="Style13ptBold"/>
          <w:b w:val="0"/>
          <w:sz w:val="16"/>
          <w:szCs w:val="16"/>
        </w:rPr>
        <w:t xml:space="preserve"> </w:t>
      </w:r>
      <w:r w:rsidRPr="00411F51">
        <w:rPr>
          <w:rStyle w:val="Style13ptBold"/>
          <w:b w:val="0"/>
          <w:sz w:val="16"/>
          <w:szCs w:val="16"/>
        </w:rPr>
        <w:t>August 22, 2016</w:t>
      </w:r>
      <w:r>
        <w:rPr>
          <w:rStyle w:val="Style13ptBold"/>
          <w:b w:val="0"/>
          <w:sz w:val="16"/>
          <w:szCs w:val="16"/>
        </w:rPr>
        <w:t xml:space="preserve">) [JNFS] </w:t>
      </w:r>
    </w:p>
    <w:p w14:paraId="6A2F0AAF" w14:textId="725B39BF" w:rsidR="000C1983" w:rsidRDefault="000C1983" w:rsidP="000C1983">
      <w:pPr>
        <w:rPr>
          <w:rStyle w:val="StyleUnderline"/>
        </w:rPr>
      </w:pPr>
      <w:r w:rsidRPr="008C6ADB">
        <w:rPr>
          <w:rStyle w:val="StyleUnderline"/>
        </w:rPr>
        <w:t>More often than not in the discourse around gender and climate change, the word “gender” is used primarily to refer to women.</w:t>
      </w:r>
      <w:r w:rsidRPr="00765CA6">
        <w:rPr>
          <w:sz w:val="16"/>
        </w:rPr>
        <w:t xml:space="preserve"> </w:t>
      </w:r>
      <w:r w:rsidRPr="008C6ADB">
        <w:rPr>
          <w:rStyle w:val="StyleUnderline"/>
        </w:rPr>
        <w:t>There is no disputing that women are acutely vulnerable to the effects of climate change in ways that are different than men and sometimes hidden</w:t>
      </w:r>
      <w:r w:rsidRPr="008C6ADB">
        <w:rPr>
          <w:rStyle w:val="Emphasis"/>
        </w:rPr>
        <w:t>. However, this interchangeable use of words neglects other dimensions of gender, sexual orientation, and sexual identity. As a result, we are missing important ways gender impacts people’s experiences with climate change.</w:t>
      </w:r>
      <w:r w:rsidRPr="00765CA6">
        <w:rPr>
          <w:sz w:val="16"/>
        </w:rPr>
        <w:t xml:space="preserve"> </w:t>
      </w:r>
      <w:r w:rsidRPr="008C6ADB">
        <w:rPr>
          <w:rStyle w:val="StyleUnderline"/>
        </w:rPr>
        <w:t xml:space="preserve">In the aftermath of natural disasters, </w:t>
      </w:r>
      <w:r w:rsidRPr="00765CA6">
        <w:rPr>
          <w:sz w:val="16"/>
        </w:rPr>
        <w:t xml:space="preserve">which are expected to become more frequent and intense as the climate changes, </w:t>
      </w:r>
      <w:r w:rsidRPr="008C6ADB">
        <w:rPr>
          <w:rStyle w:val="StyleUnderline"/>
        </w:rPr>
        <w:t>members of the lesbian, gay, bisexual, transgender, queer, and intersex (LGBTQI) community are routinely excluded from response, relief, and recovery efforts</w:t>
      </w:r>
      <w:r w:rsidRPr="008C6ADB">
        <w:rPr>
          <w:rStyle w:val="Emphasis"/>
        </w:rPr>
        <w:t>. LGBTQI individuals are uniquely vulnerable to exclusion, violence, and exploitation because of the intersecting impacts of social stigma, discrimination, and climate change</w:t>
      </w:r>
      <w:r w:rsidRPr="008C6ADB">
        <w:rPr>
          <w:rStyle w:val="StyleUnderline"/>
        </w:rPr>
        <w:t xml:space="preserve">. </w:t>
      </w:r>
      <w:r w:rsidRPr="00765CA6">
        <w:rPr>
          <w:sz w:val="16"/>
        </w:rPr>
        <w:t>According to a recent legal survey</w:t>
      </w:r>
      <w:r w:rsidRPr="008C6ADB">
        <w:rPr>
          <w:rStyle w:val="StyleUnderline"/>
        </w:rPr>
        <w:t>, homosexual acts are punishable by death in 10 countries and are illegal in another 65</w:t>
      </w:r>
      <w:r w:rsidRPr="00765CA6">
        <w:rPr>
          <w:sz w:val="16"/>
        </w:rPr>
        <w:t xml:space="preserve">. Eighty-nine other countries discriminate against LGBTQI individuals and families in other ways: </w:t>
      </w:r>
      <w:r w:rsidRPr="008C6ADB">
        <w:rPr>
          <w:rStyle w:val="StyleUnderline"/>
        </w:rPr>
        <w:t>same-sex couples and families are excluded from legal recognition, prevented from adopting children, or denied housing, employment, and services.</w:t>
      </w:r>
      <w:r w:rsidRPr="00765CA6">
        <w:rPr>
          <w:sz w:val="16"/>
        </w:rPr>
        <w:t xml:space="preserve"> Transgender people often face extreme discrimination and are even targets of “corrective rape.” </w:t>
      </w:r>
      <w:r w:rsidRPr="008C6ADB">
        <w:rPr>
          <w:rStyle w:val="StyleUnderline"/>
        </w:rPr>
        <w:t>Marginalization extends in important ways to disaster preparedness and response.</w:t>
      </w:r>
      <w:r w:rsidRPr="00765CA6">
        <w:rPr>
          <w:sz w:val="16"/>
        </w:rPr>
        <w:t xml:space="preserve"> </w:t>
      </w:r>
      <w:r w:rsidRPr="008C6ADB">
        <w:rPr>
          <w:rStyle w:val="Emphasis"/>
        </w:rPr>
        <w:t>LGBTQI communities and individuals are frequently not considered in evacuation and emergency shelter procedures and have a more difficult time safely displacing and finding new housing and employment.</w:t>
      </w:r>
      <w:r w:rsidRPr="00765CA6">
        <w:rPr>
          <w:sz w:val="16"/>
        </w:rPr>
        <w:t xml:space="preserve"> According to an analysis by Dale Dominey-Howes et al. in Gender, Place, and Culture, </w:t>
      </w:r>
      <w:r w:rsidRPr="008C6ADB">
        <w:rPr>
          <w:rStyle w:val="Emphasis"/>
        </w:rPr>
        <w:t>the LGBTQI community often does not receive proper warning before, during, and after major storms.</w:t>
      </w:r>
      <w:r w:rsidRPr="00765CA6">
        <w:rPr>
          <w:sz w:val="16"/>
        </w:rPr>
        <w:t xml:space="preserve"> The general media plays a powerful role in this respect. “</w:t>
      </w:r>
      <w:r w:rsidRPr="008C6ADB">
        <w:rPr>
          <w:rStyle w:val="StyleUnderline"/>
        </w:rPr>
        <w:t xml:space="preserve">During and after disasters, critical information is supplied by the media, who are therefore capable of enhancing individual and community capacities for survival and recovery,” </w:t>
      </w:r>
      <w:r w:rsidRPr="00765CA6">
        <w:rPr>
          <w:sz w:val="16"/>
        </w:rPr>
        <w:t>they write. “By making choices on how to report on disasters and which experiences to highlight as newsworthy, the media also constructs and shapes public perceptions of a disaster</w:t>
      </w:r>
      <w:r w:rsidRPr="008C6ADB">
        <w:rPr>
          <w:rStyle w:val="StyleUnderline"/>
        </w:rPr>
        <w:t>.” They point out that after Hurricane Katrina, for example, the LGBTQI community faced heightened hostility following media reports about religious groups that blamed the LGBTQI community for attracting the wrath of God with their “sins.”</w:t>
      </w:r>
      <w:r w:rsidRPr="00765CA6">
        <w:rPr>
          <w:sz w:val="16"/>
        </w:rPr>
        <w:t xml:space="preserve"> </w:t>
      </w:r>
      <w:r w:rsidRPr="008C6ADB">
        <w:rPr>
          <w:rStyle w:val="Emphasis"/>
        </w:rPr>
        <w:t>Emergency shelters are rarely able to sufficiently serve LGBTQI victims</w:t>
      </w:r>
      <w:r w:rsidRPr="00765CA6">
        <w:rPr>
          <w:sz w:val="16"/>
        </w:rPr>
        <w:t>. In one reported case following Katrina, a transperson was jailed after showering in a women’s restroom despite being permitted to do so by a volunteer at the relief shelter. “</w:t>
      </w:r>
      <w:r w:rsidRPr="008C6ADB">
        <w:rPr>
          <w:rStyle w:val="StyleUnderline"/>
        </w:rPr>
        <w:t>Many of the women who were affected by the storm do not fit the traditional heterosexual image of ‘woman,’ and these women not only faced the obstacle of sexism but also homophobia and transphobia as they sought out assistance,”</w:t>
      </w:r>
      <w:r w:rsidRPr="00765CA6">
        <w:rPr>
          <w:sz w:val="16"/>
        </w:rPr>
        <w:t xml:space="preserve"> writes Charlotte D’Ooge, development director for the American Civil Liberties Union of Louisiana. Before it was ruled unconstitutional, the Defense of Marriage Act banned the Federal Emergency Management Agency from extending family benefits to same-sex couples and parents. According to a working paper by gender theorists Lori Hunter and Emmanuel David, “the lack of legal recognition for same-sex relationships also placed an added burden on same-sex couples struggling with insurance claims and applications for government assistance. Without such recognition, same-sex couples were excluded from accessing support provided to heterosexual couples.” The social and legal challenges faced by LGBTQI individuals are not unique to one place or culture. In the aftermath of the 2004 Indian Ocean Tsunami</w:t>
      </w:r>
      <w:r w:rsidRPr="008C6ADB">
        <w:rPr>
          <w:rStyle w:val="StyleUnderline"/>
        </w:rPr>
        <w:t>, the Aravanis, a distinct group of stigmatized people in India who do not identify as either male or female, “were excluded from the relief process, temporary shelters, and official death records…thus rendering this population invisible in many of the relief and reconstruction agendas</w:t>
      </w:r>
      <w:r w:rsidRPr="00765CA6">
        <w:rPr>
          <w:sz w:val="16"/>
        </w:rPr>
        <w:t xml:space="preserve">,” write Hunter and David. A collection of accounts by Aravanis who were able to gain access to emergency shelters tells of sexual and physical harassment and abuse, including “corrective rape.” The majority of Aravanis were turned away from government shelters and left to fend for themselves. The government of India and local municipalities, to some extent, leveraged the destruction left in the wake of the tsunami to increase equality among social castes and genders by expanding property laws for women and members of lower castes. But </w:t>
      </w:r>
      <w:r w:rsidRPr="008C6ADB">
        <w:rPr>
          <w:rStyle w:val="StyleUnderline"/>
        </w:rPr>
        <w:t>the Aravanis were left out. They were denied ration cards, access to housing, and in the event of a death, were not given the ex-gratia provided to the families and friends of deceased heteronormative victims</w:t>
      </w:r>
      <w:r w:rsidRPr="00765CA6">
        <w:rPr>
          <w:sz w:val="16"/>
        </w:rPr>
        <w:t xml:space="preserve">. Although the specifics are difficult to project, the Intergovernmental Panel on Climate Change anticipates changing climate patterns will increase migration in response to slow onset changes and emergency situations. Displaced people of all kinds are in deeply vulnerable positions, but </w:t>
      </w:r>
      <w:r w:rsidRPr="008C6ADB">
        <w:rPr>
          <w:rStyle w:val="Emphasis"/>
        </w:rPr>
        <w:t>LGBTQI persons often experience elevated threats due to discrimination, stigma, and invisibility</w:t>
      </w:r>
      <w:r w:rsidRPr="00765CA6">
        <w:rPr>
          <w:sz w:val="16"/>
        </w:rPr>
        <w:t xml:space="preserve">. The Organization for Refuge, Asylum, and Migration (ORAM) estimates that </w:t>
      </w:r>
      <w:r w:rsidRPr="008C6ADB">
        <w:rPr>
          <w:rStyle w:val="StyleUnderline"/>
        </w:rPr>
        <w:t>LGBTQI individuals experience the highest rates of violent abuse, discrimination, and alienation due to their sexual orientation and gender identities.</w:t>
      </w:r>
      <w:r w:rsidRPr="00765CA6">
        <w:rPr>
          <w:sz w:val="16"/>
        </w:rPr>
        <w:t xml:space="preserve"> </w:t>
      </w:r>
      <w:r w:rsidRPr="008C6ADB">
        <w:rPr>
          <w:rStyle w:val="StyleUnderline"/>
        </w:rPr>
        <w:t>The typical coping mechanisms and services that may be available to heteronormative refugees, such as counselling, relevant cultural training, and introductions to supportive communities in their resettlement location, are inaccessible or inadequate.</w:t>
      </w:r>
      <w:r w:rsidRPr="00765CA6">
        <w:rPr>
          <w:sz w:val="16"/>
        </w:rPr>
        <w:t xml:space="preserve"> The experience of LGBTQI refugees may be informative about the challenges faced by the climate-displaced too. </w:t>
      </w:r>
      <w:r w:rsidRPr="00765CA6">
        <w:rPr>
          <w:rStyle w:val="Emphasis"/>
        </w:rPr>
        <w:t>Refugee settlement is a tiered process that classifies people into men, women, and family units.</w:t>
      </w:r>
      <w:r w:rsidRPr="00765CA6">
        <w:rPr>
          <w:sz w:val="16"/>
        </w:rPr>
        <w:t xml:space="preserve"> </w:t>
      </w:r>
      <w:r w:rsidRPr="00765CA6">
        <w:rPr>
          <w:rStyle w:val="Emphasis"/>
        </w:rPr>
        <w:t>Under this system, same-sex families are often not recognized and even separated</w:t>
      </w:r>
      <w:r w:rsidRPr="00765CA6">
        <w:rPr>
          <w:sz w:val="16"/>
        </w:rPr>
        <w:t xml:space="preserve">. </w:t>
      </w:r>
      <w:r w:rsidRPr="00765CA6">
        <w:rPr>
          <w:rStyle w:val="Emphasis"/>
        </w:rPr>
        <w:t xml:space="preserve">Non-conforming gender identities are also placed into situations that are hostile and dangerous. </w:t>
      </w:r>
      <w:r w:rsidRPr="00765CA6">
        <w:rPr>
          <w:sz w:val="16"/>
        </w:rPr>
        <w:t>“Most LGBT refugees escaped their countries because of the risks they had to deal with there,” writes Syrian blogger Mahmoud Hassino. “</w:t>
      </w:r>
      <w:r w:rsidRPr="00765CA6">
        <w:rPr>
          <w:rStyle w:val="StyleUnderline"/>
        </w:rPr>
        <w:t>They cannot be placed in refugees’ shelters with the same people they are running away from</w:t>
      </w:r>
      <w:r w:rsidRPr="00765CA6">
        <w:rPr>
          <w:sz w:val="16"/>
        </w:rPr>
        <w:t>.” Hassino, who fled Syria in 2012, saw this dynamic firsthand. “</w:t>
      </w:r>
      <w:r w:rsidRPr="00765CA6">
        <w:rPr>
          <w:rStyle w:val="StyleUnderline"/>
        </w:rPr>
        <w:t>When staying in a shelter myself, I witnessed groups of homophobes and transphobes banding together to support each other’s attacks on gay and transsexual refugees</w:t>
      </w:r>
      <w:r w:rsidRPr="00765CA6">
        <w:rPr>
          <w:sz w:val="16"/>
        </w:rPr>
        <w:t xml:space="preserve">,” he told the British Council. Whether as refugees under the UNHCR definitions, </w:t>
      </w:r>
      <w:r w:rsidRPr="00765CA6">
        <w:rPr>
          <w:rStyle w:val="StyleUnderline"/>
        </w:rPr>
        <w:t>displaced due to climate factors, migrating for better economic opportunities, or somewhere in between, the path faced by LGBTQI persons on the move is difficult, dangerous, and dark.</w:t>
      </w:r>
    </w:p>
    <w:p w14:paraId="51A4EA30" w14:textId="77777777" w:rsidR="000C1983" w:rsidRDefault="000C1983" w:rsidP="000C1983">
      <w:pPr>
        <w:pStyle w:val="Heading3"/>
      </w:pPr>
      <w:r>
        <w:t>Politics Conflation Turn</w:t>
      </w:r>
    </w:p>
    <w:p w14:paraId="3EB907CF" w14:textId="77777777" w:rsidR="000C1983" w:rsidRDefault="000C1983" w:rsidP="000C1983">
      <w:pPr>
        <w:pStyle w:val="Heading4"/>
      </w:pPr>
      <w:r>
        <w:t>The aff’s attempt to “solve” the issue of climate migration is a conflation of politics with policy that simultaneously de-politicizes the migrants they claim to help and reproduces hegemonic relations</w:t>
      </w:r>
    </w:p>
    <w:p w14:paraId="5B6D57E7" w14:textId="77777777" w:rsidR="000C1983" w:rsidRDefault="000C1983" w:rsidP="000C1983">
      <w:pPr>
        <w:rPr>
          <w:rStyle w:val="Style13ptBold"/>
        </w:rPr>
      </w:pPr>
      <w:r>
        <w:rPr>
          <w:rStyle w:val="Style13ptBold"/>
        </w:rPr>
        <w:t xml:space="preserve">Bettini 17 </w:t>
      </w:r>
    </w:p>
    <w:p w14:paraId="0CD2329B" w14:textId="77777777" w:rsidR="000C1983" w:rsidRPr="0002352D" w:rsidRDefault="000C1983" w:rsidP="000C1983">
      <w:r w:rsidRPr="0002352D">
        <w:t xml:space="preserve">(Giovanni, Dr Giovanni Bettini, Lecturer, Research Overview, The focus of my work is on the genealogy and political effects of discourses on climate change, population, and development, with a particular interest in the connections between climate change, adaptation and mobility, 3/30/17, “Where Next? Climate Change, Migration, and the (Bio)politics of Adaptation”, </w:t>
      </w:r>
      <w:hyperlink r:id="rId32" w:history="1">
        <w:r w:rsidRPr="0002352D">
          <w:rPr>
            <w:rStyle w:val="Hyperlink"/>
          </w:rPr>
          <w:t>https://onlinelibrary.wiley.com/doi/full/10.1111/1758-5899.12404</w:t>
        </w:r>
      </w:hyperlink>
      <w:r>
        <w:t>, accessed on 7/21/18,</w:t>
      </w:r>
      <w:r w:rsidRPr="0002352D">
        <w:t xml:space="preserve"> CaseoutweighsT)</w:t>
      </w:r>
    </w:p>
    <w:p w14:paraId="76EC172F" w14:textId="77777777" w:rsidR="000C1983" w:rsidRPr="00D20FF5" w:rsidRDefault="000C1983" w:rsidP="000C1983">
      <w:pPr>
        <w:rPr>
          <w:u w:val="single"/>
        </w:rPr>
      </w:pPr>
      <w:r w:rsidRPr="00F806A7">
        <w:rPr>
          <w:sz w:val="16"/>
        </w:rPr>
        <w:t xml:space="preserve">From a different angle, </w:t>
      </w:r>
      <w:r w:rsidRPr="00D20FF5">
        <w:rPr>
          <w:u w:val="single"/>
        </w:rPr>
        <w:t>the quest for solutions builds on the implicit assumption that climate migration is a problem that should be ‘solved’</w:t>
      </w:r>
      <w:r w:rsidRPr="00F806A7">
        <w:rPr>
          <w:sz w:val="16"/>
        </w:rPr>
        <w:t>, which is dangerous in two respects. First</w:t>
      </w:r>
      <w:r w:rsidRPr="00D20FF5">
        <w:rPr>
          <w:u w:val="single"/>
        </w:rPr>
        <w:t>, this assumption is rooted in an understanding of migration as pathological, as the result of a failure to develop, to adapt to climate change, or to be more resilient</w:t>
      </w:r>
      <w:r w:rsidRPr="00F806A7">
        <w:rPr>
          <w:sz w:val="16"/>
        </w:rPr>
        <w:t xml:space="preserve">. But in reality, </w:t>
      </w:r>
      <w:r w:rsidRPr="00D20FF5">
        <w:rPr>
          <w:u w:val="single"/>
        </w:rPr>
        <w:t>migration is an ordinary social, economic, and political process. It is neither inherently good nor bad</w:t>
      </w:r>
      <w:r w:rsidRPr="00F806A7">
        <w:rPr>
          <w:sz w:val="16"/>
        </w:rPr>
        <w:t xml:space="preserve">. Of course, it would be naive to overlook the divisive questions that migration brings to the surface. And we should always remember that people on the move (or stuck where they don't want to be) can suffer and are often exposed to many wrongs. However, relying on the UN's climate governance machinery to sort these matters out only obfuscates their inherently political character. To make a provocative comparison: </w:t>
      </w:r>
      <w:r w:rsidRPr="00D20FF5">
        <w:rPr>
          <w:u w:val="single"/>
        </w:rPr>
        <w:t>Would we ever expect the UN to ‘solve poverty’</w:t>
      </w:r>
      <w:r w:rsidRPr="00F806A7">
        <w:rPr>
          <w:sz w:val="16"/>
        </w:rPr>
        <w:t>? This leads us to the second point</w:t>
      </w:r>
      <w:r w:rsidRPr="00D20FF5">
        <w:rPr>
          <w:u w:val="single"/>
        </w:rPr>
        <w:t>: seeing climate migration as a problem to be solved is a form of reductionism that takes the definition of the matter for granted and as objective, so that the ‘only’ thing left to do is the identification of appropriate policies. This is a clear conflation of policy and politics</w:t>
      </w:r>
      <w:r w:rsidRPr="00F806A7">
        <w:rPr>
          <w:sz w:val="16"/>
        </w:rPr>
        <w:t xml:space="preserve">. </w:t>
      </w:r>
      <w:r w:rsidRPr="00D20FF5">
        <w:rPr>
          <w:u w:val="single"/>
        </w:rPr>
        <w:t>The reduction of politics to policy is a standard mechanism of de‐politicisation conducive to the reproduction of hegemonic relations</w:t>
      </w:r>
      <w:r w:rsidRPr="00F806A7">
        <w:rPr>
          <w:sz w:val="16"/>
        </w:rPr>
        <w:t xml:space="preserve"> (Rancière, 1995; Swyngedouw, 2009). </w:t>
      </w:r>
      <w:r w:rsidRPr="00D20FF5">
        <w:rPr>
          <w:u w:val="single"/>
        </w:rPr>
        <w:t>This is particularly important in consideration of the fact that, as we have seen, most discourses on climate and migration, in spite of their apparent differences, are emanations of dominant biopolitical neoliberal discourses and move towards the same horizon</w:t>
      </w:r>
      <w:r w:rsidRPr="00F806A7">
        <w:rPr>
          <w:sz w:val="16"/>
        </w:rPr>
        <w:t xml:space="preserve">. Here, </w:t>
      </w:r>
      <w:r w:rsidRPr="00D20FF5">
        <w:rPr>
          <w:u w:val="single"/>
        </w:rPr>
        <w:t xml:space="preserve">the reflections by critical scholars on the collusion of humanitarian, military and police interventions on migration come to mind </w:t>
      </w:r>
      <w:r w:rsidRPr="00F806A7">
        <w:rPr>
          <w:sz w:val="16"/>
        </w:rPr>
        <w:t xml:space="preserve">(De Genova, 2013; Pallister‐Wilkins in this issue, Tazzioli, 2015, 2016). In the case of the ‘refugee crisis’ in the Mediterranean as much as for climate migration, </w:t>
      </w:r>
      <w:r w:rsidRPr="00D20FF5">
        <w:rPr>
          <w:u w:val="single"/>
        </w:rPr>
        <w:t>choosing one of the alternatives on the table is a false</w:t>
      </w:r>
      <w:r w:rsidRPr="00F806A7">
        <w:rPr>
          <w:sz w:val="16"/>
        </w:rPr>
        <w:t xml:space="preserve"> (de‐politicised) </w:t>
      </w:r>
      <w:r w:rsidRPr="00D20FF5">
        <w:rPr>
          <w:u w:val="single"/>
        </w:rPr>
        <w:t>choice</w:t>
      </w:r>
      <w:r w:rsidRPr="00F806A7">
        <w:rPr>
          <w:sz w:val="16"/>
        </w:rPr>
        <w:t xml:space="preserve">, as all the alternatives are fundamentally convergent. Here, </w:t>
      </w:r>
      <w:r w:rsidRPr="00D20FF5">
        <w:rPr>
          <w:u w:val="single"/>
        </w:rPr>
        <w:t>critical scholarship</w:t>
      </w:r>
      <w:r w:rsidRPr="00F806A7">
        <w:rPr>
          <w:sz w:val="16"/>
        </w:rPr>
        <w:t xml:space="preserve"> (and antagonist movements) </w:t>
      </w:r>
      <w:r w:rsidRPr="00D20FF5">
        <w:rPr>
          <w:u w:val="single"/>
        </w:rPr>
        <w:t>have an important role, opening up space so that alternative discourses can break a deadlock situation in which we are supposed to choose between alternatives we cannot accept</w:t>
      </w:r>
      <w:r w:rsidRPr="00F806A7">
        <w:rPr>
          <w:sz w:val="16"/>
        </w:rPr>
        <w:t xml:space="preserve"> – </w:t>
      </w:r>
      <w:r w:rsidRPr="00D20FF5">
        <w:rPr>
          <w:u w:val="single"/>
        </w:rPr>
        <w:t>not doing anything vs. reinforcing various articulations of the same neoliberal mode of migration government. In conclusion, we should talk more about the relation of climate change and migration. But more as a matter of climate justice than as humanitarian or security crises</w:t>
      </w:r>
      <w:r w:rsidRPr="00F806A7">
        <w:rPr>
          <w:sz w:val="16"/>
        </w:rPr>
        <w:t xml:space="preserve">. </w:t>
      </w:r>
      <w:r w:rsidRPr="00D20FF5">
        <w:rPr>
          <w:u w:val="single"/>
        </w:rPr>
        <w:t>And not as a contingent problem to be solved</w:t>
      </w:r>
      <w:r w:rsidRPr="00F806A7">
        <w:rPr>
          <w:sz w:val="16"/>
        </w:rPr>
        <w:t xml:space="preserve"> (or that can be solved) </w:t>
      </w:r>
      <w:r w:rsidRPr="00D20FF5">
        <w:rPr>
          <w:u w:val="single"/>
        </w:rPr>
        <w:t>by some technocratic protocol, but rather as one dimension of contestation of the highly political question which kind of climate, mobility and society we want for the decades to come.</w:t>
      </w:r>
    </w:p>
    <w:p w14:paraId="30C35BC9" w14:textId="77777777" w:rsidR="000C1983" w:rsidRDefault="000C1983" w:rsidP="000C1983">
      <w:pPr>
        <w:rPr>
          <w:rStyle w:val="StyleUnderline"/>
        </w:rPr>
      </w:pPr>
    </w:p>
    <w:p w14:paraId="43361B08" w14:textId="77777777" w:rsidR="000C1983" w:rsidRDefault="000C1983" w:rsidP="000C1983">
      <w:pPr>
        <w:pStyle w:val="Heading3"/>
      </w:pPr>
      <w:r>
        <w:t>Security Rhetoric Turn</w:t>
      </w:r>
    </w:p>
    <w:p w14:paraId="0DB7C9EA" w14:textId="77777777" w:rsidR="000C1983" w:rsidRPr="00673DB6" w:rsidRDefault="000C1983" w:rsidP="000C1983">
      <w:pPr>
        <w:pStyle w:val="Heading4"/>
        <w:rPr>
          <w:rStyle w:val="Style13ptBold"/>
          <w:b/>
        </w:rPr>
      </w:pPr>
      <w:r w:rsidRPr="00673DB6">
        <w:rPr>
          <w:rStyle w:val="Style13ptBold"/>
          <w:b/>
        </w:rPr>
        <w:t>Their security rhetoric is counterproductive-it motivates</w:t>
      </w:r>
      <w:r>
        <w:rPr>
          <w:rStyle w:val="Style13ptBold"/>
          <w:b/>
        </w:rPr>
        <w:t xml:space="preserve"> authoritarian</w:t>
      </w:r>
      <w:r w:rsidRPr="00673DB6">
        <w:rPr>
          <w:rStyle w:val="Style13ptBold"/>
          <w:b/>
        </w:rPr>
        <w:t xml:space="preserve"> militarized violence against </w:t>
      </w:r>
      <w:r>
        <w:rPr>
          <w:rStyle w:val="Style13ptBold"/>
          <w:b/>
        </w:rPr>
        <w:t>climate migrants</w:t>
      </w:r>
      <w:r w:rsidRPr="00673DB6">
        <w:rPr>
          <w:rStyle w:val="Style13ptBold"/>
          <w:b/>
        </w:rPr>
        <w:t xml:space="preserve"> </w:t>
      </w:r>
    </w:p>
    <w:p w14:paraId="5EC9DED6" w14:textId="77777777" w:rsidR="000C1983" w:rsidRDefault="000C1983" w:rsidP="000C1983">
      <w:r>
        <w:rPr>
          <w:rStyle w:val="Style13ptBold"/>
        </w:rPr>
        <w:t xml:space="preserve">Gonthier and Mayer 11 </w:t>
      </w:r>
      <w:r w:rsidRPr="00ED065A">
        <w:t xml:space="preserve">(Charles Doherty Gonthier was a member of the Supreme Court of Canada, “The International Legal Protection of Climate (or Environmental) Migrants at the Crossroads: Fraternity, Responsibility and Sustainability”, Sustainable Development in </w:t>
      </w:r>
      <w:r>
        <w:t>International Law, Pages 757-758</w:t>
      </w:r>
      <w:r w:rsidRPr="00ED065A">
        <w:t>, edited by Benoit Mayer)//sjp</w:t>
      </w:r>
    </w:p>
    <w:p w14:paraId="0176A6DD" w14:textId="77777777" w:rsidR="000C1983" w:rsidRDefault="000C1983" w:rsidP="000C1983">
      <w:pPr>
        <w:rPr>
          <w:u w:val="single"/>
        </w:rPr>
      </w:pPr>
      <w:r w:rsidRPr="00673DB6">
        <w:rPr>
          <w:sz w:val="16"/>
        </w:rPr>
        <w:t xml:space="preserve">Yet, it has been argued that security would be a restrictive approach to environmental migration.173 </w:t>
      </w:r>
      <w:r w:rsidRPr="00673DB6">
        <w:rPr>
          <w:u w:val="single"/>
        </w:rPr>
        <w:t>Accordingly, security would push states to focus exclusively on certain states such as trade partners, allies174 and states which might host international terrorism,175 with the result of leaving behind environmental migrants who do not fall within one of these strategic situations. More fundamentally perhaps, security, dealing with the management of environmental migration,176 would favour political stability over human well-being. Concretely, this may push some states to support authoritarian regimes that, although oppres- sive towards their population, ensure a certain form of regional stability. Other critics have argued that the security discourse would backfire, feeding fears and hostility against environmental migrants. According to Castels, for instance, the security argument would tend ... to reinforce existing negative images of refugees as a threat to security, prosperity and public health of rich countries , thus constructing migration as intrinsically bad and as something to be stopped .177 The risk is that linking security and environmental migration could lead to militarizing the political response to environmental migration</w:t>
      </w:r>
      <w:r w:rsidRPr="00673DB6">
        <w:rPr>
          <w:sz w:val="16"/>
        </w:rPr>
        <w:t xml:space="preserve">.178 The strength of the latter argument depends on one s definition of security , which is an essentially contested concept .179 While security is generally defined as the pursuit of freedom from threat ,180 a debate focuses on the determination of the nature and target of these threats .181 The consequences of invoking security in the context of environmental migration fundamentally depend on the understanding of the concept of security . </w:t>
      </w:r>
      <w:r w:rsidRPr="00673DB6">
        <w:rPr>
          <w:u w:val="single"/>
        </w:rPr>
        <w:t>On the one hand, climate change, as such, may be considered as a security issue, opening the path to a realist conception of security: the security of a state that has to be achieved at the expense of the security of other states, in a zero sum game.182 This would result in portraying environmental migrants as a threat to the global West and in calling for the militarization of international politics .</w:t>
      </w:r>
      <w:r w:rsidRPr="00673DB6">
        <w:rPr>
          <w:sz w:val="16"/>
        </w:rPr>
        <w:t xml:space="preserve">183 On the other hand, however, climate change may be considered a security issue because and in as much as it affects sustainability. This approach of security, extending beyond state level and beyond physical violence, assumes that true (stable) security can only be achieved by people and groups if they do not deprive others of it , somewhat reflecting the Kantian idea that we should treat people as ends and not means .184 Rather than realism, this clearly calls to a liberal theory of international relations as characterized by the notion of complex interdependence.185 According to this broader understanding of security as interdependence, the possibilities for less violent and more constructive responses open up .186 The latter, liberal conception of security is reflected among others in the concept of human security .187 King and Murray showed that [t]he argument of human security in the security literature captured the view that the focus on security studies should shift from the state to the individual and should encompass military as well as nonmilitary threats. 188 Although the content of this concept remains contested,189 its great promise from a development perspective is to capture some of the more substantial political interests and superior financial resources associated with military security and foreign policy by linking human security to human development .190 Thus, human development not only extends security from the state to individuals, but also puts global developmental issues at the top of the international agenda by revealing the interdependence of developmental and security issues in the long term.191 Through a realpolitik approach based on the well-understood interest of states rather than on the interests of individuals, human security can represent a great incentive for international cooperation in the protection of environmental migrants.192 Thus, a human security or sustainable security argument calls for international cooperation with solving issues that potentially lead to tensions. For instance, states may cooperate in relocation programs to avoid illegal migration flows, which could otherwise support human trafficking.193 This approach may also encourage support to the most vulnerable countries and population groups through building the capacity of governments and stakeholders to the challenges presented by the climate change, environmental degradation and migration nexus .194 More fundamentally, human security arguments call upon early and preventive action,195 extending to post-relocation integration support.19 </w:t>
      </w:r>
      <w:r w:rsidRPr="00673DB6">
        <w:rPr>
          <w:u w:val="single"/>
        </w:rPr>
        <w:t>However, McAdam and Saul fairly underscored the danger that the development of the political project which often takes on a life of its own will come to overshadow, dilute, or erode the norms which it is supposed to be uplifting .197 More concretely, human security approaches which reveal an interest rather than an obligation of states, may submit ... human rights standards and approaches for the discretionary, political human security agenda .198 Nothing guarantees that broadening the concept of security to human security and highlighting the complex interdependence of states will prevent some prioritization of strategic environmental migrants or encourage undesirable cooperation with authoritarian governments. Another risk is that the security discourse may favour particular political goals. Institutionally, dealing with environmental migration from a security perspective displaces the debate from the General Assembly to the Council of Security, thus considerably limiting the influence of affected countries.199 Financially, it may also replace the principle of common but differentiated responsibilities by a principle of shared responsibilities ,200 thus disconnecting environ- mental adaptation from climate change mitigation and diminishing the responsibility of the main polluters.</w:t>
      </w:r>
    </w:p>
    <w:p w14:paraId="3FEC2E13" w14:textId="77777777" w:rsidR="000C1983" w:rsidRDefault="000C1983" w:rsidP="000C1983">
      <w:pPr>
        <w:pStyle w:val="Heading4"/>
      </w:pPr>
      <w:r>
        <w:t>Reject the Affirmative’s usage of apocalyptic discourse and inflated predictions as they can prove to have great influence in the public arena in issues such as security – environmental related migration is more complex and the interconnections are yet to be determined</w:t>
      </w:r>
    </w:p>
    <w:p w14:paraId="62B054CF" w14:textId="77777777" w:rsidR="000C1983" w:rsidRDefault="000C1983" w:rsidP="000C1983">
      <w:pPr>
        <w:spacing w:after="0" w:line="240" w:lineRule="auto"/>
      </w:pPr>
      <w:r w:rsidRPr="0024534A">
        <w:rPr>
          <w:rFonts w:eastAsia="Times New Roman" w:cstheme="minorHAnsi"/>
          <w:b/>
          <w:bCs/>
          <w:kern w:val="36"/>
          <w:sz w:val="24"/>
        </w:rPr>
        <w:t>Mence &amp; Parrinder 17</w:t>
      </w:r>
      <w:r>
        <w:rPr>
          <w:rFonts w:eastAsia="Times New Roman" w:cstheme="minorHAnsi"/>
          <w:b/>
          <w:bCs/>
          <w:kern w:val="36"/>
        </w:rPr>
        <w:t xml:space="preserve"> </w:t>
      </w:r>
      <w:r w:rsidRPr="0024534A">
        <w:rPr>
          <w:rFonts w:eastAsia="Times New Roman" w:cstheme="minorHAnsi"/>
          <w:bCs/>
          <w:kern w:val="36"/>
        </w:rPr>
        <w:t>(</w:t>
      </w:r>
      <w:r w:rsidRPr="0024534A">
        <w:rPr>
          <w:rFonts w:eastAsia="Times New Roman" w:cstheme="minorHAnsi"/>
          <w:bCs/>
          <w:kern w:val="36"/>
          <w:sz w:val="16"/>
          <w:szCs w:val="16"/>
        </w:rPr>
        <w:t xml:space="preserve">Victoria, is a senior researcher and analyst with a focus on human displacement and irregular migration issues. She has worked for the Australian Government on humanitarian resettlement and international migration since 2007, </w:t>
      </w:r>
      <w:r w:rsidRPr="0024534A">
        <w:rPr>
          <w:sz w:val="16"/>
          <w:szCs w:val="16"/>
        </w:rPr>
        <w:t xml:space="preserve">Alex, was formerly assistant director and acting director of the Department of Immigration and Border Protection’s irregular migration research program. He worked on international migration research and policy for the department for nine years prior to taking up positions at the Australian Research Council and the Department of Education and Training, </w:t>
      </w:r>
      <w:r w:rsidRPr="00146F6D">
        <w:rPr>
          <w:sz w:val="16"/>
          <w:szCs w:val="16"/>
        </w:rPr>
        <w:t>“Environmentally related international migration: Policy challenges”, “A LONG WAY TO GO IRREGULAR MIGRATION PATTERNS, PROCESSES, DRIVERS AND DECISION-MAKING”, December 2017</w:t>
      </w:r>
      <w:r>
        <w:rPr>
          <w:sz w:val="16"/>
          <w:szCs w:val="16"/>
        </w:rPr>
        <w:t xml:space="preserve">, </w:t>
      </w:r>
      <w:r w:rsidRPr="0024534A">
        <w:rPr>
          <w:sz w:val="16"/>
          <w:szCs w:val="16"/>
        </w:rPr>
        <w:t>p. 320-21</w:t>
      </w:r>
      <w:r>
        <w:rPr>
          <w:sz w:val="16"/>
          <w:szCs w:val="16"/>
        </w:rPr>
        <w:t>, accessed on 7/18/18</w:t>
      </w:r>
      <w:r w:rsidRPr="0024534A">
        <w:rPr>
          <w:sz w:val="16"/>
          <w:szCs w:val="16"/>
        </w:rPr>
        <w:t>)</w:t>
      </w:r>
      <w:r>
        <w:rPr>
          <w:sz w:val="16"/>
          <w:szCs w:val="16"/>
        </w:rPr>
        <w:t xml:space="preserve"> </w:t>
      </w:r>
      <w:r>
        <w:t>// DC</w:t>
      </w:r>
    </w:p>
    <w:p w14:paraId="21B28090" w14:textId="77777777" w:rsidR="000C1983" w:rsidRPr="00AF3713" w:rsidRDefault="000C1983" w:rsidP="000C1983">
      <w:pPr>
        <w:spacing w:after="0" w:line="240" w:lineRule="auto"/>
      </w:pPr>
    </w:p>
    <w:p w14:paraId="57FAD559" w14:textId="77777777" w:rsidR="000C1983" w:rsidRDefault="000C1983" w:rsidP="000C1983">
      <w:pPr>
        <w:rPr>
          <w:rFonts w:asciiTheme="minorHAnsi" w:eastAsia="Times New Roman" w:hAnsiTheme="minorHAnsi" w:cstheme="minorHAnsi"/>
          <w:u w:val="single"/>
          <w:lang w:eastAsia="ja-JP"/>
        </w:rPr>
      </w:pPr>
      <w:r w:rsidRPr="00E32B7B">
        <w:rPr>
          <w:rFonts w:asciiTheme="minorHAnsi" w:eastAsia="Times New Roman" w:hAnsiTheme="minorHAnsi" w:cstheme="minorHAnsi"/>
          <w:sz w:val="16"/>
          <w:szCs w:val="16"/>
          <w:lang w:eastAsia="ja-JP"/>
        </w:rPr>
        <w:t>Until recently,</w:t>
      </w:r>
      <w:r w:rsidRPr="00E3294B">
        <w:rPr>
          <w:rFonts w:asciiTheme="minorHAnsi" w:eastAsia="Times New Roman" w:hAnsiTheme="minorHAnsi" w:cstheme="minorHAnsi"/>
          <w:lang w:eastAsia="ja-JP"/>
        </w:rPr>
        <w:t xml:space="preserve"> </w:t>
      </w:r>
      <w:r w:rsidRPr="00E32B7B">
        <w:rPr>
          <w:rFonts w:asciiTheme="minorHAnsi" w:eastAsia="Times New Roman" w:hAnsiTheme="minorHAnsi" w:cstheme="minorHAnsi"/>
          <w:u w:val="single"/>
          <w:lang w:eastAsia="ja-JP"/>
        </w:rPr>
        <w:t>one of the most contentious disagreements in the literature related to the assumption that there were direct links between environmental factors and international migration flows</w:t>
      </w:r>
      <w:r w:rsidRPr="00E3294B">
        <w:rPr>
          <w:rFonts w:asciiTheme="minorHAnsi" w:eastAsia="Times New Roman" w:hAnsiTheme="minorHAnsi" w:cstheme="minorHAnsi"/>
          <w:lang w:eastAsia="ja-JP"/>
        </w:rPr>
        <w:t xml:space="preserve">. </w:t>
      </w:r>
      <w:r w:rsidRPr="00E32B7B">
        <w:rPr>
          <w:rFonts w:asciiTheme="minorHAnsi" w:eastAsia="Times New Roman" w:hAnsiTheme="minorHAnsi" w:cstheme="minorHAnsi"/>
          <w:sz w:val="16"/>
          <w:szCs w:val="16"/>
          <w:lang w:eastAsia="ja-JP"/>
        </w:rPr>
        <w:t>In the view of some critics,</w:t>
      </w:r>
      <w:r w:rsidRPr="00E3294B">
        <w:rPr>
          <w:rFonts w:asciiTheme="minorHAnsi" w:eastAsia="Times New Roman" w:hAnsiTheme="minorHAnsi" w:cstheme="minorHAnsi"/>
          <w:lang w:eastAsia="ja-JP"/>
        </w:rPr>
        <w:t xml:space="preserve"> </w:t>
      </w:r>
      <w:r w:rsidRPr="005A1329">
        <w:rPr>
          <w:rFonts w:asciiTheme="minorHAnsi" w:eastAsia="Times New Roman" w:hAnsiTheme="minorHAnsi" w:cstheme="minorHAnsi"/>
          <w:highlight w:val="lightGray"/>
          <w:u w:val="single"/>
          <w:lang w:eastAsia="ja-JP"/>
        </w:rPr>
        <w:t>predictions were often based on a simple process of subtracting current populations living in problem areas to calculate migration flows</w:t>
      </w:r>
      <w:r w:rsidRPr="00E3294B">
        <w:rPr>
          <w:rFonts w:asciiTheme="minorHAnsi" w:eastAsia="Times New Roman" w:hAnsiTheme="minorHAnsi" w:cstheme="minorHAnsi"/>
          <w:lang w:eastAsia="ja-JP"/>
        </w:rPr>
        <w:t xml:space="preserve"> </w:t>
      </w:r>
      <w:r w:rsidRPr="00E3294B">
        <w:rPr>
          <w:rFonts w:asciiTheme="minorHAnsi" w:eastAsia="Times New Roman" w:hAnsiTheme="minorHAnsi" w:cstheme="minorHAnsi"/>
          <w:sz w:val="16"/>
          <w:szCs w:val="16"/>
          <w:lang w:eastAsia="ja-JP"/>
        </w:rPr>
        <w:t>(Black, 2001).</w:t>
      </w:r>
      <w:r w:rsidRPr="00E3294B">
        <w:rPr>
          <w:rFonts w:asciiTheme="minorHAnsi" w:eastAsia="Times New Roman" w:hAnsiTheme="minorHAnsi" w:cstheme="minorHAnsi"/>
          <w:lang w:eastAsia="ja-JP"/>
        </w:rPr>
        <w:t xml:space="preserve"> </w:t>
      </w:r>
      <w:r w:rsidRPr="00E32B7B">
        <w:rPr>
          <w:rFonts w:asciiTheme="minorHAnsi" w:eastAsia="Times New Roman" w:hAnsiTheme="minorHAnsi" w:cstheme="minorHAnsi"/>
          <w:u w:val="single"/>
          <w:lang w:eastAsia="ja-JP"/>
        </w:rPr>
        <w:t xml:space="preserve">Those </w:t>
      </w:r>
      <w:r w:rsidRPr="005A1329">
        <w:rPr>
          <w:rFonts w:asciiTheme="minorHAnsi" w:eastAsia="Times New Roman" w:hAnsiTheme="minorHAnsi" w:cstheme="minorHAnsi"/>
          <w:highlight w:val="lightGray"/>
          <w:u w:val="single"/>
          <w:lang w:eastAsia="ja-JP"/>
        </w:rPr>
        <w:t>critical</w:t>
      </w:r>
      <w:r w:rsidRPr="00E32B7B">
        <w:rPr>
          <w:rFonts w:asciiTheme="minorHAnsi" w:eastAsia="Times New Roman" w:hAnsiTheme="minorHAnsi" w:cstheme="minorHAnsi"/>
          <w:u w:val="single"/>
          <w:lang w:eastAsia="ja-JP"/>
        </w:rPr>
        <w:t xml:space="preserve"> of </w:t>
      </w:r>
      <w:r w:rsidRPr="005A1329">
        <w:rPr>
          <w:rFonts w:asciiTheme="minorHAnsi" w:eastAsia="Times New Roman" w:hAnsiTheme="minorHAnsi" w:cstheme="minorHAnsi"/>
          <w:highlight w:val="lightGray"/>
          <w:u w:val="single"/>
          <w:lang w:eastAsia="ja-JP"/>
        </w:rPr>
        <w:t>attempts to draw direct correlations have long argued that the causes of migration are highly complex</w:t>
      </w:r>
      <w:r w:rsidRPr="00E3294B">
        <w:rPr>
          <w:rFonts w:asciiTheme="minorHAnsi" w:eastAsia="Times New Roman" w:hAnsiTheme="minorHAnsi" w:cstheme="minorHAnsi"/>
          <w:lang w:eastAsia="ja-JP"/>
        </w:rPr>
        <w:t xml:space="preserve">, </w:t>
      </w:r>
      <w:r w:rsidRPr="00E32B7B">
        <w:rPr>
          <w:rFonts w:asciiTheme="minorHAnsi" w:eastAsia="Times New Roman" w:hAnsiTheme="minorHAnsi" w:cstheme="minorHAnsi"/>
          <w:sz w:val="16"/>
          <w:szCs w:val="16"/>
          <w:lang w:eastAsia="ja-JP"/>
        </w:rPr>
        <w:t>involving a range of political, economic and social factors that may influence responses to environmental stress. The strength of family, social, cultural and ethnic networks, the effectiveness of state responses to disasters and the level of poverty and wealth all appeared to influence coping strategies and migration decisions. Further, all of these variables are likely to vary over time and space (Black, 2001; Castles, 2011</w:t>
      </w:r>
      <w:r w:rsidRPr="00E3294B">
        <w:rPr>
          <w:rFonts w:asciiTheme="minorHAnsi" w:eastAsia="Times New Roman" w:hAnsiTheme="minorHAnsi" w:cstheme="minorHAnsi"/>
          <w:sz w:val="16"/>
          <w:szCs w:val="16"/>
          <w:lang w:eastAsia="ja-JP"/>
        </w:rPr>
        <w:t>).</w:t>
      </w:r>
      <w:r w:rsidRPr="00E3294B">
        <w:rPr>
          <w:rFonts w:asciiTheme="minorHAnsi" w:eastAsia="Times New Roman" w:hAnsiTheme="minorHAnsi" w:cstheme="minorHAnsi"/>
          <w:lang w:eastAsia="ja-JP"/>
        </w:rPr>
        <w:t xml:space="preserve"> </w:t>
      </w:r>
      <w:r w:rsidRPr="00E32B7B">
        <w:rPr>
          <w:rFonts w:asciiTheme="minorHAnsi" w:eastAsia="Times New Roman" w:hAnsiTheme="minorHAnsi" w:cstheme="minorHAnsi"/>
          <w:u w:val="single"/>
          <w:lang w:eastAsia="ja-JP"/>
        </w:rPr>
        <w:t xml:space="preserve">An additional level of complexity </w:t>
      </w:r>
      <w:r w:rsidRPr="005A1329">
        <w:rPr>
          <w:rFonts w:asciiTheme="minorHAnsi" w:eastAsia="Times New Roman" w:hAnsiTheme="minorHAnsi" w:cstheme="minorHAnsi"/>
          <w:highlight w:val="lightGray"/>
          <w:u w:val="single"/>
          <w:lang w:eastAsia="ja-JP"/>
        </w:rPr>
        <w:t xml:space="preserve">lies in the complicated variations involved in </w:t>
      </w:r>
      <w:r w:rsidRPr="005A1329">
        <w:rPr>
          <w:rFonts w:asciiTheme="minorHAnsi" w:eastAsia="Times New Roman" w:hAnsiTheme="minorHAnsi" w:cstheme="minorHAnsi"/>
          <w:u w:val="single"/>
          <w:lang w:eastAsia="ja-JP"/>
        </w:rPr>
        <w:t>environmentally</w:t>
      </w:r>
      <w:r w:rsidRPr="00E32B7B">
        <w:rPr>
          <w:rFonts w:asciiTheme="minorHAnsi" w:eastAsia="Times New Roman" w:hAnsiTheme="minorHAnsi" w:cstheme="minorHAnsi"/>
          <w:u w:val="single"/>
          <w:lang w:eastAsia="ja-JP"/>
        </w:rPr>
        <w:t xml:space="preserve"> related </w:t>
      </w:r>
      <w:r w:rsidRPr="005A1329">
        <w:rPr>
          <w:rFonts w:asciiTheme="minorHAnsi" w:eastAsia="Times New Roman" w:hAnsiTheme="minorHAnsi" w:cstheme="minorHAnsi"/>
          <w:highlight w:val="lightGray"/>
          <w:u w:val="single"/>
          <w:lang w:eastAsia="ja-JP"/>
        </w:rPr>
        <w:t xml:space="preserve">migration, including: internal versus cross-border; short- or long-distance; temporary or permanent; rapid- or slow-onset events, </w:t>
      </w:r>
      <w:r w:rsidRPr="005A1329">
        <w:rPr>
          <w:rFonts w:asciiTheme="minorHAnsi" w:eastAsia="Times New Roman" w:hAnsiTheme="minorHAnsi" w:cstheme="minorHAnsi"/>
          <w:sz w:val="16"/>
          <w:szCs w:val="16"/>
          <w:highlight w:val="lightGray"/>
          <w:lang w:eastAsia="ja-JP"/>
        </w:rPr>
        <w:t>t</w:t>
      </w:r>
      <w:r w:rsidRPr="00DA19CC">
        <w:rPr>
          <w:rFonts w:asciiTheme="minorHAnsi" w:eastAsia="Times New Roman" w:hAnsiTheme="minorHAnsi" w:cstheme="minorHAnsi"/>
          <w:sz w:val="16"/>
          <w:szCs w:val="16"/>
          <w:lang w:eastAsia="ja-JP"/>
        </w:rPr>
        <w:t>hat is, forced migration as a result of an environmental catastrophe or</w:t>
      </w:r>
      <w:r w:rsidRPr="00E3294B">
        <w:rPr>
          <w:rFonts w:asciiTheme="minorHAnsi" w:eastAsia="Times New Roman" w:hAnsiTheme="minorHAnsi" w:cstheme="minorHAnsi"/>
          <w:lang w:eastAsia="ja-JP"/>
        </w:rPr>
        <w:t xml:space="preserve"> </w:t>
      </w:r>
      <w:r w:rsidRPr="00DA19CC">
        <w:rPr>
          <w:rFonts w:asciiTheme="minorHAnsi" w:eastAsia="Times New Roman" w:hAnsiTheme="minorHAnsi" w:cstheme="minorHAnsi"/>
          <w:u w:val="single"/>
          <w:lang w:eastAsia="ja-JP"/>
        </w:rPr>
        <w:t>migrants who move voluntarily in the context of environmental stress and those who leave as opposed to those who stay</w:t>
      </w:r>
      <w:r w:rsidRPr="00E3294B">
        <w:rPr>
          <w:rFonts w:asciiTheme="minorHAnsi" w:eastAsia="Times New Roman" w:hAnsiTheme="minorHAnsi" w:cstheme="minorHAnsi"/>
          <w:lang w:eastAsia="ja-JP"/>
        </w:rPr>
        <w:t xml:space="preserve"> </w:t>
      </w:r>
      <w:r w:rsidRPr="00E3294B">
        <w:rPr>
          <w:rFonts w:asciiTheme="minorHAnsi" w:eastAsia="Times New Roman" w:hAnsiTheme="minorHAnsi" w:cstheme="minorHAnsi"/>
          <w:sz w:val="16"/>
          <w:szCs w:val="16"/>
          <w:lang w:eastAsia="ja-JP"/>
        </w:rPr>
        <w:t>(Bates, 2002; Hugo, 1996; Suhrke, 1993).</w:t>
      </w:r>
      <w:r w:rsidRPr="00E3294B">
        <w:rPr>
          <w:rFonts w:asciiTheme="minorHAnsi" w:eastAsia="Times New Roman" w:hAnsiTheme="minorHAnsi" w:cstheme="minorHAnsi"/>
          <w:lang w:eastAsia="ja-JP"/>
        </w:rPr>
        <w:t xml:space="preserve"> </w:t>
      </w:r>
      <w:r w:rsidRPr="005A1329">
        <w:rPr>
          <w:rFonts w:asciiTheme="minorHAnsi" w:eastAsia="Times New Roman" w:hAnsiTheme="minorHAnsi" w:cstheme="minorHAnsi"/>
          <w:highlight w:val="lightGray"/>
          <w:u w:val="single"/>
          <w:lang w:eastAsia="ja-JP"/>
        </w:rPr>
        <w:t>There has been a growing consensus</w:t>
      </w:r>
      <w:r w:rsidRPr="00DA19CC">
        <w:rPr>
          <w:rFonts w:asciiTheme="minorHAnsi" w:eastAsia="Times New Roman" w:hAnsiTheme="minorHAnsi" w:cstheme="minorHAnsi"/>
          <w:u w:val="single"/>
          <w:lang w:eastAsia="ja-JP"/>
        </w:rPr>
        <w:t xml:space="preserve"> in recent literature on </w:t>
      </w:r>
      <w:r w:rsidRPr="005A1329">
        <w:rPr>
          <w:rFonts w:asciiTheme="minorHAnsi" w:eastAsia="Times New Roman" w:hAnsiTheme="minorHAnsi" w:cstheme="minorHAnsi"/>
          <w:highlight w:val="lightGray"/>
          <w:u w:val="single"/>
          <w:lang w:eastAsia="ja-JP"/>
        </w:rPr>
        <w:t>the environment–migration nexus that multiple causality is a crucial consideration</w:t>
      </w:r>
      <w:r w:rsidRPr="00DA19CC">
        <w:rPr>
          <w:rFonts w:asciiTheme="minorHAnsi" w:eastAsia="Times New Roman" w:hAnsiTheme="minorHAnsi" w:cstheme="minorHAnsi"/>
          <w:sz w:val="16"/>
          <w:szCs w:val="16"/>
          <w:lang w:eastAsia="ja-JP"/>
        </w:rPr>
        <w:t>. There is a sense in more recent literature that some of the controversies that have characterised the debate are abating. ‘Although the debate still goes on,</w:t>
      </w:r>
      <w:r w:rsidRPr="00E3294B">
        <w:rPr>
          <w:rFonts w:asciiTheme="minorHAnsi" w:eastAsia="Times New Roman" w:hAnsiTheme="minorHAnsi" w:cstheme="minorHAnsi"/>
          <w:lang w:eastAsia="ja-JP"/>
        </w:rPr>
        <w:t xml:space="preserve"> </w:t>
      </w:r>
      <w:r w:rsidRPr="00430A41">
        <w:rPr>
          <w:rFonts w:asciiTheme="minorHAnsi" w:eastAsia="Times New Roman" w:hAnsiTheme="minorHAnsi" w:cstheme="minorHAnsi"/>
          <w:sz w:val="16"/>
          <w:szCs w:val="16"/>
          <w:lang w:eastAsia="ja-JP"/>
        </w:rPr>
        <w:t>the disciplinary divide is gradually being overcome: environmental scientists tend to be more cautious while migration specialists do recognise the role of the natural environment in migration dynamics. On the whole,</w:t>
      </w:r>
      <w:r w:rsidRPr="00E3294B">
        <w:rPr>
          <w:rFonts w:asciiTheme="minorHAnsi" w:eastAsia="Times New Roman" w:hAnsiTheme="minorHAnsi" w:cstheme="minorHAnsi"/>
          <w:lang w:eastAsia="ja-JP"/>
        </w:rPr>
        <w:t xml:space="preserve"> </w:t>
      </w:r>
      <w:r w:rsidRPr="005A1329">
        <w:rPr>
          <w:rFonts w:asciiTheme="minorHAnsi" w:eastAsia="Times New Roman" w:hAnsiTheme="minorHAnsi" w:cstheme="minorHAnsi"/>
          <w:highlight w:val="lightGray"/>
          <w:u w:val="single"/>
          <w:lang w:eastAsia="ja-JP"/>
        </w:rPr>
        <w:t>most scholars now dismiss the apocalyptic predictions that used to influence debates’</w:t>
      </w:r>
      <w:r w:rsidRPr="00E3294B">
        <w:rPr>
          <w:rFonts w:asciiTheme="minorHAnsi" w:eastAsia="Times New Roman" w:hAnsiTheme="minorHAnsi" w:cstheme="minorHAnsi"/>
          <w:lang w:eastAsia="ja-JP"/>
        </w:rPr>
        <w:t xml:space="preserve"> </w:t>
      </w:r>
      <w:r w:rsidRPr="00E3294B">
        <w:rPr>
          <w:rFonts w:asciiTheme="minorHAnsi" w:eastAsia="Times New Roman" w:hAnsiTheme="minorHAnsi" w:cstheme="minorHAnsi"/>
          <w:sz w:val="16"/>
          <w:szCs w:val="16"/>
          <w:lang w:eastAsia="ja-JP"/>
        </w:rPr>
        <w:t xml:space="preserve">(Piguet, </w:t>
      </w:r>
      <w:r w:rsidRPr="00430A41">
        <w:rPr>
          <w:rFonts w:asciiTheme="minorHAnsi" w:eastAsia="Times New Roman" w:hAnsiTheme="minorHAnsi" w:cstheme="minorHAnsi"/>
          <w:sz w:val="16"/>
          <w:szCs w:val="16"/>
          <w:lang w:eastAsia="ja-JP"/>
        </w:rPr>
        <w:t>2011, p. 4). Further, there is recognition in more recent literature by migration theorists that environmentally related migration is an issue that demands greater attention.</w:t>
      </w:r>
      <w:r w:rsidRPr="00430A41">
        <w:rPr>
          <w:rFonts w:asciiTheme="minorHAnsi" w:eastAsia="Times New Roman" w:hAnsiTheme="minorHAnsi" w:cstheme="minorHAnsi"/>
          <w:lang w:eastAsia="ja-JP"/>
        </w:rPr>
        <w:t xml:space="preserve"> </w:t>
      </w:r>
      <w:r w:rsidRPr="00430A41">
        <w:rPr>
          <w:rFonts w:asciiTheme="minorHAnsi" w:eastAsia="Times New Roman" w:hAnsiTheme="minorHAnsi" w:cstheme="minorHAnsi"/>
          <w:u w:val="single"/>
          <w:lang w:eastAsia="ja-JP"/>
        </w:rPr>
        <w:t xml:space="preserve">It is significant that reference is made many times in recent literature to how much </w:t>
      </w:r>
      <w:r w:rsidRPr="005A1329">
        <w:rPr>
          <w:rFonts w:asciiTheme="minorHAnsi" w:eastAsia="Times New Roman" w:hAnsiTheme="minorHAnsi" w:cstheme="minorHAnsi"/>
          <w:highlight w:val="lightGray"/>
          <w:u w:val="single"/>
          <w:lang w:eastAsia="ja-JP"/>
        </w:rPr>
        <w:t>is yet unknown about the interconnections between environmental factors and migration</w:t>
      </w:r>
      <w:r w:rsidRPr="00430A41">
        <w:rPr>
          <w:rFonts w:asciiTheme="minorHAnsi" w:eastAsia="Times New Roman" w:hAnsiTheme="minorHAnsi" w:cstheme="minorHAnsi"/>
          <w:u w:val="single"/>
          <w:lang w:eastAsia="ja-JP"/>
        </w:rPr>
        <w:t xml:space="preserve"> by both migration and environment researchers</w:t>
      </w:r>
      <w:r w:rsidRPr="00E3294B">
        <w:rPr>
          <w:rFonts w:asciiTheme="minorHAnsi" w:eastAsia="Times New Roman" w:hAnsiTheme="minorHAnsi" w:cstheme="minorHAnsi"/>
          <w:sz w:val="16"/>
          <w:szCs w:val="16"/>
          <w:lang w:eastAsia="ja-JP"/>
        </w:rPr>
        <w:t xml:space="preserve"> (Brown, 2008; Castles, 2011; Kniveton, Schmidt-Verkerk,</w:t>
      </w:r>
      <w:r w:rsidRPr="00CE4CCE">
        <w:rPr>
          <w:rFonts w:asciiTheme="minorHAnsi" w:eastAsia="Times New Roman" w:hAnsiTheme="minorHAnsi" w:cstheme="minorHAnsi"/>
          <w:sz w:val="16"/>
          <w:szCs w:val="16"/>
          <w:lang w:eastAsia="ja-JP"/>
        </w:rPr>
        <w:t xml:space="preserve"> </w:t>
      </w:r>
      <w:r w:rsidRPr="00E3294B">
        <w:rPr>
          <w:rFonts w:asciiTheme="minorHAnsi" w:eastAsia="Times New Roman" w:hAnsiTheme="minorHAnsi" w:cstheme="minorHAnsi"/>
          <w:sz w:val="16"/>
          <w:szCs w:val="16"/>
          <w:lang w:eastAsia="ja-JP"/>
        </w:rPr>
        <w:t>Smith, &amp; Black, 2008; Koser, 1996; Martin, 2010).</w:t>
      </w:r>
      <w:r w:rsidRPr="00E3294B">
        <w:rPr>
          <w:rFonts w:asciiTheme="minorHAnsi" w:eastAsia="Times New Roman" w:hAnsiTheme="minorHAnsi" w:cstheme="minorHAnsi"/>
          <w:lang w:eastAsia="ja-JP"/>
        </w:rPr>
        <w:t xml:space="preserve"> </w:t>
      </w:r>
      <w:r w:rsidRPr="00430A41">
        <w:rPr>
          <w:rFonts w:asciiTheme="minorHAnsi" w:eastAsia="Times New Roman" w:hAnsiTheme="minorHAnsi" w:cstheme="minorHAnsi"/>
          <w:u w:val="single"/>
          <w:lang w:eastAsia="ja-JP"/>
        </w:rPr>
        <w:t>This is especially true in relation to ‘the circumstances in which international migration may result from climate change’</w:t>
      </w:r>
      <w:r w:rsidRPr="00E3294B">
        <w:rPr>
          <w:rFonts w:asciiTheme="minorHAnsi" w:eastAsia="Times New Roman" w:hAnsiTheme="minorHAnsi" w:cstheme="minorHAnsi"/>
          <w:lang w:eastAsia="ja-JP"/>
        </w:rPr>
        <w:t xml:space="preserve"> </w:t>
      </w:r>
      <w:r w:rsidRPr="00E3294B">
        <w:rPr>
          <w:rFonts w:asciiTheme="minorHAnsi" w:eastAsia="Times New Roman" w:hAnsiTheme="minorHAnsi" w:cstheme="minorHAnsi"/>
          <w:sz w:val="16"/>
          <w:szCs w:val="16"/>
          <w:lang w:eastAsia="ja-JP"/>
        </w:rPr>
        <w:t>(Martin, 2010).</w:t>
      </w:r>
      <w:r w:rsidRPr="00E3294B">
        <w:rPr>
          <w:rFonts w:asciiTheme="minorHAnsi" w:eastAsia="Times New Roman" w:hAnsiTheme="minorHAnsi" w:cstheme="minorHAnsi"/>
          <w:lang w:eastAsia="ja-JP"/>
        </w:rPr>
        <w:t xml:space="preserve"> </w:t>
      </w:r>
      <w:r w:rsidRPr="005A1329">
        <w:rPr>
          <w:rFonts w:asciiTheme="minorHAnsi" w:eastAsia="Times New Roman" w:hAnsiTheme="minorHAnsi" w:cstheme="minorHAnsi"/>
          <w:highlight w:val="lightGray"/>
          <w:u w:val="single"/>
          <w:lang w:eastAsia="ja-JP"/>
        </w:rPr>
        <w:t>It is evident that a more considered approach is starting to inform the discourse at a national and international governance level</w:t>
      </w:r>
      <w:r w:rsidRPr="005A1329">
        <w:rPr>
          <w:rFonts w:asciiTheme="minorHAnsi" w:eastAsia="Times New Roman" w:hAnsiTheme="minorHAnsi" w:cstheme="minorHAnsi"/>
          <w:highlight w:val="lightGray"/>
          <w:lang w:eastAsia="ja-JP"/>
        </w:rPr>
        <w:t>,</w:t>
      </w:r>
      <w:r w:rsidRPr="00E3294B">
        <w:rPr>
          <w:rFonts w:asciiTheme="minorHAnsi" w:eastAsia="Times New Roman" w:hAnsiTheme="minorHAnsi" w:cstheme="minorHAnsi"/>
          <w:lang w:eastAsia="ja-JP"/>
        </w:rPr>
        <w:t xml:space="preserve"> </w:t>
      </w:r>
      <w:r w:rsidRPr="00430A41">
        <w:rPr>
          <w:rFonts w:asciiTheme="minorHAnsi" w:eastAsia="Times New Roman" w:hAnsiTheme="minorHAnsi" w:cstheme="minorHAnsi"/>
          <w:sz w:val="16"/>
          <w:szCs w:val="16"/>
          <w:lang w:eastAsia="ja-JP"/>
        </w:rPr>
        <w:t>as reflected in the more recent global discussions on related issues. There is also a growing recognition that an interdisciplinary approach, based on robust empirical research, is essential to support practical and realistic policy development by governments in particular.</w:t>
      </w:r>
      <w:r w:rsidRPr="00E3294B">
        <w:rPr>
          <w:rFonts w:asciiTheme="minorHAnsi" w:eastAsia="Times New Roman" w:hAnsiTheme="minorHAnsi" w:cstheme="minorHAnsi"/>
          <w:lang w:eastAsia="ja-JP"/>
        </w:rPr>
        <w:t xml:space="preserve"> </w:t>
      </w:r>
      <w:r w:rsidRPr="005A1329">
        <w:rPr>
          <w:rFonts w:asciiTheme="minorHAnsi" w:eastAsia="Times New Roman" w:hAnsiTheme="minorHAnsi" w:cstheme="minorHAnsi"/>
          <w:highlight w:val="lightGray"/>
          <w:u w:val="single"/>
          <w:lang w:eastAsia="ja-JP"/>
        </w:rPr>
        <w:t>An important challenge ahead is to better negotiate the narrative in the public arena. Publications by academics containing apocalyptic themes, especially in relation to security issues, continue to have influence.</w:t>
      </w:r>
    </w:p>
    <w:p w14:paraId="4CD7AAA5" w14:textId="77777777" w:rsidR="000C1983" w:rsidRPr="000F5EC2" w:rsidRDefault="000C1983" w:rsidP="000C1983">
      <w:pPr>
        <w:pStyle w:val="Heading4"/>
      </w:pPr>
      <w:r>
        <w:t xml:space="preserve">The aff’s representation of the vulnerable migrant creates more problems than the 1ac solves for </w:t>
      </w:r>
    </w:p>
    <w:p w14:paraId="08BA6AB0" w14:textId="77777777" w:rsidR="000C1983" w:rsidRPr="000964D7" w:rsidRDefault="000C1983" w:rsidP="000C1983">
      <w:pPr>
        <w:rPr>
          <w:sz w:val="16"/>
          <w:szCs w:val="16"/>
        </w:rPr>
      </w:pPr>
      <w:r>
        <w:rPr>
          <w:rStyle w:val="Style13ptBold"/>
        </w:rPr>
        <w:t>Mc</w:t>
      </w:r>
      <w:r w:rsidRPr="008D2EA9">
        <w:rPr>
          <w:rStyle w:val="Style13ptBold"/>
        </w:rPr>
        <w:t>ad</w:t>
      </w:r>
      <w:r>
        <w:rPr>
          <w:rStyle w:val="Style13ptBold"/>
        </w:rPr>
        <w:t xml:space="preserve">am 12 </w:t>
      </w:r>
      <w:r w:rsidRPr="00403C57">
        <w:rPr>
          <w:sz w:val="16"/>
          <w:szCs w:val="16"/>
        </w:rPr>
        <w:t>(Jane Mcadam is Scientia Professor of Law and an Australian Research Council Future Fellow, University o</w:t>
      </w:r>
      <w:r>
        <w:rPr>
          <w:sz w:val="16"/>
          <w:szCs w:val="16"/>
        </w:rPr>
        <w:t>f New South Wales, Australia. “</w:t>
      </w:r>
      <w:r w:rsidRPr="000964D7">
        <w:rPr>
          <w:sz w:val="16"/>
          <w:szCs w:val="16"/>
        </w:rPr>
        <w:t xml:space="preserve">Conceptualizing </w:t>
      </w:r>
      <w:r>
        <w:rPr>
          <w:sz w:val="16"/>
          <w:szCs w:val="16"/>
        </w:rPr>
        <w:t>Climate Change-Related Movement</w:t>
      </w:r>
      <w:r w:rsidRPr="00403C57">
        <w:rPr>
          <w:sz w:val="16"/>
          <w:szCs w:val="16"/>
        </w:rPr>
        <w:t xml:space="preserve">” </w:t>
      </w:r>
      <w:r w:rsidRPr="00403C57">
        <w:rPr>
          <w:i/>
          <w:sz w:val="16"/>
          <w:szCs w:val="16"/>
        </w:rPr>
        <w:t>Climate Change, Forced Migration, And International Law</w:t>
      </w:r>
      <w:r>
        <w:rPr>
          <w:sz w:val="16"/>
          <w:szCs w:val="16"/>
        </w:rPr>
        <w:t>, 2012, book, p.p  32-34</w:t>
      </w:r>
      <w:r w:rsidRPr="00403C57">
        <w:rPr>
          <w:sz w:val="16"/>
          <w:szCs w:val="16"/>
        </w:rPr>
        <w:t>) [JNFS</w:t>
      </w:r>
    </w:p>
    <w:p w14:paraId="729BA73E" w14:textId="77777777" w:rsidR="000C1983" w:rsidRDefault="000C1983" w:rsidP="000C1983">
      <w:pPr>
        <w:rPr>
          <w:sz w:val="16"/>
        </w:rPr>
      </w:pPr>
      <w:r w:rsidRPr="000F5EC2">
        <w:rPr>
          <w:sz w:val="16"/>
        </w:rPr>
        <w:t xml:space="preserve">On the other hand, </w:t>
      </w:r>
      <w:r w:rsidRPr="000F5EC2">
        <w:rPr>
          <w:rStyle w:val="Emphasis"/>
        </w:rPr>
        <w:t>the narrative of vulnerability has generated a number of problems.</w:t>
      </w:r>
      <w:r w:rsidRPr="000F5EC2">
        <w:rPr>
          <w:sz w:val="16"/>
        </w:rPr>
        <w:t xml:space="preserve"> </w:t>
      </w:r>
      <w:r w:rsidRPr="000F5EC2">
        <w:rPr>
          <w:rStyle w:val="StyleUnderline"/>
        </w:rPr>
        <w:t>First, it resonates with the alarmist appr</w:t>
      </w:r>
      <w:r>
        <w:rPr>
          <w:rStyle w:val="StyleUnderline"/>
        </w:rPr>
        <w:t>oach to climate change and dis</w:t>
      </w:r>
      <w:r w:rsidRPr="000F5EC2">
        <w:rPr>
          <w:rStyle w:val="StyleUnderline"/>
        </w:rPr>
        <w:t>placement. In addition to the concerns expressed above about that approach, the particular focus on small islands taps into a longer discourse about islands as ‘sites of backwardness, insularity, constraint, fragility and weakness’</w:t>
      </w:r>
      <w:r w:rsidRPr="000F5EC2">
        <w:rPr>
          <w:sz w:val="16"/>
        </w:rPr>
        <w:t>.109 In blaming the global system, Tuvaluans are rendered disempowered victims of it</w:t>
      </w:r>
      <w:r w:rsidRPr="000F5EC2">
        <w:rPr>
          <w:rStyle w:val="StyleUnderline"/>
        </w:rPr>
        <w:t>. Dominant narratives do not leave room for people ‘to define the problem in their own terms; to apply their own systems of knowledge; to implemen</w:t>
      </w:r>
      <w:r>
        <w:rPr>
          <w:rStyle w:val="StyleUnderline"/>
        </w:rPr>
        <w:t>t the solutions that are appro</w:t>
      </w:r>
      <w:r w:rsidRPr="000F5EC2">
        <w:rPr>
          <w:rStyle w:val="StyleUnderline"/>
        </w:rPr>
        <w:t>priate to their needs and values and which accommodate uncertainty; and to make knowledge claims of equal value to those of science’</w:t>
      </w:r>
      <w:r w:rsidRPr="000F5EC2">
        <w:rPr>
          <w:sz w:val="16"/>
        </w:rPr>
        <w:t xml:space="preserve">.110 Secondly, and linked to the point above, </w:t>
      </w:r>
      <w:r w:rsidRPr="000F5EC2">
        <w:rPr>
          <w:rStyle w:val="StyleUnderline"/>
        </w:rPr>
        <w:t>the increasing ‘scientization’ of environ- mental knowledge serves to delegitimize the perceptions and perspectives of local laypeople, and may undermine local capacity to intervene</w:t>
      </w:r>
      <w:r w:rsidRPr="000F5EC2">
        <w:rPr>
          <w:sz w:val="16"/>
        </w:rPr>
        <w:t xml:space="preserve">.111 </w:t>
      </w:r>
      <w:r w:rsidRPr="000F5EC2">
        <w:rPr>
          <w:rStyle w:val="StyleUnderline"/>
        </w:rPr>
        <w:t>Despite awareness for at least the past 20 years that small Pacific islands are particularly vulnerable to the impacts of climate change, there have been very few local empirical studies of vulnerability and adaptation</w:t>
      </w:r>
      <w:r w:rsidRPr="000F5EC2">
        <w:rPr>
          <w:sz w:val="16"/>
        </w:rPr>
        <w:t>. This is notwithstanding a wealth of local knowledge to draw upon.112 ‘</w:t>
      </w:r>
      <w:r w:rsidRPr="000F5EC2">
        <w:rPr>
          <w:rStyle w:val="StyleUnderline"/>
        </w:rPr>
        <w:t>Experts’ have squeezed out opportunities for local approaches, and their reliance on models, which ‘homogenizes people, see social life as the sum of rational individual actions, assume “culture” is separable from other aspects of society, and assume that nature and society are independent “facts”</w:t>
      </w:r>
      <w:r w:rsidRPr="000F5EC2">
        <w:rPr>
          <w:sz w:val="16"/>
        </w:rPr>
        <w:t xml:space="preserve">’,113 is under- pinned by certain assumptions of the world which may not resonate in a Pacific context. </w:t>
      </w:r>
      <w:r w:rsidRPr="000F5EC2">
        <w:rPr>
          <w:rStyle w:val="StyleUnderline"/>
        </w:rPr>
        <w:t>This approach tends to ‘produce knowledge of the Pacific Islands that is alien to, and alienates, people in the region</w:t>
      </w:r>
      <w:r w:rsidRPr="000F5EC2">
        <w:rPr>
          <w:sz w:val="16"/>
        </w:rPr>
        <w:t xml:space="preserve">’.114 Thirdly, </w:t>
      </w:r>
      <w:r w:rsidRPr="000F5EC2">
        <w:rPr>
          <w:rStyle w:val="StyleUnderline"/>
        </w:rPr>
        <w:t>there is inadequate research and policy development in areas that might enable people to continue living the lives that they value.</w:t>
      </w:r>
      <w:r w:rsidRPr="000F5EC2">
        <w:rPr>
          <w:sz w:val="16"/>
        </w:rPr>
        <w:t xml:space="preserve">115 In other words, </w:t>
      </w:r>
      <w:r w:rsidRPr="000F5EC2">
        <w:rPr>
          <w:rStyle w:val="StyleUnderline"/>
        </w:rPr>
        <w:t>the dominant discourse shapes donor priorities, which in turn determines where funds are allocated.</w:t>
      </w:r>
      <w:r w:rsidRPr="000F5EC2">
        <w:rPr>
          <w:sz w:val="16"/>
        </w:rPr>
        <w:t>116 There is anecdotal evidence of projects being recast as ‘climate change-related’ simply to tap into funding earmarked for that purpose—</w:t>
      </w:r>
      <w:r w:rsidRPr="000F5EC2">
        <w:rPr>
          <w:rStyle w:val="StyleUnderline"/>
        </w:rPr>
        <w:t>whether in an institutional research context or in securing funds for projects on the ground.</w:t>
      </w:r>
      <w:r w:rsidRPr="000F5EC2">
        <w:rPr>
          <w:sz w:val="16"/>
        </w:rPr>
        <w:t xml:space="preserve"> This is not always disingenuous: </w:t>
      </w:r>
      <w:r w:rsidRPr="000F5EC2">
        <w:rPr>
          <w:rStyle w:val="StyleUnderline"/>
        </w:rPr>
        <w:t>if funding is sorely needed for medical treatment in a small Pacific island, and it is likely to be forthcoming if its need can be linked to climate impacts</w:t>
      </w:r>
      <w:r w:rsidRPr="000F5EC2">
        <w:rPr>
          <w:sz w:val="16"/>
        </w:rPr>
        <w:t xml:space="preserve"> (a policy objective set by the funding agency</w:t>
      </w:r>
      <w:r w:rsidRPr="000F5EC2">
        <w:rPr>
          <w:rStyle w:val="StyleUnderline"/>
        </w:rPr>
        <w:t>), then one can under- stand why it might be represented in that way.</w:t>
      </w:r>
      <w:r w:rsidRPr="000F5EC2">
        <w:rPr>
          <w:sz w:val="16"/>
        </w:rPr>
        <w:t xml:space="preserve"> In other contexts, though, Barnett and Campbell suggest that ‘the vulnerability of the islands is a symbol used by researchers who need problems to investigate, journalists who need problems to sell, nd NGOs who need problems to solve’.117 While they may be well intentioned, the effect is frequently to deprive affected communities of agency (hence the idea of peo- ple ‘unable to act until their islands sink and they are forced to flee and become refu- gees’118) and—simultaneously—capacity to make their own decisions.</w:t>
      </w:r>
    </w:p>
    <w:p w14:paraId="586BF666" w14:textId="77777777" w:rsidR="000C1983" w:rsidRPr="00180EDB" w:rsidRDefault="000C1983" w:rsidP="000C1983">
      <w:pPr>
        <w:pStyle w:val="Heading4"/>
      </w:pPr>
      <w:r>
        <w:t>The aff’s securitized rhetoric about the extinction impacts of climate change from instability create a self-fulfilling prophecy that turns case</w:t>
      </w:r>
    </w:p>
    <w:p w14:paraId="40D89114" w14:textId="77777777" w:rsidR="000C1983" w:rsidRPr="00ED66FC" w:rsidRDefault="000C1983" w:rsidP="000C1983">
      <w:pPr>
        <w:rPr>
          <w:sz w:val="16"/>
          <w:szCs w:val="16"/>
        </w:rPr>
      </w:pPr>
      <w:r>
        <w:rPr>
          <w:rStyle w:val="Style13ptBold"/>
        </w:rPr>
        <w:t>Mc</w:t>
      </w:r>
      <w:r w:rsidRPr="008D2EA9">
        <w:rPr>
          <w:rStyle w:val="Style13ptBold"/>
        </w:rPr>
        <w:t>ad</w:t>
      </w:r>
      <w:r>
        <w:rPr>
          <w:rStyle w:val="Style13ptBold"/>
        </w:rPr>
        <w:t xml:space="preserve">am 12 </w:t>
      </w:r>
      <w:r w:rsidRPr="00403C57">
        <w:rPr>
          <w:sz w:val="16"/>
          <w:szCs w:val="16"/>
        </w:rPr>
        <w:t>(Jane Mcadam is Scientia Professor of Law and an Australian Research Council Future Fellow, University of New South</w:t>
      </w:r>
      <w:r>
        <w:rPr>
          <w:sz w:val="16"/>
          <w:szCs w:val="16"/>
        </w:rPr>
        <w:t xml:space="preserve"> Wales, Australia. “ </w:t>
      </w:r>
      <w:r w:rsidRPr="00ED66FC">
        <w:rPr>
          <w:sz w:val="16"/>
          <w:szCs w:val="16"/>
        </w:rPr>
        <w:t>‘Disappearing States’, Statelessness, and Relocation</w:t>
      </w:r>
      <w:r>
        <w:rPr>
          <w:sz w:val="16"/>
          <w:szCs w:val="16"/>
        </w:rPr>
        <w:t xml:space="preserve"> </w:t>
      </w:r>
      <w:r w:rsidRPr="00403C57">
        <w:rPr>
          <w:sz w:val="16"/>
          <w:szCs w:val="16"/>
        </w:rPr>
        <w:t xml:space="preserve">” </w:t>
      </w:r>
      <w:r w:rsidRPr="00403C57">
        <w:rPr>
          <w:i/>
          <w:sz w:val="16"/>
          <w:szCs w:val="16"/>
        </w:rPr>
        <w:t>Climate Change, Forced Migration, And International Law</w:t>
      </w:r>
      <w:r>
        <w:rPr>
          <w:sz w:val="16"/>
          <w:szCs w:val="16"/>
        </w:rPr>
        <w:t>, 2012, book, p.p 119-121</w:t>
      </w:r>
      <w:r w:rsidRPr="00403C57">
        <w:rPr>
          <w:sz w:val="16"/>
          <w:szCs w:val="16"/>
        </w:rPr>
        <w:t>) [JNFS]</w:t>
      </w:r>
      <w:r>
        <w:rPr>
          <w:sz w:val="16"/>
          <w:szCs w:val="16"/>
        </w:rPr>
        <w:t xml:space="preserve"> </w:t>
      </w:r>
    </w:p>
    <w:p w14:paraId="4F4286EE" w14:textId="77777777" w:rsidR="000C1983" w:rsidRDefault="000C1983" w:rsidP="000C1983">
      <w:pPr>
        <w:rPr>
          <w:sz w:val="16"/>
        </w:rPr>
      </w:pPr>
      <w:r w:rsidRPr="00180EDB">
        <w:rPr>
          <w:sz w:val="16"/>
        </w:rPr>
        <w:t xml:space="preserve">The ‘disappearing States’ or ‘sinking islands’ phenomenon has become the ‘canary in the coalmine’2—the litmus test for the dramatic impacts of climate change on human society. Atlantis-style predictions of whole countries disappearing beneath the waves raise fascinating legal issues. As a purely academic exercise, pondering the dissolution of a State because of climate change rather than conflict, cession, merger, or succession entails novel questions that go to the heart of legal rules on the creation and extinction of States. Certainly, the potential loss of territory or the total displacement of a population and/or government for environmental or climatic reasons is novel.3 However, much of this deliberation is taking place in the abstract, such that the premises for why, when, whether, and how States might ‘disappear’, and the consequences of this, do not always sit comfortably with the empirical evidence.4 There is a risk that however </w:t>
      </w:r>
      <w:r w:rsidRPr="00ED66FC">
        <w:rPr>
          <w:rStyle w:val="Emphasis"/>
        </w:rPr>
        <w:t>academically stimulating and challenging these questions of extinction are, their practical relevance is under- mined by some of the assumptions on which they are based</w:t>
      </w:r>
      <w:r w:rsidRPr="00180EDB">
        <w:rPr>
          <w:sz w:val="16"/>
        </w:rPr>
        <w:t xml:space="preserve">. </w:t>
      </w:r>
      <w:r w:rsidRPr="00ED66FC">
        <w:rPr>
          <w:rStyle w:val="Emphasis"/>
        </w:rPr>
        <w:t>This, in turn, could lead to the adoption of well-intentioned but ultimately misguided policies</w:t>
      </w:r>
      <w:r w:rsidRPr="00180EDB">
        <w:rPr>
          <w:sz w:val="16"/>
        </w:rPr>
        <w:t xml:space="preserve">.5 Though this chapter avoids alarmist discourses of ‘drowning’ States, it recognizes that </w:t>
      </w:r>
      <w:r w:rsidRPr="00ED66FC">
        <w:rPr>
          <w:rStyle w:val="Emphasis"/>
        </w:rPr>
        <w:t>in the absence of adaptation and migration strategies, there could be wide- spread population displacement from small island nations rendered uninhabitable as a result of climate change impacts on their already fragile ecosystems</w:t>
      </w:r>
      <w:r w:rsidRPr="00180EDB">
        <w:rPr>
          <w:sz w:val="16"/>
        </w:rPr>
        <w:t xml:space="preserve">. There is, accordingly, a risk of ‘de facto statelessness, which could turn into de jure stateless- ness should the affected States be considered to have ceased existence’.6 This chapter is anchored in a case study of two small Pacific island nations, Kiribati and Tuvalu, which have become emblematic of the so-called ‘sinking States’ and ‘climate refugee’ phenomenon. </w:t>
      </w:r>
      <w:r w:rsidRPr="00ED66FC">
        <w:rPr>
          <w:rStyle w:val="Emphasis"/>
        </w:rPr>
        <w:t>It is a response to the observation that a lack of specificity in climate migration researc</w:t>
      </w:r>
      <w:r>
        <w:rPr>
          <w:rStyle w:val="Emphasis"/>
        </w:rPr>
        <w:t>h means that many of the norma</w:t>
      </w:r>
      <w:r w:rsidRPr="00ED66FC">
        <w:rPr>
          <w:rStyle w:val="Emphasis"/>
        </w:rPr>
        <w:t>tive and policy recommendations being made at the macro level are divorced from context</w:t>
      </w:r>
      <w:r w:rsidRPr="00180EDB">
        <w:rPr>
          <w:sz w:val="16"/>
        </w:rPr>
        <w:t>.7 It draws extensively on my own fieldwork in these two small island States in 2009, as well as on the work of geographers over the past few</w:t>
      </w:r>
      <w:r>
        <w:rPr>
          <w:sz w:val="16"/>
        </w:rPr>
        <w:t>Ma</w:t>
      </w:r>
      <w:r w:rsidRPr="00180EDB">
        <w:rPr>
          <w:sz w:val="16"/>
        </w:rPr>
        <w:t xml:space="preserve"> decades who have documented the socio-economic conditions that bear on patterns of movement in the Pacific. </w:t>
      </w:r>
      <w:r w:rsidRPr="00933938">
        <w:rPr>
          <w:rStyle w:val="StyleUnderline"/>
        </w:rPr>
        <w:t>The international law analysis of statehood and statelessness is thus set against this particular empirical backdrop</w:t>
      </w:r>
      <w:r w:rsidRPr="00180EDB">
        <w:rPr>
          <w:sz w:val="16"/>
        </w:rPr>
        <w:t>. The chapter is underscored by two premises. First, the disappearance of the international legal personality of small island States is not inevitable.</w:t>
      </w:r>
      <w:r w:rsidRPr="00933938">
        <w:rPr>
          <w:rStyle w:val="StyleUnderline"/>
        </w:rPr>
        <w:t xml:space="preserve"> Even if territory is rendered uninhabitable for the bulk of the population, this will not automatically trigger the extinction of the State itself</w:t>
      </w:r>
      <w:r w:rsidRPr="00180EDB">
        <w:rPr>
          <w:sz w:val="16"/>
        </w:rPr>
        <w:t xml:space="preserve">.8 Secondly, it may be counter-productive to perpetuate the idea of the ‘disappearing State’. As Barnett and Adger have argued: the result of lost confidence in atoll-futures may be the end of the habitability of atolls. </w:t>
      </w:r>
      <w:r w:rsidRPr="00180EDB">
        <w:rPr>
          <w:rStyle w:val="StyleUnderline"/>
        </w:rPr>
        <w:t>But this could, we argue, be brought about less by the physical impacts of climate change per se, and more by a common expectation of serious climate impacts leading to changes in domestic resource use and decreased assistance from abroad.</w:t>
      </w:r>
      <w:r w:rsidRPr="00180EDB">
        <w:rPr>
          <w:sz w:val="16"/>
        </w:rPr>
        <w:t xml:space="preserve">9 </w:t>
      </w:r>
      <w:r w:rsidRPr="00180EDB">
        <w:rPr>
          <w:rStyle w:val="Emphasis"/>
        </w:rPr>
        <w:t>While vulnerability narratives may have a certain political potency, they may also undermine capacity and contribute to a sense of fatalism that accelerates the demise</w:t>
      </w:r>
      <w:r w:rsidRPr="00180EDB">
        <w:rPr>
          <w:sz w:val="16"/>
        </w:rPr>
        <w:t xml:space="preserve">.10 </w:t>
      </w:r>
      <w:r w:rsidRPr="00180EDB">
        <w:rPr>
          <w:rStyle w:val="StyleUnderline"/>
        </w:rPr>
        <w:t>This is why a number of affected States have strongly countered the dis- course of ‘climate refugees’ and proposals to include relocation obligations within multilateral treaties</w:t>
      </w:r>
      <w:r w:rsidRPr="00180EDB">
        <w:rPr>
          <w:sz w:val="16"/>
        </w:rPr>
        <w:t>.11 Similarly, a key message from a United Nations High Commissioner for Refugees-convened (UNHCR) international expert meeting on climate change and displacement was that ‘the legal presumption of continuity of statehood needs to be emphasized and the notion and language that such states will “disappear” (i.e., lose their international legal personality) or “sink” ought to be avoided’.12 However</w:t>
      </w:r>
      <w:r w:rsidRPr="00180EDB">
        <w:rPr>
          <w:rStyle w:val="StyleUnderline"/>
        </w:rPr>
        <w:t>, as that meeting rightly noted, small island developing States face pro- found humanitarian and protection issues as a consequence of climate change</w:t>
      </w:r>
      <w:r w:rsidRPr="00180EDB">
        <w:rPr>
          <w:sz w:val="16"/>
        </w:rPr>
        <w:t xml:space="preserve">.13 If people seek to move to or remain in another country without permission to do so, they may find themselves in a very precarious legal position, potentially without work rights, basic health care, or social services.14 </w:t>
      </w:r>
      <w:r w:rsidRPr="00180EDB">
        <w:rPr>
          <w:rStyle w:val="StyleUnderline"/>
        </w:rPr>
        <w:t>It is not clear that they would be recognized as de jure stateless as a matter of international law, and even if they were, few States have statelessness determination procedures in place to recognize this</w:t>
      </w:r>
      <w:r w:rsidRPr="00180EDB">
        <w:rPr>
          <w:sz w:val="16"/>
        </w:rPr>
        <w:t>.15</w:t>
      </w:r>
    </w:p>
    <w:p w14:paraId="5C68B312" w14:textId="77777777" w:rsidR="00A80B4B" w:rsidRDefault="00A80B4B" w:rsidP="00A80B4B">
      <w:pPr>
        <w:pStyle w:val="Heading4"/>
      </w:pPr>
      <w:r>
        <w:t>The aff’s security rhetoric regarding the link between climate change and conflict blames climate migrants for their situation, justifies military interventions, and reduces the will to accept migrants, turning case</w:t>
      </w:r>
    </w:p>
    <w:p w14:paraId="37AAB000" w14:textId="77777777" w:rsidR="00A80B4B" w:rsidRDefault="00A80B4B" w:rsidP="00A80B4B">
      <w:pPr>
        <w:rPr>
          <w:rStyle w:val="Style13ptBold"/>
        </w:rPr>
      </w:pPr>
      <w:r>
        <w:rPr>
          <w:rStyle w:val="Style13ptBold"/>
        </w:rPr>
        <w:t>Nishimura, ‘15</w:t>
      </w:r>
    </w:p>
    <w:p w14:paraId="2A2ED082" w14:textId="77777777" w:rsidR="00A80B4B" w:rsidRPr="00EA6D2B" w:rsidRDefault="00A80B4B" w:rsidP="00A80B4B">
      <w:r w:rsidRPr="00EA6D2B">
        <w:t>(Lauren, Myanmar Legal Coordinator for EarthRights International, “‘Climate Change Migrants’: Impediments to a Protection Framework and the Need to Incorporate Migration into Climate Change Adaptation Strategies”, International Journal of Refugee Law, February 11, Vol. 27, No. 1, pp. 120-121, ZW)</w:t>
      </w:r>
    </w:p>
    <w:p w14:paraId="6101E344" w14:textId="77777777" w:rsidR="00A80B4B" w:rsidRDefault="00A80B4B" w:rsidP="00A80B4B">
      <w:pPr>
        <w:rPr>
          <w:sz w:val="16"/>
        </w:rPr>
      </w:pPr>
      <w:r w:rsidRPr="00695CD3">
        <w:rPr>
          <w:rStyle w:val="StyleUnderline"/>
        </w:rPr>
        <w:t>The focus on security issues is evident in connections made between climate change and violent conflict.</w:t>
      </w:r>
      <w:r w:rsidRPr="00695CD3">
        <w:rPr>
          <w:sz w:val="16"/>
        </w:rPr>
        <w:t xml:space="preserve"> Darfur provides a recent example of violence being attributed to a combination of climate change, demographic pressures, and resource scarcity.104 Such so</w:t>
      </w:r>
      <w:r w:rsidRPr="00695CD3">
        <w:rPr>
          <w:rStyle w:val="StyleUnderline"/>
        </w:rPr>
        <w:t>-called ‘climate violence’ results from ‘the catastrophic convergence of poverty, violence, and climate change’.</w:t>
      </w:r>
      <w:r w:rsidRPr="00695CD3">
        <w:rPr>
          <w:sz w:val="16"/>
        </w:rPr>
        <w:t xml:space="preserve">105 </w:t>
      </w:r>
      <w:r w:rsidRPr="00695CD3">
        <w:rPr>
          <w:rStyle w:val="StyleUnderline"/>
        </w:rPr>
        <w:t>This conclusion is echoed by developed countries, in particular the United States, which increasingly link climate change, vast human migration, and insecurity in poor regions to conflict</w:t>
      </w:r>
      <w:r w:rsidRPr="00695CD3">
        <w:rPr>
          <w:sz w:val="16"/>
        </w:rPr>
        <w:t xml:space="preserve">.106 </w:t>
      </w:r>
      <w:r w:rsidRPr="00695CD3">
        <w:rPr>
          <w:rStyle w:val="StyleUnderline"/>
        </w:rPr>
        <w:t>The threat of conflict is then used to frame climate change migrants as ‘the biggest security challenge’ the developed world faces.</w:t>
      </w:r>
      <w:r w:rsidRPr="00695CD3">
        <w:rPr>
          <w:sz w:val="16"/>
        </w:rPr>
        <w:t xml:space="preserve">107 </w:t>
      </w:r>
      <w:r w:rsidRPr="00695CD3">
        <w:rPr>
          <w:rStyle w:val="StyleUnderline"/>
        </w:rPr>
        <w:t>The current security rhetoric impacts displacement responses in several ways: (1) it allows for blame to be shifted to the migrants and developing countries instead of focusing on the historic and current emissions that contribute to climate change; (2) responses can be militarized;108 and (3) efforts to create a protection framework or identify climate change migrants are obscured by projections of violent conflict, state failure, disease, and mass migration.</w:t>
      </w:r>
      <w:r w:rsidRPr="00695CD3">
        <w:rPr>
          <w:sz w:val="16"/>
        </w:rPr>
        <w:t xml:space="preserve">109 </w:t>
      </w:r>
      <w:r w:rsidRPr="00695CD3">
        <w:rPr>
          <w:rStyle w:val="StyleUnderline"/>
        </w:rPr>
        <w:t>Blaming climate change migrants for their situation results from widely accepted neo-Malthusian thinking</w:t>
      </w:r>
      <w:r w:rsidRPr="00695CD3">
        <w:rPr>
          <w:sz w:val="16"/>
        </w:rPr>
        <w:t xml:space="preserve">, which associates resource scarcity with conflict.110 </w:t>
      </w:r>
      <w:r w:rsidRPr="00695CD3">
        <w:rPr>
          <w:rStyle w:val="StyleUnderline"/>
        </w:rPr>
        <w:t>A ‘degradation narrative’</w:t>
      </w:r>
      <w:r w:rsidRPr="00695CD3">
        <w:rPr>
          <w:sz w:val="16"/>
        </w:rPr>
        <w:t xml:space="preserve"> </w:t>
      </w:r>
      <w:r w:rsidRPr="00695CD3">
        <w:rPr>
          <w:rStyle w:val="StyleUnderline"/>
        </w:rPr>
        <w:t>emerges</w:t>
      </w:r>
      <w:r w:rsidRPr="00695CD3">
        <w:rPr>
          <w:sz w:val="16"/>
        </w:rPr>
        <w:t xml:space="preserve">, one </w:t>
      </w:r>
      <w:r w:rsidRPr="00695CD3">
        <w:rPr>
          <w:rStyle w:val="StyleUnderline"/>
        </w:rPr>
        <w:t>that draws upon colonial stereotypes to promote the idea that population growth and poverty lead to resource depletion and poor land management</w:t>
      </w:r>
      <w:r w:rsidRPr="00695CD3">
        <w:rPr>
          <w:sz w:val="16"/>
        </w:rPr>
        <w:t xml:space="preserve">.111 </w:t>
      </w:r>
      <w:r w:rsidRPr="00695CD3">
        <w:rPr>
          <w:rStyle w:val="StyleUnderline"/>
        </w:rPr>
        <w:t>This</w:t>
      </w:r>
      <w:r w:rsidRPr="00695CD3">
        <w:rPr>
          <w:sz w:val="16"/>
        </w:rPr>
        <w:t xml:space="preserve"> narrative </w:t>
      </w:r>
      <w:r w:rsidRPr="00695CD3">
        <w:rPr>
          <w:rStyle w:val="StyleUnderline"/>
        </w:rPr>
        <w:t>is used to justify development intervention through its focus on demographic pressures and poverty rather than the impact of extractive and agricultural industries</w:t>
      </w:r>
      <w:r w:rsidRPr="00695CD3">
        <w:rPr>
          <w:sz w:val="16"/>
        </w:rPr>
        <w:t xml:space="preserve">. Accordingly, </w:t>
      </w:r>
      <w:r w:rsidRPr="00695CD3">
        <w:rPr>
          <w:rStyle w:val="StyleUnderline"/>
        </w:rPr>
        <w:t>migrants or potential migrants are blamed for environmental degradation, while transnational corporations and international actors are seen as offering solutions in the form of development measures, investment, and peace-building activities.</w:t>
      </w:r>
      <w:r w:rsidRPr="00695CD3">
        <w:rPr>
          <w:sz w:val="16"/>
        </w:rPr>
        <w:t xml:space="preserve">112 It becomes, as Hartmann puts it, a case where ‘the rich help the poor, and are largely absolved of responsibility for resource degradation and extraction, as well as political violence’.113 Despite some criticism, the degradation narrative remains popular, encouraging the portrayal of migrants as a security threat while avoiding scrutiny of external drivers and actors that might otherwise bear some responsibility. Indeed, the use of this narrative is not exclusive to the developed world. </w:t>
      </w:r>
      <w:r w:rsidRPr="00695CD3">
        <w:rPr>
          <w:rStyle w:val="StyleUnderline"/>
        </w:rPr>
        <w:t>Several island states, predicted to be gravely affected by climate change, have strategically used the link between climate change and internal instability to call for action from the UN Security Council and to request developed states to reduce carbon emissions.</w:t>
      </w:r>
      <w:r w:rsidRPr="00695CD3">
        <w:rPr>
          <w:sz w:val="16"/>
        </w:rPr>
        <w:t xml:space="preserve">114 </w:t>
      </w:r>
      <w:r w:rsidRPr="00695CD3">
        <w:rPr>
          <w:rStyle w:val="StyleUnderline"/>
        </w:rPr>
        <w:t>Even in these instances, however, the link between climate change migration and insecurity perpetuates the belief that militarized responses are warranted and even necessary. Yet such forms of response may have unintended, even disastrous, consequences</w:t>
      </w:r>
      <w:r w:rsidRPr="00695CD3">
        <w:rPr>
          <w:sz w:val="16"/>
        </w:rPr>
        <w:t>.115</w:t>
      </w:r>
    </w:p>
    <w:p w14:paraId="586559E2" w14:textId="022AEF7D" w:rsidR="000C1983" w:rsidRDefault="00073995" w:rsidP="00073995">
      <w:pPr>
        <w:pStyle w:val="Heading3"/>
      </w:pPr>
      <w:r>
        <w:t>Security Alt/CP (if it doesn’t evolve into a whole K)</w:t>
      </w:r>
    </w:p>
    <w:p w14:paraId="57419133" w14:textId="77777777" w:rsidR="00073995" w:rsidRPr="00EA6D2B" w:rsidRDefault="00073995" w:rsidP="00073995">
      <w:pPr>
        <w:pStyle w:val="Heading4"/>
      </w:pPr>
      <w:r>
        <w:t>The alternative is to reject the affirmative’s securitized rhetoric around climate migrants as that discussion will result in militarized responses and shift responsibility away from countries that have contributed the most to climate change in favor of a migration politic focused on distributing the benefits of climate adaptation based on a moral and human rights perspective</w:t>
      </w:r>
    </w:p>
    <w:p w14:paraId="096C2A79" w14:textId="77777777" w:rsidR="00073995" w:rsidRDefault="00073995" w:rsidP="00073995">
      <w:pPr>
        <w:rPr>
          <w:rStyle w:val="Style13ptBold"/>
        </w:rPr>
      </w:pPr>
      <w:r>
        <w:rPr>
          <w:rStyle w:val="Style13ptBold"/>
        </w:rPr>
        <w:t>Nishimura, ‘15</w:t>
      </w:r>
    </w:p>
    <w:p w14:paraId="15A60860" w14:textId="77777777" w:rsidR="00073995" w:rsidRPr="00EA6D2B" w:rsidRDefault="00073995" w:rsidP="00073995">
      <w:r w:rsidRPr="00EA6D2B">
        <w:t>(Lauren, Myanmar Legal Coordinator for EarthRights International, “‘Climate Change Migrants’: Impediments to a Protection Framework and the Need to Incorporate Migration into Climate Change Adaptation Strategies”, International Journal of Refugee Law, February 11, Vol. 27, No. 1, pp. 127-129, ZW)</w:t>
      </w:r>
    </w:p>
    <w:p w14:paraId="44324303" w14:textId="359F8B40" w:rsidR="00073995" w:rsidRDefault="00073995" w:rsidP="00073995">
      <w:pPr>
        <w:rPr>
          <w:rStyle w:val="StyleUnderline"/>
        </w:rPr>
      </w:pPr>
      <w:r w:rsidRPr="00982B85">
        <w:rPr>
          <w:rStyle w:val="StyleUnderline"/>
        </w:rPr>
        <w:t>Security concerns are and will continue to be linked to human migration. Resource, food, and energy security are inextricably tied to climate change and dominate recent discussion on the topic</w:t>
      </w:r>
      <w:r w:rsidRPr="0096572A">
        <w:rPr>
          <w:sz w:val="16"/>
        </w:rPr>
        <w:t xml:space="preserve">.170 </w:t>
      </w:r>
      <w:r w:rsidRPr="00982B85">
        <w:rPr>
          <w:rStyle w:val="StyleUnderline"/>
        </w:rPr>
        <w:t>Yet current debate is also dictated by national security concerns of potential receiving states, allowing for military responses</w:t>
      </w:r>
      <w:r w:rsidRPr="0096572A">
        <w:rPr>
          <w:sz w:val="16"/>
        </w:rPr>
        <w:t xml:space="preserve">171 </w:t>
      </w:r>
      <w:r w:rsidRPr="00982B85">
        <w:rPr>
          <w:rStyle w:val="StyleUnderline"/>
        </w:rPr>
        <w:t>and political excuses not to protect climate change migrants.</w:t>
      </w:r>
      <w:r w:rsidRPr="0096572A">
        <w:rPr>
          <w:sz w:val="16"/>
        </w:rPr>
        <w:t xml:space="preserve"> </w:t>
      </w:r>
      <w:r w:rsidRPr="00982B85">
        <w:rPr>
          <w:rStyle w:val="StyleUnderline"/>
        </w:rPr>
        <w:t>This security discourse hinders protec- tion efforts and humanitarian responses and shifts the focus away from migrants and their needs. Assistance becomes charity rather than obligation</w:t>
      </w:r>
      <w:r w:rsidRPr="0096572A">
        <w:rPr>
          <w:sz w:val="16"/>
        </w:rPr>
        <w:t xml:space="preserve">. In contrast, rights-based approaches require a normative baseline to alter the status quo – a sense that states should bind themselves to further rights commitments.172 Such a sense of obligation is not fostered by inward looking policies that protect borders and state interests. </w:t>
      </w:r>
      <w:r w:rsidRPr="00982B85">
        <w:rPr>
          <w:rStyle w:val="StyleUnderline"/>
        </w:rPr>
        <w:t>Framing migrants as a security threat also avoids addressing the anthropomorphic acceleration and causes of climate change. As a result, states with the highest emission levels can avoid responsibility and deny asylum under the guise of security and sovereignty.</w:t>
      </w:r>
      <w:r>
        <w:rPr>
          <w:rStyle w:val="StyleUnderline"/>
        </w:rPr>
        <w:t xml:space="preserve"> </w:t>
      </w:r>
      <w:r w:rsidRPr="00982B85">
        <w:rPr>
          <w:rStyle w:val="StyleUnderline"/>
        </w:rPr>
        <w:t>Instead</w:t>
      </w:r>
      <w:r w:rsidRPr="0096572A">
        <w:rPr>
          <w:sz w:val="16"/>
        </w:rPr>
        <w:t xml:space="preserve">, as Hartmann argues, </w:t>
      </w:r>
      <w:r w:rsidRPr="00982B85">
        <w:rPr>
          <w:rStyle w:val="StyleUnderline"/>
        </w:rPr>
        <w:t>the policy debate should focus on the distribution of the benefits of climate adaptation and not on the threat of climate change conflict.</w:t>
      </w:r>
      <w:r w:rsidRPr="0096572A">
        <w:rPr>
          <w:sz w:val="16"/>
        </w:rPr>
        <w:t xml:space="preserve">173 </w:t>
      </w:r>
      <w:r w:rsidRPr="00982B85">
        <w:rPr>
          <w:rStyle w:val="StyleUnderline"/>
        </w:rPr>
        <w:t>Reframing current security rhetoric to focus on a proactive or planned approach would emphasize the positive aspects of migration as an adaptive mechanism.</w:t>
      </w:r>
      <w:r w:rsidRPr="0096572A">
        <w:rPr>
          <w:sz w:val="16"/>
        </w:rPr>
        <w:t xml:space="preserve"> Keck and Sikkink’s insights illustrate how </w:t>
      </w:r>
      <w:r w:rsidRPr="00982B85">
        <w:rPr>
          <w:rStyle w:val="StyleUnderline"/>
        </w:rPr>
        <w:t>transnational advocacy networks</w:t>
      </w:r>
      <w:r w:rsidRPr="0096572A">
        <w:rPr>
          <w:sz w:val="16"/>
        </w:rPr>
        <w:t xml:space="preserve"> might accom- plish this. While currently ineffective for climate change-induced displacement, these networks </w:t>
      </w:r>
      <w:r w:rsidRPr="00982B85">
        <w:rPr>
          <w:rStyle w:val="StyleUnderline"/>
        </w:rPr>
        <w:t>could prompt interstate action by taking an issue previously unimaginable as a central advocacy position and framing it in such a way that the solution appears necessary or inevitable.</w:t>
      </w:r>
      <w:r w:rsidRPr="0096572A">
        <w:rPr>
          <w:sz w:val="16"/>
        </w:rPr>
        <w:t xml:space="preserve">174 Thus, effective advocacy for climate change migrants could take current security concerns and reframe them to account for the experience of the migrant, shifting the focus from the security of developed states to the needs of migrants and their countries of origin. By looking at the concerns of developing states, this shift could also increase political space in regions that lack institutional and governmental support for civil society or rights-based campaigns. This is true of the Lower Mekong Basin. The region, which spans five countries and is home to more than sixty million people, relies on water for fishing, rice production, navigation, and energy.175 Climate change impacts and adaptive efforts are expected to dramatically alter the basin through flooding, hydropower dams touted as clean energy sources, and changes in weather patterns.176 Predictions indicate that up fourteen mil- lion people – one in ten people in Vietnam alone – will be forced to migrate as a result of climate change stressors in the Mekong.177 Historically, the states that comprise the region have been reticent to allow environmental or human rights advocacy. Regional approaches to natural resource issues, like the Mekong River Commission, are also crit- icized for their lack of efficacy and inability to persuade governments to act in the face of environmental degradation and threats to human security, health, or livelihoods.178 In a region rife with barriers to transnational advocacy and environmental policy, appeals to food, energy, and human security are seen as a means to engage stakehold- ers. Leveraging issues of importance to state and regional economic well-being provide points of action in otherwise narrow political spaces. Combined with incorporating migration as a positive adaptive mechanism, and a baseline for change is established. </w:t>
      </w:r>
      <w:r w:rsidRPr="00982B85">
        <w:rPr>
          <w:rStyle w:val="StyleUnderline"/>
        </w:rPr>
        <w:t>Change can also be accomplished internationally and in developed countries. This would stem, in part, from acknowledging the moral and ethical obligations owed to vulnerable populations.</w:t>
      </w:r>
      <w:r w:rsidRPr="0096572A">
        <w:rPr>
          <w:sz w:val="16"/>
        </w:rPr>
        <w:t xml:space="preserve"> There is already general acceptance both that states are morally bound to protect those impacted by climate change and that these impacts are inevita- ble.179 As a corollary to this, </w:t>
      </w:r>
      <w:r w:rsidRPr="0096572A">
        <w:rPr>
          <w:rStyle w:val="StyleUnderline"/>
        </w:rPr>
        <w:t xml:space="preserve">some responsibility to protect migrants should be placed on states that benefit from and contribute the most to green house gas emissions, currently or historically. The motives that drive protection by states, however, will determine the response climate change migrants will invoke. </w:t>
      </w:r>
      <w:r w:rsidRPr="0096572A">
        <w:rPr>
          <w:sz w:val="16"/>
        </w:rPr>
        <w:t xml:space="preserve">Zetter divides the moral imperatives for protection into humanitarian or restorative justice arguments.180 The latter emphasizes international obligation, while the former highlights the ability of countries to volun- tarily assist in the wake of failed state protection. </w:t>
      </w:r>
      <w:r w:rsidRPr="0096572A">
        <w:rPr>
          <w:rStyle w:val="StyleUnderline"/>
        </w:rPr>
        <w:t>The mere acknowledgment of climate change and resulting displacement, without admitting any fault or contribution to their existence</w:t>
      </w:r>
      <w:r w:rsidRPr="0096572A">
        <w:rPr>
          <w:sz w:val="16"/>
        </w:rPr>
        <w:t xml:space="preserve">, enables humanitarian motivated responses. The humanitarian imperative places the responsibility for rights protection on the state, with intervention needed when it fails in its duties.181 This </w:t>
      </w:r>
      <w:r w:rsidRPr="0096572A">
        <w:rPr>
          <w:rStyle w:val="StyleUnderline"/>
        </w:rPr>
        <w:t>accords with justifications for current refugee and IDP protection, despite the fact that the states most susceptible to migration induced by climate change are least responsible for its causes.</w:t>
      </w:r>
      <w:r w:rsidRPr="0096572A">
        <w:rPr>
          <w:sz w:val="16"/>
        </w:rPr>
        <w:t xml:space="preserve">182 </w:t>
      </w:r>
      <w:r w:rsidRPr="0096572A">
        <w:rPr>
          <w:rStyle w:val="StyleUnderline"/>
        </w:rPr>
        <w:t>In contrast, allocating responsibility for climate change based on restorative justice arguments places the burden on those actors whose historic behaviour has led to climate change impacts. Thus, restorative justice arguments create a moral obligation for global society to respond to climate change in a way that it need not for refugees or IDPs</w:t>
      </w:r>
      <w:r w:rsidRPr="0096572A">
        <w:rPr>
          <w:sz w:val="16"/>
        </w:rPr>
        <w:t xml:space="preserve">.183 While this might result in migration issues becoming a priority in climate change debates, it may also have the effect of encouraging mitigation and compensation schemes in lieu of migration as states invoke security issues and practical impediments to justify narrow migration policies.184 A balance must be struck. </w:t>
      </w:r>
      <w:r w:rsidRPr="0096572A">
        <w:rPr>
          <w:rStyle w:val="StyleUnderline"/>
        </w:rPr>
        <w:t>Neither form of moral imperative alone effectively led to international action on climate change-induced migration. Nor is it realistic to expect that national security concerns will disappear from the climate change discourse. But effective advocacy cannot occur within the confines of a military hierarchy or deci- sion making process.</w:t>
      </w:r>
      <w:r w:rsidRPr="0096572A">
        <w:rPr>
          <w:sz w:val="16"/>
        </w:rPr>
        <w:t xml:space="preserve"> Indeed, the military is not the appropriate institution to handle climate change migration.185 </w:t>
      </w:r>
      <w:r w:rsidRPr="0096572A">
        <w:rPr>
          <w:rStyle w:val="StyleUnderline"/>
        </w:rPr>
        <w:t>Until advocates and decision makers prioritize the rights of migrants, however, national security will remain the primary concern arising from climate change-induced displacement. Recognizing migrants’ needs – and the interna- tional community’s obligations to ensure their rights – is the first step in creating space to advance protection efforts and provide meaningful solutions for climate change migrants.</w:t>
      </w:r>
    </w:p>
    <w:p w14:paraId="44ADDFC1" w14:textId="355B18F7" w:rsidR="00B210F8" w:rsidRDefault="007E116E" w:rsidP="007E116E">
      <w:pPr>
        <w:pStyle w:val="Heading3"/>
      </w:pPr>
      <w:r>
        <w:t>K Links</w:t>
      </w:r>
    </w:p>
    <w:p w14:paraId="6B1E56D1" w14:textId="79D3ECB2" w:rsidR="007E116E" w:rsidRDefault="007E116E" w:rsidP="007E116E"/>
    <w:p w14:paraId="0A671981" w14:textId="77777777" w:rsidR="007E116E" w:rsidRDefault="007E116E" w:rsidP="007E116E">
      <w:pPr>
        <w:pStyle w:val="Heading4"/>
      </w:pPr>
      <w:r>
        <w:t>The aff’s discourse of the racialized and helpless climate migrant turn the climate migrant into a potential threat – the neg is a crucial break away from the SQ securitized image of the climate migrant</w:t>
      </w:r>
    </w:p>
    <w:p w14:paraId="304A15C6" w14:textId="77777777" w:rsidR="007E116E" w:rsidRDefault="007E116E" w:rsidP="007E116E">
      <w:pPr>
        <w:rPr>
          <w:rStyle w:val="Style13ptBold"/>
        </w:rPr>
      </w:pPr>
      <w:r>
        <w:rPr>
          <w:rStyle w:val="Style13ptBold"/>
        </w:rPr>
        <w:t xml:space="preserve">Methmann, 2014 </w:t>
      </w:r>
    </w:p>
    <w:p w14:paraId="25321157" w14:textId="77777777" w:rsidR="007E116E" w:rsidRPr="00C67B6C" w:rsidRDefault="007E116E" w:rsidP="007E116E">
      <w:r w:rsidRPr="00C67B6C">
        <w:t xml:space="preserve">(Chris- University of Hamburg, Institute of Political Science, “Visualizing Climate-Refugees: Race, Vulnerability, and Resilience in Global Liberal Politics”, International Political Sociology, Vol. 8, PP. 427-428 DOI: 10.1111/ips.12071, accessed on 7/24/18) [SP] </w:t>
      </w:r>
    </w:p>
    <w:p w14:paraId="0CD00A3B" w14:textId="77777777" w:rsidR="007E116E" w:rsidRDefault="007E116E" w:rsidP="007E116E">
      <w:pPr>
        <w:rPr>
          <w:u w:val="single"/>
        </w:rPr>
      </w:pPr>
      <w:r w:rsidRPr="009C145D">
        <w:rPr>
          <w:u w:val="single"/>
        </w:rPr>
        <w:t>This apocalyptic potentiality of climate change is crucial for understanding the implications of the racialized climate migran</w:t>
      </w:r>
      <w:r w:rsidRPr="00D13FC3">
        <w:rPr>
          <w:sz w:val="16"/>
        </w:rPr>
        <w:t xml:space="preserve">t/refugee for the securitization of climate-induced migration. As Andrew Baldwin has argued in detail, the theme of potentiality is of crucial importance for fully grasping the racialization of climate-induced migration. For Baldwin (2013), </w:t>
      </w:r>
      <w:r w:rsidRPr="00D13FC3">
        <w:rPr>
          <w:u w:val="single"/>
        </w:rPr>
        <w:t>the racialization of the climate migrant/refugee is a feature of mainly three discursive tropes</w:t>
      </w:r>
      <w:r w:rsidRPr="00D13FC3">
        <w:rPr>
          <w:sz w:val="16"/>
        </w:rPr>
        <w:t xml:space="preserve">, which can also be found in the sample analyzed here. </w:t>
      </w:r>
      <w:r w:rsidRPr="00D13FC3">
        <w:rPr>
          <w:u w:val="single"/>
        </w:rPr>
        <w:t>First, its “naturalness,” whereby the climate migrant/refugee is thought to be driven rather deterministically to migration</w:t>
      </w:r>
      <w:r w:rsidRPr="00D13FC3">
        <w:rPr>
          <w:sz w:val="16"/>
        </w:rPr>
        <w:t xml:space="preserve"> or conflict. This is, for example, conveyed by the idea of vulnerability, which leaves people no other choice than to migrate. </w:t>
      </w:r>
      <w:r w:rsidRPr="00D13FC3">
        <w:rPr>
          <w:u w:val="single"/>
        </w:rPr>
        <w:t xml:space="preserve">Second, “its loss of political status,” whereby the climate migrant/refugee is cast as a helpless victim, an object of </w:t>
      </w:r>
      <w:r w:rsidRPr="00D13FC3">
        <w:rPr>
          <w:sz w:val="16"/>
        </w:rPr>
        <w:t>governmental</w:t>
      </w:r>
      <w:r w:rsidRPr="00D13FC3">
        <w:rPr>
          <w:u w:val="single"/>
        </w:rPr>
        <w:t xml:space="preserve"> management.</w:t>
      </w:r>
      <w:r w:rsidRPr="00D13FC3">
        <w:rPr>
          <w:sz w:val="16"/>
        </w:rPr>
        <w:t xml:space="preserve"> Finally, </w:t>
      </w:r>
      <w:r w:rsidRPr="00D13FC3">
        <w:rPr>
          <w:u w:val="single"/>
        </w:rPr>
        <w:t>its “ambiguity,” which sees the climate migrant/refugee enmeshed in a complex web of social–ecological conditions</w:t>
      </w:r>
      <w:r w:rsidRPr="00D13FC3">
        <w:rPr>
          <w:sz w:val="16"/>
        </w:rPr>
        <w:t xml:space="preserve">, further </w:t>
      </w:r>
      <w:r w:rsidRPr="00D13FC3">
        <w:rPr>
          <w:u w:val="single"/>
        </w:rPr>
        <w:t>complicated by the potentiality of climate change.</w:t>
      </w:r>
      <w:r w:rsidRPr="00D13FC3">
        <w:rPr>
          <w:sz w:val="16"/>
        </w:rPr>
        <w:t xml:space="preserve"> </w:t>
      </w:r>
      <w:r w:rsidRPr="00D13FC3">
        <w:rPr>
          <w:u w:val="single"/>
        </w:rPr>
        <w:t>The crucial point</w:t>
      </w:r>
      <w:r w:rsidRPr="00D13FC3">
        <w:rPr>
          <w:sz w:val="16"/>
        </w:rPr>
        <w:t xml:space="preserve">, however, </w:t>
      </w:r>
      <w:r w:rsidRPr="00D13FC3">
        <w:rPr>
          <w:u w:val="single"/>
        </w:rPr>
        <w:t>is that</w:t>
      </w:r>
      <w:r w:rsidRPr="00D13FC3">
        <w:rPr>
          <w:sz w:val="16"/>
        </w:rPr>
        <w:t xml:space="preserve">, in combination, </w:t>
      </w:r>
      <w:r w:rsidRPr="00D13FC3">
        <w:rPr>
          <w:u w:val="single"/>
        </w:rPr>
        <w:t>these tropes turn the climate migrant/refugee into a potential threat</w:t>
      </w:r>
      <w:r w:rsidRPr="00D13FC3">
        <w:rPr>
          <w:sz w:val="16"/>
        </w:rPr>
        <w:t xml:space="preserve">. Whereas traditional colonial discourses create the [o]ther in the idiom of the pre-modern, </w:t>
      </w:r>
      <w:r w:rsidRPr="00D13FC3">
        <w:rPr>
          <w:u w:val="single"/>
        </w:rPr>
        <w:t>in climate change and migration discourse, the Other is defined not in relation to the colonial past but in relation to the future</w:t>
      </w:r>
      <w:r w:rsidRPr="00D13FC3">
        <w:rPr>
          <w:sz w:val="16"/>
        </w:rPr>
        <w:t xml:space="preserve"> ... [T]he figure is not pre-modern, but extra-modern, not post-modern but yet-to-come ... although </w:t>
      </w:r>
      <w:r w:rsidRPr="00D13FC3">
        <w:rPr>
          <w:u w:val="single"/>
        </w:rPr>
        <w:t>the grammar of climate change and migration discourse bears the trace of colonial modernity</w:t>
      </w:r>
      <w:r w:rsidRPr="00D13FC3">
        <w:rPr>
          <w:sz w:val="16"/>
        </w:rPr>
        <w:t xml:space="preserve">, the discourse on climate change and migration is written almost exclusively in the future-conditional tense. (Baldwin 2012:634) </w:t>
      </w:r>
      <w:r w:rsidRPr="00D13FC3">
        <w:rPr>
          <w:u w:val="single"/>
        </w:rPr>
        <w:t>The racialization of the climate migrant/refugee is thus entirely bound to its potential for disrupting order on the planet</w:t>
      </w:r>
      <w:r w:rsidRPr="00D13FC3">
        <w:rPr>
          <w:sz w:val="16"/>
        </w:rPr>
        <w:t xml:space="preserve"> as opposed to being an actual threat, rooted in its colonial Otherness. The dimensions of the potential are clearly visible in the analyzed visual discourse, in the form of the banality of the apocalypse, as described above. </w:t>
      </w:r>
      <w:r w:rsidRPr="00D13FC3">
        <w:rPr>
          <w:u w:val="single"/>
        </w:rPr>
        <w:t>Climate change can unleash tremendously destructive forces which are latent virtually everywhere</w:t>
      </w:r>
      <w:r w:rsidRPr="00D13FC3">
        <w:rPr>
          <w:sz w:val="16"/>
        </w:rPr>
        <w:t xml:space="preserve"> (of course, only in the Global South). This is clearly Brian Massumi’s (1993:154) emergent potentiality of the world as “the churning seabed of crisis in the perpetual making,” to which Baldwin refers. </w:t>
      </w:r>
      <w:r w:rsidRPr="00D13FC3">
        <w:rPr>
          <w:u w:val="single"/>
        </w:rPr>
        <w:t>Only in conjunction with the way climate change is depicted in the field of visibility can we grasp the full implications for securitization</w:t>
      </w:r>
      <w:r w:rsidRPr="00D13FC3">
        <w:rPr>
          <w:sz w:val="16"/>
        </w:rPr>
        <w:t xml:space="preserve">. Thus, </w:t>
      </w:r>
      <w:r w:rsidRPr="00D13FC3">
        <w:rPr>
          <w:u w:val="single"/>
        </w:rPr>
        <w:t>the racialization of the climate-refugee merges colonial markers of the past, and the future potential for disrupting global order</w:t>
      </w:r>
      <w:r w:rsidRPr="00D13FC3">
        <w:rPr>
          <w:sz w:val="16"/>
        </w:rPr>
        <w:t xml:space="preserve">, into a peculiar discourse of security. Whereas </w:t>
      </w:r>
      <w:r w:rsidRPr="00D13FC3">
        <w:rPr>
          <w:u w:val="single"/>
        </w:rPr>
        <w:t>colonial tropes help to identify the dangerous poor, potentiality is the rationality that informs practices of security.</w:t>
      </w:r>
    </w:p>
    <w:p w14:paraId="242521D2" w14:textId="77777777" w:rsidR="007E116E" w:rsidRPr="00D13FC3" w:rsidRDefault="007E116E" w:rsidP="007E116E">
      <w:pPr>
        <w:rPr>
          <w:sz w:val="16"/>
        </w:rPr>
      </w:pPr>
    </w:p>
    <w:p w14:paraId="3F8F4B75" w14:textId="77777777" w:rsidR="007E116E" w:rsidRDefault="007E116E" w:rsidP="007E116E">
      <w:pPr>
        <w:pStyle w:val="Heading4"/>
      </w:pPr>
      <w:r>
        <w:t>The aff’s identification of “hotspots” of vulnerability is what justifies mapping of those areas and subsequent interventions – they highlight these populations as helpless at the hands of the capitalist system and deny them agency, which means they probably cause worse dehumanization</w:t>
      </w:r>
    </w:p>
    <w:p w14:paraId="774E9CFE" w14:textId="77777777" w:rsidR="007E116E" w:rsidRPr="005C5778" w:rsidRDefault="007E116E" w:rsidP="007E116E">
      <w:pPr>
        <w:rPr>
          <w:rStyle w:val="Style13ptBold"/>
        </w:rPr>
      </w:pPr>
      <w:r>
        <w:rPr>
          <w:rStyle w:val="Style13ptBold"/>
        </w:rPr>
        <w:t xml:space="preserve">Methmann, 2014 </w:t>
      </w:r>
      <w:r w:rsidRPr="005C5778">
        <w:rPr>
          <w:rStyle w:val="Style13ptBold"/>
          <w:b w:val="0"/>
          <w:sz w:val="16"/>
          <w:szCs w:val="16"/>
        </w:rPr>
        <w:t xml:space="preserve">(Chris- University of Hamburg, Institute of Political Science, “Visualizing Climate-Refugees: Race, Vulnerability, and Resilience in Global Liberal Politics”, </w:t>
      </w:r>
      <w:r w:rsidRPr="005C5778">
        <w:rPr>
          <w:rStyle w:val="Style13ptBold"/>
          <w:b w:val="0"/>
          <w:i/>
          <w:sz w:val="16"/>
          <w:szCs w:val="16"/>
        </w:rPr>
        <w:t xml:space="preserve">International Political Sociology, </w:t>
      </w:r>
      <w:r w:rsidRPr="005C5778">
        <w:rPr>
          <w:rStyle w:val="Style13ptBold"/>
          <w:b w:val="0"/>
          <w:sz w:val="16"/>
          <w:szCs w:val="16"/>
        </w:rPr>
        <w:t>Vol. 8,</w:t>
      </w:r>
      <w:r>
        <w:rPr>
          <w:rStyle w:val="Style13ptBold"/>
          <w:b w:val="0"/>
          <w:sz w:val="16"/>
          <w:szCs w:val="16"/>
        </w:rPr>
        <w:t xml:space="preserve"> PP. 424-425, </w:t>
      </w:r>
      <w:r w:rsidRPr="005C5778">
        <w:rPr>
          <w:rStyle w:val="Style13ptBold"/>
          <w:b w:val="0"/>
          <w:sz w:val="16"/>
          <w:szCs w:val="16"/>
        </w:rPr>
        <w:t xml:space="preserve"> DOI: 10.1111/ips.12071, accessed on 7/24/18) [SP] </w:t>
      </w:r>
    </w:p>
    <w:p w14:paraId="1DE9C625" w14:textId="77777777" w:rsidR="007E116E" w:rsidRDefault="007E116E" w:rsidP="007E116E">
      <w:pPr>
        <w:rPr>
          <w:sz w:val="16"/>
        </w:rPr>
      </w:pPr>
      <w:r w:rsidRPr="00B8030D">
        <w:rPr>
          <w:u w:val="single"/>
        </w:rPr>
        <w:t>This is also expressed in the omnipresent notion of vulnerability, which has gained considerable weight in discourses about environmental change</w:t>
      </w:r>
      <w:r w:rsidRPr="00B8030D">
        <w:rPr>
          <w:sz w:val="16"/>
        </w:rPr>
        <w:t xml:space="preserve"> (Methmann and Oels 2013). </w:t>
      </w:r>
      <w:r w:rsidRPr="00B8030D">
        <w:rPr>
          <w:b/>
          <w:u w:val="single"/>
        </w:rPr>
        <w:t>The concept of vulnerability points to the fact that the impact of natural disasters, for example, has not only a physical, but also a social dimension, as people are always part of a coupled human-ecological system</w:t>
      </w:r>
      <w:r w:rsidRPr="00B8030D">
        <w:rPr>
          <w:sz w:val="16"/>
        </w:rPr>
        <w:t xml:space="preserve"> (Adger 2006). As the authoritative Intergovernmental Panel on Climate Change emphasizes, though, vulnerability constitutes an internal characteristic of the affected element</w:t>
      </w:r>
      <w:r w:rsidRPr="00B8030D">
        <w:rPr>
          <w:u w:val="single"/>
        </w:rPr>
        <w:t>. In the field of disaster risk, this includes the characteristics of a person or group and their situation that influences their capacity to anticipate, cope with, resist, and recover from the adverse effects of physical events.</w:t>
      </w:r>
      <w:r w:rsidRPr="00B8030D">
        <w:rPr>
          <w:sz w:val="16"/>
        </w:rPr>
        <w:t xml:space="preserve"> (IPCC 2012:32, emphasis added) Vulnerability, thus, is first and foremost an individual problem. This fits well with the sample. Most people in the sample are displayed within their natural or rural environment and identified by particular individual characteristics. This clearly conveys a sense of vulnerability. However, vulnerability not only focuses on people</w:t>
      </w:r>
      <w:r w:rsidRPr="00B8030D">
        <w:rPr>
          <w:u w:val="single"/>
        </w:rPr>
        <w:t>. It also seeks to provide a systemic perspective by revealing patterns of vulnerability. For example, scholars are trying to identify and map those parts of the global population which are particularly vulnerable to climate change</w:t>
      </w:r>
      <w:r w:rsidRPr="00B8030D">
        <w:rPr>
          <w:sz w:val="16"/>
        </w:rPr>
        <w:t xml:space="preserve"> (for example, O’Brien, Leichenko, Kelkar, Venema, Aandahl, Tompkins, Javed, Bhadwal, Barg, Nygaard, and West 2004). </w:t>
      </w:r>
      <w:r w:rsidRPr="00B8030D">
        <w:rPr>
          <w:u w:val="single"/>
        </w:rPr>
        <w:t>These maps then identify “hotspots” of vulnerability, which allow for targeted biopolitical intervention. This fits well with a recurrent pattern of visibility in the sample of analyzed documents</w:t>
      </w:r>
      <w:r w:rsidRPr="00B8030D">
        <w:rPr>
          <w:sz w:val="16"/>
        </w:rPr>
        <w:t xml:space="preserve">: maps which seek to display the vulnerability of particular populations. The In Search of Shelter report represents a case in point, as a large part of the report is made up of such maps. </w:t>
      </w:r>
      <w:r w:rsidRPr="00B8030D">
        <w:rPr>
          <w:u w:val="single"/>
        </w:rPr>
        <w:t>For example, it shows areas prone to drought, floods, or sea level rise and relates this to information on agricultural technologies, population density or pasture patterns. A sense of vulnerability is then created through overlaying these various pieces of information and so identifying hotspots of vulnerability.</w:t>
      </w:r>
      <w:r w:rsidRPr="00B8030D">
        <w:rPr>
          <w:sz w:val="16"/>
        </w:rPr>
        <w:t xml:space="preserve"> The truth claims of these images are based on scientific measurements and calculations as well as future projections, for example the IPCC’s Fourth Assessment Report. These maps represent perfect examples for liberal biopolitics, as they underpin biopolitical intervention</w:t>
      </w:r>
      <w:r w:rsidRPr="00B8030D">
        <w:rPr>
          <w:u w:val="single"/>
        </w:rPr>
        <w:t>. For example, mapping vulnerability in India has legitimized biopolitical interventions in the form of forced sterilization of the rural poor, explicitly justified by the need to adapt to a changing climate</w:t>
      </w:r>
      <w:r w:rsidRPr="00B8030D">
        <w:rPr>
          <w:sz w:val="16"/>
        </w:rPr>
        <w:t xml:space="preserve"> (Reid 2014).4 </w:t>
      </w:r>
      <w:r w:rsidRPr="00B8030D">
        <w:rPr>
          <w:u w:val="single"/>
        </w:rPr>
        <w:t>Others discuss the large-scale “planned” relocation of populations identified as vulnerable</w:t>
      </w:r>
      <w:r w:rsidRPr="00B8030D">
        <w:rPr>
          <w:sz w:val="16"/>
        </w:rPr>
        <w:t xml:space="preserve">, managed by the World Bank and UNDP (Biermann and Boas 2010). Linking information on lifestyles and projected changes in physical environments through scientific measures, populations are rendered vulnerable. </w:t>
      </w:r>
      <w:r w:rsidRPr="00B8030D">
        <w:rPr>
          <w:u w:val="single"/>
        </w:rPr>
        <w:t>Together with the racialized image of climate-induced migration which prevails in the sample, these vulnerable populations are cast as helpless and passive victims of climate change, unable to withstand the forces of nature and thus dependent on external assistance.</w:t>
      </w:r>
      <w:r w:rsidRPr="00B8030D">
        <w:rPr>
          <w:sz w:val="16"/>
        </w:rPr>
        <w:t xml:space="preserve"> Those affected by climate change are presented as unfit to resist or adapt, as passive victims who are obviously in need of Western care and intervention. </w:t>
      </w:r>
      <w:r w:rsidRPr="00B8030D">
        <w:rPr>
          <w:u w:val="single"/>
        </w:rPr>
        <w:t>This becomes apparent when one considers the primordial lifestyles and helplessness of the populations facing the forces of nature. The vulnerability of these people is highlighted</w:t>
      </w:r>
      <w:r w:rsidRPr="00B8030D">
        <w:rPr>
          <w:sz w:val="16"/>
        </w:rPr>
        <w:t xml:space="preserve">, whereas </w:t>
      </w:r>
      <w:r w:rsidRPr="00B8030D">
        <w:rPr>
          <w:u w:val="single"/>
        </w:rPr>
        <w:t>agency, anticipation of, or even preparation for, climate change is hardly visible</w:t>
      </w:r>
      <w:r w:rsidRPr="00B8030D">
        <w:rPr>
          <w:sz w:val="16"/>
        </w:rPr>
        <w:t>—and if so, their means are hardly sufficient. This enables targeted intervention and allows for top-down policies through global and Western institutions.</w:t>
      </w:r>
    </w:p>
    <w:p w14:paraId="2C633550" w14:textId="77777777" w:rsidR="007E116E" w:rsidRDefault="007E116E" w:rsidP="007E116E">
      <w:pPr>
        <w:pStyle w:val="Heading4"/>
      </w:pPr>
      <w:r>
        <w:t>The discourse of the immigrant as someone that needs to be saved by the Northern citizen reproduces the hierarchy of White people and the racialization of the Other</w:t>
      </w:r>
    </w:p>
    <w:p w14:paraId="7500F68E" w14:textId="77777777" w:rsidR="007E116E" w:rsidRPr="005C5778" w:rsidRDefault="007E116E" w:rsidP="007E116E">
      <w:pPr>
        <w:rPr>
          <w:rStyle w:val="Style13ptBold"/>
        </w:rPr>
      </w:pPr>
      <w:r>
        <w:rPr>
          <w:rStyle w:val="Style13ptBold"/>
        </w:rPr>
        <w:t xml:space="preserve">Methmann, 2014 </w:t>
      </w:r>
      <w:r w:rsidRPr="005C5778">
        <w:rPr>
          <w:rStyle w:val="Style13ptBold"/>
          <w:b w:val="0"/>
          <w:sz w:val="16"/>
          <w:szCs w:val="16"/>
        </w:rPr>
        <w:t xml:space="preserve">(Chris- University of Hamburg, Institute of Political Science, “Visualizing Climate-Refugees: Race, Vulnerability, and Resilience in Global Liberal Politics”, </w:t>
      </w:r>
      <w:r w:rsidRPr="005C5778">
        <w:rPr>
          <w:rStyle w:val="Style13ptBold"/>
          <w:b w:val="0"/>
          <w:i/>
          <w:sz w:val="16"/>
          <w:szCs w:val="16"/>
        </w:rPr>
        <w:t xml:space="preserve">International Political Sociology, </w:t>
      </w:r>
      <w:r w:rsidRPr="005C5778">
        <w:rPr>
          <w:rStyle w:val="Style13ptBold"/>
          <w:b w:val="0"/>
          <w:sz w:val="16"/>
          <w:szCs w:val="16"/>
        </w:rPr>
        <w:t>Vol. 8,</w:t>
      </w:r>
      <w:r>
        <w:rPr>
          <w:rStyle w:val="Style13ptBold"/>
          <w:b w:val="0"/>
          <w:sz w:val="16"/>
          <w:szCs w:val="16"/>
        </w:rPr>
        <w:t xml:space="preserve"> pp. 425,</w:t>
      </w:r>
      <w:r w:rsidRPr="005C5778">
        <w:rPr>
          <w:rStyle w:val="Style13ptBold"/>
          <w:b w:val="0"/>
          <w:sz w:val="16"/>
          <w:szCs w:val="16"/>
        </w:rPr>
        <w:t xml:space="preserve"> DOI: 10.1111/ips.12071, accessed on 7/24/18) [SP] </w:t>
      </w:r>
    </w:p>
    <w:p w14:paraId="40FFA424" w14:textId="77777777" w:rsidR="007E116E" w:rsidRPr="000F5D45" w:rsidRDefault="007E116E" w:rsidP="007E116E">
      <w:pPr>
        <w:rPr>
          <w:sz w:val="16"/>
        </w:rPr>
      </w:pPr>
      <w:r w:rsidRPr="000F5D45">
        <w:rPr>
          <w:u w:val="single"/>
        </w:rPr>
        <w:t xml:space="preserve">This insight leads directly to the political implications of this visual discourse of climate-induced migration. </w:t>
      </w:r>
      <w:r w:rsidRPr="000F5D45">
        <w:rPr>
          <w:sz w:val="16"/>
        </w:rPr>
        <w:t>As Duffield and Waddel put it, human security is “producing the ‘humans’ requiring securing” (Duffield and Waddell 2006:2</w:t>
      </w:r>
      <w:r w:rsidRPr="000F5D45">
        <w:rPr>
          <w:u w:val="single"/>
        </w:rPr>
        <w:t>). In this sense, the visual discourse casts climate-induced migration as an object of governance—as people in need of assistance. The crucial point, however, is that this creation is a dialectical process. Racialization creates an image of selfhood vis-a-vis  the racialized other and so does the racialized figure of the climate migrant. It produces the Northern “environmental citizen” as the agent of change in the fight against global warming</w:t>
      </w:r>
      <w:r w:rsidRPr="000F5D45">
        <w:rPr>
          <w:sz w:val="16"/>
        </w:rPr>
        <w:t xml:space="preserve"> (Baldwin 2012). </w:t>
      </w:r>
      <w:r w:rsidRPr="000F5D45">
        <w:rPr>
          <w:b/>
          <w:u w:val="single"/>
        </w:rPr>
        <w:t>It creates a rather clear-cut savior–victim relationship between North and South: the racialized climate migrant/refugee and the White environmental citizen</w:t>
      </w:r>
      <w:r w:rsidRPr="000F5D45">
        <w:rPr>
          <w:sz w:val="16"/>
        </w:rPr>
        <w:t xml:space="preserve"> (ibid.). And </w:t>
      </w:r>
      <w:r w:rsidRPr="000F5D45">
        <w:rPr>
          <w:u w:val="single"/>
        </w:rPr>
        <w:t>this</w:t>
      </w:r>
      <w:r w:rsidRPr="000F5D45">
        <w:rPr>
          <w:sz w:val="16"/>
        </w:rPr>
        <w:t>, in turn, feeds into and legitimizes “white supremacy,” a political, economic and social system which—without being driven by obvious racial hatred—</w:t>
      </w:r>
      <w:r w:rsidRPr="000F5D45">
        <w:rPr>
          <w:u w:val="single"/>
        </w:rPr>
        <w:t>concentrates power and control in the hands of White people</w:t>
      </w:r>
      <w:r w:rsidRPr="000F5D45">
        <w:rPr>
          <w:sz w:val="16"/>
        </w:rPr>
        <w:t xml:space="preserve"> and supports White dominance and non-White subordination (Hooks 1989</w:t>
      </w:r>
      <w:r w:rsidRPr="000F5D45">
        <w:rPr>
          <w:u w:val="single"/>
        </w:rPr>
        <w:t>). This hierarchy</w:t>
      </w:r>
      <w:r w:rsidRPr="000F5D45">
        <w:rPr>
          <w:sz w:val="16"/>
        </w:rPr>
        <w:t xml:space="preserve"> between environmental citizens and climate-refugees/migrants </w:t>
      </w:r>
      <w:r w:rsidRPr="000F5D45">
        <w:rPr>
          <w:u w:val="single"/>
        </w:rPr>
        <w:t>is also reflected in the production of this visual discourse</w:t>
      </w:r>
      <w:r w:rsidRPr="000F5D45">
        <w:rPr>
          <w:sz w:val="16"/>
        </w:rPr>
        <w:t xml:space="preserve">. Most, if not all,5 of the material included in the sample has been published by Northern institutions. Take, for example, the In Search of Shelter report—published by the USbased NGO Care International, based on research funded by the European Commission, written by researchers employed at New York’s Columbia University and the United Nations University in Bonn and sponsored by the World Bank. And this bias is not a selection bias. </w:t>
      </w:r>
      <w:r w:rsidRPr="000F5D45">
        <w:rPr>
          <w:u w:val="single"/>
        </w:rPr>
        <w:t>It reflects the fact that the discourse on climate-induced migration is almost exclusively a Northern discourse</w:t>
      </w:r>
      <w:r w:rsidRPr="000F5D45">
        <w:rPr>
          <w:sz w:val="16"/>
        </w:rPr>
        <w:t>. In other words, the visual discourse about climate-induced migration represents White people looking at Black climate-refugees as the racialized Other. It is this pattern which corresponds to the human security agenda of liberal biopolitics and so legitimizes top-down intervention by Northern governments, NGOs, and scientists on behalf of those most severely affected by climate change.</w:t>
      </w:r>
    </w:p>
    <w:p w14:paraId="2A48CAFA" w14:textId="77777777" w:rsidR="007E116E" w:rsidRPr="002115EA" w:rsidRDefault="007E116E" w:rsidP="007E116E"/>
    <w:p w14:paraId="522C5935" w14:textId="77777777" w:rsidR="007E116E" w:rsidRPr="007E116E" w:rsidRDefault="007E116E" w:rsidP="007E116E"/>
    <w:p w14:paraId="1954C6D0" w14:textId="6FE6456E" w:rsidR="00B210F8" w:rsidRPr="00791FBE" w:rsidRDefault="00B210F8" w:rsidP="00B210F8">
      <w:pPr>
        <w:pStyle w:val="Heading1"/>
        <w:rPr>
          <w:rFonts w:cs="Times New Roman"/>
        </w:rPr>
      </w:pPr>
      <w:r w:rsidRPr="00791FBE">
        <w:rPr>
          <w:rFonts w:cs="Times New Roman"/>
        </w:rPr>
        <w:t xml:space="preserve">Warming </w:t>
      </w:r>
    </w:p>
    <w:p w14:paraId="645BE58A" w14:textId="77777777" w:rsidR="00B210F8" w:rsidRPr="00791FBE" w:rsidRDefault="00B210F8" w:rsidP="00B210F8">
      <w:pPr>
        <w:rPr>
          <w:rFonts w:cs="Times New Roman"/>
        </w:rPr>
      </w:pPr>
    </w:p>
    <w:p w14:paraId="3481C004" w14:textId="77777777" w:rsidR="00B210F8" w:rsidRPr="00791FBE" w:rsidRDefault="00B210F8" w:rsidP="00B210F8">
      <w:pPr>
        <w:pStyle w:val="Heading2"/>
      </w:pPr>
      <w:r w:rsidRPr="00791FBE">
        <w:t>Warming 1NC</w:t>
      </w:r>
    </w:p>
    <w:p w14:paraId="70B02DF8" w14:textId="77777777" w:rsidR="00B210F8" w:rsidRPr="00791FBE" w:rsidRDefault="00B210F8" w:rsidP="00B210F8"/>
    <w:p w14:paraId="31E07F1A" w14:textId="77777777" w:rsidR="00B210F8" w:rsidRPr="00791FBE" w:rsidRDefault="00B210F8" w:rsidP="00B210F8">
      <w:pPr>
        <w:pStyle w:val="Heading3"/>
      </w:pPr>
      <w:r w:rsidRPr="00791FBE">
        <w:t xml:space="preserve">1NC </w:t>
      </w:r>
    </w:p>
    <w:p w14:paraId="0C78D39A" w14:textId="77777777" w:rsidR="00B210F8" w:rsidRPr="00791FBE" w:rsidRDefault="00B210F8" w:rsidP="00B210F8">
      <w:pPr>
        <w:pStyle w:val="Heading4"/>
        <w:rPr>
          <w:rFonts w:cs="Times New Roman"/>
        </w:rPr>
      </w:pPr>
      <w:r w:rsidRPr="00791FBE">
        <w:rPr>
          <w:rFonts w:cs="Times New Roman"/>
        </w:rPr>
        <w:t xml:space="preserve">Status quo solves warming—cultural shift and decoupling </w:t>
      </w:r>
    </w:p>
    <w:p w14:paraId="125A758B" w14:textId="77777777" w:rsidR="00B210F8" w:rsidRPr="00791FBE" w:rsidRDefault="00B210F8" w:rsidP="00B210F8">
      <w:pPr>
        <w:rPr>
          <w:rFonts w:cs="Times New Roman"/>
          <w:sz w:val="16"/>
        </w:rPr>
      </w:pPr>
      <w:r w:rsidRPr="00791FBE">
        <w:rPr>
          <w:rFonts w:cs="Times New Roman"/>
          <w:sz w:val="16"/>
        </w:rPr>
        <w:t xml:space="preserve">Alex </w:t>
      </w:r>
      <w:r w:rsidRPr="00791FBE">
        <w:rPr>
          <w:rStyle w:val="Style13ptBold"/>
          <w:rFonts w:cs="Times New Roman"/>
        </w:rPr>
        <w:t>Steffenfollow, 3-16</w:t>
      </w:r>
      <w:r w:rsidRPr="00791FBE">
        <w:rPr>
          <w:rFonts w:cs="Times New Roman"/>
          <w:sz w:val="16"/>
        </w:rPr>
        <w:t>-2017, an award-winning writer, speaker and foresight consultant, “One of the world’s leading voices on sustainability and the future of the planet” (Vancouver Sun).   Alex is a prolific writer and public thinker, having written thousands of pieces, been profiled in numerous media interviews and given hundreds of talks to audiences around the world. Over the last ten years he has also advised some of the world’s most forward-looking institutions, investors, philanthropists and NGOs.   In 2013-2014, he was Planetary Futurist in Residence at the design and innovation firm IDEO.   His 2012 book Carbon Zero: Imagining cities that can save the planet is an exploration of the kinds of design, technological and policy innovations that can transform our cities into low-carbon engines of prosperity.   From 2003 – 2010, he ran the pioneering sustainability and social innovation project Worldchanging.com, and edited two best-selling Worldchanging books.   "The Smokestacks Come Tumbling Down – The Nearly Now," Nearly Now, https://thenearlynow.com/the-smokestacks-come-tumbling-down-c03ba1294522#.hiezjqfhn</w:t>
      </w:r>
    </w:p>
    <w:p w14:paraId="335C0A9F" w14:textId="77777777" w:rsidR="00B210F8" w:rsidRPr="00791FBE" w:rsidRDefault="00B210F8" w:rsidP="00B210F8">
      <w:pPr>
        <w:rPr>
          <w:rFonts w:cs="Times New Roman"/>
          <w:sz w:val="8"/>
        </w:rPr>
      </w:pPr>
      <w:r w:rsidRPr="00791FBE">
        <w:rPr>
          <w:rFonts w:cs="Times New Roman"/>
          <w:sz w:val="8"/>
        </w:rPr>
        <w:t xml:space="preserve">3. </w:t>
      </w:r>
      <w:r w:rsidRPr="00791FBE">
        <w:rPr>
          <w:rFonts w:cs="Times New Roman"/>
          <w:u w:val="single"/>
        </w:rPr>
        <w:t>The shift towards low-carbon</w:t>
      </w:r>
      <w:r w:rsidRPr="00791FBE">
        <w:rPr>
          <w:rFonts w:cs="Times New Roman"/>
          <w:sz w:val="8"/>
        </w:rPr>
        <w:t xml:space="preserve"> prosperity </w:t>
      </w:r>
      <w:r w:rsidRPr="00791FBE">
        <w:rPr>
          <w:rFonts w:cs="Times New Roman"/>
          <w:u w:val="single"/>
        </w:rPr>
        <w:t xml:space="preserve">is accelerating </w:t>
      </w:r>
      <w:r w:rsidRPr="00791FBE">
        <w:rPr>
          <w:rFonts w:cs="Times New Roman"/>
          <w:sz w:val="8"/>
        </w:rPr>
        <w:t xml:space="preserve">If you haven’t been paying close attention to developments in clean energy and sustainable design, </w:t>
      </w:r>
      <w:r w:rsidRPr="00791FBE">
        <w:rPr>
          <w:rFonts w:cs="Times New Roman"/>
          <w:u w:val="single"/>
        </w:rPr>
        <w:t>you may not know just how rapid technological progress has become. I’ve been writing about sustainability for 25 years, and I find it mind-blowin</w:t>
      </w:r>
      <w:r w:rsidRPr="00791FBE">
        <w:rPr>
          <w:rFonts w:cs="Times New Roman"/>
          <w:sz w:val="8"/>
        </w:rPr>
        <w:t xml:space="preserve">g. Here’s a quick snap-shot: </w:t>
      </w:r>
      <w:r w:rsidRPr="00791FBE">
        <w:rPr>
          <w:rFonts w:cs="Times New Roman"/>
          <w:b/>
          <w:u w:val="single"/>
        </w:rPr>
        <w:t>Clean Energy</w:t>
      </w:r>
      <w:r w:rsidRPr="00791FBE">
        <w:rPr>
          <w:rFonts w:cs="Times New Roman"/>
          <w:sz w:val="8"/>
        </w:rPr>
        <w:t xml:space="preserve">: The main objection to clean energy has always been cost. If we switched from burning things to using wind and solar energy — that argument goes — energy costs would rise. Because energy is used in essentially every aspect of modern life, that would means the cost of living will rise. Worse yet, we just couldn’t build enough clean energy (opponents say), so dumping fossil fuels would in fact mean “energy poverty” (i.e., having to give up modern life). None of this is true, not even now. </w:t>
      </w:r>
      <w:r w:rsidRPr="00791FBE">
        <w:rPr>
          <w:rFonts w:cs="Times New Roman"/>
          <w:u w:val="single"/>
        </w:rPr>
        <w:t>The carbon intensity</w:t>
      </w:r>
      <w:r w:rsidRPr="00791FBE">
        <w:rPr>
          <w:rFonts w:cs="Times New Roman"/>
          <w:sz w:val="8"/>
        </w:rPr>
        <w:t> — the amount of CO2 needed to make a dollar of profit — </w:t>
      </w:r>
      <w:r w:rsidRPr="00791FBE">
        <w:rPr>
          <w:rFonts w:cs="Times New Roman"/>
          <w:u w:val="single"/>
        </w:rPr>
        <w:t xml:space="preserve">of nations, cities, industries and individual lives already varies wildly. We call the process of learning to produce more value with fewer climate emissions “decoupling.” This process is well underway and shows no signs of slowing down. Quite the opposite.  Can we completely decouple emissions from growth? Can we have a larger economy with close-to-no emissions? Absolutely. </w:t>
      </w:r>
      <w:r w:rsidRPr="00791FBE">
        <w:rPr>
          <w:rFonts w:cs="Times New Roman"/>
          <w:sz w:val="8"/>
        </w:rPr>
        <w:t xml:space="preserve">The work of </w:t>
      </w:r>
      <w:r w:rsidRPr="00791FBE">
        <w:rPr>
          <w:rFonts w:cs="Times New Roman"/>
          <w:u w:val="single"/>
        </w:rPr>
        <w:t>Stanford professor Mark Jacobson and others has shown that a 100% clean energy economy is entirely possible technically, even doable within the tight time-frames we face</w:t>
      </w:r>
      <w:r w:rsidRPr="00791FBE">
        <w:rPr>
          <w:rFonts w:cs="Times New Roman"/>
          <w:sz w:val="8"/>
        </w:rPr>
        <w:t xml:space="preserve">. Changing the entire world energy system is a herculean task, but there’s no real doubt that once we jumped to a clean economy, we’re capable of powering it with renewables. This certainty is fairly new, and in part it’s a result of being able to see that </w:t>
      </w:r>
      <w:r w:rsidRPr="00791FBE">
        <w:rPr>
          <w:rFonts w:cs="Times New Roman"/>
          <w:u w:val="single"/>
        </w:rPr>
        <w:t xml:space="preserve">something astonishing is happening with clean energy: It’s getting cheaper, fast. Not just cheap enough to out-compete fossil fuels when people are building new power plants, but increasingly cheap enough to justify shutting down existing coal plants and other high-carbon systems. </w:t>
      </w:r>
      <w:r w:rsidRPr="00791FBE">
        <w:rPr>
          <w:rFonts w:cs="Times New Roman"/>
          <w:sz w:val="8"/>
        </w:rPr>
        <w:t xml:space="preserve"> </w:t>
      </w:r>
      <w:r w:rsidRPr="00791FBE">
        <w:rPr>
          <w:rFonts w:cs="Times New Roman"/>
          <w:u w:val="single"/>
        </w:rPr>
        <w:t xml:space="preserve">Costs for wind, solar, batteries and LEDs have all fallen rapidly in the last seven years. </w:t>
      </w:r>
      <w:r w:rsidRPr="00791FBE">
        <w:rPr>
          <w:rFonts w:cs="Times New Roman"/>
          <w:sz w:val="8"/>
        </w:rPr>
        <w:t xml:space="preserve">Others have written extensively about the technological revolution unfolding in the world of clean energy and energy efficient technology. I won’t belabor the point here. I will note that </w:t>
      </w:r>
      <w:r w:rsidRPr="00791FBE">
        <w:rPr>
          <w:rFonts w:cs="Times New Roman"/>
          <w:u w:val="single"/>
        </w:rPr>
        <w:t xml:space="preserve">technology observers say we're nowhere near the bottom of these curves, and that we can expect clean energy (indeed, cleantech in general) to get cheaper and cheaper in the years to come. Bloomberg New Energy Finance predicts that “Every time global wind power doubles, there’s a 19 percent drop in cost… and every time solar power doubles, costs fall 24 percent.” This kind of doubling effect is common in new technologies: making more of a new technology generally makes it cheaper. And because the current total amount of wind and solar built in the world is still so small, we have a number of doublings ahead of us. </w:t>
      </w:r>
      <w:r w:rsidRPr="00791FBE">
        <w:rPr>
          <w:rFonts w:cs="Times New Roman"/>
          <w:sz w:val="8"/>
        </w:rPr>
        <w:t xml:space="preserve">(Energy futurists, I’m told, are taking an additional one-third drop in clean energy prices by 2025 as a baseline given. </w:t>
      </w:r>
      <w:r w:rsidRPr="00791FBE">
        <w:rPr>
          <w:rFonts w:cs="Times New Roman"/>
          <w:u w:val="single"/>
        </w:rPr>
        <w:t>If solar and wind costs are certain to drop at least a third more, how disruptive would that be? Well, if energy policy suddenly became magically apolitical, it’s not clear that there would be a business case for building another large-scale fossil fuel power plant ever again, anywhere. That’s the the kind of jolting change these curves suggest</w:t>
      </w:r>
      <w:r w:rsidRPr="00791FBE">
        <w:rPr>
          <w:rFonts w:cs="Times New Roman"/>
          <w:sz w:val="8"/>
        </w:rPr>
        <w:t xml:space="preserve">.) </w:t>
      </w:r>
      <w:r w:rsidRPr="00791FBE">
        <w:rPr>
          <w:rFonts w:cs="Times New Roman"/>
          <w:b/>
          <w:u w:val="single"/>
        </w:rPr>
        <w:t>Electrification</w:t>
      </w:r>
      <w:r w:rsidRPr="00791FBE">
        <w:rPr>
          <w:rFonts w:cs="Times New Roman"/>
          <w:u w:val="single"/>
        </w:rPr>
        <w:t>: The world is about to become rapidly electrified. All sorts of systems that have run burning on fossil fuels—transportation, manufacturing, home heating and more — will soon run on flowing electricity. (And that electricity will be clean energy.) Indeed, electrification is a core decarbonization strategy. Because batteries are following a similar curve to clean energy, electric vehicles are seeing similar leaps forward. Even with the current rate of technological progress, the rise of electric cars running on clean energy could so undercut the demand for oil that it could make new fossil fuel development unprofitable by 2020, according to a study published last month by Imperial College London</w:t>
      </w:r>
      <w:r w:rsidRPr="00791FBE">
        <w:rPr>
          <w:rFonts w:cs="Times New Roman"/>
          <w:sz w:val="8"/>
        </w:rPr>
        <w:t xml:space="preserve">. </w:t>
      </w:r>
      <w:r w:rsidRPr="00791FBE">
        <w:rPr>
          <w:rFonts w:cs="Times New Roman"/>
          <w:u w:val="single"/>
        </w:rPr>
        <w:t>There’s a similar scale of technological change coming to buildings and the systems that make them work</w:t>
      </w:r>
      <w:r w:rsidRPr="00791FBE">
        <w:rPr>
          <w:rFonts w:cs="Times New Roman"/>
          <w:sz w:val="8"/>
        </w:rPr>
        <w:t xml:space="preserve">, as well. </w:t>
      </w:r>
      <w:r w:rsidRPr="00791FBE">
        <w:rPr>
          <w:rFonts w:cs="Times New Roman"/>
          <w:u w:val="single"/>
        </w:rPr>
        <w:t xml:space="preserve">Breakthroughs are happening: smarter design and planing tools; modular automated building technologies that allow buildings to be raised far more quickly and built to much more exacting standards; new materials; even new ownership approaches. (Also, heat pumps.) </w:t>
      </w:r>
      <w:r w:rsidRPr="00791FBE">
        <w:rPr>
          <w:rFonts w:cs="Times New Roman"/>
          <w:sz w:val="8"/>
        </w:rPr>
        <w:t xml:space="preserve">Even some electrical utilities might better prosper in a low-carbon future. </w:t>
      </w:r>
      <w:r w:rsidRPr="00791FBE">
        <w:rPr>
          <w:rFonts w:cs="Times New Roman"/>
          <w:b/>
          <w:u w:val="single"/>
        </w:rPr>
        <w:t>Demand reduction</w:t>
      </w:r>
      <w:r w:rsidRPr="00791FBE">
        <w:rPr>
          <w:rFonts w:cs="Times New Roman"/>
          <w:u w:val="single"/>
        </w:rPr>
        <w:t>: The demand for energy can be designed down.</w:t>
      </w:r>
      <w:r w:rsidRPr="00791FBE">
        <w:rPr>
          <w:rFonts w:cs="Times New Roman"/>
          <w:sz w:val="8"/>
        </w:rPr>
        <w:t xml:space="preserve"> That is, we can find ways to provide a desired end, but deliver it in a system that uses far less energy. </w:t>
      </w:r>
      <w:r w:rsidRPr="00791FBE">
        <w:rPr>
          <w:rFonts w:cs="Times New Roman"/>
          <w:u w:val="single"/>
        </w:rPr>
        <w:t>Take cars. Add automation to electrification, for instance, and the potential exists for a massive reordering of the world’s transportation systems, in years, not decades. Autonomous vehicles don’t work like the cars we’re used to</w:t>
      </w:r>
      <w:r w:rsidRPr="00791FBE">
        <w:rPr>
          <w:rFonts w:cs="Times New Roman"/>
          <w:sz w:val="8"/>
        </w:rPr>
        <w:t xml:space="preserve">. They have an in-built bias towards providing access to mobility, not universal car-ownership. While the policies we choose could mean the societal benefits from AVs are bigger or smaller, in every likely future, </w:t>
      </w:r>
      <w:r w:rsidRPr="00791FBE">
        <w:rPr>
          <w:rFonts w:cs="Times New Roman"/>
          <w:u w:val="single"/>
        </w:rPr>
        <w:t xml:space="preserve">AVs will greatly increase the availability of ride services, while dropping their cost, making it much easier for people in cities not to own cars. Reducing car ownership creates giant energy savings. </w:t>
      </w:r>
      <w:r w:rsidRPr="00791FBE">
        <w:rPr>
          <w:rFonts w:cs="Times New Roman"/>
          <w:sz w:val="8"/>
        </w:rPr>
        <w:t xml:space="preserve"> Stockholm’s Hammarby Sjostad: low-carbon density at work. (Wikimedia) T</w:t>
      </w:r>
      <w:r w:rsidRPr="00791FBE">
        <w:rPr>
          <w:rFonts w:cs="Times New Roman"/>
          <w:u w:val="single"/>
        </w:rPr>
        <w:t>ake cities. Smart cities will densify, because being more compact is a gigantic advantage in a low-carbon economy.</w:t>
      </w:r>
      <w:r w:rsidRPr="00791FBE">
        <w:rPr>
          <w:rFonts w:cs="Times New Roman"/>
          <w:sz w:val="8"/>
        </w:rPr>
        <w:t xml:space="preserve"> I’ve written a whole book about why </w:t>
      </w:r>
      <w:r w:rsidRPr="00791FBE">
        <w:rPr>
          <w:rFonts w:cs="Times New Roman"/>
          <w:u w:val="single"/>
        </w:rPr>
        <w:t>compact cities are the most critical climate action strategy,</w:t>
      </w:r>
      <w:r w:rsidRPr="00791FBE">
        <w:rPr>
          <w:rFonts w:cs="Times New Roman"/>
          <w:sz w:val="8"/>
        </w:rPr>
        <w:t xml:space="preserve"> so I won’t go much into it here, except to note that </w:t>
      </w:r>
      <w:r w:rsidRPr="00791FBE">
        <w:rPr>
          <w:rFonts w:cs="Times New Roman"/>
          <w:u w:val="single"/>
        </w:rPr>
        <w:t>recent findings strongly reinforce our understanding that density is the key to urban sustainability. Dense buildings use less energy (and the people in them consume less). People living in dense communities own fewer cars and drive them less (and thus are a primed market for the rise of ridesharing and AV taxis). Dense communities can be served more frugally by infrastructure.</w:t>
      </w:r>
      <w:r w:rsidRPr="00791FBE">
        <w:rPr>
          <w:rFonts w:cs="Times New Roman"/>
          <w:sz w:val="8"/>
        </w:rPr>
        <w:t xml:space="preserve"> To be honest, I think that when I wrote Carbon Zero, I actually underplayed the impact density can have in climate action. </w:t>
      </w:r>
      <w:r w:rsidRPr="00791FBE">
        <w:rPr>
          <w:rFonts w:cs="Times New Roman"/>
          <w:u w:val="single"/>
        </w:rPr>
        <w:t xml:space="preserve">These three forces for decoupling emissions from growth, though, are about to get supercharged by the 21st century’s biggest economic force: urbanization. 4. </w:t>
      </w:r>
      <w:r w:rsidRPr="00791FBE">
        <w:rPr>
          <w:rFonts w:cs="Times New Roman"/>
          <w:b/>
          <w:u w:val="single"/>
        </w:rPr>
        <w:t>Rapid urbanization</w:t>
      </w:r>
      <w:r w:rsidRPr="00791FBE">
        <w:rPr>
          <w:rFonts w:cs="Times New Roman"/>
          <w:u w:val="single"/>
        </w:rPr>
        <w:t xml:space="preserve"> in a carbon-constrained world means stronger demand for decoupling From 2025–2050, the world is expected to see the largest building boom in human history. Urbanization</w:t>
      </w:r>
      <w:r w:rsidRPr="00791FBE">
        <w:rPr>
          <w:rFonts w:cs="Times New Roman"/>
          <w:sz w:val="8"/>
        </w:rPr>
        <w:t xml:space="preserve">, of course, </w:t>
      </w:r>
      <w:r w:rsidRPr="00791FBE">
        <w:rPr>
          <w:rFonts w:cs="Times New Roman"/>
          <w:u w:val="single"/>
        </w:rPr>
        <w:t>is already well underway</w:t>
      </w:r>
      <w:r w:rsidRPr="00791FBE">
        <w:rPr>
          <w:rFonts w:cs="Times New Roman"/>
          <w:sz w:val="8"/>
        </w:rPr>
        <w:t xml:space="preserve">, with the majority of the Earth’s nearly eight billion people now living in cities and perhaps a quarter million more people joining them every day. The world faces an almost gobsmackingly large housing shortage. Credible estimates of the current shortfall range from 600 million to 1 billion homes, and UN Habitat estimate the gap will be 1.2 billion homes by 2030. That gap is caused by governance issues, structural economic problems, and most of all, by poverty itself.  The overwhelming majority of people will live in cities by 2050 (Unicef) Urbanization is making it possible, though, for billions of people to climb out of abject poverty. The term “global middle class” describes folks making between $10–100 a day, depending on where they live. The boundary line is simple: a household that makes enough money to save some and invest it in a better life. We all take this capacity for granted, so it doesn’t seem like much, but for the four-to-five billion people who will have entered the global middle class by 2050, it’s revolutionary. It means they can invest in education and health care, start a business, and find decent housing. As billions of people become middle-class enough to afford decent housing, the building industry is expected to go into hyperdrive, beginning in roughly 2025. Because of the advantages of compact development, we can expect most of those homes to be in comparatively dense cities. That’s not all. We can also expect everything about these cities and the lives of the people within them to be radically different from those built in the 20th Century. </w:t>
      </w:r>
      <w:r w:rsidRPr="00791FBE">
        <w:rPr>
          <w:rFonts w:cs="Times New Roman"/>
          <w:u w:val="single"/>
        </w:rPr>
        <w:t xml:space="preserve">Even if no one in the developing world cared at all about climate change (and many do), planetary reality is that we cannot provide billions of people with urban, middle-class lives using high-carbon models. It would not only be crazy to do it, it can’t be done. </w:t>
      </w:r>
      <w:r w:rsidRPr="00791FBE">
        <w:rPr>
          <w:rFonts w:cs="Times New Roman"/>
          <w:sz w:val="8"/>
        </w:rPr>
        <w:t>Indeed, the only way prosperity can be shared with all humanity is through new models of zero-carbon living. That demands new infrastructure. The Global Commission on the Economy and Climate estimates we’ll need to shift $90 trillion worth of new infrastructure spending to low- or zero-carbon models… and that doesn’t count spending to ruggedize in the face of climate impacts, which has been (super-conservatively, in my opinion) estimated to cost $20 trillion, for just world’s 100 largest cities. That’s a huge boom in new infrastructure. People will also want access to the basic utilities and conveniences that make up modern prosperity. One part of this prosperity is what’s known as “the middle class suite” — a washing machine, a refrigerator, a stove, a smart phone, a heater/air conditioner/fan, and transportation like a scooter or electric-assist bike. There’s a huge need for a middle class suite that’s sustainable, frugal, affordable, reliable. The switch from products to services that we’ve seen in the wealthy world is rocketing forward in these emerging megacities, and will be propelled even faster by advances in fields like social enterprise and machine learning.  Solar-covered building in Dezhou, China Be</w:t>
      </w:r>
      <w:r w:rsidRPr="00791FBE">
        <w:rPr>
          <w:rFonts w:cs="Times New Roman"/>
          <w:u w:val="single"/>
        </w:rPr>
        <w:t xml:space="preserve">cause this demand just cannot be met using old models, it will instead, be met with new systems. </w:t>
      </w:r>
      <w:r w:rsidRPr="00791FBE">
        <w:rPr>
          <w:rFonts w:cs="Times New Roman"/>
          <w:sz w:val="8"/>
        </w:rPr>
        <w:t xml:space="preserve">But most Americans really have no idea how different these new systems will be from our (now very much out-of-date) conception of what prosperity looks like. Indeed, </w:t>
      </w:r>
      <w:r w:rsidRPr="00791FBE">
        <w:rPr>
          <w:rFonts w:cs="Times New Roman"/>
          <w:u w:val="single"/>
        </w:rPr>
        <w:t>the collision of difficult-to-grasp amounts of low-carbon housing and infrastructure being built, the market for providing billions with useful and enchanting services and the advantages of doing so in extremely frugal ways will shift whole systems. These system leaps will be shattering to our sense of normal — not only disrupting components within a system (as electric cars will disrupt gas guzzlers), but actively establishing new systems of components that work together in new ways to compete with current systems.</w:t>
      </w:r>
      <w:r w:rsidRPr="00791FBE">
        <w:rPr>
          <w:rFonts w:cs="Times New Roman"/>
          <w:sz w:val="8"/>
        </w:rPr>
        <w:t xml:space="preserve"> [I’m working on another piece to explain this point, so if this doesn’t make sense, please just trust me on this and keep reading.] The point is, </w:t>
      </w:r>
      <w:r w:rsidRPr="00791FBE">
        <w:rPr>
          <w:rFonts w:cs="Times New Roman"/>
          <w:u w:val="single"/>
        </w:rPr>
        <w:t>the Global South can only achieve the prosperity it seeks if it rapidly decouples</w:t>
      </w:r>
      <w:r w:rsidRPr="00791FBE">
        <w:rPr>
          <w:rFonts w:cs="Times New Roman"/>
          <w:sz w:val="8"/>
        </w:rPr>
        <w:t xml:space="preserve"> growth from fossil fuels. However, </w:t>
      </w:r>
      <w:r w:rsidRPr="00791FBE">
        <w:rPr>
          <w:rFonts w:cs="Times New Roman"/>
          <w:u w:val="single"/>
        </w:rPr>
        <w:t xml:space="preserve">the degree of decoupling the emerging economies need is going to push innovation in orthogonal directions. </w:t>
      </w:r>
      <w:r w:rsidRPr="00791FBE">
        <w:rPr>
          <w:rFonts w:cs="Times New Roman"/>
          <w:sz w:val="8"/>
        </w:rPr>
        <w:t xml:space="preserve">The rising demand for low-carbon systems is worldchanging, itself. Personally, I find it hard to truly grasp the magnitude of the demand for low carbon systems in the next three decades — and this is my job. </w:t>
      </w:r>
      <w:r w:rsidRPr="00791FBE">
        <w:rPr>
          <w:rFonts w:cs="Times New Roman"/>
          <w:u w:val="single"/>
        </w:rPr>
        <w:t xml:space="preserve">The demand we’re talking about means a market pull that’s completely beyond anything we’ve ever seen. The closest analogy in U.S. history is the Post-War American housing boom, when factories were converted from manufacturing bombers to Buicks and the suburbs were built. </w:t>
      </w:r>
      <w:r w:rsidRPr="00791FBE">
        <w:rPr>
          <w:rFonts w:cs="Times New Roman"/>
          <w:b/>
          <w:u w:val="single"/>
        </w:rPr>
        <w:t>Magnify that by roughly 40 times</w:t>
      </w:r>
      <w:r w:rsidRPr="00791FBE">
        <w:rPr>
          <w:rFonts w:cs="Times New Roman"/>
          <w:u w:val="single"/>
        </w:rPr>
        <w:t xml:space="preserve"> the size and that’s the scale we’re talking about. Since the world economy is expected to basically triple between now and 2050 — with most of that growth in emerging economies — the market for low-carbon, frugal prosperity is $100s of trillions</w:t>
      </w:r>
      <w:r w:rsidRPr="00791FBE">
        <w:rPr>
          <w:rFonts w:cs="Times New Roman"/>
          <w:sz w:val="8"/>
        </w:rPr>
        <w:t xml:space="preserve">. </w:t>
      </w:r>
      <w:r w:rsidRPr="00791FBE">
        <w:rPr>
          <w:rFonts w:cs="Times New Roman"/>
          <w:u w:val="single"/>
        </w:rPr>
        <w:t xml:space="preserve">That demand is itself worldchanging, providing incredible incentive to invest heavily in clean energy and new solutions. It has triggered bold action already:  </w:t>
      </w:r>
      <w:r w:rsidRPr="00791FBE">
        <w:rPr>
          <w:rFonts w:cs="Times New Roman"/>
          <w:sz w:val="8"/>
        </w:rPr>
        <w:t xml:space="preserve">Wind turbines in China (Wikimedia) First, </w:t>
      </w:r>
      <w:r w:rsidRPr="00791FBE">
        <w:rPr>
          <w:rFonts w:cs="Times New Roman"/>
          <w:u w:val="single"/>
        </w:rPr>
        <w:t>the stronger emerging economies are already becoming leaders in clean energy and sustainable technologies. China alone plans to spend at least $360 billion on renewable energy by 2020.</w:t>
      </w:r>
      <w:r w:rsidRPr="00791FBE">
        <w:rPr>
          <w:rFonts w:cs="Times New Roman"/>
          <w:sz w:val="8"/>
        </w:rPr>
        <w:t xml:space="preserve"> (The </w:t>
      </w:r>
      <w:r w:rsidRPr="00791FBE">
        <w:rPr>
          <w:rFonts w:cs="Times New Roman"/>
          <w:u w:val="single"/>
        </w:rPr>
        <w:t>emerging economies are not alone</w:t>
      </w:r>
      <w:r w:rsidRPr="00791FBE">
        <w:rPr>
          <w:rFonts w:cs="Times New Roman"/>
          <w:sz w:val="8"/>
        </w:rPr>
        <w:t xml:space="preserve"> in investing in clean solutions, of course. </w:t>
      </w:r>
      <w:r w:rsidRPr="00791FBE">
        <w:rPr>
          <w:rFonts w:cs="Times New Roman"/>
          <w:u w:val="single"/>
        </w:rPr>
        <w:t>The IEA says that it expects at least $24 trillion in additional investment in renewables from 2020–2040</w:t>
      </w:r>
      <w:r w:rsidRPr="00791FBE">
        <w:rPr>
          <w:rFonts w:cs="Times New Roman"/>
          <w:sz w:val="8"/>
        </w:rPr>
        <w:t xml:space="preserve">. The bursting of the Carbon Bubble, though, could easily push trillions of dollars into new solutions over the course of just a few years, as investors adjust to new economic realities and see that these solutions are currently profoundly under-capitalized compared to the eventual size of these markets.) Second, </w:t>
      </w:r>
      <w:r w:rsidRPr="00791FBE">
        <w:rPr>
          <w:rFonts w:cs="Times New Roman"/>
          <w:u w:val="single"/>
        </w:rPr>
        <w:t xml:space="preserve">emerging economies (again, especially China) are home to some of the world leaders in low-carbon, disruptive technologies, from electric cars to rapid building to bullet trains. These are the multi-billion dollar businesses of a low-carbon future. </w:t>
      </w:r>
      <w:r w:rsidRPr="00791FBE">
        <w:rPr>
          <w:rFonts w:cs="Times New Roman"/>
          <w:sz w:val="8"/>
        </w:rPr>
        <w:t xml:space="preserve">Third, </w:t>
      </w:r>
      <w:r w:rsidRPr="00791FBE">
        <w:rPr>
          <w:rFonts w:cs="Times New Roman"/>
          <w:u w:val="single"/>
        </w:rPr>
        <w:t>many emerging regions have a built in advantage: They’re not already as deeply committed to a high-carbon path as the Global North is</w:t>
      </w:r>
      <w:r w:rsidRPr="00791FBE">
        <w:rPr>
          <w:rFonts w:cs="Times New Roman"/>
          <w:sz w:val="8"/>
        </w:rPr>
        <w:t xml:space="preserve">. They don’t stand to lose as much when high-carbon assets are abandoned, and they don’t have the same sunk costs warping their economic policies. As a result, they have the capacity to leapfrog over fossil fuels to low-carbon models, just as many countries have skipped past landline phones and gone straight to mobile phones. </w:t>
      </w:r>
      <w:r w:rsidRPr="00791FBE">
        <w:rPr>
          <w:rFonts w:cs="Times New Roman"/>
          <w:u w:val="single"/>
        </w:rPr>
        <w:t xml:space="preserve">Large-scale investments, breakthrough innovations and leapfrogging industrial policies will change how the whole global economy works. There’s a good chance they will completely undercut the competitiveness of high-carbon systems. </w:t>
      </w:r>
      <w:r w:rsidRPr="00791FBE">
        <w:rPr>
          <w:rFonts w:cs="Times New Roman"/>
          <w:sz w:val="8"/>
        </w:rPr>
        <w:t>I suspect most Americans don’t have any clue how much torque a rapidly growing and rapidly decarbonizing world economy will put on out-of-date high-carbon industries and fossil-fuel-dependent places here at home… or why that torque is a good thing for the American climate movement.</w:t>
      </w:r>
    </w:p>
    <w:p w14:paraId="6D104748" w14:textId="77777777" w:rsidR="00B210F8" w:rsidRPr="00791FBE" w:rsidRDefault="00B210F8" w:rsidP="00B210F8">
      <w:pPr>
        <w:rPr>
          <w:rFonts w:cs="Times New Roman"/>
          <w:sz w:val="8"/>
        </w:rPr>
      </w:pPr>
    </w:p>
    <w:p w14:paraId="248B86F9" w14:textId="77777777" w:rsidR="00B210F8" w:rsidRPr="00791FBE" w:rsidRDefault="00B210F8" w:rsidP="00B210F8">
      <w:pPr>
        <w:rPr>
          <w:rFonts w:cs="Times New Roman"/>
        </w:rPr>
      </w:pPr>
    </w:p>
    <w:p w14:paraId="17C5D501" w14:textId="77777777" w:rsidR="00B210F8" w:rsidRPr="00791FBE" w:rsidRDefault="00B210F8" w:rsidP="00B210F8">
      <w:pPr>
        <w:pStyle w:val="Heading4"/>
        <w:rPr>
          <w:rFonts w:cs="Times New Roman"/>
        </w:rPr>
      </w:pPr>
      <w:r w:rsidRPr="00791FBE">
        <w:rPr>
          <w:rFonts w:cs="Times New Roman"/>
        </w:rPr>
        <w:t>No impact—no extinction, slow, and adaptation solves</w:t>
      </w:r>
    </w:p>
    <w:p w14:paraId="1B8932F9" w14:textId="77777777" w:rsidR="00B210F8" w:rsidRPr="00791FBE" w:rsidRDefault="00B210F8" w:rsidP="00B210F8">
      <w:pPr>
        <w:rPr>
          <w:rFonts w:cs="Times New Roman"/>
          <w:sz w:val="16"/>
        </w:rPr>
      </w:pPr>
      <w:r w:rsidRPr="00791FBE">
        <w:rPr>
          <w:rStyle w:val="Style13ptBold"/>
          <w:rFonts w:cs="Times New Roman"/>
        </w:rPr>
        <w:t>Ridley, 2015</w:t>
      </w:r>
      <w:r w:rsidRPr="00791FBE">
        <w:rPr>
          <w:rFonts w:cs="Times New Roman"/>
          <w:sz w:val="16"/>
        </w:rPr>
        <w:t>, 11/27/15 [Matt, fellow of the Royal Society of Literature and of the Academy of Medical Sciences, and a foreign honorary member of the American Academy of Arts and Sciences, member of Science and Technology select committee in the House of Lords, worked for the Economist for 9 years as a Science Editor, “Climate Change Will Not Be Dangerous for a Long Time”, http://www.scientificamerican.com/article/climate-change-will-not-be-dangerous-for-a-long-time/]</w:t>
      </w:r>
    </w:p>
    <w:p w14:paraId="7975495A" w14:textId="77777777" w:rsidR="00B210F8" w:rsidRPr="00791FBE" w:rsidRDefault="00B210F8" w:rsidP="00B210F8">
      <w:pPr>
        <w:rPr>
          <w:rFonts w:cs="Times New Roman"/>
          <w:sz w:val="16"/>
        </w:rPr>
      </w:pPr>
      <w:r w:rsidRPr="00791FBE">
        <w:rPr>
          <w:rFonts w:cs="Times New Roman"/>
          <w:u w:val="single"/>
        </w:rPr>
        <w:t>The climate change debate has been polarized into a simple dichotomy</w:t>
      </w:r>
      <w:r w:rsidRPr="00791FBE">
        <w:rPr>
          <w:rFonts w:cs="Times New Roman"/>
          <w:sz w:val="16"/>
        </w:rPr>
        <w:t xml:space="preserve">. </w:t>
      </w:r>
      <w:r w:rsidRPr="00791FBE">
        <w:rPr>
          <w:rFonts w:cs="Times New Roman"/>
          <w:u w:val="single"/>
        </w:rPr>
        <w:t>Either global warming is “real, man-made and dangerous,</w:t>
      </w:r>
      <w:r w:rsidRPr="00791FBE">
        <w:rPr>
          <w:rFonts w:cs="Times New Roman"/>
          <w:sz w:val="16"/>
        </w:rPr>
        <w:t xml:space="preserve">” as Pres. Barack Obama thinks, </w:t>
      </w:r>
      <w:r w:rsidRPr="00791FBE">
        <w:rPr>
          <w:rFonts w:cs="Times New Roman"/>
          <w:u w:val="single"/>
        </w:rPr>
        <w:t>or it’s a “hoax,”</w:t>
      </w:r>
      <w:r w:rsidRPr="00791FBE">
        <w:rPr>
          <w:rFonts w:cs="Times New Roman"/>
          <w:sz w:val="16"/>
        </w:rPr>
        <w:t xml:space="preserve"> as Oklahoma Sen. James Inhofe thinks. But </w:t>
      </w:r>
      <w:r w:rsidRPr="00791FBE">
        <w:rPr>
          <w:rFonts w:cs="Times New Roman"/>
          <w:u w:val="single"/>
        </w:rPr>
        <w:t xml:space="preserve">there is a third possibility: that it is </w:t>
      </w:r>
      <w:r w:rsidRPr="00791FBE">
        <w:rPr>
          <w:rFonts w:cs="Times New Roman"/>
          <w:iCs/>
          <w:u w:val="single"/>
        </w:rPr>
        <w:t>real, man-made and not dangerous</w:t>
      </w:r>
      <w:r w:rsidRPr="00791FBE">
        <w:rPr>
          <w:rFonts w:cs="Times New Roman"/>
          <w:u w:val="single"/>
        </w:rPr>
        <w:t xml:space="preserve">, at least not for a long time. This “lukewarm” option has been boosted by </w:t>
      </w:r>
      <w:r w:rsidRPr="00791FBE">
        <w:rPr>
          <w:rFonts w:cs="Times New Roman"/>
          <w:iCs/>
          <w:u w:val="single"/>
        </w:rPr>
        <w:t>recent climate research</w:t>
      </w:r>
      <w:r w:rsidRPr="00791FBE">
        <w:rPr>
          <w:rFonts w:cs="Times New Roman"/>
          <w:sz w:val="16"/>
        </w:rPr>
        <w:t xml:space="preserve">, and if it is right, current policies may do more harm than good. 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 </w:t>
      </w:r>
      <w:r w:rsidRPr="00791FBE">
        <w:rPr>
          <w:rFonts w:cs="Times New Roman"/>
          <w:u w:val="single"/>
        </w:rPr>
        <w:t>In 1990 the</w:t>
      </w:r>
      <w:r w:rsidRPr="00791FBE">
        <w:rPr>
          <w:rFonts w:cs="Times New Roman"/>
          <w:sz w:val="16"/>
        </w:rPr>
        <w:t xml:space="preserve"> Intergovernmental Panel on Climate Change (</w:t>
      </w:r>
      <w:r w:rsidRPr="00791FBE">
        <w:rPr>
          <w:rFonts w:cs="Times New Roman"/>
          <w:u w:val="single"/>
        </w:rPr>
        <w:t>IPCC) was predicting that if emissions rose in a “business as usual” way,</w:t>
      </w:r>
      <w:r w:rsidRPr="00791FBE">
        <w:rPr>
          <w:rFonts w:cs="Times New Roman"/>
          <w:sz w:val="16"/>
        </w:rPr>
        <w:t xml:space="preserve"> which they have done, then </w:t>
      </w:r>
      <w:r w:rsidRPr="00791FBE">
        <w:rPr>
          <w:rFonts w:cs="Times New Roman"/>
          <w:u w:val="single"/>
        </w:rPr>
        <w:t>global average temperature would rise at the rate of about 0.3 degree Celsius per decade</w:t>
      </w:r>
      <w:r w:rsidRPr="00791FBE">
        <w:rPr>
          <w:rFonts w:cs="Times New Roman"/>
          <w:sz w:val="16"/>
        </w:rPr>
        <w:t xml:space="preserve"> (with an uncertainty range of 0.2 to 0.5 degree C per decade). </w:t>
      </w:r>
      <w:r w:rsidRPr="00791FBE">
        <w:rPr>
          <w:rFonts w:cs="Times New Roman"/>
          <w:u w:val="single"/>
        </w:rPr>
        <w:t>In the 25 years since, temperature has risen at about 0.1</w:t>
      </w:r>
      <w:r w:rsidRPr="00791FBE">
        <w:rPr>
          <w:rFonts w:cs="Times New Roman"/>
          <w:sz w:val="16"/>
        </w:rPr>
        <w:t xml:space="preserve"> to 0.2 </w:t>
      </w:r>
      <w:r w:rsidRPr="00791FBE">
        <w:rPr>
          <w:rFonts w:cs="Times New Roman"/>
          <w:u w:val="single"/>
        </w:rPr>
        <w:t>degree C per decade,</w:t>
      </w:r>
      <w:r w:rsidRPr="00791FBE">
        <w:rPr>
          <w:rFonts w:cs="Times New Roman"/>
          <w:sz w:val="16"/>
        </w:rPr>
        <w:t xml:space="preserve"> depending on whether surface or satellite data is used. </w:t>
      </w:r>
      <w:r w:rsidRPr="00791FBE">
        <w:rPr>
          <w:rFonts w:cs="Times New Roman"/>
          <w:u w:val="single"/>
        </w:rPr>
        <w:t>The IPCC, in its most recent assessment report,</w:t>
      </w:r>
      <w:r w:rsidRPr="00791FBE">
        <w:rPr>
          <w:rFonts w:cs="Times New Roman"/>
          <w:sz w:val="16"/>
        </w:rPr>
        <w:t xml:space="preserve"> </w:t>
      </w:r>
      <w:r w:rsidRPr="00791FBE">
        <w:rPr>
          <w:rFonts w:cs="Times New Roman"/>
          <w:iCs/>
          <w:u w:val="single"/>
        </w:rPr>
        <w:t>lowered its near-term forecast</w:t>
      </w:r>
      <w:r w:rsidRPr="00791FBE">
        <w:rPr>
          <w:rFonts w:cs="Times New Roman"/>
          <w:sz w:val="16"/>
        </w:rPr>
        <w:t xml:space="preserve"> for the global mean surface temperature </w:t>
      </w:r>
      <w:r w:rsidRPr="00791FBE">
        <w:rPr>
          <w:rFonts w:cs="Times New Roman"/>
          <w:u w:val="single"/>
        </w:rPr>
        <w:t>over</w:t>
      </w:r>
      <w:r w:rsidRPr="00791FBE">
        <w:rPr>
          <w:rFonts w:cs="Times New Roman"/>
          <w:sz w:val="16"/>
        </w:rPr>
        <w:t xml:space="preserve"> the period </w:t>
      </w:r>
      <w:r w:rsidRPr="00791FBE">
        <w:rPr>
          <w:rFonts w:cs="Times New Roman"/>
          <w:u w:val="single"/>
        </w:rPr>
        <w:t>2016 to 2035 to just 0.3</w:t>
      </w:r>
      <w:r w:rsidRPr="00791FBE">
        <w:rPr>
          <w:rFonts w:cs="Times New Roman"/>
          <w:sz w:val="16"/>
        </w:rPr>
        <w:t xml:space="preserve"> </w:t>
      </w:r>
      <w:r w:rsidRPr="00791FBE">
        <w:rPr>
          <w:rFonts w:cs="Times New Roman"/>
          <w:u w:val="single"/>
        </w:rPr>
        <w:t>to 0.7 degree C</w:t>
      </w:r>
      <w:r w:rsidRPr="00791FBE">
        <w:rPr>
          <w:rFonts w:cs="Times New Roman"/>
          <w:sz w:val="16"/>
        </w:rPr>
        <w:t xml:space="preserve"> above the 1986–2005 level. </w:t>
      </w:r>
      <w:r w:rsidRPr="00791FBE">
        <w:rPr>
          <w:rFonts w:cs="Times New Roman"/>
          <w:u w:val="single"/>
        </w:rPr>
        <w:t>That is a warming of 0.1</w:t>
      </w:r>
      <w:r w:rsidRPr="00791FBE">
        <w:rPr>
          <w:rFonts w:cs="Times New Roman"/>
          <w:sz w:val="16"/>
        </w:rPr>
        <w:t xml:space="preserve"> to 0.2 </w:t>
      </w:r>
      <w:r w:rsidRPr="00791FBE">
        <w:rPr>
          <w:rFonts w:cs="Times New Roman"/>
          <w:u w:val="single"/>
        </w:rPr>
        <w:t xml:space="preserve">degree </w:t>
      </w:r>
      <w:r w:rsidRPr="00791FBE">
        <w:rPr>
          <w:rFonts w:cs="Times New Roman"/>
          <w:sz w:val="16"/>
        </w:rPr>
        <w:t>C</w:t>
      </w:r>
      <w:r w:rsidRPr="00791FBE">
        <w:rPr>
          <w:rFonts w:cs="Times New Roman"/>
          <w:u w:val="single"/>
        </w:rPr>
        <w:t xml:space="preserve"> per decade, </w:t>
      </w:r>
      <w:r w:rsidRPr="00791FBE">
        <w:rPr>
          <w:rFonts w:cs="Times New Roman"/>
          <w:iCs/>
          <w:u w:val="single"/>
        </w:rPr>
        <w:t xml:space="preserve">in all scenarios, including the high-emissions ones. </w:t>
      </w:r>
      <w:r w:rsidRPr="00791FBE">
        <w:rPr>
          <w:rFonts w:cs="Times New Roman"/>
          <w:sz w:val="16"/>
        </w:rPr>
        <w:t xml:space="preserve">At the same time, </w:t>
      </w:r>
      <w:r w:rsidRPr="00791FBE">
        <w:rPr>
          <w:rFonts w:cs="Times New Roman"/>
          <w:u w:val="single"/>
        </w:rPr>
        <w:t xml:space="preserve">new studies of </w:t>
      </w:r>
      <w:r w:rsidRPr="00791FBE">
        <w:rPr>
          <w:rFonts w:cs="Times New Roman"/>
          <w:iCs/>
          <w:u w:val="single"/>
        </w:rPr>
        <w:t>climate sensitivity</w:t>
      </w:r>
      <w:r w:rsidRPr="00791FBE">
        <w:rPr>
          <w:rFonts w:cs="Times New Roman"/>
          <w:sz w:val="16"/>
        </w:rPr>
        <w:t>—</w:t>
      </w:r>
      <w:r w:rsidRPr="00791FBE">
        <w:rPr>
          <w:rFonts w:cs="Times New Roman"/>
          <w:u w:val="single"/>
        </w:rPr>
        <w:t>the amount of warming expected for a doubling of carbon dioxide levels</w:t>
      </w:r>
      <w:r w:rsidRPr="00791FBE">
        <w:rPr>
          <w:rFonts w:cs="Times New Roman"/>
          <w:sz w:val="16"/>
        </w:rPr>
        <w:t xml:space="preserve"> from 0.03 to 0.06 percent in the atmosphere—</w:t>
      </w:r>
      <w:r w:rsidRPr="00791FBE">
        <w:rPr>
          <w:rFonts w:cs="Times New Roman"/>
          <w:u w:val="single"/>
        </w:rPr>
        <w:t xml:space="preserve">have suggested that most models are </w:t>
      </w:r>
      <w:r w:rsidRPr="00791FBE">
        <w:rPr>
          <w:rFonts w:cs="Times New Roman"/>
          <w:iCs/>
          <w:u w:val="single"/>
        </w:rPr>
        <w:t>too sensitive</w:t>
      </w:r>
      <w:r w:rsidRPr="00791FBE">
        <w:rPr>
          <w:rFonts w:cs="Times New Roman"/>
          <w:u w:val="single"/>
        </w:rPr>
        <w:t>.</w:t>
      </w:r>
      <w:r w:rsidRPr="00791FBE">
        <w:rPr>
          <w:rFonts w:cs="Times New Roman"/>
          <w:sz w:val="16"/>
        </w:rPr>
        <w:t xml:space="preserve"> The average sensitivity of the 108 model runs considered by the IPCC is 3.2 degrees C. As Pat Michaels, a climatologist and self-described global warming skeptic at the Cato Institute testified to Congress in July, certain studies of sensitivity published since 2011 find an average sensitivity of 2 degrees C. Such </w:t>
      </w:r>
      <w:r w:rsidRPr="00791FBE">
        <w:rPr>
          <w:rFonts w:cs="Times New Roman"/>
          <w:u w:val="single"/>
        </w:rPr>
        <w:t>lower sensitivity does not contradict greenhouse-effect physics</w:t>
      </w:r>
      <w:r w:rsidRPr="00791FBE">
        <w:rPr>
          <w:rFonts w:cs="Times New Roman"/>
          <w:sz w:val="16"/>
        </w:rPr>
        <w:t xml:space="preserve">. The theory of dangerous climate change is based not just on carbon dioxide warming but on positive and negative feedback effects from water vapor and phenomena such as clouds and airborne aerosols from coal burning. Doubling carbon dioxide levels, alone, should produce just over 1 degree C of warming. These </w:t>
      </w:r>
      <w:r w:rsidRPr="00791FBE">
        <w:rPr>
          <w:rFonts w:cs="Times New Roman"/>
          <w:u w:val="single"/>
        </w:rPr>
        <w:t>feedback effects have been</w:t>
      </w:r>
      <w:r w:rsidRPr="00791FBE">
        <w:rPr>
          <w:rFonts w:cs="Times New Roman"/>
          <w:sz w:val="16"/>
        </w:rPr>
        <w:t xml:space="preserve"> poorly estimated, and almost certainly </w:t>
      </w:r>
      <w:r w:rsidRPr="00791FBE">
        <w:rPr>
          <w:rFonts w:cs="Times New Roman"/>
          <w:iCs/>
          <w:u w:val="single"/>
        </w:rPr>
        <w:t>overestimated</w:t>
      </w:r>
      <w:r w:rsidRPr="00791FBE">
        <w:rPr>
          <w:rFonts w:cs="Times New Roman"/>
          <w:sz w:val="16"/>
        </w:rPr>
        <w:t xml:space="preserve">, </w:t>
      </w:r>
      <w:r w:rsidRPr="00791FBE">
        <w:rPr>
          <w:rFonts w:cs="Times New Roman"/>
          <w:u w:val="single"/>
        </w:rPr>
        <w:t>in the models. The last IPCC report also included a table debunking</w:t>
      </w:r>
      <w:r w:rsidRPr="00791FBE">
        <w:rPr>
          <w:rFonts w:cs="Times New Roman"/>
          <w:sz w:val="16"/>
        </w:rPr>
        <w:t xml:space="preserve"> many </w:t>
      </w:r>
      <w:r w:rsidRPr="00791FBE">
        <w:rPr>
          <w:rFonts w:cs="Times New Roman"/>
          <w:u w:val="single"/>
        </w:rPr>
        <w:t>worries about “</w:t>
      </w:r>
      <w:r w:rsidRPr="00791FBE">
        <w:rPr>
          <w:rFonts w:cs="Times New Roman"/>
          <w:iCs/>
          <w:u w:val="single"/>
        </w:rPr>
        <w:t>tipping points</w:t>
      </w:r>
      <w:r w:rsidRPr="00791FBE">
        <w:rPr>
          <w:rFonts w:cs="Times New Roman"/>
          <w:sz w:val="16"/>
        </w:rPr>
        <w:t xml:space="preserve">” to abrupt climate change. For example, </w:t>
      </w:r>
      <w:r w:rsidRPr="00791FBE">
        <w:rPr>
          <w:rFonts w:cs="Times New Roman"/>
          <w:u w:val="single"/>
        </w:rPr>
        <w:t>it says a sudden methane release from the ocean, or a slowdown of the Gulf Stream, are “</w:t>
      </w:r>
      <w:r w:rsidRPr="00791FBE">
        <w:rPr>
          <w:rFonts w:cs="Times New Roman"/>
          <w:iCs/>
          <w:u w:val="single"/>
        </w:rPr>
        <w:t>very unlikely</w:t>
      </w:r>
      <w:r w:rsidRPr="00791FBE">
        <w:rPr>
          <w:rFonts w:cs="Times New Roman"/>
          <w:sz w:val="16"/>
        </w:rPr>
        <w:t xml:space="preserve">” </w:t>
      </w:r>
      <w:r w:rsidRPr="00791FBE">
        <w:rPr>
          <w:rFonts w:cs="Times New Roman"/>
          <w:u w:val="single"/>
        </w:rPr>
        <w:t>and that a collapse of the</w:t>
      </w:r>
      <w:r w:rsidRPr="00791FBE">
        <w:rPr>
          <w:rFonts w:cs="Times New Roman"/>
          <w:sz w:val="16"/>
        </w:rPr>
        <w:t xml:space="preserve"> West Antarctic or Greenland </w:t>
      </w:r>
      <w:r w:rsidRPr="00791FBE">
        <w:rPr>
          <w:rFonts w:cs="Times New Roman"/>
          <w:u w:val="single"/>
        </w:rPr>
        <w:t>ice sheets during this century is “</w:t>
      </w:r>
      <w:r w:rsidRPr="00791FBE">
        <w:rPr>
          <w:rFonts w:cs="Times New Roman"/>
          <w:iCs/>
          <w:u w:val="single"/>
        </w:rPr>
        <w:t xml:space="preserve">exceptionally unlikely.” </w:t>
      </w:r>
      <w:r w:rsidRPr="00791FBE">
        <w:rPr>
          <w:rFonts w:cs="Times New Roman"/>
          <w:u w:val="single"/>
        </w:rPr>
        <w:t>If sensitivity is low and climate change continues</w:t>
      </w:r>
      <w:r w:rsidRPr="00791FBE">
        <w:rPr>
          <w:rFonts w:cs="Times New Roman"/>
          <w:sz w:val="16"/>
        </w:rPr>
        <w:t xml:space="preserve"> at the same rate as it has over the past 50 years, </w:t>
      </w:r>
      <w:r w:rsidRPr="00791FBE">
        <w:rPr>
          <w:rFonts w:cs="Times New Roman"/>
          <w:u w:val="single"/>
        </w:rPr>
        <w:t>then dangerous warming</w:t>
      </w:r>
      <w:r w:rsidRPr="00791FBE">
        <w:rPr>
          <w:rFonts w:cs="Times New Roman"/>
          <w:sz w:val="16"/>
        </w:rPr>
        <w:t xml:space="preserve">—usually defined as starting at </w:t>
      </w:r>
      <w:r w:rsidRPr="00791FBE">
        <w:rPr>
          <w:rFonts w:cs="Times New Roman"/>
          <w:iCs/>
          <w:u w:val="single"/>
        </w:rPr>
        <w:t>2 degrees</w:t>
      </w:r>
      <w:r w:rsidRPr="00791FBE">
        <w:rPr>
          <w:rFonts w:cs="Times New Roman"/>
          <w:sz w:val="16"/>
        </w:rPr>
        <w:t xml:space="preserve"> C </w:t>
      </w:r>
      <w:r w:rsidRPr="00791FBE">
        <w:rPr>
          <w:rFonts w:cs="Times New Roman"/>
          <w:iCs/>
          <w:u w:val="single"/>
        </w:rPr>
        <w:t>above preindustrial levels</w:t>
      </w:r>
      <w:r w:rsidRPr="00791FBE">
        <w:rPr>
          <w:rFonts w:cs="Times New Roman"/>
          <w:sz w:val="16"/>
        </w:rPr>
        <w:t>—</w:t>
      </w:r>
      <w:r w:rsidRPr="00791FBE">
        <w:rPr>
          <w:rFonts w:cs="Times New Roman"/>
          <w:u w:val="single"/>
        </w:rPr>
        <w:t xml:space="preserve">is about a </w:t>
      </w:r>
      <w:r w:rsidRPr="00791FBE">
        <w:rPr>
          <w:rFonts w:cs="Times New Roman"/>
          <w:iCs/>
          <w:u w:val="single"/>
        </w:rPr>
        <w:t>century away</w:t>
      </w:r>
      <w:r w:rsidRPr="00791FBE">
        <w:rPr>
          <w:rFonts w:cs="Times New Roman"/>
          <w:sz w:val="16"/>
        </w:rPr>
        <w:t xml:space="preserve">. So we do not need to rush into subsidizing inefficient and land-hungry technologies, such as wind and solar or risk depriving poor people access to the beneficial effects of cheap electricity via fossil fuels. As the upcoming Paris climate conference shows, the world is awash with plans, promises and policies to tackle climate change. But they are having little effect. Ten years ago the world derived 87 percent of its primary energy from fossil fuels; today, according the widely respected BP statistical review of world energy, the figure is still 87 percent. The decline in nuclear power has been matched by the rise in renewables but the proportion coming from wind and solar is still only 1 percent. </w:t>
      </w:r>
      <w:r w:rsidRPr="00791FBE">
        <w:rPr>
          <w:rFonts w:cs="Times New Roman"/>
          <w:u w:val="single"/>
        </w:rPr>
        <w:t>Getting the price of low-carbon energy much lower will do the trick</w:t>
      </w:r>
      <w:r w:rsidRPr="00791FBE">
        <w:rPr>
          <w:rFonts w:cs="Times New Roman"/>
          <w:sz w:val="16"/>
        </w:rPr>
        <w:t xml:space="preserve">. So </w:t>
      </w:r>
      <w:r w:rsidRPr="00791FBE">
        <w:rPr>
          <w:rFonts w:cs="Times New Roman"/>
          <w:u w:val="single"/>
        </w:rPr>
        <w:t>we should spend the coming decades stepping up research and development of new energy technologies</w:t>
      </w:r>
      <w:r w:rsidRPr="00791FBE">
        <w:rPr>
          <w:rFonts w:cs="Times New Roman"/>
          <w:sz w:val="16"/>
        </w:rPr>
        <w:t xml:space="preserve">. </w:t>
      </w:r>
      <w:r w:rsidRPr="00791FBE">
        <w:rPr>
          <w:rFonts w:cs="Times New Roman"/>
          <w:u w:val="single"/>
        </w:rPr>
        <w:t xml:space="preserve">Many people may reply that we don’t </w:t>
      </w:r>
      <w:r w:rsidRPr="00791FBE">
        <w:rPr>
          <w:rFonts w:cs="Times New Roman"/>
          <w:iCs/>
          <w:u w:val="single"/>
        </w:rPr>
        <w:t>have time</w:t>
      </w:r>
      <w:r w:rsidRPr="00791FBE">
        <w:rPr>
          <w:rFonts w:cs="Times New Roman"/>
          <w:u w:val="single"/>
        </w:rPr>
        <w:t xml:space="preserve"> to wait for that to bear fruit, but given the latest lukewarm science of climate change,</w:t>
      </w:r>
      <w:r w:rsidRPr="00791FBE">
        <w:rPr>
          <w:rFonts w:cs="Times New Roman"/>
          <w:sz w:val="16"/>
        </w:rPr>
        <w:t xml:space="preserve"> I think </w:t>
      </w:r>
      <w:r w:rsidRPr="00791FBE">
        <w:rPr>
          <w:rFonts w:cs="Times New Roman"/>
          <w:u w:val="single"/>
        </w:rPr>
        <w:t>we</w:t>
      </w:r>
      <w:r w:rsidRPr="00791FBE">
        <w:rPr>
          <w:rFonts w:cs="Times New Roman"/>
          <w:sz w:val="16"/>
        </w:rPr>
        <w:t xml:space="preserve"> probably </w:t>
      </w:r>
      <w:r w:rsidRPr="00791FBE">
        <w:rPr>
          <w:rFonts w:cs="Times New Roman"/>
          <w:u w:val="single"/>
        </w:rPr>
        <w:t>do</w:t>
      </w:r>
      <w:r w:rsidRPr="00791FBE">
        <w:rPr>
          <w:rFonts w:cs="Times New Roman"/>
          <w:sz w:val="16"/>
        </w:rPr>
        <w:t>.</w:t>
      </w:r>
    </w:p>
    <w:p w14:paraId="238C0C2A" w14:textId="77777777" w:rsidR="00B210F8" w:rsidRPr="00791FBE" w:rsidRDefault="00B210F8" w:rsidP="00B210F8">
      <w:pPr>
        <w:rPr>
          <w:rFonts w:cs="Times New Roman"/>
        </w:rPr>
      </w:pPr>
    </w:p>
    <w:p w14:paraId="4EBB7482" w14:textId="77777777" w:rsidR="00B210F8" w:rsidRPr="00791FBE" w:rsidRDefault="00B210F8" w:rsidP="00B210F8">
      <w:pPr>
        <w:pStyle w:val="Heading4"/>
        <w:rPr>
          <w:rFonts w:cs="Times New Roman"/>
        </w:rPr>
      </w:pPr>
      <w:r w:rsidRPr="00791FBE">
        <w:rPr>
          <w:rFonts w:cs="Times New Roman"/>
        </w:rPr>
        <w:t xml:space="preserve">AND, 2 degrees and 550 ppm is </w:t>
      </w:r>
      <w:r w:rsidRPr="00791FBE">
        <w:rPr>
          <w:rFonts w:cs="Times New Roman"/>
          <w:u w:val="single"/>
        </w:rPr>
        <w:t>INEVITABLE</w:t>
      </w:r>
    </w:p>
    <w:p w14:paraId="0871837C" w14:textId="77777777" w:rsidR="00B210F8" w:rsidRPr="00791FBE" w:rsidRDefault="00B210F8" w:rsidP="00B210F8">
      <w:pPr>
        <w:rPr>
          <w:rFonts w:cs="Times New Roman"/>
        </w:rPr>
      </w:pPr>
      <w:r w:rsidRPr="00791FBE">
        <w:rPr>
          <w:rStyle w:val="Style13ptBold"/>
          <w:rFonts w:cs="Times New Roman"/>
        </w:rPr>
        <w:t>Ryaboshapko et al. ‘15</w:t>
      </w:r>
      <w:r w:rsidRPr="00791FBE">
        <w:rPr>
          <w:rFonts w:cs="Times New Roman"/>
        </w:rPr>
        <w:t xml:space="preserve"> (A. G., Institute of Global Climate and Ecology of Roshydromet and A. P. Revokatova, Russian Academy of Sciences, </w:t>
      </w:r>
      <w:r w:rsidRPr="00791FBE">
        <w:rPr>
          <w:rFonts w:cs="Times New Roman"/>
          <w:i/>
        </w:rPr>
        <w:t>A Potential Role of the Negative Emission of Carbon Dioxide in Solving the Climate Problem</w:t>
      </w:r>
      <w:r w:rsidRPr="00791FBE">
        <w:rPr>
          <w:rFonts w:cs="Times New Roman"/>
        </w:rPr>
        <w:t>, Russian Meteorology and Hydrology, 2015, Vol. 40, No. 7, pp. 443–455)</w:t>
      </w:r>
    </w:p>
    <w:p w14:paraId="05CDE0E0" w14:textId="77777777" w:rsidR="00B210F8" w:rsidRPr="00791FBE" w:rsidRDefault="00B210F8" w:rsidP="00B210F8">
      <w:pPr>
        <w:rPr>
          <w:rFonts w:cs="Times New Roman"/>
          <w:sz w:val="18"/>
        </w:rPr>
      </w:pPr>
      <w:r w:rsidRPr="00791FBE">
        <w:rPr>
          <w:rFonts w:cs="Times New Roman"/>
          <w:sz w:val="18"/>
        </w:rPr>
        <w:t xml:space="preserve">**Considers Carbon Conservation in the Form of Charcoal (CH-COAL), Bioenergy Production by the Capture and Sequestration of CO2 (BECCS), Direct Capture of CO2 from the Atmosphere (DAC), Soil Application of Chemical Absorbers (SOIL-MIN), Ocean Application of Chemical Absorbers (OC-MIN), Electrochemical Absorption of CO2 (EL-CHEM), Ocean Nutrient Fertilization (OC-FER), Cultivation of Microalgae and Macroalgae (ALGAE), Intensification of Vertical Water Transport in the Ocean (UP-DOWN), Reforestation and Forestation (FOREST), Extended Use of Wood for the Construction (WOOD)    </w:t>
      </w:r>
    </w:p>
    <w:p w14:paraId="4638A706" w14:textId="77777777" w:rsidR="00B210F8" w:rsidRPr="00791FBE" w:rsidRDefault="00B210F8" w:rsidP="00B210F8">
      <w:pPr>
        <w:rPr>
          <w:rFonts w:cs="Times New Roman"/>
          <w:sz w:val="16"/>
        </w:rPr>
      </w:pPr>
      <w:r w:rsidRPr="00791FBE">
        <w:rPr>
          <w:rFonts w:cs="Times New Roman"/>
          <w:sz w:val="16"/>
        </w:rPr>
        <w:t xml:space="preserve">The table presents the </w:t>
      </w:r>
      <w:r w:rsidRPr="00791FBE">
        <w:rPr>
          <w:rStyle w:val="StyleUnderline"/>
          <w:rFonts w:cs="Times New Roman"/>
        </w:rPr>
        <w:t xml:space="preserve">computed values of </w:t>
      </w:r>
      <w:r w:rsidRPr="00791FBE">
        <w:rPr>
          <w:rFonts w:cs="Times New Roman"/>
          <w:sz w:val="16"/>
        </w:rPr>
        <w:t xml:space="preserve">the </w:t>
      </w:r>
      <w:r w:rsidRPr="00791FBE">
        <w:rPr>
          <w:rStyle w:val="StyleUnderline"/>
          <w:rFonts w:cs="Times New Roman"/>
        </w:rPr>
        <w:t>cumulative negative emission for</w:t>
      </w:r>
      <w:r w:rsidRPr="00791FBE">
        <w:rPr>
          <w:rFonts w:cs="Times New Roman"/>
          <w:sz w:val="16"/>
        </w:rPr>
        <w:t xml:space="preserve"> </w:t>
      </w:r>
      <w:r w:rsidRPr="00791FBE">
        <w:rPr>
          <w:rStyle w:val="StyleUnderline"/>
          <w:rFonts w:cs="Times New Roman"/>
        </w:rPr>
        <w:t>2050</w:t>
      </w:r>
      <w:r w:rsidRPr="00791FBE">
        <w:rPr>
          <w:rFonts w:cs="Times New Roman"/>
          <w:sz w:val="16"/>
        </w:rPr>
        <w:t xml:space="preserve">, 2100, 2200, and 2300 for all 11 </w:t>
      </w:r>
      <w:r w:rsidRPr="00791FBE">
        <w:rPr>
          <w:rStyle w:val="StyleUnderline"/>
          <w:rFonts w:cs="Times New Roman"/>
        </w:rPr>
        <w:t>considered methods of CO2 negative emission</w:t>
      </w:r>
      <w:r w:rsidRPr="00791FBE">
        <w:rPr>
          <w:rFonts w:cs="Times New Roman"/>
          <w:sz w:val="16"/>
        </w:rPr>
        <w:t xml:space="preserve">. </w:t>
      </w:r>
      <w:r w:rsidRPr="00791FBE">
        <w:rPr>
          <w:rStyle w:val="StyleUnderline"/>
          <w:rFonts w:cs="Times New Roman"/>
        </w:rPr>
        <w:t xml:space="preserve">It follows from the data </w:t>
      </w:r>
      <w:r w:rsidRPr="00791FBE">
        <w:rPr>
          <w:rFonts w:cs="Times New Roman"/>
          <w:sz w:val="16"/>
        </w:rPr>
        <w:t xml:space="preserve">of the table </w:t>
      </w:r>
      <w:r w:rsidRPr="00791FBE">
        <w:rPr>
          <w:rStyle w:val="StyleUnderline"/>
          <w:rFonts w:cs="Times New Roman"/>
        </w:rPr>
        <w:t>that</w:t>
      </w:r>
      <w:r w:rsidRPr="00791FBE">
        <w:rPr>
          <w:rFonts w:cs="Times New Roman"/>
          <w:sz w:val="16"/>
        </w:rPr>
        <w:t xml:space="preserve"> by the middle of the current century the basic contribution to the cumulative negative emission can be made by the methods which do not require the development of new technologies. The qualitative leap in </w:t>
      </w:r>
      <w:r w:rsidRPr="00791FBE">
        <w:rPr>
          <w:rStyle w:val="StyleUnderline"/>
          <w:rFonts w:cs="Times New Roman"/>
        </w:rPr>
        <w:t xml:space="preserve">using </w:t>
      </w:r>
      <w:r w:rsidRPr="00791FBE">
        <w:rPr>
          <w:rFonts w:cs="Times New Roman"/>
          <w:sz w:val="16"/>
        </w:rPr>
        <w:t xml:space="preserve">the </w:t>
      </w:r>
      <w:r w:rsidRPr="00791FBE">
        <w:rPr>
          <w:rStyle w:val="StyleUnderline"/>
          <w:rFonts w:cs="Times New Roman"/>
        </w:rPr>
        <w:t>methods of CO2 negative emission can be expected after 2100</w:t>
      </w:r>
      <w:r w:rsidRPr="00791FBE">
        <w:rPr>
          <w:rFonts w:cs="Times New Roman"/>
          <w:sz w:val="16"/>
        </w:rPr>
        <w:t xml:space="preserve"> </w:t>
      </w:r>
      <w:r w:rsidRPr="00791FBE">
        <w:rPr>
          <w:rStyle w:val="StyleUnderline"/>
          <w:rFonts w:cs="Times New Roman"/>
        </w:rPr>
        <w:t>when</w:t>
      </w:r>
      <w:r w:rsidRPr="00791FBE">
        <w:rPr>
          <w:rFonts w:cs="Times New Roman"/>
          <w:sz w:val="16"/>
        </w:rPr>
        <w:t xml:space="preserve"> the </w:t>
      </w:r>
      <w:r w:rsidRPr="00791FBE">
        <w:rPr>
          <w:rStyle w:val="StyleUnderline"/>
          <w:rFonts w:cs="Times New Roman"/>
        </w:rPr>
        <w:t xml:space="preserve">high-tech methods will make </w:t>
      </w:r>
      <w:r w:rsidRPr="00791FBE">
        <w:rPr>
          <w:rFonts w:cs="Times New Roman"/>
          <w:sz w:val="16"/>
        </w:rPr>
        <w:t xml:space="preserve">the main </w:t>
      </w:r>
      <w:r w:rsidRPr="00791FBE">
        <w:rPr>
          <w:rStyle w:val="StyleUnderline"/>
          <w:rFonts w:cs="Times New Roman"/>
        </w:rPr>
        <w:t>contribution</w:t>
      </w:r>
      <w:r w:rsidRPr="00791FBE">
        <w:rPr>
          <w:rFonts w:cs="Times New Roman"/>
          <w:sz w:val="16"/>
        </w:rPr>
        <w:t xml:space="preserve"> to the removal of CO2 from the atmosphere. </w:t>
      </w:r>
      <w:r w:rsidRPr="00791FBE">
        <w:rPr>
          <w:rStyle w:val="StyleUnderline"/>
          <w:rFonts w:cs="Times New Roman"/>
        </w:rPr>
        <w:t>The synchronous use of all considered methods can make the value of the cumulative negative emission exceed 12000 Gt</w:t>
      </w:r>
      <w:r w:rsidRPr="00791FBE">
        <w:rPr>
          <w:rFonts w:cs="Times New Roman"/>
          <w:sz w:val="16"/>
        </w:rPr>
        <w:t xml:space="preserve"> CO2 </w:t>
      </w:r>
      <w:r w:rsidRPr="00791FBE">
        <w:rPr>
          <w:rStyle w:val="StyleUnderline"/>
          <w:rFonts w:cs="Times New Roman"/>
        </w:rPr>
        <w:t>at the end of the considered period</w:t>
      </w:r>
      <w:r w:rsidRPr="00791FBE">
        <w:rPr>
          <w:rFonts w:cs="Times New Roman"/>
          <w:sz w:val="16"/>
        </w:rPr>
        <w:t xml:space="preserve"> that will change considerably the atmospheric balance of CO2. </w:t>
      </w:r>
    </w:p>
    <w:p w14:paraId="066C6D1F" w14:textId="77777777" w:rsidR="00B210F8" w:rsidRPr="00791FBE" w:rsidRDefault="00B210F8" w:rsidP="00B210F8">
      <w:pPr>
        <w:rPr>
          <w:rFonts w:cs="Times New Roman"/>
        </w:rPr>
      </w:pPr>
      <w:r w:rsidRPr="00791FBE">
        <w:rPr>
          <w:rFonts w:cs="Times New Roman"/>
          <w:noProof/>
        </w:rPr>
        <w:drawing>
          <wp:inline distT="0" distB="0" distL="0" distR="0" wp14:anchorId="6FAD11F1" wp14:editId="5D9646DB">
            <wp:extent cx="2965973" cy="1335136"/>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01402" cy="1351084"/>
                    </a:xfrm>
                    <a:prstGeom prst="rect">
                      <a:avLst/>
                    </a:prstGeom>
                  </pic:spPr>
                </pic:pic>
              </a:graphicData>
            </a:graphic>
          </wp:inline>
        </w:drawing>
      </w:r>
    </w:p>
    <w:p w14:paraId="08A2ECDF" w14:textId="77777777" w:rsidR="00B210F8" w:rsidRPr="00791FBE" w:rsidRDefault="00B210F8" w:rsidP="00B210F8">
      <w:pPr>
        <w:rPr>
          <w:rFonts w:cs="Times New Roman"/>
          <w:sz w:val="16"/>
        </w:rPr>
      </w:pPr>
      <w:r w:rsidRPr="00791FBE">
        <w:rPr>
          <w:rFonts w:cs="Times New Roman"/>
          <w:sz w:val="16"/>
        </w:rPr>
        <w:t xml:space="preserve">To compute the values of the cumulative negative emission, three evaluation parameters were used: the maximum current negative emission (Gt CO2/year), the duration of method application, and CO2 average lifetime in the storage reservoir. The </w:t>
      </w:r>
      <w:r w:rsidRPr="00791FBE">
        <w:rPr>
          <w:rStyle w:val="StyleUnderline"/>
          <w:rFonts w:cs="Times New Roman"/>
        </w:rPr>
        <w:t>analysis of the sensitivity of the result obtained for 2300 to the uncertainty of estimated parameters was carried out for the most efficient DAC method</w:t>
      </w:r>
      <w:r w:rsidRPr="00791FBE">
        <w:rPr>
          <w:rFonts w:cs="Times New Roman"/>
          <w:sz w:val="16"/>
        </w:rPr>
        <w:t xml:space="preserve">. It is natural that the result of computations and the possible error are proportional to the first parameter. If the time of application increases or decreases by twice, the value of the cumulative negative emission changes only by 9 and 19%, respectively. The variations in the average lifetime of CO2 in the storage reservoir affect the final result to much lower degree: increase or decrease in this parameter changes the final result by 5 and 2%, respectively. Hence, uncertainty in the obtained results mainly depends on the value of the maximum current negative emission prescribed from literature data. 5. </w:t>
      </w:r>
      <w:r w:rsidRPr="00791FBE">
        <w:rPr>
          <w:rStyle w:val="StyleUnderline"/>
          <w:rFonts w:cs="Times New Roman"/>
        </w:rPr>
        <w:t xml:space="preserve">THE EFFECT OF COMBINING </w:t>
      </w:r>
      <w:r w:rsidRPr="00791FBE">
        <w:rPr>
          <w:rFonts w:cs="Times New Roman"/>
          <w:sz w:val="16"/>
        </w:rPr>
        <w:t xml:space="preserve">THE </w:t>
      </w:r>
      <w:r w:rsidRPr="00791FBE">
        <w:rPr>
          <w:rStyle w:val="StyleUnderline"/>
          <w:rFonts w:cs="Times New Roman"/>
        </w:rPr>
        <w:t>APPROACHES BASED ON NEGATIVE EMISSION AND SOLAR RADIATION MANAGEMENT</w:t>
      </w:r>
      <w:r w:rsidRPr="00791FBE">
        <w:rPr>
          <w:rFonts w:cs="Times New Roman"/>
          <w:sz w:val="16"/>
        </w:rPr>
        <w:t xml:space="preserve"> (SRM)  </w:t>
      </w:r>
      <w:r w:rsidRPr="00791FBE">
        <w:rPr>
          <w:rStyle w:val="StyleUnderline"/>
          <w:rFonts w:cs="Times New Roman"/>
        </w:rPr>
        <w:t>The previous sections conside[r]</w:t>
      </w:r>
      <w:r w:rsidRPr="00791FBE">
        <w:rPr>
          <w:rFonts w:cs="Times New Roman"/>
          <w:sz w:val="16"/>
        </w:rPr>
        <w:t xml:space="preserve"> almost </w:t>
      </w:r>
      <w:r w:rsidRPr="00791FBE">
        <w:rPr>
          <w:rStyle w:val="StyleUnderline"/>
          <w:rFonts w:cs="Times New Roman"/>
        </w:rPr>
        <w:t>all methods which are able to make</w:t>
      </w:r>
      <w:r w:rsidRPr="00791FBE">
        <w:rPr>
          <w:rFonts w:cs="Times New Roman"/>
          <w:sz w:val="16"/>
        </w:rPr>
        <w:t xml:space="preserve"> appreciable </w:t>
      </w:r>
      <w:r w:rsidRPr="00791FBE">
        <w:rPr>
          <w:rStyle w:val="StyleUnderline"/>
          <w:rFonts w:cs="Times New Roman"/>
        </w:rPr>
        <w:t>contribution to the mitigation of the greenhouse effect</w:t>
      </w:r>
      <w:r w:rsidRPr="00791FBE">
        <w:rPr>
          <w:rFonts w:cs="Times New Roman"/>
          <w:sz w:val="16"/>
        </w:rPr>
        <w:t xml:space="preserve"> as a result of CO2 removal from the atmosphere. </w:t>
      </w:r>
      <w:r w:rsidRPr="00791FBE">
        <w:rPr>
          <w:rStyle w:val="StyleUnderline"/>
          <w:rFonts w:cs="Times New Roman"/>
        </w:rPr>
        <w:t>Among</w:t>
      </w:r>
      <w:r w:rsidRPr="00791FBE">
        <w:rPr>
          <w:rFonts w:cs="Times New Roman"/>
          <w:sz w:val="16"/>
        </w:rPr>
        <w:t xml:space="preserve"> the researchers and nature-conservation </w:t>
      </w:r>
      <w:r w:rsidRPr="00791FBE">
        <w:rPr>
          <w:rStyle w:val="StyleUnderline"/>
          <w:rFonts w:cs="Times New Roman"/>
        </w:rPr>
        <w:t xml:space="preserve">policy-makers the optimistic future outlook has prevailed </w:t>
      </w:r>
      <w:r w:rsidRPr="00791FBE">
        <w:rPr>
          <w:rStyle w:val="Emphasis"/>
          <w:rFonts w:cs="Times New Roman"/>
        </w:rPr>
        <w:t>till now</w:t>
      </w:r>
      <w:r w:rsidRPr="00791FBE">
        <w:rPr>
          <w:rFonts w:cs="Times New Roman"/>
          <w:sz w:val="16"/>
        </w:rPr>
        <w:t xml:space="preserve">. It is based on the belief that the climatic crisis can be avoided by the reduction of anthropogenic emissions of greenhouse gases only [23, 24]. </w:t>
      </w:r>
      <w:r w:rsidRPr="00791FBE">
        <w:rPr>
          <w:rStyle w:val="StyleUnderline"/>
          <w:rFonts w:cs="Times New Roman"/>
        </w:rPr>
        <w:t>The present section considers the possibility of avoiding the climatic crisis</w:t>
      </w:r>
      <w:r w:rsidRPr="00791FBE">
        <w:rPr>
          <w:rFonts w:cs="Times New Roman"/>
          <w:sz w:val="16"/>
        </w:rPr>
        <w:t xml:space="preserve"> only </w:t>
      </w:r>
      <w:r w:rsidRPr="00791FBE">
        <w:rPr>
          <w:rStyle w:val="Emphasis"/>
          <w:rFonts w:cs="Times New Roman"/>
        </w:rPr>
        <w:t>as a result of reduction of emissions in combination with</w:t>
      </w:r>
      <w:r w:rsidRPr="00791FBE">
        <w:rPr>
          <w:rStyle w:val="StyleUnderline"/>
          <w:rFonts w:cs="Times New Roman"/>
        </w:rPr>
        <w:t xml:space="preserve"> </w:t>
      </w:r>
      <w:r w:rsidRPr="00791FBE">
        <w:rPr>
          <w:rFonts w:cs="Times New Roman"/>
          <w:sz w:val="16"/>
        </w:rPr>
        <w:t xml:space="preserve">the </w:t>
      </w:r>
      <w:r w:rsidRPr="00791FBE">
        <w:rPr>
          <w:rStyle w:val="StyleUnderline"/>
          <w:rFonts w:cs="Times New Roman"/>
        </w:rPr>
        <w:t>methods of</w:t>
      </w:r>
      <w:r w:rsidRPr="00791FBE">
        <w:rPr>
          <w:rFonts w:cs="Times New Roman"/>
          <w:sz w:val="16"/>
        </w:rPr>
        <w:t xml:space="preserve"> the</w:t>
      </w:r>
      <w:r w:rsidRPr="00791FBE">
        <w:rPr>
          <w:rStyle w:val="StyleUnderline"/>
          <w:rFonts w:cs="Times New Roman"/>
        </w:rPr>
        <w:t xml:space="preserve"> </w:t>
      </w:r>
      <w:r w:rsidRPr="00791FBE">
        <w:rPr>
          <w:rStyle w:val="Emphasis"/>
          <w:rFonts w:cs="Times New Roman"/>
        </w:rPr>
        <w:t>negative emission</w:t>
      </w:r>
      <w:r w:rsidRPr="00791FBE">
        <w:rPr>
          <w:rFonts w:cs="Times New Roman"/>
          <w:sz w:val="16"/>
        </w:rPr>
        <w:t xml:space="preserve">. The conditions under which the use of SRM methods will become necessary are also discussed. </w:t>
      </w:r>
    </w:p>
    <w:p w14:paraId="6D65D9BC" w14:textId="77777777" w:rsidR="00B210F8" w:rsidRPr="00791FBE" w:rsidRDefault="00B210F8" w:rsidP="00B210F8">
      <w:pPr>
        <w:rPr>
          <w:rFonts w:cs="Times New Roman"/>
        </w:rPr>
      </w:pPr>
      <w:r w:rsidRPr="00791FBE">
        <w:rPr>
          <w:rFonts w:cs="Times New Roman"/>
          <w:noProof/>
        </w:rPr>
        <w:drawing>
          <wp:inline distT="0" distB="0" distL="0" distR="0" wp14:anchorId="69292695" wp14:editId="6ABA18F7">
            <wp:extent cx="2877836" cy="1178062"/>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10293" cy="1191349"/>
                    </a:xfrm>
                    <a:prstGeom prst="rect">
                      <a:avLst/>
                    </a:prstGeom>
                  </pic:spPr>
                </pic:pic>
              </a:graphicData>
            </a:graphic>
          </wp:inline>
        </w:drawing>
      </w:r>
    </w:p>
    <w:p w14:paraId="775F005F" w14:textId="77777777" w:rsidR="00B210F8" w:rsidRPr="00791FBE" w:rsidRDefault="00B210F8" w:rsidP="00B210F8">
      <w:pPr>
        <w:rPr>
          <w:rFonts w:cs="Times New Roman"/>
          <w:sz w:val="16"/>
        </w:rPr>
      </w:pPr>
      <w:r w:rsidRPr="00791FBE">
        <w:rPr>
          <w:rStyle w:val="StyleUnderline"/>
          <w:rFonts w:cs="Times New Roman"/>
        </w:rPr>
        <w:t>The values of expected cumulative negative emission obtained</w:t>
      </w:r>
      <w:r w:rsidRPr="00791FBE">
        <w:rPr>
          <w:rFonts w:cs="Times New Roman"/>
          <w:sz w:val="16"/>
        </w:rPr>
        <w:t xml:space="preserve"> for individual methods </w:t>
      </w:r>
      <w:r w:rsidRPr="00791FBE">
        <w:rPr>
          <w:rStyle w:val="StyleUnderline"/>
          <w:rFonts w:cs="Times New Roman"/>
        </w:rPr>
        <w:t>can be summed for the whole period under consideration from the 21st to the 23rd centuries.</w:t>
      </w:r>
      <w:r w:rsidRPr="00791FBE">
        <w:rPr>
          <w:rFonts w:cs="Times New Roman"/>
          <w:sz w:val="16"/>
        </w:rPr>
        <w:t xml:space="preserve"> The results of the summing are presented in Fig. 3. </w:t>
      </w:r>
      <w:r w:rsidRPr="00791FBE">
        <w:rPr>
          <w:rStyle w:val="StyleUnderline"/>
          <w:rFonts w:cs="Times New Roman"/>
        </w:rPr>
        <w:t>It is clear from the figure that the first appreciable results of the application of the set of negative emission methods can be obtained only since the second half of the 21st</w:t>
      </w:r>
      <w:r w:rsidRPr="00791FBE">
        <w:rPr>
          <w:rFonts w:cs="Times New Roman"/>
          <w:sz w:val="16"/>
        </w:rPr>
        <w:t xml:space="preserve"> </w:t>
      </w:r>
      <w:r w:rsidRPr="00791FBE">
        <w:rPr>
          <w:rStyle w:val="StyleUnderline"/>
          <w:rFonts w:cs="Times New Roman"/>
        </w:rPr>
        <w:t>century</w:t>
      </w:r>
      <w:r w:rsidRPr="00791FBE">
        <w:rPr>
          <w:rFonts w:cs="Times New Roman"/>
          <w:sz w:val="16"/>
        </w:rPr>
        <w:t xml:space="preserve">. From the first half of the 22nd century </w:t>
      </w:r>
      <w:r w:rsidRPr="00791FBE">
        <w:rPr>
          <w:rStyle w:val="StyleUnderline"/>
          <w:rFonts w:cs="Times New Roman"/>
        </w:rPr>
        <w:t>to 2300</w:t>
      </w:r>
      <w:r w:rsidRPr="00791FBE">
        <w:rPr>
          <w:rFonts w:cs="Times New Roman"/>
          <w:sz w:val="16"/>
        </w:rPr>
        <w:t xml:space="preserve"> the cumulative negative emission grows almost linearly up to the value of about 12200 Gt CO2.  To provide the comparability of negative emission estimates with the RCP scenarios, the right y-axis in Fig. 3 is the cumulative negative emission (ppm). It is assumed here that the concentration of CO2 equal to 1 ppm corresponds to the content of about 8 Gt CO2 in the atmosphere. Thus, </w:t>
      </w:r>
      <w:r w:rsidRPr="00791FBE">
        <w:rPr>
          <w:rStyle w:val="StyleUnderline"/>
          <w:rFonts w:cs="Times New Roman"/>
        </w:rPr>
        <w:t>the negative emission methods can reduce CO2</w:t>
      </w:r>
      <w:r w:rsidRPr="00791FBE">
        <w:rPr>
          <w:rFonts w:cs="Times New Roman"/>
          <w:sz w:val="16"/>
        </w:rPr>
        <w:t xml:space="preserve"> </w:t>
      </w:r>
      <w:r w:rsidRPr="00791FBE">
        <w:rPr>
          <w:rStyle w:val="StyleUnderline"/>
          <w:rFonts w:cs="Times New Roman"/>
        </w:rPr>
        <w:t>concentration in the atmosphere by about 1500 ppm.</w:t>
      </w:r>
      <w:r w:rsidRPr="00791FBE">
        <w:rPr>
          <w:rFonts w:cs="Times New Roman"/>
          <w:sz w:val="16"/>
        </w:rPr>
        <w:t xml:space="preserve">  The question arises: to what degree can the considered negative emission methods change the CO2 concentration in the atmosphere predicted by the RCP scenarios? Figure 4a presents the predicted variations of CO2 concentration in the atmosphere according to the RCP8.5 scenario (the blue curve 1). The cumulative negative emission reduces CO2 concentration in the atmosphere. The difference between the CO2 concentration curve </w:t>
      </w:r>
      <w:r w:rsidRPr="00791FBE">
        <w:rPr>
          <w:rStyle w:val="StyleUnderline"/>
          <w:rFonts w:cs="Times New Roman"/>
        </w:rPr>
        <w:t>following the RCP8.5 scenario</w:t>
      </w:r>
      <w:r w:rsidRPr="00791FBE">
        <w:rPr>
          <w:rFonts w:cs="Times New Roman"/>
          <w:sz w:val="16"/>
        </w:rPr>
        <w:t xml:space="preserve"> and the curve of the total cumulative negative emission of CO2 (Fig. 3) </w:t>
      </w:r>
      <w:r w:rsidRPr="00791FBE">
        <w:rPr>
          <w:rStyle w:val="StyleUnderline"/>
          <w:rFonts w:cs="Times New Roman"/>
        </w:rPr>
        <w:t>represents the CO2 concentration pathway in the case of using the whole set of negative emission methods</w:t>
      </w:r>
      <w:r w:rsidRPr="00791FBE">
        <w:rPr>
          <w:rFonts w:cs="Times New Roman"/>
          <w:sz w:val="16"/>
        </w:rPr>
        <w:t xml:space="preserve"> (the red curve 2 in Fig. 4a). </w:t>
      </w:r>
      <w:r w:rsidRPr="00791FBE">
        <w:rPr>
          <w:rStyle w:val="StyleUnderline"/>
          <w:rFonts w:cs="Times New Roman"/>
        </w:rPr>
        <w:t xml:space="preserve">The yellow straight line 3 in Fig. 4 designates the conditionally permissible level of global warming of +2°C </w:t>
      </w:r>
      <w:r w:rsidRPr="00791FBE">
        <w:rPr>
          <w:rFonts w:cs="Times New Roman"/>
          <w:sz w:val="16"/>
        </w:rPr>
        <w:t xml:space="preserve">(CO2 concentration is equal to 550 ppm). The pink zones in Fig. 4 define the CO2 concentration exceeding over the conditionally safe level.  </w:t>
      </w:r>
      <w:r w:rsidRPr="00791FBE">
        <w:rPr>
          <w:rStyle w:val="StyleUnderline"/>
          <w:rFonts w:cs="Times New Roman"/>
        </w:rPr>
        <w:t xml:space="preserve">It is clear </w:t>
      </w:r>
      <w:r w:rsidRPr="00791FBE">
        <w:rPr>
          <w:rFonts w:cs="Times New Roman"/>
          <w:sz w:val="16"/>
        </w:rPr>
        <w:t xml:space="preserve">from Fig. 4a </w:t>
      </w:r>
      <w:r w:rsidRPr="00791FBE">
        <w:rPr>
          <w:rStyle w:val="StyleUnderline"/>
          <w:rFonts w:cs="Times New Roman"/>
        </w:rPr>
        <w:t xml:space="preserve">that for a long period of time </w:t>
      </w:r>
      <w:r w:rsidRPr="00791FBE">
        <w:rPr>
          <w:rStyle w:val="Emphasis"/>
          <w:rFonts w:cs="Times New Roman"/>
        </w:rPr>
        <w:t>from 2050 to 2280</w:t>
      </w:r>
      <w:r w:rsidRPr="00791FBE">
        <w:rPr>
          <w:rFonts w:cs="Times New Roman"/>
          <w:sz w:val="16"/>
        </w:rPr>
        <w:t xml:space="preserve">, according to the RCP8.5 scenario, </w:t>
      </w:r>
      <w:r w:rsidRPr="00791FBE">
        <w:rPr>
          <w:rStyle w:val="Emphasis"/>
          <w:rFonts w:cs="Times New Roman"/>
        </w:rPr>
        <w:t>even the set of negative emission</w:t>
      </w:r>
      <w:r w:rsidRPr="00791FBE">
        <w:rPr>
          <w:rStyle w:val="StyleUnderline"/>
          <w:rFonts w:cs="Times New Roman"/>
        </w:rPr>
        <w:t xml:space="preserve"> methods </w:t>
      </w:r>
      <w:r w:rsidRPr="00791FBE">
        <w:rPr>
          <w:rStyle w:val="Emphasis"/>
          <w:rFonts w:cs="Times New Roman"/>
        </w:rPr>
        <w:t>cannot provide</w:t>
      </w:r>
      <w:r w:rsidRPr="00791FBE">
        <w:rPr>
          <w:rStyle w:val="StyleUnderline"/>
          <w:rFonts w:cs="Times New Roman"/>
        </w:rPr>
        <w:t xml:space="preserve"> the </w:t>
      </w:r>
      <w:r w:rsidRPr="00791FBE">
        <w:rPr>
          <w:rStyle w:val="Emphasis"/>
          <w:rFonts w:cs="Times New Roman"/>
        </w:rPr>
        <w:t>maintenance of the</w:t>
      </w:r>
      <w:r w:rsidRPr="00791FBE">
        <w:rPr>
          <w:rStyle w:val="StyleUnderline"/>
          <w:rFonts w:cs="Times New Roman"/>
        </w:rPr>
        <w:t xml:space="preserve"> conditionally safe level of the global temperature of </w:t>
      </w:r>
      <w:r w:rsidRPr="00791FBE">
        <w:rPr>
          <w:rStyle w:val="Emphasis"/>
          <w:rFonts w:cs="Times New Roman"/>
        </w:rPr>
        <w:t>+2°C that corresponds to</w:t>
      </w:r>
      <w:r w:rsidRPr="00791FBE">
        <w:rPr>
          <w:rFonts w:cs="Times New Roman"/>
          <w:sz w:val="16"/>
        </w:rPr>
        <w:t xml:space="preserve"> the CO2 concentration equal to </w:t>
      </w:r>
      <w:r w:rsidRPr="00791FBE">
        <w:rPr>
          <w:rStyle w:val="Emphasis"/>
          <w:rFonts w:cs="Times New Roman"/>
        </w:rPr>
        <w:t>550 ppm</w:t>
      </w:r>
      <w:r w:rsidRPr="00791FBE">
        <w:rPr>
          <w:rFonts w:cs="Times New Roman"/>
          <w:sz w:val="16"/>
        </w:rPr>
        <w:t xml:space="preserve">. </w:t>
      </w:r>
      <w:r w:rsidRPr="00791FBE">
        <w:rPr>
          <w:rStyle w:val="StyleUnderline"/>
          <w:rFonts w:cs="Times New Roman"/>
        </w:rPr>
        <w:t>The maximum exceeding over the conditionally safe level</w:t>
      </w:r>
      <w:r w:rsidRPr="00791FBE">
        <w:rPr>
          <w:rFonts w:cs="Times New Roman"/>
          <w:sz w:val="16"/>
        </w:rPr>
        <w:t xml:space="preserve"> for the RCP8.5 scenario </w:t>
      </w:r>
      <w:r w:rsidRPr="00791FBE">
        <w:rPr>
          <w:rStyle w:val="StyleUnderline"/>
          <w:rFonts w:cs="Times New Roman"/>
        </w:rPr>
        <w:t>will be reached by 2180 and will amount to 510 ppm.</w:t>
      </w:r>
      <w:r w:rsidRPr="00791FBE">
        <w:rPr>
          <w:rFonts w:cs="Times New Roman"/>
          <w:sz w:val="16"/>
        </w:rPr>
        <w:t xml:space="preserve"> Assuming that 100 Gt CO2 correspond to the temperature rise by 0.16°C [12], </w:t>
      </w:r>
      <w:r w:rsidRPr="00791FBE">
        <w:rPr>
          <w:rStyle w:val="Emphasis"/>
          <w:rFonts w:cs="Times New Roman"/>
        </w:rPr>
        <w:t>the global temperature will rise by 6°C more</w:t>
      </w:r>
      <w:r w:rsidRPr="00791FBE">
        <w:rPr>
          <w:rStyle w:val="StyleUnderline"/>
          <w:rFonts w:cs="Times New Roman"/>
        </w:rPr>
        <w:t xml:space="preserve"> above the permissible level </w:t>
      </w:r>
      <w:r w:rsidRPr="00791FBE">
        <w:rPr>
          <w:rStyle w:val="Emphasis"/>
          <w:rFonts w:cs="Times New Roman"/>
        </w:rPr>
        <w:t>by that time</w:t>
      </w:r>
      <w:r w:rsidRPr="00791FBE">
        <w:rPr>
          <w:rStyle w:val="StyleUnderline"/>
          <w:rFonts w:cs="Times New Roman"/>
        </w:rPr>
        <w:t>.</w:t>
      </w:r>
      <w:r w:rsidRPr="00791FBE">
        <w:rPr>
          <w:rFonts w:cs="Times New Roman"/>
          <w:sz w:val="16"/>
        </w:rPr>
        <w:t xml:space="preserve"> The above means that the </w:t>
      </w:r>
      <w:r w:rsidRPr="00791FBE">
        <w:rPr>
          <w:rStyle w:val="StyleUnderline"/>
          <w:rFonts w:cs="Times New Roman"/>
        </w:rPr>
        <w:t xml:space="preserve">humanity will need to apply the SRM methods for </w:t>
      </w:r>
      <w:r w:rsidRPr="00791FBE">
        <w:rPr>
          <w:rFonts w:cs="Times New Roman"/>
          <w:sz w:val="16"/>
        </w:rPr>
        <w:t xml:space="preserve">affecting </w:t>
      </w:r>
      <w:r w:rsidRPr="00791FBE">
        <w:rPr>
          <w:rStyle w:val="StyleUnderline"/>
          <w:rFonts w:cs="Times New Roman"/>
        </w:rPr>
        <w:t>the</w:t>
      </w:r>
      <w:r w:rsidRPr="00791FBE">
        <w:rPr>
          <w:rFonts w:cs="Times New Roman"/>
          <w:sz w:val="16"/>
        </w:rPr>
        <w:t xml:space="preserve"> global </w:t>
      </w:r>
      <w:r w:rsidRPr="00791FBE">
        <w:rPr>
          <w:rStyle w:val="StyleUnderline"/>
          <w:rFonts w:cs="Times New Roman"/>
        </w:rPr>
        <w:t>radiation balance for more than 200 years since 2050</w:t>
      </w:r>
      <w:r w:rsidRPr="00791FBE">
        <w:rPr>
          <w:rFonts w:cs="Times New Roman"/>
          <w:sz w:val="16"/>
        </w:rPr>
        <w:t xml:space="preserve"> </w:t>
      </w:r>
      <w:r w:rsidRPr="00791FBE">
        <w:rPr>
          <w:rStyle w:val="StyleUnderline"/>
          <w:rFonts w:cs="Times New Roman"/>
        </w:rPr>
        <w:t>to stabilize the average global temperature</w:t>
      </w:r>
      <w:r w:rsidRPr="00791FBE">
        <w:rPr>
          <w:rFonts w:cs="Times New Roman"/>
          <w:sz w:val="16"/>
        </w:rPr>
        <w:t xml:space="preserve"> at the conditionally safe level of +2°C.  The results of the similar computation for the RCP6.0 scenario are demonstrated in Fig. 4b. It is clear from the figure that the exceeding over the conditionally safe level of concentration (pink zone) is pronounced not as strongly as for the RCP8.5 scenario. Nevertheless the computation demonstrates that the maximum CO2 concentration will exceed the conditionally safe level by 36 ppm during 50 years from 2080 to 2130.  </w:t>
      </w:r>
      <w:r w:rsidRPr="00791FBE">
        <w:rPr>
          <w:rStyle w:val="StyleUnderline"/>
          <w:rFonts w:cs="Times New Roman"/>
        </w:rPr>
        <w:t xml:space="preserve">There are </w:t>
      </w:r>
      <w:r w:rsidRPr="00791FBE">
        <w:rPr>
          <w:rFonts w:cs="Times New Roman"/>
          <w:sz w:val="16"/>
        </w:rPr>
        <w:t xml:space="preserve">at least </w:t>
      </w:r>
      <w:r w:rsidRPr="00791FBE">
        <w:rPr>
          <w:rStyle w:val="StyleUnderline"/>
          <w:rFonts w:cs="Times New Roman"/>
        </w:rPr>
        <w:t xml:space="preserve">several reasons to suppose that the data obtained in the present research are </w:t>
      </w:r>
      <w:r w:rsidRPr="00791FBE">
        <w:rPr>
          <w:rStyle w:val="Emphasis"/>
          <w:rFonts w:cs="Times New Roman"/>
        </w:rPr>
        <w:t>too optimistic</w:t>
      </w:r>
      <w:r w:rsidRPr="00791FBE">
        <w:rPr>
          <w:rFonts w:cs="Times New Roman"/>
          <w:sz w:val="16"/>
        </w:rPr>
        <w:t xml:space="preserve">. </w:t>
      </w:r>
      <w:r w:rsidRPr="00791FBE">
        <w:rPr>
          <w:rStyle w:val="StyleUnderline"/>
          <w:rFonts w:cs="Times New Roman"/>
        </w:rPr>
        <w:t xml:space="preserve">Firstly, the </w:t>
      </w:r>
      <w:r w:rsidRPr="00791FBE">
        <w:rPr>
          <w:rStyle w:val="Emphasis"/>
          <w:rFonts w:cs="Times New Roman"/>
        </w:rPr>
        <w:t>idealized variant is considered</w:t>
      </w:r>
      <w:r w:rsidRPr="00791FBE">
        <w:rPr>
          <w:rStyle w:val="StyleUnderline"/>
          <w:rFonts w:cs="Times New Roman"/>
        </w:rPr>
        <w:t xml:space="preserve"> here, when the whole set of negative emission methods is used</w:t>
      </w:r>
      <w:r w:rsidRPr="00791FBE">
        <w:rPr>
          <w:rFonts w:cs="Times New Roman"/>
          <w:sz w:val="16"/>
        </w:rPr>
        <w:t xml:space="preserve">. </w:t>
      </w:r>
      <w:r w:rsidRPr="00791FBE">
        <w:rPr>
          <w:rStyle w:val="StyleUnderline"/>
          <w:rFonts w:cs="Times New Roman"/>
        </w:rPr>
        <w:t>Evidently, only one method will be accepted following the economic basis;</w:t>
      </w:r>
      <w:r w:rsidRPr="00791FBE">
        <w:rPr>
          <w:rFonts w:cs="Times New Roman"/>
          <w:sz w:val="16"/>
        </w:rPr>
        <w:t xml:space="preserve"> not only the cost of the negative emission method will be considered but also the cost of CO2 sequestration.  </w:t>
      </w:r>
      <w:r w:rsidRPr="00791FBE">
        <w:rPr>
          <w:rStyle w:val="StyleUnderline"/>
          <w:rFonts w:cs="Times New Roman"/>
        </w:rPr>
        <w:t>Secondly, the equilibrium between the atmospheric reservoir</w:t>
      </w:r>
      <w:r w:rsidRPr="00791FBE">
        <w:rPr>
          <w:rFonts w:cs="Times New Roman"/>
          <w:sz w:val="16"/>
        </w:rPr>
        <w:t xml:space="preserve"> (currently the reservoir-source) </w:t>
      </w:r>
      <w:r w:rsidRPr="00791FBE">
        <w:rPr>
          <w:rStyle w:val="StyleUnderline"/>
          <w:rFonts w:cs="Times New Roman"/>
        </w:rPr>
        <w:t>and reservoir-sinks</w:t>
      </w:r>
      <w:r w:rsidRPr="00791FBE">
        <w:rPr>
          <w:rFonts w:cs="Times New Roman"/>
          <w:sz w:val="16"/>
        </w:rPr>
        <w:t xml:space="preserve"> (ocean and land biota) </w:t>
      </w:r>
      <w:r w:rsidRPr="00791FBE">
        <w:rPr>
          <w:rStyle w:val="StyleUnderline"/>
          <w:rFonts w:cs="Times New Roman"/>
        </w:rPr>
        <w:t xml:space="preserve">can be disturbed as a result of </w:t>
      </w:r>
      <w:r w:rsidRPr="00791FBE">
        <w:rPr>
          <w:rStyle w:val="Emphasis"/>
          <w:rFonts w:cs="Times New Roman"/>
        </w:rPr>
        <w:t>removing the CO2 excess.</w:t>
      </w:r>
      <w:r w:rsidRPr="00791FBE">
        <w:rPr>
          <w:rStyle w:val="StyleUnderline"/>
          <w:rFonts w:cs="Times New Roman"/>
        </w:rPr>
        <w:t xml:space="preserve"> This </w:t>
      </w:r>
      <w:r w:rsidRPr="00791FBE">
        <w:rPr>
          <w:rStyle w:val="Emphasis"/>
          <w:rFonts w:cs="Times New Roman"/>
        </w:rPr>
        <w:t>will cause</w:t>
      </w:r>
      <w:r w:rsidRPr="00791FBE">
        <w:rPr>
          <w:rStyle w:val="StyleUnderline"/>
          <w:rFonts w:cs="Times New Roman"/>
        </w:rPr>
        <w:t xml:space="preserve"> the </w:t>
      </w:r>
      <w:r w:rsidRPr="00791FBE">
        <w:rPr>
          <w:rStyle w:val="Emphasis"/>
          <w:rFonts w:cs="Times New Roman"/>
        </w:rPr>
        <w:t>reverse emission of CO2 from the land and ocean to the atmosphere</w:t>
      </w:r>
      <w:r w:rsidRPr="00791FBE">
        <w:rPr>
          <w:rFonts w:cs="Times New Roman"/>
          <w:sz w:val="16"/>
        </w:rPr>
        <w:t xml:space="preserve">. </w:t>
      </w:r>
      <w:r w:rsidRPr="00791FBE">
        <w:rPr>
          <w:rStyle w:val="StyleUnderline"/>
          <w:rFonts w:cs="Times New Roman"/>
        </w:rPr>
        <w:t xml:space="preserve">In the end, </w:t>
      </w:r>
      <w:r w:rsidRPr="00791FBE">
        <w:rPr>
          <w:rStyle w:val="Emphasis"/>
          <w:rFonts w:cs="Times New Roman"/>
        </w:rPr>
        <w:t>it will be necessary to remove</w:t>
      </w:r>
      <w:r w:rsidRPr="00791FBE">
        <w:rPr>
          <w:rStyle w:val="StyleUnderline"/>
          <w:rFonts w:cs="Times New Roman"/>
        </w:rPr>
        <w:t xml:space="preserve"> almost </w:t>
      </w:r>
      <w:r w:rsidRPr="00791FBE">
        <w:rPr>
          <w:rStyle w:val="Emphasis"/>
          <w:rFonts w:cs="Times New Roman"/>
        </w:rPr>
        <w:t>the whole amount of anthropogenic CO2 emitted during the historical period</w:t>
      </w:r>
      <w:r w:rsidRPr="00791FBE">
        <w:rPr>
          <w:rStyle w:val="StyleUnderline"/>
          <w:rFonts w:cs="Times New Roman"/>
        </w:rPr>
        <w:t xml:space="preserve"> to the atmosphere</w:t>
      </w:r>
      <w:r w:rsidRPr="00791FBE">
        <w:rPr>
          <w:rFonts w:cs="Times New Roman"/>
          <w:sz w:val="16"/>
        </w:rPr>
        <w:t xml:space="preserve"> [9].   </w:t>
      </w:r>
    </w:p>
    <w:p w14:paraId="129E3F1D" w14:textId="77777777" w:rsidR="00B210F8" w:rsidRPr="00791FBE" w:rsidRDefault="00B210F8" w:rsidP="00B210F8">
      <w:pPr>
        <w:rPr>
          <w:rFonts w:cs="Times New Roman"/>
        </w:rPr>
      </w:pPr>
      <w:r w:rsidRPr="00791FBE">
        <w:rPr>
          <w:rFonts w:cs="Times New Roman"/>
          <w:noProof/>
        </w:rPr>
        <w:drawing>
          <wp:inline distT="0" distB="0" distL="0" distR="0" wp14:anchorId="005C98B8" wp14:editId="7B5B8E47">
            <wp:extent cx="1460912" cy="969797"/>
            <wp:effectExtent l="0" t="0" r="635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484543" cy="985484"/>
                    </a:xfrm>
                    <a:prstGeom prst="rect">
                      <a:avLst/>
                    </a:prstGeom>
                  </pic:spPr>
                </pic:pic>
              </a:graphicData>
            </a:graphic>
          </wp:inline>
        </w:drawing>
      </w:r>
    </w:p>
    <w:p w14:paraId="5BE80616" w14:textId="77777777" w:rsidR="00B210F8" w:rsidRPr="00791FBE" w:rsidRDefault="00B210F8" w:rsidP="00B210F8">
      <w:pPr>
        <w:rPr>
          <w:rFonts w:cs="Times New Roman"/>
          <w:sz w:val="16"/>
        </w:rPr>
      </w:pPr>
      <w:r w:rsidRPr="00791FBE">
        <w:rPr>
          <w:rFonts w:cs="Times New Roman"/>
          <w:sz w:val="16"/>
        </w:rPr>
        <w:t xml:space="preserve">Thirdly, </w:t>
      </w:r>
      <w:r w:rsidRPr="00791FBE">
        <w:rPr>
          <w:rStyle w:val="StyleUnderline"/>
          <w:rFonts w:cs="Times New Roman"/>
        </w:rPr>
        <w:t>the present paper considers the concentration pathways of CO2 only. It is natural that the whole set of greenhouse gases should be considered.</w:t>
      </w:r>
      <w:r w:rsidRPr="00791FBE">
        <w:rPr>
          <w:rFonts w:cs="Times New Roman"/>
          <w:sz w:val="16"/>
        </w:rPr>
        <w:t xml:space="preserve"> </w:t>
      </w:r>
      <w:r w:rsidRPr="00791FBE">
        <w:rPr>
          <w:rStyle w:val="StyleUnderline"/>
          <w:rFonts w:cs="Times New Roman"/>
        </w:rPr>
        <w:t>No realistic methods have been proposed so far for the removal of such radiation-significant gases as methane and nitrogen oxide from the atmosphere.</w:t>
      </w:r>
      <w:r w:rsidRPr="00791FBE">
        <w:rPr>
          <w:rFonts w:cs="Times New Roman"/>
          <w:sz w:val="16"/>
        </w:rPr>
        <w:t xml:space="preserve"> So, </w:t>
      </w:r>
      <w:r w:rsidRPr="00791FBE">
        <w:rPr>
          <w:rStyle w:val="StyleUnderline"/>
          <w:rFonts w:cs="Times New Roman"/>
        </w:rPr>
        <w:t xml:space="preserve">their relative contribution to the greenhouse effect will increase as CO2 is removed from the atmosphere. </w:t>
      </w:r>
      <w:r w:rsidRPr="00791FBE">
        <w:rPr>
          <w:rFonts w:cs="Times New Roman"/>
          <w:sz w:val="16"/>
        </w:rPr>
        <w:t xml:space="preserve">The </w:t>
      </w:r>
      <w:r w:rsidRPr="00791FBE">
        <w:rPr>
          <w:rStyle w:val="StyleUnderline"/>
          <w:rFonts w:cs="Times New Roman"/>
        </w:rPr>
        <w:t xml:space="preserve">consideration of this circumstance will extend the zone of the dangerous exceeding of global temperature over the accepted safe level of +2°C. \ </w:t>
      </w:r>
      <w:r w:rsidRPr="00791FBE">
        <w:rPr>
          <w:rFonts w:cs="Times New Roman"/>
          <w:sz w:val="16"/>
        </w:rPr>
        <w:t xml:space="preserve">6. CONCLUSIONS  The comparison of the estimated values of negative emission with the forecast of CO2 concentration variations following the RCP8.5 scenario demonstrate that </w:t>
      </w:r>
      <w:r w:rsidRPr="00791FBE">
        <w:rPr>
          <w:rStyle w:val="StyleUnderline"/>
          <w:rFonts w:cs="Times New Roman"/>
        </w:rPr>
        <w:t>even the whole set of methods cannot provide the stabilization of CO2 concentration at the conditionally safe level.</w:t>
      </w:r>
      <w:r w:rsidRPr="00791FBE">
        <w:rPr>
          <w:rFonts w:cs="Times New Roman"/>
          <w:sz w:val="16"/>
        </w:rPr>
        <w:t xml:space="preserve"> </w:t>
      </w:r>
      <w:r w:rsidRPr="00791FBE">
        <w:rPr>
          <w:rStyle w:val="Emphasis"/>
          <w:rFonts w:cs="Times New Roman"/>
        </w:rPr>
        <w:t>CO2 concentration will exceed</w:t>
      </w:r>
      <w:r w:rsidRPr="00791FBE">
        <w:rPr>
          <w:rStyle w:val="StyleUnderline"/>
          <w:rFonts w:cs="Times New Roman"/>
        </w:rPr>
        <w:t xml:space="preserve"> the threshold value of </w:t>
      </w:r>
      <w:r w:rsidRPr="00791FBE">
        <w:rPr>
          <w:rStyle w:val="Emphasis"/>
          <w:rFonts w:cs="Times New Roman"/>
        </w:rPr>
        <w:t xml:space="preserve">550 ppm in the 21st century and such situation will be kept </w:t>
      </w:r>
      <w:r w:rsidRPr="00791FBE">
        <w:rPr>
          <w:rStyle w:val="StyleUnderline"/>
          <w:rFonts w:cs="Times New Roman"/>
        </w:rPr>
        <w:t xml:space="preserve">almost </w:t>
      </w:r>
      <w:r w:rsidRPr="00791FBE">
        <w:rPr>
          <w:rStyle w:val="Emphasis"/>
          <w:rFonts w:cs="Times New Roman"/>
        </w:rPr>
        <w:t>till the late 23rd century</w:t>
      </w:r>
      <w:r w:rsidRPr="00791FBE">
        <w:rPr>
          <w:rStyle w:val="StyleUnderline"/>
          <w:rFonts w:cs="Times New Roman"/>
        </w:rPr>
        <w:t xml:space="preserve">.  </w:t>
      </w:r>
      <w:r w:rsidRPr="00791FBE">
        <w:rPr>
          <w:rFonts w:cs="Times New Roman"/>
          <w:sz w:val="16"/>
        </w:rPr>
        <w:t xml:space="preserve">In the case of RCP6.0 scenario realization, the exceeding over the threshold value of CO2 concentration can be registered from 2080 to 2130. The maximum exceeding will amount to 36 ppm in 2100.  During the periods when the average global temperature exceeds over the conditionally safe level, the humanity should be ready for applying the methods of the impact on the Earth’s climate system (SRM methods) following the RCP6.0 and RCP8.5 scenarios (as well as any intermediate scenario).  </w:t>
      </w:r>
      <w:r w:rsidRPr="00791FBE">
        <w:rPr>
          <w:rStyle w:val="StyleUnderline"/>
          <w:rFonts w:cs="Times New Roman"/>
        </w:rPr>
        <w:t>Perhaps, the estimates obtained in the present research are too optimistic.</w:t>
      </w:r>
      <w:r w:rsidRPr="00791FBE">
        <w:rPr>
          <w:rFonts w:cs="Times New Roman"/>
          <w:sz w:val="16"/>
        </w:rPr>
        <w:t xml:space="preserve"> </w:t>
      </w:r>
      <w:r w:rsidRPr="00791FBE">
        <w:rPr>
          <w:rStyle w:val="StyleUnderline"/>
          <w:rFonts w:cs="Times New Roman"/>
        </w:rPr>
        <w:t>If such phenomena as the CO2 return effect from sink reservoirs</w:t>
      </w:r>
      <w:r w:rsidRPr="00791FBE">
        <w:rPr>
          <w:rFonts w:cs="Times New Roman"/>
          <w:sz w:val="16"/>
        </w:rPr>
        <w:t xml:space="preserve"> at the decrease in CO2 concentration in the atmosphere </w:t>
      </w:r>
      <w:r w:rsidRPr="00791FBE">
        <w:rPr>
          <w:rStyle w:val="StyleUnderline"/>
          <w:rFonts w:cs="Times New Roman"/>
        </w:rPr>
        <w:t>or the increase of the relative contribution of other</w:t>
      </w:r>
      <w:r w:rsidRPr="00791FBE">
        <w:rPr>
          <w:rFonts w:cs="Times New Roman"/>
          <w:sz w:val="16"/>
        </w:rPr>
        <w:t xml:space="preserve"> </w:t>
      </w:r>
      <w:r w:rsidRPr="00791FBE">
        <w:rPr>
          <w:rStyle w:val="StyleUnderline"/>
          <w:rFonts w:cs="Times New Roman"/>
        </w:rPr>
        <w:t>(besides CO2) greenhouse gases</w:t>
      </w:r>
      <w:r w:rsidRPr="00791FBE">
        <w:rPr>
          <w:rFonts w:cs="Times New Roman"/>
          <w:sz w:val="16"/>
        </w:rPr>
        <w:t xml:space="preserve"> </w:t>
      </w:r>
      <w:r w:rsidRPr="00791FBE">
        <w:rPr>
          <w:rStyle w:val="StyleUnderline"/>
          <w:rFonts w:cs="Times New Roman"/>
        </w:rPr>
        <w:t xml:space="preserve">are taken into account, </w:t>
      </w:r>
      <w:r w:rsidRPr="00791FBE">
        <w:rPr>
          <w:rStyle w:val="Emphasis"/>
          <w:rFonts w:cs="Times New Roman"/>
        </w:rPr>
        <w:t>the period</w:t>
      </w:r>
      <w:r w:rsidRPr="00791FBE">
        <w:rPr>
          <w:rStyle w:val="StyleUnderline"/>
          <w:rFonts w:cs="Times New Roman"/>
        </w:rPr>
        <w:t xml:space="preserve"> of </w:t>
      </w:r>
      <w:r w:rsidRPr="00791FBE">
        <w:rPr>
          <w:rFonts w:cs="Times New Roman"/>
          <w:sz w:val="16"/>
        </w:rPr>
        <w:t xml:space="preserve">the </w:t>
      </w:r>
      <w:r w:rsidRPr="00791FBE">
        <w:rPr>
          <w:rStyle w:val="StyleUnderline"/>
          <w:rFonts w:cs="Times New Roman"/>
        </w:rPr>
        <w:t xml:space="preserve">exceeding over the permissible concentration </w:t>
      </w:r>
      <w:r w:rsidRPr="00791FBE">
        <w:rPr>
          <w:rStyle w:val="Emphasis"/>
          <w:rFonts w:cs="Times New Roman"/>
        </w:rPr>
        <w:t>can be much longer</w:t>
      </w:r>
      <w:r w:rsidRPr="00791FBE">
        <w:rPr>
          <w:rFonts w:cs="Times New Roman"/>
          <w:sz w:val="16"/>
        </w:rPr>
        <w:t xml:space="preserve">. </w:t>
      </w:r>
    </w:p>
    <w:p w14:paraId="6F3E6FED" w14:textId="77777777" w:rsidR="00B210F8" w:rsidRPr="00791FBE" w:rsidRDefault="00B210F8" w:rsidP="00B210F8">
      <w:pPr>
        <w:rPr>
          <w:rFonts w:cs="Times New Roman"/>
        </w:rPr>
      </w:pPr>
    </w:p>
    <w:p w14:paraId="4958D38E" w14:textId="77777777" w:rsidR="00B210F8" w:rsidRPr="00791FBE" w:rsidRDefault="00B210F8" w:rsidP="00B210F8">
      <w:pPr>
        <w:pStyle w:val="Heading4"/>
        <w:rPr>
          <w:rFonts w:cs="Times New Roman"/>
        </w:rPr>
      </w:pPr>
      <w:r w:rsidRPr="00791FBE">
        <w:rPr>
          <w:rFonts w:cs="Times New Roman"/>
        </w:rPr>
        <w:t>No solvency—China and India</w:t>
      </w:r>
    </w:p>
    <w:p w14:paraId="6FB8BD2F" w14:textId="77777777" w:rsidR="00B210F8" w:rsidRPr="00791FBE" w:rsidRDefault="00B210F8" w:rsidP="00B210F8">
      <w:pPr>
        <w:rPr>
          <w:rFonts w:cs="Times New Roman"/>
          <w:sz w:val="16"/>
        </w:rPr>
      </w:pPr>
      <w:r w:rsidRPr="00791FBE">
        <w:rPr>
          <w:rStyle w:val="Style13ptBold"/>
          <w:rFonts w:cs="Times New Roman"/>
        </w:rPr>
        <w:t>Loris et al. ’16</w:t>
      </w:r>
      <w:r w:rsidRPr="00791FBE">
        <w:rPr>
          <w:rFonts w:cs="Times New Roman"/>
          <w:sz w:val="16"/>
        </w:rPr>
        <w:t xml:space="preserve"> [Nicolas D. Loris is Herbert and Joyce Morgan Fellow in the Thomas A. Roe Institute for Economic Policy Studies, of the Institute for Economic Freedom and Opportunity, at The Heritage Foundation. Brett D. Schaefer is Jay Kingham Senior Research Fellow Fellow in International Regulatory Affairs in the Margaret Thatcher Center for Freedom, of the Kathryn and Shelby Cullom Davis Institute for National Security and Foreign Policy, at The Heritage Foundation. Steven Groves is Bernard and Barbara Lomas Senior Research Fellow in the Thatcher Center, The U.S. Should Withdraw from the United Nations Framework Convention on Climate Change, June 9, 2016, http://www.heritage.org/research/reports/2016/06/the-us-should-withdraw-from-the-united-nations-framework-convention-on-climate-change]</w:t>
      </w:r>
    </w:p>
    <w:p w14:paraId="1D3EA2AC" w14:textId="77777777" w:rsidR="00B210F8" w:rsidRPr="00791FBE" w:rsidRDefault="00B210F8" w:rsidP="00B210F8">
      <w:pPr>
        <w:rPr>
          <w:rFonts w:cs="Times New Roman"/>
          <w:sz w:val="16"/>
        </w:rPr>
      </w:pPr>
      <w:r w:rsidRPr="00791FBE">
        <w:rPr>
          <w:rFonts w:cs="Times New Roman"/>
          <w:sz w:val="16"/>
        </w:rPr>
        <w:t xml:space="preserve">U.N. climate conferences have become increasingly irrelevant, in large part because the approach taken is unworkable. International negotiations have centered on placing the economic burden of addressing climate change on a few dozen developed countries while asking little or nothing from more the 150 developing countries. But </w:t>
      </w:r>
      <w:r w:rsidRPr="00791FBE">
        <w:rPr>
          <w:rStyle w:val="StyleUnderline"/>
          <w:rFonts w:cs="Times New Roman"/>
          <w:sz w:val="24"/>
        </w:rPr>
        <w:t xml:space="preserve">the primary source of GHG emissions is </w:t>
      </w:r>
      <w:r w:rsidRPr="00791FBE">
        <w:rPr>
          <w:rStyle w:val="Emphasis"/>
          <w:rFonts w:cs="Times New Roman"/>
          <w:sz w:val="24"/>
        </w:rPr>
        <w:t>increasingly</w:t>
      </w:r>
      <w:r w:rsidRPr="00791FBE">
        <w:rPr>
          <w:rStyle w:val="StyleUnderline"/>
          <w:rFonts w:cs="Times New Roman"/>
          <w:sz w:val="24"/>
        </w:rPr>
        <w:t xml:space="preserve"> the developing world, most notably</w:t>
      </w:r>
      <w:r w:rsidRPr="00791FBE">
        <w:rPr>
          <w:rFonts w:cs="Times New Roman"/>
          <w:sz w:val="16"/>
        </w:rPr>
        <w:t xml:space="preserve"> from large developing economies such as </w:t>
      </w:r>
      <w:r w:rsidRPr="00791FBE">
        <w:rPr>
          <w:rStyle w:val="StyleUnderline"/>
          <w:rFonts w:cs="Times New Roman"/>
          <w:sz w:val="24"/>
        </w:rPr>
        <w:t>China and India</w:t>
      </w:r>
      <w:r w:rsidRPr="00791FBE">
        <w:rPr>
          <w:rFonts w:cs="Times New Roman"/>
          <w:sz w:val="16"/>
        </w:rPr>
        <w:t xml:space="preserve">. </w:t>
      </w:r>
      <w:r w:rsidRPr="00791FBE">
        <w:rPr>
          <w:rStyle w:val="StyleUnderline"/>
          <w:rFonts w:cs="Times New Roman"/>
          <w:sz w:val="24"/>
        </w:rPr>
        <w:t xml:space="preserve">Even if the U.S. cut </w:t>
      </w:r>
      <w:r w:rsidRPr="00791FBE">
        <w:rPr>
          <w:rStyle w:val="Emphasis"/>
          <w:rFonts w:cs="Times New Roman"/>
          <w:sz w:val="24"/>
        </w:rPr>
        <w:t>100 percent</w:t>
      </w:r>
      <w:r w:rsidRPr="00791FBE">
        <w:rPr>
          <w:rStyle w:val="StyleUnderline"/>
          <w:rFonts w:cs="Times New Roman"/>
          <w:sz w:val="24"/>
        </w:rPr>
        <w:t xml:space="preserve"> of its CO2 emissions it would not make a significant difference in projected global warming</w:t>
      </w:r>
      <w:r w:rsidRPr="00791FBE">
        <w:rPr>
          <w:rFonts w:cs="Times New Roman"/>
          <w:sz w:val="16"/>
        </w:rPr>
        <w:t xml:space="preserve">. </w:t>
      </w:r>
      <w:r w:rsidRPr="00791FBE">
        <w:rPr>
          <w:rStyle w:val="StyleUnderline"/>
          <w:rFonts w:cs="Times New Roman"/>
          <w:sz w:val="24"/>
        </w:rPr>
        <w:t>Using the same climate sensitivity</w:t>
      </w:r>
      <w:r w:rsidRPr="00791FBE">
        <w:rPr>
          <w:rFonts w:cs="Times New Roman"/>
          <w:sz w:val="16"/>
        </w:rPr>
        <w:t xml:space="preserve"> (which is arguably higher than reality) </w:t>
      </w:r>
      <w:r w:rsidRPr="00791FBE">
        <w:rPr>
          <w:rStyle w:val="StyleUnderline"/>
          <w:rFonts w:cs="Times New Roman"/>
          <w:sz w:val="24"/>
        </w:rPr>
        <w:t xml:space="preserve">as the IPCC assumes in its modeling, the world would only be </w:t>
      </w:r>
      <w:r w:rsidRPr="00791FBE">
        <w:rPr>
          <w:rStyle w:val="Emphasis"/>
          <w:rFonts w:cs="Times New Roman"/>
          <w:sz w:val="24"/>
        </w:rPr>
        <w:t>0.137 degrees</w:t>
      </w:r>
      <w:r w:rsidRPr="00791FBE">
        <w:rPr>
          <w:rStyle w:val="StyleUnderline"/>
          <w:rFonts w:cs="Times New Roman"/>
          <w:sz w:val="24"/>
        </w:rPr>
        <w:t xml:space="preserve"> Celsius </w:t>
      </w:r>
      <w:r w:rsidRPr="00791FBE">
        <w:rPr>
          <w:rStyle w:val="Emphasis"/>
          <w:rFonts w:cs="Times New Roman"/>
          <w:sz w:val="24"/>
        </w:rPr>
        <w:t>cooler by 2100</w:t>
      </w:r>
      <w:r w:rsidRPr="00791FBE">
        <w:rPr>
          <w:rStyle w:val="StyleUnderline"/>
          <w:rFonts w:cs="Times New Roman"/>
          <w:sz w:val="24"/>
        </w:rPr>
        <w:t xml:space="preserve"> if the U.S. cut its CO2 emissions by </w:t>
      </w:r>
      <w:r w:rsidRPr="00791FBE">
        <w:rPr>
          <w:rStyle w:val="Emphasis"/>
          <w:rFonts w:cs="Times New Roman"/>
          <w:sz w:val="24"/>
        </w:rPr>
        <w:t>100 percent</w:t>
      </w:r>
      <w:r w:rsidRPr="00791FBE">
        <w:rPr>
          <w:rFonts w:cs="Times New Roman"/>
          <w:sz w:val="16"/>
        </w:rPr>
        <w:t xml:space="preserve">. </w:t>
      </w:r>
      <w:r w:rsidRPr="00791FBE">
        <w:rPr>
          <w:rStyle w:val="StyleUnderline"/>
          <w:rFonts w:cs="Times New Roman"/>
          <w:sz w:val="24"/>
        </w:rPr>
        <w:t xml:space="preserve">If the entire industrialized world cut its CO2 emissions by 100 percent it would avert warming by only 0.278 degrees Celsius </w:t>
      </w:r>
      <w:r w:rsidRPr="00791FBE">
        <w:rPr>
          <w:rFonts w:cs="Times New Roman"/>
          <w:sz w:val="16"/>
        </w:rPr>
        <w:t>by the turn of the century.[36]</w:t>
      </w:r>
    </w:p>
    <w:p w14:paraId="06F357DC" w14:textId="77777777" w:rsidR="00B210F8" w:rsidRPr="00791FBE" w:rsidRDefault="00B210F8" w:rsidP="00B210F8">
      <w:pPr>
        <w:rPr>
          <w:rFonts w:cs="Times New Roman"/>
        </w:rPr>
      </w:pPr>
    </w:p>
    <w:p w14:paraId="407E4F50" w14:textId="77777777" w:rsidR="00B210F8" w:rsidRPr="00791FBE" w:rsidRDefault="00B210F8" w:rsidP="00B210F8">
      <w:pPr>
        <w:pStyle w:val="Heading4"/>
        <w:rPr>
          <w:rFonts w:cs="Times New Roman"/>
        </w:rPr>
      </w:pPr>
      <w:r w:rsidRPr="00791FBE">
        <w:rPr>
          <w:rFonts w:cs="Times New Roman"/>
        </w:rPr>
        <w:t>No climate wars</w:t>
      </w:r>
    </w:p>
    <w:p w14:paraId="48B59956" w14:textId="77777777" w:rsidR="00B210F8" w:rsidRPr="00791FBE" w:rsidRDefault="00B210F8" w:rsidP="00B210F8">
      <w:pPr>
        <w:rPr>
          <w:rFonts w:cs="Times New Roman"/>
          <w:sz w:val="16"/>
        </w:rPr>
      </w:pPr>
      <w:r w:rsidRPr="00791FBE">
        <w:rPr>
          <w:rStyle w:val="Style13ptBold"/>
          <w:rFonts w:cs="Times New Roman"/>
        </w:rPr>
        <w:t>Gartzke 11</w:t>
      </w:r>
      <w:r w:rsidRPr="00791FBE">
        <w:rPr>
          <w:rFonts w:cs="Times New Roman"/>
          <w:sz w:val="16"/>
        </w:rPr>
        <w:t xml:space="preserve"> – Erik Gartzke, Associate Professor of Political Science at UC-San Diego, March 16, 2011, “Could Climate Change Precipitate Peace?,” online: http://dss.ucsd.edu/~egartzke/papers/climate_for_conflict_03052011.pdf</w:t>
      </w:r>
    </w:p>
    <w:p w14:paraId="79C859F2" w14:textId="77777777" w:rsidR="00B210F8" w:rsidRPr="00791FBE" w:rsidRDefault="00B210F8" w:rsidP="00B210F8">
      <w:pPr>
        <w:rPr>
          <w:rFonts w:cs="Times New Roman"/>
          <w:sz w:val="16"/>
        </w:rPr>
      </w:pPr>
      <w:r w:rsidRPr="00791FBE">
        <w:rPr>
          <w:rFonts w:cs="Times New Roman"/>
          <w:sz w:val="16"/>
        </w:rPr>
        <w:t xml:space="preserve">An evolving consensus that the earth is becoming warmer has led to increased interest </w:t>
      </w:r>
      <w:r w:rsidRPr="00791FBE">
        <w:rPr>
          <w:rStyle w:val="StyleUnderline"/>
          <w:rFonts w:cs="Times New Roman"/>
        </w:rPr>
        <w:t>in the social consequences of climate change</w:t>
      </w:r>
      <w:r w:rsidRPr="00791FBE">
        <w:rPr>
          <w:rFonts w:cs="Times New Roman"/>
          <w:sz w:val="16"/>
        </w:rPr>
        <w:t xml:space="preserve">. Along with rising sea levels, varying patterns of precipitation, vegetation, and possible resource scarcity, perhaps </w:t>
      </w:r>
      <w:r w:rsidRPr="00791FBE">
        <w:rPr>
          <w:rStyle w:val="StyleUnderline"/>
          <w:rFonts w:cs="Times New Roman"/>
        </w:rPr>
        <w:t>the</w:t>
      </w:r>
      <w:r w:rsidRPr="00791FBE">
        <w:rPr>
          <w:rFonts w:cs="Times New Roman"/>
          <w:sz w:val="16"/>
        </w:rPr>
        <w:t xml:space="preserve"> </w:t>
      </w:r>
      <w:r w:rsidRPr="00791FBE">
        <w:rPr>
          <w:rStyle w:val="Emphasis"/>
          <w:rFonts w:cs="Times New Roman"/>
        </w:rPr>
        <w:t>most incendiary claims</w:t>
      </w:r>
      <w:r w:rsidRPr="00791FBE">
        <w:rPr>
          <w:rFonts w:cs="Times New Roman"/>
          <w:sz w:val="16"/>
        </w:rPr>
        <w:t xml:space="preserve"> </w:t>
      </w:r>
      <w:r w:rsidRPr="00791FBE">
        <w:rPr>
          <w:rStyle w:val="StyleUnderline"/>
          <w:rFonts w:cs="Times New Roman"/>
        </w:rPr>
        <w:t>have to do with conflict and political violence</w:t>
      </w:r>
      <w:r w:rsidRPr="00791FBE">
        <w:rPr>
          <w:rFonts w:cs="Times New Roman"/>
          <w:sz w:val="16"/>
        </w:rPr>
        <w:t xml:space="preserve">. A second </w:t>
      </w:r>
      <w:r w:rsidRPr="00791FBE">
        <w:rPr>
          <w:rStyle w:val="StyleUnderline"/>
          <w:rFonts w:cs="Times New Roman"/>
        </w:rPr>
        <w:t>consensus has begun to emerge among</w:t>
      </w:r>
      <w:r w:rsidRPr="00791FBE">
        <w:rPr>
          <w:rFonts w:cs="Times New Roman"/>
          <w:sz w:val="16"/>
        </w:rPr>
        <w:t xml:space="preserve"> policy makers and </w:t>
      </w:r>
      <w:r w:rsidRPr="00791FBE">
        <w:rPr>
          <w:rStyle w:val="StyleUnderline"/>
          <w:rFonts w:cs="Times New Roman"/>
        </w:rPr>
        <w:t>opinion leaders that</w:t>
      </w:r>
      <w:r w:rsidRPr="00791FBE">
        <w:rPr>
          <w:rFonts w:cs="Times New Roman"/>
          <w:sz w:val="16"/>
        </w:rPr>
        <w:t xml:space="preserve"> global </w:t>
      </w:r>
      <w:r w:rsidRPr="00791FBE">
        <w:rPr>
          <w:rStyle w:val="StyleUnderline"/>
          <w:rFonts w:cs="Times New Roman"/>
        </w:rPr>
        <w:t>warming may</w:t>
      </w:r>
      <w:r w:rsidRPr="00791FBE">
        <w:rPr>
          <w:rFonts w:cs="Times New Roman"/>
          <w:sz w:val="16"/>
        </w:rPr>
        <w:t xml:space="preserve"> well </w:t>
      </w:r>
      <w:r w:rsidRPr="00791FBE">
        <w:rPr>
          <w:rStyle w:val="StyleUnderline"/>
          <w:rFonts w:cs="Times New Roman"/>
        </w:rPr>
        <w:t>result in increased civil and</w:t>
      </w:r>
      <w:r w:rsidRPr="00791FBE">
        <w:rPr>
          <w:rFonts w:cs="Times New Roman"/>
          <w:sz w:val="16"/>
        </w:rPr>
        <w:t xml:space="preserve"> even </w:t>
      </w:r>
      <w:r w:rsidRPr="00791FBE">
        <w:rPr>
          <w:rStyle w:val="StyleUnderline"/>
          <w:rFonts w:cs="Times New Roman"/>
        </w:rPr>
        <w:t>interstate warfare</w:t>
      </w:r>
      <w:r w:rsidRPr="00791FBE">
        <w:rPr>
          <w:rFonts w:cs="Times New Roman"/>
          <w:sz w:val="16"/>
        </w:rPr>
        <w:t xml:space="preserve">, as groups and nations compete for water, soil, or oil. Authoritative bodies, leading government officials, and even the Nobel Peace prize committee have highlighted the prospect that climate change will give rise to more heated confrontations as communities compete in a warmer world. </w:t>
      </w:r>
      <w:r w:rsidRPr="00791FBE">
        <w:rPr>
          <w:rStyle w:val="StyleUnderline"/>
          <w:rFonts w:cs="Times New Roman"/>
        </w:rPr>
        <w:t>Where the basic science of climate change preceded policy</w:t>
      </w:r>
      <w:r w:rsidRPr="00791FBE">
        <w:rPr>
          <w:rFonts w:cs="Times New Roman"/>
          <w:sz w:val="16"/>
        </w:rPr>
        <w:t xml:space="preserve">, </w:t>
      </w:r>
      <w:r w:rsidRPr="00791FBE">
        <w:rPr>
          <w:rStyle w:val="StyleUnderline"/>
          <w:rFonts w:cs="Times New Roman"/>
        </w:rPr>
        <w:t>this second consensus among politicians and pundits about climate and conflict</w:t>
      </w:r>
      <w:r w:rsidRPr="00791FBE">
        <w:rPr>
          <w:rFonts w:cs="Times New Roman"/>
          <w:sz w:val="16"/>
        </w:rPr>
        <w:t xml:space="preserve"> </w:t>
      </w:r>
      <w:r w:rsidRPr="00791FBE">
        <w:rPr>
          <w:rStyle w:val="Emphasis"/>
          <w:rFonts w:cs="Times New Roman"/>
        </w:rPr>
        <w:t>formed in the absence of substantial scientific evidence</w:t>
      </w:r>
      <w:r w:rsidRPr="00791FBE">
        <w:rPr>
          <w:rFonts w:cs="Times New Roman"/>
          <w:sz w:val="16"/>
        </w:rPr>
        <w:t xml:space="preserve">. </w:t>
      </w:r>
      <w:r w:rsidRPr="00791FBE">
        <w:rPr>
          <w:rStyle w:val="StyleUnderline"/>
          <w:rFonts w:cs="Times New Roman"/>
        </w:rPr>
        <w:t>While anecdote</w:t>
      </w:r>
      <w:r w:rsidRPr="00791FBE">
        <w:rPr>
          <w:rFonts w:cs="Times New Roman"/>
          <w:sz w:val="16"/>
        </w:rPr>
        <w:t xml:space="preserve"> and some focused statistical research </w:t>
      </w:r>
      <w:r w:rsidRPr="00791FBE">
        <w:rPr>
          <w:rStyle w:val="StyleUnderline"/>
          <w:rFonts w:cs="Times New Roman"/>
        </w:rPr>
        <w:t>suggests</w:t>
      </w:r>
      <w:r w:rsidRPr="00791FBE">
        <w:rPr>
          <w:rFonts w:cs="Times New Roman"/>
          <w:sz w:val="16"/>
        </w:rPr>
        <w:t xml:space="preserve"> that </w:t>
      </w:r>
      <w:r w:rsidRPr="00791FBE">
        <w:rPr>
          <w:rStyle w:val="StyleUnderline"/>
          <w:rFonts w:cs="Times New Roman"/>
        </w:rPr>
        <w:t>civil conflict may have worsened</w:t>
      </w:r>
      <w:r w:rsidRPr="00791FBE">
        <w:rPr>
          <w:rFonts w:cs="Times New Roman"/>
          <w:sz w:val="16"/>
        </w:rPr>
        <w:t xml:space="preserve"> in response to recent climate change in developing regions (c.f., Homer-Dixon 1991, 1994; Burke et al. 2009). </w:t>
      </w:r>
      <w:r w:rsidRPr="00791FBE">
        <w:rPr>
          <w:rStyle w:val="StyleUnderline"/>
          <w:rFonts w:cs="Times New Roman"/>
        </w:rPr>
        <w:t>these claims have been</w:t>
      </w:r>
      <w:r w:rsidRPr="00791FBE">
        <w:rPr>
          <w:rFonts w:cs="Times New Roman"/>
          <w:sz w:val="16"/>
        </w:rPr>
        <w:t xml:space="preserve"> </w:t>
      </w:r>
      <w:r w:rsidRPr="00791FBE">
        <w:rPr>
          <w:rStyle w:val="Emphasis"/>
          <w:rFonts w:cs="Times New Roman"/>
        </w:rPr>
        <w:t>severely criticized</w:t>
      </w:r>
      <w:r w:rsidRPr="00791FBE">
        <w:rPr>
          <w:rFonts w:cs="Times New Roman"/>
          <w:sz w:val="16"/>
        </w:rPr>
        <w:t xml:space="preserve"> </w:t>
      </w:r>
      <w:r w:rsidRPr="00791FBE">
        <w:rPr>
          <w:rStyle w:val="StyleUnderline"/>
          <w:rFonts w:cs="Times New Roman"/>
        </w:rPr>
        <w:t>by other studies</w:t>
      </w:r>
      <w:r w:rsidRPr="00791FBE">
        <w:rPr>
          <w:rFonts w:cs="Times New Roman"/>
          <w:sz w:val="16"/>
        </w:rPr>
        <w:t xml:space="preserve"> (Nordas &amp; Gleditsch 2007; Buhaug et al. 2010: Buhaug 2010).1 In contrast, </w:t>
      </w:r>
      <w:r w:rsidRPr="00791FBE">
        <w:rPr>
          <w:rStyle w:val="Emphasis"/>
          <w:rFonts w:cs="Times New Roman"/>
        </w:rPr>
        <w:t>long-term macro statistical studies</w:t>
      </w:r>
      <w:r w:rsidRPr="00791FBE">
        <w:rPr>
          <w:rFonts w:cs="Times New Roman"/>
          <w:sz w:val="16"/>
        </w:rPr>
        <w:t xml:space="preserve"> </w:t>
      </w:r>
      <w:r w:rsidRPr="00791FBE">
        <w:rPr>
          <w:rStyle w:val="StyleUnderline"/>
          <w:rFonts w:cs="Times New Roman"/>
        </w:rPr>
        <w:t>find that</w:t>
      </w:r>
      <w:r w:rsidRPr="00791FBE">
        <w:rPr>
          <w:rFonts w:cs="Times New Roman"/>
          <w:sz w:val="16"/>
        </w:rPr>
        <w:t xml:space="preserve"> </w:t>
      </w:r>
      <w:r w:rsidRPr="00791FBE">
        <w:rPr>
          <w:rStyle w:val="Emphasis"/>
          <w:rFonts w:cs="Times New Roman"/>
        </w:rPr>
        <w:t>conflict increases in periods of climatic chill</w:t>
      </w:r>
      <w:r w:rsidRPr="00791FBE">
        <w:rPr>
          <w:rFonts w:cs="Times New Roman"/>
          <w:sz w:val="16"/>
        </w:rPr>
        <w:t xml:space="preserve"> (Zhang et al. 2006, 2007; Tol &amp; Wagner 2010).2 </w:t>
      </w:r>
      <w:r w:rsidRPr="00791FBE">
        <w:rPr>
          <w:rStyle w:val="StyleUnderline"/>
          <w:rFonts w:cs="Times New Roman"/>
        </w:rPr>
        <w:t>Research on the more recent past reveals that interstate conflict has declined in the second half of the twentieth century, the</w:t>
      </w:r>
      <w:r w:rsidRPr="00791FBE">
        <w:rPr>
          <w:rFonts w:cs="Times New Roman"/>
          <w:sz w:val="16"/>
        </w:rPr>
        <w:t xml:space="preserve"> very </w:t>
      </w:r>
      <w:r w:rsidRPr="00791FBE">
        <w:rPr>
          <w:rStyle w:val="StyleUnderline"/>
          <w:rFonts w:cs="Times New Roman"/>
        </w:rPr>
        <w:t>period during which global warming has begun to make itself felt</w:t>
      </w:r>
      <w:r w:rsidRPr="00791FBE">
        <w:rPr>
          <w:rFonts w:cs="Times New Roman"/>
          <w:sz w:val="16"/>
        </w:rPr>
        <w:t xml:space="preserve"> (Goldstein 2002; Levy et al. 2001; Luard 1986, 1988; Hensel 2002; Sarkees, et al. 2003; Mueller 2009).3 While talk of a ''climatic peace” is premature, broader </w:t>
      </w:r>
      <w:r w:rsidRPr="00791FBE">
        <w:rPr>
          <w:rStyle w:val="StyleUnderline"/>
          <w:rFonts w:cs="Times New Roman"/>
        </w:rPr>
        <w:t>claims that global warming causes conflict must be evaluated in light of</w:t>
      </w:r>
      <w:r w:rsidRPr="00791FBE">
        <w:rPr>
          <w:rFonts w:cs="Times New Roman"/>
          <w:sz w:val="16"/>
        </w:rPr>
        <w:t xml:space="preserve"> </w:t>
      </w:r>
      <w:r w:rsidRPr="00791FBE">
        <w:rPr>
          <w:rStyle w:val="Emphasis"/>
          <w:rFonts w:cs="Times New Roman"/>
        </w:rPr>
        <w:t>countervailing evidence</w:t>
      </w:r>
      <w:r w:rsidRPr="00791FBE">
        <w:rPr>
          <w:rFonts w:cs="Times New Roman"/>
          <w:sz w:val="16"/>
        </w:rPr>
        <w:t xml:space="preserve"> and a contrasting set of causal theoretical claims.4</w:t>
      </w:r>
    </w:p>
    <w:p w14:paraId="162F93B9" w14:textId="77777777" w:rsidR="00B210F8" w:rsidRPr="00791FBE" w:rsidRDefault="00B210F8" w:rsidP="00B210F8">
      <w:pPr>
        <w:rPr>
          <w:rFonts w:cs="Times New Roman"/>
        </w:rPr>
      </w:pPr>
    </w:p>
    <w:p w14:paraId="3A42EEF5" w14:textId="77777777" w:rsidR="00B210F8" w:rsidRPr="00791FBE" w:rsidRDefault="00B210F8" w:rsidP="00B210F8">
      <w:pPr>
        <w:rPr>
          <w:rFonts w:cs="Times New Roman"/>
        </w:rPr>
      </w:pPr>
    </w:p>
    <w:p w14:paraId="34D6032C" w14:textId="77777777" w:rsidR="00B210F8" w:rsidRPr="00791FBE" w:rsidRDefault="00B210F8" w:rsidP="00B210F8">
      <w:pPr>
        <w:pStyle w:val="Heading2"/>
        <w:rPr>
          <w:rFonts w:cs="Times New Roman"/>
        </w:rPr>
      </w:pPr>
      <w:r w:rsidRPr="00791FBE">
        <w:rPr>
          <w:rFonts w:cs="Times New Roman"/>
        </w:rPr>
        <w:t>Extensions</w:t>
      </w:r>
    </w:p>
    <w:p w14:paraId="1144847B" w14:textId="77777777" w:rsidR="00B210F8" w:rsidRPr="00791FBE" w:rsidRDefault="00B210F8" w:rsidP="00B210F8">
      <w:pPr>
        <w:rPr>
          <w:rFonts w:cs="Times New Roman"/>
        </w:rPr>
      </w:pPr>
    </w:p>
    <w:p w14:paraId="0C9B1FD4" w14:textId="77777777" w:rsidR="00B210F8" w:rsidRPr="00791FBE" w:rsidRDefault="00B210F8" w:rsidP="00B210F8">
      <w:pPr>
        <w:pStyle w:val="Heading3"/>
        <w:rPr>
          <w:rFonts w:cs="Times New Roman"/>
        </w:rPr>
      </w:pPr>
      <w:r w:rsidRPr="00791FBE">
        <w:rPr>
          <w:rFonts w:cs="Times New Roman"/>
        </w:rPr>
        <w:t>Status Quo Solves Extension</w:t>
      </w:r>
    </w:p>
    <w:p w14:paraId="3620C3E2" w14:textId="77777777" w:rsidR="00B210F8" w:rsidRPr="00791FBE" w:rsidRDefault="00B210F8" w:rsidP="00B210F8">
      <w:pPr>
        <w:rPr>
          <w:rFonts w:cs="Times New Roman"/>
        </w:rPr>
      </w:pPr>
    </w:p>
    <w:p w14:paraId="220793F7" w14:textId="77777777" w:rsidR="00B210F8" w:rsidRPr="00791FBE" w:rsidRDefault="00B210F8" w:rsidP="00B210F8">
      <w:pPr>
        <w:pStyle w:val="Heading4"/>
        <w:rPr>
          <w:rFonts w:cs="Times New Roman"/>
        </w:rPr>
      </w:pPr>
      <w:r w:rsidRPr="00791FBE">
        <w:rPr>
          <w:rFonts w:cs="Times New Roman"/>
        </w:rPr>
        <w:t xml:space="preserve">Trump inaction doesn’t stop the transition—it speeds it up </w:t>
      </w:r>
    </w:p>
    <w:p w14:paraId="17C41C90" w14:textId="77777777" w:rsidR="00B210F8" w:rsidRPr="00791FBE" w:rsidRDefault="00B210F8" w:rsidP="00B210F8">
      <w:pPr>
        <w:rPr>
          <w:rFonts w:cs="Times New Roman"/>
          <w:sz w:val="16"/>
        </w:rPr>
      </w:pPr>
      <w:r w:rsidRPr="00791FBE">
        <w:rPr>
          <w:rFonts w:cs="Times New Roman"/>
          <w:sz w:val="16"/>
        </w:rPr>
        <w:t xml:space="preserve">Alex </w:t>
      </w:r>
      <w:r w:rsidRPr="00791FBE">
        <w:rPr>
          <w:rStyle w:val="Style13ptBold"/>
          <w:rFonts w:cs="Times New Roman"/>
        </w:rPr>
        <w:t>Steffenfollow, 3-16</w:t>
      </w:r>
      <w:r w:rsidRPr="00791FBE">
        <w:rPr>
          <w:rFonts w:cs="Times New Roman"/>
          <w:sz w:val="16"/>
        </w:rPr>
        <w:t>-2017, an award-winning writer, speaker and foresight consultant, “One of the world’s leading voices on sustainability and the future of the planet” (Vancouver Sun).   Alex is a prolific writer and public thinker, having written thousands of pieces, been profiled in numerous media interviews and given hundreds of talks to audiences around the world. Over the last ten years he has also advised some of the world’s most forward-looking institutions, investors, philanthropists and NGOs.   In 2013-2014, he was Planetary Futurist in Residence at the design and innovation firm IDEO.   His 2012 book Carbon Zero: Imagining cities that can save the planet is an exploration of the kinds of design, technological and policy innovations that can transform our cities into low-carbon engines of prosperity.   From 2003 – 2010, he ran the pioneering sustainability and social innovation project Worldchanging.com, and edited two best-selling Worldchanging books.   "The Smokestacks Come Tumbling Down – The Nearly Now," Nearly Now, https://thenearlynow.com/the-smokestacks-come-tumbling-down-c03ba1294522#.hiezjqfhn</w:t>
      </w:r>
    </w:p>
    <w:p w14:paraId="59886BC5" w14:textId="77777777" w:rsidR="00B210F8" w:rsidRPr="00791FBE" w:rsidRDefault="00B210F8" w:rsidP="00B210F8">
      <w:pPr>
        <w:rPr>
          <w:rFonts w:cs="Times New Roman"/>
          <w:sz w:val="16"/>
        </w:rPr>
      </w:pPr>
      <w:r w:rsidRPr="00791FBE">
        <w:rPr>
          <w:rFonts w:cs="Times New Roman"/>
          <w:sz w:val="16"/>
        </w:rPr>
        <w:t xml:space="preserve">Donald </w:t>
      </w:r>
      <w:r w:rsidRPr="00791FBE">
        <w:rPr>
          <w:rFonts w:cs="Times New Roman"/>
          <w:u w:val="single"/>
        </w:rPr>
        <w:t>Trump is the best thing to happen to climate action in years</w:t>
      </w:r>
      <w:r w:rsidRPr="00791FBE">
        <w:rPr>
          <w:rFonts w:cs="Times New Roman"/>
          <w:sz w:val="16"/>
        </w:rPr>
        <w:t xml:space="preserve">. That might sound crazy. These days, with the Trump gang on a smashing spree through America’s science and environmental laws, it’s easy to feel pessimistic. </w:t>
      </w:r>
      <w:r w:rsidRPr="00791FBE">
        <w:rPr>
          <w:rFonts w:cs="Times New Roman"/>
          <w:u w:val="single"/>
        </w:rPr>
        <w:t xml:space="preserve">It’s easy to think that with progress being rolled back </w:t>
      </w:r>
      <w:r w:rsidRPr="00791FBE">
        <w:rPr>
          <w:rFonts w:cs="Times New Roman"/>
          <w:sz w:val="16"/>
        </w:rPr>
        <w:t xml:space="preserve">that took decades to put in place, </w:t>
      </w:r>
      <w:r w:rsidRPr="00791FBE">
        <w:rPr>
          <w:rFonts w:cs="Times New Roman"/>
          <w:u w:val="single"/>
        </w:rPr>
        <w:t>we’ve lost</w:t>
      </w:r>
      <w:r w:rsidRPr="00791FBE">
        <w:rPr>
          <w:rFonts w:cs="Times New Roman"/>
          <w:sz w:val="16"/>
        </w:rPr>
        <w:t xml:space="preserve"> the climate fight. </w:t>
      </w:r>
      <w:r w:rsidRPr="00791FBE">
        <w:rPr>
          <w:rFonts w:cs="Times New Roman"/>
          <w:u w:val="single"/>
        </w:rPr>
        <w:t>But</w:t>
      </w:r>
      <w:r w:rsidRPr="00791FBE">
        <w:rPr>
          <w:rFonts w:cs="Times New Roman"/>
          <w:sz w:val="16"/>
        </w:rPr>
        <w:t xml:space="preserve"> I think that’s wrong. I think Trump and his carbon cronies are not displaying strength, they’re showing enormous weakness — and not only have they not won, </w:t>
      </w:r>
      <w:r w:rsidRPr="00791FBE">
        <w:rPr>
          <w:rFonts w:cs="Times New Roman"/>
          <w:u w:val="single"/>
        </w:rPr>
        <w:t>they're actually doing us a unintended favor. They’re making it easier to win not the small increments of progress of the last three decades, but large-scale disruptive progress.</w:t>
      </w:r>
      <w:r w:rsidRPr="00791FBE">
        <w:rPr>
          <w:rFonts w:cs="Times New Roman"/>
          <w:sz w:val="16"/>
        </w:rPr>
        <w:t xml:space="preserve"> They’re assisting in the birth of the low-carbon future.</w:t>
      </w:r>
    </w:p>
    <w:p w14:paraId="619B4BE4" w14:textId="77777777" w:rsidR="00B210F8" w:rsidRPr="00791FBE" w:rsidRDefault="00B210F8" w:rsidP="00B210F8">
      <w:pPr>
        <w:rPr>
          <w:rFonts w:cs="Times New Roman"/>
          <w:b/>
        </w:rPr>
      </w:pPr>
      <w:r w:rsidRPr="00791FBE">
        <w:rPr>
          <w:rFonts w:cs="Times New Roman"/>
          <w:b/>
        </w:rPr>
        <w:t>…CONTINUED…</w:t>
      </w:r>
    </w:p>
    <w:p w14:paraId="1DBB562D" w14:textId="77777777" w:rsidR="00B210F8" w:rsidRPr="00791FBE" w:rsidRDefault="00B210F8" w:rsidP="00B210F8">
      <w:pPr>
        <w:rPr>
          <w:rFonts w:cs="Times New Roman"/>
          <w:u w:val="single"/>
        </w:rPr>
      </w:pPr>
      <w:r w:rsidRPr="00791FBE">
        <w:rPr>
          <w:rFonts w:cs="Times New Roman"/>
          <w:u w:val="single"/>
        </w:rPr>
        <w:t>Had</w:t>
      </w:r>
      <w:r w:rsidRPr="00791FBE">
        <w:rPr>
          <w:rFonts w:cs="Times New Roman"/>
          <w:sz w:val="14"/>
        </w:rPr>
        <w:t xml:space="preserve"> Hillary </w:t>
      </w:r>
      <w:r w:rsidRPr="00791FBE">
        <w:rPr>
          <w:rFonts w:cs="Times New Roman"/>
          <w:u w:val="single"/>
        </w:rPr>
        <w:t xml:space="preserve">Clinton won, we might well have had comparatively bold action </w:t>
      </w:r>
      <w:r w:rsidRPr="00791FBE">
        <w:rPr>
          <w:rFonts w:cs="Times New Roman"/>
          <w:sz w:val="14"/>
        </w:rPr>
        <w:t xml:space="preserve">at the Federal level. Then again, given Republican control of Congress, probably not. </w:t>
      </w:r>
      <w:r w:rsidRPr="00791FBE">
        <w:rPr>
          <w:rFonts w:cs="Times New Roman"/>
          <w:u w:val="single"/>
        </w:rPr>
        <w:t>What we definitely would not have gotten is politically confrontational change</w:t>
      </w:r>
      <w:r w:rsidRPr="00791FBE">
        <w:rPr>
          <w:rFonts w:cs="Times New Roman"/>
          <w:sz w:val="14"/>
        </w:rPr>
        <w:t xml:space="preserve">, and it would have been difficult to demand it. </w:t>
      </w:r>
      <w:r w:rsidRPr="00791FBE">
        <w:rPr>
          <w:rFonts w:cs="Times New Roman"/>
          <w:u w:val="single"/>
        </w:rPr>
        <w:t>Trump in the White House frees us, in this sense. The Republicans are already all-in on climate denialism and delay.</w:t>
      </w:r>
      <w:r w:rsidRPr="00791FBE">
        <w:rPr>
          <w:rFonts w:cs="Times New Roman"/>
          <w:sz w:val="14"/>
        </w:rPr>
        <w:t xml:space="preserve"> They’re doing everything they can to make sure Americans (and people elsewhere) burn as much coal, oil and gas possible. Neither those building the new economy nor the climate advocacy movement have anything — anything at all — to lose from making bold plays, now. That, my friends, is huge mistake on their part. The GOP’s binge politics has given us freedom of action Second, </w:t>
      </w:r>
      <w:r w:rsidRPr="00791FBE">
        <w:rPr>
          <w:rFonts w:cs="Times New Roman"/>
          <w:u w:val="single"/>
        </w:rPr>
        <w:t>most of the economy (as we discussed above) already has more to gain than to lose from climate action. As awareness rises, more and more of these companies and institutions will become at least moderate climate action advocates. (We can already see a huge gulf in attitudes between companies with largely American investors and executives and the rest of the world — I strongly suspect that gulf will close.) What we might think of as the main bulk of the economy is already ready for rapid progress</w:t>
      </w:r>
      <w:r w:rsidRPr="00791FBE">
        <w:rPr>
          <w:rFonts w:cs="Times New Roman"/>
          <w:sz w:val="14"/>
        </w:rPr>
        <w:t xml:space="preserve">. Third, </w:t>
      </w:r>
      <w:r w:rsidRPr="00791FBE">
        <w:rPr>
          <w:rFonts w:cs="Times New Roman"/>
          <w:u w:val="single"/>
        </w:rPr>
        <w:t>decoupling is creating a larger and larger base of players that not only are harmed by inaction, but that benefit from the demise of fossil fuels and unsustainable practices. For these players, the political barriers that protect high-carbon industries represent targets</w:t>
      </w:r>
      <w:r w:rsidRPr="00791FBE">
        <w:rPr>
          <w:rFonts w:cs="Times New Roman"/>
          <w:sz w:val="14"/>
        </w:rPr>
        <w:t xml:space="preserve">. </w:t>
      </w:r>
      <w:r w:rsidRPr="00791FBE">
        <w:rPr>
          <w:rFonts w:cs="Times New Roman"/>
          <w:u w:val="single"/>
        </w:rPr>
        <w:t>The faster the high-carbon companies fail, the better off their successor companies will be.</w:t>
      </w:r>
      <w:r w:rsidRPr="00791FBE">
        <w:rPr>
          <w:rFonts w:cs="Times New Roman"/>
          <w:sz w:val="14"/>
        </w:rPr>
        <w:t xml:space="preserve"> In a world where responsible policy can only lead to the end of fossil fuels, the politics of high- and low-carbon players are largely zero sum: what benefits one, hurts the other. </w:t>
      </w:r>
      <w:r w:rsidRPr="00791FBE">
        <w:rPr>
          <w:rFonts w:cs="Times New Roman"/>
          <w:u w:val="single"/>
        </w:rPr>
        <w:t>That means climate action is no longer a political fight between dirty industry and environmentalists</w:t>
      </w:r>
      <w:r w:rsidRPr="00791FBE">
        <w:rPr>
          <w:rFonts w:cs="Times New Roman"/>
          <w:sz w:val="14"/>
        </w:rPr>
        <w:t>, or even between a dead-ender Carbon Lobby and advocates for sane policy — </w:t>
      </w:r>
      <w:r w:rsidRPr="00791FBE">
        <w:rPr>
          <w:rFonts w:cs="Times New Roman"/>
          <w:u w:val="single"/>
        </w:rPr>
        <w:t>it has become a contest between competing economies, competing futures. And given the technological and global economic torque on old systems, the new may well eat the old. For here’s the great weakness of high-carbon systems: the same political barriers erected to protect them from change have made them fragile when exposed to the kinds of political and economic pressures unfolding around us. And those barriers are weaker than they look.</w:t>
      </w:r>
    </w:p>
    <w:p w14:paraId="36E5C8DA" w14:textId="77777777" w:rsidR="00B210F8" w:rsidRPr="00791FBE" w:rsidRDefault="00B210F8" w:rsidP="00B210F8">
      <w:pPr>
        <w:rPr>
          <w:rFonts w:cs="Times New Roman"/>
          <w:u w:val="single"/>
        </w:rPr>
      </w:pPr>
    </w:p>
    <w:p w14:paraId="28571822" w14:textId="77777777" w:rsidR="00B210F8" w:rsidRPr="00791FBE" w:rsidRDefault="00B210F8" w:rsidP="00B210F8">
      <w:pPr>
        <w:pStyle w:val="Heading4"/>
        <w:rPr>
          <w:rFonts w:cs="Times New Roman"/>
        </w:rPr>
      </w:pPr>
      <w:r w:rsidRPr="00791FBE">
        <w:rPr>
          <w:rFonts w:cs="Times New Roman"/>
        </w:rPr>
        <w:t>Green tech explosion now</w:t>
      </w:r>
    </w:p>
    <w:p w14:paraId="30458806" w14:textId="77777777" w:rsidR="00B210F8" w:rsidRPr="00791FBE" w:rsidRDefault="00B210F8" w:rsidP="00B210F8">
      <w:pPr>
        <w:rPr>
          <w:rFonts w:cs="Times New Roman"/>
        </w:rPr>
      </w:pPr>
      <w:r w:rsidRPr="00791FBE">
        <w:rPr>
          <w:rStyle w:val="Style13ptBold"/>
          <w:rFonts w:cs="Times New Roman"/>
        </w:rPr>
        <w:t>Schellnhuber et al. 16</w:t>
      </w:r>
    </w:p>
    <w:p w14:paraId="76802671" w14:textId="77777777" w:rsidR="00B210F8" w:rsidRPr="00791FBE" w:rsidRDefault="00B210F8" w:rsidP="00B210F8">
      <w:pPr>
        <w:rPr>
          <w:rFonts w:cs="Times New Roman"/>
          <w:sz w:val="16"/>
          <w:szCs w:val="16"/>
        </w:rPr>
      </w:pPr>
      <w:r w:rsidRPr="00791FBE">
        <w:rPr>
          <w:rFonts w:cs="Times New Roman"/>
          <w:sz w:val="16"/>
          <w:szCs w:val="16"/>
        </w:rPr>
        <w:t xml:space="preserve">(German theoretical physicist and founding director of the Potsdam Institute for Climate Impact Research and chair of the German Advisory Council on Global Change, </w:t>
      </w:r>
    </w:p>
    <w:p w14:paraId="2D4FBC35" w14:textId="77777777" w:rsidR="00B210F8" w:rsidRPr="00791FBE" w:rsidRDefault="00B210F8" w:rsidP="00B210F8">
      <w:pPr>
        <w:rPr>
          <w:rFonts w:cs="Times New Roman"/>
          <w:sz w:val="16"/>
          <w:szCs w:val="16"/>
        </w:rPr>
      </w:pPr>
      <w:r w:rsidRPr="00791FBE">
        <w:rPr>
          <w:rFonts w:cs="Times New Roman"/>
          <w:sz w:val="16"/>
          <w:szCs w:val="16"/>
        </w:rPr>
        <w:t xml:space="preserve">Hans Joachim, Stefan Rahmstorf, and Ricarda Winkelmann, Potsdam Institute for Climate Impact Research, “Why the right climate target was agreed in Paris,” Nature Climate Change 6, 649–653) </w:t>
      </w:r>
    </w:p>
    <w:p w14:paraId="66F3FA2B" w14:textId="77777777" w:rsidR="00B210F8" w:rsidRPr="00791FBE" w:rsidRDefault="00B210F8" w:rsidP="00B210F8">
      <w:pPr>
        <w:rPr>
          <w:rFonts w:cs="Times New Roman"/>
          <w:sz w:val="14"/>
        </w:rPr>
      </w:pPr>
      <w:r w:rsidRPr="00791FBE">
        <w:rPr>
          <w:rStyle w:val="StyleUnderline"/>
          <w:rFonts w:cs="Times New Roman"/>
        </w:rPr>
        <w:t xml:space="preserve">Several analysts have recently claimed that the 2 °C line is already untenable16, 17, but they failed to underpin their 'impossibility hypothesis' </w:t>
      </w:r>
      <w:r w:rsidRPr="00791FBE">
        <w:rPr>
          <w:rStyle w:val="Emphasis"/>
          <w:rFonts w:cs="Times New Roman"/>
        </w:rPr>
        <w:t>with concrete calculations</w:t>
      </w:r>
      <w:r w:rsidRPr="00791FBE">
        <w:rPr>
          <w:rFonts w:cs="Times New Roman"/>
          <w:sz w:val="14"/>
        </w:rPr>
        <w:t xml:space="preserve">, so the prime reference point remains the monumental 2014 assessment provided by Working Group III of the IPCC2. This assessment concludes that </w:t>
      </w:r>
      <w:r w:rsidRPr="00791FBE">
        <w:rPr>
          <w:rStyle w:val="StyleUnderline"/>
          <w:rFonts w:cs="Times New Roman"/>
        </w:rPr>
        <w:t xml:space="preserve">the 2 °C guardrail </w:t>
      </w:r>
      <w:r w:rsidRPr="00791FBE">
        <w:rPr>
          <w:rStyle w:val="Emphasis"/>
          <w:rFonts w:cs="Times New Roman"/>
        </w:rPr>
        <w:t>can be respected</w:t>
      </w:r>
      <w:r w:rsidRPr="00791FBE">
        <w:rPr>
          <w:rStyle w:val="StyleUnderline"/>
          <w:rFonts w:cs="Times New Roman"/>
        </w:rPr>
        <w:t xml:space="preserve"> at moderate cost under certain</w:t>
      </w:r>
      <w:r w:rsidRPr="00791FBE">
        <w:rPr>
          <w:rFonts w:cs="Times New Roman"/>
          <w:sz w:val="14"/>
        </w:rPr>
        <w:t xml:space="preserve"> (not entirely unreasonable) assumptions, including the realization of 'negative-emissions' schemes. However, the enormous challenges associated with massive atmospheric CO2 removal or negative emissions have been highlighted by several experts18. A recent study19 nevertheless maintains that </w:t>
      </w:r>
      <w:r w:rsidRPr="00791FBE">
        <w:rPr>
          <w:rStyle w:val="StyleUnderline"/>
          <w:rFonts w:cs="Times New Roman"/>
        </w:rPr>
        <w:t xml:space="preserve">anthropogenic global warming </w:t>
      </w:r>
      <w:r w:rsidRPr="00791FBE">
        <w:rPr>
          <w:rStyle w:val="Emphasis"/>
          <w:rFonts w:cs="Times New Roman"/>
        </w:rPr>
        <w:t>could be confined to 1.5 °C</w:t>
      </w:r>
      <w:r w:rsidRPr="00791FBE">
        <w:rPr>
          <w:rFonts w:cs="Times New Roman"/>
          <w:sz w:val="14"/>
        </w:rPr>
        <w:t xml:space="preserve">, an environmental excursion that would probably allow for the survival of most of the low-lying island states. The </w:t>
      </w:r>
      <w:r w:rsidRPr="00791FBE">
        <w:rPr>
          <w:rStyle w:val="StyleUnderline"/>
          <w:rFonts w:cs="Times New Roman"/>
        </w:rPr>
        <w:t>Paris</w:t>
      </w:r>
      <w:r w:rsidRPr="00791FBE">
        <w:rPr>
          <w:rFonts w:cs="Times New Roman"/>
          <w:sz w:val="14"/>
        </w:rPr>
        <w:t xml:space="preserve"> Agreement1 formally </w:t>
      </w:r>
      <w:r w:rsidRPr="00791FBE">
        <w:rPr>
          <w:rStyle w:val="StyleUnderline"/>
          <w:rFonts w:cs="Times New Roman"/>
        </w:rPr>
        <w:t>invites the IPCC to explore</w:t>
      </w:r>
      <w:r w:rsidRPr="00791FBE">
        <w:rPr>
          <w:rFonts w:cs="Times New Roman"/>
          <w:sz w:val="14"/>
        </w:rPr>
        <w:t xml:space="preserve"> — by 2018, in a Special Report — global </w:t>
      </w:r>
      <w:r w:rsidRPr="00791FBE">
        <w:rPr>
          <w:rStyle w:val="StyleUnderline"/>
          <w:rFonts w:cs="Times New Roman"/>
        </w:rPr>
        <w:t xml:space="preserve">emissions pathways </w:t>
      </w:r>
      <w:r w:rsidRPr="00791FBE">
        <w:rPr>
          <w:rStyle w:val="Emphasis"/>
          <w:rFonts w:cs="Times New Roman"/>
        </w:rPr>
        <w:t>consistent with the lower end of the temperature target range</w:t>
      </w:r>
      <w:r w:rsidRPr="00791FBE">
        <w:rPr>
          <w:rFonts w:cs="Times New Roman"/>
          <w:sz w:val="14"/>
        </w:rPr>
        <w:t xml:space="preserve">. The 2014 IPCC analysis has to be applauded for shattering the sweeping infeasibility myth. However, the authors of this Commentary are not convinced that decarbonization will necessarily come in the form of such a planned, smooth, centennial-scale transition. We think that </w:t>
      </w:r>
      <w:r w:rsidRPr="00791FBE">
        <w:rPr>
          <w:rStyle w:val="StyleUnderline"/>
          <w:rFonts w:cs="Times New Roman"/>
        </w:rPr>
        <w:t xml:space="preserve">a better chance to deliver on the Paris promises can be generated by an alternative and more plausible route: in order to avoid the need to </w:t>
      </w:r>
      <w:r w:rsidRPr="00791FBE">
        <w:rPr>
          <w:rStyle w:val="Emphasis"/>
          <w:rFonts w:cs="Times New Roman"/>
        </w:rPr>
        <w:t>recourse to negative emissions as a late-regrets magic bullet</w:t>
      </w:r>
      <w:r w:rsidRPr="00791FBE">
        <w:rPr>
          <w:rStyle w:val="StyleUnderline"/>
          <w:rFonts w:cs="Times New Roman"/>
        </w:rPr>
        <w:t xml:space="preserve"> (with questionable outcome), </w:t>
      </w:r>
      <w:r w:rsidRPr="00791FBE">
        <w:rPr>
          <w:rStyle w:val="Emphasis"/>
          <w:rFonts w:cs="Times New Roman"/>
        </w:rPr>
        <w:t>renewable energies</w:t>
      </w:r>
      <w:r w:rsidRPr="00791FBE">
        <w:rPr>
          <w:rStyle w:val="StyleUnderline"/>
          <w:rFonts w:cs="Times New Roman"/>
        </w:rPr>
        <w:t xml:space="preserve"> and efficiency technologies </w:t>
      </w:r>
      <w:r w:rsidRPr="00791FBE">
        <w:rPr>
          <w:rStyle w:val="Emphasis"/>
          <w:rFonts w:cs="Times New Roman"/>
        </w:rPr>
        <w:t>could be scaled up exponentially</w:t>
      </w:r>
      <w:r w:rsidRPr="00791FBE">
        <w:rPr>
          <w:rFonts w:cs="Times New Roman"/>
          <w:sz w:val="14"/>
        </w:rPr>
        <w:t xml:space="preserve">, more rapidly than envisaged in the integrated assessment models behind the IPCC scenarios. We expect that </w:t>
      </w:r>
      <w:r w:rsidRPr="00791FBE">
        <w:rPr>
          <w:rStyle w:val="StyleUnderline"/>
          <w:rFonts w:cs="Times New Roman"/>
        </w:rPr>
        <w:t xml:space="preserve">such a </w:t>
      </w:r>
      <w:r w:rsidRPr="00791FBE">
        <w:rPr>
          <w:rStyle w:val="Emphasis"/>
          <w:rFonts w:cs="Times New Roman"/>
        </w:rPr>
        <w:t>'technical explosion'</w:t>
      </w:r>
      <w:r w:rsidRPr="00791FBE">
        <w:rPr>
          <w:rStyle w:val="StyleUnderline"/>
          <w:rFonts w:cs="Times New Roman"/>
        </w:rPr>
        <w:t xml:space="preserve"> will be matched by an </w:t>
      </w:r>
      <w:r w:rsidRPr="00791FBE">
        <w:rPr>
          <w:rStyle w:val="Emphasis"/>
          <w:rFonts w:cs="Times New Roman"/>
        </w:rPr>
        <w:t>'induced implosion' of</w:t>
      </w:r>
      <w:r w:rsidRPr="00791FBE">
        <w:rPr>
          <w:rStyle w:val="StyleUnderline"/>
          <w:rFonts w:cs="Times New Roman"/>
        </w:rPr>
        <w:t xml:space="preserve"> the incumbent industrial metabolism nourished by </w:t>
      </w:r>
      <w:r w:rsidRPr="00791FBE">
        <w:rPr>
          <w:rStyle w:val="Emphasis"/>
          <w:rFonts w:cs="Times New Roman"/>
        </w:rPr>
        <w:t>coal, oil and gas</w:t>
      </w:r>
      <w:r w:rsidRPr="00791FBE">
        <w:rPr>
          <w:rFonts w:cs="Times New Roman"/>
          <w:sz w:val="14"/>
        </w:rPr>
        <w:t xml:space="preserve">. Among the driving processes, investment dynamics is crucial, and this dynamic might in fact transgress its own tipping point in response to the narrative transpiring from Paris. This has often been described as the bursting of the 'carbon bubble'20. Yet what could be concrete triggers of such a disruptive change in asset fluxes? We can think of at least three causative pathways, which all have to do with expectation and fear. First, there is the classical hypothesis that a strong climate agreement paves the way towards carbon-pricing instruments that will be adopted by more and more nation states in the medium term. As a consequence, investors anticipating the so-induced rise in fossil business costs should make the rational choice to opt out of that business. Second, there is a growing risk/chance that morals are going to interfere significantly with economics. </w:t>
      </w:r>
      <w:r w:rsidRPr="00791FBE">
        <w:rPr>
          <w:rStyle w:val="StyleUnderline"/>
          <w:rFonts w:cs="Times New Roman"/>
        </w:rPr>
        <w:t xml:space="preserve">The so-called </w:t>
      </w:r>
      <w:r w:rsidRPr="00791FBE">
        <w:rPr>
          <w:rStyle w:val="Emphasis"/>
          <w:rFonts w:cs="Times New Roman"/>
        </w:rPr>
        <w:t>divestment campaign</w:t>
      </w:r>
      <w:r w:rsidRPr="00791FBE">
        <w:rPr>
          <w:rStyle w:val="StyleUnderline"/>
          <w:rFonts w:cs="Times New Roman"/>
        </w:rPr>
        <w:t xml:space="preserve"> has become a </w:t>
      </w:r>
      <w:r w:rsidRPr="00791FBE">
        <w:rPr>
          <w:rStyle w:val="Emphasis"/>
          <w:rFonts w:cs="Times New Roman"/>
        </w:rPr>
        <w:t>global social movement</w:t>
      </w:r>
      <w:r w:rsidRPr="00791FBE">
        <w:rPr>
          <w:rStyle w:val="StyleUnderline"/>
          <w:rFonts w:cs="Times New Roman"/>
        </w:rPr>
        <w:t xml:space="preserve"> that </w:t>
      </w:r>
      <w:r w:rsidRPr="00791FBE">
        <w:rPr>
          <w:rStyle w:val="Emphasis"/>
          <w:rFonts w:cs="Times New Roman"/>
        </w:rPr>
        <w:t>demands</w:t>
      </w:r>
      <w:r w:rsidRPr="00791FBE">
        <w:rPr>
          <w:rStyle w:val="StyleUnderline"/>
          <w:rFonts w:cs="Times New Roman"/>
        </w:rPr>
        <w:t xml:space="preserve"> leaving most of the fossil fuel resources in the ground</w:t>
      </w:r>
      <w:r w:rsidRPr="00791FBE">
        <w:rPr>
          <w:rFonts w:cs="Times New Roman"/>
          <w:sz w:val="14"/>
        </w:rPr>
        <w:t xml:space="preserve">21, 22. In public, many business leaders and government officials still try to ridicule or dismiss this sentiment surge within civil society. Yet in private conversations they admit their worries that particularly institutional investors (such as pension funds or big foundations) might be 'infected' by the divestment virus. Third, there is Schumpeter's 'creative destruction' that might instigate a systemic innovation of the existing economic structures. Let us briefly elaborate on this: when studying industrial history for a better understanding of transformational processes, one encounters certain evidence for a semi-quantitative rule, known </w:t>
      </w:r>
      <w:r w:rsidRPr="00791FBE">
        <w:rPr>
          <w:rStyle w:val="StyleUnderline"/>
          <w:rFonts w:cs="Times New Roman"/>
        </w:rPr>
        <w:t>as Pareto Principle</w:t>
      </w:r>
      <w:r w:rsidRPr="00791FBE">
        <w:rPr>
          <w:rFonts w:cs="Times New Roman"/>
          <w:sz w:val="14"/>
        </w:rPr>
        <w:t xml:space="preserve">23, </w:t>
      </w:r>
      <w:r w:rsidRPr="00791FBE">
        <w:rPr>
          <w:rStyle w:val="StyleUnderline"/>
          <w:rFonts w:cs="Times New Roman"/>
        </w:rPr>
        <w:t>which states that in heterogeneous community production systems, roughly 80% of the total output is typically generated by roughly 20% of the individual units involved.</w:t>
      </w:r>
      <w:r w:rsidRPr="00791FBE">
        <w:rPr>
          <w:rFonts w:cs="Times New Roman"/>
          <w:sz w:val="14"/>
        </w:rPr>
        <w:t xml:space="preserve"> The Italian economist Vilfredo Pareto originally formulated this empirical rule in his studies about the distribution of population and wealth and provided a number of supporting observations. </w:t>
      </w:r>
      <w:r w:rsidRPr="00791FBE">
        <w:rPr>
          <w:rStyle w:val="StyleUnderline"/>
          <w:rFonts w:cs="Times New Roman"/>
        </w:rPr>
        <w:t>The '80–20 law' was later found to work in numerous other contexts, including prominent examples from manufacturing, quality control, computing science and hazard protection</w:t>
      </w:r>
      <w:r w:rsidRPr="00791FBE">
        <w:rPr>
          <w:rFonts w:cs="Times New Roman"/>
          <w:sz w:val="14"/>
        </w:rPr>
        <w:t xml:space="preserve">24, 25. </w:t>
      </w:r>
      <w:r w:rsidRPr="00791FBE">
        <w:rPr>
          <w:rStyle w:val="StyleUnderline"/>
          <w:rFonts w:cs="Times New Roman"/>
        </w:rPr>
        <w:t xml:space="preserve">With respect to the Paris Agreement, the Pareto Principle </w:t>
      </w:r>
      <w:r w:rsidRPr="00791FBE">
        <w:rPr>
          <w:rStyle w:val="Emphasis"/>
          <w:rFonts w:cs="Times New Roman"/>
        </w:rPr>
        <w:t xml:space="preserve">could come into play </w:t>
      </w:r>
      <w:r w:rsidRPr="00791FBE">
        <w:rPr>
          <w:rFonts w:cs="Times New Roman"/>
          <w:sz w:val="14"/>
        </w:rPr>
        <w:t xml:space="preserve">in two different ways26: following the 'law of the vital few', it can be argued that </w:t>
      </w:r>
      <w:r w:rsidRPr="00791FBE">
        <w:rPr>
          <w:rStyle w:val="StyleUnderline"/>
          <w:rFonts w:cs="Times New Roman"/>
        </w:rPr>
        <w:t xml:space="preserve">the decarbonization of the world will be led by a critical minority of </w:t>
      </w:r>
      <w:r w:rsidRPr="00791FBE">
        <w:rPr>
          <w:rStyle w:val="Emphasis"/>
          <w:rFonts w:cs="Times New Roman"/>
        </w:rPr>
        <w:t>key agents</w:t>
      </w:r>
      <w:r w:rsidRPr="00791FBE">
        <w:rPr>
          <w:rStyle w:val="StyleUnderline"/>
          <w:rFonts w:cs="Times New Roman"/>
        </w:rPr>
        <w:t xml:space="preserve"> that advance transformative action</w:t>
      </w:r>
      <w:r w:rsidRPr="00791FBE">
        <w:rPr>
          <w:rFonts w:cs="Times New Roman"/>
          <w:sz w:val="14"/>
        </w:rPr>
        <w:t xml:space="preserve">. In fact, </w:t>
      </w:r>
      <w:r w:rsidRPr="00791FBE">
        <w:rPr>
          <w:rStyle w:val="StyleUnderline"/>
          <w:rFonts w:cs="Times New Roman"/>
        </w:rPr>
        <w:t xml:space="preserve">the </w:t>
      </w:r>
      <w:r w:rsidRPr="00791FBE">
        <w:rPr>
          <w:rStyle w:val="Emphasis"/>
          <w:rFonts w:cs="Times New Roman"/>
        </w:rPr>
        <w:t>i</w:t>
      </w:r>
      <w:r w:rsidRPr="00791FBE">
        <w:rPr>
          <w:rStyle w:val="StyleUnderline"/>
          <w:rFonts w:cs="Times New Roman"/>
        </w:rPr>
        <w:t xml:space="preserve">ntended </w:t>
      </w:r>
      <w:r w:rsidRPr="00791FBE">
        <w:rPr>
          <w:rStyle w:val="Emphasis"/>
          <w:rFonts w:cs="Times New Roman"/>
        </w:rPr>
        <w:t>n</w:t>
      </w:r>
      <w:r w:rsidRPr="00791FBE">
        <w:rPr>
          <w:rStyle w:val="StyleUnderline"/>
          <w:rFonts w:cs="Times New Roman"/>
        </w:rPr>
        <w:t xml:space="preserve">ationally </w:t>
      </w:r>
      <w:r w:rsidRPr="00791FBE">
        <w:rPr>
          <w:rStyle w:val="Emphasis"/>
          <w:rFonts w:cs="Times New Roman"/>
        </w:rPr>
        <w:t>d</w:t>
      </w:r>
      <w:r w:rsidRPr="00791FBE">
        <w:rPr>
          <w:rStyle w:val="StyleUnderline"/>
          <w:rFonts w:cs="Times New Roman"/>
        </w:rPr>
        <w:t xml:space="preserve">etermined </w:t>
      </w:r>
      <w:r w:rsidRPr="00791FBE">
        <w:rPr>
          <w:rStyle w:val="Emphasis"/>
          <w:rFonts w:cs="Times New Roman"/>
        </w:rPr>
        <w:t>c</w:t>
      </w:r>
      <w:r w:rsidRPr="00791FBE">
        <w:rPr>
          <w:rStyle w:val="StyleUnderline"/>
          <w:rFonts w:cs="Times New Roman"/>
        </w:rPr>
        <w:t>ontribution</w:t>
      </w:r>
      <w:r w:rsidRPr="00791FBE">
        <w:rPr>
          <w:rStyle w:val="Emphasis"/>
          <w:rFonts w:cs="Times New Roman"/>
        </w:rPr>
        <w:t>s</w:t>
      </w:r>
      <w:r w:rsidRPr="00791FBE">
        <w:rPr>
          <w:rStyle w:val="StyleUnderline"/>
          <w:rFonts w:cs="Times New Roman"/>
        </w:rPr>
        <w:t xml:space="preserve"> submitted by crucial countries in the run-up to COP21 are </w:t>
      </w:r>
      <w:r w:rsidRPr="00791FBE">
        <w:rPr>
          <w:rStyle w:val="Emphasis"/>
          <w:rFonts w:cs="Times New Roman"/>
        </w:rPr>
        <w:t>not sufficient</w:t>
      </w:r>
      <w:r w:rsidRPr="00791FBE">
        <w:rPr>
          <w:rStyle w:val="StyleUnderline"/>
          <w:rFonts w:cs="Times New Roman"/>
        </w:rPr>
        <w:t xml:space="preserve"> in terms of medium-term emissions reductions, yet may </w:t>
      </w:r>
      <w:r w:rsidRPr="00791FBE">
        <w:rPr>
          <w:rStyle w:val="Emphasis"/>
          <w:rFonts w:cs="Times New Roman"/>
        </w:rPr>
        <w:t>initialize an accelerating diversion of development pathways away from fossil trajectories</w:t>
      </w:r>
      <w:r w:rsidRPr="00791FBE">
        <w:rPr>
          <w:rFonts w:cs="Times New Roman"/>
          <w:sz w:val="14"/>
        </w:rPr>
        <w:t xml:space="preserve">. </w:t>
      </w:r>
      <w:r w:rsidRPr="00791FBE">
        <w:rPr>
          <w:rStyle w:val="StyleUnderline"/>
          <w:rFonts w:cs="Times New Roman"/>
        </w:rPr>
        <w:t xml:space="preserve">China has recently </w:t>
      </w:r>
      <w:r w:rsidRPr="00791FBE">
        <w:rPr>
          <w:rStyle w:val="Emphasis"/>
          <w:rFonts w:cs="Times New Roman"/>
        </w:rPr>
        <w:t>announced the closure of a thousand coal mines</w:t>
      </w:r>
      <w:r w:rsidRPr="00791FBE">
        <w:rPr>
          <w:rStyle w:val="StyleUnderline"/>
          <w:rFonts w:cs="Times New Roman"/>
        </w:rPr>
        <w:t xml:space="preserve"> as its coal use is falling and expected to continue its decline, and India </w:t>
      </w:r>
      <w:r w:rsidRPr="00791FBE">
        <w:rPr>
          <w:rStyle w:val="Emphasis"/>
          <w:rFonts w:cs="Times New Roman"/>
        </w:rPr>
        <w:t>appears very serious about implementing its colossal renewables target</w:t>
      </w:r>
      <w:r w:rsidRPr="00791FBE">
        <w:rPr>
          <w:rStyle w:val="StyleUnderline"/>
          <w:rFonts w:cs="Times New Roman"/>
        </w:rPr>
        <w:t xml:space="preserve"> announced before Paris.</w:t>
      </w:r>
      <w:r w:rsidRPr="00791FBE">
        <w:rPr>
          <w:rFonts w:cs="Times New Roman"/>
          <w:sz w:val="14"/>
        </w:rPr>
        <w:t xml:space="preserve"> </w:t>
      </w:r>
      <w:r w:rsidRPr="00791FBE">
        <w:rPr>
          <w:rStyle w:val="Emphasis"/>
          <w:rFonts w:cs="Times New Roman"/>
        </w:rPr>
        <w:t>These</w:t>
      </w:r>
      <w:r w:rsidRPr="00791FBE">
        <w:rPr>
          <w:rStyle w:val="StyleUnderline"/>
          <w:rFonts w:cs="Times New Roman"/>
        </w:rPr>
        <w:t xml:space="preserve"> are self-amplifying developments that have the potential to </w:t>
      </w:r>
      <w:r w:rsidRPr="00791FBE">
        <w:rPr>
          <w:rStyle w:val="Emphasis"/>
          <w:rFonts w:cs="Times New Roman"/>
        </w:rPr>
        <w:t>tip the global market scales</w:t>
      </w:r>
      <w:r w:rsidRPr="00791FBE">
        <w:rPr>
          <w:rFonts w:cs="Times New Roman"/>
          <w:sz w:val="14"/>
        </w:rPr>
        <w:t xml:space="preserve">. Based on certain observations from industrial history and investment behavior (see, for example, ref. 27) we submit here also a different Pareto-type hypothesis: if a traditional and a novel business paradigm compete with each other, the old one tends to implode once the new one reaches a market penetration of about 15–20 percent (according to appropriate metrics). On the one hand, it can be argued that investors will perceive an alternative systems option as too marginal as long as its business share is clearly below 10%. For instance, in the 1990s solar electricity was expected to never rise to significance. On the other hand, asset managers are looking for emerging opportunities, where they are ahead of the pack and can expect above-average returns. Once the alternative systems option exceeds around a quarter of the overall pertinent business volume, it cannot be considered a smart minority choice any more. These two arguments combine to delineate a “basin of venture capital attraction” centred in the 15–20% domain. </w:t>
      </w:r>
      <w:r w:rsidRPr="00791FBE">
        <w:rPr>
          <w:rStyle w:val="StyleUnderline"/>
          <w:rFonts w:cs="Times New Roman"/>
        </w:rPr>
        <w:t>The share of new renewables is rapidly increasing</w:t>
      </w:r>
      <w:r w:rsidRPr="00791FBE">
        <w:rPr>
          <w:rFonts w:cs="Times New Roman"/>
          <w:sz w:val="14"/>
        </w:rPr>
        <w:t>28</w:t>
      </w:r>
      <w:r w:rsidRPr="00791FBE">
        <w:rPr>
          <w:rStyle w:val="StyleUnderline"/>
          <w:rFonts w:cs="Times New Roman"/>
        </w:rPr>
        <w:t xml:space="preserve">, especially in the electricity sector, and </w:t>
      </w:r>
      <w:r w:rsidRPr="00791FBE">
        <w:rPr>
          <w:rStyle w:val="Emphasis"/>
          <w:rFonts w:cs="Times New Roman"/>
        </w:rPr>
        <w:t>might quickly pass through this critical domain</w:t>
      </w:r>
      <w:r w:rsidRPr="00791FBE">
        <w:rPr>
          <w:rFonts w:cs="Times New Roman"/>
          <w:sz w:val="14"/>
        </w:rPr>
        <w:t xml:space="preserve">, as several examples on the national level teach us. A prime country example is provided by Denmark, which increased its wind share in total power demand to a new record in 2015, moving from 17% to 42% within just one decade29. By contrast, the renewables contribution to the overall global energy consumption only rose from 17% in 2004 to 19% in 201328. This does not indicate, however, that the dynamics got stuck in the 15–20% range; those numbers only mask several dramatic developments: first, the pertinent lion's share still refers to the 'old' renewables such as traditional biomass and conventional hydroelectricity, which are either resource-restricted or highly capital/planning-intensive. Those problems are much less serious for the 'new' renewables such as solar photovoltaics (solar PV), which has virtually no supply limits and is perfectly scalable. Second, </w:t>
      </w:r>
      <w:r w:rsidRPr="00791FBE">
        <w:rPr>
          <w:rStyle w:val="StyleUnderline"/>
          <w:rFonts w:cs="Times New Roman"/>
        </w:rPr>
        <w:t xml:space="preserve">entire energy market sectors such as transportation are </w:t>
      </w:r>
      <w:r w:rsidRPr="00791FBE">
        <w:rPr>
          <w:rStyle w:val="Emphasis"/>
          <w:rFonts w:cs="Times New Roman"/>
        </w:rPr>
        <w:t>poised for transformational change towards electrification</w:t>
      </w:r>
      <w:r w:rsidRPr="00791FBE">
        <w:rPr>
          <w:rFonts w:cs="Times New Roman"/>
          <w:sz w:val="14"/>
        </w:rPr>
        <w:t xml:space="preserve">, </w:t>
      </w:r>
      <w:r w:rsidRPr="00791FBE">
        <w:rPr>
          <w:rStyle w:val="StyleUnderline"/>
          <w:rFonts w:cs="Times New Roman"/>
        </w:rPr>
        <w:t>not least by imminent advances in storage technologies and operations</w:t>
      </w:r>
      <w:r w:rsidRPr="00791FBE">
        <w:rPr>
          <w:rFonts w:cs="Times New Roman"/>
          <w:sz w:val="14"/>
        </w:rPr>
        <w:t xml:space="preserve">. Therefore, </w:t>
      </w:r>
      <w:r w:rsidRPr="00791FBE">
        <w:rPr>
          <w:rStyle w:val="StyleUnderline"/>
          <w:rFonts w:cs="Times New Roman"/>
        </w:rPr>
        <w:t xml:space="preserve">we </w:t>
      </w:r>
      <w:r w:rsidRPr="00791FBE">
        <w:rPr>
          <w:rStyle w:val="Emphasis"/>
          <w:rFonts w:cs="Times New Roman"/>
        </w:rPr>
        <w:t>expect the new renewables to take the lead</w:t>
      </w:r>
      <w:r w:rsidRPr="00791FBE">
        <w:rPr>
          <w:rStyle w:val="StyleUnderline"/>
          <w:rFonts w:cs="Times New Roman"/>
        </w:rPr>
        <w:t xml:space="preserve"> and to </w:t>
      </w:r>
      <w:r w:rsidRPr="00791FBE">
        <w:rPr>
          <w:rStyle w:val="Emphasis"/>
          <w:rFonts w:cs="Times New Roman"/>
        </w:rPr>
        <w:t>push the total renewables share quickly beyond the 20% line.</w:t>
      </w:r>
      <w:r w:rsidRPr="00791FBE">
        <w:rPr>
          <w:rFonts w:cs="Times New Roman"/>
          <w:sz w:val="14"/>
        </w:rPr>
        <w:t xml:space="preserve"> </w:t>
      </w:r>
      <w:r w:rsidRPr="00791FBE">
        <w:rPr>
          <w:rStyle w:val="StyleUnderline"/>
          <w:rFonts w:cs="Times New Roman"/>
        </w:rPr>
        <w:t>A recent study</w:t>
      </w:r>
      <w:r w:rsidRPr="00791FBE">
        <w:rPr>
          <w:rFonts w:cs="Times New Roman"/>
          <w:sz w:val="14"/>
        </w:rPr>
        <w:t>30</w:t>
      </w:r>
      <w:r w:rsidRPr="00791FBE">
        <w:rPr>
          <w:rStyle w:val="StyleUnderline"/>
          <w:rFonts w:cs="Times New Roman"/>
        </w:rPr>
        <w:t xml:space="preserve"> confirms </w:t>
      </w:r>
      <w:r w:rsidRPr="00791FBE">
        <w:rPr>
          <w:rFonts w:cs="Times New Roman"/>
          <w:sz w:val="14"/>
        </w:rPr>
        <w:t>that</w:t>
      </w:r>
      <w:r w:rsidRPr="00791FBE">
        <w:rPr>
          <w:rStyle w:val="StyleUnderline"/>
          <w:rFonts w:cs="Times New Roman"/>
        </w:rPr>
        <w:t xml:space="preserve"> the deployment of solar and wind power capacities worldwide has </w:t>
      </w:r>
      <w:r w:rsidRPr="00791FBE">
        <w:rPr>
          <w:rStyle w:val="Emphasis"/>
          <w:rFonts w:cs="Times New Roman"/>
        </w:rPr>
        <w:t>increased exponentially</w:t>
      </w:r>
      <w:r w:rsidRPr="00791FBE">
        <w:rPr>
          <w:rStyle w:val="StyleUnderline"/>
          <w:rFonts w:cs="Times New Roman"/>
        </w:rPr>
        <w:t xml:space="preserve"> while the </w:t>
      </w:r>
      <w:r w:rsidRPr="00791FBE">
        <w:rPr>
          <w:rStyle w:val="Emphasis"/>
          <w:rFonts w:cs="Times New Roman"/>
        </w:rPr>
        <w:t>costs</w:t>
      </w:r>
      <w:r w:rsidRPr="00791FBE">
        <w:rPr>
          <w:rStyle w:val="StyleUnderline"/>
          <w:rFonts w:cs="Times New Roman"/>
        </w:rPr>
        <w:t xml:space="preserve"> of solar and wind power generation </w:t>
      </w:r>
      <w:r w:rsidRPr="00791FBE">
        <w:rPr>
          <w:rStyle w:val="Emphasis"/>
          <w:rFonts w:cs="Times New Roman"/>
        </w:rPr>
        <w:t>have fallen in a similarly non-linear fashion</w:t>
      </w:r>
      <w:r w:rsidRPr="00791FBE">
        <w:rPr>
          <w:rFonts w:cs="Times New Roman"/>
          <w:sz w:val="14"/>
        </w:rPr>
        <w:t xml:space="preserve"> (Fig. 3). In retrospective, these developments may be considered as transgression of regional and global tipping points.</w:t>
      </w:r>
    </w:p>
    <w:p w14:paraId="38D13750" w14:textId="77777777" w:rsidR="00B210F8" w:rsidRPr="00791FBE" w:rsidRDefault="00B210F8" w:rsidP="00B210F8">
      <w:pPr>
        <w:rPr>
          <w:rFonts w:cs="Times New Roman"/>
          <w:u w:val="single"/>
        </w:rPr>
      </w:pPr>
    </w:p>
    <w:p w14:paraId="4D43BCEC" w14:textId="77777777" w:rsidR="00B210F8" w:rsidRPr="00791FBE" w:rsidRDefault="00B210F8" w:rsidP="00B210F8">
      <w:pPr>
        <w:pStyle w:val="Heading3"/>
        <w:rPr>
          <w:rFonts w:cs="Times New Roman"/>
        </w:rPr>
      </w:pPr>
      <w:r w:rsidRPr="00791FBE">
        <w:rPr>
          <w:rFonts w:cs="Times New Roman"/>
        </w:rPr>
        <w:t>No Extinction</w:t>
      </w:r>
    </w:p>
    <w:p w14:paraId="3AB380CD" w14:textId="77777777" w:rsidR="00B210F8" w:rsidRPr="00791FBE" w:rsidRDefault="00B210F8" w:rsidP="00B210F8">
      <w:pPr>
        <w:pStyle w:val="Heading4"/>
        <w:rPr>
          <w:rFonts w:cs="Times New Roman"/>
        </w:rPr>
      </w:pPr>
      <w:r w:rsidRPr="00791FBE">
        <w:rPr>
          <w:rFonts w:cs="Times New Roman"/>
        </w:rPr>
        <w:t>No extinction—intervening actors</w:t>
      </w:r>
    </w:p>
    <w:p w14:paraId="136114DD" w14:textId="77777777" w:rsidR="00B210F8" w:rsidRPr="00791FBE" w:rsidRDefault="00B210F8" w:rsidP="00B210F8">
      <w:pPr>
        <w:rPr>
          <w:rFonts w:cs="Times New Roman"/>
          <w:sz w:val="16"/>
          <w:szCs w:val="16"/>
        </w:rPr>
      </w:pPr>
      <w:r w:rsidRPr="00791FBE">
        <w:rPr>
          <w:rStyle w:val="Style13ptBold"/>
          <w:rFonts w:cs="Times New Roman"/>
        </w:rPr>
        <w:t>Muller 12</w:t>
      </w:r>
      <w:r w:rsidRPr="00791FBE">
        <w:rPr>
          <w:rFonts w:cs="Times New Roman"/>
          <w:sz w:val="16"/>
          <w:szCs w:val="16"/>
        </w:rPr>
        <w:t xml:space="preserve"> (Jonatas, Writer on Ethics and Existential Risks, “Analysis of Existential Risks”, Online: </w:t>
      </w:r>
      <w:hyperlink r:id="rId36" w:history="1">
        <w:r w:rsidRPr="00791FBE">
          <w:rPr>
            <w:rStyle w:val="Hyperlink"/>
            <w:rFonts w:cs="Times New Roman"/>
            <w:sz w:val="16"/>
            <w:szCs w:val="16"/>
          </w:rPr>
          <w:t>http://www.jonatasmuller.com/x-risks.pdf</w:t>
        </w:r>
      </w:hyperlink>
      <w:r w:rsidRPr="00791FBE">
        <w:rPr>
          <w:rFonts w:cs="Times New Roman"/>
          <w:sz w:val="16"/>
          <w:szCs w:val="16"/>
        </w:rPr>
        <w:t>)</w:t>
      </w:r>
    </w:p>
    <w:p w14:paraId="0E6A1457" w14:textId="77777777" w:rsidR="00B210F8" w:rsidRPr="00791FBE" w:rsidRDefault="00B210F8" w:rsidP="00B210F8">
      <w:pPr>
        <w:rPr>
          <w:rFonts w:cs="Times New Roman"/>
          <w:u w:val="single"/>
        </w:rPr>
      </w:pPr>
      <w:r w:rsidRPr="00791FBE">
        <w:rPr>
          <w:rStyle w:val="TitleChar"/>
          <w:rFonts w:cs="Times New Roman"/>
        </w:rPr>
        <w:t>A runaway global warming, one in which the temperature rises could be a self- reinforcing process, has been cited as an existential risk.</w:t>
      </w:r>
      <w:r w:rsidRPr="00791FBE">
        <w:rPr>
          <w:rFonts w:cs="Times New Roman"/>
          <w:b/>
          <w:u w:val="single"/>
        </w:rPr>
        <w:t xml:space="preserve"> </w:t>
      </w:r>
      <w:r w:rsidRPr="00791FBE">
        <w:rPr>
          <w:rFonts w:cs="Times New Roman"/>
          <w:b/>
          <w:sz w:val="16"/>
        </w:rPr>
        <w:t xml:space="preserve">Predictions show that the Arctic ice could melt completely within a few years, releasing methane currently trapped in the sea bed (Walter et al. 2007). Methane is a more powerful greenhouse gas than carbon dioxide. Abrupt methane releases from frozen regions may have been involved in two extinction events on this planet, 55 million years ago in the Paleocene– Eocene Thermal Maximum, and 251 million years ago in the Permian–Triassic extinction event. </w:t>
      </w:r>
      <w:r w:rsidRPr="00791FBE">
        <w:rPr>
          <w:rStyle w:val="TitleChar"/>
          <w:rFonts w:cs="Times New Roman"/>
        </w:rPr>
        <w:t xml:space="preserve">The fact that similar global warmings have happened before in the history of our planet is a likely indication that the present global warming would not be of a runaway nature. Theoretical ways exist to </w:t>
      </w:r>
      <w:r w:rsidRPr="00791FBE">
        <w:rPr>
          <w:rStyle w:val="Emphasis"/>
          <w:rFonts w:cs="Times New Roman"/>
          <w:b w:val="0"/>
        </w:rPr>
        <w:t>reverse</w:t>
      </w:r>
      <w:r w:rsidRPr="00791FBE">
        <w:rPr>
          <w:rStyle w:val="TitleChar"/>
          <w:rFonts w:cs="Times New Roman"/>
        </w:rPr>
        <w:t xml:space="preserve"> global </w:t>
      </w:r>
      <w:r w:rsidRPr="00791FBE">
        <w:rPr>
          <w:rStyle w:val="Emphasis"/>
          <w:rFonts w:cs="Times New Roman"/>
          <w:b w:val="0"/>
        </w:rPr>
        <w:t>warmings</w:t>
      </w:r>
      <w:r w:rsidRPr="00791FBE">
        <w:rPr>
          <w:rStyle w:val="TitleChar"/>
          <w:rFonts w:cs="Times New Roman"/>
        </w:rPr>
        <w:t xml:space="preserve"> with technology, which may include </w:t>
      </w:r>
      <w:r w:rsidRPr="00791FBE">
        <w:rPr>
          <w:rStyle w:val="Emphasis"/>
          <w:rFonts w:cs="Times New Roman"/>
          <w:b w:val="0"/>
        </w:rPr>
        <w:t>capturing greenhouse gases</w:t>
      </w:r>
      <w:r w:rsidRPr="00791FBE">
        <w:rPr>
          <w:rStyle w:val="TitleChar"/>
          <w:rFonts w:cs="Times New Roman"/>
        </w:rPr>
        <w:t xml:space="preserve"> from the atmosphere, </w:t>
      </w:r>
      <w:r w:rsidRPr="00791FBE">
        <w:rPr>
          <w:rStyle w:val="Emphasis"/>
          <w:rFonts w:cs="Times New Roman"/>
          <w:b w:val="0"/>
        </w:rPr>
        <w:t>deflecting solar radiation</w:t>
      </w:r>
      <w:r w:rsidRPr="00791FBE">
        <w:rPr>
          <w:rStyle w:val="TitleChar"/>
          <w:rFonts w:cs="Times New Roman"/>
        </w:rPr>
        <w:t xml:space="preserve">, </w:t>
      </w:r>
      <w:r w:rsidRPr="00791FBE">
        <w:rPr>
          <w:rStyle w:val="Emphasis"/>
          <w:rFonts w:cs="Times New Roman"/>
          <w:b w:val="0"/>
        </w:rPr>
        <w:t>among other strategies</w:t>
      </w:r>
      <w:r w:rsidRPr="00791FBE">
        <w:rPr>
          <w:rFonts w:cs="Times New Roman"/>
          <w:b/>
          <w:sz w:val="16"/>
        </w:rPr>
        <w:t>. For instance, organisms such as algae are being bioengineered to convert atmospheric greenhouse gases into biofuels (Venter 2008).</w:t>
      </w:r>
      <w:r w:rsidRPr="00791FBE">
        <w:rPr>
          <w:rFonts w:cs="Times New Roman"/>
          <w:b/>
          <w:u w:val="single"/>
        </w:rPr>
        <w:t xml:space="preserve"> </w:t>
      </w:r>
      <w:r w:rsidRPr="00791FBE">
        <w:rPr>
          <w:rStyle w:val="Emphasis"/>
          <w:rFonts w:cs="Times New Roman"/>
          <w:b w:val="0"/>
        </w:rPr>
        <w:t>Though they may cause imbalances, these methods would</w:t>
      </w:r>
      <w:r w:rsidRPr="00791FBE">
        <w:rPr>
          <w:rStyle w:val="TitleChar"/>
          <w:rFonts w:cs="Times New Roman"/>
        </w:rPr>
        <w:t xml:space="preserve"> seem to </w:t>
      </w:r>
      <w:r w:rsidRPr="00791FBE">
        <w:rPr>
          <w:rStyle w:val="Emphasis"/>
          <w:rFonts w:cs="Times New Roman"/>
          <w:b w:val="0"/>
        </w:rPr>
        <w:t>prevent</w:t>
      </w:r>
      <w:r w:rsidRPr="00791FBE">
        <w:rPr>
          <w:rStyle w:val="TitleChar"/>
          <w:rFonts w:cs="Times New Roman"/>
        </w:rPr>
        <w:t xml:space="preserve"> global </w:t>
      </w:r>
      <w:r w:rsidRPr="00791FBE">
        <w:rPr>
          <w:rStyle w:val="Emphasis"/>
          <w:rFonts w:cs="Times New Roman"/>
          <w:b w:val="0"/>
        </w:rPr>
        <w:t>warming from being an existential risk in the worst case scenario</w:t>
      </w:r>
      <w:r w:rsidRPr="00791FBE">
        <w:rPr>
          <w:rStyle w:val="TitleChar"/>
          <w:rFonts w:cs="Times New Roman"/>
        </w:rPr>
        <w:t>, but it may still produce catastrophic results.</w:t>
      </w:r>
    </w:p>
    <w:p w14:paraId="169B0DF9" w14:textId="77777777" w:rsidR="00B210F8" w:rsidRPr="00791FBE" w:rsidRDefault="00B210F8" w:rsidP="00B210F8">
      <w:pPr>
        <w:rPr>
          <w:rFonts w:cs="Times New Roman"/>
        </w:rPr>
      </w:pPr>
    </w:p>
    <w:p w14:paraId="5573BE0E" w14:textId="77777777" w:rsidR="00B210F8" w:rsidRPr="00791FBE" w:rsidRDefault="00B210F8" w:rsidP="00B210F8">
      <w:pPr>
        <w:pStyle w:val="Heading4"/>
        <w:rPr>
          <w:rFonts w:cs="Times New Roman"/>
        </w:rPr>
      </w:pPr>
      <w:r w:rsidRPr="00791FBE">
        <w:rPr>
          <w:rStyle w:val="normaltextrun"/>
          <w:rFonts w:cs="Times New Roman"/>
        </w:rPr>
        <w:t xml:space="preserve">No </w:t>
      </w:r>
      <w:r w:rsidRPr="00791FBE">
        <w:rPr>
          <w:rFonts w:cs="Times New Roman"/>
        </w:rPr>
        <w:t>extinction</w:t>
      </w:r>
      <w:r w:rsidRPr="00791FBE">
        <w:rPr>
          <w:rStyle w:val="normaltextrun"/>
          <w:rFonts w:cs="Times New Roman"/>
        </w:rPr>
        <w:t xml:space="preserve"> from warming, we are capable of adapting </w:t>
      </w:r>
      <w:r w:rsidRPr="00791FBE">
        <w:rPr>
          <w:rStyle w:val="eop"/>
        </w:rPr>
        <w:t> </w:t>
      </w:r>
    </w:p>
    <w:p w14:paraId="544F0C8E" w14:textId="77777777" w:rsidR="00B210F8" w:rsidRPr="00791FBE" w:rsidRDefault="00B210F8" w:rsidP="00B210F8">
      <w:pPr>
        <w:pStyle w:val="paragraph"/>
        <w:spacing w:before="0" w:beforeAutospacing="0" w:after="0" w:afterAutospacing="0"/>
        <w:textAlignment w:val="baseline"/>
        <w:rPr>
          <w:rFonts w:cs="Times New Roman"/>
          <w:b/>
          <w:bCs/>
        </w:rPr>
      </w:pPr>
      <w:r w:rsidRPr="00791FBE">
        <w:rPr>
          <w:rStyle w:val="Style13ptBold"/>
          <w:rFonts w:eastAsiaTheme="majorEastAsia" w:cs="Times New Roman"/>
        </w:rPr>
        <w:t>Benton</w:t>
      </w:r>
      <w:r w:rsidRPr="00791FBE">
        <w:rPr>
          <w:rStyle w:val="Style13ptBold"/>
          <w:rFonts w:cs="Times New Roman"/>
        </w:rPr>
        <w:t> </w:t>
      </w:r>
      <w:r w:rsidRPr="00791FBE">
        <w:rPr>
          <w:rStyle w:val="Style13ptBold"/>
          <w:rFonts w:eastAsiaTheme="majorEastAsia" w:cs="Times New Roman"/>
        </w:rPr>
        <w:t>1</w:t>
      </w:r>
      <w:r w:rsidRPr="00791FBE">
        <w:rPr>
          <w:rStyle w:val="normaltextrun"/>
          <w:rFonts w:eastAsiaTheme="majorEastAsia" w:cs="Times New Roman"/>
          <w:bCs/>
        </w:rPr>
        <w:t>6</w:t>
      </w:r>
      <w:r w:rsidRPr="00791FBE">
        <w:rPr>
          <w:rStyle w:val="apple-converted-space"/>
          <w:rFonts w:cs="Times New Roman"/>
          <w:b/>
          <w:bCs/>
        </w:rPr>
        <w:t> </w:t>
      </w:r>
      <w:r w:rsidRPr="00791FBE">
        <w:rPr>
          <w:rStyle w:val="normaltextrun"/>
          <w:rFonts w:eastAsiaTheme="majorEastAsia" w:cs="Times New Roman"/>
        </w:rPr>
        <w:t>(Adam,</w:t>
      </w:r>
      <w:r w:rsidRPr="00791FBE">
        <w:rPr>
          <w:rStyle w:val="apple-converted-space"/>
          <w:rFonts w:cs="Times New Roman"/>
        </w:rPr>
        <w:t xml:space="preserve"> PhD student at the University of Liverpool studying human evolution, </w:t>
      </w:r>
      <w:r w:rsidRPr="00791FBE">
        <w:rPr>
          <w:rStyle w:val="normaltextrun"/>
          <w:rFonts w:eastAsiaTheme="majorEastAsia" w:cs="Times New Roman"/>
        </w:rPr>
        <w:t>filthy monkey men,</w:t>
      </w:r>
      <w:r w:rsidRPr="00791FBE">
        <w:rPr>
          <w:rStyle w:val="apple-converted-space"/>
          <w:rFonts w:cs="Times New Roman"/>
        </w:rPr>
        <w:t> </w:t>
      </w:r>
      <w:r w:rsidRPr="00791FBE">
        <w:rPr>
          <w:rStyle w:val="normaltextrun"/>
          <w:rFonts w:eastAsiaTheme="majorEastAsia" w:cs="Times New Roman"/>
        </w:rPr>
        <w:t>may 3, 2016,</w:t>
      </w:r>
      <w:r w:rsidRPr="00791FBE">
        <w:rPr>
          <w:rStyle w:val="apple-converted-space"/>
          <w:rFonts w:cs="Times New Roman"/>
        </w:rPr>
        <w:t> </w:t>
      </w:r>
      <w:r w:rsidRPr="00791FBE">
        <w:rPr>
          <w:rStyle w:val="normaltextrun"/>
          <w:rFonts w:eastAsiaTheme="majorEastAsia" w:cs="Times New Roman"/>
        </w:rPr>
        <w:t>http://www.evoanth.net/2016/05/03/humans-adapt-climate-change/)</w:t>
      </w:r>
      <w:r w:rsidRPr="00791FBE">
        <w:rPr>
          <w:rStyle w:val="eop"/>
          <w:b/>
        </w:rPr>
        <w:t> </w:t>
      </w:r>
    </w:p>
    <w:p w14:paraId="77A18BE2" w14:textId="77777777" w:rsidR="00B210F8" w:rsidRPr="00791FBE" w:rsidRDefault="00B210F8" w:rsidP="00B210F8">
      <w:pPr>
        <w:pStyle w:val="paragraph"/>
        <w:spacing w:before="0" w:beforeAutospacing="0" w:after="0" w:afterAutospacing="0"/>
        <w:textAlignment w:val="baseline"/>
        <w:rPr>
          <w:rStyle w:val="eop"/>
          <w:sz w:val="14"/>
        </w:rPr>
      </w:pPr>
      <w:r w:rsidRPr="00791FBE">
        <w:rPr>
          <w:rStyle w:val="normaltextrun"/>
          <w:rFonts w:eastAsiaTheme="majorEastAsia" w:cs="Times New Roman"/>
          <w:u w:val="single"/>
        </w:rPr>
        <w:t>The Neanderthals were very similar to us</w:t>
      </w:r>
      <w:r w:rsidRPr="00791FBE">
        <w:rPr>
          <w:rStyle w:val="normaltextrun"/>
          <w:rFonts w:eastAsiaTheme="majorEastAsia" w:cs="Times New Roman"/>
          <w:sz w:val="14"/>
        </w:rPr>
        <w:t>; to the point where we could even interbreed. Even their technology was equivalent to ours (although that’s because they stole it).</w:t>
      </w:r>
      <w:r w:rsidRPr="00791FBE">
        <w:rPr>
          <w:rStyle w:val="apple-converted-space"/>
          <w:rFonts w:cs="Times New Roman"/>
          <w:sz w:val="14"/>
        </w:rPr>
        <w:t> </w:t>
      </w:r>
      <w:r w:rsidRPr="00791FBE">
        <w:rPr>
          <w:rStyle w:val="normaltextrun"/>
          <w:rFonts w:eastAsiaTheme="majorEastAsia" w:cs="Times New Roman"/>
          <w:u w:val="single"/>
        </w:rPr>
        <w:t>Despite these similarities only one of us survived to the climate change of the ice age to the present.</w:t>
      </w:r>
      <w:r w:rsidRPr="00791FBE">
        <w:rPr>
          <w:rStyle w:val="apple-converted-space"/>
          <w:rFonts w:cs="Times New Roman"/>
          <w:sz w:val="14"/>
        </w:rPr>
        <w:t> </w:t>
      </w:r>
      <w:r w:rsidRPr="00791FBE">
        <w:rPr>
          <w:rStyle w:val="normaltextrun"/>
          <w:rFonts w:eastAsiaTheme="majorEastAsia" w:cs="Times New Roman"/>
          <w:sz w:val="14"/>
        </w:rPr>
        <w:t>Clue: it wasn’t the Neanderthals. Given these similarities, why they died out remains one of the biggest mysteries about human evolution. We have some promising ideas, but nothing concrete. However, although the why is still unknown researchers are beginning to hone in on how the extinction happened. The secret is in fossil teeth. These track changes in diet. Or, in the case of humans, lack of changes. It turns out climate change had relatively little impact on our ancestors’ lives. Neanderthal diets, on the other hand, were strongly influenced by the environment.</w:t>
      </w:r>
      <w:r w:rsidRPr="00791FBE">
        <w:rPr>
          <w:rStyle w:val="apple-converted-space"/>
          <w:rFonts w:cs="Times New Roman"/>
          <w:sz w:val="14"/>
        </w:rPr>
        <w:t> </w:t>
      </w:r>
      <w:r w:rsidRPr="00791FBE">
        <w:rPr>
          <w:rStyle w:val="normaltextrun"/>
          <w:rFonts w:eastAsiaTheme="majorEastAsia" w:cs="Times New Roman"/>
          <w:u w:val="single"/>
        </w:rPr>
        <w:t>It seems that we were able to adapt to the environment. Why is still a mystery, but the fact remains this would have given us an advantage over our big-browed cousins.</w:t>
      </w:r>
      <w:r w:rsidRPr="00791FBE">
        <w:rPr>
          <w:rStyle w:val="apple-converted-space"/>
          <w:rFonts w:cs="Times New Roman"/>
          <w:u w:val="single"/>
        </w:rPr>
        <w:t> </w:t>
      </w:r>
      <w:r w:rsidRPr="00791FBE">
        <w:rPr>
          <w:rStyle w:val="normaltextrun"/>
          <w:rFonts w:eastAsiaTheme="majorEastAsia" w:cs="Times New Roman"/>
          <w:sz w:val="14"/>
        </w:rPr>
        <w:t>Taking a bite out of climate change You could clean your teeth every day and make them look perfect. But that isn’t going to undo all the damage your diet does to them. The food you eat causes microscopic scratches and abrasions. A tell-tale fingerprint of what you’ve been doing. The tooth of</w:t>
      </w:r>
      <w:r w:rsidRPr="00791FBE">
        <w:rPr>
          <w:rStyle w:val="apple-converted-space"/>
          <w:rFonts w:cs="Times New Roman"/>
          <w:sz w:val="14"/>
        </w:rPr>
        <w:t> </w:t>
      </w:r>
      <w:r w:rsidRPr="00791FBE">
        <w:rPr>
          <w:rStyle w:val="spellingerror"/>
          <w:rFonts w:eastAsiaTheme="majorEastAsia" w:cs="Times New Roman"/>
          <w:sz w:val="14"/>
        </w:rPr>
        <w:t>sediba</w:t>
      </w:r>
      <w:r w:rsidRPr="00791FBE">
        <w:rPr>
          <w:rStyle w:val="normaltextrun"/>
          <w:rFonts w:eastAsiaTheme="majorEastAsia" w:cs="Times New Roman"/>
          <w:sz w:val="14"/>
        </w:rPr>
        <w:t>, with marks indicating a diet of hard foods The tooth of</w:t>
      </w:r>
      <w:r w:rsidRPr="00791FBE">
        <w:rPr>
          <w:rStyle w:val="apple-converted-space"/>
          <w:rFonts w:cs="Times New Roman"/>
          <w:sz w:val="14"/>
        </w:rPr>
        <w:t> </w:t>
      </w:r>
      <w:r w:rsidRPr="00791FBE">
        <w:rPr>
          <w:rStyle w:val="spellingerror"/>
          <w:rFonts w:eastAsiaTheme="majorEastAsia" w:cs="Times New Roman"/>
          <w:sz w:val="14"/>
        </w:rPr>
        <w:t>sediba</w:t>
      </w:r>
      <w:r w:rsidRPr="00791FBE">
        <w:rPr>
          <w:rStyle w:val="normaltextrun"/>
          <w:rFonts w:eastAsiaTheme="majorEastAsia" w:cs="Times New Roman"/>
          <w:sz w:val="14"/>
        </w:rPr>
        <w:t>, with marks indicating a diet of hard foods Albeit, a very low resolution fingerprint. Looking at this sort of</w:t>
      </w:r>
      <w:r w:rsidRPr="00791FBE">
        <w:rPr>
          <w:rStyle w:val="apple-converted-space"/>
          <w:rFonts w:cs="Times New Roman"/>
          <w:sz w:val="14"/>
        </w:rPr>
        <w:t> </w:t>
      </w:r>
      <w:r w:rsidRPr="00791FBE">
        <w:rPr>
          <w:rStyle w:val="spellingerror"/>
          <w:rFonts w:eastAsiaTheme="majorEastAsia" w:cs="Times New Roman"/>
          <w:sz w:val="14"/>
        </w:rPr>
        <w:t>microwear</w:t>
      </w:r>
      <w:r w:rsidRPr="00791FBE">
        <w:rPr>
          <w:rStyle w:val="apple-converted-space"/>
          <w:rFonts w:cs="Times New Roman"/>
          <w:sz w:val="14"/>
        </w:rPr>
        <w:t> </w:t>
      </w:r>
      <w:r w:rsidRPr="00791FBE">
        <w:rPr>
          <w:rStyle w:val="normaltextrun"/>
          <w:rFonts w:eastAsiaTheme="majorEastAsia" w:cs="Times New Roman"/>
          <w:sz w:val="14"/>
        </w:rPr>
        <w:t>can tell us if you’ve been eating between “hard” and “soft” food. But for more detail we must turn to another method, like stable isotope analysis. That’s why</w:t>
      </w:r>
      <w:r w:rsidRPr="00791FBE">
        <w:rPr>
          <w:rStyle w:val="apple-converted-space"/>
          <w:rFonts w:cs="Times New Roman"/>
          <w:sz w:val="14"/>
        </w:rPr>
        <w:t> </w:t>
      </w:r>
      <w:r w:rsidRPr="00791FBE">
        <w:rPr>
          <w:rStyle w:val="spellingerror"/>
          <w:rFonts w:eastAsiaTheme="majorEastAsia" w:cs="Times New Roman"/>
          <w:sz w:val="14"/>
        </w:rPr>
        <w:t>microwear</w:t>
      </w:r>
      <w:r w:rsidRPr="00791FBE">
        <w:rPr>
          <w:rStyle w:val="apple-converted-space"/>
          <w:rFonts w:cs="Times New Roman"/>
          <w:sz w:val="14"/>
        </w:rPr>
        <w:t> </w:t>
      </w:r>
      <w:r w:rsidRPr="00791FBE">
        <w:rPr>
          <w:rStyle w:val="normaltextrun"/>
          <w:rFonts w:eastAsiaTheme="majorEastAsia" w:cs="Times New Roman"/>
          <w:sz w:val="14"/>
        </w:rPr>
        <w:t>generally plays second fiddle in the study of human evolution. Until an international team of researchers</w:t>
      </w:r>
      <w:r w:rsidRPr="00791FBE">
        <w:rPr>
          <w:rStyle w:val="apple-converted-space"/>
          <w:rFonts w:cs="Times New Roman"/>
          <w:sz w:val="14"/>
        </w:rPr>
        <w:t> </w:t>
      </w:r>
      <w:r w:rsidRPr="00791FBE">
        <w:rPr>
          <w:rStyle w:val="spellingerror"/>
          <w:rFonts w:eastAsiaTheme="majorEastAsia" w:cs="Times New Roman"/>
          <w:sz w:val="14"/>
        </w:rPr>
        <w:t>realised</w:t>
      </w:r>
      <w:r w:rsidRPr="00791FBE">
        <w:rPr>
          <w:rStyle w:val="apple-converted-space"/>
          <w:rFonts w:cs="Times New Roman"/>
          <w:sz w:val="14"/>
        </w:rPr>
        <w:t> </w:t>
      </w:r>
      <w:r w:rsidRPr="00791FBE">
        <w:rPr>
          <w:rStyle w:val="normaltextrun"/>
          <w:rFonts w:eastAsiaTheme="majorEastAsia" w:cs="Times New Roman"/>
          <w:sz w:val="14"/>
        </w:rPr>
        <w:t>that</w:t>
      </w:r>
      <w:r w:rsidRPr="00791FBE">
        <w:rPr>
          <w:rStyle w:val="apple-converted-space"/>
          <w:rFonts w:cs="Times New Roman"/>
          <w:sz w:val="14"/>
        </w:rPr>
        <w:t> </w:t>
      </w:r>
      <w:r w:rsidRPr="00791FBE">
        <w:rPr>
          <w:rStyle w:val="spellingerror"/>
          <w:rFonts w:eastAsiaTheme="majorEastAsia" w:cs="Times New Roman"/>
          <w:sz w:val="14"/>
        </w:rPr>
        <w:t>microwear</w:t>
      </w:r>
      <w:r w:rsidRPr="00791FBE">
        <w:rPr>
          <w:rStyle w:val="apple-converted-space"/>
          <w:rFonts w:cs="Times New Roman"/>
          <w:sz w:val="14"/>
        </w:rPr>
        <w:t> </w:t>
      </w:r>
      <w:r w:rsidRPr="00791FBE">
        <w:rPr>
          <w:rStyle w:val="normaltextrun"/>
          <w:rFonts w:eastAsiaTheme="majorEastAsia" w:cs="Times New Roman"/>
          <w:sz w:val="14"/>
        </w:rPr>
        <w:t>could provide a lot of information about something else: dietary change.</w:t>
      </w:r>
      <w:r w:rsidRPr="00791FBE">
        <w:rPr>
          <w:rStyle w:val="apple-converted-space"/>
          <w:rFonts w:cs="Times New Roman"/>
          <w:sz w:val="14"/>
        </w:rPr>
        <w:t> </w:t>
      </w:r>
      <w:r w:rsidRPr="00791FBE">
        <w:rPr>
          <w:rStyle w:val="spellingerror"/>
          <w:rFonts w:eastAsiaTheme="majorEastAsia" w:cs="Times New Roman"/>
          <w:sz w:val="14"/>
        </w:rPr>
        <w:t>Microwear</w:t>
      </w:r>
      <w:r w:rsidRPr="00791FBE">
        <w:rPr>
          <w:rStyle w:val="apple-converted-space"/>
          <w:rFonts w:cs="Times New Roman"/>
          <w:sz w:val="14"/>
        </w:rPr>
        <w:t> </w:t>
      </w:r>
      <w:r w:rsidRPr="00791FBE">
        <w:rPr>
          <w:rStyle w:val="normaltextrun"/>
          <w:rFonts w:eastAsiaTheme="majorEastAsia" w:cs="Times New Roman"/>
          <w:sz w:val="14"/>
        </w:rPr>
        <w:t>might not be good at telling you exactly what was eaten, but its easy to study and present on every tooth. So it’s possible build up a huge database of tooth damage over time.</w:t>
      </w:r>
      <w:r w:rsidRPr="00791FBE">
        <w:rPr>
          <w:rStyle w:val="apple-converted-space"/>
          <w:rFonts w:cs="Times New Roman"/>
          <w:sz w:val="14"/>
        </w:rPr>
        <w:t> </w:t>
      </w:r>
      <w:r w:rsidRPr="00791FBE">
        <w:rPr>
          <w:rStyle w:val="normaltextrun"/>
          <w:rFonts w:eastAsiaTheme="majorEastAsia" w:cs="Times New Roman"/>
          <w:u w:val="single"/>
        </w:rPr>
        <w:t>Whilst we might only have 13 Neanderthals with stable isotope data available, these researchers could obtain information on more than 50 Neanderthals’ teeth. This information was compared to the local environment</w:t>
      </w:r>
      <w:r w:rsidRPr="00791FBE">
        <w:rPr>
          <w:rStyle w:val="apple-converted-space"/>
          <w:rFonts w:cs="Times New Roman"/>
          <w:sz w:val="14"/>
        </w:rPr>
        <w:t> </w:t>
      </w:r>
      <w:r w:rsidRPr="00791FBE">
        <w:rPr>
          <w:rStyle w:val="normaltextrun"/>
          <w:rFonts w:eastAsiaTheme="majorEastAsia" w:cs="Times New Roman"/>
          <w:sz w:val="14"/>
        </w:rPr>
        <w:t>(at the time the Neanderthals were alive. It’s changed a bit since then). They also repeated this same process with modern humans living around the same time.</w:t>
      </w:r>
      <w:r w:rsidRPr="00791FBE">
        <w:rPr>
          <w:rStyle w:val="apple-converted-space"/>
          <w:rFonts w:cs="Times New Roman"/>
          <w:sz w:val="14"/>
        </w:rPr>
        <w:t> </w:t>
      </w:r>
      <w:r w:rsidRPr="00791FBE">
        <w:rPr>
          <w:rStyle w:val="normaltextrun"/>
          <w:rFonts w:eastAsiaTheme="majorEastAsia" w:cs="Times New Roman"/>
          <w:u w:val="single"/>
        </w:rPr>
        <w:t>This comparison revealed the environment had a major impact on Neanderthal</w:t>
      </w:r>
      <w:r w:rsidRPr="00791FBE">
        <w:rPr>
          <w:rStyle w:val="apple-converted-space"/>
          <w:rFonts w:cs="Times New Roman"/>
          <w:u w:val="single"/>
        </w:rPr>
        <w:t> </w:t>
      </w:r>
      <w:r w:rsidRPr="00791FBE">
        <w:rPr>
          <w:rStyle w:val="spellingerror"/>
          <w:rFonts w:eastAsiaTheme="majorEastAsia" w:cs="Times New Roman"/>
          <w:sz w:val="14"/>
        </w:rPr>
        <w:t>microwear</w:t>
      </w:r>
      <w:r w:rsidRPr="00791FBE">
        <w:rPr>
          <w:rStyle w:val="apple-converted-space"/>
          <w:rFonts w:cs="Times New Roman"/>
          <w:sz w:val="14"/>
        </w:rPr>
        <w:t> </w:t>
      </w:r>
      <w:r w:rsidRPr="00791FBE">
        <w:rPr>
          <w:rStyle w:val="normaltextrun"/>
          <w:rFonts w:eastAsiaTheme="majorEastAsia" w:cs="Times New Roman"/>
          <w:sz w:val="14"/>
        </w:rPr>
        <w:t>and – by extension –</w:t>
      </w:r>
      <w:r w:rsidRPr="00791FBE">
        <w:rPr>
          <w:rStyle w:val="apple-converted-space"/>
          <w:rFonts w:cs="Times New Roman"/>
          <w:sz w:val="14"/>
        </w:rPr>
        <w:t> </w:t>
      </w:r>
      <w:r w:rsidRPr="00791FBE">
        <w:rPr>
          <w:rStyle w:val="normaltextrun"/>
          <w:rFonts w:eastAsiaTheme="majorEastAsia" w:cs="Times New Roman"/>
          <w:u w:val="single"/>
        </w:rPr>
        <w:t>diet</w:t>
      </w:r>
      <w:r w:rsidRPr="00791FBE">
        <w:rPr>
          <w:rStyle w:val="normaltextrun"/>
          <w:rFonts w:eastAsiaTheme="majorEastAsia" w:cs="Times New Roman"/>
          <w:sz w:val="14"/>
        </w:rPr>
        <w:t>. In particular, the variety of damage done to Neanderthal teeth was much reduced in some environments (particularly open ones). This could indicate that Neanderthals diet became a lot narrower in these</w:t>
      </w:r>
      <w:r w:rsidRPr="00791FBE">
        <w:rPr>
          <w:rStyle w:val="apple-converted-space"/>
          <w:rFonts w:cs="Times New Roman"/>
          <w:sz w:val="14"/>
        </w:rPr>
        <w:t> </w:t>
      </w:r>
      <w:r w:rsidRPr="00791FBE">
        <w:rPr>
          <w:rStyle w:val="normaltextrun"/>
          <w:rFonts w:eastAsiaTheme="majorEastAsia" w:cs="Times New Roman"/>
          <w:sz w:val="14"/>
        </w:rPr>
        <w:t>locales, perhaps because they weren’t well suited to hunting in them. Alternatively, it might be that they could focus on their preferred prey in open environments. When they found themselves in woodland the increased variety indicates them being forced to</w:t>
      </w:r>
      <w:r w:rsidRPr="00791FBE">
        <w:rPr>
          <w:rStyle w:val="apple-converted-space"/>
          <w:rFonts w:cs="Times New Roman"/>
          <w:sz w:val="14"/>
        </w:rPr>
        <w:t> </w:t>
      </w:r>
      <w:r w:rsidRPr="00791FBE">
        <w:rPr>
          <w:rStyle w:val="spellingerror"/>
          <w:rFonts w:eastAsiaTheme="majorEastAsia" w:cs="Times New Roman"/>
          <w:sz w:val="14"/>
        </w:rPr>
        <w:t>generalise</w:t>
      </w:r>
      <w:r w:rsidRPr="00791FBE">
        <w:rPr>
          <w:rStyle w:val="apple-converted-space"/>
          <w:rFonts w:cs="Times New Roman"/>
          <w:sz w:val="14"/>
        </w:rPr>
        <w:t> </w:t>
      </w:r>
      <w:r w:rsidRPr="00791FBE">
        <w:rPr>
          <w:rStyle w:val="normaltextrun"/>
          <w:rFonts w:eastAsiaTheme="majorEastAsia" w:cs="Times New Roman"/>
          <w:sz w:val="14"/>
        </w:rPr>
        <w:t>because they can’t keep exploiting their preferred prey. Either way</w:t>
      </w:r>
      <w:r w:rsidRPr="00791FBE">
        <w:rPr>
          <w:rStyle w:val="normaltextrun"/>
          <w:rFonts w:eastAsiaTheme="majorEastAsia" w:cs="Times New Roman"/>
          <w:u w:val="single"/>
        </w:rPr>
        <w:t>, it’s clear environmental change had a big impact on the Neanderthal diet. Yet the same was not true of human diets. It seems we were much better at finding our preferred food, regardless of climate change or any other factor. Take a Neanderthal out of their preferred habitat and they might struggle. Not the same with us. This could have given us a key advantage over the Neanderthals, allowing us to out-compete them and ultimately drive them extinct.</w:t>
      </w:r>
      <w:r w:rsidRPr="00791FBE">
        <w:rPr>
          <w:rStyle w:val="apple-converted-space"/>
          <w:rFonts w:cs="Times New Roman"/>
          <w:sz w:val="14"/>
        </w:rPr>
        <w:t> </w:t>
      </w:r>
      <w:r w:rsidRPr="00791FBE">
        <w:rPr>
          <w:rStyle w:val="normaltextrun"/>
          <w:rFonts w:eastAsiaTheme="majorEastAsia" w:cs="Times New Roman"/>
          <w:sz w:val="14"/>
        </w:rPr>
        <w:t>climate change The variety in Neanderthal</w:t>
      </w:r>
      <w:r w:rsidRPr="00791FBE">
        <w:rPr>
          <w:rStyle w:val="apple-converted-space"/>
          <w:rFonts w:cs="Times New Roman"/>
          <w:sz w:val="14"/>
        </w:rPr>
        <w:t> </w:t>
      </w:r>
      <w:r w:rsidRPr="00791FBE">
        <w:rPr>
          <w:rStyle w:val="spellingerror"/>
          <w:rFonts w:eastAsiaTheme="majorEastAsia" w:cs="Times New Roman"/>
          <w:sz w:val="14"/>
        </w:rPr>
        <w:t>microwear</w:t>
      </w:r>
      <w:r w:rsidRPr="00791FBE">
        <w:rPr>
          <w:rStyle w:val="apple-converted-space"/>
          <w:rFonts w:cs="Times New Roman"/>
          <w:sz w:val="14"/>
        </w:rPr>
        <w:t> </w:t>
      </w:r>
      <w:r w:rsidRPr="00791FBE">
        <w:rPr>
          <w:rStyle w:val="normaltextrun"/>
          <w:rFonts w:eastAsiaTheme="majorEastAsia" w:cs="Times New Roman"/>
          <w:sz w:val="14"/>
        </w:rPr>
        <w:t>(left) and human</w:t>
      </w:r>
      <w:r w:rsidRPr="00791FBE">
        <w:rPr>
          <w:rStyle w:val="apple-converted-space"/>
          <w:rFonts w:cs="Times New Roman"/>
          <w:sz w:val="14"/>
        </w:rPr>
        <w:t> </w:t>
      </w:r>
      <w:r w:rsidRPr="00791FBE">
        <w:rPr>
          <w:rStyle w:val="spellingerror"/>
          <w:rFonts w:eastAsiaTheme="majorEastAsia" w:cs="Times New Roman"/>
          <w:sz w:val="14"/>
        </w:rPr>
        <w:t>microwear</w:t>
      </w:r>
      <w:r w:rsidRPr="00791FBE">
        <w:rPr>
          <w:rStyle w:val="apple-converted-space"/>
          <w:rFonts w:cs="Times New Roman"/>
          <w:sz w:val="14"/>
        </w:rPr>
        <w:t> </w:t>
      </w:r>
      <w:r w:rsidRPr="00791FBE">
        <w:rPr>
          <w:rStyle w:val="normaltextrun"/>
          <w:rFonts w:eastAsiaTheme="majorEastAsia" w:cs="Times New Roman"/>
          <w:sz w:val="14"/>
        </w:rPr>
        <w:t>(right). Notice how much more variety there is in the Neanderthal set. Keeping our teeth sparkly white</w:t>
      </w:r>
      <w:r w:rsidRPr="00791FBE">
        <w:rPr>
          <w:rStyle w:val="apple-converted-space"/>
          <w:rFonts w:cs="Times New Roman"/>
          <w:sz w:val="14"/>
        </w:rPr>
        <w:t> </w:t>
      </w:r>
      <w:r w:rsidRPr="00791FBE">
        <w:rPr>
          <w:rStyle w:val="normaltextrun"/>
          <w:rFonts w:eastAsiaTheme="majorEastAsia" w:cs="Times New Roman"/>
          <w:u w:val="single"/>
        </w:rPr>
        <w:t>All of this raises the question: why were humans better able to adapt to climate change than the Neanderthals? As I mentioned in the introduction,</w:t>
      </w:r>
      <w:r w:rsidRPr="00791FBE">
        <w:rPr>
          <w:rStyle w:val="apple-converted-space"/>
          <w:rFonts w:cs="Times New Roman"/>
          <w:sz w:val="14"/>
        </w:rPr>
        <w:t> </w:t>
      </w:r>
      <w:r w:rsidRPr="00791FBE">
        <w:rPr>
          <w:rStyle w:val="normaltextrun"/>
          <w:rFonts w:eastAsiaTheme="majorEastAsia" w:cs="Times New Roman"/>
          <w:sz w:val="14"/>
        </w:rPr>
        <w:t>we don’t have a final answer about this. But that won’t stop me speculating. Strap yourself in for</w:t>
      </w:r>
      <w:r w:rsidRPr="00791FBE">
        <w:rPr>
          <w:rStyle w:val="apple-converted-space"/>
          <w:rFonts w:cs="Times New Roman"/>
          <w:sz w:val="14"/>
        </w:rPr>
        <w:t> </w:t>
      </w:r>
      <w:r w:rsidRPr="00791FBE">
        <w:rPr>
          <w:rStyle w:val="normaltextrun"/>
          <w:rFonts w:eastAsiaTheme="majorEastAsia" w:cs="Times New Roman"/>
          <w:u w:val="single"/>
        </w:rPr>
        <w:t>some hard-core</w:t>
      </w:r>
      <w:r w:rsidRPr="00791FBE">
        <w:rPr>
          <w:rStyle w:val="apple-converted-space"/>
          <w:rFonts w:cs="Times New Roman"/>
          <w:u w:val="single"/>
        </w:rPr>
        <w:t> </w:t>
      </w:r>
      <w:r w:rsidRPr="00791FBE">
        <w:rPr>
          <w:rStyle w:val="spellingerror"/>
          <w:rFonts w:eastAsiaTheme="majorEastAsia" w:cs="Times New Roman"/>
          <w:sz w:val="14"/>
        </w:rPr>
        <w:t>hypothesising</w:t>
      </w:r>
      <w:r w:rsidRPr="00791FBE">
        <w:rPr>
          <w:rStyle w:val="normaltextrun"/>
          <w:rFonts w:eastAsiaTheme="majorEastAsia" w:cs="Times New Roman"/>
          <w:sz w:val="14"/>
        </w:rPr>
        <w:t>. One popular set of explanations</w:t>
      </w:r>
      <w:r w:rsidRPr="00791FBE">
        <w:rPr>
          <w:rStyle w:val="apple-converted-space"/>
          <w:rFonts w:cs="Times New Roman"/>
          <w:u w:val="single"/>
        </w:rPr>
        <w:t> </w:t>
      </w:r>
      <w:r w:rsidRPr="00791FBE">
        <w:rPr>
          <w:rStyle w:val="normaltextrun"/>
          <w:rFonts w:eastAsiaTheme="majorEastAsia" w:cs="Times New Roman"/>
          <w:u w:val="single"/>
        </w:rPr>
        <w:t>revolve around the idea</w:t>
      </w:r>
      <w:r w:rsidRPr="00791FBE">
        <w:rPr>
          <w:rStyle w:val="apple-converted-space"/>
          <w:rFonts w:cs="Times New Roman"/>
          <w:sz w:val="14"/>
        </w:rPr>
        <w:t> </w:t>
      </w:r>
      <w:r w:rsidRPr="00791FBE">
        <w:rPr>
          <w:rStyle w:val="normaltextrun"/>
          <w:rFonts w:eastAsiaTheme="majorEastAsia" w:cs="Times New Roman"/>
          <w:sz w:val="14"/>
        </w:rPr>
        <w:t>we didn’t really have an advantage. Rather, the Neanderthals were pretty disadvantaged.</w:t>
      </w:r>
      <w:r w:rsidRPr="00791FBE">
        <w:rPr>
          <w:rStyle w:val="apple-converted-space"/>
          <w:rFonts w:cs="Times New Roman"/>
          <w:sz w:val="14"/>
        </w:rPr>
        <w:t> </w:t>
      </w:r>
      <w:r w:rsidRPr="00791FBE">
        <w:rPr>
          <w:rStyle w:val="normaltextrun"/>
          <w:rFonts w:eastAsiaTheme="majorEastAsia" w:cs="Times New Roman"/>
          <w:u w:val="single"/>
        </w:rPr>
        <w:t>They had fairly bulky muscle mass and a fairly bulky brain mass too. Both these organs would have required a hefty amount of calories to fuel. Our brain isn’t so big yet still takes 1/4 of our daily calories. This would have put some fairly intense pressure on the Neanderthals, perhaps making them more vulnerable to shifts in climate change.</w:t>
      </w:r>
      <w:r w:rsidRPr="00791FBE">
        <w:rPr>
          <w:rStyle w:val="apple-converted-space"/>
          <w:rFonts w:cs="Times New Roman"/>
          <w:sz w:val="14"/>
        </w:rPr>
        <w:t> </w:t>
      </w:r>
      <w:r w:rsidRPr="00791FBE">
        <w:rPr>
          <w:rStyle w:val="normaltextrun"/>
          <w:rFonts w:eastAsiaTheme="majorEastAsia" w:cs="Times New Roman"/>
          <w:sz w:val="14"/>
        </w:rPr>
        <w:t>If they needed a lot of meat to keep going then that meat migrating south would have caused problems. However, the evidence for this is somewhat circumstantial so I’m not sure I buy it. At least, not without more evidence. The "modern" tools made by Neanderthals The “modern” tools made by Neanderthals, but stolen from humans Some others have pointed to technological differences between our two species. And it is certainly the case that there were some of those. However, towards the end of the Neanderthals’ existence the technological gap between us was beginning to shrink. Helped by the Neanderthals nabbing out tools. Yet those groups that stole our tools still wound up going extinct. In fact, the last Neanderthals were associated with the old-fashioned Mousterian tools. So there seems to be no real correlation between Neanderthal technology and their survival. Which brings me onto my</w:t>
      </w:r>
      <w:r w:rsidRPr="00791FBE">
        <w:rPr>
          <w:rStyle w:val="apple-converted-space"/>
          <w:rFonts w:cs="Times New Roman"/>
          <w:sz w:val="14"/>
        </w:rPr>
        <w:t> </w:t>
      </w:r>
      <w:r w:rsidRPr="00791FBE">
        <w:rPr>
          <w:rStyle w:val="normaltextrun"/>
          <w:rFonts w:eastAsiaTheme="majorEastAsia" w:cs="Times New Roman"/>
          <w:sz w:val="14"/>
        </w:rPr>
        <w:t>favorite</w:t>
      </w:r>
      <w:r w:rsidRPr="00791FBE">
        <w:rPr>
          <w:rStyle w:val="apple-converted-space"/>
          <w:rFonts w:cs="Times New Roman"/>
          <w:sz w:val="14"/>
        </w:rPr>
        <w:t> </w:t>
      </w:r>
      <w:r w:rsidRPr="00791FBE">
        <w:rPr>
          <w:rStyle w:val="normaltextrun"/>
          <w:rFonts w:eastAsiaTheme="majorEastAsia" w:cs="Times New Roman"/>
          <w:sz w:val="14"/>
        </w:rPr>
        <w:t>explanation: innovation.</w:t>
      </w:r>
      <w:r w:rsidRPr="00791FBE">
        <w:rPr>
          <w:rStyle w:val="apple-converted-space"/>
          <w:rFonts w:cs="Times New Roman"/>
          <w:sz w:val="14"/>
        </w:rPr>
        <w:t> </w:t>
      </w:r>
      <w:r w:rsidRPr="00791FBE">
        <w:rPr>
          <w:rStyle w:val="normaltextrun"/>
          <w:rFonts w:eastAsiaTheme="majorEastAsia" w:cs="Times New Roman"/>
          <w:u w:val="single"/>
        </w:rPr>
        <w:t>Studies have shown that if a group of people is exposed to pressure culture is the thing that changes. This shields them from the worst of the change, stopping them going extinct. Unless, of course, you can’t really change that culture.</w:t>
      </w:r>
      <w:r w:rsidRPr="00791FBE">
        <w:rPr>
          <w:rStyle w:val="apple-converted-space"/>
          <w:rFonts w:cs="Times New Roman"/>
          <w:sz w:val="14"/>
        </w:rPr>
        <w:t> </w:t>
      </w:r>
      <w:r w:rsidRPr="00791FBE">
        <w:rPr>
          <w:rStyle w:val="normaltextrun"/>
          <w:rFonts w:eastAsiaTheme="majorEastAsia" w:cs="Times New Roman"/>
          <w:sz w:val="14"/>
        </w:rPr>
        <w:t>The biggest change in the Neanderthal toolkit came when they pinched stuff from ours.</w:t>
      </w:r>
      <w:r w:rsidRPr="00791FBE">
        <w:rPr>
          <w:rStyle w:val="apple-converted-space"/>
          <w:rFonts w:cs="Times New Roman"/>
          <w:sz w:val="14"/>
        </w:rPr>
        <w:t> </w:t>
      </w:r>
      <w:r w:rsidRPr="00791FBE">
        <w:rPr>
          <w:rStyle w:val="normaltextrun"/>
          <w:rFonts w:eastAsiaTheme="majorEastAsia" w:cs="Times New Roman"/>
          <w:u w:val="single"/>
        </w:rPr>
        <w:t>There was some innovation but apart from that, but it seems to have been lacking when compared to humans. Perhaps we were just better able to adapt our technology to changing conditions</w:t>
      </w:r>
      <w:r w:rsidRPr="00791FBE">
        <w:rPr>
          <w:rStyle w:val="normaltextrun"/>
          <w:rFonts w:eastAsiaTheme="majorEastAsia" w:cs="Times New Roman"/>
          <w:sz w:val="14"/>
        </w:rPr>
        <w:t>. When Neanderthals were the only species in Europe this wasn’t much of a problem, but when we turned up things got hairy. But like I said, this is all speculative. All we know for sure is that we had some sort of edge over Neanderthals when it came to climate change. So I guess we earn a lot of irony points by trying very hard to use climate change to kill ourselves off in the present. Maybe pollution is just our way of making sure the Neanderthals don’t come back</w:t>
      </w:r>
      <w:r w:rsidRPr="00791FBE">
        <w:rPr>
          <w:rStyle w:val="apple-converted-space"/>
          <w:rFonts w:cs="Times New Roman"/>
          <w:sz w:val="14"/>
        </w:rPr>
        <w:t> </w:t>
      </w:r>
      <w:r w:rsidRPr="00791FBE">
        <w:rPr>
          <w:rStyle w:val="spellingerror"/>
          <w:rFonts w:eastAsiaTheme="majorEastAsia" w:cs="Times New Roman"/>
          <w:sz w:val="14"/>
        </w:rPr>
        <w:t>tl;dr</w:t>
      </w:r>
      <w:r w:rsidRPr="00791FBE">
        <w:rPr>
          <w:rStyle w:val="apple-converted-space"/>
          <w:rFonts w:cs="Times New Roman"/>
          <w:sz w:val="14"/>
        </w:rPr>
        <w:t> </w:t>
      </w:r>
      <w:r w:rsidRPr="00791FBE">
        <w:rPr>
          <w:rStyle w:val="normaltextrun"/>
          <w:rFonts w:eastAsiaTheme="majorEastAsia" w:cs="Times New Roman"/>
          <w:u w:val="single"/>
        </w:rPr>
        <w:t>Research reveals human diets were less impacted by climate change than Neanderthal diets. This shows we were better at adapting to changing conditions. This would likely have contributed to their extinction</w:t>
      </w:r>
      <w:r w:rsidRPr="00791FBE">
        <w:rPr>
          <w:rStyle w:val="normaltextrun"/>
          <w:rFonts w:eastAsiaTheme="majorEastAsia" w:cs="Times New Roman"/>
          <w:sz w:val="14"/>
        </w:rPr>
        <w:t>. Why we had this advantage remains a mystery.</w:t>
      </w:r>
      <w:r w:rsidRPr="00791FBE">
        <w:rPr>
          <w:rStyle w:val="eop"/>
          <w:sz w:val="14"/>
        </w:rPr>
        <w:t> </w:t>
      </w:r>
    </w:p>
    <w:p w14:paraId="0B805750" w14:textId="77777777" w:rsidR="00B210F8" w:rsidRPr="00791FBE" w:rsidRDefault="00B210F8" w:rsidP="00B210F8">
      <w:pPr>
        <w:pStyle w:val="paragraph"/>
        <w:spacing w:before="0" w:beforeAutospacing="0" w:after="0" w:afterAutospacing="0"/>
        <w:textAlignment w:val="baseline"/>
        <w:rPr>
          <w:rFonts w:cs="Times New Roman"/>
          <w:sz w:val="16"/>
        </w:rPr>
      </w:pPr>
    </w:p>
    <w:p w14:paraId="55A2556E" w14:textId="77777777" w:rsidR="00B210F8" w:rsidRPr="00791FBE" w:rsidRDefault="00B210F8" w:rsidP="00B210F8">
      <w:pPr>
        <w:pStyle w:val="Heading4"/>
        <w:rPr>
          <w:rFonts w:cs="Times New Roman"/>
        </w:rPr>
      </w:pPr>
      <w:r w:rsidRPr="00791FBE">
        <w:rPr>
          <w:rFonts w:cs="Times New Roman"/>
        </w:rPr>
        <w:t xml:space="preserve">Adaptation solves---their impact doesn’t assume future increases in capacity </w:t>
      </w:r>
    </w:p>
    <w:p w14:paraId="4FB42DBC" w14:textId="77777777" w:rsidR="00B210F8" w:rsidRPr="00791FBE" w:rsidRDefault="00B210F8" w:rsidP="00B210F8">
      <w:pPr>
        <w:rPr>
          <w:rFonts w:cs="Times New Roman"/>
        </w:rPr>
      </w:pPr>
      <w:r w:rsidRPr="00791FBE">
        <w:rPr>
          <w:rFonts w:cs="Times New Roman"/>
        </w:rPr>
        <w:t xml:space="preserve">Indur M. </w:t>
      </w:r>
      <w:r w:rsidRPr="00791FBE">
        <w:rPr>
          <w:rStyle w:val="Style13ptBold"/>
          <w:rFonts w:cs="Times New Roman"/>
        </w:rPr>
        <w:t>Goklany 15</w:t>
      </w:r>
      <w:r w:rsidRPr="00791FBE">
        <w:rPr>
          <w:rFonts w:cs="Times New Roman"/>
        </w:rPr>
        <w:t xml:space="preserve">, science and technology policy analyst for the United States Department of the Interior, where he holds the position of Assistant Director of Programs, Science and Technology Policy, he was a member of the US delegation that established the IPCC and helped develop its First Assessment Report, he served as a US delegate to the IPCC, and an IPCC reviewer, he is a member of the GWPF’s Academic Advisory Council, November 2015, “Carbon Dioxide the Good News”, </w:t>
      </w:r>
      <w:hyperlink r:id="rId37" w:history="1">
        <w:r w:rsidRPr="00791FBE">
          <w:rPr>
            <w:rStyle w:val="Hyperlink"/>
            <w:rFonts w:cs="Times New Roman"/>
          </w:rPr>
          <w:t>http://www.thegwpf.org/content/uploads/2015/10/benefits1.pdf</w:t>
        </w:r>
      </w:hyperlink>
    </w:p>
    <w:p w14:paraId="4E4B57CB" w14:textId="77777777" w:rsidR="00B210F8" w:rsidRPr="00791FBE" w:rsidRDefault="00B210F8" w:rsidP="00B210F8">
      <w:pPr>
        <w:rPr>
          <w:rStyle w:val="StyleUnderline"/>
          <w:rFonts w:cs="Times New Roman"/>
        </w:rPr>
      </w:pPr>
      <w:r w:rsidRPr="00791FBE">
        <w:rPr>
          <w:rStyle w:val="StyleUnderline"/>
          <w:rFonts w:cs="Times New Roman"/>
        </w:rPr>
        <w:t xml:space="preserve">Even if climate models represented reality perfectly and were able to foretell the future climate, </w:t>
      </w:r>
      <w:r w:rsidRPr="00791FBE">
        <w:rPr>
          <w:rStyle w:val="Emphasis"/>
          <w:rFonts w:cs="Times New Roman"/>
        </w:rPr>
        <w:t>impact assessments would still be suspect</w:t>
      </w:r>
      <w:r w:rsidRPr="00791FBE">
        <w:rPr>
          <w:rStyle w:val="StyleUnderline"/>
          <w:rFonts w:cs="Times New Roman"/>
        </w:rPr>
        <w:t>.</w:t>
      </w:r>
      <w:r w:rsidRPr="00791FBE">
        <w:rPr>
          <w:rFonts w:cs="Times New Roman"/>
          <w:sz w:val="14"/>
        </w:rPr>
        <w:t xml:space="preserve"> </w:t>
      </w:r>
      <w:r w:rsidRPr="00791FBE">
        <w:rPr>
          <w:rStyle w:val="StyleUnderline"/>
          <w:rFonts w:cs="Times New Roman"/>
        </w:rPr>
        <w:t>This is because most global warming impact assessments assume little or no endogenous (or autonomous) adaptation</w:t>
      </w:r>
      <w:r w:rsidRPr="00791FBE">
        <w:rPr>
          <w:rFonts w:cs="Times New Roman"/>
          <w:sz w:val="14"/>
        </w:rPr>
        <w:t xml:space="preserve">. For example, </w:t>
      </w:r>
      <w:r w:rsidRPr="00791FBE">
        <w:rPr>
          <w:rStyle w:val="StyleUnderline"/>
          <w:rFonts w:cs="Times New Roman"/>
        </w:rPr>
        <w:t xml:space="preserve">the vast majority of studies of global warming impacts on water resources do not incorporate any allowance for </w:t>
      </w:r>
      <w:r w:rsidRPr="00791FBE">
        <w:rPr>
          <w:rStyle w:val="Emphasis"/>
          <w:rFonts w:cs="Times New Roman"/>
        </w:rPr>
        <w:t>adaptive measures</w:t>
      </w:r>
      <w:r w:rsidRPr="00791FBE">
        <w:rPr>
          <w:rStyle w:val="StyleUnderline"/>
          <w:rFonts w:cs="Times New Roman"/>
        </w:rPr>
        <w:t xml:space="preserve"> that might be taken to reduce those impacts</w:t>
      </w:r>
      <w:r w:rsidRPr="00791FBE">
        <w:rPr>
          <w:rFonts w:cs="Times New Roman"/>
          <w:sz w:val="14"/>
        </w:rPr>
        <w:t xml:space="preserve">,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Similarly, </w:t>
      </w:r>
      <w:r w:rsidRPr="00791FBE">
        <w:rPr>
          <w:rStyle w:val="StyleUnderline"/>
          <w:rFonts w:cs="Times New Roman"/>
        </w:rPr>
        <w:t xml:space="preserve">of the many studies used by the IPCC to estimate future impacts on crop yields, 63% did not consider improvements in the agricultural sector’s </w:t>
      </w:r>
      <w:r w:rsidRPr="00791FBE">
        <w:rPr>
          <w:rStyle w:val="Emphasis"/>
          <w:rFonts w:cs="Times New Roman"/>
        </w:rPr>
        <w:t>adaptive capacity</w:t>
      </w:r>
      <w:r w:rsidRPr="00791FBE">
        <w:rPr>
          <w:rFonts w:cs="Times New Roman"/>
          <w:sz w:val="14"/>
        </w:rPr>
        <w:t xml:space="preserve">.168¶ Moreover, </w:t>
      </w:r>
      <w:r w:rsidRPr="00791FBE">
        <w:rPr>
          <w:rStyle w:val="StyleUnderline"/>
          <w:rFonts w:cs="Times New Roman"/>
        </w:rPr>
        <w:t>specific adaptive measures used in many global warming impact studies are based on surveys of available technologies from the 1990s. However, today suitable adaptation measures are both more numerous and cheaper.</w:t>
      </w:r>
      <w:r w:rsidRPr="00791FBE">
        <w:rPr>
          <w:rFonts w:cs="Times New Roman"/>
          <w:sz w:val="14"/>
        </w:rPr>
        <w:t xml:space="preserve">169 And because we are wealthier, these options are even more affordable.170 </w:t>
      </w:r>
      <w:r w:rsidRPr="00791FBE">
        <w:rPr>
          <w:rStyle w:val="StyleUnderline"/>
          <w:rFonts w:cs="Times New Roman"/>
        </w:rPr>
        <w:t xml:space="preserve">Consequently, </w:t>
      </w:r>
      <w:r w:rsidRPr="00791FBE">
        <w:rPr>
          <w:rStyle w:val="Emphasis"/>
          <w:rFonts w:cs="Times New Roman"/>
        </w:rPr>
        <w:t>our ability to adapt has improved</w:t>
      </w:r>
      <w:r w:rsidRPr="00791FBE">
        <w:rPr>
          <w:rStyle w:val="StyleUnderline"/>
          <w:rFonts w:cs="Times New Roman"/>
        </w:rPr>
        <w:t xml:space="preserve"> markedly just in the past few decades or so</w:t>
      </w:r>
      <w:r w:rsidRPr="00791FBE">
        <w:rPr>
          <w:rFonts w:cs="Times New Roman"/>
          <w:sz w:val="14"/>
        </w:rPr>
        <w:t xml:space="preserve">.171 As proof, </w:t>
      </w:r>
      <w:r w:rsidRPr="00791FBE">
        <w:rPr>
          <w:rStyle w:val="StyleUnderline"/>
          <w:rFonts w:cs="Times New Roman"/>
        </w:rPr>
        <w:t>consider the previously noted global increases in, for example, crop yields, access to safer water, and life expectancy on one hand, and reductions in poverty and mortality from vector-borne diseases and extreme weather events on the other.</w:t>
      </w:r>
      <w:r w:rsidRPr="00791FBE">
        <w:rPr>
          <w:rFonts w:cs="Times New Roman"/>
          <w:sz w:val="14"/>
        </w:rPr>
        <w:t xml:space="preserve"> These examples suggest that </w:t>
      </w:r>
      <w:r w:rsidRPr="00791FBE">
        <w:rPr>
          <w:rStyle w:val="StyleUnderline"/>
          <w:rFonts w:cs="Times New Roman"/>
        </w:rPr>
        <w:t>neglecting adaptive capacity and technological change can, over the course of several decades, lead to estimates of impacts that are too pessimistic by an order of magnitude or more</w:t>
      </w:r>
      <w:r w:rsidRPr="00791FBE">
        <w:rPr>
          <w:rFonts w:cs="Times New Roman"/>
          <w:sz w:val="14"/>
        </w:rPr>
        <w:t xml:space="preserve">.172¶ </w:t>
      </w:r>
      <w:r w:rsidRPr="00791FBE">
        <w:rPr>
          <w:rStyle w:val="StyleUnderline"/>
          <w:rFonts w:cs="Times New Roman"/>
        </w:rPr>
        <w:t>Another factor that is ignored in impacts assessments is the</w:t>
      </w:r>
      <w:r w:rsidRPr="00791FBE">
        <w:rPr>
          <w:rFonts w:cs="Times New Roman"/>
          <w:sz w:val="14"/>
        </w:rPr>
        <w:t xml:space="preserve"> tremendous </w:t>
      </w:r>
      <w:r w:rsidRPr="00791FBE">
        <w:rPr>
          <w:rStyle w:val="StyleUnderline"/>
          <w:rFonts w:cs="Times New Roman"/>
        </w:rPr>
        <w:t xml:space="preserve">increase in our interconnectedness due to the internet, e-mail, text messages, and cell phones. As a result, </w:t>
      </w:r>
      <w:r w:rsidRPr="00791FBE">
        <w:rPr>
          <w:rStyle w:val="Emphasis"/>
          <w:rFonts w:cs="Times New Roman"/>
        </w:rPr>
        <w:t>the dissemination of knowledge</w:t>
      </w:r>
      <w:r w:rsidRPr="00791FBE">
        <w:rPr>
          <w:rStyle w:val="StyleUnderline"/>
          <w:rFonts w:cs="Times New Roman"/>
        </w:rPr>
        <w:t xml:space="preserve"> is today far faster and wider than what was possible two or three decades ago.</w:t>
      </w:r>
      <w:r w:rsidRPr="00791FBE">
        <w:rPr>
          <w:rFonts w:cs="Times New Roman"/>
          <w:sz w:val="14"/>
        </w:rPr>
        <w:t xml:space="preserve"> This increase in connectivity alone has considerably enhanced humanity’s adaptive capacity.173¶ </w:t>
      </w:r>
      <w:r w:rsidRPr="00791FBE">
        <w:rPr>
          <w:rStyle w:val="StyleUnderline"/>
          <w:rFonts w:cs="Times New Roman"/>
        </w:rPr>
        <w:t>Also ignored is the array of technologies that are collectively called ‘</w:t>
      </w:r>
      <w:r w:rsidRPr="00791FBE">
        <w:rPr>
          <w:rStyle w:val="Emphasis"/>
          <w:rFonts w:cs="Times New Roman"/>
        </w:rPr>
        <w:t>precision farming’</w:t>
      </w:r>
      <w:r w:rsidRPr="00791FBE">
        <w:rPr>
          <w:rStyle w:val="StyleUnderline"/>
          <w:rFonts w:cs="Times New Roman"/>
        </w:rPr>
        <w:t xml:space="preserve">: the growing ability to monitor plant growth, nutrient deficiencies and the environmental conditions at finer scales, combined with techniques that use GPS and drones to more precisely deliver nutrients and water to crops. </w:t>
      </w:r>
      <w:r w:rsidRPr="00791FBE">
        <w:rPr>
          <w:rFonts w:cs="Times New Roman"/>
          <w:sz w:val="14"/>
        </w:rPr>
        <w:t xml:space="preserve">Today these technologies can be afforded by wealthy farmers in rich countries. Over time, they should, like all other technologies, also diffuse around the world as their costs drop and as rising incomes make them more affordable. </w:t>
      </w:r>
      <w:r w:rsidRPr="00791FBE">
        <w:rPr>
          <w:rStyle w:val="StyleUnderline"/>
          <w:rFonts w:cs="Times New Roman"/>
        </w:rPr>
        <w:t xml:space="preserve">Such techniques should reduce agriculture’s demand for water. Because agriculture is responsible for about 70% of global water consumption, this ought to free up water for other human uses and substantially </w:t>
      </w:r>
      <w:r w:rsidRPr="00791FBE">
        <w:rPr>
          <w:rStyle w:val="Emphasis"/>
          <w:rFonts w:cs="Times New Roman"/>
        </w:rPr>
        <w:t>reduce water stress</w:t>
      </w:r>
      <w:r w:rsidRPr="00791FBE">
        <w:rPr>
          <w:rFonts w:cs="Times New Roman"/>
          <w:sz w:val="14"/>
        </w:rPr>
        <w:t xml:space="preserve">.174 </w:t>
      </w:r>
      <w:r w:rsidRPr="00791FBE">
        <w:rPr>
          <w:rStyle w:val="StyleUnderline"/>
          <w:rFonts w:cs="Times New Roman"/>
        </w:rPr>
        <w:t>A 20% increase in global agricultural water-use efficiency should, for example, translate into a global increase of 39% in water available for nonagricultural use.</w:t>
      </w:r>
    </w:p>
    <w:p w14:paraId="3B73E010" w14:textId="77777777" w:rsidR="00B210F8" w:rsidRPr="00791FBE" w:rsidRDefault="00B210F8" w:rsidP="00B210F8">
      <w:pPr>
        <w:pStyle w:val="paragraph"/>
        <w:spacing w:before="0" w:beforeAutospacing="0" w:after="0" w:afterAutospacing="0"/>
        <w:textAlignment w:val="baseline"/>
        <w:rPr>
          <w:rFonts w:cs="Times New Roman"/>
          <w:sz w:val="16"/>
        </w:rPr>
      </w:pPr>
    </w:p>
    <w:p w14:paraId="67678D11" w14:textId="77777777" w:rsidR="00B210F8" w:rsidRPr="00791FBE" w:rsidRDefault="00B210F8" w:rsidP="00B210F8">
      <w:pPr>
        <w:pStyle w:val="paragraph"/>
        <w:spacing w:before="0" w:beforeAutospacing="0" w:after="0" w:afterAutospacing="0"/>
        <w:textAlignment w:val="baseline"/>
        <w:rPr>
          <w:rFonts w:cs="Times New Roman"/>
          <w:sz w:val="16"/>
        </w:rPr>
      </w:pPr>
    </w:p>
    <w:p w14:paraId="0A9BBB6B" w14:textId="77777777" w:rsidR="00B210F8" w:rsidRPr="00791FBE" w:rsidRDefault="00B210F8" w:rsidP="00B210F8">
      <w:pPr>
        <w:pStyle w:val="Heading4"/>
        <w:rPr>
          <w:rFonts w:cs="Times New Roman"/>
        </w:rPr>
      </w:pPr>
      <w:r w:rsidRPr="00791FBE">
        <w:rPr>
          <w:rFonts w:cs="Times New Roman"/>
        </w:rPr>
        <w:t>No impact to warming—adaptation and bad modelling</w:t>
      </w:r>
    </w:p>
    <w:p w14:paraId="13719D1D" w14:textId="77777777" w:rsidR="00B210F8" w:rsidRPr="00791FBE" w:rsidRDefault="00B210F8" w:rsidP="00B210F8">
      <w:pPr>
        <w:rPr>
          <w:rFonts w:cs="Times New Roman"/>
          <w:sz w:val="16"/>
        </w:rPr>
      </w:pPr>
      <w:r w:rsidRPr="00791FBE">
        <w:rPr>
          <w:rStyle w:val="Style13ptBold"/>
          <w:rFonts w:cs="Times New Roman"/>
        </w:rPr>
        <w:t>Hart 15</w:t>
      </w:r>
      <w:r w:rsidRPr="00791FBE">
        <w:rPr>
          <w:rFonts w:cs="Times New Roman"/>
          <w:sz w:val="16"/>
        </w:rPr>
        <w:t xml:space="preserve"> – Michael Hart, Simon Reisman Chair at the Norman Paterson School of International Affairs at Carleton University in Ottawa, Former Fulbright-Woodrow Wilson Center Visiting Research, Former Scholar-in-Residence in the School of International Service and Senior Fellow in the Center for North American Studies at American University in Washington, a former official in Canada’s Department of Foreign Affairs and International Trade, where he Specialized in trade policy and trade negotiations, MA from the University of Toronto, “Hubris: The Troubling Science, Economics, and Politics of Climate Change”, p. 242-246</w:t>
      </w:r>
    </w:p>
    <w:p w14:paraId="08A51F94" w14:textId="77777777" w:rsidR="00B210F8" w:rsidRPr="00791FBE" w:rsidRDefault="00B210F8" w:rsidP="00B210F8">
      <w:pPr>
        <w:rPr>
          <w:rStyle w:val="StyleUnderline"/>
          <w:rFonts w:cs="Times New Roman"/>
          <w:szCs w:val="20"/>
        </w:rPr>
      </w:pPr>
      <w:r w:rsidRPr="00791FBE">
        <w:rPr>
          <w:rFonts w:cs="Times New Roman"/>
          <w:sz w:val="16"/>
          <w:szCs w:val="20"/>
        </w:rPr>
        <w:t xml:space="preserve">As already noted, </w:t>
      </w:r>
      <w:r w:rsidRPr="00791FBE">
        <w:rPr>
          <w:rStyle w:val="StyleUnderline"/>
          <w:rFonts w:cs="Times New Roman"/>
          <w:szCs w:val="20"/>
        </w:rPr>
        <w:t>the IPCC scenarios</w:t>
      </w:r>
      <w:r w:rsidRPr="00791FBE">
        <w:rPr>
          <w:rFonts w:cs="Times New Roman"/>
          <w:sz w:val="16"/>
          <w:szCs w:val="20"/>
        </w:rPr>
        <w:t xml:space="preserve"> themselves </w:t>
      </w:r>
      <w:r w:rsidRPr="00791FBE">
        <w:rPr>
          <w:rStyle w:val="Emphasis"/>
          <w:rFonts w:cs="Times New Roman"/>
          <w:szCs w:val="20"/>
        </w:rPr>
        <w:t>are wildly alarmist</w:t>
      </w:r>
      <w:r w:rsidRPr="00791FBE">
        <w:rPr>
          <w:rFonts w:cs="Times New Roman"/>
          <w:sz w:val="16"/>
          <w:szCs w:val="20"/>
        </w:rPr>
        <w:t xml:space="preserve">, not only on the basic science but also </w:t>
      </w:r>
      <w:r w:rsidRPr="00791FBE">
        <w:rPr>
          <w:rStyle w:val="StyleUnderline"/>
          <w:rFonts w:cs="Times New Roman"/>
          <w:szCs w:val="20"/>
        </w:rPr>
        <w:t>on the</w:t>
      </w:r>
      <w:r w:rsidRPr="00791FBE">
        <w:rPr>
          <w:rFonts w:cs="Times New Roman"/>
          <w:sz w:val="16"/>
          <w:szCs w:val="20"/>
        </w:rPr>
        <w:t xml:space="preserve"> </w:t>
      </w:r>
      <w:r w:rsidRPr="00791FBE">
        <w:rPr>
          <w:rStyle w:val="Emphasis"/>
          <w:rFonts w:cs="Times New Roman"/>
          <w:szCs w:val="20"/>
        </w:rPr>
        <w:t>underlying</w:t>
      </w:r>
      <w:r w:rsidRPr="00791FBE">
        <w:rPr>
          <w:rFonts w:cs="Times New Roman"/>
          <w:sz w:val="16"/>
          <w:szCs w:val="20"/>
        </w:rPr>
        <w:t xml:space="preserve"> economic </w:t>
      </w:r>
      <w:r w:rsidRPr="00791FBE">
        <w:rPr>
          <w:rStyle w:val="Emphasis"/>
          <w:rFonts w:cs="Times New Roman"/>
          <w:szCs w:val="20"/>
        </w:rPr>
        <w:t>assumptions</w:t>
      </w:r>
      <w:r w:rsidRPr="00791FBE">
        <w:rPr>
          <w:rFonts w:cs="Times New Roman"/>
          <w:sz w:val="16"/>
          <w:szCs w:val="20"/>
        </w:rPr>
        <w:t xml:space="preserve">, which in turn drive the alarmist impacts. </w:t>
      </w:r>
      <w:r w:rsidRPr="00791FBE">
        <w:rPr>
          <w:rStyle w:val="StyleUnderline"/>
          <w:rFonts w:cs="Times New Roman"/>
          <w:szCs w:val="20"/>
        </w:rPr>
        <w:t>The result</w:t>
      </w:r>
      <w:r w:rsidRPr="00791FBE">
        <w:rPr>
          <w:rFonts w:cs="Times New Roman"/>
          <w:sz w:val="16"/>
          <w:szCs w:val="20"/>
        </w:rPr>
        <w:t xml:space="preserve"> </w:t>
      </w:r>
      <w:r w:rsidRPr="00791FBE">
        <w:rPr>
          <w:rStyle w:val="Emphasis"/>
          <w:rFonts w:cs="Times New Roman"/>
          <w:szCs w:val="20"/>
        </w:rPr>
        <w:t>cannot withstand critical analysis</w:t>
      </w:r>
      <w:r w:rsidRPr="00791FBE">
        <w:rPr>
          <w:rFonts w:cs="Times New Roman"/>
          <w:sz w:val="16"/>
          <w:szCs w:val="20"/>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791FBE">
        <w:rPr>
          <w:rStyle w:val="StyleUnderline"/>
          <w:rFonts w:cs="Times New Roman"/>
          <w:szCs w:val="20"/>
        </w:rPr>
        <w:t>Each</w:t>
      </w:r>
      <w:r w:rsidRPr="00791FBE">
        <w:rPr>
          <w:rFonts w:cs="Times New Roman"/>
          <w:sz w:val="16"/>
          <w:szCs w:val="20"/>
        </w:rPr>
        <w:t xml:space="preserve"> </w:t>
      </w:r>
      <w:r w:rsidRPr="00791FBE">
        <w:rPr>
          <w:rStyle w:val="Emphasis"/>
          <w:rFonts w:cs="Times New Roman"/>
          <w:szCs w:val="20"/>
        </w:rPr>
        <w:t>scare scenario</w:t>
      </w:r>
      <w:r w:rsidRPr="00791FBE">
        <w:rPr>
          <w:rFonts w:cs="Times New Roman"/>
          <w:sz w:val="16"/>
          <w:szCs w:val="20"/>
        </w:rPr>
        <w:t xml:space="preserve"> </w:t>
      </w:r>
      <w:r w:rsidRPr="00791FBE">
        <w:rPr>
          <w:rStyle w:val="StyleUnderline"/>
          <w:rFonts w:cs="Times New Roman"/>
          <w:szCs w:val="20"/>
        </w:rPr>
        <w:t>is based on linear projections without</w:t>
      </w:r>
      <w:r w:rsidRPr="00791FBE">
        <w:rPr>
          <w:rFonts w:cs="Times New Roman"/>
          <w:sz w:val="16"/>
          <w:szCs w:val="20"/>
        </w:rPr>
        <w:t xml:space="preserve"> </w:t>
      </w:r>
      <w:r w:rsidRPr="00791FBE">
        <w:rPr>
          <w:rStyle w:val="Emphasis"/>
          <w:rFonts w:cs="Times New Roman"/>
          <w:szCs w:val="20"/>
        </w:rPr>
        <w:t>any reference to technological developments or adaptation</w:t>
      </w:r>
      <w:r w:rsidRPr="00791FBE">
        <w:rPr>
          <w:rFonts w:cs="Times New Roman"/>
          <w:sz w:val="16"/>
          <w:szCs w:val="20"/>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791FBE">
        <w:rPr>
          <w:rStyle w:val="Emphasis"/>
          <w:rFonts w:cs="Times New Roman"/>
          <w:szCs w:val="20"/>
        </w:rPr>
        <w:t>Why should the rest of humanity not be able to do likewise</w:t>
      </w:r>
      <w:r w:rsidRPr="00791FBE">
        <w:rPr>
          <w:rFonts w:cs="Times New Roman"/>
          <w:sz w:val="16"/>
          <w:szCs w:val="20"/>
        </w:rPr>
        <w:t xml:space="preserve"> </w:t>
      </w:r>
      <w:r w:rsidRPr="00791FBE">
        <w:rPr>
          <w:rStyle w:val="StyleUnderline"/>
          <w:rFonts w:cs="Times New Roman"/>
          <w:szCs w:val="20"/>
        </w:rPr>
        <w:t xml:space="preserve">in the face of a trivial rise in temperature over the course of </w:t>
      </w:r>
      <w:r w:rsidRPr="00791FBE">
        <w:rPr>
          <w:rStyle w:val="Emphasis"/>
          <w:rFonts w:cs="Times New Roman"/>
          <w:szCs w:val="20"/>
        </w:rPr>
        <w:t>more than a century</w:t>
      </w:r>
      <w:r w:rsidRPr="00791FBE">
        <w:rPr>
          <w:rFonts w:cs="Times New Roman"/>
          <w:sz w:val="16"/>
          <w:szCs w:val="20"/>
        </w:rPr>
        <w:t xml:space="preserve">? </w:t>
      </w:r>
      <w:r w:rsidRPr="00791FBE">
        <w:rPr>
          <w:rStyle w:val="StyleUnderline"/>
          <w:rFonts w:cs="Times New Roman"/>
          <w:szCs w:val="20"/>
        </w:rPr>
        <w:t>The work on physical impacts is</w:t>
      </w:r>
      <w:r w:rsidRPr="00791FBE">
        <w:rPr>
          <w:rFonts w:cs="Times New Roman"/>
          <w:sz w:val="16"/>
          <w:szCs w:val="20"/>
        </w:rPr>
        <w:t xml:space="preserve"> </w:t>
      </w:r>
      <w:r w:rsidRPr="00791FBE">
        <w:rPr>
          <w:rStyle w:val="Emphasis"/>
          <w:rFonts w:cs="Times New Roman"/>
          <w:szCs w:val="20"/>
        </w:rPr>
        <w:t>equally over the top</w:t>
      </w:r>
      <w:r w:rsidRPr="00791FBE">
        <w:rPr>
          <w:rFonts w:cs="Times New Roman"/>
          <w:sz w:val="16"/>
          <w:szCs w:val="20"/>
        </w:rPr>
        <w:t xml:space="preserve">. </w:t>
      </w:r>
      <w:r w:rsidRPr="00791FBE">
        <w:rPr>
          <w:rStyle w:val="StyleUnderline"/>
          <w:rFonts w:cs="Times New Roman"/>
          <w:szCs w:val="20"/>
        </w:rPr>
        <w:t>All the scenarios assume</w:t>
      </w:r>
      <w:r w:rsidRPr="00791FBE">
        <w:rPr>
          <w:rFonts w:cs="Times New Roman"/>
          <w:sz w:val="16"/>
          <w:szCs w:val="20"/>
        </w:rPr>
        <w:t xml:space="preserve"> </w:t>
      </w:r>
      <w:r w:rsidRPr="00791FBE">
        <w:rPr>
          <w:rStyle w:val="Emphasis"/>
          <w:rFonts w:cs="Times New Roman"/>
          <w:szCs w:val="20"/>
        </w:rPr>
        <w:t>only negative impacts</w:t>
      </w:r>
      <w:r w:rsidRPr="00791FBE">
        <w:rPr>
          <w:rFonts w:cs="Times New Roman"/>
          <w:sz w:val="16"/>
          <w:szCs w:val="20"/>
        </w:rPr>
        <w:t xml:space="preserve">, </w:t>
      </w:r>
      <w:r w:rsidRPr="00791FBE">
        <w:rPr>
          <w:rStyle w:val="StyleUnderline"/>
          <w:rFonts w:cs="Times New Roman"/>
          <w:szCs w:val="20"/>
        </w:rPr>
        <w:t>ignore the reality of</w:t>
      </w:r>
      <w:r w:rsidRPr="00791FBE">
        <w:rPr>
          <w:rFonts w:cs="Times New Roman"/>
          <w:sz w:val="16"/>
          <w:szCs w:val="20"/>
        </w:rPr>
        <w:t xml:space="preserve"> </w:t>
      </w:r>
      <w:r w:rsidRPr="00791FBE">
        <w:rPr>
          <w:rStyle w:val="Emphasis"/>
          <w:rFonts w:cs="Times New Roman"/>
          <w:szCs w:val="20"/>
        </w:rPr>
        <w:t>adaptation</w:t>
      </w:r>
      <w:r w:rsidRPr="00791FBE">
        <w:rPr>
          <w:rFonts w:cs="Times New Roman"/>
          <w:sz w:val="16"/>
          <w:szCs w:val="20"/>
        </w:rPr>
        <w:t xml:space="preserve">, </w:t>
      </w:r>
      <w:r w:rsidRPr="00791FBE">
        <w:rPr>
          <w:rStyle w:val="StyleUnderline"/>
          <w:rFonts w:cs="Times New Roman"/>
          <w:szCs w:val="20"/>
        </w:rPr>
        <w:t xml:space="preserve">and attribute </w:t>
      </w:r>
      <w:r w:rsidRPr="00791FBE">
        <w:rPr>
          <w:rStyle w:val="Emphasis"/>
          <w:rFonts w:cs="Times New Roman"/>
          <w:szCs w:val="20"/>
        </w:rPr>
        <w:t>any and all things bad</w:t>
      </w:r>
      <w:r w:rsidRPr="00791FBE">
        <w:rPr>
          <w:rStyle w:val="StyleUnderline"/>
          <w:rFonts w:cs="Times New Roman"/>
          <w:szCs w:val="20"/>
        </w:rPr>
        <w:t xml:space="preserve"> to global warming</w:t>
      </w:r>
      <w:r w:rsidRPr="00791FBE">
        <w:rPr>
          <w:rFonts w:cs="Times New Roman"/>
          <w:sz w:val="16"/>
          <w:szCs w:val="20"/>
        </w:rPr>
        <w:t xml:space="preserve">. </w:t>
      </w:r>
      <w:r w:rsidRPr="00791FBE">
        <w:rPr>
          <w:rStyle w:val="StyleUnderline"/>
          <w:rFonts w:cs="Times New Roman"/>
          <w:szCs w:val="20"/>
        </w:rPr>
        <w:t>Assuming the GHG theory to be correct means that its impact would be most evident at night and during the winter</w:t>
      </w:r>
      <w:r w:rsidRPr="00791FBE">
        <w:rPr>
          <w:rFonts w:cs="Times New Roman"/>
          <w:sz w:val="16"/>
          <w:szCs w:val="20"/>
        </w:rPr>
        <w:t xml:space="preserve"> in reducing atmospheric heat loss to outer space.52 It would have greater impact in increasing minimum temperatures than in increasing maximum temperatures. Secondary </w:t>
      </w:r>
      <w:r w:rsidRPr="00791FBE">
        <w:rPr>
          <w:rStyle w:val="StyleUnderline"/>
          <w:rFonts w:cs="Times New Roman"/>
          <w:szCs w:val="20"/>
        </w:rPr>
        <w:t>studies</w:t>
      </w:r>
      <w:r w:rsidRPr="00791FBE">
        <w:rPr>
          <w:rFonts w:cs="Times New Roman"/>
          <w:sz w:val="16"/>
          <w:szCs w:val="20"/>
        </w:rPr>
        <w:t xml:space="preserve">, however, generally </w:t>
      </w:r>
      <w:r w:rsidRPr="00791FBE">
        <w:rPr>
          <w:rStyle w:val="Emphasis"/>
          <w:rFonts w:cs="Times New Roman"/>
          <w:szCs w:val="20"/>
        </w:rPr>
        <w:t>ignore this facet</w:t>
      </w:r>
      <w:r w:rsidRPr="00791FBE">
        <w:rPr>
          <w:rFonts w:cs="Times New Roman"/>
          <w:sz w:val="16"/>
          <w:szCs w:val="20"/>
        </w:rPr>
        <w:t xml:space="preserve"> of the hypothesis. </w:t>
      </w:r>
      <w:r w:rsidRPr="00791FBE">
        <w:rPr>
          <w:rStyle w:val="StyleUnderline"/>
          <w:rFonts w:cs="Times New Roman"/>
          <w:szCs w:val="20"/>
        </w:rPr>
        <w:t>The IPCC believes that a warmer world will harm human health</w:t>
      </w:r>
      <w:r w:rsidRPr="00791FBE">
        <w:rPr>
          <w:rFonts w:cs="Times New Roman"/>
          <w:sz w:val="16"/>
          <w:szCs w:val="20"/>
        </w:rPr>
        <w:t xml:space="preserve"> </w:t>
      </w:r>
      <w:r w:rsidRPr="00791FBE">
        <w:rPr>
          <w:rStyle w:val="StyleUnderline"/>
          <w:rFonts w:cs="Times New Roman"/>
          <w:szCs w:val="20"/>
        </w:rPr>
        <w:t>due</w:t>
      </w:r>
      <w:r w:rsidRPr="00791FBE">
        <w:rPr>
          <w:rFonts w:cs="Times New Roman"/>
          <w:sz w:val="16"/>
          <w:szCs w:val="20"/>
        </w:rPr>
        <w:t xml:space="preserve">, for example, </w:t>
      </w:r>
      <w:r w:rsidRPr="00791FBE">
        <w:rPr>
          <w:rStyle w:val="StyleUnderline"/>
          <w:rFonts w:cs="Times New Roman"/>
          <w:szCs w:val="20"/>
        </w:rPr>
        <w:t>to increased disease, malnutrition, heat-waves, floods, storms, and cardiovascular incidents</w:t>
      </w:r>
      <w:r w:rsidRPr="00791FBE">
        <w:rPr>
          <w:rFonts w:cs="Times New Roman"/>
          <w:sz w:val="16"/>
          <w:szCs w:val="20"/>
        </w:rPr>
        <w:t xml:space="preserve">. As already noted </w:t>
      </w:r>
      <w:r w:rsidRPr="00791FBE">
        <w:rPr>
          <w:rStyle w:val="Emphasis"/>
          <w:rFonts w:cs="Times New Roman"/>
          <w:szCs w:val="20"/>
        </w:rPr>
        <w:t>there is no basis for the claim about severe-weather-related threats or malnutrition</w:t>
      </w:r>
      <w:r w:rsidRPr="00791FBE">
        <w:rPr>
          <w:rFonts w:cs="Times New Roman"/>
          <w:sz w:val="16"/>
          <w:szCs w:val="20"/>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791FBE">
        <w:rPr>
          <w:rStyle w:val="StyleUnderline"/>
          <w:rFonts w:cs="Times New Roman"/>
          <w:szCs w:val="20"/>
        </w:rPr>
        <w:t>spread of malaria</w:t>
      </w:r>
      <w:r w:rsidRPr="00791FBE">
        <w:rPr>
          <w:rFonts w:cs="Times New Roman"/>
          <w:sz w:val="16"/>
          <w:szCs w:val="20"/>
        </w:rPr>
        <w:t xml:space="preserve">, a much repeated claim, </w:t>
      </w:r>
      <w:r w:rsidRPr="00791FBE">
        <w:rPr>
          <w:rStyle w:val="StyleUnderline"/>
          <w:rFonts w:cs="Times New Roman"/>
          <w:szCs w:val="20"/>
        </w:rPr>
        <w:t>is largely unrelated to climate</w:t>
      </w:r>
      <w:r w:rsidRPr="00791FBE">
        <w:rPr>
          <w:rFonts w:cs="Times New Roman"/>
          <w:sz w:val="16"/>
          <w:szCs w:val="20"/>
        </w:rPr>
        <w:t xml:space="preserve">. </w:t>
      </w:r>
      <w:r w:rsidRPr="00791FBE">
        <w:rPr>
          <w:rStyle w:val="StyleUnderline"/>
          <w:rFonts w:cs="Times New Roman"/>
          <w:szCs w:val="20"/>
        </w:rPr>
        <w:t>Malaria’s worst recorded outbreak</w:t>
      </w:r>
      <w:r w:rsidRPr="00791FBE">
        <w:rPr>
          <w:rFonts w:cs="Times New Roman"/>
          <w:sz w:val="16"/>
          <w:szCs w:val="20"/>
        </w:rPr>
        <w:t xml:space="preserve"> </w:t>
      </w:r>
      <w:r w:rsidRPr="00791FBE">
        <w:rPr>
          <w:rStyle w:val="Emphasis"/>
          <w:rFonts w:cs="Times New Roman"/>
          <w:szCs w:val="20"/>
        </w:rPr>
        <w:t>was in Siberia long before there was any discussion of AGW</w:t>
      </w:r>
      <w:r w:rsidRPr="00791FBE">
        <w:rPr>
          <w:rFonts w:cs="Times New Roman"/>
          <w:sz w:val="16"/>
          <w:szCs w:val="20"/>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791FBE">
        <w:rPr>
          <w:rStyle w:val="Emphasis"/>
          <w:rFonts w:cs="Times New Roman"/>
          <w:szCs w:val="20"/>
        </w:rPr>
        <w:t>Catastrophic species loss</w:t>
      </w:r>
      <w:r w:rsidRPr="00791FBE">
        <w:rPr>
          <w:rFonts w:cs="Times New Roman"/>
          <w:sz w:val="16"/>
          <w:szCs w:val="20"/>
        </w:rPr>
        <w:t xml:space="preserve"> </w:t>
      </w:r>
      <w:r w:rsidRPr="00791FBE">
        <w:rPr>
          <w:rStyle w:val="StyleUnderline"/>
          <w:rFonts w:cs="Times New Roman"/>
          <w:szCs w:val="20"/>
        </w:rPr>
        <w:t>similarly has</w:t>
      </w:r>
      <w:r w:rsidRPr="00791FBE">
        <w:rPr>
          <w:rFonts w:cs="Times New Roman"/>
          <w:sz w:val="16"/>
          <w:szCs w:val="20"/>
        </w:rPr>
        <w:t xml:space="preserve"> </w:t>
      </w:r>
      <w:r w:rsidRPr="00791FBE">
        <w:rPr>
          <w:rStyle w:val="Emphasis"/>
          <w:rFonts w:cs="Times New Roman"/>
          <w:szCs w:val="20"/>
        </w:rPr>
        <w:t>little foundation in past experience</w:t>
      </w:r>
      <w:r w:rsidRPr="00791FBE">
        <w:rPr>
          <w:rFonts w:cs="Times New Roman"/>
          <w:sz w:val="16"/>
          <w:szCs w:val="20"/>
        </w:rPr>
        <w:t xml:space="preserve">.55 </w:t>
      </w:r>
      <w:r w:rsidRPr="00791FBE">
        <w:rPr>
          <w:rStyle w:val="StyleUnderline"/>
          <w:rFonts w:cs="Times New Roman"/>
          <w:szCs w:val="20"/>
        </w:rPr>
        <w:t>Even if the GHG hypothesis were to be correct</w:t>
      </w:r>
      <w:r w:rsidRPr="00791FBE">
        <w:rPr>
          <w:rFonts w:cs="Times New Roman"/>
          <w:sz w:val="16"/>
          <w:szCs w:val="20"/>
        </w:rPr>
        <w:t xml:space="preserve">, </w:t>
      </w:r>
      <w:r w:rsidRPr="00791FBE">
        <w:rPr>
          <w:rStyle w:val="Emphasis"/>
          <w:rFonts w:cs="Times New Roman"/>
          <w:szCs w:val="20"/>
        </w:rPr>
        <w:t>its impact would be slow</w:t>
      </w:r>
      <w:r w:rsidRPr="00791FBE">
        <w:rPr>
          <w:rFonts w:cs="Times New Roman"/>
          <w:sz w:val="16"/>
          <w:szCs w:val="20"/>
        </w:rPr>
        <w:t xml:space="preserve">, </w:t>
      </w:r>
      <w:r w:rsidRPr="00791FBE">
        <w:rPr>
          <w:rStyle w:val="Emphasis"/>
          <w:rFonts w:cs="Times New Roman"/>
          <w:szCs w:val="20"/>
        </w:rPr>
        <w:t>providing significant scope and opportunity for adaptation</w:t>
      </w:r>
      <w:r w:rsidRPr="00791FBE">
        <w:rPr>
          <w:rFonts w:cs="Times New Roman"/>
          <w:sz w:val="16"/>
          <w:szCs w:val="20"/>
        </w:rPr>
        <w:t xml:space="preserve">, </w:t>
      </w:r>
      <w:r w:rsidRPr="00791FBE">
        <w:rPr>
          <w:rStyle w:val="StyleUnderline"/>
          <w:rFonts w:cs="Times New Roman"/>
          <w:szCs w:val="20"/>
        </w:rPr>
        <w:t>including by ﬂora and fauna</w:t>
      </w:r>
      <w:r w:rsidRPr="00791FBE">
        <w:rPr>
          <w:rFonts w:cs="Times New Roman"/>
          <w:sz w:val="16"/>
          <w:szCs w:val="20"/>
        </w:rPr>
        <w:t xml:space="preserve">. One of the more irresponsible claims was made by a group of UK </w:t>
      </w:r>
      <w:r w:rsidRPr="00791FBE">
        <w:rPr>
          <w:rStyle w:val="StyleUnderline"/>
          <w:rFonts w:cs="Times New Roman"/>
          <w:szCs w:val="20"/>
        </w:rPr>
        <w:t>modelers</w:t>
      </w:r>
      <w:r w:rsidRPr="00791FBE">
        <w:rPr>
          <w:rFonts w:cs="Times New Roman"/>
          <w:sz w:val="16"/>
          <w:szCs w:val="20"/>
        </w:rPr>
        <w:t xml:space="preserve"> who </w:t>
      </w:r>
      <w:r w:rsidRPr="00791FBE">
        <w:rPr>
          <w:rStyle w:val="StyleUnderline"/>
          <w:rFonts w:cs="Times New Roman"/>
          <w:szCs w:val="20"/>
        </w:rPr>
        <w:t>fed wildly improbable scenarios and data into their computers and produced the much-touted claim of massive species loss</w:t>
      </w:r>
      <w:r w:rsidRPr="00791FBE">
        <w:rPr>
          <w:rFonts w:cs="Times New Roman"/>
          <w:sz w:val="16"/>
          <w:szCs w:val="20"/>
        </w:rPr>
        <w:t xml:space="preserve"> by the end of the century. </w:t>
      </w:r>
      <w:r w:rsidRPr="00791FBE">
        <w:rPr>
          <w:rStyle w:val="StyleUnderline"/>
          <w:rFonts w:cs="Times New Roman"/>
          <w:szCs w:val="20"/>
        </w:rPr>
        <w:t>There are literally</w:t>
      </w:r>
      <w:r w:rsidRPr="00791FBE">
        <w:rPr>
          <w:rFonts w:cs="Times New Roman"/>
          <w:sz w:val="16"/>
          <w:szCs w:val="20"/>
        </w:rPr>
        <w:t xml:space="preserve"> </w:t>
      </w:r>
      <w:r w:rsidRPr="00791FBE">
        <w:rPr>
          <w:rStyle w:val="Emphasis"/>
          <w:rFonts w:cs="Times New Roman"/>
          <w:szCs w:val="20"/>
        </w:rPr>
        <w:t xml:space="preserve">thousands of </w:t>
      </w:r>
      <w:r w:rsidRPr="00791FBE">
        <w:rPr>
          <w:rStyle w:val="Emphasis"/>
          <w:rFonts w:cs="Times New Roman"/>
        </w:rPr>
        <w:t>websites devoted</w:t>
      </w:r>
      <w:r w:rsidRPr="00791FBE">
        <w:rPr>
          <w:rStyle w:val="Emphasis"/>
          <w:rFonts w:cs="Times New Roman"/>
          <w:szCs w:val="20"/>
        </w:rPr>
        <w:t xml:space="preserve"> to spreading alarm about species loss</w:t>
      </w:r>
      <w:r w:rsidRPr="00791FBE">
        <w:rPr>
          <w:rFonts w:cs="Times New Roman"/>
          <w:sz w:val="16"/>
          <w:szCs w:val="20"/>
        </w:rPr>
        <w:t xml:space="preserve"> and biodiversity. </w:t>
      </w:r>
      <w:r w:rsidRPr="00791FBE">
        <w:rPr>
          <w:rStyle w:val="StyleUnderline"/>
          <w:rFonts w:cs="Times New Roman"/>
          <w:szCs w:val="20"/>
        </w:rPr>
        <w:t>Global warming is</w:t>
      </w:r>
      <w:r w:rsidRPr="00791FBE">
        <w:rPr>
          <w:rFonts w:cs="Times New Roman"/>
          <w:sz w:val="16"/>
          <w:szCs w:val="20"/>
        </w:rPr>
        <w:t xml:space="preserve"> </w:t>
      </w:r>
      <w:r w:rsidRPr="00791FBE">
        <w:rPr>
          <w:rStyle w:val="Emphasis"/>
          <w:rFonts w:cs="Times New Roman"/>
          <w:szCs w:val="20"/>
        </w:rPr>
        <w:t>but one of many claimed human threats to the planet’s biodiversity</w:t>
      </w:r>
      <w:r w:rsidRPr="00791FBE">
        <w:rPr>
          <w:rFonts w:cs="Times New Roman"/>
          <w:sz w:val="16"/>
          <w:szCs w:val="20"/>
        </w:rPr>
        <w:t xml:space="preserve">. </w:t>
      </w:r>
      <w:r w:rsidRPr="00791FBE">
        <w:rPr>
          <w:rStyle w:val="StyleUnderline"/>
          <w:rFonts w:cs="Times New Roman"/>
          <w:szCs w:val="20"/>
        </w:rPr>
        <w:t>The claims,</w:t>
      </w:r>
      <w:r w:rsidRPr="00791FBE">
        <w:rPr>
          <w:rFonts w:cs="Times New Roman"/>
          <w:sz w:val="16"/>
          <w:szCs w:val="20"/>
        </w:rPr>
        <w:t xml:space="preserve"> fortunately, </w:t>
      </w:r>
      <w:r w:rsidRPr="00791FBE">
        <w:rPr>
          <w:rStyle w:val="StyleUnderline"/>
          <w:rFonts w:cs="Times New Roman"/>
          <w:szCs w:val="20"/>
        </w:rPr>
        <w:t>are largely hype</w:t>
      </w:r>
      <w:r w:rsidRPr="00791FBE">
        <w:rPr>
          <w:rFonts w:cs="Times New Roman"/>
          <w:sz w:val="16"/>
          <w:szCs w:val="20"/>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791FBE">
        <w:rPr>
          <w:rStyle w:val="StyleUnderline"/>
          <w:rFonts w:cs="Times New Roman"/>
          <w:szCs w:val="20"/>
        </w:rPr>
        <w:t>scientists</w:t>
      </w:r>
      <w:r w:rsidRPr="00791FBE">
        <w:rPr>
          <w:rFonts w:cs="Times New Roman"/>
          <w:sz w:val="16"/>
          <w:szCs w:val="20"/>
        </w:rPr>
        <w:t xml:space="preserve"> </w:t>
      </w:r>
      <w:r w:rsidRPr="00791FBE">
        <w:rPr>
          <w:rStyle w:val="Emphasis"/>
          <w:rFonts w:cs="Times New Roman"/>
          <w:szCs w:val="20"/>
        </w:rPr>
        <w:t>have no idea of the extent of the world's ﬂora and fauna</w:t>
      </w:r>
      <w:r w:rsidRPr="00791FBE">
        <w:rPr>
          <w:rFonts w:cs="Times New Roman"/>
          <w:sz w:val="16"/>
          <w:szCs w:val="20"/>
        </w:rPr>
        <w:t xml:space="preserve">, with estimates ranging from five million to 100 million species, and that </w:t>
      </w:r>
      <w:r w:rsidRPr="00791FBE">
        <w:rPr>
          <w:rStyle w:val="StyleUnderline"/>
          <w:rFonts w:cs="Times New Roman"/>
          <w:szCs w:val="20"/>
        </w:rPr>
        <w:t>there are no reliable data about the rate of loss</w:t>
      </w:r>
      <w:r w:rsidRPr="00791FBE">
        <w:rPr>
          <w:rFonts w:cs="Times New Roman"/>
          <w:sz w:val="16"/>
          <w:szCs w:val="20"/>
        </w:rPr>
        <w:t xml:space="preserve">. By some estimates, </w:t>
      </w:r>
      <w:r w:rsidRPr="00791FBE">
        <w:rPr>
          <w:rStyle w:val="StyleUnderline"/>
          <w:rFonts w:cs="Times New Roman"/>
          <w:szCs w:val="20"/>
        </w:rPr>
        <w:t>95 per cent of the species that ever existed have been lost over the eons</w:t>
      </w:r>
      <w:r w:rsidRPr="00791FBE">
        <w:rPr>
          <w:rFonts w:cs="Times New Roman"/>
          <w:sz w:val="16"/>
          <w:szCs w:val="20"/>
        </w:rPr>
        <w:t xml:space="preserve">, most before humans became major players in altering their environment. A much more credible estimate of recent species loss comes from a surprising source, the UN Environmental Program. It reports that known </w:t>
      </w:r>
      <w:r w:rsidRPr="00791FBE">
        <w:rPr>
          <w:rStyle w:val="Emphasis"/>
          <w:rFonts w:cs="Times New Roman"/>
          <w:szCs w:val="20"/>
        </w:rPr>
        <w:t>species loss is slowing reaching its lowest level in 500 years</w:t>
      </w:r>
      <w:r w:rsidRPr="00791FBE">
        <w:rPr>
          <w:rFonts w:cs="Times New Roman"/>
          <w:sz w:val="16"/>
          <w:szCs w:val="20"/>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791FBE">
        <w:rPr>
          <w:rStyle w:val="StyleUnderline"/>
          <w:rFonts w:cs="Times New Roman"/>
          <w:szCs w:val="20"/>
        </w:rPr>
        <w:t>a species of plant or animal has responded to adverse conditions by moving to more hospitable circumstances</w:t>
      </w:r>
      <w:r w:rsidRPr="00791FBE">
        <w:rPr>
          <w:rFonts w:cs="Times New Roman"/>
          <w:sz w:val="16"/>
          <w:szCs w:val="20"/>
        </w:rPr>
        <w:t xml:space="preserve">, e.g., birds or butterflies becoming more numerous north of their range and disappearing at its extreme southern extent. Idso et al. conclude: “Many </w:t>
      </w:r>
      <w:r w:rsidRPr="00791FBE">
        <w:rPr>
          <w:rStyle w:val="StyleUnderline"/>
          <w:rFonts w:cs="Times New Roman"/>
          <w:szCs w:val="20"/>
        </w:rPr>
        <w:t>species have shown the ability to</w:t>
      </w:r>
      <w:r w:rsidRPr="00791FBE">
        <w:rPr>
          <w:rFonts w:cs="Times New Roman"/>
          <w:sz w:val="16"/>
          <w:szCs w:val="20"/>
        </w:rPr>
        <w:t xml:space="preserve"> </w:t>
      </w:r>
      <w:r w:rsidRPr="00791FBE">
        <w:rPr>
          <w:rStyle w:val="Emphasis"/>
          <w:rFonts w:cs="Times New Roman"/>
          <w:szCs w:val="20"/>
        </w:rPr>
        <w:t>adapt rapidly to changes in climate</w:t>
      </w:r>
      <w:r w:rsidRPr="00791FBE">
        <w:rPr>
          <w:rFonts w:cs="Times New Roman"/>
          <w:sz w:val="16"/>
          <w:szCs w:val="20"/>
        </w:rPr>
        <w:t xml:space="preserve">. </w:t>
      </w:r>
      <w:r w:rsidRPr="00791FBE">
        <w:rPr>
          <w:rStyle w:val="StyleUnderline"/>
          <w:rFonts w:cs="Times New Roman"/>
          <w:szCs w:val="20"/>
        </w:rPr>
        <w:t>Claims that global warming threatens</w:t>
      </w:r>
      <w:r w:rsidRPr="00791FBE">
        <w:rPr>
          <w:rFonts w:cs="Times New Roman"/>
          <w:sz w:val="16"/>
          <w:szCs w:val="20"/>
        </w:rPr>
        <w:t xml:space="preserve"> large numbers of species with </w:t>
      </w:r>
      <w:r w:rsidRPr="00791FBE">
        <w:rPr>
          <w:rStyle w:val="Emphasis"/>
          <w:rFonts w:cs="Times New Roman"/>
          <w:szCs w:val="20"/>
        </w:rPr>
        <w:t>extinction</w:t>
      </w:r>
      <w:r w:rsidRPr="00791FBE">
        <w:rPr>
          <w:rFonts w:cs="Times New Roman"/>
          <w:sz w:val="16"/>
          <w:szCs w:val="20"/>
        </w:rPr>
        <w:t xml:space="preserve"> </w:t>
      </w:r>
      <w:r w:rsidRPr="00791FBE">
        <w:rPr>
          <w:rStyle w:val="StyleUnderline"/>
          <w:rFonts w:cs="Times New Roman"/>
          <w:szCs w:val="20"/>
        </w:rPr>
        <w:t>typically rest on</w:t>
      </w:r>
      <w:r w:rsidRPr="00791FBE">
        <w:rPr>
          <w:rFonts w:cs="Times New Roman"/>
          <w:sz w:val="16"/>
          <w:szCs w:val="20"/>
        </w:rPr>
        <w:t xml:space="preserve"> a false definition of extinction (the loss of a particular population rather than en- tire species) and </w:t>
      </w:r>
      <w:r w:rsidRPr="00791FBE">
        <w:rPr>
          <w:rStyle w:val="Emphasis"/>
          <w:rFonts w:cs="Times New Roman"/>
          <w:szCs w:val="20"/>
        </w:rPr>
        <w:t>speculation rather than real-world evidence</w:t>
      </w:r>
      <w:r w:rsidRPr="00791FBE">
        <w:rPr>
          <w:rFonts w:cs="Times New Roman"/>
          <w:sz w:val="16"/>
          <w:szCs w:val="20"/>
        </w:rPr>
        <w:t xml:space="preserve">. </w:t>
      </w:r>
      <w:r w:rsidRPr="00791FBE">
        <w:rPr>
          <w:rStyle w:val="StyleUnderline"/>
          <w:rFonts w:cs="Times New Roman"/>
          <w:szCs w:val="20"/>
        </w:rPr>
        <w:t>The world’s species have proven</w:t>
      </w:r>
      <w:r w:rsidRPr="00791FBE">
        <w:rPr>
          <w:rFonts w:cs="Times New Roman"/>
          <w:sz w:val="16"/>
          <w:szCs w:val="20"/>
        </w:rPr>
        <w:t xml:space="preserve"> </w:t>
      </w:r>
      <w:r w:rsidRPr="00791FBE">
        <w:rPr>
          <w:rStyle w:val="Emphasis"/>
          <w:rFonts w:cs="Times New Roman"/>
          <w:szCs w:val="20"/>
        </w:rPr>
        <w:t>very resilient</w:t>
      </w:r>
      <w:r w:rsidRPr="00791FBE">
        <w:rPr>
          <w:rFonts w:cs="Times New Roman"/>
          <w:sz w:val="16"/>
          <w:szCs w:val="20"/>
        </w:rPr>
        <w:t xml:space="preserve">, </w:t>
      </w:r>
      <w:r w:rsidRPr="00791FBE">
        <w:rPr>
          <w:rStyle w:val="StyleUnderline"/>
          <w:rFonts w:cs="Times New Roman"/>
          <w:szCs w:val="20"/>
        </w:rPr>
        <w:t>having survived past natural climate cycles that involved much greater warming and higher C02 concentrations than exist today or are likely to exist in the coming centuries?“</w:t>
      </w:r>
    </w:p>
    <w:p w14:paraId="41B93387" w14:textId="77777777" w:rsidR="00B210F8" w:rsidRPr="00791FBE" w:rsidRDefault="00B210F8" w:rsidP="00B210F8">
      <w:pPr>
        <w:rPr>
          <w:rFonts w:cs="Times New Roman"/>
        </w:rPr>
      </w:pPr>
    </w:p>
    <w:p w14:paraId="78FA95CF" w14:textId="77777777" w:rsidR="00B210F8" w:rsidRPr="00791FBE" w:rsidRDefault="00B210F8" w:rsidP="00B210F8">
      <w:pPr>
        <w:pStyle w:val="Heading3"/>
        <w:rPr>
          <w:rFonts w:cs="Times New Roman"/>
        </w:rPr>
      </w:pPr>
      <w:r w:rsidRPr="00791FBE">
        <w:rPr>
          <w:rFonts w:cs="Times New Roman"/>
        </w:rPr>
        <w:t>Inevitable</w:t>
      </w:r>
    </w:p>
    <w:p w14:paraId="40522940" w14:textId="77777777" w:rsidR="00B210F8" w:rsidRPr="00791FBE" w:rsidRDefault="00B210F8" w:rsidP="00B210F8">
      <w:pPr>
        <w:rPr>
          <w:rFonts w:cs="Times New Roman"/>
        </w:rPr>
      </w:pPr>
    </w:p>
    <w:p w14:paraId="2B054A41" w14:textId="77777777" w:rsidR="00B210F8" w:rsidRPr="00791FBE" w:rsidRDefault="00B210F8" w:rsidP="00B210F8">
      <w:pPr>
        <w:pStyle w:val="Heading4"/>
        <w:rPr>
          <w:rFonts w:cs="Times New Roman"/>
        </w:rPr>
      </w:pPr>
      <w:r w:rsidRPr="00791FBE">
        <w:rPr>
          <w:rFonts w:cs="Times New Roman"/>
        </w:rPr>
        <w:t xml:space="preserve">Past the tipping point – emission cuts insufficient </w:t>
      </w:r>
    </w:p>
    <w:p w14:paraId="04FE5677" w14:textId="77777777" w:rsidR="00B210F8" w:rsidRPr="00791FBE" w:rsidRDefault="00B210F8" w:rsidP="00B210F8">
      <w:pPr>
        <w:rPr>
          <w:rFonts w:cs="Times New Roman"/>
        </w:rPr>
      </w:pPr>
      <w:r w:rsidRPr="00791FBE">
        <w:rPr>
          <w:rFonts w:cs="Times New Roman"/>
        </w:rPr>
        <w:t xml:space="preserve">Ray </w:t>
      </w:r>
      <w:r w:rsidRPr="00791FBE">
        <w:rPr>
          <w:rStyle w:val="Style13ptBold"/>
          <w:rFonts w:cs="Times New Roman"/>
        </w:rPr>
        <w:t>Grigg</w:t>
      </w:r>
      <w:r w:rsidRPr="00791FBE">
        <w:rPr>
          <w:rFonts w:cs="Times New Roman"/>
        </w:rPr>
        <w:t xml:space="preserve"> July 17 </w:t>
      </w:r>
      <w:r w:rsidRPr="00791FBE">
        <w:rPr>
          <w:rStyle w:val="Style13ptBold"/>
          <w:rFonts w:cs="Times New Roman"/>
        </w:rPr>
        <w:t>2016</w:t>
      </w:r>
      <w:r w:rsidRPr="00791FBE">
        <w:rPr>
          <w:rFonts w:cs="Times New Roman"/>
        </w:rPr>
        <w:t xml:space="preserve"> “Already too hot”, http://tidechange.ca/2016/07/17/already-too-hot/</w:t>
      </w:r>
    </w:p>
    <w:p w14:paraId="2C47C536" w14:textId="77777777" w:rsidR="00B210F8" w:rsidRPr="00791FBE" w:rsidRDefault="00B210F8" w:rsidP="00B210F8">
      <w:pPr>
        <w:rPr>
          <w:rFonts w:cs="Times New Roman"/>
          <w:sz w:val="16"/>
        </w:rPr>
      </w:pPr>
      <w:r w:rsidRPr="00791FBE">
        <w:rPr>
          <w:rFonts w:cs="Times New Roman"/>
          <w:sz w:val="16"/>
        </w:rPr>
        <w:t xml:space="preserve">The science of </w:t>
      </w:r>
      <w:r w:rsidRPr="00791FBE">
        <w:rPr>
          <w:rStyle w:val="StyleUnderline"/>
          <w:rFonts w:cs="Times New Roman"/>
        </w:rPr>
        <w:t>climate change has now reached a level</w:t>
      </w:r>
      <w:r w:rsidRPr="00791FBE">
        <w:rPr>
          <w:rFonts w:cs="Times New Roman"/>
          <w:sz w:val="16"/>
        </w:rPr>
        <w:t xml:space="preserve"> of sophistication that cannot be refuted, </w:t>
      </w:r>
      <w:r w:rsidRPr="00791FBE">
        <w:rPr>
          <w:rStyle w:val="StyleUnderline"/>
          <w:rFonts w:cs="Times New Roman"/>
        </w:rPr>
        <w:t>and the</w:t>
      </w:r>
      <w:r w:rsidRPr="00791FBE">
        <w:rPr>
          <w:rFonts w:cs="Times New Roman"/>
          <w:sz w:val="16"/>
        </w:rPr>
        <w:t xml:space="preserve"> measurement of global </w:t>
      </w:r>
      <w:r w:rsidRPr="00791FBE">
        <w:rPr>
          <w:rStyle w:val="StyleUnderline"/>
          <w:rFonts w:cs="Times New Roman"/>
        </w:rPr>
        <w:t>temperature rise is</w:t>
      </w:r>
      <w:r w:rsidRPr="00791FBE">
        <w:rPr>
          <w:rFonts w:cs="Times New Roman"/>
          <w:sz w:val="16"/>
        </w:rPr>
        <w:t xml:space="preserve"> now </w:t>
      </w:r>
      <w:r w:rsidRPr="00791FBE">
        <w:rPr>
          <w:rStyle w:val="StyleUnderline"/>
          <w:rFonts w:cs="Times New Roman"/>
        </w:rPr>
        <w:t>documented with stunning accuracy</w:t>
      </w:r>
      <w:r w:rsidRPr="00791FBE">
        <w:rPr>
          <w:rFonts w:cs="Times New Roman"/>
          <w:sz w:val="16"/>
        </w:rPr>
        <w:t xml:space="preserve">. The cause is known — our greenhouse gas emissions; the consequences are sobering— global ecological havoc; the solution is obvious — a shift to clean renewable energies. A vivid reminder of </w:t>
      </w:r>
      <w:r w:rsidRPr="00791FBE">
        <w:rPr>
          <w:rStyle w:val="StyleUnderline"/>
          <w:rFonts w:cs="Times New Roman"/>
        </w:rPr>
        <w:t>the seriousness of our situation arrived on June 23, 2016</w:t>
      </w:r>
      <w:r w:rsidRPr="00791FBE">
        <w:rPr>
          <w:rFonts w:cs="Times New Roman"/>
          <w:sz w:val="16"/>
        </w:rPr>
        <w:t xml:space="preserve">, in an open letter by 20 prominent Australians. Directed to the attention of their government, </w:t>
      </w:r>
      <w:r w:rsidRPr="00791FBE">
        <w:rPr>
          <w:rStyle w:val="StyleUnderline"/>
          <w:rFonts w:cs="Times New Roman"/>
        </w:rPr>
        <w:t>the</w:t>
      </w:r>
      <w:r w:rsidRPr="00791FBE">
        <w:rPr>
          <w:rFonts w:cs="Times New Roman"/>
          <w:sz w:val="16"/>
        </w:rPr>
        <w:t xml:space="preserve"> writers describe the Paris Agreement’s objective of trying to hold the global temperature increase below 1.5°C, how this temperature briefly spiked to 1.6°C early in 2016, how corals are bleaching and dying, ice sheets are melting, “methane is leaking from thawing permafrost”, and </w:t>
      </w:r>
      <w:r w:rsidRPr="00791FBE">
        <w:rPr>
          <w:rStyle w:val="Emphasis"/>
          <w:rFonts w:cs="Times New Roman"/>
        </w:rPr>
        <w:t>Earth “is already too hot</w:t>
      </w:r>
      <w:r w:rsidRPr="00791FBE">
        <w:rPr>
          <w:rFonts w:cs="Times New Roman"/>
          <w:sz w:val="16"/>
        </w:rPr>
        <w:t xml:space="preserve">.” The letter calls for an immediate ban on all further fossil fuel development, and a speedy “transition to zero emissions.” It asks for the declaration of “a climate emergency.” The letter doesn’t exaggerate. </w:t>
      </w:r>
      <w:r w:rsidRPr="00791FBE">
        <w:rPr>
          <w:rStyle w:val="StyleUnderline"/>
          <w:rFonts w:cs="Times New Roman"/>
        </w:rPr>
        <w:t>The</w:t>
      </w:r>
      <w:r w:rsidRPr="00791FBE">
        <w:rPr>
          <w:rFonts w:cs="Times New Roman"/>
          <w:sz w:val="16"/>
        </w:rPr>
        <w:t xml:space="preserve"> actual </w:t>
      </w:r>
      <w:r w:rsidRPr="00791FBE">
        <w:rPr>
          <w:rStyle w:val="StyleUnderline"/>
          <w:rFonts w:cs="Times New Roman"/>
        </w:rPr>
        <w:t>rate of warming has exceeded</w:t>
      </w:r>
      <w:r w:rsidRPr="00791FBE">
        <w:rPr>
          <w:rFonts w:cs="Times New Roman"/>
          <w:sz w:val="16"/>
        </w:rPr>
        <w:t xml:space="preserve"> almost </w:t>
      </w:r>
      <w:r w:rsidRPr="00791FBE">
        <w:rPr>
          <w:rStyle w:val="Emphasis"/>
          <w:rFonts w:cs="Times New Roman"/>
        </w:rPr>
        <w:t>every worst case scenario in scientific predictions.</w:t>
      </w:r>
      <w:r w:rsidRPr="00791FBE">
        <w:rPr>
          <w:rFonts w:cs="Times New Roman"/>
          <w:sz w:val="16"/>
        </w:rPr>
        <w:t xml:space="preserve"> NASA confirmed that February 2016 was 1.35°C above the global long-term average, 0.2°C above January 2016, the previous warmest month ever measured. A fascinating spiral graph illustrating temperature increases from 1850 to the present clearly shows a recent acceleration (Island Tides, June 6/16). The inference to be drawn from this graph is that </w:t>
      </w:r>
      <w:r w:rsidRPr="00791FBE">
        <w:rPr>
          <w:rStyle w:val="StyleUnderline"/>
          <w:rFonts w:cs="Times New Roman"/>
        </w:rPr>
        <w:t>we</w:t>
      </w:r>
      <w:r w:rsidRPr="00791FBE">
        <w:rPr>
          <w:rFonts w:cs="Times New Roman"/>
          <w:sz w:val="16"/>
        </w:rPr>
        <w:t xml:space="preserve"> may </w:t>
      </w:r>
      <w:r w:rsidRPr="00791FBE">
        <w:rPr>
          <w:rStyle w:val="StyleUnderline"/>
          <w:rFonts w:cs="Times New Roman"/>
        </w:rPr>
        <w:t xml:space="preserve">have </w:t>
      </w:r>
      <w:r w:rsidRPr="00791FBE">
        <w:rPr>
          <w:rStyle w:val="Emphasis"/>
          <w:rFonts w:cs="Times New Roman"/>
        </w:rPr>
        <w:t>reached the feared tipping point</w:t>
      </w:r>
      <w:r w:rsidRPr="00791FBE">
        <w:rPr>
          <w:rStyle w:val="StyleUnderline"/>
          <w:rFonts w:cs="Times New Roman"/>
        </w:rPr>
        <w:t xml:space="preserve"> in which positive feedback is accelerating the </w:t>
      </w:r>
      <w:r w:rsidRPr="00791FBE">
        <w:rPr>
          <w:rStyle w:val="Emphasis"/>
          <w:rFonts w:cs="Times New Roman"/>
        </w:rPr>
        <w:t>warming beyond our control</w:t>
      </w:r>
      <w:r w:rsidRPr="00791FBE">
        <w:rPr>
          <w:rStyle w:val="StyleUnderline"/>
          <w:rFonts w:cs="Times New Roman"/>
        </w:rPr>
        <w:t>.</w:t>
      </w:r>
      <w:r w:rsidRPr="00791FBE">
        <w:rPr>
          <w:rFonts w:cs="Times New Roman"/>
          <w:sz w:val="16"/>
        </w:rPr>
        <w:t xml:space="preserve"> Let’s hope this is not so. Regardless, all the evidence suggests we are dangerously close to unleashing climate conditions which will be extremely disruptive to the way we live on our planet. </w:t>
      </w:r>
      <w:r w:rsidRPr="00791FBE">
        <w:rPr>
          <w:rStyle w:val="StyleUnderline"/>
          <w:rFonts w:cs="Times New Roman"/>
        </w:rPr>
        <w:t>The rational impulse</w:t>
      </w:r>
      <w:r w:rsidRPr="00791FBE">
        <w:rPr>
          <w:rFonts w:cs="Times New Roman"/>
          <w:sz w:val="16"/>
        </w:rPr>
        <w:t xml:space="preserve">, of course, is to stay calm and </w:t>
      </w:r>
      <w:r w:rsidRPr="00791FBE">
        <w:rPr>
          <w:rStyle w:val="StyleUnderline"/>
          <w:rFonts w:cs="Times New Roman"/>
        </w:rPr>
        <w:t>transition away from fossil fuels</w:t>
      </w:r>
      <w:r w:rsidRPr="00791FBE">
        <w:rPr>
          <w:rFonts w:cs="Times New Roman"/>
          <w:sz w:val="16"/>
        </w:rPr>
        <w:t xml:space="preserve">. </w:t>
      </w:r>
      <w:r w:rsidRPr="00791FBE">
        <w:rPr>
          <w:rStyle w:val="StyleUnderline"/>
          <w:rFonts w:cs="Times New Roman"/>
        </w:rPr>
        <w:t>The problem with this approach</w:t>
      </w:r>
      <w:r w:rsidRPr="00791FBE">
        <w:rPr>
          <w:rFonts w:cs="Times New Roman"/>
          <w:sz w:val="16"/>
        </w:rPr>
        <w:t xml:space="preserve"> may be that </w:t>
      </w:r>
      <w:r w:rsidRPr="00791FBE">
        <w:rPr>
          <w:rStyle w:val="Emphasis"/>
          <w:rFonts w:cs="Times New Roman"/>
        </w:rPr>
        <w:t>we have already exhausted our quota of delays</w:t>
      </w:r>
      <w:r w:rsidRPr="00791FBE">
        <w:rPr>
          <w:rFonts w:cs="Times New Roman"/>
          <w:sz w:val="16"/>
        </w:rPr>
        <w:t xml:space="preserve">. When </w:t>
      </w:r>
      <w:r w:rsidRPr="00791FBE">
        <w:rPr>
          <w:rStyle w:val="StyleUnderline"/>
          <w:rFonts w:cs="Times New Roman"/>
        </w:rPr>
        <w:t>we are on a one-way journey with no return ticket</w:t>
      </w:r>
      <w:r w:rsidRPr="00791FBE">
        <w:rPr>
          <w:rFonts w:cs="Times New Roman"/>
          <w:sz w:val="16"/>
        </w:rPr>
        <w:t xml:space="preserve">, each decision is final. The climate we are now making will last for millennia. Are we making the right decisions? Are we responding too slowly? Those 20 prominent Australians believe our climate problem has now escalated to the status of emergency. Are they being irrational? They’ve just come through a Southern Hemisphere summer with its searing heat, droughts and fires. But Australia is not exceptional. Almost every country is experiencing anomalies of extreme weather: Britain, France, Russia, Venezuela, China, Brazil, India, Canada… . America has suffered successive weather traumas of increasing intensity and frequency — 10 climate disasters of more than $1 billion each in 2015 alone. BC’s premier, Christy Clark, now frequently mentions the serious threats of climate change. Canada’s prime minister, Justin Trudeau, is trying to get provincial leaders to agree to a national strategy for cutting greenhouse gas emissions. Ban Ki-Moon, the Secretary-General of the United Nations, continues to plead for aggressive climate action. </w:t>
      </w:r>
      <w:r w:rsidRPr="00791FBE">
        <w:rPr>
          <w:rStyle w:val="StyleUnderline"/>
          <w:rFonts w:cs="Times New Roman"/>
        </w:rPr>
        <w:t>Given the</w:t>
      </w:r>
      <w:r w:rsidRPr="00791FBE">
        <w:rPr>
          <w:rFonts w:cs="Times New Roman"/>
          <w:sz w:val="16"/>
        </w:rPr>
        <w:t xml:space="preserve"> recent </w:t>
      </w:r>
      <w:r w:rsidRPr="00791FBE">
        <w:rPr>
          <w:rStyle w:val="StyleUnderline"/>
          <w:rFonts w:cs="Times New Roman"/>
        </w:rPr>
        <w:t>rapid rise in global temperatures</w:t>
      </w:r>
      <w:r w:rsidRPr="00791FBE">
        <w:rPr>
          <w:rFonts w:cs="Times New Roman"/>
          <w:sz w:val="16"/>
        </w:rPr>
        <w:t xml:space="preserve">, the </w:t>
      </w:r>
      <w:r w:rsidRPr="00791FBE">
        <w:rPr>
          <w:rStyle w:val="StyleUnderline"/>
          <w:rFonts w:cs="Times New Roman"/>
        </w:rPr>
        <w:t>signatories</w:t>
      </w:r>
      <w:r w:rsidRPr="00791FBE">
        <w:rPr>
          <w:rFonts w:cs="Times New Roman"/>
          <w:sz w:val="16"/>
        </w:rPr>
        <w:t xml:space="preserve"> of the Australian letter </w:t>
      </w:r>
      <w:r w:rsidRPr="00791FBE">
        <w:rPr>
          <w:rStyle w:val="StyleUnderline"/>
          <w:rFonts w:cs="Times New Roman"/>
        </w:rPr>
        <w:t>don’t believe</w:t>
      </w:r>
      <w:r w:rsidRPr="00791FBE">
        <w:rPr>
          <w:rFonts w:cs="Times New Roman"/>
          <w:sz w:val="16"/>
        </w:rPr>
        <w:t xml:space="preserve"> that our present </w:t>
      </w:r>
      <w:r w:rsidRPr="00791FBE">
        <w:rPr>
          <w:rStyle w:val="StyleUnderline"/>
          <w:rFonts w:cs="Times New Roman"/>
        </w:rPr>
        <w:t>efforts</w:t>
      </w:r>
      <w:r w:rsidRPr="00791FBE">
        <w:rPr>
          <w:rFonts w:cs="Times New Roman"/>
          <w:sz w:val="16"/>
        </w:rPr>
        <w:t xml:space="preserve"> and investments </w:t>
      </w:r>
      <w:r w:rsidRPr="00791FBE">
        <w:rPr>
          <w:rStyle w:val="StyleUnderline"/>
          <w:rFonts w:cs="Times New Roman"/>
        </w:rPr>
        <w:t>to</w:t>
      </w:r>
      <w:r w:rsidRPr="00791FBE">
        <w:rPr>
          <w:rFonts w:cs="Times New Roman"/>
          <w:sz w:val="16"/>
        </w:rPr>
        <w:t xml:space="preserve"> </w:t>
      </w:r>
      <w:r w:rsidRPr="00791FBE">
        <w:rPr>
          <w:rStyle w:val="Emphasis"/>
          <w:rFonts w:cs="Times New Roman"/>
        </w:rPr>
        <w:t>reduce greenhouse gas emissions are sufficient</w:t>
      </w:r>
      <w:r w:rsidRPr="00791FBE">
        <w:rPr>
          <w:rFonts w:cs="Times New Roman"/>
          <w:sz w:val="16"/>
        </w:rPr>
        <w:t xml:space="preserve">. If, indeed, </w:t>
      </w:r>
      <w:r w:rsidRPr="00791FBE">
        <w:rPr>
          <w:rStyle w:val="Emphasis"/>
          <w:rFonts w:cs="Times New Roman"/>
        </w:rPr>
        <w:t>our climate is “already too hot</w:t>
      </w:r>
      <w:r w:rsidRPr="00791FBE">
        <w:rPr>
          <w:rFonts w:cs="Times New Roman"/>
          <w:sz w:val="16"/>
        </w:rPr>
        <w:t xml:space="preserve">”, perhaps it’s time for our politicians to consider what comes after “emergency”. </w:t>
      </w:r>
    </w:p>
    <w:p w14:paraId="58656203" w14:textId="77777777" w:rsidR="00B210F8" w:rsidRPr="00791FBE" w:rsidRDefault="00B210F8" w:rsidP="00B210F8">
      <w:pPr>
        <w:rPr>
          <w:rFonts w:cs="Times New Roman"/>
          <w:sz w:val="16"/>
        </w:rPr>
      </w:pPr>
    </w:p>
    <w:p w14:paraId="446DEC2D" w14:textId="77777777" w:rsidR="00B210F8" w:rsidRPr="00791FBE" w:rsidRDefault="00B210F8" w:rsidP="00B210F8">
      <w:pPr>
        <w:rPr>
          <w:rFonts w:cs="Times New Roman"/>
        </w:rPr>
      </w:pPr>
    </w:p>
    <w:p w14:paraId="480A4114" w14:textId="77777777" w:rsidR="00B210F8" w:rsidRPr="00791FBE" w:rsidRDefault="00B210F8" w:rsidP="00B210F8">
      <w:pPr>
        <w:pStyle w:val="Heading3"/>
      </w:pPr>
      <w:r w:rsidRPr="00791FBE">
        <w:t>No Modelling</w:t>
      </w:r>
    </w:p>
    <w:p w14:paraId="4C6F8816" w14:textId="77777777" w:rsidR="00B210F8" w:rsidRPr="00791FBE" w:rsidRDefault="00B210F8" w:rsidP="00B210F8"/>
    <w:p w14:paraId="6DC49C71" w14:textId="77777777" w:rsidR="00B210F8" w:rsidRPr="00791FBE" w:rsidRDefault="00B210F8" w:rsidP="00B210F8">
      <w:pPr>
        <w:pStyle w:val="Heading4"/>
      </w:pPr>
      <w:r w:rsidRPr="00791FBE">
        <w:t>No modelling means the AFF is hopeless</w:t>
      </w:r>
    </w:p>
    <w:p w14:paraId="2AB27CD5" w14:textId="77777777" w:rsidR="00B210F8" w:rsidRPr="00791FBE" w:rsidRDefault="00B210F8" w:rsidP="00B210F8">
      <w:r w:rsidRPr="00791FBE">
        <w:rPr>
          <w:rStyle w:val="Style13ptBold"/>
        </w:rPr>
        <w:t>Adams ’15</w:t>
      </w:r>
      <w:r w:rsidRPr="00791FBE">
        <w:t xml:space="preserve"> [Patricia Adams, economist and the executive director of Probe International, a Toronto-based NGO that has been involved in the Chinese environmental movement since its nascency in the mid-1980s “The Truth About China”, </w:t>
      </w:r>
      <w:hyperlink r:id="rId38" w:history="1">
        <w:r w:rsidRPr="00791FBE">
          <w:rPr>
            <w:rStyle w:val="Hyperlink"/>
          </w:rPr>
          <w:t>http://www.thegwpf.org/content/uploads/2015/12/Truth-about-China.pdf</w:t>
        </w:r>
      </w:hyperlink>
      <w:r w:rsidRPr="00791FBE">
        <w:t>]</w:t>
      </w:r>
    </w:p>
    <w:p w14:paraId="1C6BD2DE" w14:textId="77777777" w:rsidR="00B210F8" w:rsidRPr="00791FBE" w:rsidRDefault="00B210F8" w:rsidP="00B210F8">
      <w:pPr>
        <w:rPr>
          <w:sz w:val="16"/>
        </w:rPr>
      </w:pPr>
      <w:r w:rsidRPr="00791FBE">
        <w:rPr>
          <w:sz w:val="16"/>
        </w:rPr>
        <w:t xml:space="preserve">Not only must </w:t>
      </w:r>
      <w:r w:rsidRPr="00791FBE">
        <w:rPr>
          <w:rStyle w:val="StyleUnderline"/>
          <w:sz w:val="24"/>
        </w:rPr>
        <w:t>a decarbonised future look expensive to the Chinese leadership but</w:t>
      </w:r>
      <w:r w:rsidRPr="00791FBE">
        <w:rPr>
          <w:sz w:val="16"/>
        </w:rPr>
        <w:t xml:space="preserve">, </w:t>
      </w:r>
      <w:r w:rsidRPr="00791FBE">
        <w:rPr>
          <w:rStyle w:val="StyleUnderline"/>
          <w:sz w:val="24"/>
        </w:rPr>
        <w:t xml:space="preserve">given its </w:t>
      </w:r>
      <w:r w:rsidRPr="00791FBE">
        <w:rPr>
          <w:rStyle w:val="Emphasis"/>
          <w:sz w:val="24"/>
        </w:rPr>
        <w:t>history</w:t>
      </w:r>
      <w:r w:rsidRPr="00791FBE">
        <w:rPr>
          <w:sz w:val="16"/>
        </w:rPr>
        <w:t xml:space="preserve">, it also </w:t>
      </w:r>
      <w:r w:rsidRPr="00791FBE">
        <w:rPr>
          <w:rStyle w:val="StyleUnderline"/>
          <w:sz w:val="24"/>
        </w:rPr>
        <w:t xml:space="preserve">looks </w:t>
      </w:r>
      <w:r w:rsidRPr="00791FBE">
        <w:rPr>
          <w:rStyle w:val="Emphasis"/>
          <w:sz w:val="24"/>
        </w:rPr>
        <w:t>impossible to implement</w:t>
      </w:r>
      <w:r w:rsidRPr="00791FBE">
        <w:rPr>
          <w:sz w:val="16"/>
        </w:rPr>
        <w:t xml:space="preserve">.80 </w:t>
      </w:r>
      <w:r w:rsidRPr="00791FBE">
        <w:rPr>
          <w:rStyle w:val="StyleUnderline"/>
          <w:sz w:val="24"/>
        </w:rPr>
        <w:t>Despite having immense power over the economy and its citizens</w:t>
      </w:r>
      <w:r w:rsidRPr="00791FBE">
        <w:rPr>
          <w:sz w:val="16"/>
        </w:rPr>
        <w:t xml:space="preserve">, </w:t>
      </w:r>
      <w:r w:rsidRPr="00791FBE">
        <w:rPr>
          <w:rStyle w:val="StyleUnderline"/>
          <w:sz w:val="24"/>
        </w:rPr>
        <w:t xml:space="preserve">the Chinese government knows that it lacks the </w:t>
      </w:r>
      <w:r w:rsidRPr="00791FBE">
        <w:rPr>
          <w:rStyle w:val="Emphasis"/>
          <w:sz w:val="24"/>
        </w:rPr>
        <w:t>legal</w:t>
      </w:r>
      <w:r w:rsidRPr="00791FBE">
        <w:rPr>
          <w:rStyle w:val="StyleUnderline"/>
          <w:sz w:val="24"/>
        </w:rPr>
        <w:t xml:space="preserve"> and </w:t>
      </w:r>
      <w:r w:rsidRPr="00791FBE">
        <w:rPr>
          <w:rStyle w:val="Emphasis"/>
          <w:sz w:val="24"/>
        </w:rPr>
        <w:t>governmental structures</w:t>
      </w:r>
      <w:r w:rsidRPr="00791FBE">
        <w:rPr>
          <w:sz w:val="16"/>
        </w:rPr>
        <w:t xml:space="preserve"> </w:t>
      </w:r>
      <w:r w:rsidRPr="00791FBE">
        <w:rPr>
          <w:rStyle w:val="StyleUnderline"/>
          <w:sz w:val="24"/>
        </w:rPr>
        <w:t xml:space="preserve">to implement its major reform plans. </w:t>
      </w:r>
      <w:r w:rsidRPr="00791FBE">
        <w:rPr>
          <w:sz w:val="16"/>
        </w:rPr>
        <w:t>In the language of the Chinese Academy of Social Sciences,</w:t>
      </w:r>
      <w:r w:rsidRPr="00791FBE">
        <w:rPr>
          <w:rStyle w:val="StyleUnderline"/>
          <w:sz w:val="24"/>
        </w:rPr>
        <w:t xml:space="preserve"> </w:t>
      </w:r>
      <w:r w:rsidRPr="00791FBE">
        <w:rPr>
          <w:sz w:val="16"/>
        </w:rPr>
        <w:t xml:space="preserve">the country lacks the ‘soft technologies’ – among them cultural and institutional values such as property rights – needed to complement the more easily obtainable ‘hard technologies’.81 The country’s centralised rule creates perverse incentives that undermine economic efficiency 82 and the corrupt, party-controlled judicial system makes environmental protection impossible. According to a 2014 study by Wai-Hang Yee et al. from the Lee Kuan Yew School of Public Policy, when ‘adherence to the rule of law as a governance principle is an exception rather than the rule’ and the law is not highly regarded as a legitimate source of authority, ‘formal regulations fail to serve as a useful guide for the regulatees’, who may ‘not believe the regulators intend on enforcing the formal regulations’.83 The leadership is reduced to rhetoric and issuing blunt measures, such as token crackdowns on polluters. </w:t>
      </w:r>
      <w:r w:rsidRPr="00791FBE">
        <w:rPr>
          <w:rStyle w:val="StyleUnderline"/>
          <w:sz w:val="24"/>
        </w:rPr>
        <w:t xml:space="preserve">Even when a clean technology exists, it </w:t>
      </w:r>
      <w:r w:rsidRPr="00791FBE">
        <w:rPr>
          <w:rStyle w:val="Emphasis"/>
          <w:sz w:val="24"/>
        </w:rPr>
        <w:t>may not be used</w:t>
      </w:r>
      <w:r w:rsidRPr="00791FBE">
        <w:rPr>
          <w:sz w:val="16"/>
        </w:rPr>
        <w:t xml:space="preserve">. </w:t>
      </w:r>
      <w:r w:rsidRPr="00791FBE">
        <w:rPr>
          <w:rStyle w:val="StyleUnderline"/>
          <w:sz w:val="24"/>
        </w:rPr>
        <w:t>As Xu Yuan at Princeton’s Woodrow Wilson School of Public and International Affairs details</w:t>
      </w:r>
      <w:r w:rsidRPr="00791FBE">
        <w:rPr>
          <w:sz w:val="16"/>
        </w:rPr>
        <w:t xml:space="preserve">, </w:t>
      </w:r>
      <w:r w:rsidRPr="00791FBE">
        <w:rPr>
          <w:rStyle w:val="StyleUnderline"/>
          <w:sz w:val="24"/>
        </w:rPr>
        <w:t xml:space="preserve">sulfur dioxide scrubbers are installed at a large proportion of Chinese coal power plants – a larger proportion than in the US – but they often </w:t>
      </w:r>
      <w:r w:rsidRPr="00791FBE">
        <w:rPr>
          <w:rStyle w:val="Emphasis"/>
          <w:sz w:val="24"/>
        </w:rPr>
        <w:t>run only during inspections</w:t>
      </w:r>
      <w:r w:rsidRPr="00791FBE">
        <w:rPr>
          <w:rStyle w:val="StyleUnderline"/>
          <w:sz w:val="24"/>
        </w:rPr>
        <w:t xml:space="preserve"> by government officials; otherwise they tend to be turned off to save operating costs.</w:t>
      </w:r>
      <w:r w:rsidRPr="00791FBE">
        <w:rPr>
          <w:sz w:val="16"/>
        </w:rPr>
        <w:t xml:space="preserve">84  </w:t>
      </w:r>
      <w:r w:rsidRPr="00791FBE">
        <w:rPr>
          <w:rStyle w:val="StyleUnderline"/>
          <w:sz w:val="24"/>
        </w:rPr>
        <w:t>China’s central government is good at announcing targets</w:t>
      </w:r>
      <w:r w:rsidRPr="00791FBE">
        <w:rPr>
          <w:sz w:val="16"/>
        </w:rPr>
        <w:t xml:space="preserve"> </w:t>
      </w:r>
      <w:r w:rsidRPr="00791FBE">
        <w:rPr>
          <w:rStyle w:val="StyleUnderline"/>
          <w:sz w:val="24"/>
        </w:rPr>
        <w:t>to reduce emissions</w:t>
      </w:r>
      <w:r w:rsidRPr="00791FBE">
        <w:rPr>
          <w:sz w:val="16"/>
        </w:rPr>
        <w:t xml:space="preserve"> – </w:t>
      </w:r>
      <w:r w:rsidRPr="00791FBE">
        <w:rPr>
          <w:rStyle w:val="StyleUnderline"/>
          <w:sz w:val="24"/>
        </w:rPr>
        <w:t>and even installing controls</w:t>
      </w:r>
      <w:r w:rsidRPr="00791FBE">
        <w:rPr>
          <w:sz w:val="16"/>
        </w:rPr>
        <w:t xml:space="preserve"> sometimes – </w:t>
      </w:r>
      <w:r w:rsidRPr="00791FBE">
        <w:rPr>
          <w:rStyle w:val="StyleUnderline"/>
          <w:sz w:val="24"/>
        </w:rPr>
        <w:t xml:space="preserve">but </w:t>
      </w:r>
      <w:r w:rsidRPr="00791FBE">
        <w:rPr>
          <w:rStyle w:val="Emphasis"/>
          <w:sz w:val="24"/>
        </w:rPr>
        <w:t>incapable of enforcing them</w:t>
      </w:r>
      <w:r w:rsidRPr="00791FBE">
        <w:rPr>
          <w:sz w:val="16"/>
        </w:rPr>
        <w:t xml:space="preserve">.85 </w:t>
      </w:r>
      <w:r w:rsidRPr="00791FBE">
        <w:rPr>
          <w:rStyle w:val="StyleUnderline"/>
          <w:sz w:val="24"/>
        </w:rPr>
        <w:t xml:space="preserve">For years China’s leaders have promised to clean up the air and for years inspectors have been </w:t>
      </w:r>
      <w:r w:rsidRPr="00791FBE">
        <w:rPr>
          <w:rStyle w:val="Emphasis"/>
          <w:sz w:val="24"/>
        </w:rPr>
        <w:t>bribed</w:t>
      </w:r>
      <w:r w:rsidRPr="00791FBE">
        <w:rPr>
          <w:rStyle w:val="StyleUnderline"/>
          <w:sz w:val="24"/>
        </w:rPr>
        <w:t xml:space="preserve"> to ignore infractions</w:t>
      </w:r>
      <w:r w:rsidRPr="00791FBE">
        <w:rPr>
          <w:sz w:val="16"/>
        </w:rPr>
        <w:t xml:space="preserve">. </w:t>
      </w:r>
      <w:r w:rsidRPr="00791FBE">
        <w:rPr>
          <w:rStyle w:val="StyleUnderline"/>
          <w:sz w:val="24"/>
        </w:rPr>
        <w:t>Local officials who are charged with carrying out central government environmental diktats often cannot comply, being ill-equipped to meet the ever-growing list of environmental challenges central officials set for them</w:t>
      </w:r>
      <w:r w:rsidRPr="00791FBE">
        <w:rPr>
          <w:sz w:val="16"/>
        </w:rPr>
        <w:t xml:space="preserve">. 86 </w:t>
      </w:r>
      <w:r w:rsidRPr="00791FBE">
        <w:rPr>
          <w:rStyle w:val="StyleUnderline"/>
          <w:sz w:val="24"/>
        </w:rPr>
        <w:t>Sometimes they simply don’t want to. Instead, they welcome polluters, often job-creating state-owned enterprises who will set up shop in their communities, bringing bribes, taxes, and revenue from fines with them</w:t>
      </w:r>
      <w:r w:rsidRPr="00791FBE">
        <w:rPr>
          <w:sz w:val="16"/>
        </w:rPr>
        <w:t xml:space="preserve">.87 </w:t>
      </w:r>
      <w:r w:rsidRPr="00791FBE">
        <w:rPr>
          <w:rStyle w:val="StyleUnderline"/>
          <w:sz w:val="24"/>
        </w:rPr>
        <w:t>Air quality understandably worsens. Lawsuits are also pointless because the judicial system delivers Communist Party determined verdicts</w:t>
      </w:r>
      <w:r w:rsidRPr="00791FBE">
        <w:rPr>
          <w:sz w:val="16"/>
        </w:rPr>
        <w:t xml:space="preserve">. </w:t>
      </w:r>
      <w:r w:rsidRPr="00791FBE">
        <w:rPr>
          <w:rStyle w:val="StyleUnderline"/>
          <w:sz w:val="24"/>
        </w:rPr>
        <w:t>Unable or unwilling to enact and enforce laws, the government relies on public relations</w:t>
      </w:r>
      <w:r w:rsidRPr="00791FBE">
        <w:rPr>
          <w:sz w:val="16"/>
        </w:rPr>
        <w:t>. With pollution now the number one cause of popular dissent</w:t>
      </w:r>
      <w:r w:rsidRPr="00791FBE">
        <w:rPr>
          <w:rStyle w:val="StyleUnderline"/>
          <w:sz w:val="24"/>
        </w:rPr>
        <w:t>, the Chinese government has introduced a four-tiered air-quality measure to quell public outrage.</w:t>
      </w:r>
      <w:r w:rsidRPr="00791FBE">
        <w:rPr>
          <w:sz w:val="16"/>
        </w:rPr>
        <w:t xml:space="preserve"> At the blue level, all is well; at yellow the situation is acceptable; at orange and then the red level, factories and power plants must be shut and cars yanked off the road. Yet, </w:t>
      </w:r>
      <w:r w:rsidRPr="00791FBE">
        <w:rPr>
          <w:rStyle w:val="StyleUnderline"/>
          <w:sz w:val="24"/>
        </w:rPr>
        <w:t>when Beijing’s smog levels went ‘off the charts’ in January of 2014, the code remained at yellow</w:t>
      </w:r>
      <w:r w:rsidRPr="00791FBE">
        <w:rPr>
          <w:sz w:val="16"/>
        </w:rPr>
        <w:t xml:space="preserve">. ‘Why doesn’t the government declare an emergency?’ everyone, including the state media, asked.88 </w:t>
      </w:r>
      <w:r w:rsidRPr="00791FBE">
        <w:rPr>
          <w:rStyle w:val="StyleUnderline"/>
          <w:sz w:val="24"/>
        </w:rPr>
        <w:t xml:space="preserve">The government is reluctant to raise the alert level, says Ma Jun, head of the Institute of Public and Environmental Affairs, because measures that would shut down the economy </w:t>
      </w:r>
      <w:r w:rsidRPr="00791FBE">
        <w:rPr>
          <w:rStyle w:val="Emphasis"/>
          <w:sz w:val="24"/>
        </w:rPr>
        <w:t>simply ‘are not feasible’</w:t>
      </w:r>
      <w:r w:rsidRPr="00791FBE">
        <w:rPr>
          <w:sz w:val="16"/>
        </w:rPr>
        <w:t xml:space="preserve">.89 And if enterprises and drivers were to ignore high alert levels, as many are likely to do, the government’s edicts would be exposed for what they are: hot air. </w:t>
      </w:r>
      <w:r w:rsidRPr="00791FBE">
        <w:rPr>
          <w:rStyle w:val="StyleUnderline"/>
          <w:sz w:val="24"/>
        </w:rPr>
        <w:t>China’s air isn’t polluted simply because the technologies to keep it clean are unavailable but</w:t>
      </w:r>
      <w:r w:rsidRPr="00791FBE">
        <w:rPr>
          <w:sz w:val="16"/>
        </w:rPr>
        <w:t xml:space="preserve">, more fundamentally, </w:t>
      </w:r>
      <w:r w:rsidRPr="00791FBE">
        <w:rPr>
          <w:rStyle w:val="StyleUnderline"/>
          <w:sz w:val="24"/>
        </w:rPr>
        <w:t xml:space="preserve">because the country lacks a </w:t>
      </w:r>
      <w:r w:rsidRPr="00791FBE">
        <w:rPr>
          <w:rStyle w:val="Emphasis"/>
          <w:sz w:val="24"/>
        </w:rPr>
        <w:t>credible regulatory regime</w:t>
      </w:r>
      <w:r w:rsidRPr="00791FBE">
        <w:rPr>
          <w:sz w:val="16"/>
        </w:rPr>
        <w:t xml:space="preserve"> 90 </w:t>
      </w:r>
      <w:r w:rsidRPr="00791FBE">
        <w:rPr>
          <w:rStyle w:val="StyleUnderline"/>
          <w:sz w:val="24"/>
        </w:rPr>
        <w:t>that makes polluters pay and which rewards innovation.</w:t>
      </w:r>
      <w:r w:rsidRPr="00791FBE">
        <w:rPr>
          <w:u w:val="single"/>
        </w:rPr>
        <w:t xml:space="preserve"> </w:t>
      </w:r>
      <w:r w:rsidRPr="00791FBE">
        <w:rPr>
          <w:sz w:val="16"/>
        </w:rPr>
        <w:t xml:space="preserve"> </w:t>
      </w:r>
    </w:p>
    <w:p w14:paraId="6F85602B" w14:textId="77777777" w:rsidR="00B210F8" w:rsidRPr="00791FBE" w:rsidRDefault="00B210F8" w:rsidP="00B210F8"/>
    <w:p w14:paraId="6AC7436F" w14:textId="77777777" w:rsidR="00B210F8" w:rsidRPr="00791FBE" w:rsidRDefault="00B210F8" w:rsidP="00B210F8">
      <w:pPr>
        <w:pStyle w:val="Heading4"/>
      </w:pPr>
      <w:r w:rsidRPr="00791FBE">
        <w:t>US unilateral action fails - every international solvency mechanism wrong – free riding and leakage more likely – 9 reasons</w:t>
      </w:r>
    </w:p>
    <w:p w14:paraId="7972F63A" w14:textId="77777777" w:rsidR="00B210F8" w:rsidRPr="00791FBE" w:rsidRDefault="00B210F8" w:rsidP="00B210F8">
      <w:r w:rsidRPr="00791FBE">
        <w:t xml:space="preserve">Yaniv </w:t>
      </w:r>
      <w:r w:rsidRPr="00791FBE">
        <w:rPr>
          <w:rStyle w:val="Style13ptBold"/>
        </w:rPr>
        <w:t>Reingewertz, 2016</w:t>
      </w:r>
      <w:r w:rsidRPr="00791FBE">
        <w:t>, Assistant Professor at the division of Public Administration and Policy, School of Political Sciences at the University of Haifa, “Will leading by example help in mitigating climate change? A comment on ‘the economics of leadership in climate change mitigation’ by Gregor Schwerhoff,” Climate Policy Volume 0, 2016, Accessed 8/26/16</w:t>
      </w:r>
    </w:p>
    <w:p w14:paraId="4A5D077B" w14:textId="77777777" w:rsidR="00B210F8" w:rsidRPr="00791FBE" w:rsidRDefault="00B210F8" w:rsidP="00B210F8">
      <w:r w:rsidRPr="00791FBE">
        <w:t xml:space="preserve">1. Reciprocal behaviour </w:t>
      </w:r>
      <w:r w:rsidRPr="00791FBE">
        <w:rPr>
          <w:u w:val="single"/>
        </w:rPr>
        <w:t>Will a country react in a reciprocal manner</w:t>
      </w:r>
      <w:r w:rsidRPr="00791FBE">
        <w:t xml:space="preserve"> </w:t>
      </w:r>
      <w:r w:rsidRPr="00791FBE">
        <w:rPr>
          <w:u w:val="single"/>
        </w:rPr>
        <w:t>to the leader’s effort in climate mitigation</w:t>
      </w:r>
      <w:r w:rsidRPr="00791FBE">
        <w:t xml:space="preserve">? </w:t>
      </w:r>
      <w:r w:rsidRPr="00791FBE">
        <w:rPr>
          <w:u w:val="single"/>
        </w:rPr>
        <w:t>Although</w:t>
      </w:r>
      <w:r w:rsidRPr="00791FBE">
        <w:t xml:space="preserve"> </w:t>
      </w:r>
      <w:r w:rsidRPr="00791FBE">
        <w:rPr>
          <w:u w:val="single"/>
        </w:rPr>
        <w:t xml:space="preserve">this is </w:t>
      </w:r>
      <w:r w:rsidRPr="00791FBE">
        <w:t xml:space="preserve">certainly </w:t>
      </w:r>
      <w:r w:rsidRPr="00791FBE">
        <w:rPr>
          <w:u w:val="single"/>
        </w:rPr>
        <w:t>a possibility</w:t>
      </w:r>
      <w:r w:rsidRPr="00791FBE">
        <w:t xml:space="preserve">, the </w:t>
      </w:r>
      <w:r w:rsidRPr="00791FBE">
        <w:rPr>
          <w:rStyle w:val="Emphasis"/>
        </w:rPr>
        <w:t>i</w:t>
      </w:r>
      <w:r w:rsidRPr="00791FBE">
        <w:t xml:space="preserve">nternational </w:t>
      </w:r>
      <w:r w:rsidRPr="00791FBE">
        <w:rPr>
          <w:rStyle w:val="Emphasis"/>
        </w:rPr>
        <w:t>r</w:t>
      </w:r>
      <w:r w:rsidRPr="00791FBE">
        <w:t xml:space="preserve">elations </w:t>
      </w:r>
      <w:r w:rsidRPr="00791FBE">
        <w:rPr>
          <w:u w:val="single"/>
        </w:rPr>
        <w:t>literature</w:t>
      </w:r>
      <w:r w:rsidRPr="00791FBE">
        <w:t xml:space="preserve"> also </w:t>
      </w:r>
      <w:r w:rsidRPr="00791FBE">
        <w:rPr>
          <w:b/>
          <w:u w:val="single"/>
        </w:rPr>
        <w:t>provides us with a different answer</w:t>
      </w:r>
      <w:r w:rsidRPr="00791FBE">
        <w:t xml:space="preserve">. </w:t>
      </w:r>
      <w:r w:rsidRPr="00791FBE">
        <w:rPr>
          <w:u w:val="single"/>
        </w:rPr>
        <w:t>Countries are</w:t>
      </w:r>
      <w:r w:rsidRPr="00791FBE">
        <w:t xml:space="preserve"> often seen as </w:t>
      </w:r>
      <w:r w:rsidRPr="00791FBE">
        <w:rPr>
          <w:b/>
          <w:u w:val="single"/>
        </w:rPr>
        <w:t>rational entities</w:t>
      </w:r>
      <w:r w:rsidRPr="00791FBE">
        <w:t xml:space="preserve"> </w:t>
      </w:r>
      <w:r w:rsidRPr="00791FBE">
        <w:rPr>
          <w:b/>
          <w:u w:val="single"/>
        </w:rPr>
        <w:t>that pursue their self-interests</w:t>
      </w:r>
      <w:r w:rsidRPr="00791FBE">
        <w:t xml:space="preserve"> (Fearon, 1995). </w:t>
      </w:r>
      <w:r w:rsidRPr="00791FBE">
        <w:rPr>
          <w:u w:val="single"/>
        </w:rPr>
        <w:t>Reciprocal behaviour due to fairness</w:t>
      </w:r>
      <w:r w:rsidRPr="00791FBE">
        <w:t xml:space="preserve"> considerations </w:t>
      </w:r>
      <w:r w:rsidRPr="00791FBE">
        <w:rPr>
          <w:u w:val="single"/>
        </w:rPr>
        <w:t>might prevail at the individual level</w:t>
      </w:r>
      <w:r w:rsidRPr="00791FBE">
        <w:t xml:space="preserve">, </w:t>
      </w:r>
      <w:r w:rsidRPr="00791FBE">
        <w:rPr>
          <w:b/>
          <w:u w:val="single"/>
        </w:rPr>
        <w:t>but not</w:t>
      </w:r>
      <w:r w:rsidRPr="00791FBE">
        <w:t xml:space="preserve"> necessarily </w:t>
      </w:r>
      <w:r w:rsidRPr="00791FBE">
        <w:rPr>
          <w:b/>
          <w:u w:val="single"/>
        </w:rPr>
        <w:t>in the national or international arenas</w:t>
      </w:r>
      <w:r w:rsidRPr="00791FBE">
        <w:t xml:space="preserve">. </w:t>
      </w:r>
      <w:r w:rsidRPr="00791FBE">
        <w:rPr>
          <w:u w:val="single"/>
        </w:rPr>
        <w:t>If anything</w:t>
      </w:r>
      <w:r w:rsidRPr="00791FBE">
        <w:t xml:space="preserve"> </w:t>
      </w:r>
      <w:r w:rsidRPr="00791FBE">
        <w:rPr>
          <w:u w:val="single"/>
        </w:rPr>
        <w:t>an increase in climate change mitigation</w:t>
      </w:r>
      <w:r w:rsidRPr="00791FBE">
        <w:t xml:space="preserve"> </w:t>
      </w:r>
      <w:r w:rsidRPr="00791FBE">
        <w:rPr>
          <w:u w:val="single"/>
        </w:rPr>
        <w:t>by the leader might</w:t>
      </w:r>
      <w:r w:rsidRPr="00791FBE">
        <w:t xml:space="preserve"> </w:t>
      </w:r>
      <w:r w:rsidRPr="00791FBE">
        <w:rPr>
          <w:b/>
          <w:u w:val="single"/>
        </w:rPr>
        <w:t xml:space="preserve">lead the follower to </w:t>
      </w:r>
      <w:r w:rsidRPr="00791FBE">
        <w:rPr>
          <w:rStyle w:val="Emphasis"/>
        </w:rPr>
        <w:t>free-ride and reduce its efforts</w:t>
      </w:r>
      <w:r w:rsidRPr="00791FBE">
        <w:t xml:space="preserve"> (Nordhaus, 2015). Indeed, </w:t>
      </w:r>
      <w:r w:rsidRPr="00791FBE">
        <w:rPr>
          <w:u w:val="single"/>
        </w:rPr>
        <w:t>freeriding is</w:t>
      </w:r>
      <w:r w:rsidRPr="00791FBE">
        <w:t xml:space="preserve"> considered </w:t>
      </w:r>
      <w:r w:rsidRPr="00791FBE">
        <w:rPr>
          <w:u w:val="single"/>
        </w:rPr>
        <w:t>the most severe problem</w:t>
      </w:r>
      <w:r w:rsidRPr="00791FBE">
        <w:t xml:space="preserve"> </w:t>
      </w:r>
      <w:r w:rsidRPr="00791FBE">
        <w:rPr>
          <w:u w:val="single"/>
        </w:rPr>
        <w:t>in the</w:t>
      </w:r>
      <w:r w:rsidRPr="00791FBE">
        <w:t xml:space="preserve"> efficient </w:t>
      </w:r>
      <w:r w:rsidRPr="00791FBE">
        <w:rPr>
          <w:u w:val="single"/>
        </w:rPr>
        <w:t>provision of public goods in general</w:t>
      </w:r>
      <w:r w:rsidRPr="00791FBE">
        <w:t xml:space="preserve">, </w:t>
      </w:r>
      <w:r w:rsidRPr="00791FBE">
        <w:rPr>
          <w:u w:val="single"/>
        </w:rPr>
        <w:t>and climate change</w:t>
      </w:r>
      <w:r w:rsidRPr="00791FBE">
        <w:t xml:space="preserve"> mitigation </w:t>
      </w:r>
      <w:r w:rsidRPr="00791FBE">
        <w:rPr>
          <w:u w:val="single"/>
        </w:rPr>
        <w:t>in particular</w:t>
      </w:r>
      <w:r w:rsidRPr="00791FBE">
        <w:t xml:space="preserve">. </w:t>
      </w:r>
      <w:r w:rsidRPr="00791FBE">
        <w:rPr>
          <w:b/>
          <w:u w:val="single"/>
        </w:rPr>
        <w:t>It is not at all clear</w:t>
      </w:r>
      <w:r w:rsidRPr="00791FBE">
        <w:t xml:space="preserve"> that </w:t>
      </w:r>
      <w:r w:rsidRPr="00791FBE">
        <w:rPr>
          <w:b/>
          <w:u w:val="single"/>
        </w:rPr>
        <w:t>reciprocity can overcome freeriding</w:t>
      </w:r>
      <w:r w:rsidRPr="00791FBE">
        <w:t xml:space="preserve">. 2. An increase in the perceived value of climate change mitigation If the leader is willing to pay additional costs for climate change mitigation, it signals that mitigation might be worth more to them than originally expected. This new information might bring the follower to re-examine their valuation of climate change mitigation. The crucial point here is that the effects of climate change differ across countries. </w:t>
      </w:r>
      <w:r w:rsidRPr="00791FBE">
        <w:rPr>
          <w:u w:val="single"/>
        </w:rPr>
        <w:t>Mitigation by the leader might show us how their constituency values climate change mitigation</w:t>
      </w:r>
      <w:r w:rsidRPr="00791FBE">
        <w:t xml:space="preserve">, </w:t>
      </w:r>
      <w:r w:rsidRPr="00791FBE">
        <w:rPr>
          <w:u w:val="single"/>
        </w:rPr>
        <w:t xml:space="preserve">but that </w:t>
      </w:r>
      <w:r w:rsidRPr="00791FBE">
        <w:rPr>
          <w:rStyle w:val="Emphasis"/>
        </w:rPr>
        <w:t>doesn’t</w:t>
      </w:r>
      <w:r w:rsidRPr="00791FBE">
        <w:t xml:space="preserve"> necessarily </w:t>
      </w:r>
      <w:r w:rsidRPr="00791FBE">
        <w:rPr>
          <w:rStyle w:val="Emphasis"/>
        </w:rPr>
        <w:t>mean</w:t>
      </w:r>
      <w:r w:rsidRPr="00791FBE">
        <w:t xml:space="preserve"> </w:t>
      </w:r>
      <w:r w:rsidRPr="00791FBE">
        <w:rPr>
          <w:b/>
          <w:u w:val="single"/>
        </w:rPr>
        <w:t>that the followers’ constituency would have the same</w:t>
      </w:r>
      <w:r w:rsidRPr="00791FBE">
        <w:t xml:space="preserve"> (</w:t>
      </w:r>
      <w:r w:rsidRPr="00791FBE">
        <w:rPr>
          <w:rStyle w:val="Emphasis"/>
        </w:rPr>
        <w:t>or even a similar</w:t>
      </w:r>
      <w:r w:rsidRPr="00791FBE">
        <w:t xml:space="preserve">) </w:t>
      </w:r>
      <w:r w:rsidRPr="00791FBE">
        <w:rPr>
          <w:b/>
          <w:u w:val="single"/>
        </w:rPr>
        <w:t>valuation</w:t>
      </w:r>
      <w:r w:rsidRPr="00791FBE">
        <w:t xml:space="preserve">. Second, mitigation might reveal the </w:t>
      </w:r>
      <w:r w:rsidRPr="00791FBE">
        <w:rPr>
          <w:u w:val="single"/>
        </w:rPr>
        <w:t>projected climate change costs</w:t>
      </w:r>
      <w:r w:rsidRPr="00791FBE">
        <w:t xml:space="preserve"> that will be </w:t>
      </w:r>
      <w:r w:rsidRPr="00791FBE">
        <w:rPr>
          <w:u w:val="single"/>
        </w:rPr>
        <w:t>incurred by the leader</w:t>
      </w:r>
      <w:r w:rsidRPr="00791FBE">
        <w:t xml:space="preserve">. Yet again, that </w:t>
      </w:r>
      <w:r w:rsidRPr="00791FBE">
        <w:rPr>
          <w:u w:val="single"/>
        </w:rPr>
        <w:t>doesn’t tell us much about</w:t>
      </w:r>
      <w:r w:rsidRPr="00791FBE">
        <w:rPr>
          <w:i/>
        </w:rPr>
        <w:t xml:space="preserve"> </w:t>
      </w:r>
      <w:r w:rsidRPr="00791FBE">
        <w:t xml:space="preserve">the </w:t>
      </w:r>
      <w:r w:rsidRPr="00791FBE">
        <w:rPr>
          <w:u w:val="single"/>
        </w:rPr>
        <w:t>costs</w:t>
      </w:r>
      <w:r w:rsidRPr="00791FBE">
        <w:t xml:space="preserve"> of climate change being </w:t>
      </w:r>
      <w:r w:rsidRPr="00791FBE">
        <w:rPr>
          <w:u w:val="single"/>
        </w:rPr>
        <w:t>borne by the followers</w:t>
      </w:r>
      <w:r w:rsidRPr="00791FBE">
        <w:t xml:space="preserve">. Lastly, </w:t>
      </w:r>
      <w:r w:rsidRPr="00791FBE">
        <w:rPr>
          <w:u w:val="single"/>
        </w:rPr>
        <w:t>the level of uncertainty in terms of the impacts of climate change</w:t>
      </w:r>
      <w:r w:rsidRPr="00791FBE">
        <w:t xml:space="preserve"> and their geographical pattern </w:t>
      </w:r>
      <w:r w:rsidRPr="00791FBE">
        <w:rPr>
          <w:u w:val="single"/>
        </w:rPr>
        <w:t>is so great</w:t>
      </w:r>
      <w:r w:rsidRPr="00791FBE">
        <w:t xml:space="preserve"> so </w:t>
      </w:r>
      <w:r w:rsidRPr="00791FBE">
        <w:rPr>
          <w:b/>
          <w:u w:val="single"/>
        </w:rPr>
        <w:t>that the information content of the leader’s action might be negligible</w:t>
      </w:r>
      <w:r w:rsidRPr="00791FBE">
        <w:t xml:space="preserve">. Schwerhoff also mentions that </w:t>
      </w:r>
      <w:r w:rsidRPr="00791FBE">
        <w:rPr>
          <w:rStyle w:val="StyleUnderline"/>
        </w:rPr>
        <w:t>knowing the preferences of other countries</w:t>
      </w:r>
      <w:r w:rsidRPr="00791FBE">
        <w:t xml:space="preserve"> is valuable, although </w:t>
      </w:r>
      <w:r w:rsidRPr="00791FBE">
        <w:rPr>
          <w:rStyle w:val="StyleUnderline"/>
        </w:rPr>
        <w:t>it is not clear why this should lead the followers to adopt more stringent climate change mitigation policies</w:t>
      </w:r>
      <w:r w:rsidRPr="00791FBE">
        <w:t xml:space="preserve">. 3. Cost reductions </w:t>
      </w:r>
      <w:r w:rsidRPr="00791FBE">
        <w:rPr>
          <w:u w:val="single"/>
        </w:rPr>
        <w:t>According to Schwerhoff</w:t>
      </w:r>
      <w:r w:rsidRPr="00791FBE">
        <w:t xml:space="preserve">, </w:t>
      </w:r>
      <w:r w:rsidRPr="00791FBE">
        <w:rPr>
          <w:u w:val="single"/>
        </w:rPr>
        <w:t>mitigation by the leader might</w:t>
      </w:r>
      <w:r w:rsidRPr="00791FBE">
        <w:t xml:space="preserve"> </w:t>
      </w:r>
      <w:r w:rsidRPr="00791FBE">
        <w:rPr>
          <w:rStyle w:val="StyleUnderline"/>
        </w:rPr>
        <w:t xml:space="preserve">reduce </w:t>
      </w:r>
      <w:r w:rsidRPr="00791FBE">
        <w:t xml:space="preserve">the mitigation </w:t>
      </w:r>
      <w:r w:rsidRPr="00791FBE">
        <w:rPr>
          <w:rStyle w:val="StyleUnderline"/>
        </w:rPr>
        <w:t>costs borne by the followers</w:t>
      </w:r>
      <w:r w:rsidRPr="00791FBE">
        <w:t xml:space="preserve"> in several ways. Mitigation by the leader might </w:t>
      </w:r>
      <w:r w:rsidRPr="00791FBE">
        <w:rPr>
          <w:u w:val="single"/>
        </w:rPr>
        <w:t>show the followers what the optimal policy design is, and</w:t>
      </w:r>
      <w:r w:rsidRPr="00791FBE">
        <w:t xml:space="preserve"> might </w:t>
      </w:r>
      <w:r w:rsidRPr="00791FBE">
        <w:rPr>
          <w:u w:val="single"/>
        </w:rPr>
        <w:t>allow for improvements in</w:t>
      </w:r>
      <w:r w:rsidRPr="00791FBE">
        <w:t xml:space="preserve"> mitigation </w:t>
      </w:r>
      <w:r w:rsidRPr="00791FBE">
        <w:rPr>
          <w:u w:val="single"/>
        </w:rPr>
        <w:t>tech</w:t>
      </w:r>
      <w:r w:rsidRPr="00791FBE">
        <w:t xml:space="preserve">nology. </w:t>
      </w:r>
      <w:r w:rsidRPr="00791FBE">
        <w:rPr>
          <w:rStyle w:val="StyleUnderline"/>
        </w:rPr>
        <w:t xml:space="preserve">Both of these points are problematic. </w:t>
      </w:r>
      <w:r w:rsidRPr="00791FBE">
        <w:rPr>
          <w:u w:val="single"/>
        </w:rPr>
        <w:t>The first will only be relevant</w:t>
      </w:r>
      <w:r w:rsidRPr="00791FBE">
        <w:t xml:space="preserve"> </w:t>
      </w:r>
      <w:r w:rsidRPr="00791FBE">
        <w:rPr>
          <w:b/>
          <w:u w:val="single"/>
        </w:rPr>
        <w:t>if</w:t>
      </w:r>
      <w:r w:rsidRPr="00791FBE">
        <w:t xml:space="preserve"> the </w:t>
      </w:r>
      <w:r w:rsidRPr="00791FBE">
        <w:rPr>
          <w:b/>
          <w:u w:val="single"/>
        </w:rPr>
        <w:t>followers want to increase</w:t>
      </w:r>
      <w:r w:rsidRPr="00791FBE">
        <w:t xml:space="preserve"> their </w:t>
      </w:r>
      <w:r w:rsidRPr="00791FBE">
        <w:rPr>
          <w:b/>
          <w:u w:val="single"/>
        </w:rPr>
        <w:t>mitigation</w:t>
      </w:r>
      <w:r w:rsidRPr="00791FBE">
        <w:t xml:space="preserve"> efforts </w:t>
      </w:r>
      <w:r w:rsidRPr="00791FBE">
        <w:rPr>
          <w:b/>
          <w:u w:val="single"/>
        </w:rPr>
        <w:t>in the first place</w:t>
      </w:r>
      <w:r w:rsidRPr="00791FBE">
        <w:t xml:space="preserve">. Moreover, </w:t>
      </w:r>
      <w:r w:rsidRPr="00791FBE">
        <w:rPr>
          <w:u w:val="single"/>
        </w:rPr>
        <w:t>local contingencies suggest</w:t>
      </w:r>
      <w:r w:rsidRPr="00791FBE">
        <w:t xml:space="preserve"> that the </w:t>
      </w:r>
      <w:r w:rsidRPr="00791FBE">
        <w:rPr>
          <w:rStyle w:val="Emphasis"/>
        </w:rPr>
        <w:t>optimal</w:t>
      </w:r>
      <w:r w:rsidRPr="00791FBE">
        <w:t xml:space="preserve"> policy </w:t>
      </w:r>
      <w:r w:rsidRPr="00791FBE">
        <w:rPr>
          <w:rStyle w:val="Emphasis"/>
        </w:rPr>
        <w:t>design might be very different</w:t>
      </w:r>
      <w:r w:rsidRPr="00791FBE">
        <w:t xml:space="preserve"> </w:t>
      </w:r>
      <w:r w:rsidRPr="00791FBE">
        <w:rPr>
          <w:b/>
          <w:u w:val="single"/>
        </w:rPr>
        <w:t>between countries</w:t>
      </w:r>
      <w:r w:rsidRPr="00791FBE">
        <w:t xml:space="preserve">. The second point is more important, and deserves some more thought. </w:t>
      </w:r>
      <w:r w:rsidRPr="00791FBE">
        <w:rPr>
          <w:u w:val="single"/>
        </w:rPr>
        <w:t>If the demand for mitigation tech</w:t>
      </w:r>
      <w:r w:rsidRPr="00791FBE">
        <w:t xml:space="preserve">nologies </w:t>
      </w:r>
      <w:r w:rsidRPr="00791FBE">
        <w:rPr>
          <w:u w:val="single"/>
        </w:rPr>
        <w:t>increases</w:t>
      </w:r>
      <w:r w:rsidRPr="00791FBE">
        <w:t xml:space="preserve"> </w:t>
      </w:r>
      <w:r w:rsidRPr="00791FBE">
        <w:rPr>
          <w:rStyle w:val="StyleUnderline"/>
        </w:rPr>
        <w:t>due to the leaders initiative</w:t>
      </w:r>
      <w:r w:rsidRPr="00791FBE">
        <w:t xml:space="preserve">, </w:t>
      </w:r>
      <w:r w:rsidRPr="00791FBE">
        <w:rPr>
          <w:u w:val="single"/>
        </w:rPr>
        <w:t>these</w:t>
      </w:r>
      <w:r w:rsidRPr="00791FBE">
        <w:t xml:space="preserve"> </w:t>
      </w:r>
      <w:r w:rsidRPr="00791FBE">
        <w:rPr>
          <w:rStyle w:val="StyleUnderline"/>
        </w:rPr>
        <w:t>tech</w:t>
      </w:r>
      <w:r w:rsidRPr="00791FBE">
        <w:t xml:space="preserve">nologies </w:t>
      </w:r>
      <w:r w:rsidRPr="00791FBE">
        <w:rPr>
          <w:u w:val="single"/>
        </w:rPr>
        <w:t>might</w:t>
      </w:r>
      <w:r w:rsidRPr="00791FBE">
        <w:t xml:space="preserve"> </w:t>
      </w:r>
      <w:r w:rsidRPr="00791FBE">
        <w:rPr>
          <w:b/>
          <w:u w:val="single"/>
        </w:rPr>
        <w:t>become more expensive and not cheaper</w:t>
      </w:r>
      <w:r w:rsidRPr="00791FBE">
        <w:t xml:space="preserve"> as suggested by Schwerhoff. </w:t>
      </w:r>
      <w:r w:rsidRPr="00791FBE">
        <w:rPr>
          <w:u w:val="single"/>
        </w:rPr>
        <w:t>This could occur</w:t>
      </w:r>
      <w:r w:rsidRPr="00791FBE">
        <w:t xml:space="preserve"> </w:t>
      </w:r>
      <w:r w:rsidRPr="00791FBE">
        <w:rPr>
          <w:u w:val="single"/>
        </w:rPr>
        <w:t>because an increase in the demand</w:t>
      </w:r>
      <w:r w:rsidRPr="00791FBE">
        <w:t xml:space="preserve"> </w:t>
      </w:r>
      <w:r w:rsidRPr="00791FBE">
        <w:rPr>
          <w:b/>
          <w:u w:val="single"/>
        </w:rPr>
        <w:t>will create an upward shift in the demand curve</w:t>
      </w:r>
      <w:r w:rsidRPr="00791FBE">
        <w:t xml:space="preserve"> for these technologies, </w:t>
      </w:r>
      <w:r w:rsidRPr="00791FBE">
        <w:rPr>
          <w:b/>
          <w:u w:val="single"/>
        </w:rPr>
        <w:t>leading to an increase in prices</w:t>
      </w:r>
      <w:r w:rsidRPr="00791FBE">
        <w:t xml:space="preserve">(Bernstein &amp; Griffin, 2006; Mankiw, 2015). </w:t>
      </w:r>
      <w:r w:rsidRPr="00791FBE">
        <w:rPr>
          <w:u w:val="single"/>
        </w:rPr>
        <w:t>Another issue is that mitigation efforts</w:t>
      </w:r>
      <w:r w:rsidRPr="00791FBE">
        <w:t xml:space="preserve">, e.g. using alternative energy sources, </w:t>
      </w:r>
      <w:r w:rsidRPr="00791FBE">
        <w:rPr>
          <w:u w:val="single"/>
        </w:rPr>
        <w:t>might reduce the demand for fossil fuels</w:t>
      </w:r>
      <w:r w:rsidRPr="00791FBE">
        <w:t xml:space="preserve">, </w:t>
      </w:r>
      <w:r w:rsidRPr="00791FBE">
        <w:rPr>
          <w:b/>
          <w:u w:val="single"/>
        </w:rPr>
        <w:t>leading to the polluting alternative costing less</w:t>
      </w:r>
      <w:r w:rsidRPr="00791FBE">
        <w:t xml:space="preserve"> </w:t>
      </w:r>
      <w:r w:rsidRPr="00791FBE">
        <w:rPr>
          <w:b/>
          <w:u w:val="single"/>
        </w:rPr>
        <w:t>and</w:t>
      </w:r>
      <w:r w:rsidRPr="00791FBE">
        <w:t xml:space="preserve"> thus </w:t>
      </w:r>
      <w:r w:rsidRPr="00791FBE">
        <w:rPr>
          <w:rStyle w:val="Emphasis"/>
        </w:rPr>
        <w:t>reducing the incentive to mitigate</w:t>
      </w:r>
      <w:r w:rsidRPr="00791FBE">
        <w:t xml:space="preserve">. This mechanism is the focus of a large literature talking about carbon leakage (e.g. Babiker, 2005; Di Maria &amp;Van derWerf, 2008; Eichner &amp; Pethig, 2011; Felder &amp; Rutherford, 1993; Kuik &amp; Hofkes, 2010; Paltsev, 2001). These papers, among others, describe how </w:t>
      </w:r>
      <w:r w:rsidRPr="00791FBE">
        <w:rPr>
          <w:b/>
          <w:u w:val="single"/>
        </w:rPr>
        <w:t xml:space="preserve">mitigation by some countries might lead other countries to </w:t>
      </w:r>
      <w:r w:rsidRPr="00791FBE">
        <w:rPr>
          <w:rStyle w:val="Emphasis"/>
        </w:rPr>
        <w:t>reduce mitigation</w:t>
      </w:r>
      <w:r w:rsidRPr="00791FBE">
        <w:t xml:space="preserve"> </w:t>
      </w:r>
      <w:r w:rsidRPr="00791FBE">
        <w:rPr>
          <w:b/>
          <w:u w:val="single"/>
        </w:rPr>
        <w:t>and increase GHG emissions</w:t>
      </w:r>
      <w:r w:rsidRPr="00791FBE">
        <w:t xml:space="preserve"> – e.g. </w:t>
      </w:r>
      <w:r w:rsidRPr="00791FBE">
        <w:rPr>
          <w:u w:val="single"/>
        </w:rPr>
        <w:t>because some polluting industries would move from countries with stricter regulations</w:t>
      </w:r>
      <w:r w:rsidRPr="00791FBE">
        <w:t xml:space="preserve"> </w:t>
      </w:r>
      <w:r w:rsidRPr="00791FBE">
        <w:rPr>
          <w:b/>
          <w:u w:val="single"/>
        </w:rPr>
        <w:t>to others that are less stringent</w:t>
      </w:r>
      <w:r w:rsidRPr="00791FBE">
        <w:t xml:space="preserve">. It follows that this could also happen in the leader–follower scenario described by Schwerhoff. 4. An alternative approach Owing to the limitations of the mechanisms that were suggested by Schwerhoff, I suggest that </w:t>
      </w:r>
      <w:r w:rsidRPr="00791FBE">
        <w:rPr>
          <w:b/>
          <w:u w:val="single"/>
        </w:rPr>
        <w:t xml:space="preserve">it is </w:t>
      </w:r>
      <w:r w:rsidRPr="00791FBE">
        <w:rPr>
          <w:rStyle w:val="Emphasis"/>
        </w:rPr>
        <w:t>not at all clear</w:t>
      </w:r>
      <w:r w:rsidRPr="00791FBE">
        <w:rPr>
          <w:b/>
          <w:u w:val="single"/>
        </w:rPr>
        <w:t xml:space="preserve"> that taking a leading position</w:t>
      </w:r>
      <w:r w:rsidRPr="00791FBE">
        <w:t xml:space="preserve"> </w:t>
      </w:r>
      <w:r w:rsidRPr="00791FBE">
        <w:rPr>
          <w:b/>
          <w:u w:val="single"/>
        </w:rPr>
        <w:t>in</w:t>
      </w:r>
      <w:r w:rsidRPr="00791FBE">
        <w:t xml:space="preserve"> climate change </w:t>
      </w:r>
      <w:r w:rsidRPr="00791FBE">
        <w:rPr>
          <w:b/>
          <w:u w:val="single"/>
        </w:rPr>
        <w:t>mitigation</w:t>
      </w:r>
      <w:r w:rsidRPr="00791FBE">
        <w:t xml:space="preserve"> </w:t>
      </w:r>
      <w:r w:rsidRPr="00791FBE">
        <w:rPr>
          <w:b/>
          <w:u w:val="single"/>
        </w:rPr>
        <w:t>will increase mitigation by other countries</w:t>
      </w:r>
      <w:r w:rsidRPr="00791FBE">
        <w:t xml:space="preserve"> (the so-called followers). </w:t>
      </w:r>
      <w:r w:rsidRPr="00791FBE">
        <w:rPr>
          <w:u w:val="single"/>
        </w:rPr>
        <w:t>Even if countries choose to reciprocate</w:t>
      </w:r>
      <w:r w:rsidRPr="00791FBE">
        <w:t xml:space="preserve">, </w:t>
      </w:r>
      <w:r w:rsidRPr="00791FBE">
        <w:rPr>
          <w:rStyle w:val="StyleUnderline"/>
        </w:rPr>
        <w:t>or if they perceive mitigation as more valuable</w:t>
      </w:r>
      <w:r w:rsidRPr="00791FBE">
        <w:t xml:space="preserve">, </w:t>
      </w:r>
      <w:r w:rsidRPr="00791FBE">
        <w:rPr>
          <w:b/>
          <w:u w:val="single"/>
        </w:rPr>
        <w:t xml:space="preserve">free-riding </w:t>
      </w:r>
      <w:r w:rsidRPr="00791FBE">
        <w:t>might</w:t>
      </w:r>
      <w:r w:rsidRPr="00791FBE">
        <w:rPr>
          <w:b/>
          <w:u w:val="single"/>
        </w:rPr>
        <w:t xml:space="preserve"> still happen</w:t>
      </w:r>
      <w:r w:rsidRPr="00791FBE">
        <w:t xml:space="preserve"> </w:t>
      </w:r>
      <w:r w:rsidRPr="00791FBE">
        <w:rPr>
          <w:b/>
          <w:u w:val="single"/>
        </w:rPr>
        <w:t xml:space="preserve">and carbon leakage </w:t>
      </w:r>
      <w:r w:rsidRPr="00791FBE">
        <w:t>might</w:t>
      </w:r>
      <w:r w:rsidRPr="00791FBE">
        <w:rPr>
          <w:b/>
          <w:u w:val="single"/>
        </w:rPr>
        <w:t xml:space="preserve"> reduce mitigation</w:t>
      </w:r>
      <w:r w:rsidRPr="00791FBE">
        <w:t xml:space="preserve"> by followers.’</w:t>
      </w:r>
    </w:p>
    <w:p w14:paraId="6DF4CFA0" w14:textId="77777777" w:rsidR="00B210F8" w:rsidRPr="00791FBE" w:rsidRDefault="00B210F8" w:rsidP="00B210F8"/>
    <w:p w14:paraId="63CE1413" w14:textId="77777777" w:rsidR="00B210F8" w:rsidRPr="00791FBE" w:rsidRDefault="00B210F8" w:rsidP="00B210F8">
      <w:pPr>
        <w:pStyle w:val="Heading4"/>
      </w:pPr>
      <w:r w:rsidRPr="00791FBE">
        <w:t>Chinese emissions reductions are unenforceable</w:t>
      </w:r>
    </w:p>
    <w:p w14:paraId="73E50CEB" w14:textId="77777777" w:rsidR="00B210F8" w:rsidRPr="00791FBE" w:rsidRDefault="00B210F8" w:rsidP="00B210F8">
      <w:pPr>
        <w:rPr>
          <w:sz w:val="16"/>
        </w:rPr>
      </w:pPr>
      <w:r w:rsidRPr="00791FBE">
        <w:rPr>
          <w:rStyle w:val="Style13ptBold"/>
        </w:rPr>
        <w:t>Adams, 2015</w:t>
      </w:r>
      <w:r w:rsidRPr="00791FBE">
        <w:rPr>
          <w:sz w:val="16"/>
        </w:rPr>
        <w:t>, economist and the executive director of Probe International, a Toronto-based NGO that has been involved in the Chinese environmental movement since its nascency in the mid-1980s “The Truth About China”, http://www.thegwpf.org/content/uploads/2015/12/Truth-about-China.pdf]</w:t>
      </w:r>
    </w:p>
    <w:p w14:paraId="352D826A" w14:textId="77777777" w:rsidR="00B210F8" w:rsidRPr="00791FBE" w:rsidRDefault="00B210F8" w:rsidP="00B210F8">
      <w:pPr>
        <w:rPr>
          <w:sz w:val="16"/>
        </w:rPr>
      </w:pPr>
      <w:r w:rsidRPr="00791FBE">
        <w:rPr>
          <w:rStyle w:val="StyleUnderline"/>
          <w:sz w:val="24"/>
        </w:rPr>
        <w:t>China has made grand promises about ‘rebalancing’ its economy</w:t>
      </w:r>
      <w:r w:rsidRPr="00791FBE">
        <w:rPr>
          <w:sz w:val="16"/>
        </w:rPr>
        <w:t xml:space="preserve"> to be energy-lite, en route to reaching its stated goals of capping carbon dioxide emissions and meeting 20% of its energy needs with non-fossil fuels by 2030. </w:t>
      </w:r>
      <w:r w:rsidRPr="00791FBE">
        <w:rPr>
          <w:rStyle w:val="StyleUnderline"/>
          <w:sz w:val="24"/>
        </w:rPr>
        <w:t>Many not only believe that these goals are achievable, they believe that in China, a dictatorship ruled by fiat, the goals are more easily achievable than in a messy democracy that must pander to different interest groups</w:t>
      </w:r>
      <w:r w:rsidRPr="00791FBE">
        <w:rPr>
          <w:sz w:val="16"/>
        </w:rPr>
        <w:t xml:space="preserve">. </w:t>
      </w:r>
      <w:r w:rsidRPr="00791FBE">
        <w:rPr>
          <w:rStyle w:val="StyleUnderline"/>
          <w:sz w:val="24"/>
        </w:rPr>
        <w:t>This belief is mistaken</w:t>
      </w:r>
      <w:r w:rsidRPr="00791FBE">
        <w:rPr>
          <w:sz w:val="16"/>
        </w:rPr>
        <w:t xml:space="preserve">. </w:t>
      </w:r>
      <w:r w:rsidRPr="00791FBE">
        <w:rPr>
          <w:rStyle w:val="StyleUnderline"/>
          <w:sz w:val="24"/>
        </w:rPr>
        <w:t xml:space="preserve">China’s Communist Party </w:t>
      </w:r>
      <w:r w:rsidRPr="00791FBE">
        <w:rPr>
          <w:rStyle w:val="Emphasis"/>
          <w:sz w:val="24"/>
        </w:rPr>
        <w:t>dictatorship</w:t>
      </w:r>
      <w:r w:rsidRPr="00791FBE">
        <w:rPr>
          <w:rStyle w:val="StyleUnderline"/>
          <w:sz w:val="24"/>
        </w:rPr>
        <w:t xml:space="preserve"> and </w:t>
      </w:r>
      <w:r w:rsidRPr="00791FBE">
        <w:rPr>
          <w:rStyle w:val="Emphasis"/>
          <w:sz w:val="24"/>
        </w:rPr>
        <w:t>top-down economy</w:t>
      </w:r>
      <w:r w:rsidRPr="00791FBE">
        <w:rPr>
          <w:rStyle w:val="StyleUnderline"/>
          <w:sz w:val="24"/>
        </w:rPr>
        <w:t xml:space="preserve"> would be a hindrance</w:t>
      </w:r>
      <w:r w:rsidRPr="00791FBE">
        <w:rPr>
          <w:sz w:val="16"/>
        </w:rPr>
        <w:t xml:space="preserve"> </w:t>
      </w:r>
      <w:r w:rsidRPr="00791FBE">
        <w:rPr>
          <w:rStyle w:val="StyleUnderline"/>
          <w:sz w:val="24"/>
        </w:rPr>
        <w:t>rather than a help in meeting these goals</w:t>
      </w:r>
      <w:r w:rsidRPr="00791FBE">
        <w:rPr>
          <w:sz w:val="16"/>
        </w:rPr>
        <w:t>, even assuming China ever expected to meet them.  China’s stated goals are nothing but daunting. According to Scientific American: China will have to build as much wind, solar, nuclear and hydropower in the next 10 years as it has built coal-fired power plants in the last 10 years – as much as 1,000 gigawatts worth of alternatives to coal, also including natural gas, whether pipelined from Russia or fracked out of the country’s own shale deposits. And even if that dream is realized, an International Energy Agency analysis 76 suggests such a build out, though possible, is not sufficient to slow rising coal consumption unless China’s economic or electricity use growth also slow significantly.77  According to the US-based Breakthrough Institute, a think tank focused on development and the environment, because its economy will continue to grow ‘a deep transformation of the present fossil energy economy is not on the horizon in China’.78 Breakthrough agrees with others that China’s target of meeting</w:t>
      </w:r>
      <w:r w:rsidRPr="00791FBE">
        <w:rPr>
          <w:rStyle w:val="StyleUnderline"/>
          <w:sz w:val="24"/>
        </w:rPr>
        <w:t xml:space="preserve"> 20% of its energy needs from non-fossil sources merely represents a continuation of current trends and policies and ‘reflects the </w:t>
      </w:r>
      <w:r w:rsidRPr="00791FBE">
        <w:rPr>
          <w:rStyle w:val="Emphasis"/>
          <w:sz w:val="24"/>
        </w:rPr>
        <w:t>naturally slow pace of energy transitions’</w:t>
      </w:r>
      <w:r w:rsidRPr="00791FBE">
        <w:rPr>
          <w:sz w:val="16"/>
        </w:rPr>
        <w:t xml:space="preserve">.79  Not only must </w:t>
      </w:r>
      <w:r w:rsidRPr="00791FBE">
        <w:rPr>
          <w:rStyle w:val="StyleUnderline"/>
          <w:sz w:val="24"/>
        </w:rPr>
        <w:t>a decarbonised future look expensive to the Chinese leadership but</w:t>
      </w:r>
      <w:r w:rsidRPr="00791FBE">
        <w:rPr>
          <w:sz w:val="16"/>
        </w:rPr>
        <w:t xml:space="preserve">, </w:t>
      </w:r>
      <w:r w:rsidRPr="00791FBE">
        <w:rPr>
          <w:rStyle w:val="StyleUnderline"/>
          <w:sz w:val="24"/>
        </w:rPr>
        <w:t xml:space="preserve">given its </w:t>
      </w:r>
      <w:r w:rsidRPr="00791FBE">
        <w:rPr>
          <w:rStyle w:val="Emphasis"/>
          <w:sz w:val="24"/>
        </w:rPr>
        <w:t>history</w:t>
      </w:r>
      <w:r w:rsidRPr="00791FBE">
        <w:rPr>
          <w:sz w:val="16"/>
        </w:rPr>
        <w:t xml:space="preserve">, it also </w:t>
      </w:r>
      <w:r w:rsidRPr="00791FBE">
        <w:rPr>
          <w:rStyle w:val="StyleUnderline"/>
          <w:sz w:val="24"/>
        </w:rPr>
        <w:t xml:space="preserve">looks </w:t>
      </w:r>
      <w:r w:rsidRPr="00791FBE">
        <w:rPr>
          <w:rStyle w:val="Emphasis"/>
          <w:sz w:val="24"/>
        </w:rPr>
        <w:t>impossible to implement</w:t>
      </w:r>
      <w:r w:rsidRPr="00791FBE">
        <w:rPr>
          <w:sz w:val="16"/>
        </w:rPr>
        <w:t xml:space="preserve">.80 </w:t>
      </w:r>
      <w:r w:rsidRPr="00791FBE">
        <w:rPr>
          <w:rStyle w:val="StyleUnderline"/>
          <w:sz w:val="24"/>
        </w:rPr>
        <w:t>Despite having immense power over the economy and its citizens</w:t>
      </w:r>
      <w:r w:rsidRPr="00791FBE">
        <w:rPr>
          <w:sz w:val="16"/>
        </w:rPr>
        <w:t xml:space="preserve">, </w:t>
      </w:r>
      <w:r w:rsidRPr="00791FBE">
        <w:rPr>
          <w:rStyle w:val="StyleUnderline"/>
          <w:sz w:val="24"/>
        </w:rPr>
        <w:t xml:space="preserve">the Chinese government knows that it lacks the </w:t>
      </w:r>
      <w:r w:rsidRPr="00791FBE">
        <w:rPr>
          <w:rStyle w:val="Emphasis"/>
          <w:sz w:val="24"/>
        </w:rPr>
        <w:t>legal</w:t>
      </w:r>
      <w:r w:rsidRPr="00791FBE">
        <w:rPr>
          <w:rStyle w:val="StyleUnderline"/>
          <w:sz w:val="24"/>
        </w:rPr>
        <w:t xml:space="preserve"> and </w:t>
      </w:r>
      <w:r w:rsidRPr="00791FBE">
        <w:rPr>
          <w:rStyle w:val="Emphasis"/>
          <w:sz w:val="24"/>
        </w:rPr>
        <w:t>governmental structures</w:t>
      </w:r>
      <w:r w:rsidRPr="00791FBE">
        <w:rPr>
          <w:sz w:val="16"/>
        </w:rPr>
        <w:t xml:space="preserve"> </w:t>
      </w:r>
      <w:r w:rsidRPr="00791FBE">
        <w:rPr>
          <w:rStyle w:val="StyleUnderline"/>
          <w:sz w:val="24"/>
        </w:rPr>
        <w:t xml:space="preserve">to implement its major reform plans. </w:t>
      </w:r>
      <w:r w:rsidRPr="00791FBE">
        <w:rPr>
          <w:sz w:val="16"/>
        </w:rPr>
        <w:t>In the language of the Chinese Academy of Social Sciences,</w:t>
      </w:r>
      <w:r w:rsidRPr="00791FBE">
        <w:rPr>
          <w:rStyle w:val="StyleUnderline"/>
          <w:sz w:val="24"/>
        </w:rPr>
        <w:t xml:space="preserve"> the country lacks the ‘soft technologies’ – among them</w:t>
      </w:r>
      <w:r w:rsidRPr="00791FBE">
        <w:rPr>
          <w:sz w:val="16"/>
        </w:rPr>
        <w:t xml:space="preserve"> </w:t>
      </w:r>
      <w:r w:rsidRPr="00791FBE">
        <w:rPr>
          <w:rStyle w:val="StyleUnderline"/>
          <w:sz w:val="24"/>
        </w:rPr>
        <w:t xml:space="preserve">cultural and institutional values such as property rights </w:t>
      </w:r>
      <w:r w:rsidRPr="00791FBE">
        <w:rPr>
          <w:sz w:val="16"/>
        </w:rPr>
        <w:t xml:space="preserve">– </w:t>
      </w:r>
      <w:r w:rsidRPr="00791FBE">
        <w:rPr>
          <w:rStyle w:val="Emphasis"/>
          <w:sz w:val="24"/>
        </w:rPr>
        <w:t>needed to complement</w:t>
      </w:r>
      <w:r w:rsidRPr="00791FBE">
        <w:rPr>
          <w:sz w:val="16"/>
        </w:rPr>
        <w:t xml:space="preserve"> </w:t>
      </w:r>
      <w:r w:rsidRPr="00791FBE">
        <w:rPr>
          <w:rStyle w:val="StyleUnderline"/>
          <w:sz w:val="24"/>
        </w:rPr>
        <w:t>the more easily obtainable</w:t>
      </w:r>
      <w:r w:rsidRPr="00791FBE">
        <w:rPr>
          <w:sz w:val="16"/>
        </w:rPr>
        <w:t xml:space="preserve"> ‘</w:t>
      </w:r>
      <w:r w:rsidRPr="00791FBE">
        <w:rPr>
          <w:rStyle w:val="Emphasis"/>
          <w:sz w:val="24"/>
        </w:rPr>
        <w:t>hard technologies’</w:t>
      </w:r>
      <w:r w:rsidRPr="00791FBE">
        <w:rPr>
          <w:sz w:val="16"/>
        </w:rPr>
        <w:t xml:space="preserve">.81 </w:t>
      </w:r>
      <w:r w:rsidRPr="00791FBE">
        <w:rPr>
          <w:rStyle w:val="StyleUnderline"/>
          <w:sz w:val="24"/>
        </w:rPr>
        <w:t xml:space="preserve">The country’s centralised rule creates perverse incentives that undermine economic efficiency </w:t>
      </w:r>
      <w:r w:rsidRPr="00791FBE">
        <w:rPr>
          <w:sz w:val="16"/>
        </w:rPr>
        <w:t>82</w:t>
      </w:r>
      <w:r w:rsidRPr="00791FBE">
        <w:rPr>
          <w:rStyle w:val="StyleUnderline"/>
          <w:sz w:val="24"/>
        </w:rPr>
        <w:t xml:space="preserve"> and</w:t>
      </w:r>
      <w:r w:rsidRPr="00791FBE">
        <w:rPr>
          <w:sz w:val="16"/>
        </w:rPr>
        <w:t xml:space="preserve"> </w:t>
      </w:r>
      <w:r w:rsidRPr="00791FBE">
        <w:rPr>
          <w:rStyle w:val="StyleUnderline"/>
          <w:sz w:val="24"/>
        </w:rPr>
        <w:t xml:space="preserve">the corrupt, party-controlled </w:t>
      </w:r>
      <w:r w:rsidRPr="00791FBE">
        <w:rPr>
          <w:rStyle w:val="Emphasis"/>
          <w:sz w:val="24"/>
        </w:rPr>
        <w:t>judicial system</w:t>
      </w:r>
      <w:r w:rsidRPr="00791FBE">
        <w:rPr>
          <w:rStyle w:val="StyleUnderline"/>
          <w:sz w:val="24"/>
        </w:rPr>
        <w:t xml:space="preserve"> makes environmental protection </w:t>
      </w:r>
      <w:r w:rsidRPr="00791FBE">
        <w:rPr>
          <w:rStyle w:val="Emphasis"/>
          <w:sz w:val="24"/>
        </w:rPr>
        <w:t>impossible</w:t>
      </w:r>
      <w:r w:rsidRPr="00791FBE">
        <w:rPr>
          <w:sz w:val="16"/>
        </w:rPr>
        <w:t xml:space="preserve">.     According to a 2014 study by Wai-Hang Yee et al. from the Lee Kuan Yew School of Public Policy, </w:t>
      </w:r>
      <w:r w:rsidRPr="00791FBE">
        <w:rPr>
          <w:rStyle w:val="StyleUnderline"/>
          <w:sz w:val="24"/>
        </w:rPr>
        <w:t>when ‘adherence to the rule of law as a governance principle is an exception rather than the rule’</w:t>
      </w:r>
      <w:r w:rsidRPr="00791FBE">
        <w:rPr>
          <w:sz w:val="16"/>
        </w:rPr>
        <w:t xml:space="preserve"> </w:t>
      </w:r>
      <w:r w:rsidRPr="00791FBE">
        <w:rPr>
          <w:rStyle w:val="StyleUnderline"/>
          <w:sz w:val="24"/>
        </w:rPr>
        <w:t xml:space="preserve">and the law is not highly regarded as a legitimate source of authority, </w:t>
      </w:r>
      <w:r w:rsidRPr="00791FBE">
        <w:rPr>
          <w:sz w:val="16"/>
        </w:rPr>
        <w:t>‘</w:t>
      </w:r>
      <w:r w:rsidRPr="00791FBE">
        <w:rPr>
          <w:rStyle w:val="StyleUnderline"/>
          <w:sz w:val="24"/>
        </w:rPr>
        <w:t>formal regulations fail to serve as a useful guide for the regulatees’, who may ‘not believe the regulators intend on enforcing the formal regulations’.</w:t>
      </w:r>
      <w:r w:rsidRPr="00791FBE">
        <w:rPr>
          <w:sz w:val="16"/>
        </w:rPr>
        <w:t xml:space="preserve">83 </w:t>
      </w:r>
      <w:r w:rsidRPr="00791FBE">
        <w:rPr>
          <w:rStyle w:val="StyleUnderline"/>
          <w:sz w:val="24"/>
        </w:rPr>
        <w:t>The leadership is reduced to rhetoric and issuing blunt measures, such as token crackdowns on polluters.</w:t>
      </w:r>
      <w:r w:rsidRPr="00791FBE">
        <w:rPr>
          <w:sz w:val="16"/>
        </w:rPr>
        <w:t xml:space="preserve"> </w:t>
      </w:r>
      <w:r w:rsidRPr="00791FBE">
        <w:rPr>
          <w:rStyle w:val="StyleUnderline"/>
          <w:sz w:val="24"/>
        </w:rPr>
        <w:t xml:space="preserve">Even when a clean technology exists, it </w:t>
      </w:r>
      <w:r w:rsidRPr="00791FBE">
        <w:rPr>
          <w:rStyle w:val="Emphasis"/>
          <w:sz w:val="24"/>
        </w:rPr>
        <w:t>may not be used</w:t>
      </w:r>
      <w:r w:rsidRPr="00791FBE">
        <w:rPr>
          <w:sz w:val="16"/>
        </w:rPr>
        <w:t xml:space="preserve">. </w:t>
      </w:r>
      <w:r w:rsidRPr="00791FBE">
        <w:rPr>
          <w:rStyle w:val="StyleUnderline"/>
          <w:sz w:val="24"/>
        </w:rPr>
        <w:t>As Xu Yuan at Princeton’s Woodrow Wilson School of Public and International Affairs details</w:t>
      </w:r>
      <w:r w:rsidRPr="00791FBE">
        <w:rPr>
          <w:sz w:val="16"/>
        </w:rPr>
        <w:t xml:space="preserve">, </w:t>
      </w:r>
      <w:r w:rsidRPr="00791FBE">
        <w:rPr>
          <w:rStyle w:val="StyleUnderline"/>
          <w:sz w:val="24"/>
        </w:rPr>
        <w:t xml:space="preserve">sulfur dioxide scrubbers are installed at a large proportion of Chinese coal power plants – a larger proportion than in the US – but they often </w:t>
      </w:r>
      <w:r w:rsidRPr="00791FBE">
        <w:rPr>
          <w:rStyle w:val="Emphasis"/>
          <w:sz w:val="24"/>
        </w:rPr>
        <w:t>run only during inspections</w:t>
      </w:r>
      <w:r w:rsidRPr="00791FBE">
        <w:rPr>
          <w:rStyle w:val="StyleUnderline"/>
          <w:sz w:val="24"/>
        </w:rPr>
        <w:t xml:space="preserve"> by government officials; otherwise they tend to be turned off to save operating costs.</w:t>
      </w:r>
      <w:r w:rsidRPr="00791FBE">
        <w:rPr>
          <w:sz w:val="16"/>
        </w:rPr>
        <w:t xml:space="preserve">84 </w:t>
      </w:r>
    </w:p>
    <w:p w14:paraId="2F5BABD0" w14:textId="77777777" w:rsidR="009E2F8D" w:rsidRDefault="009E2F8D" w:rsidP="009E2F8D">
      <w:pPr>
        <w:pStyle w:val="Heading3"/>
      </w:pPr>
      <w:r>
        <w:t>Past the Tipping Point</w:t>
      </w:r>
    </w:p>
    <w:p w14:paraId="6ADB127E" w14:textId="77777777" w:rsidR="009E2F8D" w:rsidRDefault="009E2F8D" w:rsidP="009E2F8D">
      <w:pPr>
        <w:pStyle w:val="Heading4"/>
      </w:pPr>
      <w:r>
        <w:t>No solvency – we’ve already passed tipping points on climate change and it’s accelerating faster than anticipated due to feedback loops – prefer most recent studies</w:t>
      </w:r>
    </w:p>
    <w:p w14:paraId="716153FF" w14:textId="77777777" w:rsidR="009E2F8D" w:rsidRDefault="009E2F8D" w:rsidP="009E2F8D">
      <w:pPr>
        <w:rPr>
          <w:rStyle w:val="Style13ptBold"/>
        </w:rPr>
      </w:pPr>
      <w:r>
        <w:rPr>
          <w:rStyle w:val="Style13ptBold"/>
        </w:rPr>
        <w:t>Walker, ‘16</w:t>
      </w:r>
    </w:p>
    <w:p w14:paraId="3DE050F4" w14:textId="77777777" w:rsidR="009E2F8D" w:rsidRPr="000D395A" w:rsidRDefault="009E2F8D" w:rsidP="009E2F8D">
      <w:r w:rsidRPr="000D395A">
        <w:t xml:space="preserve">(Peter, staff writer for The Independent, “Climate change escalating so fast it is 'beyond point of no return'”, The Independent, December 1, </w:t>
      </w:r>
      <w:hyperlink r:id="rId39" w:history="1">
        <w:r w:rsidRPr="000D395A">
          <w:rPr>
            <w:rStyle w:val="Hyperlink"/>
          </w:rPr>
          <w:t>https://www.independent.co.uk/news/science/donald-trump-climate-change-policy-global-warming-expert-thomas-crowther-a7450236.html</w:t>
        </w:r>
      </w:hyperlink>
      <w:r w:rsidRPr="000D395A">
        <w:t>, accessed 7/23/18, ZW)</w:t>
      </w:r>
    </w:p>
    <w:p w14:paraId="618E6918" w14:textId="77777777" w:rsidR="009E2F8D" w:rsidRDefault="009E2F8D" w:rsidP="009E2F8D">
      <w:pPr>
        <w:rPr>
          <w:sz w:val="16"/>
        </w:rPr>
      </w:pPr>
      <w:r w:rsidRPr="000D395A">
        <w:rPr>
          <w:sz w:val="16"/>
        </w:rPr>
        <w:t>“</w:t>
      </w:r>
      <w:r w:rsidRPr="000D395A">
        <w:rPr>
          <w:rStyle w:val="StyleUnderline"/>
        </w:rPr>
        <w:t>Climate change may be considerably more rapid than we thought it was</w:t>
      </w:r>
      <w:r w:rsidRPr="000D395A">
        <w:rPr>
          <w:sz w:val="16"/>
        </w:rPr>
        <w:t xml:space="preserve">.” </w:t>
      </w:r>
      <w:r w:rsidRPr="000D395A">
        <w:rPr>
          <w:rStyle w:val="StyleUnderline"/>
        </w:rPr>
        <w:t>The report</w:t>
      </w:r>
      <w:r w:rsidRPr="000D395A">
        <w:rPr>
          <w:sz w:val="16"/>
        </w:rPr>
        <w:t xml:space="preserve">, by an exhaustive list of researchers and published in the Nature journal, </w:t>
      </w:r>
      <w:r w:rsidRPr="000D395A">
        <w:rPr>
          <w:rStyle w:val="StyleUnderline"/>
        </w:rPr>
        <w:t>assembled data from 49 field experiments over the last 20 years in North America, Europe and Asia. It found that the majority of the Earth’s terrestrial store of carbon was in soil, and that as the atmosphere warms up, increasing amounts are emitted in what is a vicious cycle of “positive feedbacks”. The study found that 55bn tonnes in carbon, not previously accounted for by scientists, will be emitted into the atmosphere by 2050. “As the climate warms, those organisms become more active and the more active they become, the more the soil respires</w:t>
      </w:r>
      <w:r w:rsidRPr="000D395A">
        <w:rPr>
          <w:sz w:val="16"/>
        </w:rPr>
        <w:t xml:space="preserve"> – exactly the same as human beings," said Dr Crowther, who headed up the study at Yale Climate &amp; Energy Institute, but is now a Marie Curie fellow at the Netherlands Institute of Ecology.</w:t>
      </w:r>
    </w:p>
    <w:p w14:paraId="2F62B05C" w14:textId="77777777" w:rsidR="009E2F8D" w:rsidRDefault="009E2F8D" w:rsidP="009E2F8D">
      <w:pPr>
        <w:rPr>
          <w:sz w:val="16"/>
        </w:rPr>
      </w:pPr>
    </w:p>
    <w:p w14:paraId="78148FD0" w14:textId="77777777" w:rsidR="009E2F8D" w:rsidRDefault="009E2F8D" w:rsidP="009E2F8D">
      <w:pPr>
        <w:pStyle w:val="Heading4"/>
      </w:pPr>
      <w:r>
        <w:t>We’ve passed 400 ppm of carbon in the atmosphere and there’s no possibility of solving warming – necessary solutions go way beyond the scope of the aff</w:t>
      </w:r>
    </w:p>
    <w:p w14:paraId="47DE08F6" w14:textId="77777777" w:rsidR="009E2F8D" w:rsidRDefault="009E2F8D" w:rsidP="009E2F8D">
      <w:pPr>
        <w:rPr>
          <w:rStyle w:val="Style13ptBold"/>
        </w:rPr>
      </w:pPr>
      <w:r>
        <w:rPr>
          <w:rStyle w:val="Style13ptBold"/>
        </w:rPr>
        <w:t>Barkham, ‘18</w:t>
      </w:r>
    </w:p>
    <w:p w14:paraId="2C0A9C83" w14:textId="77777777" w:rsidR="009E2F8D" w:rsidRPr="00AD74A1" w:rsidRDefault="009E2F8D" w:rsidP="009E2F8D">
      <w:r w:rsidRPr="00AD74A1">
        <w:t xml:space="preserve">(Patrick, staff writer for the Guardian, “'We're doomed': Mayer Hillman on the climate reality no one else will dare mention”, The Guardian, April 26, </w:t>
      </w:r>
      <w:hyperlink r:id="rId40" w:history="1">
        <w:r w:rsidRPr="00AD74A1">
          <w:rPr>
            <w:rStyle w:val="Hyperlink"/>
          </w:rPr>
          <w:t>https://www.theguardian.com/environment/2018/apr/26/were-doomed-mayer-hillman-on-the-climate-reality-no-one-else-will-dare-mention</w:t>
        </w:r>
      </w:hyperlink>
      <w:r w:rsidRPr="00AD74A1">
        <w:t>, accessed 7/23/18, ZW)</w:t>
      </w:r>
    </w:p>
    <w:p w14:paraId="2E230A95" w14:textId="77777777" w:rsidR="009E2F8D" w:rsidRDefault="009E2F8D" w:rsidP="009E2F8D">
      <w:pPr>
        <w:rPr>
          <w:rStyle w:val="StyleUnderline"/>
        </w:rPr>
      </w:pPr>
      <w:r w:rsidRPr="00AD74A1">
        <w:rPr>
          <w:rStyle w:val="StyleUnderline"/>
        </w:rPr>
        <w:t>Global emissions were static in 2016 but the concentration of carbon dioxide in the atmosphere was confirmed as beyond 400 parts per million, the highest level for at least three million years</w:t>
      </w:r>
      <w:r w:rsidRPr="00AD74A1">
        <w:rPr>
          <w:sz w:val="16"/>
        </w:rPr>
        <w:t xml:space="preserve"> (when sea levels were up to 20m higher than now). </w:t>
      </w:r>
      <w:r w:rsidRPr="00AD74A1">
        <w:rPr>
          <w:rStyle w:val="StyleUnderline"/>
        </w:rPr>
        <w:t>Concentrations can only drop if we emit no carbon dioxide whatsoever, says Hillman. “Even if the world went zero-carbon today that would not save us because we’ve gone past the point of no return</w:t>
      </w:r>
      <w:r w:rsidRPr="00AD74A1">
        <w:rPr>
          <w:sz w:val="16"/>
        </w:rPr>
        <w:t xml:space="preserve">.” Although Hillman has not flown for more than 20 years as part of a personal commitment to reducing carbon emissions, he is now scornful of individual action which he describes as “as good as futile”. By the same logic, says Hillman, national action is also irrelevant “because Britain’s contribution is minute. Even if the government were to go to zero carbon it would make almost no difference.” Instead, </w:t>
      </w:r>
      <w:r w:rsidRPr="00AD74A1">
        <w:rPr>
          <w:rStyle w:val="StyleUnderline"/>
        </w:rPr>
        <w:t>says Hillman, the world’s population must globally move to zero emissions across agriculture, air travel, shipping, heating homes – every aspect of our economy – and reduce our human population too. Can it be done without a collapse of civilisation? “I don’t think so,” says Hillman. “Can you see everyone in a democracy volunteering to give up flying? Can you see the majority of the population becoming vegan? Can you see the majority agreeing to restrict the size of their families?”</w:t>
      </w:r>
    </w:p>
    <w:p w14:paraId="1159CA6D" w14:textId="77777777" w:rsidR="009E2F8D" w:rsidRDefault="009E2F8D" w:rsidP="009E2F8D">
      <w:pPr>
        <w:rPr>
          <w:rStyle w:val="StyleUnderline"/>
        </w:rPr>
      </w:pPr>
    </w:p>
    <w:p w14:paraId="3CB77856" w14:textId="77777777" w:rsidR="009E2F8D" w:rsidRPr="00427763" w:rsidRDefault="009E2F8D" w:rsidP="009E2F8D">
      <w:pPr>
        <w:pStyle w:val="Heading4"/>
        <w:rPr>
          <w:rStyle w:val="StyleUnderline"/>
          <w:sz w:val="26"/>
          <w:u w:val="none"/>
        </w:rPr>
      </w:pPr>
      <w:r w:rsidRPr="00427763">
        <w:rPr>
          <w:rStyle w:val="StyleUnderline"/>
          <w:sz w:val="26"/>
          <w:u w:val="none"/>
        </w:rPr>
        <w:t>We’ve passed the tipping point on polar ice caps, that rapidly accelerates warming – nothing the plan does can reverse warming</w:t>
      </w:r>
    </w:p>
    <w:p w14:paraId="659052AE" w14:textId="77777777" w:rsidR="009E2F8D" w:rsidRDefault="009E2F8D" w:rsidP="009E2F8D">
      <w:pPr>
        <w:rPr>
          <w:rStyle w:val="Style13ptBold"/>
        </w:rPr>
      </w:pPr>
      <w:r>
        <w:rPr>
          <w:rStyle w:val="Style13ptBold"/>
        </w:rPr>
        <w:t>Mims, ‘12</w:t>
      </w:r>
    </w:p>
    <w:p w14:paraId="6CC0DC70" w14:textId="77777777" w:rsidR="009E2F8D" w:rsidRPr="00427763" w:rsidRDefault="009E2F8D" w:rsidP="009E2F8D">
      <w:r w:rsidRPr="00427763">
        <w:t xml:space="preserve">(Christopher, staff writer for Grist, “Climate scientists: It’s basically too late to stop warming”, Grist, March 26, </w:t>
      </w:r>
      <w:hyperlink r:id="rId41" w:history="1">
        <w:r w:rsidRPr="00427763">
          <w:rPr>
            <w:rStyle w:val="Hyperlink"/>
          </w:rPr>
          <w:t>https://grist.org/climate-energy/climate-scientists-its-basically-too-late-to-stop-warming/</w:t>
        </w:r>
      </w:hyperlink>
      <w:r w:rsidRPr="00427763">
        <w:t>, accessed 7/24/18, ZW)</w:t>
      </w:r>
    </w:p>
    <w:p w14:paraId="3DD59EDD" w14:textId="77777777" w:rsidR="009E2F8D" w:rsidRDefault="009E2F8D" w:rsidP="009E2F8D">
      <w:pPr>
        <w:rPr>
          <w:rStyle w:val="StyleUnderline"/>
        </w:rPr>
      </w:pPr>
      <w:r w:rsidRPr="001E04B0">
        <w:rPr>
          <w:sz w:val="16"/>
        </w:rPr>
        <w:t xml:space="preserve">Scientists have been saying for a while that we have until between 2015 and 2020 to start radically reducing our carbon emissions, and what do you know: That deadline’s almost past! Crazy how these things sneak up on you while you’re squabbling about whether global warming is a religion. Also, our science got better in the meantime, so </w:t>
      </w:r>
      <w:r w:rsidRPr="001E04B0">
        <w:rPr>
          <w:rStyle w:val="StyleUnderline"/>
        </w:rPr>
        <w:t>now we know that no matter what we do, we can say adios to the planet’s ice caps.</w:t>
      </w:r>
      <w:r w:rsidRPr="001E04B0">
        <w:rPr>
          <w:sz w:val="16"/>
        </w:rPr>
        <w:t xml:space="preserve"> </w:t>
      </w:r>
      <w:r w:rsidRPr="001E04B0">
        <w:rPr>
          <w:rStyle w:val="StyleUnderline"/>
        </w:rPr>
        <w:t>For ice sheets</w:t>
      </w:r>
      <w:r w:rsidRPr="001E04B0">
        <w:rPr>
          <w:sz w:val="16"/>
        </w:rPr>
        <w:t xml:space="preserve"> — </w:t>
      </w:r>
      <w:r w:rsidRPr="001E04B0">
        <w:rPr>
          <w:rStyle w:val="StyleUnderline"/>
        </w:rPr>
        <w:t>huge refrigerators that slow down the warming of the planet</w:t>
      </w:r>
      <w:r w:rsidRPr="001E04B0">
        <w:rPr>
          <w:sz w:val="16"/>
        </w:rPr>
        <w:t xml:space="preserve"> — </w:t>
      </w:r>
      <w:r w:rsidRPr="001E04B0">
        <w:rPr>
          <w:rStyle w:val="StyleUnderline"/>
        </w:rPr>
        <w:t>the tipping point has probably already been passed</w:t>
      </w:r>
      <w:r w:rsidRPr="001E04B0">
        <w:rPr>
          <w:sz w:val="16"/>
        </w:rPr>
        <w:t xml:space="preserve">, Steffen said. The West Antarctic ice sheet has shrunk over the last decade and the Greenland ice sheet has lost around 200 cubic km (48 cubic miles) a year since the 1990s. Here’s what happens </w:t>
      </w:r>
      <w:r w:rsidRPr="001E04B0">
        <w:rPr>
          <w:rStyle w:val="StyleUnderline"/>
        </w:rPr>
        <w:t>next: Natural climate feedbacks will take over and, on top of our prodigious human-caused carbon emissions, send us over an irreversible tipping point. By 2100, the planet will be hotter than it’s been since the time of the dinosaurs, and everyone who lives in red states will pretty much get the apocalypse they’ve been hoping for.</w:t>
      </w:r>
      <w:r w:rsidRPr="001E04B0">
        <w:rPr>
          <w:sz w:val="16"/>
        </w:rPr>
        <w:t xml:space="preserve"> </w:t>
      </w:r>
      <w:r w:rsidRPr="001E04B0">
        <w:rPr>
          <w:rStyle w:val="StyleUnderline"/>
        </w:rPr>
        <w:t>The subtropics will expand northward, the bottom half of the U.S. will turn into an inhospitable desert, and everyone who lives there will be drinking recycled pee and struggling to salvage something from an economy wrecked by the destruction of agriculture, industry, and electrical power production.</w:t>
      </w:r>
      <w:r>
        <w:rPr>
          <w:rStyle w:val="StyleUnderline"/>
        </w:rPr>
        <w:t xml:space="preserve"> </w:t>
      </w:r>
      <w:r w:rsidRPr="001E04B0">
        <w:rPr>
          <w:sz w:val="16"/>
        </w:rPr>
        <w:t xml:space="preserve">Water shortages, rapidly rising seas, superstorms swamping hundreds of billions of dollars’ worth of infrastructure: It’s all a-coming, and anyone who is aware of the political realities knows that the odds are slim that our government will move in time to do anything to avert the biggest and most avoidable disaster short of all-out nuclear war. </w:t>
      </w:r>
      <w:r w:rsidRPr="001E04B0">
        <w:rPr>
          <w:rStyle w:val="StyleUnderline"/>
        </w:rPr>
        <w:t>Even if our government did act, we can’t control the emissions of the developing world. China is now the biggest emitter of greenhouse gases on the planet and its inherently unstable autocratic political system demands growth at all costs. That means coal.</w:t>
      </w:r>
      <w:r>
        <w:rPr>
          <w:rStyle w:val="StyleUnderline"/>
        </w:rPr>
        <w:t xml:space="preserve"> </w:t>
      </w:r>
      <w:r w:rsidRPr="001E04B0">
        <w:rPr>
          <w:rStyle w:val="StyleUnderline"/>
        </w:rPr>
        <w:t>Meanwhile, engineers and petroleum geologists are hoping to solve the energy crisis by harvesting and burning the nearly limitless supplies of natural gas frozen in methane hydrates at the bottom of the ocean, a source of atmospheric carbon previously considered so exotic that it didn’t even enter into existing climate models.</w:t>
      </w:r>
    </w:p>
    <w:p w14:paraId="473C4699" w14:textId="77777777" w:rsidR="009E2F8D" w:rsidRDefault="009E2F8D" w:rsidP="009E2F8D">
      <w:pPr>
        <w:rPr>
          <w:rStyle w:val="StyleUnderline"/>
        </w:rPr>
      </w:pPr>
    </w:p>
    <w:p w14:paraId="6E6D2BE7" w14:textId="77777777" w:rsidR="009E2F8D" w:rsidRPr="00666931" w:rsidRDefault="009E2F8D" w:rsidP="009E2F8D">
      <w:pPr>
        <w:pStyle w:val="Heading4"/>
        <w:rPr>
          <w:rStyle w:val="StyleUnderline"/>
          <w:sz w:val="26"/>
          <w:u w:val="none"/>
        </w:rPr>
      </w:pPr>
      <w:r w:rsidRPr="00666931">
        <w:rPr>
          <w:rStyle w:val="StyleUnderline"/>
          <w:sz w:val="26"/>
          <w:u w:val="none"/>
        </w:rPr>
        <w:t>We’re already on track to pass the 2 degrees tipping point – even aggressive emissions reduction plans probably won’t be able to stop that</w:t>
      </w:r>
    </w:p>
    <w:p w14:paraId="6D3A3254" w14:textId="77777777" w:rsidR="009E2F8D" w:rsidRDefault="009E2F8D" w:rsidP="009E2F8D">
      <w:pPr>
        <w:rPr>
          <w:rStyle w:val="Style13ptBold"/>
        </w:rPr>
      </w:pPr>
      <w:r>
        <w:rPr>
          <w:rStyle w:val="Style13ptBold"/>
        </w:rPr>
        <w:t>Loria, ‘17</w:t>
      </w:r>
    </w:p>
    <w:p w14:paraId="6CA9B2A1" w14:textId="77777777" w:rsidR="009E2F8D" w:rsidRPr="00666931" w:rsidRDefault="009E2F8D" w:rsidP="009E2F8D">
      <w:r w:rsidRPr="00666931">
        <w:t xml:space="preserve">(Kevin, staff writer for Business Insider, “There's a 95% chance the world will warm beyond a crucial tipping point — here's what that means”, Business Insider, July 31, </w:t>
      </w:r>
      <w:r w:rsidRPr="00514018">
        <w:t>https://www.businessinsider.com/climate-change-earth-two-degrees-warming-2100-new-studies-2017-7</w:t>
      </w:r>
      <w:r w:rsidRPr="00666931">
        <w:t>, accessed 7/24/18, ZW)</w:t>
      </w:r>
    </w:p>
    <w:p w14:paraId="4536BCE7" w14:textId="77777777" w:rsidR="009E2F8D" w:rsidRPr="00514018" w:rsidRDefault="009E2F8D" w:rsidP="009E2F8D">
      <w:pPr>
        <w:rPr>
          <w:sz w:val="16"/>
        </w:rPr>
      </w:pPr>
      <w:r w:rsidRPr="00514018">
        <w:rPr>
          <w:sz w:val="16"/>
        </w:rPr>
        <w:t xml:space="preserve">By 2100, the world will be different. </w:t>
      </w:r>
      <w:r w:rsidRPr="00514018">
        <w:rPr>
          <w:rStyle w:val="StyleUnderline"/>
        </w:rPr>
        <w:t>A newly published study estimates that there's a 95% chance global temperatures will rise more than 2 degrees Celsius</w:t>
      </w:r>
      <w:r w:rsidRPr="00514018">
        <w:rPr>
          <w:sz w:val="16"/>
        </w:rPr>
        <w:t xml:space="preserve"> (3.6 degrees Fahrenheit) </w:t>
      </w:r>
      <w:r w:rsidRPr="00514018">
        <w:rPr>
          <w:rStyle w:val="StyleUnderline"/>
        </w:rPr>
        <w:t>above pre-industrial levels. That's the level that's frequently considered the tipping point beyond which the consequences of climate change become catastrophic.</w:t>
      </w:r>
      <w:r w:rsidRPr="00514018">
        <w:rPr>
          <w:sz w:val="16"/>
        </w:rPr>
        <w:t xml:space="preserve"> </w:t>
      </w:r>
      <w:r w:rsidRPr="00514018">
        <w:rPr>
          <w:rStyle w:val="StyleUnderline"/>
        </w:rPr>
        <w:t>The goal of</w:t>
      </w:r>
      <w:r w:rsidRPr="00514018">
        <w:rPr>
          <w:sz w:val="16"/>
        </w:rPr>
        <w:t xml:space="preserve"> the </w:t>
      </w:r>
      <w:r w:rsidRPr="00514018">
        <w:rPr>
          <w:rStyle w:val="StyleUnderline"/>
        </w:rPr>
        <w:t>Paris</w:t>
      </w:r>
      <w:r w:rsidRPr="00514018">
        <w:rPr>
          <w:sz w:val="16"/>
        </w:rPr>
        <w:t xml:space="preserve"> Agreement </w:t>
      </w:r>
      <w:r w:rsidRPr="00514018">
        <w:rPr>
          <w:rStyle w:val="StyleUnderline"/>
        </w:rPr>
        <w:t>was</w:t>
      </w:r>
      <w:r w:rsidRPr="00514018">
        <w:rPr>
          <w:sz w:val="16"/>
        </w:rPr>
        <w:t xml:space="preserve"> </w:t>
      </w:r>
      <w:r w:rsidRPr="00514018">
        <w:rPr>
          <w:rStyle w:val="StyleUnderline"/>
        </w:rPr>
        <w:t>to</w:t>
      </w:r>
      <w:r w:rsidRPr="00514018">
        <w:rPr>
          <w:sz w:val="16"/>
        </w:rPr>
        <w:t xml:space="preserve"> set emissions standards that could </w:t>
      </w:r>
      <w:r w:rsidRPr="00514018">
        <w:rPr>
          <w:rStyle w:val="StyleUnderline"/>
        </w:rPr>
        <w:t>keep the world from hitting that point</w:t>
      </w:r>
      <w:r w:rsidRPr="00514018">
        <w:rPr>
          <w:sz w:val="16"/>
        </w:rPr>
        <w:t xml:space="preserve"> — ideally less than a 1.5-degree increase — </w:t>
      </w:r>
      <w:r w:rsidRPr="00514018">
        <w:rPr>
          <w:rStyle w:val="StyleUnderline"/>
        </w:rPr>
        <w:t>though experts noted that global reductions would have to be even more aggressive to truly accomplish that aim</w:t>
      </w:r>
      <w:r w:rsidRPr="00514018">
        <w:rPr>
          <w:sz w:val="16"/>
        </w:rPr>
        <w:t xml:space="preserve">. </w:t>
      </w:r>
      <w:r w:rsidRPr="00514018">
        <w:rPr>
          <w:rStyle w:val="StyleUnderline"/>
        </w:rPr>
        <w:t>But according to the authors of the new study, it's extremely unlikely that we'll be able to stay below the 2-degree threshold. Even if we do take action on emissions, the authors suggest, we'll still probably see a median temperature rise of 3.2 degrees Celsius.</w:t>
      </w:r>
      <w:r w:rsidRPr="00514018">
        <w:rPr>
          <w:sz w:val="16"/>
        </w:rPr>
        <w:t xml:space="preserve"> </w:t>
      </w:r>
      <w:r w:rsidRPr="00514018">
        <w:rPr>
          <w:rStyle w:val="StyleUnderline"/>
        </w:rPr>
        <w:t>That's based on their expectations for global population growth, rising GDP per capita, and the amount of carbon dioxide that can be expected to be emitted based on those GDP levels.</w:t>
      </w:r>
      <w:r w:rsidRPr="00514018">
        <w:rPr>
          <w:sz w:val="16"/>
        </w:rPr>
        <w:t xml:space="preserve"> That's significantly higher than the temperature rise that many experts said would lead to drastic consequences. "Huge swaths of the world will be living in places that by the end of the century will have heat waves so deep that people won't be able to deal with them, you have sea level rising dramatically, to the point that most of the world's cities are drowning, the ocean turning into a hot, sour, breathless soup as it acidifies and warms," environmentalist and author Bill McKibben recently told Business Insider. McKibben's predictions for what that warm world would look like weren't pretty. "If not hell, then a place with a similar temperature," he said. "We have in the Earth's geological record some sense of what happens when you run carbon levels up to the levels we're running them now — it gets a lot hotter." </w:t>
      </w:r>
      <w:r w:rsidRPr="00514018">
        <w:rPr>
          <w:rStyle w:val="StyleUnderline"/>
        </w:rPr>
        <w:t>The gases we've put into the atmosphere by burning fossil fuels so far already guarantee that the world will continue to get warmer. Another paper published July 31 argued that it's fairly likely we've already "committed to" around 1 degree C of warming — and that there's a 13% chance we've already guaranteed 1.5 degrees.</w:t>
      </w:r>
      <w:r w:rsidRPr="00514018">
        <w:rPr>
          <w:sz w:val="16"/>
        </w:rPr>
        <w:t xml:space="preserve"> </w:t>
      </w:r>
      <w:r w:rsidRPr="00514018">
        <w:rPr>
          <w:rStyle w:val="StyleUnderline"/>
        </w:rPr>
        <w:t>Even if the world stopped emitting carbon dioxide today, that course might already be set. "Our estimates are based on things that have already happened, things we can observe, and they point to the part of future warming that is already committed to by past emissions,"</w:t>
      </w:r>
      <w:r w:rsidRPr="00514018">
        <w:rPr>
          <w:sz w:val="16"/>
        </w:rPr>
        <w:t xml:space="preserve"> Thorsten Mauritsen, lead author of that paper, said in a press release. "Future carbon dioxide emissions will then add extra warming on top of that commitment." Reasons for hope It might be tempting to respond to these predictions by throwing up our hands, further condemning future generations to suffer the consequences. But that ignores the most important thing that these two new papers highlight: By the calculations of these researchers, it is still possible to make changes that could prevent us from hitting these levels of warming. Despite decades of inaction on climate, there are movements now that offer some encouragement. Activists around the world are pushing countries to take steps that could prevent warming from getting too out of hand. In the US, cities and states have vowed to try to meet the country's Paris Agreement goals despite the fact that President Donald Trump plans to pull the US out of that accord. There are also a growing number of lawsuits around the globe that argue governments are violating their citizens' constitutional rights by engaging in actions that contribute to climate change despite long-held knowledge of its dangerous consequences. There are even natural economic trends towards clean energy and away from fossil fuels. These </w:t>
      </w:r>
      <w:r w:rsidRPr="00514018">
        <w:rPr>
          <w:rStyle w:val="StyleUnderline"/>
        </w:rPr>
        <w:t>efforts may not stop the world from warming 2 degrees.</w:t>
      </w:r>
      <w:r w:rsidRPr="00514018">
        <w:rPr>
          <w:sz w:val="16"/>
        </w:rPr>
        <w:t xml:space="preserve"> But </w:t>
      </w:r>
      <w:r w:rsidRPr="00514018">
        <w:rPr>
          <w:rStyle w:val="StyleUnderline"/>
        </w:rPr>
        <w:t>they</w:t>
      </w:r>
      <w:r w:rsidRPr="00514018">
        <w:rPr>
          <w:sz w:val="16"/>
        </w:rPr>
        <w:t xml:space="preserve"> could — or </w:t>
      </w:r>
      <w:r w:rsidRPr="00514018">
        <w:rPr>
          <w:rStyle w:val="StyleUnderline"/>
        </w:rPr>
        <w:t>might at least limit warming to 2.5 degrees instead of 4.</w:t>
      </w:r>
    </w:p>
    <w:p w14:paraId="2DF0FDD7" w14:textId="77777777" w:rsidR="00B210F8" w:rsidRPr="00791FBE" w:rsidRDefault="00B210F8" w:rsidP="00B210F8"/>
    <w:p w14:paraId="1146F913" w14:textId="77777777" w:rsidR="00B210F8" w:rsidRPr="00791FBE" w:rsidRDefault="00B210F8" w:rsidP="00B210F8"/>
    <w:p w14:paraId="565E3DF9" w14:textId="77777777" w:rsidR="00B210F8" w:rsidRDefault="00B210F8" w:rsidP="00B210F8">
      <w:pPr>
        <w:pStyle w:val="Heading2"/>
      </w:pPr>
      <w:r>
        <w:t>CO2 Good – Agriculture</w:t>
      </w:r>
    </w:p>
    <w:p w14:paraId="787C5910" w14:textId="77777777" w:rsidR="00B210F8" w:rsidRPr="00CB4415" w:rsidRDefault="00B210F8" w:rsidP="00B210F8">
      <w:pPr>
        <w:pStyle w:val="Heading3"/>
      </w:pPr>
      <w:r>
        <w:t>CO2 Good for Agriculture</w:t>
      </w:r>
    </w:p>
    <w:p w14:paraId="5571B252" w14:textId="77777777" w:rsidR="00B210F8" w:rsidRPr="00BC3843" w:rsidRDefault="00B210F8" w:rsidP="00B210F8">
      <w:pPr>
        <w:pStyle w:val="Heading4"/>
      </w:pPr>
      <w:r>
        <w:t xml:space="preserve">CO2 are good for plant growth world wide – increases human productivity </w:t>
      </w:r>
    </w:p>
    <w:p w14:paraId="05D2E935" w14:textId="77777777" w:rsidR="00B210F8" w:rsidRPr="00BC3843" w:rsidRDefault="00B210F8" w:rsidP="00B210F8">
      <w:pPr>
        <w:rPr>
          <w:sz w:val="16"/>
          <w:szCs w:val="16"/>
        </w:rPr>
      </w:pPr>
      <w:r>
        <w:rPr>
          <w:rStyle w:val="Style13ptBold"/>
        </w:rPr>
        <w:t xml:space="preserve">Zubrin 12 </w:t>
      </w:r>
      <w:r>
        <w:rPr>
          <w:sz w:val="16"/>
          <w:szCs w:val="16"/>
        </w:rPr>
        <w:t>(</w:t>
      </w:r>
      <w:r w:rsidRPr="00BC3843">
        <w:rPr>
          <w:sz w:val="16"/>
          <w:szCs w:val="16"/>
        </w:rPr>
        <w:t>Robert Zubrin</w:t>
      </w:r>
      <w:r>
        <w:rPr>
          <w:sz w:val="16"/>
          <w:szCs w:val="16"/>
        </w:rPr>
        <w:t xml:space="preserve"> </w:t>
      </w:r>
      <w:r w:rsidRPr="00BC3843">
        <w:rPr>
          <w:sz w:val="16"/>
          <w:szCs w:val="16"/>
        </w:rPr>
        <w:t>is president of Pioneer Astronautics, a member of the steering committee of Americans for Energy, and the author of Energy Victory.</w:t>
      </w:r>
      <w:r>
        <w:rPr>
          <w:sz w:val="16"/>
          <w:szCs w:val="16"/>
        </w:rPr>
        <w:t xml:space="preserve"> “</w:t>
      </w:r>
      <w:r w:rsidRPr="00BC3843">
        <w:rPr>
          <w:sz w:val="16"/>
          <w:szCs w:val="16"/>
        </w:rPr>
        <w:t>Carbon Emissions Are Good</w:t>
      </w:r>
      <w:r>
        <w:rPr>
          <w:sz w:val="16"/>
          <w:szCs w:val="16"/>
        </w:rPr>
        <w:t xml:space="preserve">” </w:t>
      </w:r>
      <w:hyperlink r:id="rId42" w:history="1">
        <w:r w:rsidRPr="00EE7AAF">
          <w:rPr>
            <w:rStyle w:val="Hyperlink"/>
            <w:sz w:val="16"/>
            <w:szCs w:val="16"/>
          </w:rPr>
          <w:t>https://www.nationalreview.com/2012/04/carbon-emissions-are-good-robert-zubrin/</w:t>
        </w:r>
      </w:hyperlink>
      <w:r>
        <w:rPr>
          <w:sz w:val="16"/>
          <w:szCs w:val="16"/>
        </w:rPr>
        <w:t xml:space="preserve"> </w:t>
      </w:r>
      <w:r w:rsidRPr="00BC3843">
        <w:rPr>
          <w:sz w:val="16"/>
          <w:szCs w:val="16"/>
        </w:rPr>
        <w:t>April 3, 2012 8:00 AM</w:t>
      </w:r>
      <w:r>
        <w:rPr>
          <w:sz w:val="16"/>
          <w:szCs w:val="16"/>
        </w:rPr>
        <w:t xml:space="preserve">) [JNFS] </w:t>
      </w:r>
    </w:p>
    <w:p w14:paraId="07493B92" w14:textId="77777777" w:rsidR="00B210F8" w:rsidRDefault="00B210F8" w:rsidP="00B210F8">
      <w:pPr>
        <w:rPr>
          <w:sz w:val="8"/>
          <w:szCs w:val="8"/>
        </w:rPr>
      </w:pPr>
      <w:r w:rsidRPr="001420DE">
        <w:rPr>
          <w:rStyle w:val="StyleUnderline"/>
        </w:rPr>
        <w:t>There is no rational basis whatsoever to support the contention that carbon-dioxide-driven global warming would be on the whole harmful to life and civilization.</w:t>
      </w:r>
      <w:r w:rsidRPr="00BC3843">
        <w:rPr>
          <w:sz w:val="16"/>
        </w:rPr>
        <w:t xml:space="preserve"> Quite the contrary: </w:t>
      </w:r>
      <w:r w:rsidRPr="001420DE">
        <w:rPr>
          <w:rStyle w:val="StyleUnderline"/>
        </w:rPr>
        <w:t>All available evidence supports the contention that human CO2 emissions offer great benefits to the earth’s community of life</w:t>
      </w:r>
      <w:r w:rsidRPr="00BC3843">
        <w:rPr>
          <w:sz w:val="16"/>
        </w:rPr>
        <w:t xml:space="preserve">. </w:t>
      </w:r>
      <w:r w:rsidRPr="00E84821">
        <w:rPr>
          <w:rStyle w:val="StyleUnderline"/>
        </w:rPr>
        <w:t>Putting aside for the moment the question of whether human industrial CO2 emissions are having an effect on climate, it is quite clear that they are raising atmospheric CO2 levels.</w:t>
      </w:r>
      <w:r w:rsidRPr="00BC3843">
        <w:rPr>
          <w:sz w:val="16"/>
        </w:rPr>
        <w:t xml:space="preserve"> As a result, </w:t>
      </w:r>
      <w:r w:rsidRPr="00E84821">
        <w:rPr>
          <w:rStyle w:val="Emphasis"/>
        </w:rPr>
        <w:t xml:space="preserve">they are having a strong and markedly positive effect on plant growth worldwide. There is </w:t>
      </w:r>
      <w:r w:rsidRPr="00E84821">
        <w:rPr>
          <w:rStyle w:val="Emphasis"/>
          <w:sz w:val="28"/>
          <w:szCs w:val="28"/>
        </w:rPr>
        <w:t>no doubt</w:t>
      </w:r>
      <w:r w:rsidRPr="00E84821">
        <w:rPr>
          <w:rStyle w:val="Emphasis"/>
        </w:rPr>
        <w:t xml:space="preserve"> about this.</w:t>
      </w:r>
      <w:r w:rsidRPr="00BC3843">
        <w:rPr>
          <w:sz w:val="16"/>
        </w:rPr>
        <w:t xml:space="preserve"> NASA satellite observations taken from orbit since 1958 show that, concurrent </w:t>
      </w:r>
      <w:r w:rsidRPr="00E84821">
        <w:rPr>
          <w:rStyle w:val="Emphasis"/>
        </w:rPr>
        <w:t>with the 19 percent increase in atmospheric CO2 over the past half century, the rate of plant growth in the continental United States has increased by 14 percent</w:t>
      </w:r>
      <w:r w:rsidRPr="00E84821">
        <w:rPr>
          <w:rStyle w:val="StyleUnderline"/>
        </w:rPr>
        <w:t xml:space="preserve">. Studies done at Oak Ridge National Lab on forest trees have shown that increasing the carbon dioxide level 50 percent, to the 550 parts per million level projected to prevail at the end of the 21 century, will likely increase photosynthetic productivity by a further 24 percent. </w:t>
      </w:r>
      <w:r w:rsidRPr="00BC3843">
        <w:rPr>
          <w:sz w:val="16"/>
        </w:rPr>
        <w:t xml:space="preserve">This is readily reproducible laboratory science. </w:t>
      </w:r>
      <w:r w:rsidRPr="00E84821">
        <w:rPr>
          <w:rStyle w:val="Emphasis"/>
        </w:rPr>
        <w:t>If CO2 levels are increased, the rate of plant growth will accelerate.</w:t>
      </w:r>
      <w:r w:rsidRPr="00BC3843">
        <w:rPr>
          <w:sz w:val="16"/>
        </w:rPr>
        <w:t xml:space="preserve"> </w:t>
      </w:r>
      <w:r w:rsidRPr="00BC3843">
        <w:rPr>
          <w:sz w:val="8"/>
          <w:szCs w:val="8"/>
        </w:rPr>
        <w:t>Now let us consider the question of warming: If it is occurring — and I believe it is, based not on disputable temperature measurements but on sea levels, which have risen two inches in two decades — is it a good thing or a bad thing? Answer: It is a very good thing. Global warming would increase the rate of evaporation from the oceans. This would increase rainfall worldwide. In addition,</w:t>
      </w:r>
      <w:r w:rsidRPr="00BC3843">
        <w:rPr>
          <w:sz w:val="16"/>
        </w:rPr>
        <w:t xml:space="preserve"> </w:t>
      </w:r>
      <w:r w:rsidRPr="00E84821">
        <w:rPr>
          <w:rStyle w:val="StyleUnderline"/>
        </w:rPr>
        <w:t>global warming would lengthen the growing season, thereby increasing still further the bounty of both agriculture and nature.</w:t>
      </w:r>
      <w:r w:rsidRPr="00BC3843">
        <w:rPr>
          <w:sz w:val="16"/>
        </w:rPr>
        <w:t xml:space="preserve"> </w:t>
      </w:r>
      <w:r w:rsidRPr="00BC3843">
        <w:rPr>
          <w:sz w:val="8"/>
          <w:szCs w:val="8"/>
        </w:rPr>
        <w:t>#page#In other words, from any rational point of view, global warming would be a very good thing</w:t>
      </w:r>
      <w:r w:rsidRPr="00BC3843">
        <w:rPr>
          <w:sz w:val="16"/>
        </w:rPr>
        <w:t xml:space="preserve">. </w:t>
      </w:r>
      <w:r w:rsidRPr="00E84821">
        <w:rPr>
          <w:rStyle w:val="Emphasis"/>
        </w:rPr>
        <w:t xml:space="preserve">By enriching the carbon-dioxide content of the atmosphere from its impoverished pre-industrial levels, human beings have increased the productivity of the entire biosphere — so much so that roughly one out of every seven living things on the planet owes its existence to the marvelous </w:t>
      </w:r>
      <w:r w:rsidRPr="00BC3843">
        <w:rPr>
          <w:sz w:val="16"/>
        </w:rPr>
        <w:t xml:space="preserve">improvement in nature that humans have effected. </w:t>
      </w:r>
      <w:r w:rsidRPr="00E84821">
        <w:rPr>
          <w:rStyle w:val="Emphasis"/>
        </w:rPr>
        <w:t>Through our CO2 emissions we are making the earth a more fertile world</w:t>
      </w:r>
      <w:r w:rsidRPr="00BC3843">
        <w:rPr>
          <w:sz w:val="16"/>
        </w:rPr>
        <w:t xml:space="preserve">. </w:t>
      </w:r>
      <w:r w:rsidRPr="00E84821">
        <w:rPr>
          <w:rStyle w:val="Emphasis"/>
        </w:rPr>
        <w:t>There is no reason to fear a more clement climate</w:t>
      </w:r>
      <w:r w:rsidRPr="00BC3843">
        <w:rPr>
          <w:sz w:val="16"/>
        </w:rPr>
        <w:t xml:space="preserve">. </w:t>
      </w:r>
      <w:r w:rsidRPr="00BC3843">
        <w:rPr>
          <w:sz w:val="8"/>
          <w:szCs w:val="8"/>
        </w:rPr>
        <w:t>A thousand years ago, the world was significantly warmer than it is today. A thousand years ago, the snow line in the Rockies was a thousand feet higher than it is now, and Canadian forests flourished tens of kilometers farther north. A thousand years ago, oats and barley were grown in Iceland, wheat in Norway, hay in Greenland, and the vineyards of England produced fine wines as far north as York. These warm temperatures were no disaster. On the contrary, persisting through the twelfth century, they are believed by historians to have contributed materially to the significant growth of population and prosperity in Europe during the High Middle Ages (roughly the years 1000 to 1300).</w:t>
      </w:r>
    </w:p>
    <w:p w14:paraId="1F7F150D" w14:textId="77777777" w:rsidR="00B210F8" w:rsidRDefault="00B210F8" w:rsidP="00B210F8">
      <w:pPr>
        <w:pStyle w:val="Heading4"/>
      </w:pPr>
      <w:r>
        <w:t xml:space="preserve">An increase of CO2 levels is good for plants to reduce the number and other effects of climate change </w:t>
      </w:r>
    </w:p>
    <w:p w14:paraId="6957525C" w14:textId="77777777" w:rsidR="00B210F8" w:rsidRPr="002D5867" w:rsidRDefault="00B210F8" w:rsidP="00B210F8">
      <w:pPr>
        <w:rPr>
          <w:rStyle w:val="Style13ptBold"/>
        </w:rPr>
      </w:pPr>
      <w:r>
        <w:rPr>
          <w:rStyle w:val="Style13ptBold"/>
        </w:rPr>
        <w:t xml:space="preserve">Plants Need CO2.com </w:t>
      </w:r>
      <w:r w:rsidRPr="002D5867">
        <w:rPr>
          <w:rStyle w:val="Style13ptBold"/>
          <w:b w:val="0"/>
          <w:sz w:val="16"/>
          <w:szCs w:val="16"/>
        </w:rPr>
        <w:t>(Plants Need CO2</w:t>
      </w:r>
      <w:r>
        <w:rPr>
          <w:rStyle w:val="Style13ptBold"/>
          <w:b w:val="0"/>
          <w:sz w:val="16"/>
          <w:szCs w:val="16"/>
        </w:rPr>
        <w:t xml:space="preserve"> </w:t>
      </w:r>
      <w:r w:rsidRPr="002D5867">
        <w:rPr>
          <w:rStyle w:val="Style13ptBold"/>
          <w:b w:val="0"/>
          <w:sz w:val="16"/>
          <w:szCs w:val="16"/>
        </w:rPr>
        <w:t>Our mission is to educate the public on the positive effects of additional atmospheric CO2 and help prevent the inadvertent negative impact to human, plant and animal life if we reduce CO2. http://www.plantsneedco2.org/default.aspx?MenuItemID=103</w:t>
      </w:r>
      <w:r>
        <w:rPr>
          <w:rStyle w:val="Style13ptBold"/>
          <w:b w:val="0"/>
          <w:sz w:val="16"/>
          <w:szCs w:val="16"/>
        </w:rPr>
        <w:t>)</w:t>
      </w:r>
    </w:p>
    <w:p w14:paraId="55FF8DEE" w14:textId="77777777" w:rsidR="00B210F8" w:rsidRPr="002D5867" w:rsidRDefault="00B210F8" w:rsidP="00B210F8">
      <w:pPr>
        <w:rPr>
          <w:sz w:val="16"/>
        </w:rPr>
      </w:pPr>
      <w:r w:rsidRPr="006F77D6">
        <w:rPr>
          <w:rStyle w:val="StyleUnderline"/>
        </w:rPr>
        <w:t>Adding more CO2 to the air also benefits plants in other ways</w:t>
      </w:r>
      <w:r w:rsidRPr="002D5867">
        <w:rPr>
          <w:sz w:val="16"/>
        </w:rPr>
        <w:t xml:space="preserve">: </w:t>
      </w:r>
      <w:r w:rsidRPr="006F77D6">
        <w:rPr>
          <w:rStyle w:val="StyleUnderline"/>
        </w:rPr>
        <w:t>They generally do not open their leaf stomatal pores as wide as they do at lower CO2 concentrations, and they tend to produce fewer such pores per unit area of leaf surface</w:t>
      </w:r>
      <w:r w:rsidRPr="002D5867">
        <w:rPr>
          <w:sz w:val="16"/>
        </w:rPr>
        <w:t xml:space="preserve">. Both of </w:t>
      </w:r>
      <w:r w:rsidRPr="006F77D6">
        <w:rPr>
          <w:rStyle w:val="StyleUnderline"/>
        </w:rPr>
        <w:t xml:space="preserve">these changes tend to reduce plant transpiration or water loss; and the amount of growth they experience per unit of water lost </w:t>
      </w:r>
      <w:r w:rsidRPr="002D5867">
        <w:rPr>
          <w:sz w:val="8"/>
          <w:szCs w:val="8"/>
        </w:rPr>
        <w:t>(water-use efficiency) therefore rises, greatly increasing their ability to withstand drought. And</w:t>
      </w:r>
      <w:r w:rsidRPr="002D5867">
        <w:rPr>
          <w:sz w:val="16"/>
        </w:rPr>
        <w:t xml:space="preserve"> </w:t>
      </w:r>
      <w:r w:rsidRPr="002D5867">
        <w:rPr>
          <w:rStyle w:val="StyleUnderline"/>
        </w:rPr>
        <w:t>with fewer and smaller stomatal openings, plants exposed to elevated levels of atmospheric CO2 are also less susceptible to damage by noxious air pollutants, including ozone and oxides of nitrogen and sulfur, that gain entry into plants via these portals</w:t>
      </w:r>
      <w:r w:rsidRPr="002D5867">
        <w:rPr>
          <w:sz w:val="16"/>
        </w:rPr>
        <w:t xml:space="preserve">. </w:t>
      </w:r>
      <w:r w:rsidRPr="002D5867">
        <w:rPr>
          <w:rStyle w:val="Emphasis"/>
        </w:rPr>
        <w:t>Higher CO2 concentrations also help plants by reducing the negative effects of a number of other environmental stresses, such as high soil salinity, high air temperature, low air temperature, low light intensity, low levels of soil fertility, oxidative stress, and the stress of herbivory.</w:t>
      </w:r>
      <w:r w:rsidRPr="002D5867">
        <w:rPr>
          <w:sz w:val="16"/>
        </w:rPr>
        <w:t xml:space="preserve"> </w:t>
      </w:r>
      <w:r w:rsidRPr="002D5867">
        <w:rPr>
          <w:sz w:val="8"/>
          <w:szCs w:val="8"/>
        </w:rPr>
        <w:t>A visual example of the benefits described above is portrayed in the figure below, where the results of growing common house plant (Devil's Ivy or Golden Pothos) at about 200 ppm below (left) or 350 ppm above (right) the atmosphere's current CO2 concentration is shown. As you examine this figure, ask yourself in which direction would you like to be heading if you were a plant: toward higher or lower atmospheric CO2 concentrations? Yes</w:t>
      </w:r>
      <w:r w:rsidRPr="002D5867">
        <w:rPr>
          <w:rStyle w:val="Emphasis"/>
        </w:rPr>
        <w:t>, CO2 is green;</w:t>
      </w:r>
      <w:r>
        <w:rPr>
          <w:rStyle w:val="Emphasis"/>
        </w:rPr>
        <w:t xml:space="preserve"> </w:t>
      </w:r>
      <w:r w:rsidRPr="002D5867">
        <w:rPr>
          <w:rStyle w:val="Emphasis"/>
        </w:rPr>
        <w:t>and a wealth of research has shown that more of it in the air is a very good thing.</w:t>
      </w:r>
      <w:r>
        <w:rPr>
          <w:rStyle w:val="Emphasis"/>
        </w:rPr>
        <w:t xml:space="preserve"> </w:t>
      </w:r>
      <w:r w:rsidRPr="002D5867">
        <w:rPr>
          <w:sz w:val="16"/>
        </w:rPr>
        <w:t>To learn additional facts about why we need more CO2 in our atmosphere -- and definitely not less --</w:t>
      </w:r>
    </w:p>
    <w:p w14:paraId="47F4BCA0" w14:textId="77777777" w:rsidR="00B210F8" w:rsidRDefault="00B210F8" w:rsidP="00B210F8">
      <w:pPr>
        <w:pStyle w:val="Heading3"/>
      </w:pPr>
      <w:r>
        <w:t xml:space="preserve">AT: Warming harms outweigh </w:t>
      </w:r>
    </w:p>
    <w:p w14:paraId="12F525D0" w14:textId="77777777" w:rsidR="00B210F8" w:rsidRDefault="00B210F8" w:rsidP="00B210F8">
      <w:pPr>
        <w:pStyle w:val="Heading4"/>
      </w:pPr>
      <w:r>
        <w:t xml:space="preserve">Climate harms WONT o/w growth benefits due to adaptations and the quick benefits from high CO2 levels </w:t>
      </w:r>
    </w:p>
    <w:p w14:paraId="61B84E50" w14:textId="77777777" w:rsidR="00B210F8" w:rsidRPr="007C2CB1" w:rsidRDefault="00B210F8" w:rsidP="00B210F8">
      <w:pPr>
        <w:rPr>
          <w:sz w:val="16"/>
          <w:szCs w:val="16"/>
        </w:rPr>
      </w:pPr>
      <w:r>
        <w:rPr>
          <w:rStyle w:val="Style13ptBold"/>
        </w:rPr>
        <w:t xml:space="preserve">Ridley 15 </w:t>
      </w:r>
      <w:r>
        <w:rPr>
          <w:sz w:val="16"/>
          <w:szCs w:val="16"/>
        </w:rPr>
        <w:t>(</w:t>
      </w:r>
      <w:r w:rsidRPr="007C2CB1">
        <w:rPr>
          <w:sz w:val="16"/>
          <w:szCs w:val="16"/>
        </w:rPr>
        <w:t>Matt Ridley</w:t>
      </w:r>
      <w:r>
        <w:rPr>
          <w:sz w:val="16"/>
          <w:szCs w:val="16"/>
        </w:rPr>
        <w:t xml:space="preserve"> </w:t>
      </w:r>
      <w:r w:rsidRPr="007C2CB1">
        <w:rPr>
          <w:sz w:val="16"/>
          <w:szCs w:val="16"/>
        </w:rPr>
        <w:t>is a Bri</w:t>
      </w:r>
      <w:r>
        <w:rPr>
          <w:sz w:val="16"/>
          <w:szCs w:val="16"/>
        </w:rPr>
        <w:t>tish journalist and businessman “</w:t>
      </w:r>
      <w:r w:rsidRPr="007C2CB1">
        <w:rPr>
          <w:sz w:val="16"/>
          <w:szCs w:val="16"/>
        </w:rPr>
        <w:t>Global greening may save more lives and forests than warming costs</w:t>
      </w:r>
      <w:r>
        <w:rPr>
          <w:sz w:val="16"/>
          <w:szCs w:val="16"/>
        </w:rPr>
        <w:t xml:space="preserve">” </w:t>
      </w:r>
      <w:hyperlink r:id="rId43" w:history="1">
        <w:r w:rsidRPr="00EE7AAF">
          <w:rPr>
            <w:rStyle w:val="Hyperlink"/>
            <w:sz w:val="16"/>
            <w:szCs w:val="16"/>
          </w:rPr>
          <w:t>http://www.rationaloptimist.com/blog/the-benefits-of-carbon-dioxide/</w:t>
        </w:r>
      </w:hyperlink>
      <w:r>
        <w:rPr>
          <w:sz w:val="16"/>
          <w:szCs w:val="16"/>
        </w:rPr>
        <w:t xml:space="preserve"> </w:t>
      </w:r>
      <w:r w:rsidRPr="007C2CB1">
        <w:rPr>
          <w:sz w:val="16"/>
          <w:szCs w:val="16"/>
        </w:rPr>
        <w:t>Published on: Tuesday, 20 October, 2015</w:t>
      </w:r>
      <w:r>
        <w:rPr>
          <w:sz w:val="16"/>
          <w:szCs w:val="16"/>
        </w:rPr>
        <w:t xml:space="preserve">) [JNFS] </w:t>
      </w:r>
    </w:p>
    <w:p w14:paraId="76A14447" w14:textId="77777777" w:rsidR="00B210F8" w:rsidRPr="00222532" w:rsidRDefault="00B210F8" w:rsidP="00B210F8">
      <w:r w:rsidRPr="00EE54D1">
        <w:rPr>
          <w:rStyle w:val="StyleUnderline"/>
        </w:rPr>
        <w:t>Well, all right, but surely the climate harms will one day outweigh the growth benefits</w:t>
      </w:r>
      <w:r w:rsidRPr="00EE54D1">
        <w:rPr>
          <w:rStyle w:val="Emphasis"/>
        </w:rPr>
        <w:t>? Not necessarily.</w:t>
      </w:r>
      <w:r w:rsidRPr="00DE4B09">
        <w:rPr>
          <w:sz w:val="16"/>
        </w:rPr>
        <w:t xml:space="preserve"> At the moment, </w:t>
      </w:r>
      <w:r w:rsidRPr="00EE54D1">
        <w:rPr>
          <w:rStyle w:val="StyleUnderline"/>
        </w:rPr>
        <w:t xml:space="preserve">impacts from the modest warming we saw in the 1980s and 1990s are also positive: slightly fewer premature deaths, which peak in cold weather more than in hot weather, slightly longer growing seasons and so on. </w:t>
      </w:r>
      <w:r w:rsidRPr="00DE4B09">
        <w:rPr>
          <w:sz w:val="16"/>
        </w:rPr>
        <w:t xml:space="preserve">A paper published last week concludes that </w:t>
      </w:r>
      <w:r w:rsidRPr="00EE54D1">
        <w:rPr>
          <w:rStyle w:val="StyleUnderline"/>
        </w:rPr>
        <w:t xml:space="preserve">if the world does warm significantly, China’s rain systems will shift north, increasing rainfall in the dry north and reducing flooding in the hot south. </w:t>
      </w:r>
      <w:r w:rsidRPr="00DE4B09">
        <w:rPr>
          <w:sz w:val="16"/>
        </w:rPr>
        <w:t xml:space="preserve">Besides, </w:t>
      </w:r>
      <w:r w:rsidRPr="00B3749D">
        <w:rPr>
          <w:rStyle w:val="Emphasis"/>
        </w:rPr>
        <w:t>human adaptation means we can capture the benefits and avoid the harms.</w:t>
      </w:r>
      <w:r w:rsidRPr="00DE4B09">
        <w:rPr>
          <w:sz w:val="16"/>
        </w:rPr>
        <w:t xml:space="preserve"> </w:t>
      </w:r>
      <w:r w:rsidRPr="00B3749D">
        <w:rPr>
          <w:rStyle w:val="StyleUnderline"/>
        </w:rPr>
        <w:t xml:space="preserve">The IPCC’s forecast warming range includes the possibility that we will still be enjoying net benefits by the end of the century, when the world will </w:t>
      </w:r>
      <w:r w:rsidRPr="00DE4B09">
        <w:rPr>
          <w:sz w:val="16"/>
        </w:rPr>
        <w:t xml:space="preserve">(it says) be three to 16 times richer per capita. </w:t>
      </w:r>
      <w:r w:rsidRPr="00DE4B09">
        <w:rPr>
          <w:rStyle w:val="StyleUnderline"/>
        </w:rPr>
        <w:t xml:space="preserve">The fastest way to cut deaths from bad weather today (such as the storm that just battered the Philippines) is to make people richer, not to make weather safer: we have already cut world death rates from droughts, floods and storms by 98 per cent in the past century. </w:t>
      </w:r>
      <w:r w:rsidRPr="00DE4B09">
        <w:rPr>
          <w:sz w:val="16"/>
        </w:rPr>
        <w:t>As Goklany demonstrates</w:t>
      </w:r>
      <w:r w:rsidRPr="00DE4B09">
        <w:rPr>
          <w:rStyle w:val="Emphasis"/>
        </w:rPr>
        <w:t>, the assessments used by policy makers have overestimated warming so far,</w:t>
      </w:r>
      <w:r w:rsidRPr="00DE4B09">
        <w:rPr>
          <w:sz w:val="16"/>
        </w:rPr>
        <w:t xml:space="preserve"> </w:t>
      </w:r>
      <w:r w:rsidRPr="00DE4B09">
        <w:rPr>
          <w:rStyle w:val="StyleUnderline"/>
        </w:rPr>
        <w:t>underestimated the direct benefits of carbon dioxide, overestimated the harms from climate change, and underestimated the human capacity to adapt</w:t>
      </w:r>
      <w:r w:rsidRPr="00DE4B09">
        <w:rPr>
          <w:sz w:val="16"/>
        </w:rPr>
        <w:t xml:space="preserve">. Well, what about the ocean? Here too there’s good news. </w:t>
      </w:r>
      <w:r w:rsidRPr="00DE4B09">
        <w:rPr>
          <w:rStyle w:val="StyleUnderline"/>
        </w:rPr>
        <w:t xml:space="preserve">More carbon dioxide means faster growth rates of photosynthesisers in the sea as well as on land, an effect that is being observed in algae, eelgrasses, corals and especially plankton, such as the abundant creatures known as coccolithophores, whose biomass has increased by 40 per cent in the last two centuries. </w:t>
      </w:r>
      <w:r w:rsidRPr="00DE4B09">
        <w:rPr>
          <w:sz w:val="16"/>
        </w:rPr>
        <w:t>With tens of thousands of activists and bureaucrats heading for a UN conference in Paris next month, there is such vast vested interest now in demonising carbon dioxide that it will be hard to change the world’s mind. Freeman Dyson laments that “scientific colleagues who believe the prevailing dogma about carbon dioxide will not find Goklany’s evidence convincing”, but hopes that a few will try. Amen.</w:t>
      </w:r>
    </w:p>
    <w:p w14:paraId="18C4DE07" w14:textId="77777777" w:rsidR="00B210F8" w:rsidRPr="00A039C9" w:rsidRDefault="00B210F8" w:rsidP="00B210F8"/>
    <w:p w14:paraId="53867B4C" w14:textId="77777777" w:rsidR="00B210F8" w:rsidRDefault="00B210F8" w:rsidP="00B210F8">
      <w:pPr>
        <w:pStyle w:val="Heading2"/>
      </w:pPr>
      <w:r>
        <w:t>Warming Good – Ice Age</w:t>
      </w:r>
    </w:p>
    <w:p w14:paraId="6934FAC2" w14:textId="77777777" w:rsidR="00B210F8" w:rsidRDefault="00B210F8" w:rsidP="00B210F8">
      <w:pPr>
        <w:pStyle w:val="Heading3"/>
      </w:pPr>
      <w:r>
        <w:t>1NC Shell</w:t>
      </w:r>
    </w:p>
    <w:p w14:paraId="3084D0C0" w14:textId="77777777" w:rsidR="00B210F8" w:rsidRDefault="00B210F8" w:rsidP="00B210F8">
      <w:pPr>
        <w:pStyle w:val="Heading4"/>
      </w:pPr>
      <w:r>
        <w:t>With the decline of solar activity the earth is about to face another ice age that has devastating consciences</w:t>
      </w:r>
    </w:p>
    <w:p w14:paraId="72491B48" w14:textId="77777777" w:rsidR="00B210F8" w:rsidRPr="00FB58FF" w:rsidRDefault="00B210F8" w:rsidP="00B210F8">
      <w:r w:rsidRPr="00164BC1">
        <w:rPr>
          <w:rStyle w:val="Style13ptBold"/>
        </w:rPr>
        <w:t>RAO 16</w:t>
      </w:r>
      <w:r w:rsidRPr="00164BC1">
        <w:t xml:space="preserve"> </w:t>
      </w:r>
      <w:r w:rsidRPr="00164BC1">
        <w:rPr>
          <w:sz w:val="16"/>
          <w:szCs w:val="16"/>
        </w:rPr>
        <w:t xml:space="preserve">(NATHAN RAO weather analysis “GLOBAL FREEZING: 15-year ICE AGE to hit in just 4 years as the sun prepares to 'HIBERNATE” </w:t>
      </w:r>
      <w:hyperlink r:id="rId44" w:history="1">
        <w:r w:rsidRPr="00164BC1">
          <w:rPr>
            <w:sz w:val="16"/>
            <w:szCs w:val="16"/>
          </w:rPr>
          <w:t>https://www.express.co.uk/news/science/729767/Ice-age-prediction-sun-hibernates-global-cooling-climate-change</w:t>
        </w:r>
      </w:hyperlink>
      <w:r w:rsidRPr="00164BC1">
        <w:rPr>
          <w:sz w:val="16"/>
          <w:szCs w:val="16"/>
        </w:rPr>
        <w:t xml:space="preserve"> Tue, Nov 8, 2016) [JNFS]</w:t>
      </w:r>
      <w:r w:rsidRPr="00164BC1">
        <w:t xml:space="preserve"> </w:t>
      </w:r>
    </w:p>
    <w:p w14:paraId="79A88892" w14:textId="77777777" w:rsidR="00B210F8" w:rsidRDefault="00B210F8" w:rsidP="00B210F8">
      <w:pPr>
        <w:rPr>
          <w:sz w:val="16"/>
        </w:rPr>
      </w:pPr>
      <w:r w:rsidRPr="00FB58FF">
        <w:rPr>
          <w:sz w:val="16"/>
        </w:rPr>
        <w:t xml:space="preserve">A team of experts have warned that huge seismic events, including volcanic eruptions, plunging global temperatures and destabilisation of the Earth's crust will become more common after worrying changes to the surface of the Sun were recorded. </w:t>
      </w:r>
      <w:r w:rsidRPr="009151CB">
        <w:rPr>
          <w:rStyle w:val="StyleUnderline"/>
        </w:rPr>
        <w:t>It could take up to 15 years for solar activity to return to normal with extreme weather and freezing temperatures continuing until 2035</w:t>
      </w:r>
      <w:r w:rsidRPr="00FB58FF">
        <w:rPr>
          <w:sz w:val="16"/>
        </w:rPr>
        <w:t xml:space="preserve">. </w:t>
      </w:r>
      <w:r w:rsidRPr="009151CB">
        <w:rPr>
          <w:rStyle w:val="StyleUnderline"/>
        </w:rPr>
        <w:t>The warning will infuriate environmental campaigners who argue by 2030 the world faces increased sea levels and flooding due to glacial melt at the poles.</w:t>
      </w:r>
      <w:r w:rsidRPr="00FB58FF">
        <w:rPr>
          <w:sz w:val="16"/>
        </w:rPr>
        <w:t xml:space="preserve"> </w:t>
      </w:r>
      <w:r w:rsidRPr="009151CB">
        <w:rPr>
          <w:rStyle w:val="Emphasis"/>
        </w:rPr>
        <w:t>Solar activity, measured by the appearance of sun spots, has been declining at a greater rate than at any other time in history, it has emerged</w:t>
      </w:r>
      <w:r w:rsidRPr="00FB58FF">
        <w:rPr>
          <w:sz w:val="16"/>
        </w:rPr>
        <w:t xml:space="preserve">. The Sun is now without spots for the first time in five years after 21 days of minimal activity were observed through the course of 2016. Although spots reappeared sporadically during the summer, </w:t>
      </w:r>
      <w:r w:rsidRPr="009151CB">
        <w:rPr>
          <w:rStyle w:val="StyleUnderline"/>
        </w:rPr>
        <w:t>repeated slumps of no activity were recorded through the year</w:t>
      </w:r>
      <w:r w:rsidRPr="00FB58FF">
        <w:rPr>
          <w:sz w:val="16"/>
        </w:rPr>
        <w:t xml:space="preserve">. </w:t>
      </w:r>
      <w:r w:rsidRPr="009151CB">
        <w:rPr>
          <w:rStyle w:val="Emphasis"/>
        </w:rPr>
        <w:t xml:space="preserve">The trend has prompted scientists to warn that the world is hurtling towards a historic solar minimum event with output potentially dropping to an all-time low. </w:t>
      </w:r>
      <w:r w:rsidRPr="009151CB">
        <w:rPr>
          <w:rStyle w:val="StyleUnderline"/>
        </w:rPr>
        <w:t>The phenomena are thought to drive extreme cold weather in Europe, including Britain, Northern America and across the lower southern hemisphere affecting New Zealand and parts of South America.</w:t>
      </w:r>
      <w:r w:rsidRPr="00FB58FF">
        <w:rPr>
          <w:sz w:val="16"/>
        </w:rPr>
        <w:t xml:space="preserve"> They have also been linked to major earthquakes in tremor hotspots igniting fears that major cities including Tokyo and Los Angeles could be facing the next ‘big one’. Research by the The Space and Science Research Center in Florida revealed a strong link between low solar activity and seismic events. The study looked at volcanic activity between 1650 - 2009 and earthquake activity between 1700 - 2009 comparing it to sunspots records. It revealed a terrifying correlation between reduced solar activity and the largest seismic and volcanic events in recorded history. Researchers at Japan’s Institute for </w:t>
      </w:r>
      <w:r w:rsidRPr="009151CB">
        <w:rPr>
          <w:rStyle w:val="StyleUnderline"/>
        </w:rPr>
        <w:t xml:space="preserve">Cosmic Ray Research concluded there is a link between global volcanic activity and solar activity lows. </w:t>
      </w:r>
      <w:r w:rsidRPr="00FB58FF">
        <w:rPr>
          <w:sz w:val="16"/>
        </w:rPr>
        <w:t xml:space="preserve">Study author Toshikazu Ebisuzaki said: </w:t>
      </w:r>
      <w:r w:rsidRPr="009151CB">
        <w:rPr>
          <w:rStyle w:val="StyleUnderline"/>
        </w:rPr>
        <w:t xml:space="preserve">“Volcanoes with silica-rich and highly viscous magma tend to produce violent explosive eruptions that result in disasters in local communities and that strongly affect the global environment. </w:t>
      </w:r>
      <w:r w:rsidRPr="00FB58FF">
        <w:rPr>
          <w:sz w:val="16"/>
        </w:rPr>
        <w:t xml:space="preserve">“We examined the timing of 11 eruptive events that produced silica-rich magma from four volcanoes in Japan (Mt. Fuji, Mt. Usu, Myojinsho, and Satsuma-Iwo-jima) over the past 306 years (from AD 1700 to AD 2005). “Nine of the 11 events occurred during inactive phases of solar magnetic activity (solar minimum), which is well indexed by the group sunspot number. “This strong association between eruption timing and the solar minimum is statistically significant to a confidence level of 96.7 per cent.” </w:t>
      </w:r>
      <w:r w:rsidRPr="009151CB">
        <w:rPr>
          <w:rStyle w:val="Emphasis"/>
        </w:rPr>
        <w:t xml:space="preserve">The frequency of sunspots is expected to rapidly decline over the next four years reaching a minimum between 2019 and 2020. </w:t>
      </w:r>
      <w:r w:rsidRPr="009151CB">
        <w:rPr>
          <w:rStyle w:val="StyleUnderline"/>
        </w:rPr>
        <w:t xml:space="preserve">Solar expert Piers Corbyn of forecasting group WeatherAction warned </w:t>
      </w:r>
      <w:r w:rsidRPr="009151CB">
        <w:rPr>
          <w:rStyle w:val="Emphasis"/>
        </w:rPr>
        <w:t>the Earth faces another mini ice age with potentially devastating consequences.</w:t>
      </w:r>
      <w:r w:rsidRPr="00FB58FF">
        <w:rPr>
          <w:sz w:val="16"/>
        </w:rPr>
        <w:t xml:space="preserve"> He said: “</w:t>
      </w:r>
      <w:r w:rsidRPr="009151CB">
        <w:rPr>
          <w:rStyle w:val="Emphasis"/>
        </w:rPr>
        <w:t>We are now in a decline of solar activity and are on course for a very quiet period. “This can cause a shift in the jet stream making it move further south and as a result it turns very cold in temperate latitudes including Europe, Britain and North America.</w:t>
      </w:r>
      <w:r w:rsidRPr="00FB58FF">
        <w:rPr>
          <w:sz w:val="16"/>
        </w:rPr>
        <w:t xml:space="preserve"> “</w:t>
      </w:r>
      <w:r w:rsidRPr="009151CB">
        <w:rPr>
          <w:rStyle w:val="Emphasis"/>
        </w:rPr>
        <w:t>We are anticipating temperatures to drop leading to ocean water freezing and ice drifts washing up around the coasts in Europe - we expect the next mini ice age</w:t>
      </w:r>
      <w:r w:rsidRPr="00FB58FF">
        <w:rPr>
          <w:sz w:val="16"/>
        </w:rPr>
        <w:t xml:space="preserve">.” He said </w:t>
      </w:r>
      <w:r w:rsidRPr="009151CB">
        <w:rPr>
          <w:rStyle w:val="StyleUnderline"/>
        </w:rPr>
        <w:t xml:space="preserve">the link between huge changes in solar activity and earthquakes is down to a reduction in the strength of magnetic fields around the Earth. Japan, America, the Philippines and quake prone regions of the Middle East and Asia are about to be put on high alert, he warned. </w:t>
      </w:r>
      <w:r w:rsidRPr="00FB58FF">
        <w:rPr>
          <w:rStyle w:val="StyleUnderline"/>
        </w:rPr>
        <w:t>He explained fewer solar flares associated with a minimum period reduce the magnetic pull over the surface of the Earth.</w:t>
      </w:r>
      <w:r w:rsidRPr="00FB58FF">
        <w:rPr>
          <w:sz w:val="16"/>
        </w:rPr>
        <w:t xml:space="preserve"> This stops all movement of tectonic plates, even the frequent harmless shifts which go unnoticed, allowing huge pressure to build up underneath the Earths crust. The result, Mr Corbyn said, is much like a pressure cooker with any slightest movement triggering a massive earthquake. “</w:t>
      </w:r>
      <w:r w:rsidRPr="00FB58FF">
        <w:rPr>
          <w:rStyle w:val="StyleUnderline"/>
        </w:rPr>
        <w:t>Think of it like comparing two bags of sugar being filled,” he said. “If you have one with a small hole in the bottom it is constantly emptying while more is being added so there is no overall effect.</w:t>
      </w:r>
      <w:r w:rsidRPr="00FB58FF">
        <w:rPr>
          <w:sz w:val="16"/>
        </w:rPr>
        <w:t xml:space="preserve"> “The other has no hole so it gets fuller and fuller until eventually it bursts, this is the sort of thing we are taking about. “What we expect is fewer earthquakes overall, but more extremely severe ones in at risk regions, and this is very worrying. </w:t>
      </w:r>
    </w:p>
    <w:p w14:paraId="518C4D23" w14:textId="77777777" w:rsidR="00B210F8" w:rsidRDefault="00B210F8" w:rsidP="00B210F8">
      <w:pPr>
        <w:pStyle w:val="Heading4"/>
      </w:pPr>
      <w:r>
        <w:t xml:space="preserve">High CO2 levels are good to stopping the ice age – the aff brings them down </w:t>
      </w:r>
    </w:p>
    <w:p w14:paraId="0E781A8C" w14:textId="77777777" w:rsidR="00B210F8" w:rsidRPr="00E07CD8" w:rsidRDefault="00B210F8" w:rsidP="00B210F8">
      <w:pPr>
        <w:rPr>
          <w:sz w:val="16"/>
          <w:szCs w:val="16"/>
        </w:rPr>
      </w:pPr>
      <w:r>
        <w:rPr>
          <w:rStyle w:val="Style13ptBold"/>
        </w:rPr>
        <w:t xml:space="preserve">Bawden 16 </w:t>
      </w:r>
      <w:r>
        <w:rPr>
          <w:sz w:val="16"/>
          <w:szCs w:val="16"/>
        </w:rPr>
        <w:t>(</w:t>
      </w:r>
      <w:r w:rsidRPr="00E07CD8">
        <w:rPr>
          <w:sz w:val="16"/>
          <w:szCs w:val="16"/>
        </w:rPr>
        <w:t>Tom Bawden Environment Editor</w:t>
      </w:r>
      <w:r>
        <w:rPr>
          <w:sz w:val="16"/>
          <w:szCs w:val="16"/>
        </w:rPr>
        <w:t xml:space="preserve"> “</w:t>
      </w:r>
      <w:r w:rsidRPr="00E07CD8">
        <w:rPr>
          <w:sz w:val="16"/>
          <w:szCs w:val="16"/>
        </w:rPr>
        <w:t>Climate change: CO2 emissions 'will delay next ice age by 100,000 years'</w:t>
      </w:r>
      <w:r>
        <w:rPr>
          <w:sz w:val="16"/>
          <w:szCs w:val="16"/>
        </w:rPr>
        <w:t xml:space="preserve">” </w:t>
      </w:r>
      <w:hyperlink r:id="rId45" w:history="1">
        <w:r w:rsidRPr="00557D91">
          <w:rPr>
            <w:rStyle w:val="Hyperlink"/>
            <w:sz w:val="16"/>
            <w:szCs w:val="16"/>
          </w:rPr>
          <w:t>https://www.independent.co.uk/environment/climate-change/climate-change-co2-emissions-will-delay-next-ice-age-by-100000-years-a6810436.html</w:t>
        </w:r>
      </w:hyperlink>
      <w:r>
        <w:rPr>
          <w:sz w:val="16"/>
          <w:szCs w:val="16"/>
        </w:rPr>
        <w:t xml:space="preserve"> </w:t>
      </w:r>
      <w:r w:rsidRPr="00E07CD8">
        <w:rPr>
          <w:sz w:val="16"/>
          <w:szCs w:val="16"/>
        </w:rPr>
        <w:t>Wednesday 13 January 2016 18:15</w:t>
      </w:r>
      <w:r>
        <w:rPr>
          <w:sz w:val="16"/>
          <w:szCs w:val="16"/>
        </w:rPr>
        <w:t xml:space="preserve">) [JNFS] </w:t>
      </w:r>
    </w:p>
    <w:p w14:paraId="309F36BD" w14:textId="77777777" w:rsidR="00B210F8" w:rsidRDefault="00B210F8" w:rsidP="00B210F8">
      <w:pPr>
        <w:rPr>
          <w:sz w:val="16"/>
        </w:rPr>
      </w:pPr>
      <w:r w:rsidRPr="004E09E9">
        <w:rPr>
          <w:rStyle w:val="Emphasis"/>
        </w:rPr>
        <w:t>Mankind is pumping so much carbon dioxide into the atmosphere that it could postpone the next ice age by more than 100,000 years,</w:t>
      </w:r>
      <w:r w:rsidRPr="004E09E9">
        <w:rPr>
          <w:rStyle w:val="StyleUnderline"/>
        </w:rPr>
        <w:t xml:space="preserve"> according to new research which finds humans are having a “mind-boggling” impact on the Earth.</w:t>
      </w:r>
      <w:r w:rsidRPr="004E09E9">
        <w:rPr>
          <w:sz w:val="16"/>
        </w:rPr>
        <w:t xml:space="preserve"> </w:t>
      </w:r>
      <w:r w:rsidRPr="004E09E9">
        <w:rPr>
          <w:rStyle w:val="StyleUnderline"/>
        </w:rPr>
        <w:t xml:space="preserve">The </w:t>
      </w:r>
      <w:r w:rsidRPr="004E09E9">
        <w:rPr>
          <w:rStyle w:val="Emphasis"/>
          <w:sz w:val="28"/>
          <w:szCs w:val="28"/>
        </w:rPr>
        <w:t>volume of CO2 emissions</w:t>
      </w:r>
      <w:r w:rsidRPr="004E09E9">
        <w:rPr>
          <w:rStyle w:val="StyleUnderline"/>
        </w:rPr>
        <w:t xml:space="preserve"> that has accumulated in the atmosphere </w:t>
      </w:r>
      <w:r w:rsidRPr="004E09E9">
        <w:rPr>
          <w:rStyle w:val="Emphasis"/>
          <w:sz w:val="28"/>
          <w:szCs w:val="28"/>
        </w:rPr>
        <w:t xml:space="preserve">is so </w:t>
      </w:r>
      <w:r w:rsidRPr="004E09E9">
        <w:rPr>
          <w:rStyle w:val="Emphasis"/>
          <w:sz w:val="32"/>
          <w:szCs w:val="32"/>
        </w:rPr>
        <w:t>great</w:t>
      </w:r>
      <w:r w:rsidRPr="004E09E9">
        <w:rPr>
          <w:rStyle w:val="StyleUnderline"/>
        </w:rPr>
        <w:t xml:space="preserve"> that it has fundamentally changed the relationship between people and the planet as human behaviour radically alters the way the system operates, the research shows.</w:t>
      </w:r>
      <w:r w:rsidRPr="004E09E9">
        <w:rPr>
          <w:sz w:val="16"/>
        </w:rPr>
        <w:t xml:space="preserve"> </w:t>
      </w:r>
      <w:r w:rsidRPr="004E09E9">
        <w:rPr>
          <w:sz w:val="8"/>
          <w:szCs w:val="8"/>
        </w:rPr>
        <w:t>The study found that the next ice age would be pushed back by about 50,000 years even if emissions stopped overnight. And</w:t>
      </w:r>
      <w:r w:rsidRPr="004E09E9">
        <w:rPr>
          <w:sz w:val="16"/>
        </w:rPr>
        <w:t xml:space="preserve"> </w:t>
      </w:r>
      <w:r w:rsidRPr="004E09E9">
        <w:rPr>
          <w:rStyle w:val="StyleUnderline"/>
        </w:rPr>
        <w:t>if the volume of greenhouse gases forecast to be produced in the coming decades comes to pass it could be postponed by more than 100,000 years.</w:t>
      </w:r>
      <w:r w:rsidRPr="004E09E9">
        <w:rPr>
          <w:sz w:val="16"/>
        </w:rPr>
        <w:t xml:space="preserve"> </w:t>
      </w:r>
      <w:r w:rsidRPr="004E09E9">
        <w:rPr>
          <w:sz w:val="8"/>
          <w:szCs w:val="8"/>
        </w:rPr>
        <w:t xml:space="preserve">The impact of greenhouse gases is so profound and long-lasting because they can linger in the atmosphere for centuries. During this time they upset the evolution of the ice sheets of the Northern Hemisphere which build up gradually over a period of 90,000 years through a complex, highly uneven, feedback mechanism of cooling temperatures, increasing snowfall, rising levels of reflected sunlight and falling temperatures. “It is mind-boggling that humankind is able to interfere with a mechanism that shaped the world as we know it,” said Dr Andrey Ganopolski, lead author of the study, by the Potsdam Institute for Climate Impact Research. “But our study shows that </w:t>
      </w:r>
      <w:r w:rsidRPr="004E09E9">
        <w:rPr>
          <w:rStyle w:val="Emphasis"/>
        </w:rPr>
        <w:t>CO2-emissions from burning oil, coal and gas are already sufficient to postpone the next ice age for another 50,000 years,”</w:t>
      </w:r>
      <w:r w:rsidRPr="004E09E9">
        <w:rPr>
          <w:sz w:val="16"/>
        </w:rPr>
        <w:t xml:space="preserve"> Dr Ganopolski added.</w:t>
      </w:r>
    </w:p>
    <w:p w14:paraId="6703CE3E" w14:textId="77777777" w:rsidR="00B210F8" w:rsidRDefault="00B210F8" w:rsidP="00B210F8">
      <w:pPr>
        <w:pStyle w:val="Heading4"/>
      </w:pPr>
      <w:r>
        <w:t xml:space="preserve">Global warming isn’t something we should worry about – the effects of an ice age would destroy industry, agriculture, and living conditions that would destroy peoples way of life </w:t>
      </w:r>
    </w:p>
    <w:p w14:paraId="180C1BB5" w14:textId="77777777" w:rsidR="00B210F8" w:rsidRPr="00560EBF" w:rsidRDefault="00B210F8" w:rsidP="00B210F8">
      <w:pPr>
        <w:rPr>
          <w:sz w:val="16"/>
          <w:szCs w:val="16"/>
        </w:rPr>
      </w:pPr>
      <w:r>
        <w:rPr>
          <w:rStyle w:val="Style13ptBold"/>
        </w:rPr>
        <w:t xml:space="preserve">Solomon 16 </w:t>
      </w:r>
      <w:r>
        <w:rPr>
          <w:sz w:val="16"/>
          <w:szCs w:val="16"/>
        </w:rPr>
        <w:t>(</w:t>
      </w:r>
      <w:r w:rsidRPr="00560EBF">
        <w:rPr>
          <w:sz w:val="16"/>
          <w:szCs w:val="16"/>
        </w:rPr>
        <w:t xml:space="preserve">Lawrence Solomon is executive director of Energy Probe, a Toronto-based environmental group. </w:t>
      </w:r>
      <w:r>
        <w:rPr>
          <w:sz w:val="16"/>
          <w:szCs w:val="16"/>
        </w:rPr>
        <w:t>“</w:t>
      </w:r>
      <w:r w:rsidRPr="00560EBF">
        <w:rPr>
          <w:sz w:val="16"/>
          <w:szCs w:val="16"/>
        </w:rPr>
        <w:t>Lawrence Solomon: Proof that a new ice age has already started is stronger than ever, and we couldn’t be less prepared</w:t>
      </w:r>
      <w:r>
        <w:rPr>
          <w:sz w:val="16"/>
          <w:szCs w:val="16"/>
        </w:rPr>
        <w:t xml:space="preserve">” </w:t>
      </w:r>
      <w:hyperlink r:id="rId46" w:history="1">
        <w:r w:rsidRPr="00557D91">
          <w:rPr>
            <w:rStyle w:val="Hyperlink"/>
            <w:sz w:val="16"/>
            <w:szCs w:val="16"/>
          </w:rPr>
          <w:t>https://business.financialpost.com/opinion/lawrence-solomon-proof-that-a-new-ice-age-has-already-started-is-stronger-than-ever-and-we-couldnt-be-less-prepared</w:t>
        </w:r>
      </w:hyperlink>
      <w:r>
        <w:rPr>
          <w:sz w:val="16"/>
          <w:szCs w:val="16"/>
        </w:rPr>
        <w:t xml:space="preserve"> </w:t>
      </w:r>
      <w:r w:rsidRPr="00560EBF">
        <w:rPr>
          <w:sz w:val="16"/>
          <w:szCs w:val="16"/>
        </w:rPr>
        <w:t>December 22, 2016</w:t>
      </w:r>
      <w:r>
        <w:rPr>
          <w:sz w:val="16"/>
          <w:szCs w:val="16"/>
        </w:rPr>
        <w:t xml:space="preserve"> </w:t>
      </w:r>
      <w:r w:rsidRPr="00560EBF">
        <w:rPr>
          <w:sz w:val="16"/>
          <w:szCs w:val="16"/>
        </w:rPr>
        <w:t>3:55 PM EST</w:t>
      </w:r>
      <w:r>
        <w:rPr>
          <w:sz w:val="16"/>
          <w:szCs w:val="16"/>
        </w:rPr>
        <w:t xml:space="preserve">) [JNFS] </w:t>
      </w:r>
    </w:p>
    <w:p w14:paraId="238FB9E9" w14:textId="77777777" w:rsidR="00B210F8" w:rsidRDefault="00B210F8" w:rsidP="00B210F8">
      <w:pPr>
        <w:spacing w:line="240" w:lineRule="auto"/>
        <w:rPr>
          <w:sz w:val="16"/>
        </w:rPr>
      </w:pPr>
      <w:r w:rsidRPr="00560EBF">
        <w:rPr>
          <w:rStyle w:val="Emphasis"/>
        </w:rPr>
        <w:t>An underheated planet is a real threat humans have actually faced</w:t>
      </w:r>
      <w:r w:rsidRPr="00560EBF">
        <w:rPr>
          <w:sz w:val="16"/>
        </w:rPr>
        <w:t xml:space="preserve"> Abdussamatov was once a lonely voice in </w:t>
      </w:r>
      <w:r w:rsidRPr="00560EBF">
        <w:rPr>
          <w:rStyle w:val="StyleUnderline"/>
        </w:rPr>
        <w:t>the view that Earth could be embarking on a prolonged cooling spell due to solar, not manmade, factors. No longer.</w:t>
      </w:r>
      <w:r w:rsidRPr="00560EBF">
        <w:rPr>
          <w:sz w:val="16"/>
        </w:rPr>
        <w:t xml:space="preserve"> Because </w:t>
      </w:r>
      <w:r w:rsidRPr="00560EBF">
        <w:rPr>
          <w:rStyle w:val="Emphasis"/>
        </w:rPr>
        <w:t xml:space="preserve">sunspots are eerily disappearing from the face of our sun </w:t>
      </w:r>
      <w:r w:rsidRPr="00560EBF">
        <w:rPr>
          <w:sz w:val="16"/>
        </w:rPr>
        <w:t xml:space="preserve">— just as they disappeared during the Little Ice Age in the late 1600s — speculation of </w:t>
      </w:r>
      <w:r w:rsidRPr="00560EBF">
        <w:rPr>
          <w:rStyle w:val="StyleUnderline"/>
        </w:rPr>
        <w:t>another cooling period has been widespread by bodies such as the National Astronomical Observatory of Japan and the Riken research foundation.</w:t>
      </w:r>
      <w:r w:rsidRPr="00560EBF">
        <w:rPr>
          <w:sz w:val="16"/>
        </w:rPr>
        <w:t xml:space="preserve"> </w:t>
      </w:r>
      <w:r w:rsidRPr="00DA3043">
        <w:rPr>
          <w:sz w:val="8"/>
          <w:szCs w:val="8"/>
        </w:rPr>
        <w:t>Last year, a team of European researchers unveiled a scientific model at the National Astronomy Meeting in Wales predicting a “mini ice age” from 2030 to 2040 as a result of decreased solar activity. For one thing, we can deep freeze dreams of economically exploiting the vast energy wealth of the Arctic Ocean, which geological surveys indicate is the richest in petroleum of all the oceans</w:t>
      </w:r>
      <w:r w:rsidRPr="00560EBF">
        <w:rPr>
          <w:rStyle w:val="StyleUnderline"/>
        </w:rPr>
        <w:t>. The conventional belief that global warming would soon melt the Arctic, and make economic the large-scale infrastructure needed to operate in its inhospitable environment, had many in the oil industry — and in governments — gearing up to claim their share of this new frontier.</w:t>
      </w:r>
      <w:r w:rsidRPr="00560EBF">
        <w:rPr>
          <w:sz w:val="16"/>
        </w:rPr>
        <w:t xml:space="preserve"> </w:t>
      </w:r>
      <w:r w:rsidRPr="00560EBF">
        <w:rPr>
          <w:rStyle w:val="Emphasis"/>
        </w:rPr>
        <w:t>Their dreams will now need to be set aside for the cold century ahead.</w:t>
      </w:r>
      <w:r w:rsidRPr="00560EBF">
        <w:rPr>
          <w:sz w:val="16"/>
        </w:rPr>
        <w:t xml:space="preserve"> </w:t>
      </w:r>
      <w:r w:rsidRPr="00560EBF">
        <w:rPr>
          <w:rStyle w:val="Emphasis"/>
          <w:sz w:val="28"/>
          <w:szCs w:val="28"/>
        </w:rPr>
        <w:t>The “upcoming new Little Ice Age will have a very serious impact”</w:t>
      </w:r>
      <w:r w:rsidRPr="00560EBF">
        <w:rPr>
          <w:sz w:val="16"/>
        </w:rPr>
        <w:t xml:space="preserve"> </w:t>
      </w:r>
      <w:r w:rsidRPr="00DA3043">
        <w:rPr>
          <w:sz w:val="8"/>
          <w:szCs w:val="8"/>
        </w:rPr>
        <w:t>on energy security, Abdussamatov explains, because</w:t>
      </w:r>
      <w:r w:rsidRPr="00560EBF">
        <w:rPr>
          <w:sz w:val="16"/>
        </w:rPr>
        <w:t xml:space="preserve"> </w:t>
      </w:r>
      <w:r w:rsidRPr="00560EBF">
        <w:rPr>
          <w:rStyle w:val="StyleUnderline"/>
        </w:rPr>
        <w:t>“deep cooling in the new Little Ice Age in the middle of this century would make it almost impossible to exploit offshore fields and pump oil and gas tens to hundreds of kilometres from the coast at depths of hundreds of meters.”</w:t>
      </w:r>
      <w:r w:rsidRPr="00560EBF">
        <w:rPr>
          <w:sz w:val="16"/>
        </w:rPr>
        <w:t xml:space="preserve"> </w:t>
      </w:r>
      <w:r w:rsidRPr="00DA3043">
        <w:rPr>
          <w:sz w:val="8"/>
          <w:szCs w:val="8"/>
        </w:rPr>
        <w:t xml:space="preserve">Freezing conditions will also curtail energy developments elsewhere over many decades, elevating the need for energy conservation in a much more heat-needy world. But </w:t>
      </w:r>
      <w:r w:rsidRPr="00DA3043">
        <w:rPr>
          <w:rStyle w:val="StyleUnderline"/>
          <w:sz w:val="8"/>
          <w:szCs w:val="8"/>
        </w:rPr>
        <w:t xml:space="preserve">Earth’s new climate will affect much more than the energy sector. </w:t>
      </w:r>
      <w:r w:rsidRPr="00DA3043">
        <w:rPr>
          <w:sz w:val="8"/>
          <w:szCs w:val="8"/>
        </w:rPr>
        <w:t>Abdussamatov leaves us with a dire warning</w:t>
      </w:r>
      <w:r w:rsidRPr="00560EBF">
        <w:rPr>
          <w:rStyle w:val="Emphasis"/>
        </w:rPr>
        <w:t>. “The world must start preparing for the new Little Ice Age right now.</w:t>
      </w:r>
      <w:r w:rsidRPr="00560EBF">
        <w:rPr>
          <w:sz w:val="16"/>
        </w:rPr>
        <w:t xml:space="preserve"> </w:t>
      </w:r>
      <w:r w:rsidRPr="00560EBF">
        <w:rPr>
          <w:rStyle w:val="Emphasis"/>
        </w:rPr>
        <w:t>Politicians and business leaders must make full economic calculations of the impact of the new Little Ice Age on everything</w:t>
      </w:r>
      <w:r w:rsidRPr="00560EBF">
        <w:rPr>
          <w:sz w:val="16"/>
        </w:rPr>
        <w:t xml:space="preserve"> — </w:t>
      </w:r>
      <w:r w:rsidRPr="00560EBF">
        <w:rPr>
          <w:rStyle w:val="Emphasis"/>
          <w:sz w:val="28"/>
          <w:szCs w:val="28"/>
        </w:rPr>
        <w:t>industry, agriculture, living conditions, development.</w:t>
      </w:r>
      <w:r w:rsidRPr="00DA3043">
        <w:rPr>
          <w:sz w:val="8"/>
          <w:szCs w:val="8"/>
        </w:rPr>
        <w:t xml:space="preserve"> The most reasonable way to fight against the new Little Ice Age is a complex of special steps aimed at support of economic growth and energy-saving production to adapt mankind to the forthcoming period of deep cooling.”</w:t>
      </w:r>
      <w:r w:rsidRPr="00560EBF">
        <w:rPr>
          <w:sz w:val="16"/>
        </w:rPr>
        <w:t xml:space="preserve"> </w:t>
      </w:r>
      <w:r w:rsidRPr="00560EBF">
        <w:rPr>
          <w:rStyle w:val="Emphasis"/>
          <w:sz w:val="28"/>
          <w:szCs w:val="28"/>
        </w:rPr>
        <w:t>An overheated planet has never been a threat,</w:t>
      </w:r>
      <w:r w:rsidRPr="00560EBF">
        <w:rPr>
          <w:sz w:val="16"/>
        </w:rPr>
        <w:t xml:space="preserve"> say climate skeptics, </w:t>
      </w:r>
      <w:r w:rsidRPr="00560EBF">
        <w:rPr>
          <w:rStyle w:val="Emphasis"/>
          <w:sz w:val="28"/>
          <w:szCs w:val="28"/>
        </w:rPr>
        <w:t>not today, not ever in human history.</w:t>
      </w:r>
      <w:r w:rsidRPr="00560EBF">
        <w:rPr>
          <w:sz w:val="16"/>
        </w:rPr>
        <w:t xml:space="preserve"> </w:t>
      </w:r>
      <w:r w:rsidRPr="00560EBF">
        <w:rPr>
          <w:rStyle w:val="Emphasis"/>
        </w:rPr>
        <w:t xml:space="preserve">An </w:t>
      </w:r>
      <w:r w:rsidRPr="00560EBF">
        <w:rPr>
          <w:rStyle w:val="Emphasis"/>
          <w:sz w:val="28"/>
          <w:szCs w:val="28"/>
        </w:rPr>
        <w:t>underheated planet,</w:t>
      </w:r>
      <w:r w:rsidRPr="00560EBF">
        <w:rPr>
          <w:rStyle w:val="Emphasis"/>
        </w:rPr>
        <w:t xml:space="preserve"> in contrast, </w:t>
      </w:r>
      <w:r w:rsidRPr="00560EBF">
        <w:rPr>
          <w:rStyle w:val="Emphasis"/>
          <w:sz w:val="28"/>
          <w:szCs w:val="28"/>
        </w:rPr>
        <w:t>is a threat humans have repeatedly faced over the last millennium</w:t>
      </w:r>
      <w:r w:rsidRPr="00560EBF">
        <w:rPr>
          <w:rStyle w:val="Emphasis"/>
        </w:rPr>
        <w:t>, and now we’re due again.</w:t>
      </w:r>
      <w:r w:rsidRPr="00560EBF">
        <w:rPr>
          <w:sz w:val="16"/>
        </w:rPr>
        <w:t xml:space="preserve"> “</w:t>
      </w:r>
      <w:r w:rsidRPr="00560EBF">
        <w:rPr>
          <w:rStyle w:val="StyleUnderline"/>
        </w:rPr>
        <w:t xml:space="preserve">The upcoming climate change will be the most important challenge and a priority issue for the world and define the main events in politics, the economy, and the most important areas of the whole of humanity in the coming decades,” </w:t>
      </w:r>
      <w:r w:rsidRPr="00560EBF">
        <w:rPr>
          <w:sz w:val="16"/>
        </w:rPr>
        <w:t>Abdussamatov concludes. It’s time we took the threat of climate change — of the real climate change — seriously.</w:t>
      </w:r>
    </w:p>
    <w:p w14:paraId="5BDBDA3D" w14:textId="77777777" w:rsidR="00B210F8" w:rsidRPr="00E36804" w:rsidRDefault="00B210F8" w:rsidP="00B210F8">
      <w:pPr>
        <w:rPr>
          <w:sz w:val="16"/>
        </w:rPr>
      </w:pPr>
    </w:p>
    <w:p w14:paraId="1C5031A6" w14:textId="77777777" w:rsidR="00B210F8" w:rsidRDefault="00B210F8" w:rsidP="00B210F8">
      <w:pPr>
        <w:pStyle w:val="Heading3"/>
      </w:pPr>
      <w:r>
        <w:t>Coming now</w:t>
      </w:r>
    </w:p>
    <w:p w14:paraId="4B8D7ED4" w14:textId="77777777" w:rsidR="00B210F8" w:rsidRPr="00A50D28" w:rsidRDefault="00B210F8" w:rsidP="00B210F8">
      <w:pPr>
        <w:pStyle w:val="Heading4"/>
      </w:pPr>
      <w:r>
        <w:t>Ice age is coming soon – it reverses harms of warming</w:t>
      </w:r>
    </w:p>
    <w:p w14:paraId="0E475679" w14:textId="77777777" w:rsidR="00B210F8" w:rsidRDefault="00B210F8" w:rsidP="00B210F8">
      <w:pPr>
        <w:rPr>
          <w:rStyle w:val="Style13ptBold"/>
        </w:rPr>
      </w:pPr>
      <w:r>
        <w:rPr>
          <w:rStyle w:val="Style13ptBold"/>
        </w:rPr>
        <w:t xml:space="preserve">Martin 17 </w:t>
      </w:r>
      <w:r w:rsidRPr="00A03989">
        <w:rPr>
          <w:rStyle w:val="Style13ptBold"/>
          <w:b w:val="0"/>
          <w:sz w:val="16"/>
          <w:szCs w:val="16"/>
        </w:rPr>
        <w:t xml:space="preserve">(Sean Martin </w:t>
      </w:r>
      <w:r>
        <w:rPr>
          <w:rStyle w:val="Style13ptBold"/>
          <w:b w:val="0"/>
          <w:sz w:val="16"/>
          <w:szCs w:val="16"/>
        </w:rPr>
        <w:t>“</w:t>
      </w:r>
      <w:r w:rsidRPr="00A03989">
        <w:rPr>
          <w:rStyle w:val="Style13ptBold"/>
          <w:b w:val="0"/>
          <w:sz w:val="16"/>
          <w:szCs w:val="16"/>
        </w:rPr>
        <w:t>Earth could be plunged into mini Ice Age - and it could REVERSE global warming</w:t>
      </w:r>
      <w:r>
        <w:rPr>
          <w:rStyle w:val="Style13ptBold"/>
          <w:b w:val="0"/>
          <w:sz w:val="16"/>
          <w:szCs w:val="16"/>
        </w:rPr>
        <w:t xml:space="preserve">” </w:t>
      </w:r>
      <w:hyperlink r:id="rId47" w:history="1">
        <w:r w:rsidRPr="00557D91">
          <w:rPr>
            <w:rStyle w:val="Hyperlink"/>
            <w:sz w:val="16"/>
            <w:szCs w:val="16"/>
          </w:rPr>
          <w:t>https://www.express.co.uk/news/science/897472/ice-age-global-warming-climate-change-solar-minimum</w:t>
        </w:r>
      </w:hyperlink>
      <w:r>
        <w:rPr>
          <w:rStyle w:val="Style13ptBold"/>
          <w:b w:val="0"/>
          <w:sz w:val="16"/>
          <w:szCs w:val="16"/>
        </w:rPr>
        <w:t xml:space="preserve"> </w:t>
      </w:r>
      <w:r w:rsidRPr="00A03989">
        <w:rPr>
          <w:rStyle w:val="Style13ptBold"/>
          <w:b w:val="0"/>
          <w:sz w:val="16"/>
          <w:szCs w:val="16"/>
        </w:rPr>
        <w:t>Dec 28, 2017</w:t>
      </w:r>
      <w:r>
        <w:rPr>
          <w:rStyle w:val="Style13ptBold"/>
          <w:b w:val="0"/>
          <w:sz w:val="16"/>
          <w:szCs w:val="16"/>
        </w:rPr>
        <w:t>) [JNFS]</w:t>
      </w:r>
    </w:p>
    <w:p w14:paraId="61CD100F" w14:textId="77777777" w:rsidR="00B210F8" w:rsidRPr="0090064C" w:rsidRDefault="00B210F8" w:rsidP="00B210F8">
      <w:r w:rsidRPr="00A50D28">
        <w:rPr>
          <w:rStyle w:val="Emphasis"/>
          <w:sz w:val="28"/>
          <w:szCs w:val="28"/>
        </w:rPr>
        <w:t>Earth could be plunged into a mini Ice Age in the next few decades</w:t>
      </w:r>
      <w:r w:rsidRPr="00A50D28">
        <w:rPr>
          <w:sz w:val="16"/>
          <w:szCs w:val="28"/>
        </w:rPr>
        <w:t>,</w:t>
      </w:r>
      <w:r w:rsidRPr="00A50D28">
        <w:rPr>
          <w:sz w:val="16"/>
        </w:rPr>
        <w:t xml:space="preserve"> but there is good news – </w:t>
      </w:r>
      <w:r w:rsidRPr="00A50D28">
        <w:rPr>
          <w:rStyle w:val="Emphasis"/>
          <w:sz w:val="28"/>
          <w:szCs w:val="28"/>
        </w:rPr>
        <w:t>it could override the damage done by global warming</w:t>
      </w:r>
      <w:r w:rsidRPr="00A50D28">
        <w:rPr>
          <w:sz w:val="16"/>
        </w:rPr>
        <w:t xml:space="preserve">. </w:t>
      </w:r>
      <w:r w:rsidRPr="00A50D28">
        <w:rPr>
          <w:rStyle w:val="StyleUnderline"/>
        </w:rPr>
        <w:t>By 2030 comes about, the temperatures on Earth could be so low that the River Thames freezes over during winter, much like in the last little ice age which spanned from the 13th to 17th century</w:t>
      </w:r>
      <w:r w:rsidRPr="00A50D28">
        <w:rPr>
          <w:sz w:val="16"/>
        </w:rPr>
        <w:t xml:space="preserve">. </w:t>
      </w:r>
      <w:r w:rsidRPr="00A50D28">
        <w:rPr>
          <w:rStyle w:val="StyleUnderline"/>
        </w:rPr>
        <w:t xml:space="preserve">Maths professor Valentina Zharkova at Northumbria University said the Ice Age could help offset the damage of global warming. </w:t>
      </w:r>
      <w:r>
        <w:rPr>
          <w:rStyle w:val="StyleUnderline"/>
        </w:rPr>
        <w:t>She said: "I hope global warm</w:t>
      </w:r>
      <w:r w:rsidRPr="00A50D28">
        <w:rPr>
          <w:rStyle w:val="StyleUnderline"/>
        </w:rPr>
        <w:t>ing will be overridden by this effect, giving humankind and the Earth 30 years to sort out our pollution."</w:t>
      </w:r>
    </w:p>
    <w:p w14:paraId="12EE00D2" w14:textId="77777777" w:rsidR="00B210F8" w:rsidRDefault="00B210F8" w:rsidP="00B210F8">
      <w:pPr>
        <w:pStyle w:val="Heading4"/>
      </w:pPr>
      <w:r>
        <w:t xml:space="preserve">Climate change only creates the risk of an ice age happening more likely </w:t>
      </w:r>
    </w:p>
    <w:p w14:paraId="4FA224F2" w14:textId="77777777" w:rsidR="00B210F8" w:rsidRPr="00140440" w:rsidRDefault="00B210F8" w:rsidP="00B210F8">
      <w:pPr>
        <w:rPr>
          <w:rStyle w:val="Style13ptBold"/>
        </w:rPr>
      </w:pPr>
      <w:r w:rsidRPr="00140440">
        <w:rPr>
          <w:rStyle w:val="Style13ptBold"/>
        </w:rPr>
        <w:t>Owen</w:t>
      </w:r>
      <w:r>
        <w:rPr>
          <w:rStyle w:val="Style13ptBold"/>
        </w:rPr>
        <w:t xml:space="preserve"> 2k5 </w:t>
      </w:r>
      <w:r w:rsidRPr="00140440">
        <w:rPr>
          <w:rStyle w:val="Style13ptBold"/>
          <w:b w:val="0"/>
          <w:sz w:val="16"/>
          <w:szCs w:val="16"/>
        </w:rPr>
        <w:t>(James Owen</w:t>
      </w:r>
      <w:r>
        <w:rPr>
          <w:rStyle w:val="Style13ptBold"/>
          <w:b w:val="0"/>
          <w:sz w:val="16"/>
          <w:szCs w:val="16"/>
        </w:rPr>
        <w:t xml:space="preserve"> </w:t>
      </w:r>
      <w:r w:rsidRPr="00140440">
        <w:rPr>
          <w:rStyle w:val="Style13ptBold"/>
          <w:b w:val="0"/>
          <w:sz w:val="16"/>
          <w:szCs w:val="16"/>
        </w:rPr>
        <w:t>for National Geographic News</w:t>
      </w:r>
      <w:r>
        <w:rPr>
          <w:rStyle w:val="Style13ptBold"/>
          <w:b w:val="0"/>
          <w:sz w:val="16"/>
          <w:szCs w:val="16"/>
        </w:rPr>
        <w:t xml:space="preserve"> </w:t>
      </w:r>
      <w:r w:rsidRPr="00140440">
        <w:rPr>
          <w:rStyle w:val="Style13ptBold"/>
          <w:b w:val="0"/>
          <w:sz w:val="16"/>
          <w:szCs w:val="16"/>
        </w:rPr>
        <w:t>November 30, 2005</w:t>
      </w:r>
      <w:r>
        <w:rPr>
          <w:rStyle w:val="Style13ptBold"/>
          <w:b w:val="0"/>
          <w:sz w:val="16"/>
          <w:szCs w:val="16"/>
        </w:rPr>
        <w:t xml:space="preserve"> “ </w:t>
      </w:r>
      <w:r w:rsidRPr="00140440">
        <w:rPr>
          <w:rStyle w:val="Style13ptBold"/>
          <w:b w:val="0"/>
          <w:sz w:val="16"/>
          <w:szCs w:val="16"/>
        </w:rPr>
        <w:t>"Mini Ice Age" May Be Coming Soon, Sea Study Warns</w:t>
      </w:r>
      <w:r>
        <w:rPr>
          <w:rStyle w:val="Style13ptBold"/>
          <w:b w:val="0"/>
          <w:sz w:val="16"/>
          <w:szCs w:val="16"/>
        </w:rPr>
        <w:t xml:space="preserve">” </w:t>
      </w:r>
      <w:hyperlink r:id="rId48" w:history="1">
        <w:r w:rsidRPr="00557D91">
          <w:rPr>
            <w:rStyle w:val="Hyperlink"/>
            <w:sz w:val="16"/>
            <w:szCs w:val="16"/>
          </w:rPr>
          <w:t>https://news.nationalgeographic.com/news/2005/11/1130_051130_ice_age.html</w:t>
        </w:r>
      </w:hyperlink>
      <w:r>
        <w:rPr>
          <w:rStyle w:val="Style13ptBold"/>
          <w:b w:val="0"/>
          <w:sz w:val="16"/>
          <w:szCs w:val="16"/>
        </w:rPr>
        <w:t xml:space="preserve">) [JNFS] </w:t>
      </w:r>
    </w:p>
    <w:p w14:paraId="1A703BA5" w14:textId="77777777" w:rsidR="00B210F8" w:rsidRPr="00AF570D" w:rsidRDefault="00B210F8" w:rsidP="00B210F8">
      <w:pPr>
        <w:rPr>
          <w:sz w:val="16"/>
        </w:rPr>
      </w:pPr>
      <w:r w:rsidRPr="00AF570D">
        <w:rPr>
          <w:rStyle w:val="StyleUnderline"/>
        </w:rPr>
        <w:t>Global warming is slowing down the ocean current that carries warm waters from the tropics to the North Atlantic,</w:t>
      </w:r>
      <w:r w:rsidRPr="00AF570D">
        <w:rPr>
          <w:sz w:val="16"/>
        </w:rPr>
        <w:t xml:space="preserve"> scientists say. In the 2004 eco-disaster movie The Day After Tomorrow, </w:t>
      </w:r>
      <w:r w:rsidRPr="00AF570D">
        <w:rPr>
          <w:rStyle w:val="StyleUnderline"/>
        </w:rPr>
        <w:t xml:space="preserve">a similar scenario spurred sudden, catastrophic climate change, with much of Europe and the United Stated transformed into frozen wastelands within days. </w:t>
      </w:r>
      <w:r w:rsidRPr="00AF570D">
        <w:rPr>
          <w:sz w:val="16"/>
        </w:rPr>
        <w:t xml:space="preserve">That scenario remains far-fetched. But British scientists say their new findings indicate that the threat looks all too real for northern Europe and marine animals. </w:t>
      </w:r>
      <w:r w:rsidRPr="00AF570D">
        <w:rPr>
          <w:rStyle w:val="StyleUnderline"/>
        </w:rPr>
        <w:t xml:space="preserve">Researchers at the National Oceanography Centre in Southampton, England, found that the flow of warm ocean currents toward northwest Europe has declined by 30 percent since the 1950s. The research, to be published tomorrow in the journal Nature, is based on data collected in a great swath of the Atlantic between West Africa and Florida. </w:t>
      </w:r>
      <w:r w:rsidRPr="00AF570D">
        <w:rPr>
          <w:sz w:val="16"/>
        </w:rPr>
        <w:t xml:space="preserve">Led by oceanographer Harry Bryden, the team detected other key changes in the overall Atlantic circulation system. </w:t>
      </w:r>
      <w:r w:rsidRPr="00AF570D">
        <w:rPr>
          <w:rStyle w:val="StyleUnderline"/>
        </w:rPr>
        <w:t xml:space="preserve">For one thing, there appears to be a 50 percent reduction in the amount of cold, deep water flowing from the North Atlantic to the tropics, the team says. Also, the researchers found a 50 percent increase in currents circulating within subtropical seas without reaching higher latitudes. More warm waters, that is, are staying put in the tropics. </w:t>
      </w:r>
      <w:r w:rsidRPr="00AF570D">
        <w:rPr>
          <w:sz w:val="16"/>
        </w:rPr>
        <w:t xml:space="preserve">The study supports computer model predictions suggesting that </w:t>
      </w:r>
      <w:r w:rsidRPr="00AF570D">
        <w:rPr>
          <w:rStyle w:val="Emphasis"/>
        </w:rPr>
        <w:t>global warming will switch off the North Atlantic current in the next 50 to 100 years.</w:t>
      </w:r>
      <w:r w:rsidRPr="00AF570D">
        <w:rPr>
          <w:sz w:val="16"/>
        </w:rPr>
        <w:t xml:space="preserve"> (See "Global Warming May Alter Atlantic Currents, Study Says.") </w:t>
      </w:r>
      <w:r w:rsidRPr="00AF570D">
        <w:rPr>
          <w:rStyle w:val="Emphasis"/>
        </w:rPr>
        <w:t>"This provides the first evidence that such a slowdown is actually occurring,"</w:t>
      </w:r>
      <w:r w:rsidRPr="00AF570D">
        <w:rPr>
          <w:sz w:val="16"/>
        </w:rPr>
        <w:t xml:space="preserve"> said Detlef Quadfasel, oceanographer at the University of Hamburg in Germany. Still, Quadfasel said, "This observation is really important, even though it's at the limit of accuracy. The main message, I think, is right." Many scientists have predicted this effect. </w:t>
      </w:r>
      <w:r w:rsidRPr="00AF570D">
        <w:rPr>
          <w:rStyle w:val="StyleUnderline"/>
        </w:rPr>
        <w:t>Global warming already appears to be injecting more fresh water into polar seas due to increased precipitation and the melting of the Greenland ice cap. This freshening of the North Atlantic current makes its waters less dense—so they don't sink down to depths at which they would then be transported back south</w:t>
      </w:r>
      <w:r w:rsidRPr="00AF570D">
        <w:rPr>
          <w:sz w:val="16"/>
        </w:rPr>
        <w:t xml:space="preserve">. </w:t>
      </w:r>
      <w:r w:rsidRPr="00AF570D">
        <w:rPr>
          <w:rStyle w:val="Emphasis"/>
        </w:rPr>
        <w:t>As result, the circulation stalls, with warmer water no longer being drawn north. Measurements of salinity levels in the North Atlantic over the last 50 years show</w:t>
      </w:r>
      <w:r w:rsidRPr="00AF570D">
        <w:rPr>
          <w:sz w:val="16"/>
        </w:rPr>
        <w:t xml:space="preserve"> "a </w:t>
      </w:r>
      <w:r w:rsidRPr="00AF570D">
        <w:rPr>
          <w:rStyle w:val="Emphasis"/>
        </w:rPr>
        <w:t>significant trend toward lower salinity all over the place,"</w:t>
      </w:r>
      <w:r w:rsidRPr="00AF570D">
        <w:rPr>
          <w:sz w:val="16"/>
        </w:rPr>
        <w:t xml:space="preserve"> Quadfasel said. Evidence from prehistoric times shows </w:t>
      </w:r>
      <w:r w:rsidRPr="00AF570D">
        <w:rPr>
          <w:rStyle w:val="Emphasis"/>
        </w:rPr>
        <w:t>that it is possible for northern air temperatures to drop by 10ºC (18ºF) within decades</w:t>
      </w:r>
      <w:r w:rsidRPr="00AF570D">
        <w:rPr>
          <w:sz w:val="16"/>
        </w:rPr>
        <w:t>. These abrupt changes are intimately linked to switches in ocean circulation, experts say.</w:t>
      </w:r>
    </w:p>
    <w:p w14:paraId="5EACF9B6" w14:textId="77777777" w:rsidR="00B210F8" w:rsidRDefault="00B210F8" w:rsidP="00B210F8"/>
    <w:p w14:paraId="2CF4B3FA" w14:textId="77777777" w:rsidR="00B210F8" w:rsidRDefault="00B210F8" w:rsidP="00B210F8">
      <w:pPr>
        <w:pStyle w:val="Heading4"/>
      </w:pPr>
      <w:r>
        <w:t xml:space="preserve">2 More years and we’re about to see a period of earth cooling leading to the next mini ice age. This is the natural cycle of the solar system and in this time it would reverse the effects of climate change </w:t>
      </w:r>
    </w:p>
    <w:p w14:paraId="42A95723" w14:textId="77777777" w:rsidR="00B210F8" w:rsidRPr="00EC3A54" w:rsidRDefault="00B210F8" w:rsidP="00B210F8">
      <w:pPr>
        <w:rPr>
          <w:sz w:val="16"/>
          <w:szCs w:val="16"/>
        </w:rPr>
      </w:pPr>
      <w:r>
        <w:rPr>
          <w:rStyle w:val="Style13ptBold"/>
        </w:rPr>
        <w:t xml:space="preserve">Loffhagen 17 </w:t>
      </w:r>
      <w:r w:rsidRPr="00EC3A54">
        <w:rPr>
          <w:sz w:val="16"/>
          <w:szCs w:val="16"/>
        </w:rPr>
        <w:t>(Matthew Loffhagen</w:t>
      </w:r>
      <w:r>
        <w:rPr>
          <w:sz w:val="16"/>
          <w:szCs w:val="16"/>
        </w:rPr>
        <w:t xml:space="preserve"> </w:t>
      </w:r>
      <w:r w:rsidRPr="00EC3A54">
        <w:rPr>
          <w:sz w:val="16"/>
          <w:szCs w:val="16"/>
        </w:rPr>
        <w:t xml:space="preserve">Studied Abroad at Hong Kong Baptist University, Writer for @OuterPlaces and @ObsevStudios. </w:t>
      </w:r>
      <w:r>
        <w:rPr>
          <w:sz w:val="16"/>
          <w:szCs w:val="16"/>
        </w:rPr>
        <w:t xml:space="preserve">“ </w:t>
      </w:r>
      <w:r w:rsidRPr="00EC3A54">
        <w:rPr>
          <w:sz w:val="16"/>
          <w:szCs w:val="16"/>
        </w:rPr>
        <w:t>Bundle Up: Scientists Predict 'Mini Ice Age' Will Hit Earth in Five Years</w:t>
      </w:r>
      <w:r>
        <w:rPr>
          <w:sz w:val="16"/>
          <w:szCs w:val="16"/>
        </w:rPr>
        <w:t xml:space="preserve">” </w:t>
      </w:r>
      <w:hyperlink r:id="rId49" w:history="1">
        <w:r w:rsidRPr="00557D91">
          <w:rPr>
            <w:rStyle w:val="Hyperlink"/>
            <w:sz w:val="16"/>
            <w:szCs w:val="16"/>
          </w:rPr>
          <w:t>https://www.outerplaces.com/science/item/17410-mini-ice-age-will-hit-the-earth-in-five-years</w:t>
        </w:r>
      </w:hyperlink>
      <w:r>
        <w:rPr>
          <w:sz w:val="16"/>
          <w:szCs w:val="16"/>
        </w:rPr>
        <w:t xml:space="preserve"> </w:t>
      </w:r>
      <w:r w:rsidRPr="00EC3A54">
        <w:rPr>
          <w:sz w:val="16"/>
          <w:szCs w:val="16"/>
        </w:rPr>
        <w:t>Thursday, 28 December 2017</w:t>
      </w:r>
      <w:r>
        <w:rPr>
          <w:sz w:val="16"/>
          <w:szCs w:val="16"/>
        </w:rPr>
        <w:t xml:space="preserve">) [JNFS] </w:t>
      </w:r>
    </w:p>
    <w:p w14:paraId="7580A0F8" w14:textId="77777777" w:rsidR="00B210F8" w:rsidRPr="00EC3A54" w:rsidRDefault="00B210F8" w:rsidP="00B210F8">
      <w:pPr>
        <w:rPr>
          <w:sz w:val="16"/>
        </w:rPr>
      </w:pPr>
      <w:r w:rsidRPr="00EC3A54">
        <w:rPr>
          <w:sz w:val="16"/>
        </w:rPr>
        <w:t xml:space="preserve">In the modern world, </w:t>
      </w:r>
      <w:r w:rsidRPr="00712FB0">
        <w:rPr>
          <w:rStyle w:val="StyleUnderline"/>
        </w:rPr>
        <w:t>most people are</w:t>
      </w:r>
      <w:r w:rsidRPr="00EC3A54">
        <w:rPr>
          <w:sz w:val="16"/>
        </w:rPr>
        <w:t xml:space="preserve"> very </w:t>
      </w:r>
      <w:r w:rsidRPr="00712FB0">
        <w:rPr>
          <w:rStyle w:val="StyleUnderline"/>
        </w:rPr>
        <w:t>used to hearing</w:t>
      </w:r>
      <w:r w:rsidRPr="00EC3A54">
        <w:rPr>
          <w:sz w:val="16"/>
        </w:rPr>
        <w:t xml:space="preserve"> scientists prophesying of </w:t>
      </w:r>
      <w:r w:rsidRPr="00712FB0">
        <w:rPr>
          <w:rStyle w:val="StyleUnderline"/>
        </w:rPr>
        <w:t>the dangers of man-made climate change, often referred to as global warming</w:t>
      </w:r>
      <w:r w:rsidRPr="00EC3A54">
        <w:rPr>
          <w:sz w:val="16"/>
        </w:rPr>
        <w:t xml:space="preserve">, as trapped carbon dioxide in our atmosphere causes the planet's temperature to rise, and the polar ice to melt at an alarming rate. </w:t>
      </w:r>
      <w:r w:rsidRPr="00712FB0">
        <w:rPr>
          <w:rStyle w:val="StyleUnderline"/>
        </w:rPr>
        <w:t xml:space="preserve">Now, though, scientists led by Valentina Zharkova at Northumbria University are arguing that we </w:t>
      </w:r>
      <w:r w:rsidRPr="00EC3A54">
        <w:rPr>
          <w:sz w:val="16"/>
        </w:rPr>
        <w:t>might be</w:t>
      </w:r>
      <w:r w:rsidRPr="00712FB0">
        <w:rPr>
          <w:rStyle w:val="StyleUnderline"/>
        </w:rPr>
        <w:t xml:space="preserve"> about to see the reverse occurring - instead of heating up, </w:t>
      </w:r>
      <w:r w:rsidRPr="00712FB0">
        <w:rPr>
          <w:rStyle w:val="Emphasis"/>
          <w:sz w:val="28"/>
          <w:szCs w:val="28"/>
        </w:rPr>
        <w:t>starting in 2021, the world is going to enter a period of cooling</w:t>
      </w:r>
      <w:r w:rsidRPr="00712FB0">
        <w:rPr>
          <w:rStyle w:val="StyleUnderline"/>
        </w:rPr>
        <w:t xml:space="preserve"> that's being described as a "mini ice age". The issue has to do with the sun's decade-long solar cycle. Every ten to twelve years, our sun goes through a fairly predictable pattern of behavior, venting solar radiation, and rising or falling in temperature. Every cycle is different, and it's not possible to entirely predict what's coming, but by looking at certain signs in the sun's solar activity, Zharkova has made some educated guesses about the upcoming cycle.</w:t>
      </w:r>
      <w:r w:rsidRPr="00EC3A54">
        <w:rPr>
          <w:sz w:val="16"/>
        </w:rPr>
        <w:t xml:space="preserve"> If Zharkova's predictions are correct, </w:t>
      </w:r>
      <w:r w:rsidRPr="00712FB0">
        <w:rPr>
          <w:rStyle w:val="Emphasis"/>
        </w:rPr>
        <w:t>starting in 2021, the sun will quiet down a lot</w:t>
      </w:r>
      <w:r w:rsidRPr="00712FB0">
        <w:rPr>
          <w:rStyle w:val="StyleUnderline"/>
        </w:rPr>
        <w:t xml:space="preserve">, letting off a lot less energy and heat. This, then, will affect our planet, as global temperatures drop as a result of less light and heat making it to the Earth. </w:t>
      </w:r>
      <w:r w:rsidRPr="00EC3A54">
        <w:rPr>
          <w:sz w:val="16"/>
        </w:rPr>
        <w:t xml:space="preserve">While anyone who's seen Batman and Robin will be able to tell you that similar conditions killed the dinosaurs, this prophecy isn't all doom and gloom - if anything, Zharkova thinks that </w:t>
      </w:r>
      <w:r w:rsidRPr="00EC3A54">
        <w:rPr>
          <w:rStyle w:val="Emphasis"/>
        </w:rPr>
        <w:t>this is a great blessing to our species, as we grapple with trying to kick our unhealthy fossil fuel addiction.</w:t>
      </w:r>
      <w:r w:rsidRPr="00EC3A54">
        <w:rPr>
          <w:sz w:val="16"/>
        </w:rPr>
        <w:t xml:space="preserve"> Miniature ice ages (known scientifically as "Maunder minimum" periods) have come many times in the past - a similar one, </w:t>
      </w:r>
      <w:r w:rsidRPr="00EC3A54">
        <w:rPr>
          <w:rStyle w:val="StyleUnderline"/>
        </w:rPr>
        <w:t>for example, was responsible for low temperatures that froze the River Thames in London back in the seventeenth century.</w:t>
      </w:r>
      <w:r w:rsidRPr="00EC3A54">
        <w:rPr>
          <w:sz w:val="16"/>
        </w:rPr>
        <w:t xml:space="preserve"> In the current era, thanks to global warming, we're unlikely to see any big effects whatsoever, but </w:t>
      </w:r>
      <w:r w:rsidRPr="00EC3A54">
        <w:rPr>
          <w:rStyle w:val="Emphasis"/>
        </w:rPr>
        <w:t>if we're lucky, the small freeze will be enough to stave off the effects of man-made climate change, helping to refreeze polar ice, and having the effect of dumping a giant ice cube into the ocean,</w:t>
      </w:r>
      <w:r w:rsidRPr="00EC3A54">
        <w:rPr>
          <w:sz w:val="16"/>
        </w:rPr>
        <w:t xml:space="preserve"> Futurama style, to keep things nice and cool. Of course, the danger of news like this is that certain people can willfully ignore its full implications. </w:t>
      </w:r>
      <w:r w:rsidRPr="00EC3A54">
        <w:rPr>
          <w:rStyle w:val="StyleUnderline"/>
        </w:rPr>
        <w:t>It's nice to hear that the world will be cooling slightly and that some of the terrible weather effects we've been seeing recently will likely slow, but this doesn't mean that major polluters are off the hook</w:t>
      </w:r>
      <w:r w:rsidRPr="00EC3A54">
        <w:rPr>
          <w:rStyle w:val="Emphasis"/>
        </w:rPr>
        <w:t>. This is a grace period, providing us with enough time to sort out our crap</w:t>
      </w:r>
      <w:r w:rsidRPr="00EC3A54">
        <w:rPr>
          <w:sz w:val="16"/>
        </w:rPr>
        <w:t xml:space="preserve"> (sometimes literally), </w:t>
      </w:r>
      <w:r w:rsidRPr="00EC3A54">
        <w:rPr>
          <w:rStyle w:val="Emphasis"/>
        </w:rPr>
        <w:t>but eventually the bubble will burst, the sun will heat up, and we'll all be in danger if we don't clean up our act.</w:t>
      </w:r>
      <w:r w:rsidRPr="00EC3A54">
        <w:rPr>
          <w:sz w:val="16"/>
        </w:rPr>
        <w:t xml:space="preserve"> In the words of Valentia Zharkova herself: Opening quote "I hope </w:t>
      </w:r>
      <w:r w:rsidRPr="00EC3A54">
        <w:rPr>
          <w:rStyle w:val="Emphasis"/>
        </w:rPr>
        <w:t>global warning will be overridden by this effect, giving humankind and the Earth 30 years to sort out our pollution</w:t>
      </w:r>
      <w:r w:rsidRPr="00EC3A54">
        <w:rPr>
          <w:sz w:val="16"/>
        </w:rPr>
        <w:t xml:space="preserve">. </w:t>
      </w:r>
      <w:r w:rsidRPr="00EC3A54">
        <w:rPr>
          <w:rStyle w:val="StyleUnderline"/>
        </w:rPr>
        <w:t>We have to be sorted by that time and prepare everything on Earth for the next big solar activity."</w:t>
      </w:r>
      <w:r w:rsidRPr="00EC3A54">
        <w:rPr>
          <w:sz w:val="16"/>
        </w:rPr>
        <w:t xml:space="preserve"> Don't think we can rest on our laurels as the Earth naturally dips in temperature - this mini ice age is just what we need at this period of Earth's history, but it won't last forever, and once things start heating up again, things are going to get real sticky if we've become accustomed to enjoying a slightly cooler Earth.</w:t>
      </w:r>
    </w:p>
    <w:p w14:paraId="62AC4054" w14:textId="77777777" w:rsidR="00B210F8" w:rsidRDefault="00B210F8" w:rsidP="00B210F8"/>
    <w:p w14:paraId="052CC8A3" w14:textId="77777777" w:rsidR="00B210F8" w:rsidRPr="00FB58FF" w:rsidRDefault="00B210F8" w:rsidP="00B210F8">
      <w:pPr>
        <w:rPr>
          <w:sz w:val="16"/>
        </w:rPr>
      </w:pPr>
    </w:p>
    <w:p w14:paraId="2219BAD5" w14:textId="77777777" w:rsidR="00B210F8" w:rsidRDefault="00B210F8" w:rsidP="00B210F8">
      <w:pPr>
        <w:pStyle w:val="Heading4"/>
      </w:pPr>
      <w:r>
        <w:t xml:space="preserve">The sun having less sunspots is a MAJOR concern because it shows that an ice age is soon to be on the way in the next 2 years </w:t>
      </w:r>
    </w:p>
    <w:p w14:paraId="502137E6" w14:textId="77777777" w:rsidR="00B210F8" w:rsidRPr="007D5529" w:rsidRDefault="00B210F8" w:rsidP="00B210F8">
      <w:pPr>
        <w:rPr>
          <w:rStyle w:val="Style13ptBold"/>
        </w:rPr>
      </w:pPr>
      <w:r>
        <w:rPr>
          <w:rStyle w:val="Style13ptBold"/>
        </w:rPr>
        <w:t xml:space="preserve">Hayward 16 </w:t>
      </w:r>
      <w:r w:rsidRPr="007D5529">
        <w:rPr>
          <w:rStyle w:val="Style13ptBold"/>
          <w:b w:val="0"/>
          <w:sz w:val="16"/>
          <w:szCs w:val="16"/>
        </w:rPr>
        <w:t>(Ben Hayward</w:t>
      </w:r>
      <w:r>
        <w:rPr>
          <w:rStyle w:val="Style13ptBold"/>
          <w:b w:val="0"/>
          <w:sz w:val="16"/>
          <w:szCs w:val="16"/>
        </w:rPr>
        <w:t xml:space="preserve"> “</w:t>
      </w:r>
      <w:r w:rsidRPr="007D5529">
        <w:rPr>
          <w:rStyle w:val="Style13ptBold"/>
          <w:b w:val="0"/>
          <w:sz w:val="16"/>
          <w:szCs w:val="16"/>
        </w:rPr>
        <w:t>Scientists Predict New Ice Age By 2019 As Sun ‘Goes Blank’</w:t>
      </w:r>
      <w:r>
        <w:rPr>
          <w:rStyle w:val="Style13ptBold"/>
          <w:b w:val="0"/>
          <w:sz w:val="16"/>
          <w:szCs w:val="16"/>
        </w:rPr>
        <w:t xml:space="preserve">” </w:t>
      </w:r>
      <w:hyperlink r:id="rId50" w:history="1">
        <w:r w:rsidRPr="00557D91">
          <w:rPr>
            <w:rStyle w:val="Hyperlink"/>
            <w:sz w:val="16"/>
            <w:szCs w:val="16"/>
          </w:rPr>
          <w:t>https://www.unilad.co.uk/science/scientists-predict-new-ice-age-by-2019-as-sun-goes-blank/</w:t>
        </w:r>
      </w:hyperlink>
      <w:r>
        <w:rPr>
          <w:rStyle w:val="Style13ptBold"/>
          <w:b w:val="0"/>
          <w:sz w:val="16"/>
          <w:szCs w:val="16"/>
        </w:rPr>
        <w:t xml:space="preserve">) [JNFS] </w:t>
      </w:r>
    </w:p>
    <w:p w14:paraId="256A4713" w14:textId="77777777" w:rsidR="00B210F8" w:rsidRDefault="00B210F8" w:rsidP="00B210F8">
      <w:pPr>
        <w:rPr>
          <w:sz w:val="16"/>
        </w:rPr>
      </w:pPr>
      <w:r w:rsidRPr="007D5529">
        <w:rPr>
          <w:rStyle w:val="Emphasis"/>
        </w:rPr>
        <w:t>A series of images released by NASA have sparked concerns that the Earth could be heading for a mini ice age.</w:t>
      </w:r>
      <w:r w:rsidRPr="007D5529">
        <w:rPr>
          <w:sz w:val="16"/>
        </w:rPr>
        <w:t xml:space="preserve"> </w:t>
      </w:r>
      <w:r w:rsidRPr="007D5529">
        <w:rPr>
          <w:rStyle w:val="StyleUnderline"/>
        </w:rPr>
        <w:t>Photographs of the sun show that the star’s sunspots have vanished, with the normally volatile surface appearing relatively calm, reports the Daily Star.</w:t>
      </w:r>
      <w:r w:rsidRPr="007D5529">
        <w:rPr>
          <w:sz w:val="16"/>
        </w:rPr>
        <w:t xml:space="preserve"> </w:t>
      </w:r>
      <w:r w:rsidRPr="007D5529">
        <w:rPr>
          <w:rStyle w:val="StyleUnderline"/>
        </w:rPr>
        <w:t>This is the fourth time this year the sun’s face has appeared smooth, with experts saying solar activity is falling more rapidly than any time in the last 10,000 years</w:t>
      </w:r>
      <w:r w:rsidRPr="007D5529">
        <w:rPr>
          <w:sz w:val="16"/>
        </w:rPr>
        <w:t xml:space="preserve">. </w:t>
      </w:r>
      <w:r w:rsidRPr="007D5529">
        <w:rPr>
          <w:rStyle w:val="StyleUnderline"/>
        </w:rPr>
        <w:t xml:space="preserve">This large reduction in sunspot activity could mean the Earth is about to enter a cold phase – the last time sunspots vanished at such a rapid rate marked </w:t>
      </w:r>
      <w:r w:rsidRPr="007D5529">
        <w:rPr>
          <w:rStyle w:val="Emphasis"/>
        </w:rPr>
        <w:t>the centuries-long ‘ice age’ that began in the 15th century</w:t>
      </w:r>
      <w:r w:rsidRPr="007D5529">
        <w:rPr>
          <w:rStyle w:val="StyleUnderline"/>
        </w:rPr>
        <w:t>.</w:t>
      </w:r>
      <w:r w:rsidRPr="007D5529">
        <w:rPr>
          <w:sz w:val="16"/>
        </w:rPr>
        <w:t xml:space="preserve"> Meteorologist Paul Dorian believes </w:t>
      </w:r>
      <w:r w:rsidRPr="007D5529">
        <w:rPr>
          <w:rStyle w:val="Emphasis"/>
        </w:rPr>
        <w:t>this sharp decline in solar activity could be a sign another ice age is coming.</w:t>
      </w:r>
      <w:r w:rsidRPr="007D5529">
        <w:rPr>
          <w:sz w:val="16"/>
        </w:rPr>
        <w:t xml:space="preserve"> He said: </w:t>
      </w:r>
      <w:r w:rsidRPr="007D5529">
        <w:rPr>
          <w:rStyle w:val="StyleUnderline"/>
        </w:rPr>
        <w:t>It is safe to say that weak solar activity for a prolonged period of time can have a cooling impact on the troposphere, the bottom most layer of Earth’s atmosphere – where we all live.</w:t>
      </w:r>
      <w:r w:rsidRPr="007D5529">
        <w:rPr>
          <w:sz w:val="16"/>
        </w:rPr>
        <w:t xml:space="preserve"> Dorian’s views are backed up by research headed by Professor Valentina Zharkov of Northumbria University suggesting </w:t>
      </w:r>
      <w:r w:rsidRPr="007D5529">
        <w:rPr>
          <w:rStyle w:val="Emphasis"/>
        </w:rPr>
        <w:t>a cold snap will hit Earth between 2020 and 2050</w:t>
      </w:r>
      <w:r w:rsidRPr="007D5529">
        <w:rPr>
          <w:sz w:val="16"/>
        </w:rPr>
        <w:t xml:space="preserve">. </w:t>
      </w:r>
      <w:r w:rsidRPr="007D5529">
        <w:rPr>
          <w:rStyle w:val="StyleUnderline"/>
        </w:rPr>
        <w:t>Prof Zharkov said: I am absolutely confident in our research. It has good mathematical background and reliable data, which has been handled correctly.</w:t>
      </w:r>
      <w:r w:rsidRPr="007D5529">
        <w:rPr>
          <w:sz w:val="16"/>
        </w:rPr>
        <w:t xml:space="preserve"> </w:t>
      </w:r>
      <w:r w:rsidRPr="007D5529">
        <w:rPr>
          <w:rStyle w:val="StyleUnderline"/>
        </w:rPr>
        <w:t>Our results can be repeated by any researchers with the similar data available in many solar observatories,</w:t>
      </w:r>
      <w:r w:rsidRPr="007D5529">
        <w:rPr>
          <w:sz w:val="16"/>
        </w:rPr>
        <w:t xml:space="preserve"> so they can derive their own evidence. It could be time to get into the scarf manufacturing game…</w:t>
      </w:r>
    </w:p>
    <w:p w14:paraId="7935798B" w14:textId="77777777" w:rsidR="00B210F8" w:rsidRPr="007D5529" w:rsidRDefault="00B210F8" w:rsidP="00B210F8">
      <w:pPr>
        <w:rPr>
          <w:sz w:val="16"/>
        </w:rPr>
      </w:pPr>
    </w:p>
    <w:p w14:paraId="1384BAF1" w14:textId="77777777" w:rsidR="00B210F8" w:rsidRDefault="00B210F8" w:rsidP="00B210F8">
      <w:pPr>
        <w:pStyle w:val="Heading4"/>
      </w:pPr>
      <w:r>
        <w:t xml:space="preserve">Due to the natural cycles of the solar system the earth is no on the path to an ice-age that would lead to a series of dangerous impacts </w:t>
      </w:r>
    </w:p>
    <w:p w14:paraId="66046353" w14:textId="77777777" w:rsidR="00B210F8" w:rsidRPr="00AD097C" w:rsidRDefault="00B210F8" w:rsidP="00B210F8">
      <w:pPr>
        <w:rPr>
          <w:rStyle w:val="Style13ptBold"/>
        </w:rPr>
      </w:pPr>
      <w:r w:rsidRPr="00AD097C">
        <w:rPr>
          <w:rStyle w:val="Style13ptBold"/>
        </w:rPr>
        <w:t>Duke</w:t>
      </w:r>
      <w:r>
        <w:rPr>
          <w:rStyle w:val="Style13ptBold"/>
        </w:rPr>
        <w:t xml:space="preserve"> 17 </w:t>
      </w:r>
      <w:r w:rsidRPr="00AD097C">
        <w:rPr>
          <w:rStyle w:val="Style13ptBold"/>
          <w:b w:val="0"/>
          <w:sz w:val="16"/>
          <w:szCs w:val="16"/>
        </w:rPr>
        <w:t xml:space="preserve">(Selwyn Duke </w:t>
      </w:r>
      <w:r w:rsidRPr="00CB5C72">
        <w:rPr>
          <w:rStyle w:val="Style13ptBold"/>
          <w:b w:val="0"/>
          <w:sz w:val="16"/>
          <w:szCs w:val="16"/>
        </w:rPr>
        <w:t xml:space="preserve">is a traditionalist media personality whose work has been published widely online and in print, </w:t>
      </w:r>
      <w:r>
        <w:rPr>
          <w:rStyle w:val="Style13ptBold"/>
          <w:b w:val="0"/>
          <w:sz w:val="16"/>
          <w:szCs w:val="16"/>
        </w:rPr>
        <w:t>“</w:t>
      </w:r>
      <w:r w:rsidRPr="00AD097C">
        <w:rPr>
          <w:rStyle w:val="Style13ptBold"/>
          <w:b w:val="0"/>
          <w:sz w:val="16"/>
          <w:szCs w:val="16"/>
        </w:rPr>
        <w:t>From Nice Age to Ice Age: Drastic Global Cool-down Predicted</w:t>
      </w:r>
      <w:r>
        <w:rPr>
          <w:rStyle w:val="Style13ptBold"/>
          <w:b w:val="0"/>
          <w:sz w:val="16"/>
          <w:szCs w:val="16"/>
        </w:rPr>
        <w:t xml:space="preserve">” </w:t>
      </w:r>
      <w:hyperlink r:id="rId51" w:history="1">
        <w:r w:rsidRPr="00557D91">
          <w:rPr>
            <w:rStyle w:val="Hyperlink"/>
            <w:sz w:val="16"/>
            <w:szCs w:val="16"/>
          </w:rPr>
          <w:t>https://www.thenewamerican.com/tech/environment/item/27814-from-nice-age-to-ice-age-drastic-global-cool-down-predicted</w:t>
        </w:r>
      </w:hyperlink>
      <w:r>
        <w:rPr>
          <w:rStyle w:val="Style13ptBold"/>
          <w:b w:val="0"/>
          <w:sz w:val="16"/>
          <w:szCs w:val="16"/>
        </w:rPr>
        <w:t xml:space="preserve"> </w:t>
      </w:r>
      <w:r w:rsidRPr="00AD097C">
        <w:rPr>
          <w:rStyle w:val="Style13ptBold"/>
          <w:b w:val="0"/>
          <w:sz w:val="16"/>
          <w:szCs w:val="16"/>
        </w:rPr>
        <w:t>Wednesday, 27 December 2017</w:t>
      </w:r>
      <w:r>
        <w:rPr>
          <w:rStyle w:val="Style13ptBold"/>
          <w:b w:val="0"/>
          <w:sz w:val="16"/>
          <w:szCs w:val="16"/>
        </w:rPr>
        <w:t xml:space="preserve">) [JNFS] </w:t>
      </w:r>
    </w:p>
    <w:p w14:paraId="516354B2" w14:textId="77777777" w:rsidR="00B210F8" w:rsidRDefault="00B210F8" w:rsidP="00B210F8">
      <w:pPr>
        <w:rPr>
          <w:rStyle w:val="StyleUnderline"/>
        </w:rPr>
      </w:pPr>
      <w:r w:rsidRPr="00F942BA">
        <w:rPr>
          <w:rStyle w:val="StyleUnderline"/>
        </w:rPr>
        <w:t>Many have been dreaming of a white Christmas, but should we be dreading a white century?</w:t>
      </w:r>
      <w:r w:rsidRPr="00DA3043">
        <w:rPr>
          <w:sz w:val="14"/>
        </w:rPr>
        <w:t xml:space="preserve"> </w:t>
      </w:r>
      <w:r w:rsidRPr="00F942BA">
        <w:rPr>
          <w:rStyle w:val="StyleUnderline"/>
        </w:rPr>
        <w:t xml:space="preserve">Some scientists say yes, warning of </w:t>
      </w:r>
      <w:r w:rsidRPr="00F942BA">
        <w:rPr>
          <w:rStyle w:val="Emphasis"/>
          <w:sz w:val="28"/>
          <w:szCs w:val="28"/>
        </w:rPr>
        <w:t>an impending ice age that will lead to “worldwide crop failures, famine and disease.”</w:t>
      </w:r>
      <w:r w:rsidRPr="00DA3043">
        <w:rPr>
          <w:sz w:val="14"/>
        </w:rPr>
        <w:t xml:space="preserve"> One of these scientists is David Dilley, a former National Oceanic and Atmospheric Administration (NOAA) meteorologist who is currently CEO of Global Weather Oscillations, Inc. As the Daily Star, which interviewed Dilley, writes: In the coming years, David Dilley ... believes </w:t>
      </w:r>
      <w:r w:rsidRPr="00F942BA">
        <w:rPr>
          <w:rStyle w:val="Emphasis"/>
        </w:rPr>
        <w:t>winters will only become “more intense”</w:t>
      </w:r>
      <w:r w:rsidRPr="00DA3043">
        <w:rPr>
          <w:sz w:val="14"/>
        </w:rPr>
        <w:t xml:space="preserve"> in the UK due </w:t>
      </w:r>
      <w:r w:rsidRPr="00F942BA">
        <w:rPr>
          <w:rStyle w:val="Emphasis"/>
        </w:rPr>
        <w:t>to a combination of “dangerous” climate factors</w:t>
      </w:r>
      <w:r w:rsidRPr="00F942BA">
        <w:rPr>
          <w:rStyle w:val="StyleUnderline"/>
        </w:rPr>
        <w:t>. His research shows that by 2019, Earth will enter a natural 120-year cooling cycle that happens roughly every 230 years, bucking the warming trend.</w:t>
      </w:r>
      <w:r w:rsidRPr="00DA3043">
        <w:rPr>
          <w:sz w:val="14"/>
        </w:rPr>
        <w:t xml:space="preserve"> </w:t>
      </w:r>
      <w:r w:rsidRPr="00F942BA">
        <w:rPr>
          <w:rStyle w:val="Emphasis"/>
        </w:rPr>
        <w:t>Predictions of low solar activity for 33 years between 2020 and 2053 are also predicted to send thermometers plummeting, according to his research. ...</w:t>
      </w:r>
      <w:r w:rsidRPr="00DA3043">
        <w:rPr>
          <w:sz w:val="14"/>
        </w:rPr>
        <w:t xml:space="preserve"> [Dilley] argues that </w:t>
      </w:r>
      <w:r w:rsidRPr="00F942BA">
        <w:rPr>
          <w:rStyle w:val="Emphasis"/>
          <w:sz w:val="28"/>
          <w:szCs w:val="28"/>
        </w:rPr>
        <w:t xml:space="preserve">Earth is “coming off” a 230-year global warming cycle and moving on to a 120-year cooling period. </w:t>
      </w:r>
      <w:r w:rsidRPr="00F942BA">
        <w:rPr>
          <w:rStyle w:val="Emphasis"/>
        </w:rPr>
        <w:t>These global warming and cooling cycles are determined by the gravitational forces of the Earth, moon and sun,</w:t>
      </w:r>
      <w:r w:rsidRPr="00DA3043">
        <w:rPr>
          <w:sz w:val="14"/>
        </w:rPr>
        <w:t xml:space="preserve"> he said, citing evidence “well documented in science.” In other words, </w:t>
      </w:r>
      <w:r w:rsidRPr="00F942BA">
        <w:rPr>
          <w:rStyle w:val="Emphasis"/>
        </w:rPr>
        <w:t>as Earth swings closer to the sun global warming is observed, while cooling is observed as Earth swings away</w:t>
      </w:r>
      <w:r w:rsidRPr="00DA3043">
        <w:rPr>
          <w:sz w:val="14"/>
        </w:rPr>
        <w:t xml:space="preserve">. Yet many scientists have long told us that, contrary to global-warming dogma, a devastating ice age is nigh. Just consider atmospheric and space physics expert S. Fred Singer, professor emeritus at the University of Virginia and a founding director of the Science &amp; Environmental Policy Project. </w:t>
      </w:r>
      <w:r w:rsidRPr="00CB5C72">
        <w:rPr>
          <w:rStyle w:val="StyleUnderline"/>
        </w:rPr>
        <w:t xml:space="preserve">He not only predicts global cooling, but, like Dilley, points out that its effects would be devastating; in fact, he warns that the prospect is so dire that we should seek ways to mitigate declining temperatures. </w:t>
      </w:r>
    </w:p>
    <w:p w14:paraId="6AB51FEE" w14:textId="77777777" w:rsidR="00B210F8" w:rsidRDefault="00B210F8" w:rsidP="00B210F8">
      <w:pPr>
        <w:rPr>
          <w:rStyle w:val="StyleUnderline"/>
        </w:rPr>
      </w:pPr>
    </w:p>
    <w:p w14:paraId="4196E38C" w14:textId="77777777" w:rsidR="00B210F8" w:rsidRDefault="00B210F8" w:rsidP="00B210F8">
      <w:pPr>
        <w:pStyle w:val="Heading3"/>
        <w:rPr>
          <w:rStyle w:val="StyleUnderline"/>
          <w:sz w:val="32"/>
        </w:rPr>
      </w:pPr>
      <w:r w:rsidRPr="00030CAA">
        <w:rPr>
          <w:rStyle w:val="StyleUnderline"/>
          <w:sz w:val="32"/>
        </w:rPr>
        <w:t>I</w:t>
      </w:r>
      <w:r>
        <w:rPr>
          <w:rStyle w:val="StyleUnderline"/>
          <w:sz w:val="32"/>
        </w:rPr>
        <w:t xml:space="preserve">ce age causes migration </w:t>
      </w:r>
    </w:p>
    <w:p w14:paraId="54A455E3" w14:textId="77777777" w:rsidR="00B210F8" w:rsidRDefault="00B210F8" w:rsidP="00B210F8">
      <w:pPr>
        <w:pStyle w:val="Heading4"/>
      </w:pPr>
      <w:r>
        <w:t xml:space="preserve">Climate Migration is going to be worse when the Ice Age happens – land in areas aren’t going to be habital which means the very little spaces that are going to be for the elites thus recreating settler colonialism </w:t>
      </w:r>
    </w:p>
    <w:p w14:paraId="3F7FD21C" w14:textId="77777777" w:rsidR="00B210F8" w:rsidRPr="0088626D" w:rsidRDefault="00B210F8" w:rsidP="00B210F8">
      <w:pPr>
        <w:rPr>
          <w:rStyle w:val="Style13ptBold"/>
        </w:rPr>
      </w:pPr>
      <w:r>
        <w:rPr>
          <w:rStyle w:val="Style13ptBold"/>
        </w:rPr>
        <w:t xml:space="preserve">Berkoven 17 </w:t>
      </w:r>
      <w:r w:rsidRPr="0088626D">
        <w:rPr>
          <w:rStyle w:val="Style13ptBold"/>
          <w:b w:val="0"/>
          <w:sz w:val="16"/>
          <w:szCs w:val="16"/>
        </w:rPr>
        <w:t>(Hans Berekoven</w:t>
      </w:r>
      <w:r>
        <w:rPr>
          <w:rStyle w:val="Style13ptBold"/>
          <w:b w:val="0"/>
          <w:sz w:val="16"/>
          <w:szCs w:val="16"/>
        </w:rPr>
        <w:t xml:space="preserve"> </w:t>
      </w:r>
      <w:r w:rsidRPr="0088626D">
        <w:rPr>
          <w:rStyle w:val="Style13ptBold"/>
          <w:b w:val="0"/>
          <w:sz w:val="16"/>
          <w:szCs w:val="16"/>
        </w:rPr>
        <w:t xml:space="preserve">me up with a wild idea. The shallow depth of the self made it the ideal location for a possible Ice-Age Civilization. </w:t>
      </w:r>
      <w:r>
        <w:rPr>
          <w:rStyle w:val="Style13ptBold"/>
          <w:b w:val="0"/>
          <w:sz w:val="16"/>
          <w:szCs w:val="16"/>
        </w:rPr>
        <w:t xml:space="preserve">“ </w:t>
      </w:r>
      <w:r w:rsidRPr="0088626D">
        <w:rPr>
          <w:rStyle w:val="Style13ptBold"/>
          <w:b w:val="0"/>
          <w:sz w:val="16"/>
          <w:szCs w:val="16"/>
        </w:rPr>
        <w:t>The Ice Age and its effect on Human Migration</w:t>
      </w:r>
      <w:r>
        <w:rPr>
          <w:rStyle w:val="Style13ptBold"/>
          <w:b w:val="0"/>
          <w:sz w:val="16"/>
          <w:szCs w:val="16"/>
        </w:rPr>
        <w:t xml:space="preserve">” </w:t>
      </w:r>
      <w:r w:rsidRPr="0088626D">
        <w:rPr>
          <w:rStyle w:val="Style13ptBold"/>
          <w:b w:val="0"/>
          <w:sz w:val="16"/>
          <w:szCs w:val="16"/>
        </w:rPr>
        <w:t>https://www.maritimemysteries.org/the-ice-age-and-its-effect-on-human-migration.html</w:t>
      </w:r>
    </w:p>
    <w:p w14:paraId="25AC648D" w14:textId="77777777" w:rsidR="00B210F8" w:rsidRPr="0088626D" w:rsidRDefault="00B210F8" w:rsidP="00B210F8">
      <w:pPr>
        <w:rPr>
          <w:sz w:val="16"/>
        </w:rPr>
      </w:pPr>
      <w:r w:rsidRPr="00030CAA">
        <w:rPr>
          <w:rStyle w:val="StyleUnderline"/>
        </w:rPr>
        <w:t>It is now well established that Ice Ages did exist and that the last Ice Age ended approximately 12,000 years ago.</w:t>
      </w:r>
      <w:r w:rsidRPr="0088626D">
        <w:rPr>
          <w:sz w:val="16"/>
        </w:rPr>
        <w:t xml:space="preserve"> We also know that the Asian Continent was at that time populated by nomadic peoples, Hunters and Gathers. </w:t>
      </w:r>
      <w:r w:rsidRPr="00030CAA">
        <w:rPr>
          <w:rStyle w:val="StyleUnderline"/>
        </w:rPr>
        <w:t>The Ice Age greatly changed the climate of Asia with the Northern Ice Cap extending as far south as latitude 50 deg. North. Most of Europe was covered with a thick layer of ice, in some parts up to 2,000 mtrs thick</w:t>
      </w:r>
      <w:r w:rsidRPr="00823B5E">
        <w:rPr>
          <w:rStyle w:val="Emphasis"/>
        </w:rPr>
        <w:t>. It is safe to assume that this climatic change would have forced the Nomadic Peoples of Asia to migrate south into what is now called the Tropical Zone</w:t>
      </w:r>
      <w:r w:rsidRPr="0088626D">
        <w:rPr>
          <w:sz w:val="16"/>
        </w:rPr>
        <w:t xml:space="preserve">. </w:t>
      </w:r>
      <w:r w:rsidRPr="00823B5E">
        <w:rPr>
          <w:rStyle w:val="StyleUnderline"/>
        </w:rPr>
        <w:t xml:space="preserve">As nomads they did not have permanent dwelling and they would have had to follow the game south anyway. </w:t>
      </w:r>
      <w:r w:rsidRPr="0088626D">
        <w:rPr>
          <w:sz w:val="16"/>
        </w:rPr>
        <w:t xml:space="preserve">As the icecaps developed the water level in the world oceans receded until at the height of the ice age it was approximately 150 mtrs. below present day levels. Due to this lowering of sea levels the South China and Java Seas became dry land exposing vast flat, fertile plains to the south - bound migrants. </w:t>
      </w:r>
      <w:r w:rsidRPr="00823B5E">
        <w:rPr>
          <w:rStyle w:val="StyleUnderline"/>
        </w:rPr>
        <w:t>If we study the topographical map of the worlds oceans we see that the Sunda Shelf was at that time the best piece of real estate on the planet.</w:t>
      </w:r>
      <w:r w:rsidRPr="0088626D">
        <w:rPr>
          <w:sz w:val="16"/>
        </w:rPr>
        <w:t xml:space="preserve"> </w:t>
      </w:r>
      <w:r w:rsidRPr="00823B5E">
        <w:rPr>
          <w:rStyle w:val="StyleUnderline"/>
        </w:rPr>
        <w:t>Situated directly over the equator with mild temperatures due to global cooling</w:t>
      </w:r>
      <w:r w:rsidRPr="0088626D">
        <w:rPr>
          <w:sz w:val="16"/>
        </w:rPr>
        <w:t xml:space="preserve">, it would have had two summer seasons every year. When we look at the shape of the Asian continent in relation to the new Sub-continent formed by the drying of the Sunda Shelf we see a funnel, </w:t>
      </w:r>
      <w:r w:rsidRPr="00823B5E">
        <w:rPr>
          <w:rStyle w:val="Emphasis"/>
        </w:rPr>
        <w:t>funneling the migrants into an area much smaller than the area that they had previously occupied</w:t>
      </w:r>
      <w:r w:rsidRPr="0088626D">
        <w:rPr>
          <w:sz w:val="16"/>
        </w:rPr>
        <w:t xml:space="preserve">. I argue that an unprecedented concentration of population occurred on the Sunda Shelf at that time and that this triggered the development of the planets first civilization. The nomadic lifestyle of the hunters and gatherers requires a vast amount of land. As an example the entire Continent of Australia supported only three million Aborigines after 40,000 years of occupation. </w:t>
      </w:r>
      <w:r w:rsidRPr="00823B5E">
        <w:rPr>
          <w:rStyle w:val="StyleUnderline"/>
        </w:rPr>
        <w:t>When the migrants from the north streamed onto the Sunda Shelf they had two choices, either fight each other for space or develop a new lifestyle.</w:t>
      </w:r>
      <w:r w:rsidRPr="0088626D">
        <w:rPr>
          <w:sz w:val="16"/>
        </w:rPr>
        <w:t xml:space="preserve"> </w:t>
      </w:r>
      <w:r w:rsidRPr="00823B5E">
        <w:rPr>
          <w:rStyle w:val="Emphasis"/>
        </w:rPr>
        <w:t>At first they would have fought each other but because of the relative lack of space there was little room to maneuver.</w:t>
      </w:r>
      <w:r w:rsidRPr="0088626D">
        <w:rPr>
          <w:sz w:val="16"/>
        </w:rPr>
        <w:t xml:space="preserve"> </w:t>
      </w:r>
      <w:r w:rsidRPr="00823B5E">
        <w:rPr>
          <w:rStyle w:val="Emphasis"/>
        </w:rPr>
        <w:t>They tended to bump into other hostile tribes.</w:t>
      </w:r>
      <w:r w:rsidRPr="0088626D">
        <w:rPr>
          <w:sz w:val="16"/>
        </w:rPr>
        <w:t xml:space="preserve"> </w:t>
      </w:r>
      <w:r w:rsidRPr="00823B5E">
        <w:rPr>
          <w:rStyle w:val="Emphasis"/>
        </w:rPr>
        <w:t xml:space="preserve">The only solution was to take up a position and defend it. </w:t>
      </w:r>
      <w:r w:rsidRPr="00823B5E">
        <w:rPr>
          <w:rStyle w:val="StyleUnderline"/>
        </w:rPr>
        <w:t>With the primitive weapons of that time the advantage was with the defender.</w:t>
      </w:r>
      <w:r w:rsidRPr="0088626D">
        <w:rPr>
          <w:sz w:val="16"/>
        </w:rPr>
        <w:t xml:space="preserve"> </w:t>
      </w:r>
      <w:r w:rsidRPr="00823B5E">
        <w:rPr>
          <w:rStyle w:val="StyleUnderline"/>
        </w:rPr>
        <w:t xml:space="preserve">Depending on the sophistication of the defenses one person defending was equal to three on the attack. </w:t>
      </w:r>
      <w:r w:rsidRPr="00823B5E">
        <w:rPr>
          <w:rStyle w:val="Emphasis"/>
        </w:rPr>
        <w:t>And so the nomadic lifestyle came to an end for the majority of the tribes competing for space on the Sunda Shelf.</w:t>
      </w:r>
      <w:r w:rsidRPr="0088626D">
        <w:rPr>
          <w:sz w:val="16"/>
        </w:rPr>
        <w:t xml:space="preserve"> </w:t>
      </w:r>
      <w:r w:rsidRPr="00C67B07">
        <w:rPr>
          <w:rStyle w:val="Emphasis"/>
        </w:rPr>
        <w:t>Now that the tribe could no longer go to the food, the food had to be bought to the tribe.</w:t>
      </w:r>
      <w:r w:rsidRPr="0088626D">
        <w:rPr>
          <w:sz w:val="16"/>
        </w:rPr>
        <w:t xml:space="preserve"> </w:t>
      </w:r>
      <w:r w:rsidRPr="00C67B07">
        <w:rPr>
          <w:rStyle w:val="StyleUnderline"/>
        </w:rPr>
        <w:t>At first hunting parties would have herded game close to the defensive position and killed it there. The next step would have been to drive game into the defensive position itself so that a store of food was available and the animals killed when they were required</w:t>
      </w:r>
      <w:r w:rsidRPr="0088626D">
        <w:rPr>
          <w:sz w:val="16"/>
        </w:rPr>
        <w:t xml:space="preserve">. From there </w:t>
      </w:r>
      <w:r w:rsidRPr="0088626D">
        <w:rPr>
          <w:rStyle w:val="StyleUnderline"/>
        </w:rPr>
        <w:t>it was a relative short step to tame the captured animals and eventually graze them under supervision. Now for the first time humans had a steady surplus of food available to them. Parallel to the development of animal husbandry, farming would have developed for the same reasons. Once this was achieved the population would have increased dramatically. Mankind was now firmly on the path toward civilization.</w:t>
      </w:r>
      <w:r w:rsidRPr="0088626D">
        <w:rPr>
          <w:sz w:val="16"/>
        </w:rPr>
        <w:t xml:space="preserve"> How sophisticated did this Sunda Shelf civilization become? We don’t know the answer to this question because the Sunda Shelf is now covered by 60 meters of water and twelve thousand monsoons have deposited a layer of silt over anything that may have been there.</w:t>
      </w:r>
    </w:p>
    <w:p w14:paraId="619A29AC" w14:textId="77777777" w:rsidR="00B210F8" w:rsidRDefault="00B210F8" w:rsidP="00B210F8"/>
    <w:p w14:paraId="723D8B04" w14:textId="77777777" w:rsidR="00B210F8" w:rsidRDefault="00B210F8" w:rsidP="00B210F8">
      <w:pPr>
        <w:pStyle w:val="Heading3"/>
      </w:pPr>
      <w:r>
        <w:t xml:space="preserve">Impacts </w:t>
      </w:r>
    </w:p>
    <w:p w14:paraId="3E0B08FF" w14:textId="77777777" w:rsidR="00B210F8" w:rsidRDefault="00B210F8" w:rsidP="00B210F8">
      <w:pPr>
        <w:spacing w:line="240" w:lineRule="auto"/>
        <w:rPr>
          <w:sz w:val="16"/>
        </w:rPr>
      </w:pPr>
    </w:p>
    <w:p w14:paraId="4864F1E2" w14:textId="77777777" w:rsidR="00B210F8" w:rsidRPr="00DA3043" w:rsidRDefault="00B210F8" w:rsidP="00B210F8">
      <w:pPr>
        <w:pStyle w:val="Heading4"/>
      </w:pPr>
      <w:r>
        <w:t xml:space="preserve">Cold period would be dangerous for agriculture – high CO2 levels are necessary for crops and humanitarian survival  </w:t>
      </w:r>
    </w:p>
    <w:p w14:paraId="63A03D5F" w14:textId="77777777" w:rsidR="00B210F8" w:rsidRPr="00DA3043" w:rsidRDefault="00B210F8" w:rsidP="00B210F8">
      <w:pPr>
        <w:rPr>
          <w:b/>
          <w:sz w:val="26"/>
        </w:rPr>
      </w:pPr>
      <w:r w:rsidRPr="00AD097C">
        <w:rPr>
          <w:rStyle w:val="Style13ptBold"/>
        </w:rPr>
        <w:t>Duke</w:t>
      </w:r>
      <w:r>
        <w:rPr>
          <w:rStyle w:val="Style13ptBold"/>
        </w:rPr>
        <w:t xml:space="preserve"> 17 </w:t>
      </w:r>
      <w:r w:rsidRPr="00AD097C">
        <w:rPr>
          <w:rStyle w:val="Style13ptBold"/>
          <w:b w:val="0"/>
          <w:sz w:val="16"/>
          <w:szCs w:val="16"/>
        </w:rPr>
        <w:t xml:space="preserve">(Selwyn Duke </w:t>
      </w:r>
      <w:r w:rsidRPr="00CB5C72">
        <w:rPr>
          <w:rStyle w:val="Style13ptBold"/>
          <w:b w:val="0"/>
          <w:sz w:val="16"/>
          <w:szCs w:val="16"/>
        </w:rPr>
        <w:t xml:space="preserve">is a traditionalist media personality whose work has been published widely online and in print, </w:t>
      </w:r>
      <w:r>
        <w:rPr>
          <w:rStyle w:val="Style13ptBold"/>
          <w:b w:val="0"/>
          <w:sz w:val="16"/>
          <w:szCs w:val="16"/>
        </w:rPr>
        <w:t>“</w:t>
      </w:r>
      <w:r w:rsidRPr="00AD097C">
        <w:rPr>
          <w:rStyle w:val="Style13ptBold"/>
          <w:b w:val="0"/>
          <w:sz w:val="16"/>
          <w:szCs w:val="16"/>
        </w:rPr>
        <w:t>From Nice Age to Ice Age: Drastic Global Cool-down Predicted</w:t>
      </w:r>
      <w:r>
        <w:rPr>
          <w:rStyle w:val="Style13ptBold"/>
          <w:b w:val="0"/>
          <w:sz w:val="16"/>
          <w:szCs w:val="16"/>
        </w:rPr>
        <w:t xml:space="preserve">” </w:t>
      </w:r>
      <w:hyperlink r:id="rId52" w:history="1">
        <w:r w:rsidRPr="00557D91">
          <w:rPr>
            <w:rStyle w:val="Hyperlink"/>
            <w:sz w:val="16"/>
            <w:szCs w:val="16"/>
          </w:rPr>
          <w:t>https://www.thenewamerican.com/tech/environment/item/27814-from-nice-age-to-ice-age-drastic-global-cool-down-predicted</w:t>
        </w:r>
      </w:hyperlink>
      <w:r>
        <w:rPr>
          <w:rStyle w:val="Style13ptBold"/>
          <w:b w:val="0"/>
          <w:sz w:val="16"/>
          <w:szCs w:val="16"/>
        </w:rPr>
        <w:t xml:space="preserve"> </w:t>
      </w:r>
      <w:r w:rsidRPr="00AD097C">
        <w:rPr>
          <w:rStyle w:val="Style13ptBold"/>
          <w:b w:val="0"/>
          <w:sz w:val="16"/>
          <w:szCs w:val="16"/>
        </w:rPr>
        <w:t>Wednesday, 27 December 2017</w:t>
      </w:r>
      <w:r>
        <w:rPr>
          <w:rStyle w:val="Style13ptBold"/>
          <w:b w:val="0"/>
          <w:sz w:val="16"/>
          <w:szCs w:val="16"/>
        </w:rPr>
        <w:t xml:space="preserve">) [JNFS] </w:t>
      </w:r>
    </w:p>
    <w:p w14:paraId="155F504A" w14:textId="77777777" w:rsidR="00B210F8" w:rsidRDefault="00B210F8" w:rsidP="00B210F8">
      <w:pPr>
        <w:rPr>
          <w:sz w:val="16"/>
        </w:rPr>
      </w:pPr>
      <w:r w:rsidRPr="005A7AD2">
        <w:rPr>
          <w:sz w:val="8"/>
          <w:szCs w:val="8"/>
        </w:rPr>
        <w:t>As I reported in 2015: Professor Singer cites a manuscript written by a co-author of his, Dennis Avery, which documents the historic causes of civilizational collapse. Its conclusion, Singer reports, is that</w:t>
      </w:r>
      <w:r w:rsidRPr="005A7AD2">
        <w:rPr>
          <w:sz w:val="16"/>
          <w:szCs w:val="8"/>
        </w:rPr>
        <w:t xml:space="preserve"> “</w:t>
      </w:r>
      <w:r w:rsidRPr="00DA3043">
        <w:rPr>
          <w:rStyle w:val="Emphasis"/>
          <w:sz w:val="28"/>
          <w:szCs w:val="28"/>
        </w:rPr>
        <w:t>cold periods</w:t>
      </w:r>
      <w:r w:rsidRPr="00DA3043">
        <w:rPr>
          <w:rStyle w:val="Emphasis"/>
          <w:sz w:val="8"/>
          <w:szCs w:val="8"/>
        </w:rPr>
        <w:t xml:space="preserve"> </w:t>
      </w:r>
      <w:r w:rsidRPr="005A7AD2">
        <w:rPr>
          <w:sz w:val="16"/>
          <w:szCs w:val="8"/>
        </w:rPr>
        <w:t>and droughts</w:t>
      </w:r>
      <w:r w:rsidRPr="005A7AD2">
        <w:rPr>
          <w:sz w:val="16"/>
        </w:rPr>
        <w:t xml:space="preserve"> </w:t>
      </w:r>
      <w:r w:rsidRPr="00DA3043">
        <w:rPr>
          <w:rStyle w:val="Emphasis"/>
          <w:sz w:val="28"/>
          <w:szCs w:val="28"/>
        </w:rPr>
        <w:t>appear to be the main dangers to agriculturally based societies in all regions of the world.</w:t>
      </w:r>
      <w:r w:rsidRPr="005A7AD2">
        <w:rPr>
          <w:sz w:val="16"/>
        </w:rPr>
        <w:t xml:space="preserve">” </w:t>
      </w:r>
      <w:r w:rsidRPr="005A7AD2">
        <w:rPr>
          <w:sz w:val="8"/>
          <w:szCs w:val="8"/>
        </w:rPr>
        <w:t>Of course, this is just common</w:t>
      </w:r>
      <w:r w:rsidRPr="005A7AD2">
        <w:rPr>
          <w:sz w:val="16"/>
          <w:szCs w:val="8"/>
        </w:rPr>
        <w:t xml:space="preserve"> sense. </w:t>
      </w:r>
      <w:r w:rsidRPr="00DA3043">
        <w:rPr>
          <w:rStyle w:val="Emphasis"/>
          <w:sz w:val="28"/>
          <w:szCs w:val="28"/>
        </w:rPr>
        <w:t>Plants don’t grow very well in deserts or during Northeast winters.</w:t>
      </w:r>
      <w:r w:rsidRPr="005A7AD2">
        <w:rPr>
          <w:sz w:val="16"/>
        </w:rPr>
        <w:t xml:space="preserve"> </w:t>
      </w:r>
      <w:r w:rsidRPr="005A7AD2">
        <w:rPr>
          <w:sz w:val="8"/>
          <w:szCs w:val="8"/>
        </w:rPr>
        <w:t xml:space="preserve">But what if it were winter year 'round? The effects would be striking. As Singer tells us, there have been nearly 20 major glaciations “in the past two to three million years. The coolings are quite severe: the most recent one, ending only about 12,000 years ago, covered much of North America and Europe with miles-thick continental ice sheets and led to the disappearance of (barely) surviving bands of Neanderthalers; they were displaced by the more adaptable Homo Sapiens.” Dilley has sounded the same alarm, warning that </w:t>
      </w:r>
      <w:r w:rsidRPr="005A7AD2">
        <w:rPr>
          <w:sz w:val="16"/>
          <w:szCs w:val="8"/>
        </w:rPr>
        <w:t>“‘</w:t>
      </w:r>
      <w:r w:rsidRPr="00DA3043">
        <w:rPr>
          <w:rStyle w:val="Emphasis"/>
          <w:sz w:val="28"/>
          <w:szCs w:val="28"/>
        </w:rPr>
        <w:t>worldwide crop failures, famine and disease’ could strike ‘during early stages of each global cooling cycle,’</w:t>
      </w:r>
      <w:r w:rsidRPr="005A7AD2">
        <w:rPr>
          <w:sz w:val="8"/>
          <w:szCs w:val="8"/>
        </w:rPr>
        <w:t>” reports the Star. In truth and generally speaking, warmth breeds life (“Let there be light,” anyone?) and cold, death. Even the New York Times admitted this, reporting in 2016 on a Lancet study showing that</w:t>
      </w:r>
      <w:r w:rsidRPr="005A7AD2">
        <w:rPr>
          <w:sz w:val="16"/>
          <w:szCs w:val="8"/>
        </w:rPr>
        <w:t xml:space="preserve"> “</w:t>
      </w:r>
      <w:r w:rsidRPr="00DA3043">
        <w:rPr>
          <w:rStyle w:val="Emphasis"/>
          <w:sz w:val="28"/>
          <w:szCs w:val="28"/>
        </w:rPr>
        <w:t>cold weather is responsible, directly or indirectly, for 17 times as many deaths as hot weather,”</w:t>
      </w:r>
      <w:r w:rsidRPr="005A7AD2">
        <w:rPr>
          <w:sz w:val="16"/>
        </w:rPr>
        <w:t xml:space="preserve"> </w:t>
      </w:r>
      <w:r w:rsidRPr="005A7AD2">
        <w:rPr>
          <w:sz w:val="8"/>
          <w:szCs w:val="8"/>
        </w:rPr>
        <w:t xml:space="preserve">as the Times related it. Moreover, the paper cited yet another study suggesting that in most of the world, </w:t>
      </w:r>
      <w:r w:rsidRPr="005A7AD2">
        <w:rPr>
          <w:sz w:val="16"/>
        </w:rPr>
        <w:t>“</w:t>
      </w:r>
      <w:r w:rsidRPr="00DA3043">
        <w:rPr>
          <w:rStyle w:val="Emphasis"/>
          <w:sz w:val="30"/>
          <w:szCs w:val="30"/>
        </w:rPr>
        <w:t>rising temperatures could reduce overall mortality rates</w:t>
      </w:r>
      <w:r w:rsidRPr="005A7AD2">
        <w:rPr>
          <w:sz w:val="16"/>
        </w:rPr>
        <w:t xml:space="preserve">.” </w:t>
      </w:r>
      <w:r w:rsidRPr="005A7AD2">
        <w:rPr>
          <w:rStyle w:val="StyleUnderline"/>
        </w:rPr>
        <w:t>The wonder of warmth is why there are more than 10 times as many species in the tropics than the Arctic</w:t>
      </w:r>
      <w:r w:rsidRPr="005A7AD2">
        <w:rPr>
          <w:sz w:val="16"/>
        </w:rPr>
        <w:t xml:space="preserve">; </w:t>
      </w:r>
      <w:r w:rsidRPr="005A7AD2">
        <w:rPr>
          <w:rStyle w:val="Emphasis"/>
        </w:rPr>
        <w:t>cold weather greatly shortens the food chain, as it largely takes herbivores out of the equation</w:t>
      </w:r>
      <w:r w:rsidRPr="005A7AD2">
        <w:rPr>
          <w:sz w:val="16"/>
        </w:rPr>
        <w:t xml:space="preserve">. </w:t>
      </w:r>
      <w:r w:rsidRPr="005A7AD2">
        <w:rPr>
          <w:rStyle w:val="StyleUnderline"/>
        </w:rPr>
        <w:t xml:space="preserve">Also mischaracterized is that climate-alarmist bugaboo, </w:t>
      </w:r>
      <w:r w:rsidRPr="005A7AD2">
        <w:rPr>
          <w:rStyle w:val="Emphasis"/>
        </w:rPr>
        <w:t>CO2</w:t>
      </w:r>
      <w:r w:rsidRPr="005A7AD2">
        <w:rPr>
          <w:rStyle w:val="StyleUnderline"/>
        </w:rPr>
        <w:t>.</w:t>
      </w:r>
      <w:r w:rsidRPr="005A7AD2">
        <w:rPr>
          <w:sz w:val="16"/>
        </w:rPr>
        <w:t xml:space="preserve"> </w:t>
      </w:r>
      <w:r w:rsidRPr="005A7AD2">
        <w:rPr>
          <w:rStyle w:val="StyleUnderline"/>
        </w:rPr>
        <w:t>Often portrayed, outrageously, as a pollutant,</w:t>
      </w:r>
      <w:r w:rsidRPr="005A7AD2">
        <w:rPr>
          <w:rStyle w:val="Emphasis"/>
        </w:rPr>
        <w:t xml:space="preserve"> it’s actually plant food</w:t>
      </w:r>
      <w:r w:rsidRPr="005A7AD2">
        <w:rPr>
          <w:sz w:val="16"/>
        </w:rPr>
        <w:t xml:space="preserve">. </w:t>
      </w:r>
      <w:r w:rsidRPr="005A7AD2">
        <w:rPr>
          <w:sz w:val="8"/>
          <w:szCs w:val="8"/>
        </w:rPr>
        <w:t>As Greenpeace founding member and ecologist Dr. Patrick Moore put it in 2015 — when making the case that climate alarmism is “preposterous” —</w:t>
      </w:r>
      <w:r w:rsidRPr="005A7AD2">
        <w:rPr>
          <w:sz w:val="16"/>
        </w:rPr>
        <w:t xml:space="preserve"> </w:t>
      </w:r>
      <w:r w:rsidRPr="005A7AD2">
        <w:rPr>
          <w:rStyle w:val="Emphasis"/>
        </w:rPr>
        <w:t>“Without carbon dioxide above 150 parts per million, all plants would die.”</w:t>
      </w:r>
      <w:r w:rsidRPr="005A7AD2">
        <w:rPr>
          <w:sz w:val="16"/>
        </w:rPr>
        <w:t xml:space="preserve"> For sure. </w:t>
      </w:r>
      <w:r w:rsidRPr="005A7AD2">
        <w:rPr>
          <w:rStyle w:val="Emphasis"/>
        </w:rPr>
        <w:t xml:space="preserve">Why do you think botanists spend money pumping the gas into their greenhouses? Higher CO2 levels greatly increase plant (and crop) yields. </w:t>
      </w:r>
      <w:r w:rsidRPr="005A7AD2">
        <w:rPr>
          <w:sz w:val="8"/>
          <w:szCs w:val="8"/>
        </w:rPr>
        <w:t>This is why Dr. Moore said not only that climate change isn’t caused by man and that</w:t>
      </w:r>
      <w:r w:rsidRPr="005A7AD2">
        <w:rPr>
          <w:rStyle w:val="StyleUnderline"/>
        </w:rPr>
        <w:t xml:space="preserve"> there has been no significant warming for nearly two decades but that, even if there had been, it would probably be a good thing.</w:t>
      </w:r>
      <w:r w:rsidRPr="005A7AD2">
        <w:rPr>
          <w:sz w:val="16"/>
        </w:rPr>
        <w:t xml:space="preserve"> </w:t>
      </w:r>
      <w:r w:rsidRPr="005A7AD2">
        <w:rPr>
          <w:sz w:val="8"/>
          <w:szCs w:val="8"/>
        </w:rPr>
        <w:t>Here are a few more generally ignored climate change points to ponder:</w:t>
      </w:r>
      <w:r w:rsidRPr="005A7AD2">
        <w:rPr>
          <w:sz w:val="16"/>
        </w:rPr>
        <w:t xml:space="preserve"> • </w:t>
      </w:r>
      <w:r w:rsidRPr="005A7AD2">
        <w:rPr>
          <w:rStyle w:val="StyleUnderline"/>
        </w:rPr>
        <w:t>The dinosaurs’ age saw CO2 levels 5 to 10 times today’s, which explains why the Mesozoic Era was characterized by lush foliage the world over</w:t>
      </w:r>
      <w:r w:rsidRPr="005A7AD2">
        <w:rPr>
          <w:sz w:val="16"/>
        </w:rPr>
        <w:t xml:space="preserve">. • </w:t>
      </w:r>
      <w:r w:rsidRPr="005A7AD2">
        <w:rPr>
          <w:rStyle w:val="StyleUnderline"/>
        </w:rPr>
        <w:t xml:space="preserve">Climate is cyclical. Aside from the 230-year cycles Dilley speaks of, the Earth also experiences 100,000-120,000-year glacial periods followed by warmer 12,000-year interglacials, as well as 1500-year cycles of heating and cooling, according to Professor Singer. </w:t>
      </w:r>
      <w:r w:rsidRPr="005A7AD2">
        <w:rPr>
          <w:sz w:val="8"/>
          <w:szCs w:val="8"/>
        </w:rPr>
        <w:t>And with the last glacial period having ended approximately 12,000 years ago, we’re due for another glaciation. • During the Cryogenian Period, the Earth was perhaps entirely covered with snow and ice; during another era, snow and ice were entirely or almost entirely gone. • At one time the oceans around Florida were 100 feet higher than today (which would just about completely submerge the very flat state); at another they were 300 feet lower. • Danish statistician Bjorn Lomborg, the head of the Copenhagen Consensus Center, calculated in January that reducing the global temperature 3/10ths of 1 degree by the century’s end — meaning, postponing so-called “global warming” less than 4 years — would cost $100 trillion (no, that’s not a typo). • One report indicates that Arctic sea ice is the same thickness now as it was 75 years ago. • Astrobiologist Jack O'Malley-James stated in 2013 that</w:t>
      </w:r>
      <w:r w:rsidRPr="005A7AD2">
        <w:rPr>
          <w:sz w:val="16"/>
        </w:rPr>
        <w:t xml:space="preserve"> </w:t>
      </w:r>
      <w:r w:rsidRPr="005A7AD2">
        <w:rPr>
          <w:rStyle w:val="Emphasis"/>
          <w:sz w:val="28"/>
          <w:szCs w:val="28"/>
        </w:rPr>
        <w:t>the world will end because of too little CO2.</w:t>
      </w:r>
      <w:r w:rsidRPr="005A7AD2">
        <w:rPr>
          <w:sz w:val="16"/>
        </w:rPr>
        <w:t xml:space="preserve"> </w:t>
      </w:r>
      <w:r w:rsidRPr="005A7AD2">
        <w:rPr>
          <w:rStyle w:val="Emphasis"/>
        </w:rPr>
        <w:t xml:space="preserve">As the gas’ level continues to drop, it will get so low that plants will no longer be able to photosynthesize — in approximately 1,000,000,000 A.D. </w:t>
      </w:r>
      <w:r w:rsidRPr="005A7AD2">
        <w:rPr>
          <w:sz w:val="16"/>
        </w:rPr>
        <w:t>As for more immediate concerns, below is a video of David Dilley talking about the impending global-cooling threat.</w:t>
      </w:r>
    </w:p>
    <w:p w14:paraId="0497D425" w14:textId="77777777" w:rsidR="00B210F8" w:rsidRPr="005A7AD2" w:rsidRDefault="00B210F8" w:rsidP="00B210F8">
      <w:pPr>
        <w:rPr>
          <w:sz w:val="16"/>
        </w:rPr>
      </w:pPr>
    </w:p>
    <w:p w14:paraId="4FB237D4" w14:textId="77777777" w:rsidR="00B210F8" w:rsidRDefault="00B210F8" w:rsidP="00B210F8">
      <w:pPr>
        <w:pStyle w:val="Heading4"/>
      </w:pPr>
      <w:r>
        <w:t xml:space="preserve">An ice age threatens human civilization – agriculture would die, land would be uninhabitable, and it would impossible to support the human population </w:t>
      </w:r>
    </w:p>
    <w:p w14:paraId="03149630" w14:textId="77777777" w:rsidR="00B210F8" w:rsidRPr="00A54A6D" w:rsidRDefault="00B210F8" w:rsidP="00B210F8">
      <w:pPr>
        <w:rPr>
          <w:rStyle w:val="Style13ptBold"/>
        </w:rPr>
      </w:pPr>
      <w:r>
        <w:rPr>
          <w:rStyle w:val="Style13ptBold"/>
        </w:rPr>
        <w:t xml:space="preserve">Andrews 16 </w:t>
      </w:r>
      <w:r w:rsidRPr="00A54A6D">
        <w:rPr>
          <w:rStyle w:val="Style13ptBold"/>
          <w:b w:val="0"/>
          <w:sz w:val="16"/>
          <w:szCs w:val="16"/>
        </w:rPr>
        <w:t>(Kylie Andrews</w:t>
      </w:r>
      <w:r>
        <w:rPr>
          <w:rStyle w:val="Style13ptBold"/>
          <w:b w:val="0"/>
          <w:sz w:val="16"/>
          <w:szCs w:val="16"/>
        </w:rPr>
        <w:t xml:space="preserve"> </w:t>
      </w:r>
      <w:r w:rsidRPr="00A54A6D">
        <w:rPr>
          <w:rStyle w:val="Style13ptBold"/>
          <w:b w:val="0"/>
          <w:sz w:val="16"/>
          <w:szCs w:val="16"/>
        </w:rPr>
        <w:t>is an award-winning producer, editor and journalist with ABC Science</w:t>
      </w:r>
      <w:r>
        <w:rPr>
          <w:rStyle w:val="Style13ptBold"/>
          <w:b w:val="0"/>
          <w:sz w:val="16"/>
          <w:szCs w:val="16"/>
        </w:rPr>
        <w:t xml:space="preserve"> “</w:t>
      </w:r>
      <w:r w:rsidRPr="00A54A6D">
        <w:rPr>
          <w:rStyle w:val="Style13ptBold"/>
          <w:b w:val="0"/>
          <w:sz w:val="16"/>
          <w:szCs w:val="16"/>
        </w:rPr>
        <w:t>What causes an ice age and what would happen if the Earth endured another one?</w:t>
      </w:r>
      <w:r>
        <w:rPr>
          <w:rStyle w:val="Style13ptBold"/>
          <w:b w:val="0"/>
          <w:sz w:val="16"/>
          <w:szCs w:val="16"/>
        </w:rPr>
        <w:t xml:space="preserve">” </w:t>
      </w:r>
      <w:hyperlink r:id="rId53" w:history="1">
        <w:r w:rsidRPr="00557D91">
          <w:rPr>
            <w:rStyle w:val="Hyperlink"/>
            <w:sz w:val="16"/>
            <w:szCs w:val="16"/>
          </w:rPr>
          <w:t>http://www.abc.net.au/news/science/2016-06-15/what-is-an-ice-age-explainer/7185002?scrlybrkr=2fe62216</w:t>
        </w:r>
      </w:hyperlink>
      <w:r>
        <w:rPr>
          <w:rStyle w:val="Style13ptBold"/>
          <w:b w:val="0"/>
          <w:sz w:val="16"/>
          <w:szCs w:val="16"/>
        </w:rPr>
        <w:t xml:space="preserve"> </w:t>
      </w:r>
      <w:r w:rsidRPr="00A54A6D">
        <w:rPr>
          <w:rStyle w:val="Style13ptBold"/>
          <w:b w:val="0"/>
          <w:sz w:val="16"/>
          <w:szCs w:val="16"/>
        </w:rPr>
        <w:t>14 June 2016 at 10:03 pm</w:t>
      </w:r>
      <w:r>
        <w:rPr>
          <w:rStyle w:val="Style13ptBold"/>
          <w:b w:val="0"/>
          <w:sz w:val="16"/>
          <w:szCs w:val="16"/>
        </w:rPr>
        <w:t xml:space="preserve">) [JNFS] </w:t>
      </w:r>
    </w:p>
    <w:p w14:paraId="47D25E91" w14:textId="77777777" w:rsidR="00B210F8" w:rsidRPr="00531E5B" w:rsidRDefault="00B210F8" w:rsidP="00B210F8">
      <w:pPr>
        <w:rPr>
          <w:sz w:val="16"/>
        </w:rPr>
      </w:pPr>
      <w:r w:rsidRPr="00F12B22">
        <w:rPr>
          <w:rStyle w:val="StyleUnderline"/>
        </w:rPr>
        <w:t>The onset of an ice age is related to the Milankovitch cycles - where regular changes in the Earth's tilt and orbit combine to affect which areas on Earth get more or less solar radiation</w:t>
      </w:r>
      <w:r w:rsidRPr="00531E5B">
        <w:rPr>
          <w:sz w:val="16"/>
        </w:rPr>
        <w:t xml:space="preserve">. </w:t>
      </w:r>
      <w:r w:rsidRPr="00F12B22">
        <w:rPr>
          <w:rStyle w:val="StyleUnderline"/>
        </w:rPr>
        <w:t>When all these factors align so the northern hemisphere gets less solar radiation in summer, an ice age can be started</w:t>
      </w:r>
      <w:r w:rsidRPr="00531E5B">
        <w:rPr>
          <w:sz w:val="16"/>
        </w:rPr>
        <w:t xml:space="preserve">. If another one came </w:t>
      </w:r>
      <w:r w:rsidRPr="00F12B22">
        <w:rPr>
          <w:rStyle w:val="Emphasis"/>
          <w:sz w:val="24"/>
        </w:rPr>
        <w:t>it would have pretty big consequences for human civilisation</w:t>
      </w:r>
      <w:r w:rsidRPr="00531E5B">
        <w:rPr>
          <w:sz w:val="16"/>
        </w:rPr>
        <w:t xml:space="preserve">. Besides the fact </w:t>
      </w:r>
      <w:r w:rsidRPr="00F12B22">
        <w:rPr>
          <w:rStyle w:val="Emphasis"/>
        </w:rPr>
        <w:t>it would be an awful lot colder, huge regions where hundreds of millions of people live would become completely uninhabitable</w:t>
      </w:r>
      <w:r w:rsidRPr="00531E5B">
        <w:rPr>
          <w:sz w:val="16"/>
        </w:rPr>
        <w:t xml:space="preserve">. </w:t>
      </w:r>
      <w:r w:rsidRPr="00531E5B">
        <w:rPr>
          <w:rStyle w:val="Emphasis"/>
        </w:rPr>
        <w:t>They'd be covered in thick ice sheets and subject to an inhospitable climate</w:t>
      </w:r>
      <w:r w:rsidRPr="00531E5B">
        <w:rPr>
          <w:sz w:val="16"/>
        </w:rPr>
        <w:t xml:space="preserve">. "Assuming it was similar to the last one, then north America would be covered in ice, the whole of northern Europe, the whole of northern Asia would be covered in ice," Dr Phipps said. </w:t>
      </w:r>
      <w:r w:rsidRPr="00531E5B">
        <w:rPr>
          <w:rStyle w:val="Emphasis"/>
          <w:sz w:val="24"/>
        </w:rPr>
        <w:t xml:space="preserve">There would be a lot less agricultural land available, so it would be very difficult to support the human population, </w:t>
      </w:r>
      <w:r w:rsidRPr="00531E5B">
        <w:rPr>
          <w:sz w:val="16"/>
        </w:rPr>
        <w:t xml:space="preserve">Dr Phipps warned. And the physical shape of the continents would look completely different across the whole planet. </w:t>
      </w:r>
      <w:r w:rsidRPr="00531E5B">
        <w:rPr>
          <w:rStyle w:val="StyleUnderline"/>
        </w:rPr>
        <w:t>A huge drop in sea level of up to 120 metres would close down marine channels</w:t>
      </w:r>
      <w:r w:rsidRPr="00531E5B">
        <w:rPr>
          <w:sz w:val="16"/>
        </w:rPr>
        <w:t xml:space="preserve"> - the Mediterranean Sea, Torres Strait, Bass Strait and Bering Strait - and create new areas of land that could be used for habitation or agriculture. </w:t>
      </w:r>
      <w:r w:rsidRPr="00531E5B">
        <w:rPr>
          <w:rStyle w:val="Emphasis"/>
        </w:rPr>
        <w:t>Ocean ports would no longer be on the ocean, and anyone wanting water views would need to relocate large distances</w:t>
      </w:r>
      <w:r w:rsidRPr="00531E5B">
        <w:rPr>
          <w:sz w:val="16"/>
        </w:rPr>
        <w:t>.</w:t>
      </w:r>
    </w:p>
    <w:p w14:paraId="6C82C42E" w14:textId="77777777" w:rsidR="00B210F8" w:rsidRPr="00222532" w:rsidRDefault="00B210F8" w:rsidP="00B210F8"/>
    <w:p w14:paraId="03CE385C" w14:textId="77777777" w:rsidR="00B210F8" w:rsidRDefault="00B210F8" w:rsidP="00B210F8"/>
    <w:p w14:paraId="58D9DDC4" w14:textId="77777777" w:rsidR="00B210F8" w:rsidRPr="00B210F8" w:rsidRDefault="00B210F8" w:rsidP="00B210F8"/>
    <w:p w14:paraId="264E3643" w14:textId="5DF69C90" w:rsidR="0042047E" w:rsidRDefault="0042047E" w:rsidP="0042047E">
      <w:pPr>
        <w:pStyle w:val="Heading1"/>
      </w:pPr>
      <w:r>
        <w:t>CPs</w:t>
      </w:r>
    </w:p>
    <w:p w14:paraId="50EE423C" w14:textId="5132C898" w:rsidR="00773727" w:rsidRDefault="00773727" w:rsidP="00773727">
      <w:pPr>
        <w:pStyle w:val="Heading2"/>
        <w:rPr>
          <w:lang w:eastAsia="ja-JP"/>
        </w:rPr>
      </w:pPr>
      <w:r>
        <w:rPr>
          <w:lang w:eastAsia="ja-JP"/>
        </w:rPr>
        <w:t>Carbon Tax Multiplank CP</w:t>
      </w:r>
    </w:p>
    <w:p w14:paraId="24465EB7" w14:textId="42BB03B9" w:rsidR="00641AFA" w:rsidRDefault="00641AFA" w:rsidP="00641AFA">
      <w:pPr>
        <w:pStyle w:val="Heading3"/>
        <w:rPr>
          <w:lang w:eastAsia="ja-JP"/>
        </w:rPr>
      </w:pPr>
      <w:r>
        <w:rPr>
          <w:lang w:eastAsia="ja-JP"/>
        </w:rPr>
        <w:t>Shell</w:t>
      </w:r>
    </w:p>
    <w:p w14:paraId="5F6FC6D8" w14:textId="77777777" w:rsidR="00773727" w:rsidRPr="004653BC" w:rsidRDefault="00773727" w:rsidP="00773727">
      <w:pPr>
        <w:pStyle w:val="Heading4"/>
        <w:rPr>
          <w:lang w:eastAsia="ja-JP"/>
        </w:rPr>
      </w:pPr>
      <w:r>
        <w:rPr>
          <w:lang w:eastAsia="ja-JP"/>
        </w:rPr>
        <w:t>CP Text: The United States Federal Government should impose</w:t>
      </w:r>
    </w:p>
    <w:p w14:paraId="5E2C3E82" w14:textId="77777777" w:rsidR="00773727" w:rsidRDefault="00773727" w:rsidP="00773727">
      <w:pPr>
        <w:pStyle w:val="Heading4"/>
        <w:numPr>
          <w:ilvl w:val="0"/>
          <w:numId w:val="12"/>
        </w:numPr>
        <w:rPr>
          <w:lang w:eastAsia="ja-JP"/>
        </w:rPr>
      </w:pPr>
      <w:r>
        <w:rPr>
          <w:lang w:eastAsia="ja-JP"/>
        </w:rPr>
        <w:t xml:space="preserve">A nationwide Carbon Tax </w:t>
      </w:r>
    </w:p>
    <w:p w14:paraId="6266EC99" w14:textId="77777777" w:rsidR="00773727" w:rsidRDefault="00773727" w:rsidP="00773727">
      <w:pPr>
        <w:pStyle w:val="Heading4"/>
        <w:numPr>
          <w:ilvl w:val="0"/>
          <w:numId w:val="12"/>
        </w:numPr>
        <w:rPr>
          <w:lang w:eastAsia="ja-JP"/>
        </w:rPr>
      </w:pPr>
      <w:r>
        <w:rPr>
          <w:lang w:eastAsia="ja-JP"/>
        </w:rPr>
        <w:t>A border tax to imported goods if country of origin doesn’t have carbon penalties</w:t>
      </w:r>
    </w:p>
    <w:p w14:paraId="218F8E96" w14:textId="77777777" w:rsidR="00773727" w:rsidRDefault="00773727" w:rsidP="00773727">
      <w:pPr>
        <w:pStyle w:val="Heading4"/>
        <w:numPr>
          <w:ilvl w:val="0"/>
          <w:numId w:val="12"/>
        </w:numPr>
        <w:rPr>
          <w:lang w:eastAsia="ja-JP"/>
        </w:rPr>
      </w:pPr>
      <w:r>
        <w:rPr>
          <w:lang w:eastAsia="ja-JP"/>
        </w:rPr>
        <w:t xml:space="preserve">A cap-and-trade (CAT) regimen </w:t>
      </w:r>
    </w:p>
    <w:p w14:paraId="1B5DE4A4" w14:textId="77777777" w:rsidR="00773727" w:rsidRDefault="00773727" w:rsidP="00773727">
      <w:pPr>
        <w:pStyle w:val="Heading4"/>
        <w:numPr>
          <w:ilvl w:val="0"/>
          <w:numId w:val="12"/>
        </w:numPr>
        <w:rPr>
          <w:lang w:eastAsia="ja-JP"/>
        </w:rPr>
      </w:pPr>
      <w:r>
        <w:rPr>
          <w:lang w:eastAsia="ja-JP"/>
        </w:rPr>
        <w:t>Offer incentives such as tax credits for using certified energy-efficient appliances</w:t>
      </w:r>
    </w:p>
    <w:p w14:paraId="7C191A60" w14:textId="77777777" w:rsidR="00773727" w:rsidRPr="004653BC" w:rsidRDefault="00773727" w:rsidP="00773727">
      <w:pPr>
        <w:rPr>
          <w:lang w:eastAsia="ja-JP"/>
        </w:rPr>
      </w:pPr>
    </w:p>
    <w:p w14:paraId="6A15DAEB" w14:textId="77777777" w:rsidR="00773727" w:rsidRPr="00BA5D75" w:rsidRDefault="00773727" w:rsidP="00773727">
      <w:pPr>
        <w:pStyle w:val="Heading4"/>
      </w:pPr>
      <w:r>
        <w:t xml:space="preserve">CP Solves for Warming – lowers emissions effectively </w:t>
      </w:r>
    </w:p>
    <w:p w14:paraId="637C67EC" w14:textId="77777777" w:rsidR="00773727" w:rsidRPr="009F50F3" w:rsidRDefault="00773727" w:rsidP="00773727">
      <w:r w:rsidRPr="0029676E">
        <w:rPr>
          <w:b/>
          <w:sz w:val="24"/>
        </w:rPr>
        <w:t>Arogyaswamy 17</w:t>
      </w:r>
      <w:r>
        <w:t xml:space="preserve"> (Bernard, a professor at the </w:t>
      </w:r>
      <w:r w:rsidRPr="007C5ED1">
        <w:t>Madden School of Business LeMoyne College,</w:t>
      </w:r>
      <w:r>
        <w:t xml:space="preserve"> “</w:t>
      </w:r>
      <w:r w:rsidRPr="007C5ED1">
        <w:t>Energy Sustainability and Pope Francis’ Encyclical on Care for our Common Home National</w:t>
      </w:r>
      <w:r>
        <w:t xml:space="preserve"> </w:t>
      </w:r>
      <w:r w:rsidRPr="007C5ED1">
        <w:t>Policies and Corporations as Change Agents</w:t>
      </w:r>
      <w:r>
        <w:t>”, Consilience: The Journal of Sustainable Development, 2017, Vol. 18, Iss. 2, p. 12-15, accessed on 7/17/18) //DC</w:t>
      </w:r>
    </w:p>
    <w:p w14:paraId="58E128FC" w14:textId="3B57BC1C" w:rsidR="00773727" w:rsidRDefault="00773727" w:rsidP="00773727">
      <w:pPr>
        <w:rPr>
          <w:rFonts w:asciiTheme="minorHAnsi" w:eastAsia="Times New Roman" w:hAnsiTheme="minorHAnsi" w:cstheme="minorHAnsi"/>
          <w:sz w:val="16"/>
          <w:lang w:eastAsia="ja-JP"/>
        </w:rPr>
      </w:pPr>
      <w:r w:rsidRPr="00DD4C74">
        <w:rPr>
          <w:rFonts w:asciiTheme="minorHAnsi" w:eastAsia="Times New Roman" w:hAnsiTheme="minorHAnsi" w:cstheme="minorHAnsi"/>
          <w:sz w:val="16"/>
          <w:szCs w:val="16"/>
          <w:lang w:eastAsia="ja-JP"/>
        </w:rPr>
        <w:t>In addition to attempting to achieve a shift in attitudes through a direct appeal to individuals</w:t>
      </w:r>
      <w:r w:rsidRPr="00DD4C74">
        <w:rPr>
          <w:rFonts w:asciiTheme="minorHAnsi" w:eastAsia="Times New Roman" w:hAnsiTheme="minorHAnsi" w:cstheme="minorHAnsi"/>
          <w:sz w:val="16"/>
          <w:lang w:eastAsia="ja-JP"/>
        </w:rPr>
        <w:t xml:space="preserve">, </w:t>
      </w:r>
      <w:r w:rsidRPr="009F50F3">
        <w:rPr>
          <w:rFonts w:asciiTheme="minorHAnsi" w:eastAsia="Times New Roman" w:hAnsiTheme="minorHAnsi" w:cstheme="minorHAnsi"/>
          <w:highlight w:val="lightGray"/>
          <w:u w:val="single"/>
          <w:lang w:eastAsia="ja-JP"/>
        </w:rPr>
        <w:t>tools are</w:t>
      </w:r>
      <w:r w:rsidRPr="009F50F3">
        <w:rPr>
          <w:rFonts w:asciiTheme="minorHAnsi" w:eastAsia="Times New Roman" w:hAnsiTheme="minorHAnsi" w:cstheme="minorHAnsi"/>
          <w:u w:val="single"/>
          <w:lang w:eastAsia="ja-JP"/>
        </w:rPr>
        <w:t xml:space="preserve"> also </w:t>
      </w:r>
      <w:r w:rsidRPr="009F50F3">
        <w:rPr>
          <w:rFonts w:asciiTheme="minorHAnsi" w:eastAsia="Times New Roman" w:hAnsiTheme="minorHAnsi" w:cstheme="minorHAnsi"/>
          <w:highlight w:val="lightGray"/>
          <w:u w:val="single"/>
          <w:lang w:eastAsia="ja-JP"/>
        </w:rPr>
        <w:t>available to</w:t>
      </w:r>
      <w:r w:rsidRPr="00A31C67">
        <w:rPr>
          <w:rFonts w:asciiTheme="minorHAnsi" w:eastAsia="Times New Roman" w:hAnsiTheme="minorHAnsi" w:cstheme="minorHAnsi"/>
          <w:highlight w:val="lightGray"/>
          <w:u w:val="single"/>
          <w:lang w:eastAsia="ja-JP"/>
        </w:rPr>
        <w:t xml:space="preserve"> </w:t>
      </w:r>
      <w:r w:rsidRPr="009F50F3">
        <w:rPr>
          <w:rFonts w:asciiTheme="minorHAnsi" w:eastAsia="Times New Roman" w:hAnsiTheme="minorHAnsi" w:cstheme="minorHAnsi"/>
          <w:highlight w:val="lightGray"/>
          <w:u w:val="single"/>
          <w:lang w:eastAsia="ja-JP"/>
        </w:rPr>
        <w:t>governments through the adoption of appropriate policies</w:t>
      </w:r>
      <w:r w:rsidRPr="009F50F3">
        <w:rPr>
          <w:rFonts w:asciiTheme="minorHAnsi" w:eastAsia="Times New Roman" w:hAnsiTheme="minorHAnsi" w:cstheme="minorHAnsi"/>
          <w:u w:val="single"/>
          <w:lang w:eastAsia="ja-JP"/>
        </w:rPr>
        <w:t>.</w:t>
      </w:r>
      <w:r w:rsidRPr="00A31C67">
        <w:rPr>
          <w:rFonts w:asciiTheme="minorHAnsi" w:eastAsia="Times New Roman" w:hAnsiTheme="minorHAnsi" w:cstheme="minorHAnsi"/>
          <w:u w:val="single"/>
          <w:lang w:eastAsia="ja-JP"/>
        </w:rPr>
        <w:t xml:space="preserve"> </w:t>
      </w:r>
      <w:r w:rsidRPr="009F50F3">
        <w:rPr>
          <w:rFonts w:asciiTheme="minorHAnsi" w:eastAsia="Times New Roman" w:hAnsiTheme="minorHAnsi" w:cstheme="minorHAnsi"/>
          <w:u w:val="single"/>
          <w:lang w:eastAsia="ja-JP"/>
        </w:rPr>
        <w:t>There are</w:t>
      </w:r>
      <w:r w:rsidRPr="00A31C67">
        <w:rPr>
          <w:rFonts w:asciiTheme="minorHAnsi" w:eastAsia="Times New Roman" w:hAnsiTheme="minorHAnsi" w:cstheme="minorHAnsi"/>
          <w:u w:val="single"/>
          <w:lang w:eastAsia="ja-JP"/>
        </w:rPr>
        <w:t xml:space="preserve"> </w:t>
      </w:r>
      <w:r w:rsidRPr="009F50F3">
        <w:rPr>
          <w:rFonts w:asciiTheme="minorHAnsi" w:eastAsia="Times New Roman" w:hAnsiTheme="minorHAnsi" w:cstheme="minorHAnsi"/>
          <w:u w:val="single"/>
          <w:lang w:eastAsia="ja-JP"/>
        </w:rPr>
        <w:t xml:space="preserve">a variety of </w:t>
      </w:r>
      <w:r w:rsidRPr="009F50F3">
        <w:rPr>
          <w:rFonts w:asciiTheme="minorHAnsi" w:eastAsia="Times New Roman" w:hAnsiTheme="minorHAnsi" w:cstheme="minorHAnsi"/>
          <w:highlight w:val="lightGray"/>
          <w:u w:val="single"/>
          <w:lang w:eastAsia="ja-JP"/>
        </w:rPr>
        <w:t>initiatives accessible to policy</w:t>
      </w:r>
      <w:r w:rsidRPr="00A31C67">
        <w:rPr>
          <w:rFonts w:asciiTheme="minorHAnsi" w:eastAsia="Times New Roman" w:hAnsiTheme="minorHAnsi" w:cstheme="minorHAnsi"/>
          <w:highlight w:val="lightGray"/>
          <w:u w:val="single"/>
          <w:lang w:eastAsia="ja-JP"/>
        </w:rPr>
        <w:t xml:space="preserve"> </w:t>
      </w:r>
      <w:r w:rsidRPr="009F50F3">
        <w:rPr>
          <w:rFonts w:asciiTheme="minorHAnsi" w:eastAsia="Times New Roman" w:hAnsiTheme="minorHAnsi" w:cstheme="minorHAnsi"/>
          <w:highlight w:val="lightGray"/>
          <w:u w:val="single"/>
          <w:lang w:eastAsia="ja-JP"/>
        </w:rPr>
        <w:t>-makers at the national</w:t>
      </w:r>
      <w:r w:rsidRPr="00A31C67">
        <w:rPr>
          <w:rFonts w:asciiTheme="minorHAnsi" w:eastAsia="Times New Roman" w:hAnsiTheme="minorHAnsi" w:cstheme="minorHAnsi"/>
          <w:highlight w:val="lightGray"/>
          <w:u w:val="single"/>
          <w:lang w:eastAsia="ja-JP"/>
        </w:rPr>
        <w:t xml:space="preserve"> </w:t>
      </w:r>
      <w:r w:rsidRPr="009F50F3">
        <w:rPr>
          <w:rFonts w:asciiTheme="minorHAnsi" w:eastAsia="Times New Roman" w:hAnsiTheme="minorHAnsi" w:cstheme="minorHAnsi"/>
          <w:highlight w:val="lightGray"/>
          <w:u w:val="single"/>
          <w:lang w:eastAsia="ja-JP"/>
        </w:rPr>
        <w:t>and</w:t>
      </w:r>
      <w:r w:rsidRPr="00A31C67">
        <w:rPr>
          <w:rFonts w:asciiTheme="minorHAnsi" w:eastAsia="Times New Roman" w:hAnsiTheme="minorHAnsi" w:cstheme="minorHAnsi"/>
          <w:highlight w:val="lightGray"/>
          <w:u w:val="single"/>
          <w:lang w:eastAsia="ja-JP"/>
        </w:rPr>
        <w:t xml:space="preserve"> </w:t>
      </w:r>
      <w:r w:rsidRPr="009F50F3">
        <w:rPr>
          <w:rFonts w:asciiTheme="minorHAnsi" w:eastAsia="Times New Roman" w:hAnsiTheme="minorHAnsi" w:cstheme="minorHAnsi"/>
          <w:highlight w:val="lightGray"/>
          <w:u w:val="single"/>
          <w:lang w:eastAsia="ja-JP"/>
        </w:rPr>
        <w:t>local levels to enable more effective mitigation</w:t>
      </w:r>
      <w:r w:rsidRPr="00DD4C74">
        <w:rPr>
          <w:rFonts w:asciiTheme="minorHAnsi" w:eastAsia="Times New Roman" w:hAnsiTheme="minorHAnsi" w:cstheme="minorHAnsi"/>
          <w:sz w:val="16"/>
          <w:lang w:eastAsia="ja-JP"/>
        </w:rPr>
        <w:t xml:space="preserve">. </w:t>
      </w:r>
      <w:r w:rsidRPr="00DD4C74">
        <w:rPr>
          <w:rFonts w:asciiTheme="minorHAnsi" w:eastAsia="Times New Roman" w:hAnsiTheme="minorHAnsi" w:cstheme="minorHAnsi"/>
          <w:sz w:val="16"/>
          <w:szCs w:val="16"/>
          <w:lang w:eastAsia="ja-JP"/>
        </w:rPr>
        <w:t xml:space="preserve">Among the more commonly used tools are </w:t>
      </w:r>
      <w:r w:rsidRPr="009F50F3">
        <w:rPr>
          <w:rFonts w:asciiTheme="minorHAnsi" w:eastAsia="Times New Roman" w:hAnsiTheme="minorHAnsi" w:cstheme="minorHAnsi"/>
          <w:highlight w:val="lightGray"/>
          <w:u w:val="single"/>
          <w:lang w:eastAsia="ja-JP"/>
        </w:rPr>
        <w:t>the carbon tax, cap-and-trade,</w:t>
      </w:r>
      <w:r w:rsidRPr="00BA5D75">
        <w:rPr>
          <w:rFonts w:asciiTheme="minorHAnsi" w:eastAsia="Times New Roman" w:hAnsiTheme="minorHAnsi" w:cstheme="minorHAnsi"/>
          <w:highlight w:val="lightGray"/>
          <w:u w:val="single"/>
          <w:lang w:eastAsia="ja-JP"/>
        </w:rPr>
        <w:t xml:space="preserve"> </w:t>
      </w:r>
      <w:r w:rsidRPr="009F50F3">
        <w:rPr>
          <w:rFonts w:asciiTheme="minorHAnsi" w:eastAsia="Times New Roman" w:hAnsiTheme="minorHAnsi" w:cstheme="minorHAnsi"/>
          <w:highlight w:val="lightGray"/>
          <w:u w:val="single"/>
          <w:lang w:eastAsia="ja-JP"/>
        </w:rPr>
        <w:t>incentives/subsidies tied to conservation, and generation of low-carbon energy.</w:t>
      </w:r>
      <w:r w:rsidRPr="00BA5D75">
        <w:rPr>
          <w:rFonts w:asciiTheme="minorHAnsi" w:eastAsia="Times New Roman" w:hAnsiTheme="minorHAnsi" w:cstheme="minorHAnsi"/>
          <w:highlight w:val="lightGray"/>
          <w:u w:val="single"/>
          <w:lang w:eastAsia="ja-JP"/>
        </w:rPr>
        <w:t xml:space="preserve"> </w:t>
      </w:r>
      <w:r w:rsidRPr="009F50F3">
        <w:rPr>
          <w:rFonts w:asciiTheme="minorHAnsi" w:eastAsia="Times New Roman" w:hAnsiTheme="minorHAnsi" w:cstheme="minorHAnsi"/>
          <w:highlight w:val="lightGray"/>
          <w:u w:val="single"/>
          <w:lang w:eastAsia="ja-JP"/>
        </w:rPr>
        <w:t>A tax on carbon</w:t>
      </w:r>
      <w:r w:rsidRPr="00DD4C74">
        <w:rPr>
          <w:rFonts w:asciiTheme="minorHAnsi" w:eastAsia="Times New Roman" w:hAnsiTheme="minorHAnsi" w:cstheme="minorHAnsi"/>
          <w:sz w:val="16"/>
          <w:lang w:eastAsia="ja-JP"/>
        </w:rPr>
        <w:t xml:space="preserve"> </w:t>
      </w:r>
      <w:r w:rsidRPr="00DD4C74">
        <w:rPr>
          <w:rFonts w:asciiTheme="minorHAnsi" w:eastAsia="Times New Roman" w:hAnsiTheme="minorHAnsi" w:cstheme="minorHAnsi"/>
          <w:sz w:val="16"/>
          <w:szCs w:val="16"/>
          <w:lang w:eastAsia="ja-JP"/>
        </w:rPr>
        <w:t>is one of the simplest ways to reduce CO2 emissions.</w:t>
      </w:r>
      <w:r w:rsidRPr="00DD4C74">
        <w:rPr>
          <w:rFonts w:asciiTheme="minorHAnsi" w:eastAsia="Times New Roman" w:hAnsiTheme="minorHAnsi" w:cstheme="minorHAnsi"/>
          <w:sz w:val="16"/>
          <w:lang w:eastAsia="ja-JP"/>
        </w:rPr>
        <w:t xml:space="preserve"> </w:t>
      </w:r>
      <w:r w:rsidRPr="009F50F3">
        <w:rPr>
          <w:rFonts w:asciiTheme="minorHAnsi" w:eastAsia="Times New Roman" w:hAnsiTheme="minorHAnsi" w:cstheme="minorHAnsi"/>
          <w:u w:val="single"/>
          <w:lang w:eastAsia="ja-JP"/>
        </w:rPr>
        <w:t xml:space="preserve">The levy </w:t>
      </w:r>
      <w:r w:rsidRPr="009F50F3">
        <w:rPr>
          <w:rFonts w:asciiTheme="minorHAnsi" w:eastAsia="Times New Roman" w:hAnsiTheme="minorHAnsi" w:cstheme="minorHAnsi"/>
          <w:highlight w:val="lightGray"/>
          <w:u w:val="single"/>
          <w:lang w:eastAsia="ja-JP"/>
        </w:rPr>
        <w:t>is imposed on carbon as near to the source</w:t>
      </w:r>
      <w:r w:rsidRPr="00BA5D75">
        <w:rPr>
          <w:rFonts w:asciiTheme="minorHAnsi" w:eastAsia="Times New Roman" w:hAnsiTheme="minorHAnsi" w:cstheme="minorHAnsi"/>
          <w:highlight w:val="lightGray"/>
          <w:u w:val="single"/>
          <w:lang w:eastAsia="ja-JP"/>
        </w:rPr>
        <w:t xml:space="preserve"> </w:t>
      </w:r>
      <w:r w:rsidRPr="009F50F3">
        <w:rPr>
          <w:rFonts w:asciiTheme="minorHAnsi" w:eastAsia="Times New Roman" w:hAnsiTheme="minorHAnsi" w:cstheme="minorHAnsi"/>
          <w:highlight w:val="lightGray"/>
          <w:u w:val="single"/>
          <w:lang w:eastAsia="ja-JP"/>
        </w:rPr>
        <w:t>as possible</w:t>
      </w:r>
      <w:r w:rsidRPr="00DD4C74">
        <w:rPr>
          <w:rFonts w:asciiTheme="minorHAnsi" w:eastAsia="Times New Roman" w:hAnsiTheme="minorHAnsi" w:cstheme="minorHAnsi"/>
          <w:sz w:val="16"/>
          <w:lang w:eastAsia="ja-JP"/>
        </w:rPr>
        <w:t xml:space="preserve"> </w:t>
      </w:r>
      <w:r w:rsidRPr="00DD4C74">
        <w:rPr>
          <w:rFonts w:asciiTheme="minorHAnsi" w:eastAsia="Times New Roman" w:hAnsiTheme="minorHAnsi" w:cstheme="minorHAnsi"/>
          <w:sz w:val="16"/>
          <w:szCs w:val="16"/>
          <w:lang w:eastAsia="ja-JP"/>
        </w:rPr>
        <w:t>(e.g. coal received at a power station).</w:t>
      </w:r>
      <w:r w:rsidRPr="00DD4C74">
        <w:rPr>
          <w:rFonts w:asciiTheme="minorHAnsi" w:eastAsia="Times New Roman" w:hAnsiTheme="minorHAnsi" w:cstheme="minorHAnsi"/>
          <w:sz w:val="16"/>
          <w:lang w:eastAsia="ja-JP"/>
        </w:rPr>
        <w:t xml:space="preserve"> </w:t>
      </w:r>
      <w:r w:rsidRPr="009F50F3">
        <w:rPr>
          <w:rFonts w:asciiTheme="minorHAnsi" w:eastAsia="Times New Roman" w:hAnsiTheme="minorHAnsi" w:cstheme="minorHAnsi"/>
          <w:highlight w:val="lightGray"/>
          <w:u w:val="single"/>
          <w:lang w:eastAsia="ja-JP"/>
        </w:rPr>
        <w:t>The rate</w:t>
      </w:r>
      <w:r w:rsidRPr="00BA5D75">
        <w:rPr>
          <w:rFonts w:asciiTheme="minorHAnsi" w:eastAsia="Times New Roman" w:hAnsiTheme="minorHAnsi" w:cstheme="minorHAnsi"/>
          <w:highlight w:val="lightGray"/>
          <w:u w:val="single"/>
          <w:lang w:eastAsia="ja-JP"/>
        </w:rPr>
        <w:t xml:space="preserve"> </w:t>
      </w:r>
      <w:r w:rsidRPr="009F50F3">
        <w:rPr>
          <w:rFonts w:asciiTheme="minorHAnsi" w:eastAsia="Times New Roman" w:hAnsiTheme="minorHAnsi" w:cstheme="minorHAnsi"/>
          <w:highlight w:val="lightGray"/>
          <w:u w:val="single"/>
          <w:lang w:eastAsia="ja-JP"/>
        </w:rPr>
        <w:t>is</w:t>
      </w:r>
      <w:r w:rsidRPr="00BA5D75">
        <w:rPr>
          <w:rFonts w:asciiTheme="minorHAnsi" w:eastAsia="Times New Roman" w:hAnsiTheme="minorHAnsi" w:cstheme="minorHAnsi"/>
          <w:highlight w:val="lightGray"/>
          <w:u w:val="single"/>
          <w:lang w:eastAsia="ja-JP"/>
        </w:rPr>
        <w:t xml:space="preserve"> </w:t>
      </w:r>
      <w:r w:rsidRPr="009F50F3">
        <w:rPr>
          <w:rFonts w:asciiTheme="minorHAnsi" w:eastAsia="Times New Roman" w:hAnsiTheme="minorHAnsi" w:cstheme="minorHAnsi"/>
          <w:highlight w:val="lightGray"/>
          <w:u w:val="single"/>
          <w:lang w:eastAsia="ja-JP"/>
        </w:rPr>
        <w:t>determined by</w:t>
      </w:r>
      <w:r w:rsidRPr="00BA5D75">
        <w:rPr>
          <w:rFonts w:asciiTheme="minorHAnsi" w:eastAsia="Times New Roman" w:hAnsiTheme="minorHAnsi" w:cstheme="minorHAnsi"/>
          <w:highlight w:val="lightGray"/>
          <w:u w:val="single"/>
          <w:lang w:eastAsia="ja-JP"/>
        </w:rPr>
        <w:t xml:space="preserve"> </w:t>
      </w:r>
      <w:r w:rsidRPr="009F50F3">
        <w:rPr>
          <w:rFonts w:asciiTheme="minorHAnsi" w:eastAsia="Times New Roman" w:hAnsiTheme="minorHAnsi" w:cstheme="minorHAnsi"/>
          <w:highlight w:val="lightGray"/>
          <w:u w:val="single"/>
          <w:lang w:eastAsia="ja-JP"/>
        </w:rPr>
        <w:t>the energy produced</w:t>
      </w:r>
      <w:r w:rsidRPr="00DD4C74">
        <w:rPr>
          <w:rFonts w:asciiTheme="minorHAnsi" w:eastAsia="Times New Roman" w:hAnsiTheme="minorHAnsi" w:cstheme="minorHAnsi"/>
          <w:sz w:val="16"/>
          <w:lang w:eastAsia="ja-JP"/>
        </w:rPr>
        <w:t xml:space="preserve"> (</w:t>
      </w:r>
      <w:r w:rsidRPr="00DD4C74">
        <w:rPr>
          <w:rFonts w:asciiTheme="minorHAnsi" w:eastAsia="Times New Roman" w:hAnsiTheme="minorHAnsi" w:cstheme="minorHAnsi"/>
          <w:sz w:val="16"/>
          <w:szCs w:val="16"/>
          <w:lang w:eastAsia="ja-JP"/>
        </w:rPr>
        <w:t>or Btu), thus allowing for variations in emissions from different types of fuel (Carbon Tax, 2016).</w:t>
      </w:r>
      <w:r w:rsidRPr="00DD4C74">
        <w:rPr>
          <w:rFonts w:asciiTheme="minorHAnsi" w:eastAsia="Times New Roman" w:hAnsiTheme="minorHAnsi" w:cstheme="minorHAnsi"/>
          <w:sz w:val="16"/>
          <w:lang w:eastAsia="ja-JP"/>
        </w:rPr>
        <w:t xml:space="preserve"> </w:t>
      </w:r>
      <w:r w:rsidRPr="009F50F3">
        <w:rPr>
          <w:rFonts w:asciiTheme="minorHAnsi" w:eastAsia="Times New Roman" w:hAnsiTheme="minorHAnsi" w:cstheme="minorHAnsi"/>
          <w:highlight w:val="lightGray"/>
          <w:u w:val="single"/>
          <w:lang w:eastAsia="ja-JP"/>
        </w:rPr>
        <w:t>Ideally, the tax should be imposed nationwide</w:t>
      </w:r>
      <w:r w:rsidRPr="00DD4C74">
        <w:rPr>
          <w:rFonts w:asciiTheme="minorHAnsi" w:eastAsia="Times New Roman" w:hAnsiTheme="minorHAnsi" w:cstheme="minorHAnsi"/>
          <w:sz w:val="16"/>
          <w:lang w:eastAsia="ja-JP"/>
        </w:rPr>
        <w:t xml:space="preserve"> </w:t>
      </w:r>
      <w:r w:rsidRPr="00DD4C74">
        <w:rPr>
          <w:rFonts w:asciiTheme="minorHAnsi" w:eastAsia="Times New Roman" w:hAnsiTheme="minorHAnsi" w:cstheme="minorHAnsi"/>
          <w:sz w:val="16"/>
          <w:szCs w:val="16"/>
          <w:lang w:eastAsia="ja-JP"/>
        </w:rPr>
        <w:t>(in countries with many regions)</w:t>
      </w:r>
      <w:r w:rsidRPr="00DD4C74">
        <w:rPr>
          <w:rFonts w:asciiTheme="minorHAnsi" w:eastAsia="Times New Roman" w:hAnsiTheme="minorHAnsi" w:cstheme="minorHAnsi"/>
          <w:sz w:val="16"/>
          <w:lang w:eastAsia="ja-JP"/>
        </w:rPr>
        <w:t xml:space="preserve"> </w:t>
      </w:r>
      <w:r w:rsidRPr="009F50F3">
        <w:rPr>
          <w:rFonts w:asciiTheme="minorHAnsi" w:eastAsia="Times New Roman" w:hAnsiTheme="minorHAnsi" w:cstheme="minorHAnsi"/>
          <w:highlight w:val="lightGray"/>
          <w:u w:val="single"/>
          <w:lang w:eastAsia="ja-JP"/>
        </w:rPr>
        <w:t>to prevent the flight of carbon</w:t>
      </w:r>
      <w:r w:rsidRPr="00BA5D75">
        <w:rPr>
          <w:rFonts w:asciiTheme="minorHAnsi" w:eastAsia="Times New Roman" w:hAnsiTheme="minorHAnsi" w:cstheme="minorHAnsi"/>
          <w:highlight w:val="lightGray"/>
          <w:u w:val="single"/>
          <w:lang w:eastAsia="ja-JP"/>
        </w:rPr>
        <w:t xml:space="preserve"> </w:t>
      </w:r>
      <w:r w:rsidRPr="009F50F3">
        <w:rPr>
          <w:rFonts w:asciiTheme="minorHAnsi" w:eastAsia="Times New Roman" w:hAnsiTheme="minorHAnsi" w:cstheme="minorHAnsi"/>
          <w:highlight w:val="lightGray"/>
          <w:u w:val="single"/>
          <w:lang w:eastAsia="ja-JP"/>
        </w:rPr>
        <w:t>-intensive</w:t>
      </w:r>
      <w:r w:rsidRPr="00BA5D75">
        <w:rPr>
          <w:rFonts w:asciiTheme="minorHAnsi" w:eastAsia="Times New Roman" w:hAnsiTheme="minorHAnsi" w:cstheme="minorHAnsi"/>
          <w:highlight w:val="lightGray"/>
          <w:u w:val="single"/>
          <w:lang w:eastAsia="ja-JP"/>
        </w:rPr>
        <w:t xml:space="preserve"> </w:t>
      </w:r>
      <w:r w:rsidRPr="009F50F3">
        <w:rPr>
          <w:rFonts w:asciiTheme="minorHAnsi" w:eastAsia="Times New Roman" w:hAnsiTheme="minorHAnsi" w:cstheme="minorHAnsi"/>
          <w:highlight w:val="lightGray"/>
          <w:u w:val="single"/>
          <w:lang w:eastAsia="ja-JP"/>
        </w:rPr>
        <w:t>processes across state lines</w:t>
      </w:r>
      <w:r w:rsidRPr="00DD4C74">
        <w:rPr>
          <w:rFonts w:asciiTheme="minorHAnsi" w:eastAsia="Times New Roman" w:hAnsiTheme="minorHAnsi" w:cstheme="minorHAnsi"/>
          <w:sz w:val="16"/>
          <w:lang w:eastAsia="ja-JP"/>
        </w:rPr>
        <w:t xml:space="preserve">. </w:t>
      </w:r>
      <w:r w:rsidRPr="009F50F3">
        <w:rPr>
          <w:rFonts w:asciiTheme="minorHAnsi" w:eastAsia="Times New Roman" w:hAnsiTheme="minorHAnsi" w:cstheme="minorHAnsi"/>
          <w:u w:val="single"/>
          <w:lang w:eastAsia="ja-JP"/>
        </w:rPr>
        <w:t xml:space="preserve">In the case of imported goods, </w:t>
      </w:r>
      <w:r w:rsidRPr="009F50F3">
        <w:rPr>
          <w:rFonts w:asciiTheme="minorHAnsi" w:eastAsia="Times New Roman" w:hAnsiTheme="minorHAnsi" w:cstheme="minorHAnsi"/>
          <w:highlight w:val="lightGray"/>
          <w:u w:val="single"/>
          <w:lang w:eastAsia="ja-JP"/>
        </w:rPr>
        <w:t>a border</w:t>
      </w:r>
      <w:r w:rsidRPr="0028328A">
        <w:rPr>
          <w:rFonts w:asciiTheme="minorHAnsi" w:eastAsia="Times New Roman" w:hAnsiTheme="minorHAnsi" w:cstheme="minorHAnsi"/>
          <w:highlight w:val="lightGray"/>
          <w:u w:val="single"/>
          <w:lang w:eastAsia="ja-JP"/>
        </w:rPr>
        <w:t xml:space="preserve"> </w:t>
      </w:r>
      <w:r w:rsidRPr="009F50F3">
        <w:rPr>
          <w:rFonts w:asciiTheme="minorHAnsi" w:eastAsia="Times New Roman" w:hAnsiTheme="minorHAnsi" w:cstheme="minorHAnsi"/>
          <w:highlight w:val="lightGray"/>
          <w:u w:val="single"/>
          <w:lang w:eastAsia="ja-JP"/>
        </w:rPr>
        <w:t>(adjustment) tax would be in order if the country of origin did not</w:t>
      </w:r>
      <w:r w:rsidRPr="0028328A">
        <w:rPr>
          <w:rFonts w:asciiTheme="minorHAnsi" w:eastAsia="Times New Roman" w:hAnsiTheme="minorHAnsi" w:cstheme="minorHAnsi"/>
          <w:highlight w:val="lightGray"/>
          <w:u w:val="single"/>
          <w:lang w:eastAsia="ja-JP"/>
        </w:rPr>
        <w:t xml:space="preserve"> </w:t>
      </w:r>
      <w:r w:rsidRPr="009F50F3">
        <w:rPr>
          <w:rFonts w:asciiTheme="minorHAnsi" w:eastAsia="Times New Roman" w:hAnsiTheme="minorHAnsi" w:cstheme="minorHAnsi"/>
          <w:highlight w:val="lightGray"/>
          <w:u w:val="single"/>
          <w:lang w:eastAsia="ja-JP"/>
        </w:rPr>
        <w:t>have a corresponding carbon penalty.</w:t>
      </w:r>
      <w:r w:rsidRPr="00DD4C74">
        <w:rPr>
          <w:rFonts w:asciiTheme="minorHAnsi" w:eastAsia="Times New Roman" w:hAnsiTheme="minorHAnsi" w:cstheme="minorHAnsi"/>
          <w:sz w:val="16"/>
          <w:lang w:eastAsia="ja-JP"/>
        </w:rPr>
        <w:t xml:space="preserve"> </w:t>
      </w:r>
      <w:r w:rsidRPr="00DD4C74">
        <w:rPr>
          <w:rFonts w:asciiTheme="minorHAnsi" w:eastAsia="Times New Roman" w:hAnsiTheme="minorHAnsi" w:cstheme="minorHAnsi"/>
          <w:sz w:val="16"/>
          <w:szCs w:val="16"/>
          <w:lang w:eastAsia="ja-JP"/>
        </w:rPr>
        <w:t>Energy users, such as manufacturing firms, may choose to raise prices to pass on the increased cost to customers. However</w:t>
      </w:r>
      <w:r w:rsidRPr="00DD4C74">
        <w:rPr>
          <w:rFonts w:asciiTheme="minorHAnsi" w:eastAsia="Times New Roman" w:hAnsiTheme="minorHAnsi" w:cstheme="minorHAnsi"/>
          <w:sz w:val="16"/>
          <w:lang w:eastAsia="ja-JP"/>
        </w:rPr>
        <w:t xml:space="preserve">, </w:t>
      </w:r>
      <w:r w:rsidRPr="009F50F3">
        <w:rPr>
          <w:rFonts w:asciiTheme="minorHAnsi" w:eastAsia="Times New Roman" w:hAnsiTheme="minorHAnsi" w:cstheme="minorHAnsi"/>
          <w:highlight w:val="lightGray"/>
          <w:u w:val="single"/>
          <w:lang w:eastAsia="ja-JP"/>
        </w:rPr>
        <w:t>if competitors were to opt for</w:t>
      </w:r>
      <w:r w:rsidRPr="0028328A">
        <w:rPr>
          <w:rFonts w:asciiTheme="minorHAnsi" w:eastAsia="Times New Roman" w:hAnsiTheme="minorHAnsi" w:cstheme="minorHAnsi"/>
          <w:highlight w:val="lightGray"/>
          <w:u w:val="single"/>
          <w:lang w:eastAsia="ja-JP"/>
        </w:rPr>
        <w:t xml:space="preserve"> </w:t>
      </w:r>
      <w:r w:rsidRPr="009F50F3">
        <w:rPr>
          <w:rFonts w:asciiTheme="minorHAnsi" w:eastAsia="Times New Roman" w:hAnsiTheme="minorHAnsi" w:cstheme="minorHAnsi"/>
          <w:highlight w:val="lightGray"/>
          <w:u w:val="single"/>
          <w:lang w:eastAsia="ja-JP"/>
        </w:rPr>
        <w:t>renewable energy sources, it would create an incentive to switch to</w:t>
      </w:r>
      <w:r w:rsidRPr="0028328A">
        <w:rPr>
          <w:rFonts w:asciiTheme="minorHAnsi" w:eastAsia="Times New Roman" w:hAnsiTheme="minorHAnsi" w:cstheme="minorHAnsi"/>
          <w:highlight w:val="lightGray"/>
          <w:u w:val="single"/>
          <w:lang w:eastAsia="ja-JP"/>
        </w:rPr>
        <w:t xml:space="preserve"> </w:t>
      </w:r>
      <w:r w:rsidRPr="009F50F3">
        <w:rPr>
          <w:rFonts w:asciiTheme="minorHAnsi" w:eastAsia="Times New Roman" w:hAnsiTheme="minorHAnsi" w:cstheme="minorHAnsi"/>
          <w:highlight w:val="lightGray"/>
          <w:u w:val="single"/>
          <w:lang w:eastAsia="ja-JP"/>
        </w:rPr>
        <w:t>clean energies</w:t>
      </w:r>
      <w:r w:rsidRPr="00DD4C74">
        <w:rPr>
          <w:rFonts w:asciiTheme="minorHAnsi" w:eastAsia="Times New Roman" w:hAnsiTheme="minorHAnsi" w:cstheme="minorHAnsi"/>
          <w:sz w:val="16"/>
          <w:lang w:eastAsia="ja-JP"/>
        </w:rPr>
        <w:t xml:space="preserve">. In any case, a rise in product prices would reflect the true cost of production, inclusive of future costs to society. (The Corporate Average Fuel Economy, or CAFE, standards set an average fleet mileage for major automakers; this is, in effect, a carbon tax with penalties imposed for non-compliance.) Like the carbon tax, </w:t>
      </w:r>
      <w:r w:rsidRPr="00634B06">
        <w:rPr>
          <w:rFonts w:asciiTheme="minorHAnsi" w:eastAsia="Times New Roman" w:hAnsiTheme="minorHAnsi" w:cstheme="minorHAnsi"/>
          <w:highlight w:val="lightGray"/>
          <w:u w:val="single"/>
          <w:lang w:eastAsia="ja-JP"/>
        </w:rPr>
        <w:t>a cap-</w:t>
      </w:r>
      <w:r w:rsidRPr="005A0366">
        <w:rPr>
          <w:rFonts w:asciiTheme="minorHAnsi" w:eastAsia="Times New Roman" w:hAnsiTheme="minorHAnsi" w:cstheme="minorHAnsi"/>
          <w:highlight w:val="lightGray"/>
          <w:u w:val="single"/>
          <w:lang w:eastAsia="ja-JP"/>
        </w:rPr>
        <w:t>and-trade</w:t>
      </w:r>
      <w:r w:rsidRPr="00634B06">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(CAT)</w:t>
      </w:r>
      <w:r w:rsidRPr="00634B06">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regimen sets a</w:t>
      </w:r>
      <w:r w:rsidRPr="00634B06">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price on carbon</w:t>
      </w:r>
      <w:r w:rsidRPr="00DD4C74">
        <w:rPr>
          <w:rFonts w:asciiTheme="minorHAnsi" w:eastAsia="Times New Roman" w:hAnsiTheme="minorHAnsi" w:cstheme="minorHAnsi"/>
          <w:sz w:val="16"/>
          <w:lang w:eastAsia="ja-JP"/>
        </w:rPr>
        <w:t xml:space="preserve">. </w:t>
      </w:r>
      <w:r w:rsidRPr="00DD4C74">
        <w:rPr>
          <w:rFonts w:asciiTheme="minorHAnsi" w:eastAsia="Times New Roman" w:hAnsiTheme="minorHAnsi" w:cstheme="minorHAnsi"/>
          <w:sz w:val="16"/>
          <w:szCs w:val="16"/>
          <w:lang w:eastAsia="ja-JP"/>
        </w:rPr>
        <w:t>However</w:t>
      </w:r>
      <w:r w:rsidRPr="00DD4C74">
        <w:rPr>
          <w:rFonts w:asciiTheme="minorHAnsi" w:eastAsia="Times New Roman" w:hAnsiTheme="minorHAnsi" w:cstheme="minorHAnsi"/>
          <w:sz w:val="16"/>
          <w:lang w:eastAsia="ja-JP"/>
        </w:rPr>
        <w:t xml:space="preserve">, </w:t>
      </w:r>
      <w:r w:rsidRPr="005A0366">
        <w:rPr>
          <w:rFonts w:asciiTheme="minorHAnsi" w:eastAsia="Times New Roman" w:hAnsiTheme="minorHAnsi" w:cstheme="minorHAnsi"/>
          <w:highlight w:val="lightGray"/>
          <w:u w:val="single"/>
          <w:lang w:eastAsia="ja-JP"/>
        </w:rPr>
        <w:t>the tax only kicks in when a preset limit</w:t>
      </w:r>
      <w:r w:rsidRPr="00615867">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on carbon emission (which differs by industry and type of firm) has</w:t>
      </w:r>
      <w:r w:rsidRPr="00615867">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been reached. Firms which exceed the</w:t>
      </w:r>
      <w:r w:rsidRPr="00615867">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cap</w:t>
      </w:r>
      <w:r w:rsidRPr="00615867">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may pay the penalty or</w:t>
      </w:r>
      <w:r w:rsidRPr="00615867">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trade with firms which come in under the</w:t>
      </w:r>
      <w:r w:rsidRPr="00615867">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cap</w:t>
      </w:r>
      <w:r w:rsidRPr="00DD4C74">
        <w:rPr>
          <w:rFonts w:asciiTheme="minorHAnsi" w:eastAsia="Times New Roman" w:hAnsiTheme="minorHAnsi" w:cstheme="minorHAnsi"/>
          <w:sz w:val="16"/>
          <w:lang w:eastAsia="ja-JP"/>
        </w:rPr>
        <w:t xml:space="preserve"> </w:t>
      </w:r>
      <w:r w:rsidRPr="00DD4C74">
        <w:rPr>
          <w:rFonts w:asciiTheme="minorHAnsi" w:eastAsia="Times New Roman" w:hAnsiTheme="minorHAnsi" w:cstheme="minorHAnsi"/>
          <w:sz w:val="16"/>
          <w:szCs w:val="16"/>
          <w:lang w:eastAsia="ja-JP"/>
        </w:rPr>
        <w:t>(EDF (a), 2016). The trading often takes place through intermediaries or by auction as in California, which has operated a CAT system since 2013 (Cap and Trade, 2016).</w:t>
      </w:r>
      <w:r w:rsidRPr="00DD4C74">
        <w:rPr>
          <w:rFonts w:asciiTheme="minorHAnsi" w:eastAsia="Times New Roman" w:hAnsiTheme="minorHAnsi" w:cstheme="minorHAnsi"/>
          <w:sz w:val="16"/>
          <w:lang w:eastAsia="ja-JP"/>
        </w:rPr>
        <w:t xml:space="preserve"> </w:t>
      </w:r>
      <w:r w:rsidRPr="005A0366">
        <w:rPr>
          <w:rFonts w:asciiTheme="minorHAnsi" w:eastAsia="Times New Roman" w:hAnsiTheme="minorHAnsi" w:cstheme="minorHAnsi"/>
          <w:highlight w:val="lightGray"/>
          <w:u w:val="single"/>
          <w:lang w:eastAsia="ja-JP"/>
        </w:rPr>
        <w:t>Its</w:t>
      </w:r>
      <w:r w:rsidRPr="00615867">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emissions</w:t>
      </w:r>
      <w:r w:rsidRPr="00615867">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have fallen</w:t>
      </w:r>
      <w:r w:rsidRPr="00615867">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by about 4% since that time.</w:t>
      </w:r>
      <w:r w:rsidRPr="00615867">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The advantage of a CAT system</w:t>
      </w:r>
      <w:r w:rsidRPr="00615867">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vis-</w:t>
      </w:r>
      <w:r w:rsidRPr="00615867">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à-vis the carbon tax is that it</w:t>
      </w:r>
      <w:r w:rsidRPr="00615867">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 xml:space="preserve">allows businesses a certain “quota” of CO2 </w:t>
      </w:r>
      <w:r w:rsidRPr="00615867">
        <w:rPr>
          <w:rFonts w:asciiTheme="minorHAnsi" w:eastAsia="Times New Roman" w:hAnsiTheme="minorHAnsi" w:cstheme="minorHAnsi"/>
          <w:highlight w:val="lightGray"/>
          <w:u w:val="single"/>
          <w:lang w:eastAsia="ja-JP"/>
        </w:rPr>
        <w:t>emissions,</w:t>
      </w:r>
      <w:r w:rsidRPr="005A0366">
        <w:rPr>
          <w:rFonts w:asciiTheme="minorHAnsi" w:eastAsia="Times New Roman" w:hAnsiTheme="minorHAnsi" w:cstheme="minorHAnsi"/>
          <w:highlight w:val="lightGray"/>
          <w:u w:val="single"/>
          <w:lang w:eastAsia="ja-JP"/>
        </w:rPr>
        <w:t xml:space="preserve"> which means</w:t>
      </w:r>
      <w:r w:rsidRPr="00615867">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costs do not have to rise as long as firms take steps to control</w:t>
      </w:r>
      <w:r w:rsidRPr="00615867">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emissions.</w:t>
      </w:r>
      <w:r w:rsidRPr="00615867">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Another plus is that regulators can progressively lower the</w:t>
      </w:r>
      <w:r w:rsidRPr="00615867">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cap, thus reducing</w:t>
      </w:r>
      <w:r w:rsidRPr="00615867">
        <w:rPr>
          <w:rFonts w:asciiTheme="minorHAnsi" w:eastAsia="Times New Roman" w:hAnsiTheme="minorHAnsi" w:cstheme="minorHAnsi"/>
          <w:highlight w:val="lightGray"/>
          <w:u w:val="single"/>
          <w:lang w:eastAsia="ja-JP"/>
        </w:rPr>
        <w:t xml:space="preserve"> </w:t>
      </w:r>
      <w:r w:rsidRPr="005A0366">
        <w:rPr>
          <w:rFonts w:asciiTheme="minorHAnsi" w:eastAsia="Times New Roman" w:hAnsiTheme="minorHAnsi" w:cstheme="minorHAnsi"/>
          <w:highlight w:val="lightGray"/>
          <w:u w:val="single"/>
          <w:lang w:eastAsia="ja-JP"/>
        </w:rPr>
        <w:t>total emissions</w:t>
      </w:r>
      <w:r w:rsidRPr="00DD4C74">
        <w:rPr>
          <w:rFonts w:asciiTheme="minorHAnsi" w:eastAsia="Times New Roman" w:hAnsiTheme="minorHAnsi" w:cstheme="minorHAnsi"/>
          <w:sz w:val="16"/>
          <w:lang w:eastAsia="ja-JP"/>
        </w:rPr>
        <w:t xml:space="preserve"> </w:t>
      </w:r>
      <w:r w:rsidRPr="00DD4C74">
        <w:rPr>
          <w:rFonts w:asciiTheme="minorHAnsi" w:eastAsia="Times New Roman" w:hAnsiTheme="minorHAnsi" w:cstheme="minorHAnsi"/>
          <w:sz w:val="16"/>
          <w:szCs w:val="16"/>
          <w:lang w:eastAsia="ja-JP"/>
        </w:rPr>
        <w:t>(Roberts, 2011). Problems arise when the cap or price (initial or trading) of carbon are set too low. Under such conditions, it might become less expensive to pay the penalty or the auction/trading price. Despite potential flaws in the system, China is also about to launch a cap- and- trade policy nationwide in an effort to combat the deadly effects of climate change and pollution (EDF(b), 2016) (It may be noted that China’s emissions have already declined due to a transformation in energy production and consumption, as well as an economic slowdown).</w:t>
      </w:r>
      <w:r w:rsidRPr="00DD4C74">
        <w:rPr>
          <w:rFonts w:asciiTheme="minorHAnsi" w:eastAsia="Times New Roman" w:hAnsiTheme="minorHAnsi" w:cstheme="minorHAnsi"/>
          <w:sz w:val="16"/>
          <w:lang w:eastAsia="ja-JP"/>
        </w:rPr>
        <w:t xml:space="preserve"> </w:t>
      </w:r>
      <w:r w:rsidRPr="00615867">
        <w:rPr>
          <w:rFonts w:asciiTheme="minorHAnsi" w:eastAsia="Times New Roman" w:hAnsiTheme="minorHAnsi" w:cstheme="minorHAnsi"/>
          <w:u w:val="single"/>
          <w:lang w:eastAsia="ja-JP"/>
        </w:rPr>
        <w:t xml:space="preserve">Complementing policy initiatives are approaches aimed at </w:t>
      </w:r>
      <w:r w:rsidRPr="006138CE">
        <w:rPr>
          <w:rFonts w:asciiTheme="minorHAnsi" w:eastAsia="Times New Roman" w:hAnsiTheme="minorHAnsi" w:cstheme="minorHAnsi"/>
          <w:u w:val="single"/>
          <w:lang w:eastAsia="ja-JP"/>
        </w:rPr>
        <w:t>rewarding the generation and use of zero</w:t>
      </w:r>
      <w:r>
        <w:rPr>
          <w:rFonts w:asciiTheme="minorHAnsi" w:eastAsia="Times New Roman" w:hAnsiTheme="minorHAnsi" w:cstheme="minorHAnsi"/>
          <w:u w:val="single"/>
          <w:lang w:eastAsia="ja-JP"/>
        </w:rPr>
        <w:t>-</w:t>
      </w:r>
      <w:r w:rsidRPr="006138CE">
        <w:rPr>
          <w:rFonts w:asciiTheme="minorHAnsi" w:eastAsia="Times New Roman" w:hAnsiTheme="minorHAnsi" w:cstheme="minorHAnsi"/>
          <w:u w:val="single"/>
          <w:lang w:eastAsia="ja-JP"/>
        </w:rPr>
        <w:t>carbon energy</w:t>
      </w:r>
      <w:r w:rsidRPr="00DD4C74">
        <w:rPr>
          <w:rFonts w:asciiTheme="minorHAnsi" w:eastAsia="Times New Roman" w:hAnsiTheme="minorHAnsi" w:cstheme="minorHAnsi"/>
          <w:sz w:val="16"/>
          <w:lang w:eastAsia="ja-JP"/>
        </w:rPr>
        <w:t xml:space="preserve">. </w:t>
      </w:r>
      <w:r w:rsidRPr="00DD4C74">
        <w:rPr>
          <w:rFonts w:asciiTheme="minorHAnsi" w:eastAsia="Times New Roman" w:hAnsiTheme="minorHAnsi" w:cstheme="minorHAnsi"/>
          <w:sz w:val="16"/>
          <w:szCs w:val="16"/>
          <w:lang w:eastAsia="ja-JP"/>
        </w:rPr>
        <w:t>Subsidies given to R&amp;D, engineering, and manufacturing activities in wind, solar, geothermal, and battery technology are in place in many countries including Germany, Spain, the United States, China, and India</w:t>
      </w:r>
      <w:r w:rsidRPr="00DD4C74">
        <w:rPr>
          <w:rFonts w:asciiTheme="minorHAnsi" w:eastAsia="Times New Roman" w:hAnsiTheme="minorHAnsi" w:cstheme="minorHAnsi"/>
          <w:sz w:val="16"/>
          <w:lang w:eastAsia="ja-JP"/>
        </w:rPr>
        <w:t xml:space="preserve">. </w:t>
      </w:r>
      <w:r w:rsidRPr="006138CE">
        <w:rPr>
          <w:rFonts w:asciiTheme="minorHAnsi" w:eastAsia="Times New Roman" w:hAnsiTheme="minorHAnsi" w:cstheme="minorHAnsi"/>
          <w:highlight w:val="lightGray"/>
          <w:u w:val="single"/>
          <w:lang w:eastAsia="ja-JP"/>
        </w:rPr>
        <w:t>The use of renewables is fostered by offering incentives such</w:t>
      </w:r>
      <w:r w:rsidRPr="00615867">
        <w:rPr>
          <w:rFonts w:asciiTheme="minorHAnsi" w:eastAsia="Times New Roman" w:hAnsiTheme="minorHAnsi" w:cstheme="minorHAnsi"/>
          <w:highlight w:val="lightGray"/>
          <w:u w:val="single"/>
          <w:lang w:eastAsia="ja-JP"/>
        </w:rPr>
        <w:t xml:space="preserve"> </w:t>
      </w:r>
      <w:r w:rsidRPr="006138CE">
        <w:rPr>
          <w:rFonts w:asciiTheme="minorHAnsi" w:eastAsia="Times New Roman" w:hAnsiTheme="minorHAnsi" w:cstheme="minorHAnsi"/>
          <w:highlight w:val="lightGray"/>
          <w:u w:val="single"/>
          <w:lang w:eastAsia="ja-JP"/>
        </w:rPr>
        <w:t>as tax credits for rooftop solar</w:t>
      </w:r>
      <w:r w:rsidRPr="00DD4C74">
        <w:rPr>
          <w:rFonts w:asciiTheme="minorHAnsi" w:eastAsia="Times New Roman" w:hAnsiTheme="minorHAnsi" w:cstheme="minorHAnsi"/>
          <w:sz w:val="16"/>
          <w:lang w:eastAsia="ja-JP"/>
        </w:rPr>
        <w:t xml:space="preserve"> (often combined with feed- in tariffs, i.e. selling electricity back to the grid at a favorable price), </w:t>
      </w:r>
      <w:r w:rsidRPr="006138CE">
        <w:rPr>
          <w:rFonts w:asciiTheme="minorHAnsi" w:eastAsia="Times New Roman" w:hAnsiTheme="minorHAnsi" w:cstheme="minorHAnsi"/>
          <w:highlight w:val="lightGray"/>
          <w:u w:val="single"/>
          <w:lang w:eastAsia="ja-JP"/>
        </w:rPr>
        <w:t>subsidies</w:t>
      </w:r>
      <w:r w:rsidRPr="00615867">
        <w:rPr>
          <w:rFonts w:asciiTheme="minorHAnsi" w:eastAsia="Times New Roman" w:hAnsiTheme="minorHAnsi" w:cstheme="minorHAnsi"/>
          <w:highlight w:val="lightGray"/>
          <w:u w:val="single"/>
          <w:lang w:eastAsia="ja-JP"/>
        </w:rPr>
        <w:t xml:space="preserve"> </w:t>
      </w:r>
      <w:r w:rsidRPr="006138CE">
        <w:rPr>
          <w:rFonts w:asciiTheme="minorHAnsi" w:eastAsia="Times New Roman" w:hAnsiTheme="minorHAnsi" w:cstheme="minorHAnsi"/>
          <w:highlight w:val="lightGray"/>
          <w:u w:val="single"/>
          <w:lang w:eastAsia="ja-JP"/>
        </w:rPr>
        <w:t>and tax credits offered to large-scale installations such as solar arrays</w:t>
      </w:r>
      <w:r w:rsidRPr="00615867">
        <w:rPr>
          <w:rFonts w:asciiTheme="minorHAnsi" w:eastAsia="Times New Roman" w:hAnsiTheme="minorHAnsi" w:cstheme="minorHAnsi"/>
          <w:highlight w:val="lightGray"/>
          <w:u w:val="single"/>
          <w:lang w:eastAsia="ja-JP"/>
        </w:rPr>
        <w:t xml:space="preserve"> </w:t>
      </w:r>
      <w:r w:rsidRPr="006138CE">
        <w:rPr>
          <w:rFonts w:asciiTheme="minorHAnsi" w:eastAsia="Times New Roman" w:hAnsiTheme="minorHAnsi" w:cstheme="minorHAnsi"/>
          <w:highlight w:val="lightGray"/>
          <w:u w:val="single"/>
          <w:lang w:eastAsia="ja-JP"/>
        </w:rPr>
        <w:t>and wind farms, certification of energy-efficient appliances</w:t>
      </w:r>
      <w:r w:rsidRPr="00DD4C74">
        <w:rPr>
          <w:rFonts w:asciiTheme="minorHAnsi" w:eastAsia="Times New Roman" w:hAnsiTheme="minorHAnsi" w:cstheme="minorHAnsi"/>
          <w:sz w:val="16"/>
          <w:lang w:eastAsia="ja-JP"/>
        </w:rPr>
        <w:t xml:space="preserve"> (“Energy Star”), and so on.</w:t>
      </w:r>
    </w:p>
    <w:p w14:paraId="2FD83F70" w14:textId="29A3644E" w:rsidR="00EA25E8" w:rsidRDefault="00641AFA" w:rsidP="00EA25E8">
      <w:pPr>
        <w:pStyle w:val="Heading3"/>
      </w:pPr>
      <w:r>
        <w:t>Politics NB</w:t>
      </w:r>
    </w:p>
    <w:p w14:paraId="34DAFC44" w14:textId="77777777" w:rsidR="00EA25E8" w:rsidRDefault="00EA25E8" w:rsidP="00EA25E8">
      <w:pPr>
        <w:pStyle w:val="Heading4"/>
      </w:pPr>
      <w:r>
        <w:t>The recent carbon tax bill was introduced by a republican</w:t>
      </w:r>
    </w:p>
    <w:p w14:paraId="37E19BBA" w14:textId="77777777" w:rsidR="00EA25E8" w:rsidRDefault="00EA25E8" w:rsidP="00EA25E8">
      <w:pPr>
        <w:rPr>
          <w:rStyle w:val="Style13ptBold"/>
        </w:rPr>
      </w:pPr>
      <w:r>
        <w:rPr>
          <w:rStyle w:val="Style13ptBold"/>
        </w:rPr>
        <w:t xml:space="preserve">Waters 7/23 </w:t>
      </w:r>
    </w:p>
    <w:p w14:paraId="500C7BB8" w14:textId="4D184A27" w:rsidR="00EA25E8" w:rsidRPr="00EA25E8" w:rsidRDefault="00EA25E8" w:rsidP="00EA25E8">
      <w:r w:rsidRPr="00EA25E8">
        <w:t xml:space="preserve">(Hannah, Hannah Waters is an senior associate editor at Audubon.org, 7/23/18, “Republican Carlos Curbelo Is Ready to Unite Congress Against Climate Change”, </w:t>
      </w:r>
      <w:hyperlink r:id="rId54" w:history="1">
        <w:r w:rsidRPr="00EA25E8">
          <w:rPr>
            <w:rStyle w:val="Hyperlink"/>
          </w:rPr>
          <w:t>https://www.audubon.org/news/republican-carlos-curbelo-ready-unite-congress-against-climate-change</w:t>
        </w:r>
      </w:hyperlink>
      <w:r w:rsidRPr="00EA25E8">
        <w:t xml:space="preserve"> @CaseoutweighsT)</w:t>
      </w:r>
    </w:p>
    <w:p w14:paraId="09F31278" w14:textId="7ED3B1D5" w:rsidR="00EA25E8" w:rsidRDefault="00EA25E8" w:rsidP="00EA25E8">
      <w:pPr>
        <w:rPr>
          <w:u w:val="single"/>
        </w:rPr>
      </w:pPr>
      <w:r w:rsidRPr="00F01218">
        <w:rPr>
          <w:u w:val="single"/>
        </w:rPr>
        <w:t>For Carlos Curbelo, there was no single moment when he decided to start taking climate change seriously. Instead, as he describes it, it was a slow drip, one impossible for the Republican Congressman to miss in his South Florida district</w:t>
      </w:r>
      <w:r w:rsidRPr="00B64695">
        <w:rPr>
          <w:sz w:val="16"/>
        </w:rPr>
        <w:t>, which encompasses the Florida Keys, the Everglades, and southwest Miami-Dade County. There are the increasing King Tides that spill seawater onto roads and yards, sometimes gurgling up through manhole covers, even on rainless sunny days. There are worries and reports of saltwater intrusion, as seawater creeps into underground aquifers and threatens drinking-water supplies. And there are the costs borne by local communities forced to install sophisticated pump systems, elevate roads, and erect coastal infrastructure to resist sea-level rise. Where he’s from, there’s no denying that climate change is real, it’s manmade, and its impacts are not some far distant threat, but already manifesting. “For me, it’s the daily observation of what’s happening in our community. It’s starting to have a real impact on people’s lives,” Curbelo told Audubon over the phone last week. “</w:t>
      </w:r>
      <w:r w:rsidRPr="00F01218">
        <w:rPr>
          <w:u w:val="single"/>
        </w:rPr>
        <w:t>This is not an academic discussion for those of us who live in South Florida. This is a local issue that is becoming a local challenge, but that also requires national and global action.” Now, the 38-year-old Congressman is taking his local problem to the national stage. Today he introduced legislation to Congress—called the MARKET CHOICE Act—that would eliminate the gas tax and replace it with a tax on carbon emissions, starting at a rate of $24 per metric ton and increasing each year.</w:t>
      </w:r>
    </w:p>
    <w:p w14:paraId="1A5A32F7" w14:textId="1161E781" w:rsidR="00B75726" w:rsidRDefault="00B75726" w:rsidP="00EA25E8">
      <w:pPr>
        <w:rPr>
          <w:u w:val="single"/>
        </w:rPr>
      </w:pPr>
    </w:p>
    <w:p w14:paraId="7D983F4D" w14:textId="77777777" w:rsidR="00B75726" w:rsidRDefault="00B75726" w:rsidP="00B75726">
      <w:pPr>
        <w:pStyle w:val="Heading4"/>
      </w:pPr>
      <w:r>
        <w:t xml:space="preserve">Carbon Tax may result in horsetrading, but it would only be horsetraded for taxes, less regulation, infrastructure development, or subsidies </w:t>
      </w:r>
    </w:p>
    <w:p w14:paraId="54C15ABE" w14:textId="77777777" w:rsidR="00B75726" w:rsidRDefault="00B75726" w:rsidP="00B75726">
      <w:pPr>
        <w:rPr>
          <w:rStyle w:val="Style13ptBold"/>
        </w:rPr>
      </w:pPr>
      <w:r>
        <w:rPr>
          <w:rStyle w:val="Style13ptBold"/>
        </w:rPr>
        <w:t xml:space="preserve">Cushman 7/25 </w:t>
      </w:r>
    </w:p>
    <w:p w14:paraId="18C308E9" w14:textId="77777777" w:rsidR="00B75726" w:rsidRPr="00F9682B" w:rsidRDefault="00B75726" w:rsidP="00B75726">
      <w:r w:rsidRPr="00F9682B">
        <w:t xml:space="preserve">(John H., Jack Cushman is an editor and reporter for InsideClimate News. Before joining ICN, he worked for 35 years as a writer and editor in Washington, D.C., principally with the Washington bureau of The New York Times. Cushman has written extensively about energy, the environment, industry and military affairs, also covering financial and transportation beats, and editing articles across the full spectrum of national and international policy. He served on the board of governors of the National Press Club and was its president in the year 2000. He is the author of "Keystone and Beyond: Tar Sands and the National Interest in the Era of Climate Change, 7/25/18, “Carbon Tax and the Art of the Deal: Time for Some Horse-Trading”, </w:t>
      </w:r>
      <w:hyperlink r:id="rId55" w:history="1">
        <w:r w:rsidRPr="00F9682B">
          <w:rPr>
            <w:rStyle w:val="Hyperlink"/>
          </w:rPr>
          <w:t>https://insideclimatenews.org/news/25072018/republican-carbon-tax-bill-carlos-curbelo-congress-climate-change-regulation-highway-funding-gas-trade-offs</w:t>
        </w:r>
      </w:hyperlink>
      <w:r w:rsidRPr="00F9682B">
        <w:t xml:space="preserve"> @CaseoutweighsT)</w:t>
      </w:r>
    </w:p>
    <w:p w14:paraId="0D399CFA" w14:textId="77777777" w:rsidR="00B75726" w:rsidRPr="007C462E" w:rsidRDefault="00B75726" w:rsidP="00B75726">
      <w:pPr>
        <w:rPr>
          <w:sz w:val="16"/>
        </w:rPr>
      </w:pPr>
      <w:r w:rsidRPr="007C462E">
        <w:rPr>
          <w:sz w:val="16"/>
        </w:rPr>
        <w:t xml:space="preserve">Without some give and take, this carbon tax bill is likely to go where all others have landed: nowhere. Rep. Carlos Curbelo's bill would set a tax on carbon emissions starting at $24 per ton in 2020. The tax would rise 2 percent a year above inflation until 2030. It would go up an additional $2 a ton in any year when emissions failed to fall. As carbon prices go, this is pretty low. </w:t>
      </w:r>
      <w:r w:rsidRPr="006B0129">
        <w:rPr>
          <w:u w:val="single"/>
        </w:rPr>
        <w:t>Curbelo also put together some novel ways to spend the money—chosen</w:t>
      </w:r>
      <w:r w:rsidRPr="007C462E">
        <w:rPr>
          <w:sz w:val="16"/>
        </w:rPr>
        <w:t xml:space="preserve">, the Florida Republican admitted, largely </w:t>
      </w:r>
      <w:r w:rsidRPr="006B0129">
        <w:rPr>
          <w:u w:val="single"/>
        </w:rPr>
        <w:t>for raw political appeal. Most of the revenues would be spent modernizing highways, but at minimal additional expense to drivers. That's because it would repeal the federal excise tax on gasoline. The carbon tax would be imposed not just on motorists, but across the entire economy in an effort to dial back the human drivers of climate change</w:t>
      </w:r>
      <w:r w:rsidRPr="007C462E">
        <w:rPr>
          <w:sz w:val="16"/>
        </w:rPr>
        <w:t xml:space="preserve">. </w:t>
      </w:r>
      <w:r w:rsidRPr="006B0129">
        <w:rPr>
          <w:u w:val="single"/>
        </w:rPr>
        <w:t>Some of the remaining revenues would go to other needs that are popular in one constituency or another: income assistance for the poor, flood protection for coastal cities threatened by sea level rise and extreme weather as the climate warms, retraining for coal miners and the like. But these amounts would be mere fractions of the highway spending.</w:t>
      </w:r>
      <w:r w:rsidRPr="007C462E">
        <w:rPr>
          <w:sz w:val="16"/>
        </w:rPr>
        <w:t xml:space="preserve"> "Those invested in the depressing paradigm of bipolar politics will dismiss it summarily," Curbelo said at a Washington event to discuss the proposal. "It's probably going to require bipartisan support to get it done." So what would it take to get that bipartisan support? Here are a few areas where the horse-trading may be especially intense as carbon tax advocates attempt to bridge some profound political divisions. Tax and Spend, or Carbon Dividend</w:t>
      </w:r>
      <w:r w:rsidRPr="006B0129">
        <w:rPr>
          <w:u w:val="single"/>
        </w:rPr>
        <w:t>? Most recent carbon tax proposals have been revenue neutral—they would recycle the money they raise back to taxpayers, rather than spending it on government programs. That was the case with the other prominent Republican proposal floated recently by a group of conservative elder statesmen who called it a "carbon dividend."</w:t>
      </w:r>
      <w:r w:rsidRPr="007C462E">
        <w:rPr>
          <w:sz w:val="16"/>
        </w:rPr>
        <w:t xml:space="preserve"> Even Democrats in the Senate, led by two climate hawks, took that approach in their own proposal to tax carbon and funnel the money back in tax breaks. Curbelo's proposal is just the opposite: </w:t>
      </w:r>
      <w:r w:rsidRPr="006B0129">
        <w:rPr>
          <w:u w:val="single"/>
        </w:rPr>
        <w:t>a frank tax-and-spend approach in which the only money returned to taxpayers is a sliver funneled to low-income households, while the lion's share is spent on highways.</w:t>
      </w:r>
      <w:r w:rsidRPr="007C462E">
        <w:rPr>
          <w:sz w:val="16"/>
        </w:rPr>
        <w:t xml:space="preserve"> </w:t>
      </w:r>
      <w:r w:rsidRPr="006B0129">
        <w:rPr>
          <w:b/>
          <w:u w:val="single"/>
        </w:rPr>
        <w:t>One potential horse trade: To gain support of conservatives, increase the share of money that's recycled through tax cuts</w:t>
      </w:r>
      <w:r w:rsidRPr="007C462E">
        <w:rPr>
          <w:sz w:val="16"/>
        </w:rPr>
        <w:t xml:space="preserve">. Gas Taxes and Highway Dollars </w:t>
      </w:r>
      <w:r w:rsidRPr="006B0129">
        <w:rPr>
          <w:u w:val="single"/>
        </w:rPr>
        <w:t>The main novelty in Curbelo's plan is the creation of a new funding mechanism for highways and mass transit, replacing a trust fund financed mostly by gas taxes with one paid for by putting a price on carbon.</w:t>
      </w:r>
      <w:r w:rsidRPr="007C462E">
        <w:rPr>
          <w:sz w:val="16"/>
        </w:rPr>
        <w:t xml:space="preserve"> Gas tax revenues have fallen as cars get better mileage, </w:t>
      </w:r>
      <w:r w:rsidRPr="006B0129">
        <w:rPr>
          <w:u w:val="single"/>
        </w:rPr>
        <w:t>and Congress, unwilling to raise gas taxes, has had to cough up general revenues to cover the gap. Curbelo calls his "tax swap" an act of political pragmatism. He believes that Democrats and Republicans both want to spur infrastructure spending and lack only a way to pay for it.</w:t>
      </w:r>
      <w:r w:rsidRPr="007C462E">
        <w:rPr>
          <w:sz w:val="16"/>
        </w:rPr>
        <w:t xml:space="preserve"> </w:t>
      </w:r>
      <w:r w:rsidRPr="006B0129">
        <w:rPr>
          <w:u w:val="single"/>
        </w:rPr>
        <w:t>That burden would now be put on the back of a carbon tax</w:t>
      </w:r>
      <w:r w:rsidRPr="007C462E">
        <w:rPr>
          <w:sz w:val="16"/>
        </w:rPr>
        <w:t xml:space="preserve">. But some environmentalists bristle at the way Curbelo finesses the financing. His bill puts only a modest additional cost on drivers, creating little incentive to drive less or buy cleaner cars. As a result, it is expected to produce only modest emissions reductions from the transportation sector. To some, it seems unfair that so much of the new revenue this bill would spend on highways comes not from motor fuels but from other sources of greenhouse gas pollution, like the burning of coal and other fossil fuels by power companies and utilities. </w:t>
      </w:r>
      <w:r w:rsidRPr="006B0129">
        <w:rPr>
          <w:b/>
          <w:u w:val="single"/>
        </w:rPr>
        <w:t>The horse trade: Congress could leave existing excise taxes on transportation fuels in place, and expand the transportation infrastructure programs with a booster shot of new carbon-tax money</w:t>
      </w:r>
      <w:r w:rsidRPr="007C462E">
        <w:rPr>
          <w:sz w:val="16"/>
        </w:rPr>
        <w:t xml:space="preserve">. Then it could spread the infrastructure spending around on other programs, like modernizing the electrical grid. Where to Spend the Rest of the Money? Curbelo's bill is expected to raise about $1 trillion between 2020 and 2030. If less of it is put into highways, and the gas tax isn't abolished, how might the remainder be allocated? </w:t>
      </w:r>
      <w:r w:rsidRPr="006B0129">
        <w:rPr>
          <w:u w:val="single"/>
        </w:rPr>
        <w:t>This is a wide open field for horse-trading. Corporations will argue that a fair chunk of it should be returned to them in another round of corporate tax cuts. And some economists argue that this, indeed, would be the most economically efficient way to recycle carbon tax revenues</w:t>
      </w:r>
      <w:r w:rsidRPr="007C462E">
        <w:rPr>
          <w:sz w:val="16"/>
        </w:rPr>
        <w:t xml:space="preserve">. But corporations just got a rich tax cut from President Trump and the Republicans. Democrats would probably favor various federal spending programs meant to stimulate green energy or conservation. Curbelo's bill offers only modest support for spending on advanced energy research. Compared to spending 70 percent of the available money for highways, he offers just 0.5 percent to ARPA–E, the Advanced Research Projects Agency–Energy, which Trump wanted to flat out eliminate. </w:t>
      </w:r>
      <w:r w:rsidRPr="006B0129">
        <w:rPr>
          <w:u w:val="single"/>
        </w:rPr>
        <w:t>Curbelo has several other priorities for spending the remainder, but these could also be open to trading: 10 percent would become grants to the states to help poor people pay their energy bills</w:t>
      </w:r>
      <w:r w:rsidRPr="007C462E">
        <w:rPr>
          <w:sz w:val="16"/>
        </w:rPr>
        <w:t>. That's a matter of fairness, and also an inoculation against some of the panic that would ensue as energy prices go up because of taxes. (</w:t>
      </w:r>
      <w:r w:rsidRPr="006B0129">
        <w:rPr>
          <w:u w:val="single"/>
        </w:rPr>
        <w:t>His formula for doling out the money state by state might need to be renegotiated to draw votes.) 5 percent would be set aside to shore up coastal flood defenses. (Curbelo represents a vulnerable, flood-prone South Florida district.) 3 percent would be for retraining workers, mainly those like coal miners who lose their jobs as the economy cuts carbon emissions.</w:t>
      </w:r>
      <w:r w:rsidRPr="007C462E">
        <w:rPr>
          <w:sz w:val="16"/>
        </w:rPr>
        <w:t xml:space="preserve"> (That has special appeal in Appalachian and other coal states</w:t>
      </w:r>
      <w:r w:rsidRPr="006B0129">
        <w:rPr>
          <w:u w:val="single"/>
        </w:rPr>
        <w:t>.) 2.5 percent would be for modernization of airports and air traffic control, with possible efficiency gains resulting.</w:t>
      </w:r>
      <w:r w:rsidRPr="007C462E">
        <w:rPr>
          <w:sz w:val="16"/>
        </w:rPr>
        <w:t xml:space="preserve"> (These are paid for by fuel taxes, which would be abolished under the plan, as well as by ticket taxes.) </w:t>
      </w:r>
      <w:r w:rsidRPr="006B0129">
        <w:rPr>
          <w:u w:val="single"/>
        </w:rPr>
        <w:t>2.5 percent would go to environmental incentives for farmers, plus another 0.5 percent for other Farm Bill conservation programs such as building up soils and reducing methane pollution.</w:t>
      </w:r>
      <w:r w:rsidRPr="007C462E">
        <w:rPr>
          <w:sz w:val="16"/>
        </w:rPr>
        <w:t xml:space="preserve"> (Farm state votes matter, especially in the Senate</w:t>
      </w:r>
      <w:r w:rsidRPr="006B0129">
        <w:rPr>
          <w:u w:val="single"/>
        </w:rPr>
        <w:t>.) 2 percent or less would go to each of the following: reclaiming abandoned mines</w:t>
      </w:r>
      <w:r w:rsidRPr="007C462E">
        <w:rPr>
          <w:sz w:val="16"/>
        </w:rPr>
        <w:t xml:space="preserve"> (benefitting coal states</w:t>
      </w:r>
      <w:r w:rsidRPr="006B0129">
        <w:rPr>
          <w:u w:val="single"/>
        </w:rPr>
        <w:t>); weatherization of homes</w:t>
      </w:r>
      <w:r w:rsidRPr="007C462E">
        <w:rPr>
          <w:sz w:val="16"/>
        </w:rPr>
        <w:t xml:space="preserve"> (a perennial favorite in places like New England); </w:t>
      </w:r>
      <w:r w:rsidRPr="006B0129">
        <w:rPr>
          <w:u w:val="single"/>
        </w:rPr>
        <w:t>and various forms of carbon capture and sequestration</w:t>
      </w:r>
      <w:r w:rsidRPr="007C462E">
        <w:rPr>
          <w:sz w:val="16"/>
        </w:rPr>
        <w:t xml:space="preserve"> (a fossil-fuel boon). A pittance would be set aside for research into advanced batteries, cleaning up leaking underground storage tanks and for other odds and ends. </w:t>
      </w:r>
      <w:r w:rsidRPr="006B0129">
        <w:rPr>
          <w:b/>
          <w:u w:val="single"/>
        </w:rPr>
        <w:t xml:space="preserve">All of this is open for horse-trading. </w:t>
      </w:r>
      <w:r w:rsidRPr="007C462E">
        <w:rPr>
          <w:sz w:val="16"/>
        </w:rPr>
        <w:t xml:space="preserve">Nuclear, anyone? </w:t>
      </w:r>
    </w:p>
    <w:p w14:paraId="73FAF50F" w14:textId="77777777" w:rsidR="00B75726" w:rsidRDefault="00B75726" w:rsidP="00EA25E8">
      <w:pPr>
        <w:rPr>
          <w:u w:val="single"/>
        </w:rPr>
      </w:pPr>
    </w:p>
    <w:p w14:paraId="0B00B2E0" w14:textId="1295EC2F" w:rsidR="00EA25E8" w:rsidRPr="00EA25E8" w:rsidRDefault="00B75726" w:rsidP="00B75726">
      <w:pPr>
        <w:pStyle w:val="Heading3"/>
      </w:pPr>
      <w:r>
        <w:t xml:space="preserve"> Wall DA NB</w:t>
      </w:r>
    </w:p>
    <w:p w14:paraId="35681708" w14:textId="0635E0ED" w:rsidR="008D26B9" w:rsidRDefault="00220B7F" w:rsidP="0042047E">
      <w:pPr>
        <w:pStyle w:val="Heading2"/>
      </w:pPr>
      <w:r>
        <w:t>Redef</w:t>
      </w:r>
      <w:r w:rsidR="008D26B9">
        <w:t>ine Refugee CP</w:t>
      </w:r>
    </w:p>
    <w:p w14:paraId="14B51AE2" w14:textId="04DE6D8B" w:rsidR="008D26B9" w:rsidRDefault="002F67C3" w:rsidP="008D26B9">
      <w:pPr>
        <w:pStyle w:val="Heading4"/>
      </w:pPr>
      <w:r>
        <w:t>Text</w:t>
      </w:r>
      <w:r w:rsidR="000F146D">
        <w:t>: The United States federal government</w:t>
      </w:r>
      <w:r w:rsidR="008D26B9">
        <w:t xml:space="preserve"> should </w:t>
      </w:r>
      <w:r w:rsidR="000F146D">
        <w:t>amend its definition of</w:t>
      </w:r>
      <w:r w:rsidR="008D26B9">
        <w:t xml:space="preserve"> refugee to include </w:t>
      </w:r>
      <w:r w:rsidR="000F146D">
        <w:t>environmentally displaced persons</w:t>
      </w:r>
      <w:r>
        <w:t>.</w:t>
      </w:r>
    </w:p>
    <w:p w14:paraId="02D4FE7C" w14:textId="77777777" w:rsidR="008D26B9" w:rsidRDefault="008D26B9" w:rsidP="008D26B9">
      <w:pPr>
        <w:pStyle w:val="Heading4"/>
      </w:pPr>
      <w:r>
        <w:t>Solves the aff without adding a new visa category</w:t>
      </w:r>
    </w:p>
    <w:p w14:paraId="40339F3B" w14:textId="6AF4AD20" w:rsidR="008D26B9" w:rsidRPr="001D37A2" w:rsidRDefault="008D26B9" w:rsidP="008D26B9">
      <w:pPr>
        <w:rPr>
          <w:bCs/>
        </w:rPr>
      </w:pPr>
      <w:r>
        <w:rPr>
          <w:rStyle w:val="Style13ptBold"/>
        </w:rPr>
        <w:t>Gauthier 16 (Matthew, Student at North Carolina School of Law, 2016, “</w:t>
      </w:r>
      <w:r>
        <w:t xml:space="preserve">Climate Refugees and International Law: Legal Frameworks and Proposals in the US and Abroad”, </w:t>
      </w:r>
      <w:hyperlink r:id="rId56" w:history="1">
        <w:r w:rsidR="008F44E8" w:rsidRPr="00212ABE">
          <w:rPr>
            <w:rStyle w:val="Hyperlink"/>
          </w:rPr>
          <w:t>http://studentorgs.law.unc.edu/documents/elp/2016/m_gauthier.pdf</w:t>
        </w:r>
      </w:hyperlink>
      <w:r w:rsidR="008F44E8">
        <w:t>, accessed on 7/20/18, CaseoutweighsT</w:t>
      </w:r>
      <w:r>
        <w:t>)</w:t>
      </w:r>
    </w:p>
    <w:p w14:paraId="17707F84" w14:textId="77777777" w:rsidR="008D26B9" w:rsidRPr="0040731B" w:rsidRDefault="008D26B9" w:rsidP="008D26B9">
      <w:pPr>
        <w:rPr>
          <w:sz w:val="12"/>
        </w:rPr>
      </w:pPr>
      <w:r w:rsidRPr="0040731B">
        <w:rPr>
          <w:sz w:val="12"/>
        </w:rPr>
        <w:t xml:space="preserve">There is one final important characteristic of US immigration law to consider. </w:t>
      </w:r>
      <w:r w:rsidRPr="001D37A2">
        <w:rPr>
          <w:u w:val="single"/>
        </w:rPr>
        <w:t>The US</w:t>
      </w:r>
      <w:r w:rsidRPr="0040731B">
        <w:rPr>
          <w:sz w:val="12"/>
        </w:rPr>
        <w:t xml:space="preserve"> (as well as other nations) </w:t>
      </w:r>
      <w:r w:rsidRPr="001D37A2">
        <w:rPr>
          <w:u w:val="single"/>
        </w:rPr>
        <w:t>could unilaterally change its definition of “refugee” to include climate refugees.30 With or without the international community, the US could choose to allow climate refugees under its existing immigration framework</w:t>
      </w:r>
      <w:r w:rsidRPr="0040731B">
        <w:rPr>
          <w:sz w:val="12"/>
        </w:rPr>
        <w:t xml:space="preserve">. </w:t>
      </w:r>
      <w:r w:rsidRPr="001D37A2">
        <w:rPr>
          <w:u w:val="single"/>
        </w:rPr>
        <w:t>This option will become more viable if the movement toward an international framework continues to falter</w:t>
      </w:r>
      <w:r w:rsidRPr="0040731B">
        <w:rPr>
          <w:sz w:val="12"/>
        </w:rPr>
        <w:t>. Of course, this would likely require legislative action by Congress.31 Senator Brian Schatz of Hawaii attempted to add a climate refugee amendment to a comprehensive immigration reform bill Congress considered in 2013.32 This amendment would have allowed the Secretary of the Department of Homeland Security to designate certain climate refuges as stateless persons, thus entitling those persons to conditional lawful status while applying for permanent resident status.33 However, Congress did not adopt this reform bill. 34 At this point, any further change in US policy on climate migration is unlikely35</w:t>
      </w:r>
    </w:p>
    <w:p w14:paraId="715994F9" w14:textId="77777777" w:rsidR="008D26B9" w:rsidRPr="008D26B9" w:rsidRDefault="008D26B9" w:rsidP="008D26B9"/>
    <w:p w14:paraId="21846376" w14:textId="5788A03E" w:rsidR="0042047E" w:rsidRDefault="0042047E" w:rsidP="0042047E">
      <w:pPr>
        <w:pStyle w:val="Heading2"/>
      </w:pPr>
      <w:r>
        <w:t>Climate Refugee Protection and Resettlement Fund CP</w:t>
      </w:r>
    </w:p>
    <w:p w14:paraId="6EE86567" w14:textId="77777777" w:rsidR="0042047E" w:rsidRPr="0042047E" w:rsidRDefault="0042047E" w:rsidP="0042047E">
      <w:pPr>
        <w:pStyle w:val="Heading3"/>
      </w:pPr>
      <w:r>
        <w:t>Solvency</w:t>
      </w:r>
    </w:p>
    <w:p w14:paraId="648721D1" w14:textId="77777777" w:rsidR="0042047E" w:rsidRPr="00012304" w:rsidRDefault="0042047E" w:rsidP="0042047E">
      <w:pPr>
        <w:keepNext/>
        <w:keepLines/>
        <w:spacing w:before="40" w:after="0"/>
        <w:outlineLvl w:val="3"/>
        <w:rPr>
          <w:rFonts w:eastAsia="Times New Roman" w:cs="Times New Roman"/>
          <w:b/>
          <w:iCs/>
          <w:sz w:val="26"/>
        </w:rPr>
      </w:pPr>
      <w:r>
        <w:rPr>
          <w:rFonts w:eastAsia="Times New Roman" w:cs="Times New Roman"/>
          <w:b/>
          <w:iCs/>
          <w:sz w:val="26"/>
        </w:rPr>
        <w:t>A shared fund for climate refugees based on shared responsibility for climate change solves the case</w:t>
      </w:r>
    </w:p>
    <w:p w14:paraId="2F294371" w14:textId="77777777" w:rsidR="0042047E" w:rsidRPr="00012304" w:rsidRDefault="0042047E" w:rsidP="0042047E">
      <w:pPr>
        <w:rPr>
          <w:rFonts w:ascii="Georgia" w:eastAsia="Calibri" w:hAnsi="Georgia" w:cs="Times New Roman"/>
          <w:color w:val="000000"/>
          <w:sz w:val="12"/>
          <w:szCs w:val="18"/>
          <w:shd w:val="clear" w:color="auto" w:fill="FFFFFF"/>
        </w:rPr>
      </w:pPr>
      <w:r w:rsidRPr="00012304">
        <w:rPr>
          <w:rFonts w:eastAsia="Calibri" w:cs="Times New Roman"/>
          <w:b/>
          <w:iCs/>
          <w:u w:val="single"/>
        </w:rPr>
        <w:t>Biermann and Boas 08</w:t>
      </w:r>
      <w:r w:rsidRPr="00012304">
        <w:rPr>
          <w:rFonts w:eastAsia="Calibri" w:cs="Times New Roman"/>
          <w:sz w:val="16"/>
        </w:rPr>
        <w:t xml:space="preserve">  (Frank Biermann a &amp; Ingrid Boas 2008- The Department of Environmental Policy Analysis at the Institute for Environmental Studies, Vrije Universiteit Amsterdam, the Netherlands- “Protecting Climate Refugees: The Case for a Global Protocol, Environment: Science and Policy for Sustainable Development, pg. 8-9)</w:t>
      </w:r>
      <w:r w:rsidRPr="00012304">
        <w:rPr>
          <w:rFonts w:ascii="Georgia" w:eastAsia="Calibri" w:hAnsi="Georgia" w:cs="Times New Roman"/>
          <w:color w:val="000000"/>
          <w:sz w:val="20"/>
          <w:szCs w:val="18"/>
        </w:rPr>
        <w:br/>
      </w:r>
    </w:p>
    <w:p w14:paraId="5D0D0AD5" w14:textId="7E45CFA7" w:rsidR="0042047E" w:rsidRDefault="0042047E" w:rsidP="0042047E">
      <w:pPr>
        <w:rPr>
          <w:rFonts w:ascii="Georgia" w:eastAsia="Calibri" w:hAnsi="Georgia" w:cs="Times New Roman"/>
          <w:color w:val="000000"/>
          <w:sz w:val="20"/>
          <w:szCs w:val="18"/>
          <w:u w:val="single"/>
          <w:shd w:val="clear" w:color="auto" w:fill="FFFFFF"/>
        </w:rPr>
      </w:pPr>
      <w:r w:rsidRPr="00012304">
        <w:rPr>
          <w:rFonts w:ascii="Georgia" w:eastAsia="Calibri" w:hAnsi="Georgia" w:cs="Times New Roman"/>
          <w:color w:val="000000"/>
          <w:sz w:val="12"/>
          <w:szCs w:val="18"/>
          <w:shd w:val="clear" w:color="auto" w:fill="FFFFFF"/>
        </w:rPr>
        <w:t>Resettlement of millions of people will require additional and, most likely, substantial funds. Institutionally</w:t>
      </w:r>
      <w:r w:rsidRPr="00012304">
        <w:rPr>
          <w:rFonts w:ascii="Georgia" w:eastAsia="Calibri" w:hAnsi="Georgia" w:cs="Times New Roman"/>
          <w:color w:val="000000"/>
          <w:sz w:val="16"/>
          <w:szCs w:val="18"/>
          <w:shd w:val="clear" w:color="auto" w:fill="FFFFFF"/>
        </w:rPr>
        <w:t xml:space="preserve">, </w:t>
      </w:r>
      <w:r w:rsidRPr="00012304">
        <w:rPr>
          <w:rFonts w:ascii="Georgia" w:eastAsia="Calibri" w:hAnsi="Georgia" w:cs="Times New Roman"/>
          <w:color w:val="000000"/>
          <w:sz w:val="20"/>
          <w:szCs w:val="18"/>
          <w:u w:val="single"/>
          <w:shd w:val="clear" w:color="auto" w:fill="FFFFFF"/>
        </w:rPr>
        <w:t>the best governance mechanism would be a separate fund,</w:t>
      </w:r>
      <w:r w:rsidRPr="00012304">
        <w:rPr>
          <w:rFonts w:ascii="Georgia" w:eastAsia="Calibri" w:hAnsi="Georgia" w:cs="Times New Roman"/>
          <w:color w:val="000000"/>
          <w:sz w:val="20"/>
          <w:szCs w:val="18"/>
          <w:shd w:val="clear" w:color="auto" w:fill="FFFFFF"/>
        </w:rPr>
        <w:t xml:space="preserve"> </w:t>
      </w:r>
      <w:r w:rsidRPr="00012304">
        <w:rPr>
          <w:rFonts w:ascii="Georgia" w:eastAsia="Calibri" w:hAnsi="Georgia" w:cs="Times New Roman"/>
          <w:color w:val="000000"/>
          <w:sz w:val="10"/>
          <w:szCs w:val="18"/>
          <w:shd w:val="clear" w:color="auto" w:fill="FFFFFF"/>
        </w:rPr>
        <w:t xml:space="preserve">which might be </w:t>
      </w:r>
      <w:r w:rsidRPr="00012304">
        <w:rPr>
          <w:rFonts w:ascii="Georgia" w:eastAsia="Calibri" w:hAnsi="Georgia" w:cs="Times New Roman"/>
          <w:color w:val="000000"/>
          <w:sz w:val="20"/>
          <w:szCs w:val="18"/>
          <w:u w:val="single"/>
          <w:shd w:val="clear" w:color="auto" w:fill="FFFFFF"/>
        </w:rPr>
        <w:t>called the “Climate Refugee Protection and Resettlement Fund.</w:t>
      </w:r>
      <w:r w:rsidRPr="00012304">
        <w:rPr>
          <w:rFonts w:ascii="Georgia" w:eastAsia="Calibri" w:hAnsi="Georgia" w:cs="Times New Roman"/>
          <w:color w:val="000000"/>
          <w:sz w:val="20"/>
          <w:szCs w:val="18"/>
          <w:shd w:val="clear" w:color="auto" w:fill="FFFFFF"/>
        </w:rPr>
        <w:t>”</w:t>
      </w:r>
      <w:r w:rsidRPr="00012304">
        <w:rPr>
          <w:rFonts w:ascii="Georgia" w:eastAsia="Calibri" w:hAnsi="Georgia" w:cs="Times New Roman"/>
          <w:color w:val="000000"/>
          <w:sz w:val="14"/>
          <w:shd w:val="clear" w:color="auto" w:fill="FFFFFF"/>
          <w:vertAlign w:val="superscript"/>
        </w:rPr>
        <w:t>34</w:t>
      </w:r>
      <w:r w:rsidRPr="00012304">
        <w:rPr>
          <w:rFonts w:ascii="Georgia" w:eastAsia="Calibri" w:hAnsi="Georgia" w:cs="Times New Roman"/>
          <w:color w:val="000000"/>
          <w:sz w:val="10"/>
          <w:szCs w:val="18"/>
          <w:shd w:val="clear" w:color="auto" w:fill="FFFFFF"/>
        </w:rPr>
        <w:t> While one could link the operational aspects of this fund with existing financial mechanisms to increase efficiency</w:t>
      </w:r>
      <w:r w:rsidRPr="00012304">
        <w:rPr>
          <w:rFonts w:ascii="Georgia" w:eastAsia="Calibri" w:hAnsi="Georgia" w:cs="Times New Roman"/>
          <w:color w:val="000000"/>
          <w:sz w:val="14"/>
          <w:szCs w:val="18"/>
          <w:shd w:val="clear" w:color="auto" w:fill="FFFFFF"/>
        </w:rPr>
        <w:t xml:space="preserve">, </w:t>
      </w:r>
      <w:r w:rsidRPr="00012304">
        <w:rPr>
          <w:rFonts w:ascii="Georgia" w:eastAsia="Calibri" w:hAnsi="Georgia" w:cs="Times New Roman"/>
          <w:color w:val="000000"/>
          <w:sz w:val="20"/>
          <w:szCs w:val="18"/>
          <w:u w:val="single"/>
          <w:shd w:val="clear" w:color="auto" w:fill="FFFFFF"/>
        </w:rPr>
        <w:t>the governance of the fund should be independent and stand under the authority of the meeting of the parties to the climate refugee protocol</w:t>
      </w:r>
      <w:r w:rsidRPr="00012304">
        <w:rPr>
          <w:rFonts w:ascii="Georgia" w:eastAsia="Calibri" w:hAnsi="Georgia" w:cs="Times New Roman"/>
          <w:color w:val="000000"/>
          <w:sz w:val="20"/>
          <w:szCs w:val="18"/>
          <w:shd w:val="clear" w:color="auto" w:fill="FFFFFF"/>
        </w:rPr>
        <w:t xml:space="preserve">. </w:t>
      </w:r>
      <w:r w:rsidRPr="00012304">
        <w:rPr>
          <w:rFonts w:ascii="Georgia" w:eastAsia="Calibri" w:hAnsi="Georgia" w:cs="Times New Roman"/>
          <w:color w:val="000000"/>
          <w:sz w:val="12"/>
          <w:szCs w:val="18"/>
          <w:shd w:val="clear" w:color="auto" w:fill="FFFFFF"/>
        </w:rPr>
        <w:t>To generate the funds needed, the Climate Refugee Protection and Resettlement Fund could be coupled with currently proposed, novel income-raising mechanisms, such as an international air-travel levy.</w:t>
      </w:r>
      <w:r w:rsidRPr="00012304">
        <w:rPr>
          <w:rFonts w:ascii="Georgia" w:eastAsia="Calibri" w:hAnsi="Georgia" w:cs="Times New Roman"/>
          <w:color w:val="000000"/>
          <w:sz w:val="16"/>
          <w:shd w:val="clear" w:color="auto" w:fill="FFFFFF"/>
          <w:vertAlign w:val="superscript"/>
        </w:rPr>
        <w:t>35</w:t>
      </w:r>
      <w:r w:rsidRPr="00012304">
        <w:rPr>
          <w:rFonts w:ascii="Georgia" w:eastAsia="Calibri" w:hAnsi="Georgia" w:cs="Times New Roman"/>
          <w:color w:val="000000"/>
          <w:sz w:val="12"/>
          <w:szCs w:val="18"/>
          <w:shd w:val="clear" w:color="auto" w:fill="FFFFFF"/>
        </w:rPr>
        <w:t> A key question for this new facility will be the amount of funding required by the international community and the funding principle underlying the climate refugees’ protection.</w:t>
      </w:r>
      <w:r w:rsidRPr="00012304">
        <w:rPr>
          <w:rFonts w:ascii="Georgia" w:eastAsia="Calibri" w:hAnsi="Georgia" w:cs="Times New Roman"/>
          <w:color w:val="000000"/>
          <w:sz w:val="20"/>
          <w:szCs w:val="18"/>
          <w:shd w:val="clear" w:color="auto" w:fill="FFFFFF"/>
        </w:rPr>
        <w:t xml:space="preserve"> </w:t>
      </w:r>
      <w:r w:rsidRPr="00012304">
        <w:rPr>
          <w:rFonts w:ascii="Georgia" w:eastAsia="Calibri" w:hAnsi="Georgia" w:cs="Times New Roman"/>
          <w:color w:val="000000"/>
          <w:sz w:val="20"/>
          <w:szCs w:val="18"/>
          <w:u w:val="single"/>
          <w:shd w:val="clear" w:color="auto" w:fill="FFFFFF"/>
        </w:rPr>
        <w:t>For mitigation programs under the climate convention, industrialized countries have committed to reimburse developing countries the agreed full incremental costs, a concept originally developed in the 1990 London amendments to the Montreal protocol on the protection of the ozone layer.</w:t>
      </w:r>
      <w:r w:rsidRPr="00012304">
        <w:rPr>
          <w:rFonts w:ascii="Georgia" w:eastAsia="Calibri" w:hAnsi="Georgia" w:cs="Times New Roman"/>
          <w:color w:val="000000"/>
          <w:sz w:val="14"/>
          <w:shd w:val="clear" w:color="auto" w:fill="FFFFFF"/>
          <w:vertAlign w:val="superscript"/>
        </w:rPr>
        <w:t>36</w:t>
      </w:r>
      <w:r w:rsidRPr="00012304">
        <w:rPr>
          <w:rFonts w:ascii="Georgia" w:eastAsia="Calibri" w:hAnsi="Georgia" w:cs="Times New Roman"/>
          <w:color w:val="000000"/>
          <w:sz w:val="10"/>
          <w:szCs w:val="18"/>
          <w:shd w:val="clear" w:color="auto" w:fill="FFFFFF"/>
        </w:rPr>
        <w:t> Similar provisions apply to adaptation.</w:t>
      </w:r>
      <w:r w:rsidRPr="00012304">
        <w:rPr>
          <w:rFonts w:ascii="Georgia" w:eastAsia="Calibri" w:hAnsi="Georgia" w:cs="Times New Roman"/>
          <w:color w:val="000000"/>
          <w:sz w:val="14"/>
          <w:shd w:val="clear" w:color="auto" w:fill="FFFFFF"/>
          <w:vertAlign w:val="superscript"/>
        </w:rPr>
        <w:t>37</w:t>
      </w:r>
      <w:r w:rsidRPr="00012304">
        <w:rPr>
          <w:rFonts w:ascii="Georgia" w:eastAsia="Calibri" w:hAnsi="Georgia" w:cs="Times New Roman"/>
          <w:color w:val="000000"/>
          <w:sz w:val="10"/>
          <w:szCs w:val="18"/>
          <w:shd w:val="clear" w:color="auto" w:fill="FFFFFF"/>
        </w:rPr>
        <w:t xml:space="preserve"> In addition, </w:t>
      </w:r>
      <w:r w:rsidRPr="00012304">
        <w:rPr>
          <w:rFonts w:ascii="Georgia" w:eastAsia="Calibri" w:hAnsi="Georgia" w:cs="Times New Roman"/>
          <w:color w:val="000000"/>
          <w:sz w:val="20"/>
          <w:szCs w:val="18"/>
          <w:u w:val="single"/>
          <w:shd w:val="clear" w:color="auto" w:fill="FFFFFF"/>
        </w:rPr>
        <w:t xml:space="preserve">the climate convention obliges industrialized countries to assist the most vulnerable countries in meeting adaptation costs (Article 4.4) and gives special rights to least developed countries </w:t>
      </w:r>
      <w:r w:rsidRPr="00012304">
        <w:rPr>
          <w:rFonts w:ascii="Georgia" w:eastAsia="Calibri" w:hAnsi="Georgia" w:cs="Times New Roman"/>
          <w:color w:val="000000"/>
          <w:sz w:val="20"/>
          <w:szCs w:val="18"/>
          <w:shd w:val="clear" w:color="auto" w:fill="FFFFFF"/>
        </w:rPr>
        <w:t xml:space="preserve">(Article 4.9). This suggests </w:t>
      </w:r>
      <w:r w:rsidRPr="00012304">
        <w:rPr>
          <w:rFonts w:ascii="Georgia" w:eastAsia="Calibri" w:hAnsi="Georgia" w:cs="Times New Roman"/>
          <w:color w:val="000000"/>
          <w:sz w:val="20"/>
          <w:szCs w:val="18"/>
          <w:u w:val="single"/>
          <w:shd w:val="clear" w:color="auto" w:fill="FFFFFF"/>
        </w:rPr>
        <w:t>applying the principle of reimbursement of full incremental costs to the protection and resettlement of climate refugees, at least in situations where the causal link with climate change—namely sea-level rise—is undisputed</w:t>
      </w:r>
      <w:r w:rsidRPr="00012304">
        <w:rPr>
          <w:rFonts w:ascii="Georgia" w:eastAsia="Calibri" w:hAnsi="Georgia" w:cs="Times New Roman"/>
          <w:color w:val="000000"/>
          <w:sz w:val="18"/>
          <w:szCs w:val="18"/>
          <w:shd w:val="clear" w:color="auto" w:fill="FFFFFF"/>
        </w:rPr>
        <w:t xml:space="preserve">. </w:t>
      </w:r>
      <w:r w:rsidRPr="00012304">
        <w:rPr>
          <w:rFonts w:ascii="Georgia" w:eastAsia="Calibri" w:hAnsi="Georgia" w:cs="Times New Roman"/>
          <w:color w:val="000000"/>
          <w:sz w:val="10"/>
          <w:szCs w:val="18"/>
          <w:shd w:val="clear" w:color="auto" w:fill="FFFFFF"/>
        </w:rPr>
        <w:t>For other situations in which climate change is only one factor to account for environmental degradation—for example, in the case of water scarcity—a principle of additional funding instead of full reimbursement may be more appropriate. In any case, the costs of the voluntary resettlement and reintegration of millions of people who have to leave their islands, coastal plains, or arid areas will be substantial—probably in the order of billions of euros over the coming decades</w:t>
      </w:r>
      <w:r w:rsidRPr="00012304">
        <w:rPr>
          <w:rFonts w:ascii="Georgia" w:eastAsia="Calibri" w:hAnsi="Georgia" w:cs="Times New Roman"/>
          <w:color w:val="000000"/>
          <w:sz w:val="12"/>
          <w:szCs w:val="18"/>
          <w:u w:val="single"/>
          <w:shd w:val="clear" w:color="auto" w:fill="FFFFFF"/>
        </w:rPr>
        <w:t xml:space="preserve">. </w:t>
      </w:r>
      <w:r w:rsidRPr="00012304">
        <w:rPr>
          <w:rFonts w:ascii="Georgia" w:eastAsia="Calibri" w:hAnsi="Georgia" w:cs="Times New Roman"/>
          <w:color w:val="000000"/>
          <w:sz w:val="20"/>
          <w:szCs w:val="18"/>
          <w:u w:val="single"/>
          <w:shd w:val="clear" w:color="auto" w:fill="FFFFFF"/>
        </w:rPr>
        <w:t>Even if novel mechanisms are introduced, the final responsibility for funding will rest with the governments of industrialized countries and possibly wealthier developing countries.</w:t>
      </w:r>
    </w:p>
    <w:p w14:paraId="3EA71930" w14:textId="77777777" w:rsidR="00395EAF" w:rsidRDefault="00395EAF" w:rsidP="00395EAF">
      <w:pPr>
        <w:pStyle w:val="Heading2"/>
      </w:pPr>
      <w:r>
        <w:t>Treaties CP</w:t>
      </w:r>
    </w:p>
    <w:p w14:paraId="573C481B" w14:textId="443F5207" w:rsidR="00395EAF" w:rsidRDefault="00395EAF" w:rsidP="0042047E">
      <w:pPr>
        <w:rPr>
          <w:rFonts w:ascii="Georgia" w:eastAsia="Calibri" w:hAnsi="Georgia" w:cs="Times New Roman"/>
          <w:color w:val="000000"/>
          <w:sz w:val="20"/>
          <w:szCs w:val="18"/>
          <w:u w:val="single"/>
          <w:shd w:val="clear" w:color="auto" w:fill="FFFFFF"/>
        </w:rPr>
      </w:pPr>
    </w:p>
    <w:p w14:paraId="02D54E0B" w14:textId="562FB56F" w:rsidR="008C3247" w:rsidRDefault="008C3247" w:rsidP="008C3247">
      <w:pPr>
        <w:pStyle w:val="Heading3"/>
      </w:pPr>
      <w:r>
        <w:t>CP Text</w:t>
      </w:r>
      <w:r w:rsidR="00736275">
        <w:t xml:space="preserve"> #1 — Secrecy</w:t>
      </w:r>
    </w:p>
    <w:p w14:paraId="2E0E8A24" w14:textId="66E05080" w:rsidR="00736275" w:rsidRDefault="008C3247" w:rsidP="008C3247">
      <w:pPr>
        <w:pStyle w:val="Heading4"/>
      </w:pPr>
      <w:r>
        <w:t xml:space="preserve">Text: </w:t>
      </w:r>
      <w:r w:rsidR="00736275">
        <w:t xml:space="preserve">The United States Federal Government should negotiate and ratify </w:t>
      </w:r>
      <w:r w:rsidR="00736275">
        <w:t>the proposed Climate Change Displacement Coordination Facility to address climate change migration</w:t>
      </w:r>
      <w:r w:rsidR="00736275">
        <w:t xml:space="preserve"> t</w:t>
      </w:r>
      <w:r w:rsidR="00736275">
        <w:t>he United Nations Framework Convention on Climate Change</w:t>
      </w:r>
      <w:r w:rsidR="00736275">
        <w:t xml:space="preserve">. Initial negotiations should take place in secret. </w:t>
      </w:r>
    </w:p>
    <w:p w14:paraId="7FB5DB88" w14:textId="0635969B" w:rsidR="00736275" w:rsidRDefault="00736275" w:rsidP="008C3247">
      <w:pPr>
        <w:pStyle w:val="Heading4"/>
      </w:pPr>
    </w:p>
    <w:p w14:paraId="24C6E03F" w14:textId="6615097E" w:rsidR="00736275" w:rsidRDefault="00736275" w:rsidP="00736275">
      <w:pPr>
        <w:pStyle w:val="Heading3"/>
      </w:pPr>
      <w:r>
        <w:t>CP Text</w:t>
      </w:r>
      <w:r>
        <w:t xml:space="preserve"> #2</w:t>
      </w:r>
      <w:r>
        <w:t xml:space="preserve"> — </w:t>
      </w:r>
      <w:r>
        <w:t xml:space="preserve">No </w:t>
      </w:r>
      <w:r>
        <w:t>Secrecy</w:t>
      </w:r>
    </w:p>
    <w:p w14:paraId="7C95A0AF" w14:textId="3A44CB41" w:rsidR="00736275" w:rsidRDefault="00736275" w:rsidP="00736275">
      <w:pPr>
        <w:pStyle w:val="Heading4"/>
      </w:pPr>
      <w:r>
        <w:t xml:space="preserve">Text: The United States Federal Government should negotiate and ratify the proposed Climate Change Displacement Coordination Facility to address climate change migration the United Nations Framework Convention on Climate Change. </w:t>
      </w:r>
    </w:p>
    <w:p w14:paraId="50DF6231" w14:textId="77777777" w:rsidR="00736275" w:rsidRPr="00736275" w:rsidRDefault="00736275" w:rsidP="00736275"/>
    <w:p w14:paraId="78591295" w14:textId="77777777" w:rsidR="008C3247" w:rsidRDefault="008C3247" w:rsidP="008C3247">
      <w:pPr>
        <w:pStyle w:val="Heading3"/>
      </w:pPr>
      <w:r>
        <w:t>CP Solv</w:t>
      </w:r>
      <w:bookmarkStart w:id="8" w:name="_GoBack"/>
      <w:bookmarkEnd w:id="8"/>
      <w:r>
        <w:t>ency</w:t>
      </w:r>
    </w:p>
    <w:p w14:paraId="0C2ADBF0" w14:textId="77777777" w:rsidR="008C3247" w:rsidRPr="003452B8" w:rsidRDefault="008C3247" w:rsidP="008C3247">
      <w:pPr>
        <w:pStyle w:val="Heading4"/>
      </w:pPr>
      <w:r>
        <w:t xml:space="preserve">CP solves- It’s the best and only way to address climate change migration </w:t>
      </w:r>
    </w:p>
    <w:p w14:paraId="634438C3" w14:textId="77777777" w:rsidR="008C3247" w:rsidRPr="00AA79CF" w:rsidRDefault="008C3247" w:rsidP="008C3247">
      <w:r w:rsidRPr="003452B8">
        <w:rPr>
          <w:b/>
          <w:sz w:val="24"/>
        </w:rPr>
        <w:t>Warren 16</w:t>
      </w:r>
      <w:r>
        <w:t xml:space="preserve"> (Phillip D., Majored in economics at Texas A&amp;M University. JD Candidate at the Columbia Law School, “</w:t>
      </w:r>
      <w:r w:rsidRPr="00AA79CF">
        <w:t>FORCED MIGRATION AFTER PARIS COP21: EVALUATING THE "CLIMATE CHANGE DISPLACEMENT COORDINATION FACILITY"</w:t>
      </w:r>
      <w:r>
        <w:t>, Columbia Law Review, Vol. 116, Iss. 8, December 2016, p. 2131-32, accessed on 7/24/18) //DC</w:t>
      </w:r>
    </w:p>
    <w:p w14:paraId="4B4281FB" w14:textId="77777777" w:rsidR="008C3247" w:rsidRDefault="008C3247" w:rsidP="008C3247">
      <w:pPr>
        <w:spacing w:after="0" w:line="240" w:lineRule="auto"/>
        <w:rPr>
          <w:rFonts w:asciiTheme="minorHAnsi" w:hAnsiTheme="minorHAnsi" w:cstheme="minorHAnsi"/>
          <w:color w:val="000000"/>
          <w:sz w:val="16"/>
          <w:szCs w:val="16"/>
        </w:rPr>
      </w:pPr>
      <w:r w:rsidRPr="00C379AA">
        <w:rPr>
          <w:rFonts w:asciiTheme="minorHAnsi" w:hAnsiTheme="minorHAnsi" w:cstheme="minorHAnsi"/>
          <w:color w:val="000000"/>
          <w:sz w:val="16"/>
          <w:szCs w:val="16"/>
        </w:rPr>
        <w:t>UNFCCC. -</w:t>
      </w:r>
      <w:r w:rsidRPr="001E68D4">
        <w:rPr>
          <w:rFonts w:asciiTheme="minorHAnsi" w:hAnsiTheme="minorHAnsi" w:cstheme="minorHAnsi"/>
          <w:color w:val="000000"/>
        </w:rPr>
        <w:t xml:space="preserve"> </w:t>
      </w:r>
      <w:r w:rsidRPr="00C379AA">
        <w:rPr>
          <w:rFonts w:asciiTheme="minorHAnsi" w:hAnsiTheme="minorHAnsi" w:cstheme="minorHAnsi"/>
          <w:color w:val="000000"/>
          <w:u w:val="single"/>
        </w:rPr>
        <w:t>The UNFCCC is best suited to address climate change migration through the newly proposed</w:t>
      </w:r>
      <w:r w:rsidRPr="001E68D4">
        <w:rPr>
          <w:rFonts w:asciiTheme="minorHAnsi" w:hAnsiTheme="minorHAnsi" w:cstheme="minorHAnsi"/>
          <w:color w:val="000000"/>
        </w:rPr>
        <w:t xml:space="preserve"> </w:t>
      </w:r>
      <w:r w:rsidRPr="00C379AA">
        <w:rPr>
          <w:rFonts w:asciiTheme="minorHAnsi" w:hAnsiTheme="minorHAnsi" w:cstheme="minorHAnsi"/>
          <w:color w:val="000000"/>
          <w:sz w:val="16"/>
          <w:szCs w:val="16"/>
        </w:rPr>
        <w:t>(but not yet fully considered)</w:t>
      </w:r>
      <w:r w:rsidRPr="001E68D4">
        <w:rPr>
          <w:rFonts w:asciiTheme="minorHAnsi" w:hAnsiTheme="minorHAnsi" w:cstheme="minorHAnsi"/>
          <w:color w:val="000000"/>
        </w:rPr>
        <w:t xml:space="preserve"> </w:t>
      </w:r>
      <w:r w:rsidRPr="00C379AA">
        <w:rPr>
          <w:rFonts w:asciiTheme="minorHAnsi" w:hAnsiTheme="minorHAnsi" w:cstheme="minorHAnsi"/>
          <w:color w:val="000000"/>
          <w:u w:val="single"/>
        </w:rPr>
        <w:t>Climate Change Displacement Coordination Facility.</w:t>
      </w:r>
      <w:r>
        <w:rPr>
          <w:rFonts w:asciiTheme="minorHAnsi" w:hAnsiTheme="minorHAnsi" w:cstheme="minorHAnsi"/>
          <w:color w:val="000000"/>
        </w:rPr>
        <w:t xml:space="preserve"> </w:t>
      </w:r>
      <w:r w:rsidRPr="00C379AA">
        <w:rPr>
          <w:rFonts w:asciiTheme="minorHAnsi" w:hAnsiTheme="minorHAnsi" w:cstheme="minorHAnsi"/>
          <w:color w:val="000000"/>
          <w:sz w:val="16"/>
          <w:szCs w:val="16"/>
        </w:rPr>
        <w:t>204 The UNFCCC</w:t>
      </w:r>
      <w:r w:rsidRPr="001E68D4">
        <w:rPr>
          <w:rFonts w:asciiTheme="minorHAnsi" w:hAnsiTheme="minorHAnsi" w:cstheme="minorHAnsi"/>
          <w:color w:val="000000"/>
        </w:rPr>
        <w:t xml:space="preserve"> </w:t>
      </w:r>
      <w:r w:rsidRPr="00C379AA">
        <w:rPr>
          <w:rFonts w:asciiTheme="minorHAnsi" w:hAnsiTheme="minorHAnsi" w:cstheme="minorHAnsi"/>
          <w:color w:val="000000"/>
          <w:u w:val="single"/>
        </w:rPr>
        <w:t>represents the primary international mechanism for addressing climate change:</w:t>
      </w:r>
      <w:r>
        <w:rPr>
          <w:rFonts w:asciiTheme="minorHAnsi" w:hAnsiTheme="minorHAnsi" w:cstheme="minorHAnsi"/>
          <w:color w:val="000000"/>
        </w:rPr>
        <w:t xml:space="preserve"> </w:t>
      </w:r>
      <w:r w:rsidRPr="00E534AA">
        <w:rPr>
          <w:rFonts w:asciiTheme="minorHAnsi" w:hAnsiTheme="minorHAnsi" w:cstheme="minorHAnsi"/>
          <w:color w:val="000000"/>
          <w:sz w:val="16"/>
          <w:szCs w:val="16"/>
        </w:rPr>
        <w:t>205</w:t>
      </w:r>
      <w:r w:rsidRPr="001E68D4">
        <w:rPr>
          <w:rFonts w:asciiTheme="minorHAnsi" w:hAnsiTheme="minorHAnsi" w:cstheme="minorHAnsi"/>
          <w:color w:val="000000"/>
        </w:rPr>
        <w:t xml:space="preserve"> </w:t>
      </w:r>
      <w:r w:rsidRPr="00E1665A">
        <w:rPr>
          <w:rFonts w:asciiTheme="minorHAnsi" w:hAnsiTheme="minorHAnsi" w:cstheme="minorHAnsi"/>
          <w:color w:val="000000"/>
          <w:u w:val="single"/>
        </w:rPr>
        <w:t>It operates as the framework Convention under which all other climate change agreements are situated.</w:t>
      </w:r>
      <w:r>
        <w:rPr>
          <w:rFonts w:asciiTheme="minorHAnsi" w:hAnsiTheme="minorHAnsi" w:cstheme="minorHAnsi"/>
          <w:color w:val="000000"/>
        </w:rPr>
        <w:t xml:space="preserve"> </w:t>
      </w:r>
      <w:r w:rsidRPr="00E534AA">
        <w:rPr>
          <w:rFonts w:asciiTheme="minorHAnsi" w:hAnsiTheme="minorHAnsi" w:cstheme="minorHAnsi"/>
          <w:color w:val="000000"/>
          <w:sz w:val="16"/>
          <w:szCs w:val="16"/>
        </w:rPr>
        <w:t>206</w:t>
      </w:r>
      <w:r w:rsidRPr="001E68D4">
        <w:rPr>
          <w:rFonts w:asciiTheme="minorHAnsi" w:hAnsiTheme="minorHAnsi" w:cstheme="minorHAnsi"/>
          <w:color w:val="000000"/>
        </w:rPr>
        <w:t xml:space="preserve"> </w:t>
      </w:r>
      <w:r w:rsidRPr="00C379AA">
        <w:rPr>
          <w:rFonts w:asciiTheme="minorHAnsi" w:hAnsiTheme="minorHAnsi" w:cstheme="minorHAnsi"/>
          <w:color w:val="000000"/>
          <w:sz w:val="16"/>
          <w:szCs w:val="16"/>
        </w:rPr>
        <w:t xml:space="preserve">As </w:t>
      </w:r>
      <w:r w:rsidRPr="00E1665A">
        <w:rPr>
          <w:rFonts w:asciiTheme="minorHAnsi" w:hAnsiTheme="minorHAnsi" w:cstheme="minorHAnsi"/>
          <w:color w:val="000000"/>
          <w:sz w:val="16"/>
          <w:szCs w:val="16"/>
        </w:rPr>
        <w:t>noted above, most commenters who have considered this issue have argued for one of two things: adapting the 1951 Refugee Convention or negotiating a new multilateral treaty. 207 This is likely because most authorities believed that the UNFCCC process could not handle this issue given the historical failure of the UNFCCC system to properly address emissions. Further, commenters have correctly noted that the F</w:t>
      </w:r>
      <w:r w:rsidRPr="00891640">
        <w:rPr>
          <w:rFonts w:asciiTheme="minorHAnsi" w:hAnsiTheme="minorHAnsi" w:cstheme="minorHAnsi"/>
          <w:color w:val="000000"/>
          <w:sz w:val="16"/>
          <w:szCs w:val="16"/>
        </w:rPr>
        <w:t xml:space="preserve">ramework Convention was never intended to handle human rights issues of this scope. As Professors Docherty and Giannini put it, "[T]he UNFCCC primarily concerns state-to-state relations; it does not discuss duties that states have to individuals or communities, such as those laid out in human rights or refugee law" and "is also preventive in nature and less focused on the remedial actions . . . needed in a refugee context." 208 While Professors Docherty and Giannini were correct at the time of writing, </w:t>
      </w:r>
      <w:r w:rsidRPr="00891640">
        <w:rPr>
          <w:rFonts w:asciiTheme="minorHAnsi" w:hAnsiTheme="minorHAnsi" w:cstheme="minorHAnsi"/>
          <w:color w:val="000000"/>
          <w:u w:val="single"/>
        </w:rPr>
        <w:t xml:space="preserve">recent developments make clear that the UNFCCC considered a "Climate Change Coordination Facility" at the 2015 Paris COP21. </w:t>
      </w:r>
      <w:r w:rsidRPr="00891640">
        <w:rPr>
          <w:rFonts w:asciiTheme="minorHAnsi" w:hAnsiTheme="minorHAnsi" w:cstheme="minorHAnsi"/>
          <w:color w:val="000000"/>
          <w:sz w:val="16"/>
          <w:szCs w:val="16"/>
          <w:u w:val="single"/>
        </w:rPr>
        <w:t>209</w:t>
      </w:r>
      <w:r w:rsidRPr="00891640">
        <w:rPr>
          <w:rFonts w:asciiTheme="minorHAnsi" w:hAnsiTheme="minorHAnsi" w:cstheme="minorHAnsi"/>
          <w:color w:val="000000"/>
          <w:u w:val="single"/>
        </w:rPr>
        <w:t xml:space="preserve"> Ultimately, the Paris Agreement focused primarily on emissions limits (through the Intended Nationally Determined Contributions process) and Loss and Damage; it left displacement for future consideration. </w:t>
      </w:r>
      <w:r w:rsidRPr="00E534AA">
        <w:rPr>
          <w:rFonts w:asciiTheme="minorHAnsi" w:hAnsiTheme="minorHAnsi" w:cstheme="minorHAnsi"/>
          <w:color w:val="000000"/>
          <w:sz w:val="16"/>
          <w:szCs w:val="16"/>
        </w:rPr>
        <w:t>210</w:t>
      </w:r>
      <w:r w:rsidRPr="001E68D4">
        <w:rPr>
          <w:rFonts w:asciiTheme="minorHAnsi" w:hAnsiTheme="minorHAnsi" w:cstheme="minorHAnsi"/>
          <w:color w:val="000000"/>
        </w:rPr>
        <w:t xml:space="preserve"> </w:t>
      </w:r>
      <w:r w:rsidRPr="00E1665A">
        <w:rPr>
          <w:rFonts w:asciiTheme="minorHAnsi" w:hAnsiTheme="minorHAnsi" w:cstheme="minorHAnsi"/>
          <w:color w:val="000000"/>
          <w:u w:val="single"/>
        </w:rPr>
        <w:t>However, given the current international momentum, the UNFCCC is best suited to address climate migration. First, by treating displacement as a climate change issue, the UNFCCC has essential institutional capital that would aid negotiations</w:t>
      </w:r>
      <w:r w:rsidRPr="001E68D4">
        <w:rPr>
          <w:rFonts w:asciiTheme="minorHAnsi" w:hAnsiTheme="minorHAnsi" w:cstheme="minorHAnsi"/>
          <w:color w:val="000000"/>
        </w:rPr>
        <w:t>.</w:t>
      </w:r>
      <w:r>
        <w:rPr>
          <w:rFonts w:asciiTheme="minorHAnsi" w:hAnsiTheme="minorHAnsi" w:cstheme="minorHAnsi"/>
          <w:color w:val="000000"/>
        </w:rPr>
        <w:t xml:space="preserve"> </w:t>
      </w:r>
      <w:r w:rsidRPr="00E534AA">
        <w:rPr>
          <w:rFonts w:asciiTheme="minorHAnsi" w:hAnsiTheme="minorHAnsi" w:cstheme="minorHAnsi"/>
          <w:color w:val="000000"/>
          <w:sz w:val="16"/>
          <w:szCs w:val="16"/>
        </w:rPr>
        <w:t>211</w:t>
      </w:r>
      <w:r w:rsidRPr="001E68D4">
        <w:rPr>
          <w:rFonts w:asciiTheme="minorHAnsi" w:hAnsiTheme="minorHAnsi" w:cstheme="minorHAnsi"/>
          <w:color w:val="000000"/>
        </w:rPr>
        <w:t xml:space="preserve"> </w:t>
      </w:r>
      <w:r w:rsidRPr="00E1665A">
        <w:rPr>
          <w:rFonts w:asciiTheme="minorHAnsi" w:hAnsiTheme="minorHAnsi" w:cstheme="minorHAnsi"/>
          <w:color w:val="000000"/>
          <w:u w:val="single"/>
        </w:rPr>
        <w:t>Further, by situating displacement within the UNFCCC, countries can negotiate emissions targets and other climate-related issues in one place, providing maximum negotiation flexibility</w:t>
      </w:r>
      <w:r w:rsidRPr="001E68D4">
        <w:rPr>
          <w:rFonts w:asciiTheme="minorHAnsi" w:hAnsiTheme="minorHAnsi" w:cstheme="minorHAnsi"/>
          <w:color w:val="000000"/>
        </w:rPr>
        <w:t>.</w:t>
      </w:r>
      <w:r>
        <w:rPr>
          <w:rFonts w:asciiTheme="minorHAnsi" w:hAnsiTheme="minorHAnsi" w:cstheme="minorHAnsi"/>
          <w:color w:val="000000"/>
        </w:rPr>
        <w:t xml:space="preserve"> </w:t>
      </w:r>
      <w:r w:rsidRPr="00E534AA">
        <w:rPr>
          <w:rFonts w:asciiTheme="minorHAnsi" w:hAnsiTheme="minorHAnsi" w:cstheme="minorHAnsi"/>
          <w:color w:val="000000"/>
          <w:sz w:val="16"/>
          <w:szCs w:val="16"/>
        </w:rPr>
        <w:t>21</w:t>
      </w:r>
      <w:r w:rsidRPr="003D0BA0">
        <w:rPr>
          <w:rFonts w:asciiTheme="minorHAnsi" w:hAnsiTheme="minorHAnsi" w:cstheme="minorHAnsi"/>
          <w:color w:val="000000"/>
          <w:sz w:val="16"/>
          <w:szCs w:val="16"/>
        </w:rPr>
        <w:t>2 Finally, while the UNFCCC has not historically addressed human rights issues, 213 the</w:t>
      </w:r>
      <w:r w:rsidRPr="001E68D4">
        <w:rPr>
          <w:rFonts w:asciiTheme="minorHAnsi" w:hAnsiTheme="minorHAnsi" w:cstheme="minorHAnsi"/>
          <w:color w:val="000000"/>
        </w:rPr>
        <w:t xml:space="preserve"> </w:t>
      </w:r>
      <w:r w:rsidRPr="00E1665A">
        <w:rPr>
          <w:rFonts w:asciiTheme="minorHAnsi" w:hAnsiTheme="minorHAnsi" w:cstheme="minorHAnsi"/>
          <w:color w:val="000000"/>
          <w:u w:val="single"/>
        </w:rPr>
        <w:t>UNFCCC has begun to tackle Loss and Damage and the fact that displacement was on the agenda suggests the global community is moving in that direction.</w:t>
      </w:r>
      <w:r>
        <w:rPr>
          <w:rFonts w:asciiTheme="minorHAnsi" w:hAnsiTheme="minorHAnsi" w:cstheme="minorHAnsi"/>
          <w:color w:val="000000"/>
        </w:rPr>
        <w:t xml:space="preserve"> </w:t>
      </w:r>
      <w:r w:rsidRPr="00E534AA">
        <w:rPr>
          <w:rFonts w:asciiTheme="minorHAnsi" w:hAnsiTheme="minorHAnsi" w:cstheme="minorHAnsi"/>
          <w:color w:val="000000"/>
          <w:sz w:val="16"/>
          <w:szCs w:val="16"/>
        </w:rPr>
        <w:t>214</w:t>
      </w:r>
      <w:r w:rsidRPr="001E68D4">
        <w:rPr>
          <w:rFonts w:asciiTheme="minorHAnsi" w:hAnsiTheme="minorHAnsi" w:cstheme="minorHAnsi"/>
          <w:color w:val="000000"/>
        </w:rPr>
        <w:t xml:space="preserve"> </w:t>
      </w:r>
      <w:r w:rsidRPr="00E1665A">
        <w:rPr>
          <w:rFonts w:asciiTheme="minorHAnsi" w:hAnsiTheme="minorHAnsi" w:cstheme="minorHAnsi"/>
          <w:color w:val="000000"/>
          <w:u w:val="single"/>
        </w:rPr>
        <w:t>Given the timing of these developments in Paris</w:t>
      </w:r>
      <w:r w:rsidRPr="00D56527">
        <w:rPr>
          <w:rFonts w:asciiTheme="minorHAnsi" w:hAnsiTheme="minorHAnsi" w:cstheme="minorHAnsi"/>
          <w:color w:val="000000"/>
          <w:sz w:val="16"/>
          <w:szCs w:val="16"/>
        </w:rPr>
        <w:t>, no commenter has explored what a Displacement Facility might look like in practice 215 - that is precisely</w:t>
      </w:r>
      <w:r w:rsidRPr="00E1665A">
        <w:rPr>
          <w:rFonts w:asciiTheme="minorHAnsi" w:hAnsiTheme="minorHAnsi" w:cstheme="minorHAnsi"/>
          <w:color w:val="000000"/>
          <w:sz w:val="16"/>
          <w:szCs w:val="16"/>
        </w:rPr>
        <w:t xml:space="preserve"> what this Note seeks to do.</w:t>
      </w:r>
    </w:p>
    <w:p w14:paraId="51815EA9" w14:textId="77777777" w:rsidR="008C3247" w:rsidRDefault="008C3247" w:rsidP="008C3247">
      <w:pPr>
        <w:spacing w:after="0" w:line="240" w:lineRule="auto"/>
        <w:rPr>
          <w:rFonts w:asciiTheme="minorHAnsi" w:hAnsiTheme="minorHAnsi" w:cstheme="minorHAnsi"/>
          <w:color w:val="000000"/>
          <w:sz w:val="16"/>
          <w:szCs w:val="16"/>
        </w:rPr>
      </w:pPr>
    </w:p>
    <w:p w14:paraId="6B19697C" w14:textId="77777777" w:rsidR="008C3247" w:rsidRDefault="008C3247" w:rsidP="008C3247">
      <w:pPr>
        <w:pStyle w:val="Heading4"/>
      </w:pPr>
      <w:r>
        <w:t xml:space="preserve">CP Solves- Collaborative effort by the UNFCCC and U.N Security Council is key to ensure the rights of those displaced </w:t>
      </w:r>
    </w:p>
    <w:p w14:paraId="48F0B00F" w14:textId="77777777" w:rsidR="008C3247" w:rsidRDefault="008C3247" w:rsidP="008C3247">
      <w:r w:rsidRPr="003452B8">
        <w:rPr>
          <w:b/>
          <w:sz w:val="24"/>
        </w:rPr>
        <w:t>Warren 16</w:t>
      </w:r>
      <w:r>
        <w:t xml:space="preserve"> (Phillip D., Majored in economics at Texas A&amp;M University. JD Candidate at the Columbia Law School, “</w:t>
      </w:r>
      <w:r w:rsidRPr="00AA79CF">
        <w:t>FORCED MIGRATION AFTER PARIS COP21: EVALUATING THE "CLIMATE CHANGE DISPLACEMENT COORDINATION FACILITY"</w:t>
      </w:r>
      <w:r>
        <w:t>, Columbia Law Review, Vol. 116, Iss. 8, December 2016, p. 2141-42, accessed on 7/24/18) //DC</w:t>
      </w:r>
    </w:p>
    <w:p w14:paraId="549F0C96" w14:textId="77777777" w:rsidR="008C3247" w:rsidRDefault="008C3247" w:rsidP="008C3247">
      <w:pPr>
        <w:rPr>
          <w:rFonts w:asciiTheme="minorHAnsi" w:hAnsiTheme="minorHAnsi" w:cstheme="minorHAnsi"/>
          <w:color w:val="000000"/>
          <w:u w:val="single"/>
        </w:rPr>
      </w:pPr>
      <w:r w:rsidRPr="00AA79CF">
        <w:rPr>
          <w:rFonts w:asciiTheme="minorHAnsi" w:hAnsiTheme="minorHAnsi" w:cstheme="minorHAnsi"/>
          <w:color w:val="000000"/>
          <w:sz w:val="16"/>
          <w:szCs w:val="16"/>
        </w:rPr>
        <w:t>This section explores a long-term role for the Displacement Coordination Facility. First,</w:t>
      </w:r>
      <w:r w:rsidRPr="00662D62">
        <w:rPr>
          <w:rFonts w:asciiTheme="minorHAnsi" w:hAnsiTheme="minorHAnsi" w:cstheme="minorHAnsi"/>
          <w:color w:val="000000"/>
        </w:rPr>
        <w:t xml:space="preserve"> </w:t>
      </w:r>
      <w:r w:rsidRPr="00AA79CF">
        <w:rPr>
          <w:rFonts w:asciiTheme="minorHAnsi" w:hAnsiTheme="minorHAnsi" w:cstheme="minorHAnsi"/>
          <w:color w:val="000000"/>
          <w:u w:val="single"/>
        </w:rPr>
        <w:t>the UNFCCC's Facility should act as a clearinghouse for regional and bilateral agreements to address cross border displacement</w:t>
      </w:r>
      <w:r w:rsidRPr="00662D62">
        <w:rPr>
          <w:rFonts w:asciiTheme="minorHAnsi" w:hAnsiTheme="minorHAnsi" w:cstheme="minorHAnsi"/>
          <w:color w:val="000000"/>
        </w:rPr>
        <w:t xml:space="preserve">. </w:t>
      </w:r>
      <w:r w:rsidRPr="00AA79CF">
        <w:rPr>
          <w:rFonts w:asciiTheme="minorHAnsi" w:hAnsiTheme="minorHAnsi" w:cstheme="minorHAnsi"/>
          <w:color w:val="000000"/>
          <w:sz w:val="16"/>
          <w:szCs w:val="16"/>
        </w:rPr>
        <w:t>Second,</w:t>
      </w:r>
      <w:r w:rsidRPr="00662D62">
        <w:rPr>
          <w:rFonts w:asciiTheme="minorHAnsi" w:hAnsiTheme="minorHAnsi" w:cstheme="minorHAnsi"/>
          <w:color w:val="000000"/>
        </w:rPr>
        <w:t xml:space="preserve"> </w:t>
      </w:r>
      <w:r w:rsidRPr="00AA79CF">
        <w:rPr>
          <w:rFonts w:asciiTheme="minorHAnsi" w:hAnsiTheme="minorHAnsi" w:cstheme="minorHAnsi"/>
          <w:color w:val="000000"/>
          <w:u w:val="single"/>
        </w:rPr>
        <w:t xml:space="preserve">the Facility should lay the groundwork for a potential expansion to a rights-based treaty if regional agreements do not develop quickly enough. </w:t>
      </w:r>
      <w:r w:rsidRPr="00662D62">
        <w:rPr>
          <w:rFonts w:asciiTheme="minorHAnsi" w:hAnsiTheme="minorHAnsi" w:cstheme="minorHAnsi"/>
          <w:color w:val="000000"/>
        </w:rPr>
        <w:t>Lastly</w:t>
      </w:r>
      <w:r w:rsidRPr="00AA79CF">
        <w:rPr>
          <w:rFonts w:asciiTheme="minorHAnsi" w:hAnsiTheme="minorHAnsi" w:cstheme="minorHAnsi"/>
          <w:color w:val="000000"/>
          <w:u w:val="single"/>
        </w:rPr>
        <w:t>, the UNFCCC's Coordination Facility could act in concert with the U.N. Security Council to serve as a stopgap and enforcement wing to protect the rights of displaced people</w:t>
      </w:r>
      <w:r w:rsidRPr="00662D62">
        <w:rPr>
          <w:rFonts w:asciiTheme="minorHAnsi" w:hAnsiTheme="minorHAnsi" w:cstheme="minorHAnsi"/>
          <w:color w:val="000000"/>
        </w:rPr>
        <w:t>.</w:t>
      </w:r>
      <w:r>
        <w:rPr>
          <w:rFonts w:asciiTheme="minorHAnsi" w:hAnsiTheme="minorHAnsi" w:cstheme="minorHAnsi"/>
          <w:color w:val="000000"/>
        </w:rPr>
        <w:t xml:space="preserve"> </w:t>
      </w:r>
      <w:r w:rsidRPr="00AA79CF">
        <w:rPr>
          <w:rFonts w:asciiTheme="minorHAnsi" w:hAnsiTheme="minorHAnsi" w:cstheme="minorHAnsi"/>
          <w:color w:val="000000"/>
          <w:sz w:val="16"/>
          <w:szCs w:val="16"/>
        </w:rPr>
        <w:t>1. Long-Term Strategy: Binding Regional Agreements.</w:t>
      </w:r>
      <w:r w:rsidRPr="000D7DA1">
        <w:rPr>
          <w:rFonts w:asciiTheme="minorHAnsi" w:hAnsiTheme="minorHAnsi" w:cstheme="minorHAnsi"/>
          <w:color w:val="000000"/>
        </w:rPr>
        <w:t xml:space="preserve"> - </w:t>
      </w:r>
      <w:r w:rsidRPr="002B1EBA">
        <w:rPr>
          <w:rFonts w:asciiTheme="minorHAnsi" w:hAnsiTheme="minorHAnsi" w:cstheme="minorHAnsi"/>
          <w:color w:val="000000"/>
          <w:u w:val="single"/>
        </w:rPr>
        <w:t>In the long term, the UNFCCC should act as the primary umbrella organization under which regional and bilateral agreements between states are negotiated to address climate change displacement</w:t>
      </w:r>
      <w:r w:rsidRPr="00E2397E">
        <w:rPr>
          <w:rFonts w:asciiTheme="minorHAnsi" w:hAnsiTheme="minorHAnsi" w:cstheme="minorHAnsi"/>
          <w:color w:val="000000"/>
          <w:sz w:val="16"/>
          <w:szCs w:val="16"/>
        </w:rPr>
        <w:t>. 258 Further,</w:t>
      </w:r>
      <w:r w:rsidRPr="000D7DA1">
        <w:rPr>
          <w:rFonts w:asciiTheme="minorHAnsi" w:hAnsiTheme="minorHAnsi" w:cstheme="minorHAnsi"/>
          <w:color w:val="000000"/>
        </w:rPr>
        <w:t xml:space="preserve"> </w:t>
      </w:r>
      <w:r w:rsidRPr="002B1EBA">
        <w:rPr>
          <w:rFonts w:asciiTheme="minorHAnsi" w:hAnsiTheme="minorHAnsi" w:cstheme="minorHAnsi"/>
          <w:color w:val="000000"/>
          <w:u w:val="single"/>
        </w:rPr>
        <w:t>the UNFCCC could even establish a panel of member states to review and approve regional or bilateral agreements for the protection of those involved</w:t>
      </w:r>
      <w:r w:rsidRPr="000D7DA1">
        <w:rPr>
          <w:rFonts w:asciiTheme="minorHAnsi" w:hAnsiTheme="minorHAnsi" w:cstheme="minorHAnsi"/>
          <w:color w:val="000000"/>
        </w:rPr>
        <w:t>.</w:t>
      </w:r>
      <w:r>
        <w:rPr>
          <w:rFonts w:asciiTheme="minorHAnsi" w:hAnsiTheme="minorHAnsi" w:cstheme="minorHAnsi"/>
          <w:color w:val="000000"/>
        </w:rPr>
        <w:t xml:space="preserve"> </w:t>
      </w:r>
      <w:r w:rsidRPr="000D7DA1">
        <w:rPr>
          <w:rFonts w:asciiTheme="minorHAnsi" w:hAnsiTheme="minorHAnsi" w:cstheme="minorHAnsi"/>
          <w:color w:val="000000"/>
          <w:sz w:val="16"/>
          <w:szCs w:val="16"/>
        </w:rPr>
        <w:t>259</w:t>
      </w:r>
      <w:r w:rsidRPr="000D7DA1">
        <w:rPr>
          <w:rFonts w:asciiTheme="minorHAnsi" w:hAnsiTheme="minorHAnsi" w:cstheme="minorHAnsi"/>
          <w:color w:val="000000"/>
        </w:rPr>
        <w:t xml:space="preserve"> </w:t>
      </w:r>
      <w:r w:rsidRPr="00E2397E">
        <w:rPr>
          <w:rFonts w:asciiTheme="minorHAnsi" w:hAnsiTheme="minorHAnsi" w:cstheme="minorHAnsi"/>
          <w:color w:val="000000"/>
          <w:u w:val="single"/>
        </w:rPr>
        <w:t>Regional agreements provide the most flexibility for those displaced by climate change, including ways for them to retain their cultural identity,</w:t>
      </w:r>
      <w:r>
        <w:rPr>
          <w:rFonts w:asciiTheme="minorHAnsi" w:hAnsiTheme="minorHAnsi" w:cstheme="minorHAnsi"/>
          <w:color w:val="000000"/>
        </w:rPr>
        <w:t xml:space="preserve"> </w:t>
      </w:r>
      <w:r w:rsidRPr="000D7DA1">
        <w:rPr>
          <w:rFonts w:asciiTheme="minorHAnsi" w:hAnsiTheme="minorHAnsi" w:cstheme="minorHAnsi"/>
          <w:color w:val="000000"/>
          <w:sz w:val="16"/>
          <w:szCs w:val="16"/>
        </w:rPr>
        <w:t>260</w:t>
      </w:r>
      <w:r w:rsidRPr="000D7DA1">
        <w:rPr>
          <w:rFonts w:asciiTheme="minorHAnsi" w:hAnsiTheme="minorHAnsi" w:cstheme="minorHAnsi"/>
          <w:color w:val="000000"/>
        </w:rPr>
        <w:t xml:space="preserve"> </w:t>
      </w:r>
      <w:r w:rsidRPr="00735FBF">
        <w:rPr>
          <w:rFonts w:asciiTheme="minorHAnsi" w:hAnsiTheme="minorHAnsi" w:cstheme="minorHAnsi"/>
          <w:color w:val="000000"/>
          <w:u w:val="single"/>
        </w:rPr>
        <w:t>but the Facility must provide some additional assurance that a regional or bilateral agreement guarantees the rights of displaced migrants</w:t>
      </w:r>
      <w:r w:rsidRPr="000D7DA1">
        <w:rPr>
          <w:rFonts w:asciiTheme="minorHAnsi" w:hAnsiTheme="minorHAnsi" w:cstheme="minorHAnsi"/>
          <w:color w:val="000000"/>
        </w:rPr>
        <w:t xml:space="preserve">. </w:t>
      </w:r>
      <w:r w:rsidRPr="00735FBF">
        <w:rPr>
          <w:rFonts w:asciiTheme="minorHAnsi" w:hAnsiTheme="minorHAnsi" w:cstheme="minorHAnsi"/>
          <w:color w:val="000000"/>
          <w:sz w:val="16"/>
          <w:szCs w:val="16"/>
        </w:rPr>
        <w:t xml:space="preserve">The solution should be informed by current failures to protect the rights of displaced migrants. For instance, Australia has utilized the controversial practice of intercepting migrants coming into the country by boat and paying nearby countries to accept them into asylum camps. 261 The conditions at these camps have been widely criticized, supporting the notion that the Facility should play some role in protecting climate change migrants on the ground where necessary. 262 The primary critique of this regional/bilateral approach is that it relies essentially on states to volunteer to accept entire large groups of climate change migrants. Admittedly, without an international treaty creating this obligation explicitly, as the 1951 Refugee Convention does, this approach assumes a lot. 263 </w:t>
      </w:r>
      <w:r w:rsidRPr="00735FBF">
        <w:rPr>
          <w:rFonts w:asciiTheme="minorHAnsi" w:hAnsiTheme="minorHAnsi" w:cstheme="minorHAnsi"/>
          <w:color w:val="000000"/>
          <w:u w:val="single"/>
        </w:rPr>
        <w:t>However, the benefits of autonomy and cultural integrity necessitate that the global community gives countries an opportunity, within a structured UNFCCC environment, to negotiate regional agreements</w:t>
      </w:r>
      <w:r w:rsidRPr="000D7DA1">
        <w:rPr>
          <w:rFonts w:asciiTheme="minorHAnsi" w:hAnsiTheme="minorHAnsi" w:cstheme="minorHAnsi"/>
          <w:color w:val="000000"/>
        </w:rPr>
        <w:t xml:space="preserve">. </w:t>
      </w:r>
      <w:r w:rsidRPr="00735FBF">
        <w:rPr>
          <w:rFonts w:asciiTheme="minorHAnsi" w:hAnsiTheme="minorHAnsi" w:cstheme="minorHAnsi"/>
          <w:color w:val="000000"/>
          <w:sz w:val="16"/>
          <w:szCs w:val="16"/>
        </w:rPr>
        <w:t>In addition to the benefits of a regional approach, the political environment likely would not support a top-down multilateral treaty like the 1951 Refugee Convention. 264</w:t>
      </w:r>
      <w:r w:rsidRPr="000D7DA1">
        <w:rPr>
          <w:rFonts w:asciiTheme="minorHAnsi" w:hAnsiTheme="minorHAnsi" w:cstheme="minorHAnsi"/>
          <w:color w:val="000000"/>
        </w:rPr>
        <w:t xml:space="preserve"> </w:t>
      </w:r>
      <w:r w:rsidRPr="00735FBF">
        <w:rPr>
          <w:rFonts w:asciiTheme="minorHAnsi" w:hAnsiTheme="minorHAnsi" w:cstheme="minorHAnsi"/>
          <w:color w:val="000000"/>
          <w:u w:val="single"/>
        </w:rPr>
        <w:t>Moreover, the Facility could lay the proper groundwork for a potential expansion. The Facility could study which areas are most suitable for large-scale migration and support regional and bilateral agreements before shifting toward a more difficult-to-negotiate rights-based agreement.</w:t>
      </w:r>
    </w:p>
    <w:p w14:paraId="74B2A7DD" w14:textId="77777777" w:rsidR="008C3247" w:rsidRDefault="008C3247" w:rsidP="008C3247">
      <w:pPr>
        <w:pStyle w:val="Heading4"/>
      </w:pPr>
      <w:r>
        <w:t xml:space="preserve">CP Solves- The U.N. Security Council can act as an enforcement arm to ensure the Facility’s proposals </w:t>
      </w:r>
    </w:p>
    <w:p w14:paraId="04DEAD2B" w14:textId="77777777" w:rsidR="008C3247" w:rsidRPr="00986CB4" w:rsidRDefault="008C3247" w:rsidP="008C3247">
      <w:r w:rsidRPr="003452B8">
        <w:rPr>
          <w:b/>
          <w:sz w:val="24"/>
        </w:rPr>
        <w:t>Warren 16</w:t>
      </w:r>
      <w:r>
        <w:t xml:space="preserve"> (Phillip D., Majored in economics at Texas A&amp;M University. JD Candidate at the Columbia Law School, “</w:t>
      </w:r>
      <w:r w:rsidRPr="00AA79CF">
        <w:t>FORCED MIGRATION AFTER PARIS COP21: EVALUATING THE "CLIMATE CHANGE DISPLACEMENT COORDINATION FACILITY"</w:t>
      </w:r>
      <w:r>
        <w:t>, Columbia Law Review, Vol. 116, Iss. 8, December 2016, p. 2139-40, accessed on 7/24/18) //DC</w:t>
      </w:r>
    </w:p>
    <w:p w14:paraId="6DA6030A" w14:textId="77777777" w:rsidR="008C3247" w:rsidRDefault="008C3247" w:rsidP="008C3247">
      <w:pPr>
        <w:spacing w:after="0" w:line="240" w:lineRule="auto"/>
        <w:rPr>
          <w:rFonts w:asciiTheme="minorHAnsi" w:hAnsiTheme="minorHAnsi" w:cstheme="minorHAnsi"/>
          <w:color w:val="000000"/>
        </w:rPr>
      </w:pPr>
      <w:r w:rsidRPr="00AA1E41">
        <w:rPr>
          <w:rFonts w:asciiTheme="minorHAnsi" w:hAnsiTheme="minorHAnsi" w:cstheme="minorHAnsi"/>
          <w:color w:val="000000"/>
          <w:sz w:val="16"/>
          <w:szCs w:val="16"/>
        </w:rPr>
        <w:t>Finally, the U.N. Security Council. - Finally,</w:t>
      </w:r>
      <w:r w:rsidRPr="00986CB4">
        <w:rPr>
          <w:rFonts w:asciiTheme="minorHAnsi" w:hAnsiTheme="minorHAnsi" w:cstheme="minorHAnsi"/>
          <w:color w:val="000000"/>
        </w:rPr>
        <w:t xml:space="preserve"> </w:t>
      </w:r>
      <w:r w:rsidRPr="00AA1E41">
        <w:rPr>
          <w:rFonts w:asciiTheme="minorHAnsi" w:hAnsiTheme="minorHAnsi" w:cstheme="minorHAnsi"/>
          <w:color w:val="000000"/>
          <w:u w:val="single"/>
        </w:rPr>
        <w:t>the U.N. Security Council could act either as a stopgap body to protect the rights of climate change migrants if agreements are slow or ineffectual or play a role in enforcing regional or bilateral agreements.</w:t>
      </w:r>
      <w:r w:rsidRPr="00986CB4">
        <w:rPr>
          <w:rFonts w:asciiTheme="minorHAnsi" w:hAnsiTheme="minorHAnsi" w:cstheme="minorHAnsi"/>
          <w:color w:val="000000"/>
        </w:rPr>
        <w:t xml:space="preserve"> </w:t>
      </w:r>
      <w:r w:rsidRPr="00AA1E41">
        <w:rPr>
          <w:rFonts w:asciiTheme="minorHAnsi" w:hAnsiTheme="minorHAnsi" w:cstheme="minorHAnsi"/>
          <w:color w:val="000000"/>
          <w:sz w:val="16"/>
          <w:szCs w:val="16"/>
        </w:rPr>
        <w:t xml:space="preserve">Following an Article 39 determination that climate change displacement represents a threat to international peace and security, 265 </w:t>
      </w:r>
      <w:r w:rsidRPr="00AA1E41">
        <w:rPr>
          <w:rFonts w:asciiTheme="minorHAnsi" w:hAnsiTheme="minorHAnsi" w:cstheme="minorHAnsi"/>
          <w:color w:val="000000"/>
          <w:u w:val="single"/>
        </w:rPr>
        <w:t>the Council could wield its substantial enforcement power under Chapter VII of the Charter. Chapter VII gives the Council the power to use, among other things, economic sanctions against a noncomplying party</w:t>
      </w:r>
      <w:r w:rsidRPr="00986CB4">
        <w:rPr>
          <w:rFonts w:asciiTheme="minorHAnsi" w:hAnsiTheme="minorHAnsi" w:cstheme="minorHAnsi"/>
          <w:color w:val="000000"/>
        </w:rPr>
        <w:t>.</w:t>
      </w:r>
      <w:r>
        <w:rPr>
          <w:rFonts w:asciiTheme="minorHAnsi" w:hAnsiTheme="minorHAnsi" w:cstheme="minorHAnsi"/>
          <w:color w:val="000000"/>
        </w:rPr>
        <w:t xml:space="preserve"> </w:t>
      </w:r>
      <w:r w:rsidRPr="00AA1E41">
        <w:rPr>
          <w:rFonts w:asciiTheme="minorHAnsi" w:hAnsiTheme="minorHAnsi" w:cstheme="minorHAnsi"/>
          <w:color w:val="000000"/>
          <w:sz w:val="16"/>
          <w:szCs w:val="16"/>
        </w:rPr>
        <w:t xml:space="preserve">266 The Council could act as the body of last resort for climate change migrants absent a protection regime, but this would likely run into substantial criticism from developing nations. 267 Instead, </w:t>
      </w:r>
      <w:r w:rsidRPr="00AA1E41">
        <w:rPr>
          <w:rFonts w:asciiTheme="minorHAnsi" w:hAnsiTheme="minorHAnsi" w:cstheme="minorHAnsi"/>
          <w:color w:val="000000"/>
          <w:u w:val="single"/>
        </w:rPr>
        <w:t>a cooperative relationship between the Facility and the Security Council represents the optimal solution. Given the weakness of the UNFCCC record on setting and enforcing binding emissions targets, some commenters have argued that the Security Council should actively enforce emissions targets set by a post-Kyoto agreement</w:t>
      </w:r>
      <w:r>
        <w:rPr>
          <w:rFonts w:asciiTheme="minorHAnsi" w:hAnsiTheme="minorHAnsi" w:cstheme="minorHAnsi"/>
          <w:color w:val="000000"/>
        </w:rPr>
        <w:t xml:space="preserve">. </w:t>
      </w:r>
      <w:r w:rsidRPr="00AA1E41">
        <w:rPr>
          <w:rFonts w:asciiTheme="minorHAnsi" w:hAnsiTheme="minorHAnsi" w:cstheme="minorHAnsi"/>
          <w:color w:val="000000"/>
          <w:sz w:val="16"/>
          <w:szCs w:val="16"/>
        </w:rPr>
        <w:t>268 This seems extremely unlikely, especially since the emissions targets set in Paris are nonbinding by their own terms. 269 While some might question the relationship between climate change and security issues within the Council's purview,</w:t>
      </w:r>
      <w:r w:rsidRPr="00986CB4">
        <w:rPr>
          <w:rFonts w:asciiTheme="minorHAnsi" w:hAnsiTheme="minorHAnsi" w:cstheme="minorHAnsi"/>
          <w:color w:val="000000"/>
        </w:rPr>
        <w:t xml:space="preserve"> </w:t>
      </w:r>
      <w:r w:rsidRPr="00AA1E41">
        <w:rPr>
          <w:rFonts w:asciiTheme="minorHAnsi" w:hAnsiTheme="minorHAnsi" w:cstheme="minorHAnsi"/>
          <w:color w:val="000000"/>
          <w:u w:val="single"/>
        </w:rPr>
        <w:t>the vast majority of nations (including developing ones) have recognized the link between climate change and security issues</w:t>
      </w:r>
      <w:r w:rsidRPr="00986CB4">
        <w:rPr>
          <w:rFonts w:asciiTheme="minorHAnsi" w:hAnsiTheme="minorHAnsi" w:cstheme="minorHAnsi"/>
          <w:color w:val="000000"/>
        </w:rPr>
        <w:t>.</w:t>
      </w:r>
      <w:r>
        <w:rPr>
          <w:rFonts w:asciiTheme="minorHAnsi" w:hAnsiTheme="minorHAnsi" w:cstheme="minorHAnsi"/>
          <w:color w:val="000000"/>
        </w:rPr>
        <w:t xml:space="preserve"> </w:t>
      </w:r>
      <w:r w:rsidRPr="003E55E4">
        <w:rPr>
          <w:rFonts w:asciiTheme="minorHAnsi" w:hAnsiTheme="minorHAnsi" w:cstheme="minorHAnsi"/>
          <w:color w:val="000000"/>
          <w:sz w:val="16"/>
          <w:szCs w:val="16"/>
        </w:rPr>
        <w:t>270</w:t>
      </w:r>
      <w:r w:rsidRPr="00986CB4">
        <w:rPr>
          <w:rFonts w:asciiTheme="minorHAnsi" w:hAnsiTheme="minorHAnsi" w:cstheme="minorHAnsi"/>
          <w:color w:val="000000"/>
        </w:rPr>
        <w:t xml:space="preserve"> </w:t>
      </w:r>
      <w:r w:rsidRPr="00AA1E41">
        <w:rPr>
          <w:rFonts w:asciiTheme="minorHAnsi" w:hAnsiTheme="minorHAnsi" w:cstheme="minorHAnsi"/>
          <w:color w:val="000000"/>
          <w:u w:val="single"/>
        </w:rPr>
        <w:t xml:space="preserve">Further, forced migration as a result of climate change arguably presents a clearer threat to human security than climate change writ large does. </w:t>
      </w:r>
      <w:r w:rsidRPr="003E55E4">
        <w:rPr>
          <w:rFonts w:asciiTheme="minorHAnsi" w:hAnsiTheme="minorHAnsi" w:cstheme="minorHAnsi"/>
          <w:color w:val="000000"/>
          <w:sz w:val="16"/>
          <w:szCs w:val="16"/>
        </w:rPr>
        <w:t>271</w:t>
      </w:r>
      <w:r w:rsidRPr="00986CB4">
        <w:rPr>
          <w:rFonts w:asciiTheme="minorHAnsi" w:hAnsiTheme="minorHAnsi" w:cstheme="minorHAnsi"/>
          <w:color w:val="000000"/>
        </w:rPr>
        <w:t xml:space="preserve"> </w:t>
      </w:r>
      <w:r w:rsidRPr="00AA1E41">
        <w:rPr>
          <w:rFonts w:asciiTheme="minorHAnsi" w:hAnsiTheme="minorHAnsi" w:cstheme="minorHAnsi"/>
          <w:color w:val="000000"/>
          <w:u w:val="single"/>
        </w:rPr>
        <w:t>Perhaps the best argument against the involvement of the Security Council remains its antidemocratic nature, as the five permanent members retain veto power over all Council actions.</w:t>
      </w:r>
      <w:r>
        <w:rPr>
          <w:rFonts w:asciiTheme="minorHAnsi" w:hAnsiTheme="minorHAnsi" w:cstheme="minorHAnsi"/>
          <w:color w:val="000000"/>
        </w:rPr>
        <w:t xml:space="preserve"> </w:t>
      </w:r>
      <w:r w:rsidRPr="003E55E4">
        <w:rPr>
          <w:rFonts w:asciiTheme="minorHAnsi" w:hAnsiTheme="minorHAnsi" w:cstheme="minorHAnsi"/>
          <w:color w:val="000000"/>
          <w:sz w:val="16"/>
          <w:szCs w:val="16"/>
        </w:rPr>
        <w:t>272</w:t>
      </w:r>
      <w:r w:rsidRPr="00986CB4">
        <w:rPr>
          <w:rFonts w:asciiTheme="minorHAnsi" w:hAnsiTheme="minorHAnsi" w:cstheme="minorHAnsi"/>
          <w:color w:val="000000"/>
        </w:rPr>
        <w:t xml:space="preserve"> </w:t>
      </w:r>
      <w:r w:rsidRPr="00AA1E41">
        <w:rPr>
          <w:rFonts w:asciiTheme="minorHAnsi" w:hAnsiTheme="minorHAnsi" w:cstheme="minorHAnsi"/>
          <w:color w:val="000000"/>
          <w:u w:val="single"/>
        </w:rPr>
        <w:t>This cuts against the Security Council taking independent action but is arguably less problematic if the Council acts only in a supporting role for the UNFCCC when necessary. The Council could also legally create a subsidiary body to act as an enforcement arm of the Coordination Facility</w:t>
      </w:r>
      <w:r w:rsidRPr="00AA1E41">
        <w:rPr>
          <w:rFonts w:asciiTheme="minorHAnsi" w:hAnsiTheme="minorHAnsi" w:cstheme="minorHAnsi"/>
          <w:color w:val="000000"/>
          <w:sz w:val="16"/>
          <w:szCs w:val="16"/>
        </w:rPr>
        <w:t>. Delegation of authority to a subsidiary, however, remains complicated by the delegatus non potest delegare doctrine, which essentially holds that the Council may not delegate that which is central to its own authority and must retain the right to overrule the subsidiary. 273 The theoretical advantage of a subsidiary lies in its ability to divorce an issue from the politics of the Council. But the fact that the Council must retain the ultimate authority to overrule the subsidiary substantially weakens this proposal.</w:t>
      </w:r>
      <w:r>
        <w:rPr>
          <w:rFonts w:asciiTheme="minorHAnsi" w:hAnsiTheme="minorHAnsi" w:cstheme="minorHAnsi"/>
          <w:color w:val="000000"/>
        </w:rPr>
        <w:t xml:space="preserve"> </w:t>
      </w:r>
      <w:r w:rsidRPr="00AA1E41">
        <w:rPr>
          <w:rFonts w:asciiTheme="minorHAnsi" w:hAnsiTheme="minorHAnsi" w:cstheme="minorHAnsi"/>
          <w:color w:val="000000"/>
          <w:u w:val="single"/>
        </w:rPr>
        <w:t xml:space="preserve">Alternatively, the Coordination Facility could simply handle enforcement on its own terms but refer problematic cases to the Council. </w:t>
      </w:r>
      <w:r w:rsidRPr="003E55E4">
        <w:rPr>
          <w:rFonts w:asciiTheme="minorHAnsi" w:hAnsiTheme="minorHAnsi" w:cstheme="minorHAnsi"/>
          <w:color w:val="000000"/>
          <w:sz w:val="16"/>
          <w:szCs w:val="16"/>
        </w:rPr>
        <w:t>274</w:t>
      </w:r>
      <w:r w:rsidRPr="003E55E4">
        <w:rPr>
          <w:rFonts w:asciiTheme="minorHAnsi" w:hAnsiTheme="minorHAnsi" w:cstheme="minorHAnsi"/>
          <w:color w:val="000000"/>
        </w:rPr>
        <w:t xml:space="preserve"> </w:t>
      </w:r>
      <w:r w:rsidRPr="00AA1E41">
        <w:rPr>
          <w:rFonts w:asciiTheme="minorHAnsi" w:hAnsiTheme="minorHAnsi" w:cstheme="minorHAnsi"/>
          <w:color w:val="000000"/>
          <w:u w:val="single"/>
        </w:rPr>
        <w:t>Finally, the Security Council could simply create its own climate migration requirements under an activist legislative role</w:t>
      </w:r>
      <w:r w:rsidRPr="003E55E4">
        <w:rPr>
          <w:rFonts w:asciiTheme="minorHAnsi" w:hAnsiTheme="minorHAnsi" w:cstheme="minorHAnsi"/>
          <w:color w:val="000000"/>
        </w:rPr>
        <w:t>.</w:t>
      </w:r>
      <w:r>
        <w:rPr>
          <w:rFonts w:asciiTheme="minorHAnsi" w:hAnsiTheme="minorHAnsi" w:cstheme="minorHAnsi"/>
          <w:color w:val="000000"/>
        </w:rPr>
        <w:t xml:space="preserve"> </w:t>
      </w:r>
      <w:r w:rsidRPr="003E55E4">
        <w:rPr>
          <w:rFonts w:asciiTheme="minorHAnsi" w:hAnsiTheme="minorHAnsi" w:cstheme="minorHAnsi"/>
          <w:color w:val="000000"/>
          <w:sz w:val="16"/>
          <w:szCs w:val="16"/>
        </w:rPr>
        <w:t>275</w:t>
      </w:r>
      <w:r w:rsidRPr="003E55E4">
        <w:rPr>
          <w:rFonts w:asciiTheme="minorHAnsi" w:hAnsiTheme="minorHAnsi" w:cstheme="minorHAnsi"/>
          <w:color w:val="000000"/>
        </w:rPr>
        <w:t xml:space="preserve"> </w:t>
      </w:r>
      <w:r w:rsidRPr="00AA1E41">
        <w:rPr>
          <w:rFonts w:asciiTheme="minorHAnsi" w:hAnsiTheme="minorHAnsi" w:cstheme="minorHAnsi"/>
          <w:color w:val="000000"/>
          <w:u w:val="single"/>
        </w:rPr>
        <w:t xml:space="preserve">Though this represents an option of last resort, especially in the wake of anti-democratic sentiments within the Security Council, it is legally possible. </w:t>
      </w:r>
      <w:r w:rsidRPr="00AA1E41">
        <w:rPr>
          <w:rFonts w:asciiTheme="minorHAnsi" w:hAnsiTheme="minorHAnsi" w:cstheme="minorHAnsi"/>
          <w:color w:val="000000"/>
          <w:sz w:val="16"/>
          <w:szCs w:val="16"/>
        </w:rPr>
        <w:t xml:space="preserve">The Council could also take a softer course and initiate a study of the likely effects of climate migration based on the outcome of the 2015 Paris Conference, 276 creating a cooperative relationship between the Security Council and the UNFCCC's own long-term studies. </w:t>
      </w:r>
    </w:p>
    <w:p w14:paraId="14CF8E39" w14:textId="77777777" w:rsidR="008C3247" w:rsidRDefault="008C3247" w:rsidP="008C3247">
      <w:pPr>
        <w:pStyle w:val="Heading3"/>
      </w:pPr>
      <w:r>
        <w:t>A2: US key/perm</w:t>
      </w:r>
    </w:p>
    <w:p w14:paraId="798FD049" w14:textId="77777777" w:rsidR="008C3247" w:rsidRDefault="008C3247" w:rsidP="008C3247">
      <w:pPr>
        <w:pStyle w:val="Heading4"/>
      </w:pPr>
      <w:r>
        <w:t>The perm would likely result in cap and trade quotas that violate the rights of migrants to retain a sense of identity and self-determine – the CP alone solves</w:t>
      </w:r>
    </w:p>
    <w:p w14:paraId="1D366779" w14:textId="77777777" w:rsidR="008C3247" w:rsidRDefault="008C3247" w:rsidP="008C3247">
      <w:r w:rsidRPr="003452B8">
        <w:rPr>
          <w:b/>
          <w:sz w:val="24"/>
        </w:rPr>
        <w:t>Warren 16</w:t>
      </w:r>
      <w:r>
        <w:t xml:space="preserve"> </w:t>
      </w:r>
    </w:p>
    <w:p w14:paraId="4B2C569C" w14:textId="77777777" w:rsidR="008C3247" w:rsidRPr="001F6A97" w:rsidRDefault="008C3247" w:rsidP="008C3247">
      <w:r w:rsidRPr="001F6A97">
        <w:t xml:space="preserve">(Phillip D., Majored in economics at Texas A&amp;M University. JD Candidate at the Columbia Law School, “FORCED MIGRATION AFTER PARIS COP21: EVALUATING THE "CLIMATE CHANGE DISPLACEMENT COORDINATION FACILITY", Columbia Law Review, Vol. 116, Iss. 8, December 2016, p. 2141-42, accessed on 7/24/18) </w:t>
      </w:r>
    </w:p>
    <w:p w14:paraId="7F038DB6" w14:textId="77777777" w:rsidR="008C3247" w:rsidRPr="00A0013D" w:rsidRDefault="008C3247" w:rsidP="008C3247">
      <w:pPr>
        <w:rPr>
          <w:u w:val="single"/>
        </w:rPr>
      </w:pPr>
      <w:r w:rsidRPr="001F6A97">
        <w:rPr>
          <w:rStyle w:val="StyleUnderline"/>
        </w:rPr>
        <w:t>Detractors would argue that under the principle of common but differentiated responsibilities, those most responsible for climate change should bear the largest burden in addressing its adverse effects</w:t>
      </w:r>
      <w:r w:rsidRPr="001F6A97">
        <w:rPr>
          <w:sz w:val="16"/>
        </w:rPr>
        <w:t xml:space="preserve">.229 </w:t>
      </w:r>
      <w:r w:rsidRPr="001F6A97">
        <w:rPr>
          <w:rStyle w:val="StyleUnderline"/>
        </w:rPr>
        <w:t>Under such a formulation, the United States</w:t>
      </w:r>
      <w:r w:rsidRPr="001F6A97">
        <w:rPr>
          <w:sz w:val="16"/>
        </w:rPr>
        <w:t xml:space="preserve">, for instance, </w:t>
      </w:r>
      <w:r w:rsidRPr="001F6A97">
        <w:rPr>
          <w:rStyle w:val="StyleUnderline"/>
        </w:rPr>
        <w:t>should perhaps accept the most refugees based on historical emissions.</w:t>
      </w:r>
      <w:r w:rsidRPr="001F6A97">
        <w:rPr>
          <w:sz w:val="16"/>
        </w:rPr>
        <w:t xml:space="preserve">230 </w:t>
      </w:r>
      <w:r w:rsidRPr="001F6A97">
        <w:rPr>
          <w:rStyle w:val="StyleUnderline"/>
        </w:rPr>
        <w:t>Some have even argued for a type of cap-and-trade for refugee quotas</w:t>
      </w:r>
      <w:r w:rsidRPr="001F6A97">
        <w:rPr>
          <w:sz w:val="16"/>
        </w:rPr>
        <w:t xml:space="preserve">.231 </w:t>
      </w:r>
      <w:r w:rsidRPr="001F6A97">
        <w:rPr>
          <w:rStyle w:val="StyleUnderline"/>
        </w:rPr>
        <w:t>Pigeon holing climate change migrants into certain parts of the world based on quotas (perhaps based on historical emissions) could satisfy one's sense of fairness, but it might not represent the preferences of those actually displaced, which ought to remain a primary concern</w:t>
      </w:r>
      <w:r w:rsidRPr="001F6A97">
        <w:rPr>
          <w:sz w:val="16"/>
        </w:rPr>
        <w:t>.232 This has been underscored by commenters such as Professor Jane McAdam, who notes that "</w:t>
      </w:r>
      <w:r w:rsidRPr="001F6A97">
        <w:rPr>
          <w:rStyle w:val="StyleUnderline"/>
        </w:rPr>
        <w:t>a protection-like response may not necessarily respond to communities' human rights concerns, especially those relating to cultural integrity, self-determination and statehood.”</w:t>
      </w:r>
      <w:r w:rsidRPr="001F6A97">
        <w:rPr>
          <w:sz w:val="16"/>
        </w:rPr>
        <w:t xml:space="preserve"> 233 Any international effort to help those displaced by climate change should encompass the option for regional and bilateral treaties to allow migration of populations within SIDS to move en masse to another territory. Admittedly, the concept of en masse migration presents difficulties associated with retaining nationality and whether en masse migration would then allow for some quasi-statehood designation.234 Analysis of these difficulties is beyond the scope of this Note. But the core point nonetheless remains: </w:t>
      </w:r>
      <w:r w:rsidRPr="001F6A97">
        <w:rPr>
          <w:rStyle w:val="StyleUnderline"/>
        </w:rPr>
        <w:t>Those living on SIDS should have the option to negotiate regional or bilateral agreements that would allow people to retain their cultural identity</w:t>
      </w:r>
      <w:r w:rsidRPr="001F6A97">
        <w:rPr>
          <w:sz w:val="16"/>
        </w:rPr>
        <w:t xml:space="preserve">. En masse migration certainly presents feasibility concerns, but </w:t>
      </w:r>
      <w:r w:rsidRPr="001F6A97">
        <w:rPr>
          <w:rStyle w:val="StyleUnderline"/>
        </w:rPr>
        <w:t>self-determination and preserving cultural heritage are goals the international community should not readily abandon at the first sign of difficulty. Countries like the United States</w:t>
      </w:r>
      <w:r w:rsidRPr="001F6A97">
        <w:rPr>
          <w:sz w:val="16"/>
        </w:rPr>
        <w:t xml:space="preserve">, presumably hoping to avoid an influx of immigrants, </w:t>
      </w:r>
      <w:r w:rsidRPr="001F6A97">
        <w:rPr>
          <w:rStyle w:val="StyleUnderline"/>
        </w:rPr>
        <w:t>might attempt to eschew responsibility for accepting displaced people by providing funds to the Green Climate Fund to aid migration (either internal or external) instead of accepting migrants through a bilateral treaty.</w:t>
      </w:r>
      <w:r w:rsidRPr="001F6A97">
        <w:rPr>
          <w:sz w:val="16"/>
        </w:rPr>
        <w:t xml:space="preserve"> This type of xenophobia is admittedly a concern, and a regional approach clearly relies on negotiation of regional and bilateral mechanisms that may ultimately require a backstop.235 This also raises the question of self-determination for those accepting migrants and whether state and local governments would have a say in the matter.236 Political concerns aside, </w:t>
      </w:r>
      <w:r w:rsidRPr="001F6A97">
        <w:rPr>
          <w:rStyle w:val="StyleUnderline"/>
        </w:rPr>
        <w:t>cultural integrity should represent the underpinning of the Coordination Facility's work, and supporting regional and bilateral agreements would allow individual small island nations to guide their own paths.</w:t>
      </w:r>
    </w:p>
    <w:p w14:paraId="466086AA" w14:textId="77777777" w:rsidR="008C3247" w:rsidRDefault="008C3247" w:rsidP="008C3247">
      <w:pPr>
        <w:pStyle w:val="Heading3"/>
      </w:pPr>
      <w:r>
        <w:t>CP won’t trigger the DA</w:t>
      </w:r>
    </w:p>
    <w:p w14:paraId="001AF1DE" w14:textId="77777777" w:rsidR="008C3247" w:rsidRDefault="008C3247" w:rsidP="008C3247">
      <w:pPr>
        <w:pStyle w:val="Heading4"/>
      </w:pPr>
      <w:r>
        <w:t xml:space="preserve">CP avoids triggering the DA- The facility creates no obligation for US to accept large populations of climate migrants </w:t>
      </w:r>
    </w:p>
    <w:p w14:paraId="24BD776A" w14:textId="77777777" w:rsidR="008C3247" w:rsidRPr="00986CB4" w:rsidRDefault="008C3247" w:rsidP="008C3247">
      <w:r w:rsidRPr="003452B8">
        <w:rPr>
          <w:b/>
          <w:sz w:val="24"/>
        </w:rPr>
        <w:t>Warren 16</w:t>
      </w:r>
      <w:r>
        <w:t xml:space="preserve"> (Phillip D., Majored in economics at Texas A&amp;M University. JD Candidate at the Columbia Law School, “</w:t>
      </w:r>
      <w:r w:rsidRPr="00AA79CF">
        <w:t>FORCED MIGRATION AFTER PARIS COP21: EVALUATING THE "CLIMATE CHANGE DISPLACEMENT COORDINATION FACILITY"</w:t>
      </w:r>
      <w:r>
        <w:t xml:space="preserve">, Columbia Law Review, Vol. 116, Iss. 8, December 2016, p. 2141-42, accessed on 7/24/18) </w:t>
      </w:r>
    </w:p>
    <w:p w14:paraId="139AE5F8" w14:textId="77777777" w:rsidR="008C3247" w:rsidRDefault="008C3247" w:rsidP="008C3247">
      <w:pPr>
        <w:rPr>
          <w:rFonts w:asciiTheme="minorHAnsi" w:hAnsiTheme="minorHAnsi" w:cstheme="minorHAnsi"/>
          <w:color w:val="000000"/>
          <w:u w:val="single"/>
        </w:rPr>
      </w:pPr>
      <w:r w:rsidRPr="0005584D">
        <w:rPr>
          <w:rFonts w:asciiTheme="minorHAnsi" w:hAnsiTheme="minorHAnsi" w:cstheme="minorHAnsi"/>
          <w:color w:val="000000"/>
          <w:u w:val="single"/>
        </w:rPr>
        <w:t>Further, domestic U.S. politics make it extremely unlikely that a top down, rights-based treaty that requires acceptance of climate change migrants will be ratified, at least in the near future. The United States is currently in the midst of a wave of anti-immigration sentiment</w:t>
      </w:r>
      <w:r w:rsidRPr="003E1256">
        <w:rPr>
          <w:rFonts w:asciiTheme="minorHAnsi" w:hAnsiTheme="minorHAnsi" w:cstheme="minorHAnsi"/>
          <w:color w:val="000000"/>
        </w:rPr>
        <w:t xml:space="preserve">, </w:t>
      </w:r>
      <w:r w:rsidRPr="0005584D">
        <w:rPr>
          <w:rFonts w:asciiTheme="minorHAnsi" w:hAnsiTheme="minorHAnsi" w:cstheme="minorHAnsi"/>
          <w:color w:val="000000"/>
          <w:sz w:val="16"/>
          <w:szCs w:val="16"/>
        </w:rPr>
        <w:t>253 which arguably borders on racism and xenophobia. 254 Additionally, many of those who staunchly oppose accepting refugees from war-torn Syria also deny climate change. 255 At best this combination creates an additional barrier to a rights-based approach; at worst it represents a source of climate change denial. Whatever underlies these positions (and whatever their merit),</w:t>
      </w:r>
      <w:r w:rsidRPr="0005584D">
        <w:rPr>
          <w:rFonts w:asciiTheme="minorHAnsi" w:hAnsiTheme="minorHAnsi" w:cstheme="minorHAnsi"/>
          <w:color w:val="000000"/>
          <w:u w:val="single"/>
        </w:rPr>
        <w:t xml:space="preserve"> it is unimaginable that the U.S. Senate would provide advice and consent on a treaty that requires acceptance of climate migrants</w:t>
      </w:r>
      <w:r w:rsidRPr="003E1256">
        <w:rPr>
          <w:rFonts w:asciiTheme="minorHAnsi" w:hAnsiTheme="minorHAnsi" w:cstheme="minorHAnsi"/>
          <w:color w:val="000000"/>
        </w:rPr>
        <w:t>.</w:t>
      </w:r>
      <w:r>
        <w:rPr>
          <w:rFonts w:asciiTheme="minorHAnsi" w:hAnsiTheme="minorHAnsi" w:cstheme="minorHAnsi"/>
          <w:color w:val="000000"/>
        </w:rPr>
        <w:t xml:space="preserve"> </w:t>
      </w:r>
      <w:r w:rsidRPr="003E1256">
        <w:rPr>
          <w:rFonts w:asciiTheme="minorHAnsi" w:hAnsiTheme="minorHAnsi" w:cstheme="minorHAnsi"/>
          <w:color w:val="000000"/>
        </w:rPr>
        <w:t xml:space="preserve">256 </w:t>
      </w:r>
      <w:r w:rsidRPr="0005584D">
        <w:rPr>
          <w:rFonts w:asciiTheme="minorHAnsi" w:hAnsiTheme="minorHAnsi" w:cstheme="minorHAnsi"/>
          <w:color w:val="000000"/>
          <w:u w:val="single"/>
        </w:rPr>
        <w:t>Accordingly, the Facility should narrow its short-term focus to studying the viability of certain areas for resettlement, along with supporting soft law and regional/bilateral negotiation support. This approach might even find favor with those who are dubious of U.S. participation in climate change negotiations.</w:t>
      </w:r>
      <w:r>
        <w:rPr>
          <w:rFonts w:asciiTheme="minorHAnsi" w:hAnsiTheme="minorHAnsi" w:cstheme="minorHAnsi"/>
          <w:color w:val="000000"/>
        </w:rPr>
        <w:t xml:space="preserve"> </w:t>
      </w:r>
      <w:r w:rsidRPr="003E1256">
        <w:rPr>
          <w:rFonts w:asciiTheme="minorHAnsi" w:hAnsiTheme="minorHAnsi" w:cstheme="minorHAnsi"/>
          <w:color w:val="000000"/>
        </w:rPr>
        <w:t xml:space="preserve">257 </w:t>
      </w:r>
      <w:r w:rsidRPr="0005584D">
        <w:rPr>
          <w:rFonts w:asciiTheme="minorHAnsi" w:hAnsiTheme="minorHAnsi" w:cstheme="minorHAnsi"/>
          <w:color w:val="000000"/>
          <w:u w:val="single"/>
        </w:rPr>
        <w:t xml:space="preserve">The solution proposed herein attempts to protect climate change migrants from having to flee to the United States without a right to enter an already overburdened </w:t>
      </w:r>
      <w:r w:rsidRPr="00C83A39">
        <w:rPr>
          <w:rFonts w:asciiTheme="minorHAnsi" w:hAnsiTheme="minorHAnsi" w:cstheme="minorHAnsi"/>
          <w:color w:val="000000"/>
          <w:u w:val="single"/>
        </w:rPr>
        <w:t>immigration system. The proposed solution creates no obligation to accept large populations of climate change migrants, at least in the short term, and would thus prove more politically palatable to conservative factions in the United States.</w:t>
      </w:r>
    </w:p>
    <w:p w14:paraId="4C3AB241" w14:textId="77777777" w:rsidR="008C3247" w:rsidRDefault="008C3247" w:rsidP="0042047E">
      <w:pPr>
        <w:rPr>
          <w:rFonts w:ascii="Georgia" w:eastAsia="Calibri" w:hAnsi="Georgia" w:cs="Times New Roman"/>
          <w:color w:val="000000"/>
          <w:sz w:val="20"/>
          <w:szCs w:val="18"/>
          <w:u w:val="single"/>
          <w:shd w:val="clear" w:color="auto" w:fill="FFFFFF"/>
        </w:rPr>
      </w:pPr>
    </w:p>
    <w:p w14:paraId="1A9FD7D4" w14:textId="77777777" w:rsidR="004B5C5F" w:rsidRDefault="004B5C5F" w:rsidP="004B5C5F">
      <w:pPr>
        <w:pStyle w:val="Heading3"/>
      </w:pPr>
      <w:r>
        <w:t>Treaties CP—Politics Net Benefit</w:t>
      </w:r>
    </w:p>
    <w:p w14:paraId="0127A0FC" w14:textId="77777777" w:rsidR="004B5C5F" w:rsidRDefault="004B5C5F" w:rsidP="004B5C5F"/>
    <w:p w14:paraId="6857832A" w14:textId="77777777" w:rsidR="004B5C5F" w:rsidRDefault="004B5C5F" w:rsidP="004B5C5F">
      <w:pPr>
        <w:pStyle w:val="Heading4"/>
      </w:pPr>
      <w:r>
        <w:t>Treaty negotiations are insulated from domestic politics—obscure process and political distance</w:t>
      </w:r>
    </w:p>
    <w:p w14:paraId="004FD521" w14:textId="77777777" w:rsidR="004B5C5F" w:rsidRPr="000D7B08" w:rsidRDefault="004B5C5F" w:rsidP="004B5C5F">
      <w:pPr>
        <w:rPr>
          <w:sz w:val="16"/>
        </w:rPr>
      </w:pPr>
      <w:r w:rsidRPr="000D7B08">
        <w:rPr>
          <w:sz w:val="16"/>
        </w:rPr>
        <w:t xml:space="preserve">Craig </w:t>
      </w:r>
      <w:r w:rsidRPr="000D7B08">
        <w:rPr>
          <w:rStyle w:val="Style13ptBold"/>
        </w:rPr>
        <w:t>Forcese ‘7</w:t>
      </w:r>
      <w:r w:rsidRPr="000D7B08">
        <w:rPr>
          <w:sz w:val="16"/>
        </w:rPr>
        <w:t xml:space="preserve">, Associate Professor, Faculty of Law, University of Ottawa,  HEGEMONIC FEDERALISM: THE DEMOCRATIC IMPLICATIONS OF THE UN SECURITY COUNCIL'S "LEGISLATIVE" PHASE, 38 VUWLR 175  August, 2007 Reporter 38 VUWLR 175 *  Length: 11244 words, l/n  </w:t>
      </w:r>
    </w:p>
    <w:p w14:paraId="11AFFD07" w14:textId="77777777" w:rsidR="004B5C5F" w:rsidRPr="006E4E94" w:rsidRDefault="004B5C5F" w:rsidP="004B5C5F">
      <w:pPr>
        <w:rPr>
          <w:sz w:val="16"/>
        </w:rPr>
      </w:pPr>
      <w:r w:rsidRPr="006E4E94">
        <w:rPr>
          <w:sz w:val="16"/>
        </w:rPr>
        <w:t xml:space="preserve">First, the very manner in which </w:t>
      </w:r>
      <w:r w:rsidRPr="006E4E94">
        <w:rPr>
          <w:u w:val="single"/>
        </w:rPr>
        <w:t>intergovernmental organisations</w:t>
      </w:r>
      <w:r w:rsidRPr="006E4E94">
        <w:rPr>
          <w:sz w:val="16"/>
        </w:rPr>
        <w:t xml:space="preserve"> function raises concerns about democratic accountability. Specifically, these institutions </w:t>
      </w:r>
      <w:r w:rsidRPr="006E4E94">
        <w:rPr>
          <w:u w:val="single"/>
        </w:rPr>
        <w:t>often conduct their activities insulated from meaningful scrutiny by a broader public.</w:t>
      </w:r>
      <w:r w:rsidRPr="006E4E94">
        <w:rPr>
          <w:sz w:val="16"/>
        </w:rPr>
        <w:t xml:space="preserve"> 6Link to the text of the note </w:t>
      </w:r>
      <w:r w:rsidRPr="006E4E94">
        <w:rPr>
          <w:u w:val="single"/>
        </w:rPr>
        <w:t>Except in the rarest of circumstances</w:t>
      </w:r>
      <w:r w:rsidRPr="006E4E94">
        <w:rPr>
          <w:sz w:val="16"/>
        </w:rPr>
        <w:t xml:space="preserve"> -- such as the negotiations of the treaties governing the International Criminal Court or the ban on landmines-</w:t>
      </w:r>
      <w:r w:rsidRPr="006E4E94">
        <w:rPr>
          <w:u w:val="single"/>
        </w:rPr>
        <w:t>international treaty-making is an obscure process. Negotiations are in camera, and treaties are concluded by the negotiating states without any public hearing or vetting process.</w:t>
      </w:r>
      <w:r>
        <w:rPr>
          <w:u w:val="single"/>
        </w:rPr>
        <w:t xml:space="preserve"> </w:t>
      </w:r>
      <w:r w:rsidRPr="006E4E94">
        <w:rPr>
          <w:sz w:val="16"/>
        </w:rPr>
        <w:t xml:space="preserve"> Second, in international policy-making the executive branches of state governments are enhanced at the expense of the other branches. </w:t>
      </w:r>
      <w:r w:rsidRPr="006E4E94">
        <w:rPr>
          <w:u w:val="single"/>
        </w:rPr>
        <w:t>Legislative bodies exercise little control over international policy-making.</w:t>
      </w:r>
      <w:r w:rsidRPr="006E4E94">
        <w:rPr>
          <w:sz w:val="16"/>
        </w:rPr>
        <w:t xml:space="preserve"> As Eric Stein has observed: "A new level of normative </w:t>
      </w:r>
      <w:r w:rsidRPr="006E4E94">
        <w:rPr>
          <w:u w:val="single"/>
        </w:rPr>
        <w:t>activity</w:t>
      </w:r>
      <w:r w:rsidRPr="006E4E94">
        <w:rPr>
          <w:sz w:val="16"/>
        </w:rPr>
        <w:t xml:space="preserve"> superimposed on national democratic systems m</w:t>
      </w:r>
      <w:r w:rsidRPr="006E4E94">
        <w:rPr>
          <w:u w:val="single"/>
        </w:rPr>
        <w:t xml:space="preserve">akes citizen participation more remote, and parliamentary control </w:t>
      </w:r>
      <w:r w:rsidRPr="006E4E94">
        <w:rPr>
          <w:sz w:val="16"/>
        </w:rPr>
        <w:t xml:space="preserve">over the executive, notoriously loose in foreign affairs matters, becomes even </w:t>
      </w:r>
      <w:r w:rsidRPr="006E4E94">
        <w:rPr>
          <w:u w:val="single"/>
        </w:rPr>
        <w:t>less effective</w:t>
      </w:r>
      <w:r w:rsidRPr="006E4E94">
        <w:rPr>
          <w:sz w:val="16"/>
        </w:rPr>
        <w:t xml:space="preserve">." 7Link to the text of the note Meanwhile, courts often extend substantial deference to the foreign affairs prerogatives of the executive branch. 8Link to the text of the note   [*180]  The impact of this short-circuiting of the democratic process is most apparent where </w:t>
      </w:r>
      <w:r w:rsidRPr="006E4E94">
        <w:rPr>
          <w:u w:val="single"/>
        </w:rPr>
        <w:t>international obligations</w:t>
      </w:r>
      <w:r w:rsidRPr="006E4E94">
        <w:rPr>
          <w:sz w:val="16"/>
        </w:rPr>
        <w:t xml:space="preserve">, once entered into by the executive, </w:t>
      </w:r>
      <w:r w:rsidRPr="006E4E94">
        <w:rPr>
          <w:u w:val="single"/>
        </w:rPr>
        <w:t>compel states to embark on policies that would otherwise be carefully scrutinised by Parliaments, courts or citizens</w:t>
      </w:r>
      <w:r w:rsidRPr="006E4E94">
        <w:rPr>
          <w:sz w:val="16"/>
        </w:rPr>
        <w:t>. The World Trade Organisation and other free trade agreements, for instance, are frequently criticised for constraining the "sovereignty" of their members -- the freedom to choose a given policy path. 9Link to the text of the note</w:t>
      </w:r>
    </w:p>
    <w:p w14:paraId="571CD4A6" w14:textId="3D513C42" w:rsidR="00395EAF" w:rsidRDefault="00395EAF" w:rsidP="00395EAF">
      <w:pPr>
        <w:pStyle w:val="Heading3"/>
        <w:rPr>
          <w:shd w:val="clear" w:color="auto" w:fill="FFFFFF"/>
        </w:rPr>
      </w:pPr>
      <w:r>
        <w:rPr>
          <w:shd w:val="clear" w:color="auto" w:fill="FFFFFF"/>
        </w:rPr>
        <w:t>Secrecy Avoids Link to Politics</w:t>
      </w:r>
    </w:p>
    <w:p w14:paraId="3506C34C" w14:textId="77777777" w:rsidR="00395EAF" w:rsidRPr="00F826E9" w:rsidRDefault="00395EAF" w:rsidP="00395EAF">
      <w:pPr>
        <w:pStyle w:val="Heading4"/>
        <w:rPr>
          <w:rStyle w:val="Style13ptBold"/>
          <w:b/>
          <w:bCs w:val="0"/>
        </w:rPr>
      </w:pPr>
      <w:r w:rsidRPr="00F826E9">
        <w:rPr>
          <w:rStyle w:val="Style13ptBold"/>
          <w:b/>
          <w:bCs w:val="0"/>
        </w:rPr>
        <w:t>Secret diplomacy key to success and shields the link to politics – negotiations done in public are under media scrutiny, prevent progress</w:t>
      </w:r>
    </w:p>
    <w:p w14:paraId="5F7F0490" w14:textId="77777777" w:rsidR="00395EAF" w:rsidRDefault="00395EAF" w:rsidP="00395EAF">
      <w:pPr>
        <w:rPr>
          <w:rStyle w:val="Style13ptBold"/>
        </w:rPr>
      </w:pPr>
      <w:r>
        <w:rPr>
          <w:rStyle w:val="Style13ptBold"/>
        </w:rPr>
        <w:t>Landler, ‘14</w:t>
      </w:r>
    </w:p>
    <w:p w14:paraId="26DEECDE" w14:textId="77777777" w:rsidR="00395EAF" w:rsidRPr="00106E63" w:rsidRDefault="00395EAF" w:rsidP="00395EAF">
      <w:r w:rsidRPr="00106E63">
        <w:t xml:space="preserve">(Mark, staff writer for the New York Times, “How Obama’s Undercover Statecraft Secured Three Major Accords”, The New York Times, December 18, </w:t>
      </w:r>
      <w:hyperlink r:id="rId57" w:history="1">
        <w:r w:rsidRPr="00106E63">
          <w:rPr>
            <w:rStyle w:val="Hyperlink"/>
          </w:rPr>
          <w:t>https://www.nytimes.com/2014/12/19/us/mastering-the-art-of-secret-negotiations.html</w:t>
        </w:r>
      </w:hyperlink>
      <w:r w:rsidRPr="00106E63">
        <w:t>, accessed on 7/25/18, ZW)</w:t>
      </w:r>
    </w:p>
    <w:p w14:paraId="5131D158" w14:textId="77777777" w:rsidR="00395EAF" w:rsidRDefault="00395EAF" w:rsidP="00395EAF">
      <w:pPr>
        <w:rPr>
          <w:rStyle w:val="StyleUnderline"/>
        </w:rPr>
      </w:pPr>
      <w:r w:rsidRPr="00A645AB">
        <w:rPr>
          <w:rStyle w:val="StyleUnderline"/>
        </w:rPr>
        <w:t>“Negotiations are like mushrooms: They grow in the dark,”</w:t>
      </w:r>
      <w:r w:rsidRPr="00A645AB">
        <w:rPr>
          <w:sz w:val="16"/>
        </w:rPr>
        <w:t xml:space="preserve"> said Martin S. Indyk, the director of foreign policy at the Brookings Institution. “</w:t>
      </w:r>
      <w:r w:rsidRPr="00A645AB">
        <w:rPr>
          <w:rStyle w:val="StyleUnderline"/>
        </w:rPr>
        <w:t>That’s especially true</w:t>
      </w:r>
      <w:r w:rsidRPr="00A645AB">
        <w:rPr>
          <w:sz w:val="16"/>
        </w:rPr>
        <w:t xml:space="preserve"> of negotiations between longtime adversaries, </w:t>
      </w:r>
      <w:r w:rsidRPr="00A645AB">
        <w:rPr>
          <w:rStyle w:val="StyleUnderline"/>
        </w:rPr>
        <w:t>where the domestic politics on both sides make it impossible to reach a deal if the negotiations are conducted in public.”</w:t>
      </w:r>
      <w:r w:rsidRPr="00A645AB">
        <w:rPr>
          <w:sz w:val="16"/>
        </w:rPr>
        <w:t xml:space="preserve"> Mr. </w:t>
      </w:r>
      <w:r w:rsidRPr="00A645AB">
        <w:rPr>
          <w:rStyle w:val="StyleUnderline"/>
        </w:rPr>
        <w:t>Indyk knows firsthand the hazards of conducting diplomacy in open view. As the administration’s special envoy for Israeli-Palestinian negotiations, he struggled to bring together distrustful parties under a white-hot media glare. While the details of the talks were kept under wraps, the very public nature of the process made it vulnerable to scrutiny from all sides.</w:t>
      </w:r>
    </w:p>
    <w:p w14:paraId="7F390EDB" w14:textId="77777777" w:rsidR="00395EAF" w:rsidRPr="00521189" w:rsidRDefault="00395EAF" w:rsidP="00395EAF">
      <w:pPr>
        <w:pStyle w:val="Heading4"/>
        <w:rPr>
          <w:rStyle w:val="StyleUnderline"/>
          <w:sz w:val="26"/>
          <w:u w:val="none"/>
        </w:rPr>
      </w:pPr>
      <w:r w:rsidRPr="00521189">
        <w:rPr>
          <w:rStyle w:val="StyleUnderline"/>
          <w:sz w:val="26"/>
          <w:u w:val="none"/>
        </w:rPr>
        <w:t>Initial secret diplomacy delays the amount of time until public presentation of accords to the public, allows details to be worked out</w:t>
      </w:r>
    </w:p>
    <w:p w14:paraId="4AFBEB5B" w14:textId="77777777" w:rsidR="00395EAF" w:rsidRDefault="00395EAF" w:rsidP="00395EAF">
      <w:pPr>
        <w:rPr>
          <w:rStyle w:val="Style13ptBold"/>
        </w:rPr>
      </w:pPr>
      <w:r>
        <w:rPr>
          <w:rStyle w:val="Style13ptBold"/>
        </w:rPr>
        <w:t>Landler, ‘14</w:t>
      </w:r>
    </w:p>
    <w:p w14:paraId="3D80EF61" w14:textId="77777777" w:rsidR="00395EAF" w:rsidRPr="00106E63" w:rsidRDefault="00395EAF" w:rsidP="00395EAF">
      <w:r w:rsidRPr="00106E63">
        <w:t xml:space="preserve">(Mark, staff writer for the New York Times, “How Obama’s Undercover Statecraft Secured Three Major Accords”, The New York Times, December 18, </w:t>
      </w:r>
      <w:hyperlink r:id="rId58" w:history="1">
        <w:r w:rsidRPr="00106E63">
          <w:rPr>
            <w:rStyle w:val="Hyperlink"/>
          </w:rPr>
          <w:t>https://www.nytimes.com/2014/12/19/us/mastering-the-art-of-secret-negotiations.html</w:t>
        </w:r>
      </w:hyperlink>
      <w:r w:rsidRPr="00106E63">
        <w:t>, accessed on 7/25/18, ZW)</w:t>
      </w:r>
    </w:p>
    <w:p w14:paraId="166C369B" w14:textId="77777777" w:rsidR="00395EAF" w:rsidRPr="00106E63" w:rsidRDefault="00395EAF" w:rsidP="00395EAF">
      <w:pPr>
        <w:rPr>
          <w:rStyle w:val="StyleUnderline"/>
        </w:rPr>
      </w:pPr>
      <w:r w:rsidRPr="00106E63">
        <w:rPr>
          <w:rStyle w:val="StyleUnderline"/>
        </w:rPr>
        <w:t>In July 2012</w:t>
      </w:r>
      <w:r w:rsidRPr="00106E63">
        <w:rPr>
          <w:rStyle w:val="Style13ptBold"/>
          <w:b w:val="0"/>
          <w:sz w:val="16"/>
        </w:rPr>
        <w:t xml:space="preserve">, Mr. </w:t>
      </w:r>
      <w:r w:rsidRPr="00106E63">
        <w:rPr>
          <w:rStyle w:val="StyleUnderline"/>
        </w:rPr>
        <w:t>Sullivan met with Iranian representatives in Oman</w:t>
      </w:r>
      <w:r w:rsidRPr="00106E63">
        <w:rPr>
          <w:rStyle w:val="Style13ptBold"/>
          <w:b w:val="0"/>
          <w:sz w:val="16"/>
        </w:rPr>
        <w:t xml:space="preserve">, where Sultan Qaboos bin Said had taken on the role of middleman between two longtime enemies. Mr. Sullivan, 38, and a colleague crashed on a couch in a house belonging to the American Embassy. </w:t>
      </w:r>
      <w:r w:rsidRPr="00106E63">
        <w:rPr>
          <w:rStyle w:val="StyleUnderline"/>
        </w:rPr>
        <w:t>The effort proceeded in fits and starts, but suddenly became serious with the election of</w:t>
      </w:r>
      <w:r w:rsidRPr="00106E63">
        <w:rPr>
          <w:rStyle w:val="Style13ptBold"/>
          <w:b w:val="0"/>
          <w:sz w:val="16"/>
        </w:rPr>
        <w:t xml:space="preserve"> Hassan </w:t>
      </w:r>
      <w:r w:rsidRPr="00106E63">
        <w:rPr>
          <w:rStyle w:val="StyleUnderline"/>
        </w:rPr>
        <w:t xml:space="preserve">Rouhani </w:t>
      </w:r>
      <w:r w:rsidRPr="00106E63">
        <w:rPr>
          <w:rStyle w:val="Style13ptBold"/>
          <w:b w:val="0"/>
          <w:sz w:val="16"/>
        </w:rPr>
        <w:t xml:space="preserve">as Iran’s president </w:t>
      </w:r>
      <w:r w:rsidRPr="00106E63">
        <w:rPr>
          <w:rStyle w:val="StyleUnderline"/>
        </w:rPr>
        <w:t>in June 2013</w:t>
      </w:r>
      <w:r w:rsidRPr="00106E63">
        <w:rPr>
          <w:rStyle w:val="Style13ptBold"/>
          <w:b w:val="0"/>
          <w:sz w:val="16"/>
        </w:rPr>
        <w:t xml:space="preserve">. Mr. </w:t>
      </w:r>
      <w:r w:rsidRPr="00106E63">
        <w:rPr>
          <w:rStyle w:val="StyleUnderline"/>
        </w:rPr>
        <w:t>Sullivan</w:t>
      </w:r>
      <w:r w:rsidRPr="00106E63">
        <w:rPr>
          <w:rStyle w:val="Style13ptBold"/>
          <w:b w:val="0"/>
          <w:sz w:val="16"/>
        </w:rPr>
        <w:t xml:space="preserve">, </w:t>
      </w:r>
      <w:r w:rsidRPr="00106E63">
        <w:rPr>
          <w:rStyle w:val="StyleUnderline"/>
        </w:rPr>
        <w:t>now joined by a more seasoned deputy secretary of state</w:t>
      </w:r>
      <w:r w:rsidRPr="00106E63">
        <w:rPr>
          <w:rStyle w:val="Style13ptBold"/>
          <w:b w:val="0"/>
          <w:sz w:val="16"/>
        </w:rPr>
        <w:t xml:space="preserve">, William J. Burns, </w:t>
      </w:r>
      <w:r w:rsidRPr="00106E63">
        <w:rPr>
          <w:rStyle w:val="StyleUnderline"/>
        </w:rPr>
        <w:t>continued to meet secretly with Iran in Oman, at the United Nations, and in Geneva. By the time the other Western powers arrived in Geneva for decisive talks with Iran in November 2013, they discovered that much of the deal had already been sown up.</w:t>
      </w:r>
    </w:p>
    <w:p w14:paraId="70818CE3" w14:textId="77777777" w:rsidR="00395EAF" w:rsidRPr="00395EAF" w:rsidRDefault="00395EAF" w:rsidP="00395EAF"/>
    <w:p w14:paraId="236605B9" w14:textId="66F821DD" w:rsidR="005B5111" w:rsidRDefault="005B5111" w:rsidP="005B5111">
      <w:pPr>
        <w:pStyle w:val="Heading2"/>
      </w:pPr>
      <w:r>
        <w:t>“Climate”</w:t>
      </w:r>
      <w:r w:rsidR="0067153D">
        <w:t xml:space="preserve"> &amp; “Environmental”</w:t>
      </w:r>
      <w:r>
        <w:t xml:space="preserve"> PIC</w:t>
      </w:r>
    </w:p>
    <w:p w14:paraId="46644D1B" w14:textId="77777777" w:rsidR="0067153D" w:rsidRDefault="0067153D" w:rsidP="0067153D">
      <w:pPr>
        <w:pStyle w:val="Heading4"/>
      </w:pPr>
      <w:r>
        <w:t>Attaching the word “climate” or “environmental” to the word “refugee” is bad because it justifies poor and restrictive refugee policies</w:t>
      </w:r>
    </w:p>
    <w:p w14:paraId="10EED2E3" w14:textId="77777777" w:rsidR="0067153D" w:rsidRPr="00504E93" w:rsidRDefault="0067153D" w:rsidP="0067153D">
      <w:r w:rsidRPr="00504E93">
        <w:rPr>
          <w:rStyle w:val="Style13ptBold"/>
        </w:rPr>
        <w:t>White 11</w:t>
      </w:r>
      <w:r>
        <w:t xml:space="preserve">—(Gregory, Associate Professor at the University of Texas San Antonio, “Climate Induced Migration: An Essentially Contested Topic” </w:t>
      </w:r>
      <w:r>
        <w:rPr>
          <w:i/>
        </w:rPr>
        <w:t>Climate Change and Migration: Security and Borders in a Warming World</w:t>
      </w:r>
      <w:r>
        <w:t>, 2011, book, pp 24-25 [E.W])</w:t>
      </w:r>
    </w:p>
    <w:p w14:paraId="351D0C48" w14:textId="77777777" w:rsidR="0067153D" w:rsidRPr="00504E93" w:rsidRDefault="0067153D" w:rsidP="0067153D">
      <w:pPr>
        <w:rPr>
          <w:u w:val="single"/>
        </w:rPr>
      </w:pPr>
      <w:r w:rsidRPr="00504E93">
        <w:rPr>
          <w:u w:val="single"/>
        </w:rPr>
        <w:t>Th e third objection to CIM was that it might have some ironic, even perverse and unintended, implications</w:t>
      </w:r>
      <w:r w:rsidRPr="00504E93">
        <w:rPr>
          <w:sz w:val="16"/>
        </w:rPr>
        <w:t xml:space="preserve">. In this line of argument, </w:t>
      </w:r>
      <w:r w:rsidRPr="00504E93">
        <w:rPr>
          <w:u w:val="single"/>
        </w:rPr>
        <w:t>concerns about climate migrants and refugees seeking to cross international borders are counterproductive, playing into the hands of governments seeking to secure their borders and tighten refugee controls.</w:t>
      </w:r>
      <w:r w:rsidRPr="00504E93">
        <w:rPr>
          <w:sz w:val="16"/>
        </w:rPr>
        <w:t xml:space="preserve"> In the spirit of pointing to a growing phenomenon, and even being inclined to help solve the challenges posed by forced displacement by environmental factors, analysts unwittingly give fuel to security-minded oﬃ cials and electorates. </w:t>
      </w:r>
      <w:r w:rsidRPr="00504E93">
        <w:rPr>
          <w:u w:val="single"/>
        </w:rPr>
        <w:t xml:space="preserve">If refugees motivated by environmental change are headed toward North Atlantic countries, so the reasoning might go, then eﬀ orts should be made to stop them. </w:t>
      </w:r>
      <w:r w:rsidRPr="00504E93">
        <w:rPr>
          <w:sz w:val="16"/>
        </w:rPr>
        <w:t xml:space="preserve">For Kibreab: </w:t>
      </w:r>
      <w:r w:rsidRPr="00504E93">
        <w:rPr>
          <w:u w:val="single"/>
        </w:rPr>
        <w:t>Th e concept of the environmental refugee is increasingly used by states to justify restrictive refugee policies. Many academics, instead of questioning the conceptual and legal foundation of the term, have been using it uncritically, and so unintentionally contributing to the hardening of attitudes and policies against involuntary migrants</w:t>
      </w:r>
      <w:r w:rsidRPr="00504E93">
        <w:rPr>
          <w:sz w:val="16"/>
        </w:rPr>
        <w:t>. 27 In a related dynamic</w:t>
      </w:r>
      <w:r w:rsidRPr="00504E93">
        <w:rPr>
          <w:u w:val="single"/>
        </w:rPr>
        <w:t>, by attributing refugee ﬂ ows to climate change, other causal factors might be left aside. Conﬂ ict, poor government policy, corruption, warfare, and nefarious international involvement in a region can prompt environmental degradation</w:t>
      </w:r>
      <w:r w:rsidRPr="00504E93">
        <w:rPr>
          <w:sz w:val="16"/>
        </w:rPr>
        <w:t xml:space="preserve">. Cold War involvement in the Horn of Africa during the ’70s and ’80s, or strategic eﬀ orts in Sahelian Africa as part of the Global War on Terror (GWOT) after September 11, may initiate displacement as much as, or more than, climate change. Pointing to environmental change alone lets policy makers oﬀ the hook. </w:t>
      </w:r>
      <w:r w:rsidRPr="00504E93">
        <w:rPr>
          <w:u w:val="single"/>
        </w:rPr>
        <w:t>Th e invocation of climate refugees to justify a security response based on environmental conﬂ ict rather than on a broader, more people-centric notion of environmental security is perhaps even more prominent in recent years. North Atlantic oﬃ cials increasingly point to climate change as a security threat, with growth in CIM in coming decades as the catalyst for a policy response.</w:t>
      </w:r>
    </w:p>
    <w:p w14:paraId="0A1EF460" w14:textId="77777777" w:rsidR="0067153D" w:rsidRDefault="0067153D" w:rsidP="0067153D">
      <w:pPr>
        <w:pStyle w:val="Heading4"/>
      </w:pPr>
      <w:r>
        <w:t>Migration is not only caused by environmental factors – using the term ‘environmentally induced migration’ or ‘climate migrants’ is wrong – it can also serve to depoliticize migrations that are more closely linked to to socioeconomic factors.</w:t>
      </w:r>
    </w:p>
    <w:p w14:paraId="6091CE34" w14:textId="77777777" w:rsidR="0067153D" w:rsidRPr="0027398F" w:rsidRDefault="0067153D" w:rsidP="0067153D">
      <w:pPr>
        <w:rPr>
          <w:rStyle w:val="Style13ptBold"/>
        </w:rPr>
      </w:pPr>
      <w:r>
        <w:rPr>
          <w:rStyle w:val="Style13ptBold"/>
        </w:rPr>
        <w:t xml:space="preserve">Klepp, 2017 </w:t>
      </w:r>
      <w:r w:rsidRPr="00FE2C3B">
        <w:rPr>
          <w:rStyle w:val="Style13ptBold"/>
          <w:b w:val="0"/>
          <w:sz w:val="16"/>
          <w:szCs w:val="16"/>
        </w:rPr>
        <w:t xml:space="preserve">(Silja- a Professor of Human Geography since 2017 @ Kiel University and a trained social anthropologist, “Climate Change and Migration”, Oxford Research Encyclopedias: Climate Science, April 2017, accessed on 7/22/18, </w:t>
      </w:r>
      <w:hyperlink r:id="rId59" w:history="1">
        <w:r w:rsidRPr="00FE2C3B">
          <w:rPr>
            <w:rStyle w:val="Hyperlink"/>
            <w:sz w:val="16"/>
            <w:szCs w:val="16"/>
          </w:rPr>
          <w:t>http://climatescience.oxfordre.com/view/10.1093/acrefore/9780190228620.001.0001/acrefore-9780190228620-e-42)</w:t>
        </w:r>
      </w:hyperlink>
      <w:r w:rsidRPr="00FE2C3B">
        <w:rPr>
          <w:rStyle w:val="Style13ptBold"/>
          <w:sz w:val="16"/>
          <w:szCs w:val="16"/>
        </w:rPr>
        <w:t xml:space="preserve"> </w:t>
      </w:r>
      <w:r w:rsidRPr="00FE2C3B">
        <w:rPr>
          <w:rStyle w:val="Style13ptBold"/>
          <w:b w:val="0"/>
          <w:sz w:val="16"/>
          <w:szCs w:val="16"/>
        </w:rPr>
        <w:t>[SP]</w:t>
      </w:r>
    </w:p>
    <w:p w14:paraId="54A09E18" w14:textId="77777777" w:rsidR="0067153D" w:rsidRPr="003D6791" w:rsidRDefault="0067153D" w:rsidP="0067153D">
      <w:pPr>
        <w:rPr>
          <w:sz w:val="16"/>
        </w:rPr>
      </w:pPr>
      <w:r w:rsidRPr="0027398F">
        <w:rPr>
          <w:u w:val="single"/>
        </w:rPr>
        <w:t>This divide has remained relevant until today, although there seems to be more consensus recently that simplistic linkages between environmental change and migration decisions should be avoided</w:t>
      </w:r>
      <w:r w:rsidRPr="003D6791">
        <w:rPr>
          <w:sz w:val="16"/>
        </w:rPr>
        <w:t xml:space="preserve"> (Piguet, 2013; Hillmann et al., 2015; Klepp &amp; Herbeck, 2016). During the mid-1990s, the response to “alarmist” narratives, which environmental studies scholars primarily wrote, came from social scientists, especially migration researchers. They criticized the estimates as methodologically unsound and argued that migration decisions are far more complex and that </w:t>
      </w:r>
      <w:r w:rsidRPr="0027398F">
        <w:rPr>
          <w:u w:val="single"/>
        </w:rPr>
        <w:t>there are no indications for environmental changes to be the only cause for migration</w:t>
      </w:r>
      <w:r w:rsidRPr="003D6791">
        <w:rPr>
          <w:sz w:val="16"/>
        </w:rPr>
        <w:t xml:space="preserve"> (Castles, 2002; Black, 2001; Kibreab, 1997; McGregor, 1993). Black stated that </w:t>
      </w:r>
      <w:r w:rsidRPr="0027398F">
        <w:rPr>
          <w:u w:val="single"/>
        </w:rPr>
        <w:t>one could assume that political and socioeconomic factors are more likely to be reasons for migration</w:t>
      </w:r>
      <w:r w:rsidRPr="003D6791">
        <w:rPr>
          <w:sz w:val="16"/>
        </w:rPr>
        <w:t>. Furthermore, we must also take into consideration the adaptation strategies of different societies in view of environmental changes</w:t>
      </w:r>
      <w:r w:rsidRPr="0027398F">
        <w:rPr>
          <w:b/>
          <w:u w:val="single"/>
        </w:rPr>
        <w:t>. Thus, according to Black, it is misleading to talk about environmentally induced migration or climate migrants, and the expressions should therefore not be propagated</w:t>
      </w:r>
      <w:r w:rsidRPr="003D6791">
        <w:rPr>
          <w:sz w:val="16"/>
        </w:rPr>
        <w:t xml:space="preserve"> (Black, 2001). </w:t>
      </w:r>
      <w:r w:rsidRPr="0027398F">
        <w:rPr>
          <w:u w:val="single"/>
        </w:rPr>
        <w:t>The term environmental refugee was also questioned for its “depoliticizing” effect regarding environmental problems that are most often closely connected to political conflict and to socioeconomic factors</w:t>
      </w:r>
      <w:r w:rsidRPr="003D6791">
        <w:rPr>
          <w:sz w:val="16"/>
        </w:rPr>
        <w:t xml:space="preserve"> (Felgentreff, 2015, p. 41; Piguet, 2013, p. 155; Kibreab, 1997). </w:t>
      </w:r>
      <w:r w:rsidRPr="0027398F">
        <w:rPr>
          <w:b/>
          <w:u w:val="single"/>
        </w:rPr>
        <w:t>One concern was also that it would play into the hands of actors that are linking the “floods of migrants” evoked in alarmist estimates to security and border protection debates</w:t>
      </w:r>
      <w:r w:rsidRPr="003D6791">
        <w:rPr>
          <w:sz w:val="16"/>
        </w:rPr>
        <w:t xml:space="preserve"> (Elliott, 2010; Adamo, 2009) and away from mitigation efforts (McNamara &amp; Gibson, 2009, p. 480).</w:t>
      </w:r>
    </w:p>
    <w:p w14:paraId="0A1A6298" w14:textId="77777777" w:rsidR="005B5111" w:rsidRPr="005B5111" w:rsidRDefault="005B5111" w:rsidP="005B5111"/>
    <w:p w14:paraId="586583D7" w14:textId="443C1121" w:rsidR="0042047E" w:rsidRDefault="002F67C3" w:rsidP="002F67C3">
      <w:pPr>
        <w:pStyle w:val="Heading2"/>
      </w:pPr>
      <w:r>
        <w:t>“Refugee” PIC</w:t>
      </w:r>
    </w:p>
    <w:p w14:paraId="4F6A0664" w14:textId="3F83F9F2" w:rsidR="002F67C3" w:rsidRPr="002F67C3" w:rsidRDefault="002F67C3" w:rsidP="002F67C3">
      <w:pPr>
        <w:pStyle w:val="Heading3"/>
      </w:pPr>
      <w:r>
        <w:t>1NC</w:t>
      </w:r>
    </w:p>
    <w:p w14:paraId="153C24E0" w14:textId="70BC4C8E" w:rsidR="002F67C3" w:rsidRDefault="002F67C3" w:rsidP="002F67C3">
      <w:pPr>
        <w:pStyle w:val="Heading4"/>
      </w:pPr>
      <w:r>
        <w:t>Text: The United States federal government should [insert plan text – REPLACE “refugee(s)” with “migrant(s)”].</w:t>
      </w:r>
    </w:p>
    <w:p w14:paraId="3F5F56AE" w14:textId="77777777" w:rsidR="002F67C3" w:rsidRDefault="002F67C3" w:rsidP="002F67C3">
      <w:pPr>
        <w:pStyle w:val="Heading4"/>
      </w:pPr>
      <w:r>
        <w:t>Calling environmental migrants “climate refugees” undermines protections for traditional refugees- turns the case</w:t>
      </w:r>
    </w:p>
    <w:p w14:paraId="5ABD080B" w14:textId="77777777" w:rsidR="002F67C3" w:rsidRDefault="002F67C3" w:rsidP="002F67C3">
      <w:pPr>
        <w:rPr>
          <w:rStyle w:val="Style13ptBold"/>
        </w:rPr>
      </w:pPr>
      <w:r>
        <w:rPr>
          <w:rStyle w:val="Style13ptBold"/>
        </w:rPr>
        <w:t xml:space="preserve">Hartmann 10 </w:t>
      </w:r>
    </w:p>
    <w:p w14:paraId="478D189E" w14:textId="50089587" w:rsidR="002F67C3" w:rsidRPr="002F67C3" w:rsidRDefault="002F67C3" w:rsidP="002F67C3">
      <w:r w:rsidRPr="002F67C3">
        <w:t xml:space="preserve">(Betsy, she has appeared on CNN, BBC and French television and is a frequent public speaker and radio guest. Her articles and op-eds have appeared in diverse popular, policy and scholarly venues. Betsy received her BA in South Asian Studies magna cum laude from Yale University, where she entered in the first class of women. She received her PhD in development studies from the London School of Economics and Political Science, 2010, “RETHINKING CLIMATE REFUGEES AND CLIMATE CONFLICT: RHETORIC, REALITY AND THE POLITICS OF POLICY DISCOURSE”, </w:t>
      </w:r>
      <w:r>
        <w:t>Journal of International Development, 2010, Vol. 22, pp. 23</w:t>
      </w:r>
      <w:r w:rsidR="00EC63DB">
        <w:t>8</w:t>
      </w:r>
      <w:r>
        <w:t xml:space="preserve">, </w:t>
      </w:r>
      <w:r w:rsidRPr="000828CA">
        <w:t>https://onlinelibrary.wiley.com/doi/pdf/10.1002/jid.1676,</w:t>
      </w:r>
      <w:r>
        <w:t xml:space="preserve"> accessed 7/21/18,</w:t>
      </w:r>
      <w:r w:rsidRPr="000828CA">
        <w:t xml:space="preserve"> CaseoutweighsT</w:t>
      </w:r>
      <w:r w:rsidRPr="002F67C3">
        <w:t>)</w:t>
      </w:r>
    </w:p>
    <w:p w14:paraId="0AF64336" w14:textId="77777777" w:rsidR="002F67C3" w:rsidRDefault="002F67C3" w:rsidP="002F67C3">
      <w:pPr>
        <w:rPr>
          <w:sz w:val="14"/>
        </w:rPr>
      </w:pPr>
      <w:r w:rsidRPr="0040731B">
        <w:rPr>
          <w:sz w:val="14"/>
        </w:rPr>
        <w:t xml:space="preserve">A third area of concern is how </w:t>
      </w:r>
      <w:r w:rsidRPr="00B33B69">
        <w:rPr>
          <w:u w:val="single"/>
        </w:rPr>
        <w:t>the label ‘climate refugee,’ like ‘environmental refugee’ before it, could further undermine the rights and protections of traditional refugees as defined by the 1951 U.N. Refugee Convention</w:t>
      </w:r>
      <w:r w:rsidRPr="0040731B">
        <w:rPr>
          <w:sz w:val="14"/>
        </w:rPr>
        <w:t xml:space="preserve"> (UNHCR, 1951/1967). According to the Convention, </w:t>
      </w:r>
      <w:r w:rsidRPr="00B33B69">
        <w:rPr>
          <w:u w:val="single"/>
        </w:rPr>
        <w:t>a refugee is someone who ‘owing to a well-founded fear of being persecuted for reasons of race, religion and nationality, membership of a particular social group or political opinion, is outside his country of nationality and is unable or, owing to such fear, is unwilling to avail himself of the protection of that country</w:t>
      </w:r>
      <w:r w:rsidRPr="0040731B">
        <w:rPr>
          <w:sz w:val="14"/>
        </w:rPr>
        <w:t xml:space="preserve">...’ (UNHCR, 1951/1967). At the same time that </w:t>
      </w:r>
      <w:r w:rsidRPr="00B33B69">
        <w:rPr>
          <w:u w:val="single"/>
        </w:rPr>
        <w:t>it has become popular to apply the label refugee to any group of forced migrants, immigration enforcement agencies, especially in Europe, have fractioned the traditional refugee category by creating a bureaucratic hierarchy of asylum seeker eligibility in order to restrict admission</w:t>
      </w:r>
      <w:r w:rsidRPr="0040731B">
        <w:rPr>
          <w:sz w:val="14"/>
        </w:rPr>
        <w:t xml:space="preserve"> (Zetter, 2007). It is against this politicised background that one must view the evolution of the term ‘climate refugee.’ </w:t>
      </w:r>
      <w:r w:rsidRPr="006728A5">
        <w:rPr>
          <w:u w:val="single"/>
        </w:rPr>
        <w:t>Both the U.N</w:t>
      </w:r>
      <w:r w:rsidRPr="0040731B">
        <w:rPr>
          <w:sz w:val="14"/>
        </w:rPr>
        <w:t xml:space="preserve">. High Commissioner for Refugees (UNHCR) </w:t>
      </w:r>
      <w:r w:rsidRPr="006728A5">
        <w:rPr>
          <w:u w:val="single"/>
        </w:rPr>
        <w:t>and the International Organisation for Migration (IOM) caution against using either the term environmental refugee or climate refugee since they have no basis in international refugee law and could undermine the international legal regime for the protection of refugees</w:t>
      </w:r>
      <w:r w:rsidRPr="0040731B">
        <w:rPr>
          <w:sz w:val="14"/>
        </w:rPr>
        <w:t xml:space="preserve"> (UNHCR, 2008; IOM, 2009</w:t>
      </w:r>
      <w:r w:rsidRPr="006728A5">
        <w:rPr>
          <w:u w:val="single"/>
        </w:rPr>
        <w:t xml:space="preserve">). UNHCR further emphasises that much displacement due to climate-related factors is likely to be internal in nature, without the crossing of international borders. </w:t>
      </w:r>
      <w:r w:rsidRPr="0040731B">
        <w:rPr>
          <w:sz w:val="14"/>
        </w:rPr>
        <w:t>A more appropriate legal regime for climate-related migration may be human rights law (McAdam and Saul, 2008).</w:t>
      </w:r>
    </w:p>
    <w:p w14:paraId="247D31FB" w14:textId="77777777" w:rsidR="002F67C3" w:rsidRDefault="002F67C3" w:rsidP="002F67C3">
      <w:pPr>
        <w:pStyle w:val="Heading4"/>
      </w:pPr>
      <w:r>
        <w:t>The use of ‘refugee’ removes agency, results in ethnocide, and increases tensions</w:t>
      </w:r>
    </w:p>
    <w:p w14:paraId="6B43D791" w14:textId="77777777" w:rsidR="00ED4CD0" w:rsidRDefault="002F67C3" w:rsidP="002F67C3">
      <w:pPr>
        <w:rPr>
          <w:rStyle w:val="Style13ptBold"/>
        </w:rPr>
      </w:pPr>
      <w:r>
        <w:rPr>
          <w:rStyle w:val="Style13ptBold"/>
        </w:rPr>
        <w:t xml:space="preserve">Sood 17 </w:t>
      </w:r>
    </w:p>
    <w:p w14:paraId="71F328F9" w14:textId="7D57F947" w:rsidR="002F67C3" w:rsidRPr="00ED4CD0" w:rsidRDefault="002F67C3" w:rsidP="00ED4CD0">
      <w:r w:rsidRPr="00ED4CD0">
        <w:t xml:space="preserve">(Shefali, Bachelor of Arts from University of Michigan, 2017, “Discourse and Responsibility: Climate Change Refugees in South Asia”, </w:t>
      </w:r>
      <w:hyperlink r:id="rId60" w:history="1">
        <w:r w:rsidRPr="00ED4CD0">
          <w:rPr>
            <w:rStyle w:val="Hyperlink"/>
          </w:rPr>
          <w:t>https://deepblue.lib.umich.edu/bitstream/handle/2027.42/139659/soods.pdf?sequence=1&amp;isAllowed=y</w:t>
        </w:r>
      </w:hyperlink>
      <w:r w:rsidRPr="00ED4CD0">
        <w:t xml:space="preserve">, </w:t>
      </w:r>
      <w:r w:rsidR="00ED4CD0">
        <w:t xml:space="preserve">accessed on 7/21/18, </w:t>
      </w:r>
      <w:r w:rsidRPr="00ED4CD0">
        <w:t>CaseoutweighsT)</w:t>
      </w:r>
    </w:p>
    <w:p w14:paraId="1877BA8A" w14:textId="77777777" w:rsidR="002F67C3" w:rsidRPr="00500DF5" w:rsidRDefault="002F67C3" w:rsidP="002F67C3">
      <w:pPr>
        <w:rPr>
          <w:sz w:val="16"/>
        </w:rPr>
      </w:pPr>
      <w:r w:rsidRPr="00500DF5">
        <w:rPr>
          <w:sz w:val="16"/>
        </w:rPr>
        <w:t xml:space="preserve">However, </w:t>
      </w:r>
      <w:r w:rsidRPr="00C64E0A">
        <w:rPr>
          <w:u w:val="single"/>
        </w:rPr>
        <w:t>the ‘climate change refugee discourse’ often portrays a picture in which migration is characterized as forced and through the mass, unavoidable production of</w:t>
      </w:r>
      <w:r w:rsidRPr="00500DF5">
        <w:rPr>
          <w:sz w:val="16"/>
        </w:rPr>
        <w:t xml:space="preserve"> refugees. </w:t>
      </w:r>
      <w:r w:rsidRPr="00C64E0A">
        <w:rPr>
          <w:u w:val="single"/>
        </w:rPr>
        <w:t>The use of the word ‘refugee’ is politically and socially charged;</w:t>
      </w:r>
      <w:r w:rsidRPr="00500DF5">
        <w:rPr>
          <w:sz w:val="16"/>
        </w:rPr>
        <w:t xml:space="preserve"> the contemporary connotation of </w:t>
      </w:r>
      <w:r w:rsidRPr="00C64E0A">
        <w:rPr>
          <w:u w:val="single"/>
        </w:rPr>
        <w:t>the word removes agency and power from individuals in making such migration decisions and implies the crossing of international borders</w:t>
      </w:r>
      <w:r w:rsidRPr="00500DF5">
        <w:rPr>
          <w:sz w:val="16"/>
        </w:rPr>
        <w:t xml:space="preserve">. </w:t>
      </w:r>
      <w:r w:rsidRPr="00C64E0A">
        <w:rPr>
          <w:u w:val="single"/>
        </w:rPr>
        <w:t>The ‘refugee’ narrative may lock migrants them into a category that is not necessarily representative of their situation or the threat against them</w:t>
      </w:r>
      <w:r w:rsidRPr="00500DF5">
        <w:rPr>
          <w:sz w:val="16"/>
        </w:rPr>
        <w:t xml:space="preserve"> (Farbotko and Lazrus 2012). </w:t>
      </w:r>
      <w:r w:rsidRPr="008376B6">
        <w:rPr>
          <w:b/>
          <w:u w:val="single"/>
        </w:rPr>
        <w:t>Validating a term like ‘climate change refugee’ can also impact sense of identity, culture and belonging; it can uproot cultures and identities strongly tied to specific regions of the world and force migrants to adopt a status that emphasizes their nonbelonging to any state in the world</w:t>
      </w:r>
      <w:r w:rsidRPr="00500DF5">
        <w:rPr>
          <w:sz w:val="16"/>
        </w:rPr>
        <w:t xml:space="preserve"> (Crate and Nuttall 2004). As an anti-climate refugee activist from the vulnerable Pacific Island of Kiribati sums up, “equity, identity and human rights,” are central to climate change migration in regards to vulnerable communities’ perceptions of their migration status (Farbotko and Lazrus 2012). In the current international political climate in which the monitoring of and hostility toward migration has increased</w:t>
      </w:r>
      <w:r w:rsidRPr="008376B6">
        <w:rPr>
          <w:u w:val="single"/>
        </w:rPr>
        <w:t>, characterizing those displaced due to climate change as ‘refugees’ may increase regional and international tensions</w:t>
      </w:r>
      <w:r w:rsidRPr="00500DF5">
        <w:rPr>
          <w:sz w:val="16"/>
        </w:rPr>
        <w:t xml:space="preserve">. Hartmann highlights that </w:t>
      </w:r>
      <w:r w:rsidRPr="008376B6">
        <w:rPr>
          <w:u w:val="single"/>
        </w:rPr>
        <w:t>the current ‘climate change refugee’ discourse has the potential to reignite racist fears of massive flows of poor migrants from the Global South and further contribute to imageries of migrants as inherent security threats</w:t>
      </w:r>
      <w:r w:rsidRPr="00500DF5">
        <w:rPr>
          <w:sz w:val="16"/>
        </w:rPr>
        <w:t xml:space="preserve"> (Hartmann 2010). This presents an unrealistic image of climate change migration rather than confronting the fundamental issue of climate change and preventing, adapting to, and mitigating its various impacts</w:t>
      </w:r>
    </w:p>
    <w:p w14:paraId="4A2C0156" w14:textId="6820E6BB" w:rsidR="002F67C3" w:rsidRDefault="00DA3088" w:rsidP="00DA3088">
      <w:pPr>
        <w:pStyle w:val="Heading3"/>
      </w:pPr>
      <w:r>
        <w:t>Redefining Refugee = Bad</w:t>
      </w:r>
    </w:p>
    <w:p w14:paraId="302791F2" w14:textId="77777777" w:rsidR="00DA3088" w:rsidRPr="002E5D9D" w:rsidRDefault="00DA3088" w:rsidP="00DA3088">
      <w:pPr>
        <w:pStyle w:val="Heading4"/>
        <w:rPr>
          <w:rStyle w:val="Style13ptBold"/>
          <w:b/>
        </w:rPr>
      </w:pPr>
      <w:r w:rsidRPr="002E5D9D">
        <w:rPr>
          <w:rStyle w:val="Style13ptBold"/>
          <w:b/>
        </w:rPr>
        <w:t>Changing the definition backfires-it causes countries to tighten their borders and courts to require even more proof, locking out more people and causing a massive backlog</w:t>
      </w:r>
    </w:p>
    <w:p w14:paraId="169C85C5" w14:textId="77777777" w:rsidR="00DF6564" w:rsidRDefault="00DA3088" w:rsidP="00DA3088">
      <w:pPr>
        <w:rPr>
          <w:rStyle w:val="Style13ptBold"/>
        </w:rPr>
      </w:pPr>
      <w:r>
        <w:rPr>
          <w:rStyle w:val="Style13ptBold"/>
        </w:rPr>
        <w:t xml:space="preserve">Moberg 09 </w:t>
      </w:r>
    </w:p>
    <w:p w14:paraId="7916CF65" w14:textId="6C912099" w:rsidR="00DA3088" w:rsidRPr="00BA5F01" w:rsidRDefault="00DA3088" w:rsidP="00DA3088">
      <w:pPr>
        <w:rPr>
          <w:rStyle w:val="Style13ptBold"/>
        </w:rPr>
      </w:pPr>
      <w:r w:rsidRPr="002E5D9D">
        <w:t>(Kara K. Moberg is an attorney at Farmworker Legal Services, “Extending Refugee Definitions to Cover Environmentally Displaced Persons Displaces Necessary Protections”, 94 Iowa Law Review 1107 2009 pages 1128-1131)//sjp</w:t>
      </w:r>
    </w:p>
    <w:p w14:paraId="7B1F57C3" w14:textId="77777777" w:rsidR="00DA3088" w:rsidRDefault="00DA3088" w:rsidP="00DA3088">
      <w:pPr>
        <w:rPr>
          <w:u w:val="single"/>
        </w:rPr>
      </w:pPr>
      <w:r w:rsidRPr="002E5D9D">
        <w:rPr>
          <w:u w:val="single"/>
        </w:rPr>
        <w:t>Altering the international definition to include EDPs would likely have negative results on the existing refugee and asylum programs. A binding expansion of the international definition of refugee may result in countries refusing to follow international refugee standards altogether to avoid the expanded definition, which would place an even larger burden on those countries that continue to abide by international laws</w:t>
      </w:r>
      <w:r w:rsidRPr="002E5D9D">
        <w:rPr>
          <w:sz w:val="16"/>
        </w:rPr>
        <w:t xml:space="preserve">. </w:t>
      </w:r>
      <w:r w:rsidRPr="002E5D9D">
        <w:rPr>
          <w:u w:val="single"/>
        </w:rPr>
        <w:t>The countries that continue to abide by international laws will likely make access to their borders even more stringent to limit admission to their overburdened asylum programs. As noted above, the international refugee laws are not binding on a country until the refugee has entered that country.148 Therefore, in the attempt to mitigate the higher number of applicants that can attain asylum status under the broader refugee definition, countries will make access to asylum programs even more difficult, inhibiting all potential applicants, notjust EDPs, from qualifying for asylum.</w:t>
      </w:r>
      <w:r>
        <w:rPr>
          <w:u w:val="single"/>
        </w:rPr>
        <w:t xml:space="preserve"> </w:t>
      </w:r>
      <w:r w:rsidRPr="002E5D9D">
        <w:rPr>
          <w:sz w:val="16"/>
        </w:rPr>
        <w:t xml:space="preserve">Seeking resettlement through the Overseas Refugee Program is already more difficult than seeking resettlement from the U.S. Asylum Program. While the Overseas Refugee Program allows applicants to surpass the difficulty of arriving within the United States before attaining eligibility, it sets a limit on the number of persons allowed to enter the United States under the overseas program each year.150 In addition, there are several points at which the denial of the overseas applicants could occur,151 and overseas applicants do not have the right to appeal their denial.152 </w:t>
      </w:r>
      <w:r w:rsidRPr="002E5D9D">
        <w:rPr>
          <w:u w:val="single"/>
        </w:rPr>
        <w:t>Amending or interpreting the refugee definition to encompass EDPs will undermine the concept of refugee.153 By broadening the refugee definition to include EDPs, the number of persons able to apply for protection under the refugee or asylum programs will increase dramatically.154 Courts, therefore, will have to narrow who can receive protection by redefining "persecution" and "well-founded fear</w:t>
      </w:r>
      <w:r w:rsidRPr="002E5D9D">
        <w:rPr>
          <w:sz w:val="16"/>
        </w:rPr>
        <w:t xml:space="preserve">." The difficulty in distinguishing economic migrants from environmentally displaced migrants and determining whether EDPs deserve permanent or temporary relief from their environmental circumstances155 will result in arbitrary barriers that will further delay the programs and inhibit both EDPs and applicants currently eligible for refugee protection. Essentially, courts will be forced to tailor the refugee definition to weed some EDPs out while allowing others in, which will affect non-EDP applicants' access to protection as well. </w:t>
      </w:r>
      <w:r w:rsidRPr="002E5D9D">
        <w:rPr>
          <w:u w:val="single"/>
        </w:rPr>
        <w:t>In addition, due to the increase in applicants, the programs will operate even more slowly.156 Already, it may take ten years before an applicant</w:t>
      </w:r>
      <w:r>
        <w:rPr>
          <w:u w:val="single"/>
        </w:rPr>
        <w:t xml:space="preserve"> </w:t>
      </w:r>
      <w:r w:rsidRPr="002E5D9D">
        <w:rPr>
          <w:u w:val="single"/>
        </w:rPr>
        <w:t>eceives a decision on an asylum application in the United States</w:t>
      </w:r>
      <w:r w:rsidRPr="002E5D9D">
        <w:rPr>
          <w:sz w:val="16"/>
        </w:rPr>
        <w:t xml:space="preserve">. 157 Due to countries' caps on accepting refugees, in 2008, less than 50% of the refugees in need of resettlement were able to resettle, forcing refugees to wait in dangerous resettlement camps for at least another year before they have access to the refugee program again.158 UNHCR projects that the number of refugees unable to resettle due to placement limitations is likely to increase in 2009,159 and that projection does not even account for the inclusion of EDPs in the refugee definition. </w:t>
      </w:r>
      <w:r w:rsidRPr="002E5D9D">
        <w:rPr>
          <w:u w:val="single"/>
        </w:rPr>
        <w:t>A slower refugee-resettlement process will leave more individuals in refugee camps where they are in a "dangerous and difficult situation."160 It will also hinder the purpose of refugee and asylum laws, which were designed "to protect those persons whose governments are the instruments of their oppression."'161 With the inclusion of EDPs into the definition of refugee, countries' limitations on refugee admissions will further decrease the number of persons suffering persecution from their governments from entering countries through the Overseas Refugee Program.</w:t>
      </w:r>
      <w:r>
        <w:rPr>
          <w:u w:val="single"/>
        </w:rPr>
        <w:t xml:space="preserve"> </w:t>
      </w:r>
      <w:r w:rsidRPr="002E5D9D">
        <w:rPr>
          <w:u w:val="single"/>
        </w:rPr>
        <w:t>Each year, it will also prevent many asylum applicants who are in danger of being tortured by their governments from finding an attorney, standing before an immigration judge, and receiving asylum status due to the increase in demand for the already-limited resources available to asylum applicants</w:t>
      </w:r>
      <w:r w:rsidRPr="002E5D9D">
        <w:rPr>
          <w:sz w:val="16"/>
        </w:rPr>
        <w:t xml:space="preserve">. The approval rates of asylum applications for applicants who sought asylum without legal representation are significantly lower than for the applicants who received the assistance of counsel. 162 Since an asylum applicant must file his or her asylum claim within one year after arriving in the United States,163 the inability to find an attorney could have serious implications. </w:t>
      </w:r>
      <w:r w:rsidRPr="002E5D9D">
        <w:rPr>
          <w:u w:val="single"/>
        </w:rPr>
        <w:t>Also, a delay in accessing the asylum program prolongs the applicant's inability to work. This is because an asylum applicant may not file for work authorization until 180 days after filing his or her asylum case or other immigrant authorization. 164 By the time applicants find counsel, file their asylum applications, wait 180 days after filing, file their applications for employment authorization, and actually receive employment authorization, they may have been living in the United States for over two years</w:t>
      </w:r>
      <w:r w:rsidRPr="002E5D9D">
        <w:rPr>
          <w:sz w:val="16"/>
        </w:rPr>
        <w:t>. Since many asylum seekers are coming from financially difficult situations and had to leave most of their belongings behind, a long period without employment is often very difficult for the applicants and their families, friends, or churches that are supporting the applicants during the long asylum process. Slowing down the application process will cause further hardship for all asylum seekers, and by broadening the refugee definition to include EDPs, all potential immigrants will face further difficulty in attaining immigrant status in the United States</w:t>
      </w:r>
      <w:r w:rsidRPr="002E5D9D">
        <w:rPr>
          <w:u w:val="single"/>
        </w:rPr>
        <w:t xml:space="preserve">. Existing asylum and refugee programs, therefore, will be weaker and will reduce the number of applicants they currently would accept in order to provide spaces for the additional EDPs who will qualify for the program. </w:t>
      </w:r>
    </w:p>
    <w:p w14:paraId="7C76E0A0" w14:textId="77777777" w:rsidR="00DA3088" w:rsidRPr="00921275" w:rsidRDefault="00DA3088" w:rsidP="00DA3088">
      <w:pPr>
        <w:pStyle w:val="Heading4"/>
        <w:rPr>
          <w:rStyle w:val="Style13ptBold"/>
          <w:b/>
        </w:rPr>
      </w:pPr>
      <w:r w:rsidRPr="00921275">
        <w:rPr>
          <w:rStyle w:val="Style13ptBold"/>
          <w:b/>
        </w:rPr>
        <w:t xml:space="preserve">Adding climate migrants to refugee status fails-states will do everything in their power to make it even more difficult to enter the country </w:t>
      </w:r>
    </w:p>
    <w:p w14:paraId="49F60264" w14:textId="77777777" w:rsidR="00DF6564" w:rsidRDefault="00DA3088" w:rsidP="00DA3088">
      <w:pPr>
        <w:rPr>
          <w:rStyle w:val="Style13ptBold"/>
        </w:rPr>
      </w:pPr>
      <w:r>
        <w:rPr>
          <w:rStyle w:val="Style13ptBold"/>
        </w:rPr>
        <w:t>Gonthier and Mayer 11</w:t>
      </w:r>
    </w:p>
    <w:p w14:paraId="77946603" w14:textId="312E7B8B" w:rsidR="00DA3088" w:rsidRPr="00ED065A" w:rsidRDefault="00DA3088" w:rsidP="00DA3088">
      <w:r w:rsidRPr="00ED065A">
        <w:t>(Charles Doherty Gonthier was a member of the Supreme Court of Canada, “The International Legal Protection of Climate (or Environmental) Migrants at the Crossroads: Fraternity, Responsibility and Sustainability”, Sustainable Development in International Law, Pages 732-733, edited by Benoit Mayer)//sjp</w:t>
      </w:r>
    </w:p>
    <w:p w14:paraId="131A8617" w14:textId="77777777" w:rsidR="00DA3088" w:rsidRPr="00921275" w:rsidRDefault="00DA3088" w:rsidP="00DA3088">
      <w:pPr>
        <w:rPr>
          <w:sz w:val="16"/>
        </w:rPr>
      </w:pPr>
      <w:r w:rsidRPr="00921275">
        <w:rPr>
          <w:sz w:val="16"/>
        </w:rPr>
        <w:t>Yet, moral principles that are the foundation of law are not binding per se: they are applicable only through particular legal instruments, none of which is currently applicable to environmental migrants</w:t>
      </w:r>
      <w:r w:rsidRPr="00921275">
        <w:rPr>
          <w:u w:val="single"/>
        </w:rPr>
        <w:t>. In particular, states have manifested their profound concern for the situation of refugees and stateless persons and they have established specific protection regimes.36 The 1951 Geneva Convention and its additional protocol37 have often been justified through the notions of solidarity 38 or fraternity .39 Yet, except for particular circumstances, environmental migrants do not fall within the scope of the 1951 Refugee Convention for lack of political persecution</w:t>
      </w:r>
      <w:r w:rsidRPr="00921275">
        <w:rPr>
          <w:sz w:val="16"/>
        </w:rPr>
        <w:t>.40 Statelessness might apply to some very extreme circumstances of environmental migration, but it will provide only minimal protection.41 For lack of lex specialis, most environmental migrants may invoke only human rights conventions; but still, these conventions limit state obligations to their own jurisdiction, which is generally understood as the territory over which a state has an effective control.</w:t>
      </w:r>
      <w:r w:rsidRPr="00921275">
        <w:rPr>
          <w:u w:val="single"/>
        </w:rPr>
        <w:t>42 In other words, third states have no obligation as long as environmental migrants are not under their jurisdiction .43 It is true that, if an environmental migrant enters into the territory of a third state or otherwise falls within its jurisdiction, the freedom from inhuman or degrading treatment and other fundamental rights would oppose their deportation to their state of origin where the enjoyment of these rights would be threatened.44 Anticipating this legal risk , states may however react in further strengthening their border control and ensuring to push back environmental migrants before they enter their territory</w:t>
      </w:r>
      <w:r w:rsidRPr="00921275">
        <w:rPr>
          <w:sz w:val="16"/>
        </w:rPr>
        <w:t xml:space="preserve">.45 In addition, even when environmental migrants reach a safe country s territory, the enforcement of their rights may be difficult and abuses are likely to be frequent.46 </w:t>
      </w:r>
    </w:p>
    <w:p w14:paraId="2EE0E5BB" w14:textId="77777777" w:rsidR="00AC6E9C" w:rsidRPr="006037DA" w:rsidRDefault="00AC6E9C" w:rsidP="00AC6E9C">
      <w:pPr>
        <w:pStyle w:val="Heading4"/>
        <w:rPr>
          <w:rStyle w:val="Style13ptBold"/>
          <w:b/>
        </w:rPr>
      </w:pPr>
      <w:r w:rsidRPr="006037DA">
        <w:rPr>
          <w:rStyle w:val="Style13ptBold"/>
          <w:b/>
        </w:rPr>
        <w:t>Labelling climate migrants as climate refugees frames them passive victims of climate change - they need more than just an adjustment of their label or status in legal immigration proceedings – material action to mitigate the impacts of warming should come first</w:t>
      </w:r>
    </w:p>
    <w:p w14:paraId="443BD926" w14:textId="77777777" w:rsidR="00AC6E9C" w:rsidRDefault="00AC6E9C" w:rsidP="00AC6E9C">
      <w:pPr>
        <w:rPr>
          <w:rStyle w:val="Style13ptBold"/>
        </w:rPr>
      </w:pPr>
      <w:r>
        <w:rPr>
          <w:rStyle w:val="Style13ptBold"/>
        </w:rPr>
        <w:t xml:space="preserve">Geboers et. al, 2017 </w:t>
      </w:r>
    </w:p>
    <w:p w14:paraId="04DA034A" w14:textId="26DACD57" w:rsidR="00AC6E9C" w:rsidRPr="00C830DD" w:rsidRDefault="00AC6E9C" w:rsidP="00AC6E9C">
      <w:pPr>
        <w:rPr>
          <w:rStyle w:val="Style13ptBold"/>
          <w:sz w:val="16"/>
          <w:szCs w:val="16"/>
        </w:rPr>
      </w:pPr>
      <w:r>
        <w:rPr>
          <w:rStyle w:val="Style13ptBold"/>
          <w:b w:val="0"/>
          <w:sz w:val="16"/>
          <w:szCs w:val="16"/>
        </w:rPr>
        <w:t>(</w:t>
      </w:r>
      <w:r w:rsidRPr="00C830DD">
        <w:rPr>
          <w:rStyle w:val="Style13ptBold"/>
          <w:b w:val="0"/>
          <w:sz w:val="16"/>
          <w:szCs w:val="16"/>
        </w:rPr>
        <w:t xml:space="preserve">Lotte- interdisciplinary Bachelor in Liberal Arts and Sciences from Utrecht University, with a specialization in International &amp; Conflict studies, Matijn Straatsma- Innovation Sciences, Ayşe Wijmenga- Department of Liberal Arts and Sciences, “Protecting and preventing climate refugees An interdisciplinary study on climate refugee issues and the United Nations”, </w:t>
      </w:r>
      <w:r>
        <w:rPr>
          <w:rStyle w:val="Style13ptBold"/>
          <w:b w:val="0"/>
          <w:sz w:val="16"/>
          <w:szCs w:val="16"/>
        </w:rPr>
        <w:t xml:space="preserve">bachelor’s thesis for Utrecht University, January, </w:t>
      </w:r>
      <w:r w:rsidRPr="001B6EA3">
        <w:rPr>
          <w:rStyle w:val="Hyperlink"/>
          <w:sz w:val="16"/>
          <w:szCs w:val="16"/>
        </w:rPr>
        <w:t>https://dspace.library.uu.nl/handle/1874/362089,</w:t>
      </w:r>
      <w:r w:rsidRPr="001B6EA3">
        <w:rPr>
          <w:rStyle w:val="Style13ptBold"/>
          <w:b w:val="0"/>
          <w:sz w:val="16"/>
          <w:szCs w:val="16"/>
        </w:rPr>
        <w:t xml:space="preserve"> </w:t>
      </w:r>
      <w:r>
        <w:rPr>
          <w:rStyle w:val="Style13ptBold"/>
          <w:b w:val="0"/>
          <w:sz w:val="16"/>
          <w:szCs w:val="16"/>
        </w:rPr>
        <w:t>accessed on 7/17/18</w:t>
      </w:r>
      <w:r w:rsidRPr="001B6EA3">
        <w:rPr>
          <w:rStyle w:val="Hyperlink"/>
          <w:sz w:val="16"/>
          <w:szCs w:val="16"/>
        </w:rPr>
        <w:t>)</w:t>
      </w:r>
      <w:r w:rsidRPr="00C830DD">
        <w:rPr>
          <w:rStyle w:val="Style13ptBold"/>
          <w:sz w:val="16"/>
          <w:szCs w:val="16"/>
        </w:rPr>
        <w:t xml:space="preserve">  </w:t>
      </w:r>
      <w:r w:rsidRPr="00C830DD">
        <w:rPr>
          <w:rStyle w:val="Style13ptBold"/>
          <w:b w:val="0"/>
          <w:sz w:val="16"/>
          <w:szCs w:val="16"/>
        </w:rPr>
        <w:t>[SP]</w:t>
      </w:r>
    </w:p>
    <w:p w14:paraId="3ABCE4E1" w14:textId="77777777" w:rsidR="00AC6E9C" w:rsidRDefault="00AC6E9C" w:rsidP="00AC6E9C">
      <w:pPr>
        <w:rPr>
          <w:sz w:val="16"/>
        </w:rPr>
      </w:pPr>
      <w:r w:rsidRPr="006037DA">
        <w:rPr>
          <w:sz w:val="16"/>
        </w:rPr>
        <w:t xml:space="preserve">While the Maldives seem to accept their status of future climate refugees, </w:t>
      </w:r>
      <w:r w:rsidRPr="006037DA">
        <w:rPr>
          <w:u w:val="single"/>
        </w:rPr>
        <w:t>other vulnerable island nations respond differently. UN Ambassadors of Tuvalu have made clear that they do not accept their ‘climate refugee status’</w:t>
      </w:r>
      <w:r w:rsidRPr="006037DA">
        <w:rPr>
          <w:sz w:val="16"/>
        </w:rPr>
        <w:t xml:space="preserve">. They </w:t>
      </w:r>
      <w:r w:rsidRPr="006037DA">
        <w:rPr>
          <w:b/>
          <w:u w:val="single"/>
        </w:rPr>
        <w:t>have advocated for a stronger emphasis on fighting the root causes of climate change on a global scale, instead of being perceived as passive victims of climate change</w:t>
      </w:r>
      <w:r w:rsidRPr="006037DA">
        <w:rPr>
          <w:sz w:val="16"/>
        </w:rPr>
        <w:t xml:space="preserve"> (McNamara &amp; Gibson, 2009). Tuvalu frames its citizens’ HR differently, and emphasizes the right of self-determination. Bettini (2013) argues that </w:t>
      </w:r>
      <w:r w:rsidRPr="006037DA">
        <w:rPr>
          <w:u w:val="single"/>
        </w:rPr>
        <w:t>mass climate refugees flows are not unavoidable, and that citizens of sinking states should not be reduced to passive, helpless victims: climate refugees in waiting</w:t>
      </w:r>
      <w:r w:rsidRPr="006037DA">
        <w:rPr>
          <w:sz w:val="16"/>
        </w:rPr>
        <w:t xml:space="preserve"> (McNamara &amp; Gibson, 2009). Statements made by the ambassadors as</w:t>
      </w:r>
      <w:r w:rsidRPr="006037DA">
        <w:rPr>
          <w:u w:val="single"/>
        </w:rPr>
        <w:t>: “We do not need labels, but action” (Farbotka &amp; Lazrus, 2012, 383), and: “We want to stand up and fight</w:t>
      </w:r>
      <w:r w:rsidRPr="006037DA">
        <w:rPr>
          <w:sz w:val="16"/>
        </w:rPr>
        <w:t xml:space="preserve">. All </w:t>
      </w:r>
      <w:r w:rsidRPr="006037DA">
        <w:rPr>
          <w:u w:val="single"/>
        </w:rPr>
        <w:t>we ask is that […] the international community help us in this fight”</w:t>
      </w:r>
      <w:r w:rsidRPr="006037DA">
        <w:rPr>
          <w:sz w:val="16"/>
        </w:rPr>
        <w:t xml:space="preserve"> (McNamara &amp; Gibson, 2009, 479), reaffirm the need to be cautious in our categorizations (McNamara &amp; Gibson, 2009, 481)</w:t>
      </w:r>
    </w:p>
    <w:p w14:paraId="7E07D701" w14:textId="77777777" w:rsidR="00776117" w:rsidRPr="00360300" w:rsidRDefault="00776117" w:rsidP="00776117">
      <w:pPr>
        <w:pStyle w:val="Heading4"/>
      </w:pPr>
      <w:r>
        <w:t>The usage of the term ‘Environmental refugee’ is problematic as it assumes that the environment is what drives forced migration and cross-border which has not been verified. The term is both conceptually misleading and legally meaningless and gives countries more of a reason to undermine refugee protections</w:t>
      </w:r>
    </w:p>
    <w:p w14:paraId="0DD04E02" w14:textId="77777777" w:rsidR="00776117" w:rsidRPr="00D05CDC" w:rsidRDefault="00776117" w:rsidP="00776117">
      <w:pPr>
        <w:spacing w:after="0" w:line="240" w:lineRule="auto"/>
      </w:pPr>
      <w:r w:rsidRPr="0024534A">
        <w:rPr>
          <w:rFonts w:eastAsia="Times New Roman" w:cstheme="minorHAnsi"/>
          <w:b/>
          <w:bCs/>
          <w:kern w:val="36"/>
          <w:sz w:val="24"/>
        </w:rPr>
        <w:t>Mence &amp; Parrinder 17</w:t>
      </w:r>
      <w:r>
        <w:rPr>
          <w:rFonts w:eastAsia="Times New Roman" w:cstheme="minorHAnsi"/>
          <w:b/>
          <w:bCs/>
          <w:kern w:val="36"/>
        </w:rPr>
        <w:t xml:space="preserve"> </w:t>
      </w:r>
      <w:r w:rsidRPr="0024534A">
        <w:rPr>
          <w:rFonts w:eastAsia="Times New Roman" w:cstheme="minorHAnsi"/>
          <w:bCs/>
          <w:kern w:val="36"/>
        </w:rPr>
        <w:t>(</w:t>
      </w:r>
      <w:r w:rsidRPr="0024534A">
        <w:rPr>
          <w:rFonts w:eastAsia="Times New Roman" w:cstheme="minorHAnsi"/>
          <w:bCs/>
          <w:kern w:val="36"/>
          <w:sz w:val="16"/>
          <w:szCs w:val="16"/>
        </w:rPr>
        <w:t xml:space="preserve">Victoria, is a senior researcher and analyst with a focus on human displacement and irregular migration issues. She has worked for the Australian Government on humanitarian resettlement and international migration since 2007, </w:t>
      </w:r>
      <w:r w:rsidRPr="0024534A">
        <w:rPr>
          <w:sz w:val="16"/>
          <w:szCs w:val="16"/>
        </w:rPr>
        <w:t xml:space="preserve">Alex, was formerly assistant director and acting director of the Department of Immigration and Border Protection’s irregular migration research program. He worked on international migration research and policy for the department for nine years prior to taking up positions at the Australian Research Council and the Department of Education and Training, </w:t>
      </w:r>
      <w:r w:rsidRPr="00146F6D">
        <w:rPr>
          <w:sz w:val="16"/>
          <w:szCs w:val="16"/>
        </w:rPr>
        <w:t>“Environmentally related international migration: Policy challenges”, “A LONG WAY TO GO IRREGULAR MIGRATION PATTERNS, PROCESSES, DRIVERS AND DECISION-MAKING”, December 2017</w:t>
      </w:r>
      <w:r>
        <w:rPr>
          <w:sz w:val="16"/>
          <w:szCs w:val="16"/>
        </w:rPr>
        <w:t xml:space="preserve">, </w:t>
      </w:r>
      <w:r w:rsidRPr="0024534A">
        <w:rPr>
          <w:sz w:val="16"/>
          <w:szCs w:val="16"/>
        </w:rPr>
        <w:t xml:space="preserve">p. 320-21, </w:t>
      </w:r>
      <w:r>
        <w:rPr>
          <w:sz w:val="16"/>
          <w:szCs w:val="16"/>
        </w:rPr>
        <w:t>accessed on 7/18/18</w:t>
      </w:r>
      <w:r w:rsidRPr="0024534A">
        <w:rPr>
          <w:sz w:val="16"/>
          <w:szCs w:val="16"/>
        </w:rPr>
        <w:t>)</w:t>
      </w:r>
      <w:r>
        <w:rPr>
          <w:sz w:val="16"/>
          <w:szCs w:val="16"/>
        </w:rPr>
        <w:t xml:space="preserve"> </w:t>
      </w:r>
      <w:r>
        <w:t>// DC</w:t>
      </w:r>
    </w:p>
    <w:p w14:paraId="0B4D53F5" w14:textId="77777777" w:rsidR="00776117" w:rsidRDefault="00776117" w:rsidP="00776117">
      <w:pPr>
        <w:spacing w:after="0" w:line="240" w:lineRule="auto"/>
        <w:rPr>
          <w:rFonts w:eastAsia="Times New Roman" w:cstheme="minorHAnsi"/>
          <w:b/>
          <w:bCs/>
          <w:kern w:val="36"/>
        </w:rPr>
      </w:pPr>
    </w:p>
    <w:p w14:paraId="309A9E72" w14:textId="077AEAE2" w:rsidR="00776117" w:rsidRDefault="00776117" w:rsidP="00776117">
      <w:pPr>
        <w:spacing w:after="0" w:line="240" w:lineRule="auto"/>
        <w:rPr>
          <w:rFonts w:asciiTheme="minorHAnsi" w:eastAsia="Times New Roman" w:hAnsiTheme="minorHAnsi" w:cstheme="minorHAnsi"/>
          <w:sz w:val="16"/>
          <w:szCs w:val="16"/>
          <w:lang w:eastAsia="ja-JP"/>
        </w:rPr>
      </w:pPr>
      <w:r w:rsidRPr="00360300">
        <w:rPr>
          <w:rFonts w:asciiTheme="minorHAnsi" w:eastAsia="Times New Roman" w:hAnsiTheme="minorHAnsi" w:cstheme="minorHAnsi"/>
          <w:sz w:val="16"/>
          <w:szCs w:val="16"/>
          <w:lang w:eastAsia="ja-JP"/>
        </w:rPr>
        <w:t>One of the most important and determinative debates in the literature</w:t>
      </w:r>
      <w:r w:rsidRPr="00D05CDC">
        <w:rPr>
          <w:rFonts w:asciiTheme="minorHAnsi" w:eastAsia="Times New Roman" w:hAnsiTheme="minorHAnsi" w:cstheme="minorHAnsi"/>
          <w:sz w:val="16"/>
          <w:szCs w:val="16"/>
          <w:lang w:eastAsia="ja-JP"/>
        </w:rPr>
        <w:t xml:space="preserve"> </w:t>
      </w:r>
      <w:r w:rsidRPr="00360300">
        <w:rPr>
          <w:rFonts w:asciiTheme="minorHAnsi" w:eastAsia="Times New Roman" w:hAnsiTheme="minorHAnsi" w:cstheme="minorHAnsi"/>
          <w:sz w:val="16"/>
          <w:szCs w:val="16"/>
          <w:lang w:eastAsia="ja-JP"/>
        </w:rPr>
        <w:t>has been about definitions and terminology.</w:t>
      </w:r>
      <w:r w:rsidRPr="00360300">
        <w:rPr>
          <w:rFonts w:asciiTheme="minorHAnsi" w:eastAsia="Times New Roman" w:hAnsiTheme="minorHAnsi" w:cstheme="minorHAnsi"/>
          <w:lang w:eastAsia="ja-JP"/>
        </w:rPr>
        <w:t xml:space="preserve"> </w:t>
      </w:r>
      <w:r w:rsidRPr="00360300">
        <w:rPr>
          <w:rFonts w:asciiTheme="minorHAnsi" w:eastAsia="Times New Roman" w:hAnsiTheme="minorHAnsi" w:cstheme="minorHAnsi"/>
          <w:sz w:val="16"/>
          <w:szCs w:val="16"/>
          <w:lang w:eastAsia="ja-JP"/>
        </w:rPr>
        <w:t>As Castles noted,</w:t>
      </w:r>
      <w:r w:rsidRPr="00360300">
        <w:rPr>
          <w:rFonts w:asciiTheme="minorHAnsi" w:eastAsia="Times New Roman" w:hAnsiTheme="minorHAnsi" w:cstheme="minorHAnsi"/>
          <w:lang w:eastAsia="ja-JP"/>
        </w:rPr>
        <w:t xml:space="preserve"> </w:t>
      </w:r>
      <w:r w:rsidRPr="00360300">
        <w:rPr>
          <w:rFonts w:asciiTheme="minorHAnsi" w:eastAsia="Times New Roman" w:hAnsiTheme="minorHAnsi" w:cstheme="minorHAnsi"/>
          <w:highlight w:val="lightGray"/>
          <w:u w:val="single"/>
          <w:lang w:eastAsia="ja-JP"/>
        </w:rPr>
        <w:t>poorly</w:t>
      </w:r>
      <w:r w:rsidRPr="00D05CDC">
        <w:rPr>
          <w:rFonts w:asciiTheme="minorHAnsi" w:eastAsia="Times New Roman" w:hAnsiTheme="minorHAnsi" w:cstheme="minorHAnsi"/>
          <w:highlight w:val="lightGray"/>
          <w:u w:val="single"/>
          <w:lang w:eastAsia="ja-JP"/>
        </w:rPr>
        <w:t xml:space="preserve"> </w:t>
      </w:r>
      <w:r w:rsidRPr="00360300">
        <w:rPr>
          <w:rFonts w:asciiTheme="minorHAnsi" w:eastAsia="Times New Roman" w:hAnsiTheme="minorHAnsi" w:cstheme="minorHAnsi"/>
          <w:highlight w:val="lightGray"/>
          <w:u w:val="single"/>
          <w:lang w:eastAsia="ja-JP"/>
        </w:rPr>
        <w:t>conceived definitions have implications beyond the research community</w:t>
      </w:r>
      <w:r w:rsidRPr="00D05CDC">
        <w:rPr>
          <w:rFonts w:asciiTheme="minorHAnsi" w:eastAsia="Times New Roman" w:hAnsiTheme="minorHAnsi" w:cstheme="minorHAnsi"/>
          <w:highlight w:val="lightGray"/>
          <w:u w:val="single"/>
          <w:lang w:eastAsia="ja-JP"/>
        </w:rPr>
        <w:t xml:space="preserve"> </w:t>
      </w:r>
      <w:r w:rsidRPr="00360300">
        <w:rPr>
          <w:rFonts w:asciiTheme="minorHAnsi" w:eastAsia="Times New Roman" w:hAnsiTheme="minorHAnsi" w:cstheme="minorHAnsi"/>
          <w:highlight w:val="lightGray"/>
          <w:u w:val="single"/>
          <w:lang w:eastAsia="ja-JP"/>
        </w:rPr>
        <w:t>as ‘definitions are crucial in guiding policies of governments and</w:t>
      </w:r>
      <w:r w:rsidRPr="00D05CDC">
        <w:rPr>
          <w:rFonts w:asciiTheme="minorHAnsi" w:eastAsia="Times New Roman" w:hAnsiTheme="minorHAnsi" w:cstheme="minorHAnsi"/>
          <w:highlight w:val="lightGray"/>
          <w:u w:val="single"/>
          <w:lang w:eastAsia="ja-JP"/>
        </w:rPr>
        <w:t xml:space="preserve"> </w:t>
      </w:r>
      <w:r w:rsidRPr="00360300">
        <w:rPr>
          <w:rFonts w:asciiTheme="minorHAnsi" w:eastAsia="Times New Roman" w:hAnsiTheme="minorHAnsi" w:cstheme="minorHAnsi"/>
          <w:highlight w:val="lightGray"/>
          <w:u w:val="single"/>
          <w:lang w:eastAsia="ja-JP"/>
        </w:rPr>
        <w:t>international agencies’</w:t>
      </w:r>
      <w:r w:rsidRPr="00360300">
        <w:rPr>
          <w:rFonts w:asciiTheme="minorHAnsi" w:eastAsia="Times New Roman" w:hAnsiTheme="minorHAnsi" w:cstheme="minorHAnsi"/>
          <w:lang w:eastAsia="ja-JP"/>
        </w:rPr>
        <w:t xml:space="preserve"> </w:t>
      </w:r>
      <w:r w:rsidRPr="00360300">
        <w:rPr>
          <w:rFonts w:asciiTheme="minorHAnsi" w:eastAsia="Times New Roman" w:hAnsiTheme="minorHAnsi" w:cstheme="minorHAnsi"/>
          <w:sz w:val="16"/>
          <w:szCs w:val="16"/>
          <w:lang w:eastAsia="ja-JP"/>
        </w:rPr>
        <w:t>(Castles, 2002, p. 9).</w:t>
      </w:r>
      <w:r w:rsidRPr="007D4206">
        <w:rPr>
          <w:rFonts w:asciiTheme="minorHAnsi" w:eastAsia="Times New Roman" w:hAnsiTheme="minorHAnsi" w:cstheme="minorHAnsi"/>
          <w:sz w:val="16"/>
          <w:szCs w:val="16"/>
          <w:lang w:eastAsia="ja-JP"/>
        </w:rPr>
        <w:t xml:space="preserve"> </w:t>
      </w:r>
      <w:r w:rsidRPr="00360300">
        <w:rPr>
          <w:rFonts w:asciiTheme="minorHAnsi" w:eastAsia="Times New Roman" w:hAnsiTheme="minorHAnsi" w:cstheme="minorHAnsi"/>
          <w:highlight w:val="lightGray"/>
          <w:u w:val="single"/>
          <w:lang w:eastAsia="ja-JP"/>
        </w:rPr>
        <w:t>‘Environmental refugee’</w:t>
      </w:r>
      <w:r w:rsidRPr="00360300">
        <w:rPr>
          <w:rFonts w:asciiTheme="minorHAnsi" w:eastAsia="Times New Roman" w:hAnsiTheme="minorHAnsi" w:cstheme="minorHAnsi"/>
          <w:lang w:eastAsia="ja-JP"/>
        </w:rPr>
        <w:t xml:space="preserve"> </w:t>
      </w:r>
      <w:r w:rsidRPr="00360300">
        <w:rPr>
          <w:rFonts w:asciiTheme="minorHAnsi" w:eastAsia="Times New Roman" w:hAnsiTheme="minorHAnsi" w:cstheme="minorHAnsi"/>
          <w:sz w:val="16"/>
          <w:szCs w:val="16"/>
          <w:lang w:eastAsia="ja-JP"/>
        </w:rPr>
        <w:t>was a</w:t>
      </w:r>
      <w:r w:rsidRPr="00360300">
        <w:rPr>
          <w:rFonts w:asciiTheme="minorHAnsi" w:eastAsia="Times New Roman" w:hAnsiTheme="minorHAnsi" w:cstheme="minorHAnsi"/>
          <w:u w:val="single"/>
          <w:lang w:eastAsia="ja-JP"/>
        </w:rPr>
        <w:t xml:space="preserve"> </w:t>
      </w:r>
      <w:r w:rsidRPr="00360300">
        <w:rPr>
          <w:rFonts w:asciiTheme="minorHAnsi" w:eastAsia="Times New Roman" w:hAnsiTheme="minorHAnsi" w:cstheme="minorHAnsi"/>
          <w:sz w:val="16"/>
          <w:szCs w:val="16"/>
          <w:lang w:eastAsia="ja-JP"/>
        </w:rPr>
        <w:t>term commonly used in the context of</w:t>
      </w:r>
      <w:r w:rsidRPr="00D05CDC">
        <w:rPr>
          <w:rFonts w:asciiTheme="minorHAnsi" w:eastAsia="Times New Roman" w:hAnsiTheme="minorHAnsi" w:cstheme="minorHAnsi"/>
          <w:sz w:val="16"/>
          <w:szCs w:val="16"/>
          <w:lang w:eastAsia="ja-JP"/>
        </w:rPr>
        <w:t xml:space="preserve"> </w:t>
      </w:r>
      <w:r w:rsidRPr="00360300">
        <w:rPr>
          <w:rFonts w:asciiTheme="minorHAnsi" w:eastAsia="Times New Roman" w:hAnsiTheme="minorHAnsi" w:cstheme="minorHAnsi"/>
          <w:sz w:val="16"/>
          <w:szCs w:val="16"/>
          <w:lang w:eastAsia="ja-JP"/>
        </w:rPr>
        <w:t>environmentally related migration research and,</w:t>
      </w:r>
      <w:r w:rsidRPr="00360300">
        <w:rPr>
          <w:rFonts w:asciiTheme="minorHAnsi" w:eastAsia="Times New Roman" w:hAnsiTheme="minorHAnsi" w:cstheme="minorHAnsi"/>
          <w:u w:val="single"/>
          <w:lang w:eastAsia="ja-JP"/>
        </w:rPr>
        <w:t xml:space="preserve"> </w:t>
      </w:r>
      <w:r w:rsidRPr="00360300">
        <w:rPr>
          <w:rFonts w:asciiTheme="minorHAnsi" w:eastAsia="Times New Roman" w:hAnsiTheme="minorHAnsi" w:cstheme="minorHAnsi"/>
          <w:highlight w:val="lightGray"/>
          <w:u w:val="single"/>
          <w:lang w:eastAsia="ja-JP"/>
        </w:rPr>
        <w:t>in spite of some serious</w:t>
      </w:r>
      <w:r w:rsidRPr="00D05CDC">
        <w:rPr>
          <w:rFonts w:asciiTheme="minorHAnsi" w:eastAsia="Times New Roman" w:hAnsiTheme="minorHAnsi" w:cstheme="minorHAnsi"/>
          <w:highlight w:val="lightGray"/>
          <w:u w:val="single"/>
          <w:lang w:eastAsia="ja-JP"/>
        </w:rPr>
        <w:t xml:space="preserve"> </w:t>
      </w:r>
      <w:r w:rsidRPr="00360300">
        <w:rPr>
          <w:rFonts w:asciiTheme="minorHAnsi" w:eastAsia="Times New Roman" w:hAnsiTheme="minorHAnsi" w:cstheme="minorHAnsi"/>
          <w:highlight w:val="lightGray"/>
          <w:u w:val="single"/>
          <w:lang w:eastAsia="ja-JP"/>
        </w:rPr>
        <w:t>problems identified relating to its use, the term is still widely used</w:t>
      </w:r>
      <w:r w:rsidRPr="00360300">
        <w:rPr>
          <w:rFonts w:asciiTheme="minorHAnsi" w:eastAsia="Times New Roman" w:hAnsiTheme="minorHAnsi" w:cstheme="minorHAnsi"/>
          <w:lang w:eastAsia="ja-JP"/>
        </w:rPr>
        <w:t xml:space="preserve">. </w:t>
      </w:r>
      <w:r w:rsidRPr="00360300">
        <w:rPr>
          <w:rFonts w:asciiTheme="minorHAnsi" w:eastAsia="Times New Roman" w:hAnsiTheme="minorHAnsi" w:cstheme="minorHAnsi"/>
          <w:sz w:val="16"/>
          <w:szCs w:val="16"/>
          <w:lang w:eastAsia="ja-JP"/>
        </w:rPr>
        <w:t>‘Environmental refugee’ as a term first gained currency in the 1980s</w:t>
      </w:r>
      <w:r w:rsidRPr="00360300">
        <w:rPr>
          <w:rFonts w:asciiTheme="minorHAnsi" w:eastAsia="Times New Roman" w:hAnsiTheme="minorHAnsi" w:cstheme="minorHAnsi"/>
          <w:lang w:eastAsia="ja-JP"/>
        </w:rPr>
        <w:t xml:space="preserve">. </w:t>
      </w:r>
      <w:r w:rsidRPr="00360300">
        <w:rPr>
          <w:rFonts w:asciiTheme="minorHAnsi" w:eastAsia="Times New Roman" w:hAnsiTheme="minorHAnsi" w:cstheme="minorHAnsi"/>
          <w:sz w:val="16"/>
          <w:szCs w:val="16"/>
          <w:lang w:eastAsia="ja-JP"/>
        </w:rPr>
        <w:t>A number of mainly environmental researchers and commentators</w:t>
      </w:r>
      <w:r w:rsidRPr="007C00E3">
        <w:rPr>
          <w:rFonts w:asciiTheme="minorHAnsi" w:eastAsia="Times New Roman" w:hAnsiTheme="minorHAnsi" w:cstheme="minorHAnsi"/>
          <w:sz w:val="16"/>
          <w:szCs w:val="16"/>
          <w:lang w:eastAsia="ja-JP"/>
        </w:rPr>
        <w:t xml:space="preserve"> </w:t>
      </w:r>
      <w:r w:rsidRPr="00360300">
        <w:rPr>
          <w:rFonts w:asciiTheme="minorHAnsi" w:eastAsia="Times New Roman" w:hAnsiTheme="minorHAnsi" w:cstheme="minorHAnsi"/>
          <w:sz w:val="16"/>
          <w:szCs w:val="16"/>
          <w:lang w:eastAsia="ja-JP"/>
        </w:rPr>
        <w:t>maintained that a significant proportion of the forced migrant population</w:t>
      </w:r>
      <w:r w:rsidRPr="007C00E3">
        <w:rPr>
          <w:rFonts w:asciiTheme="minorHAnsi" w:eastAsia="Times New Roman" w:hAnsiTheme="minorHAnsi" w:cstheme="minorHAnsi"/>
          <w:sz w:val="16"/>
          <w:szCs w:val="16"/>
          <w:lang w:eastAsia="ja-JP"/>
        </w:rPr>
        <w:t xml:space="preserve"> </w:t>
      </w:r>
      <w:r w:rsidRPr="00360300">
        <w:rPr>
          <w:rFonts w:asciiTheme="minorHAnsi" w:eastAsia="Times New Roman" w:hAnsiTheme="minorHAnsi" w:cstheme="minorHAnsi"/>
          <w:sz w:val="16"/>
          <w:szCs w:val="16"/>
          <w:lang w:eastAsia="ja-JP"/>
        </w:rPr>
        <w:t>were migrating because of environmental factors</w:t>
      </w:r>
      <w:r w:rsidRPr="00360300">
        <w:rPr>
          <w:rFonts w:asciiTheme="minorHAnsi" w:eastAsia="Times New Roman" w:hAnsiTheme="minorHAnsi" w:cstheme="minorHAnsi"/>
          <w:lang w:eastAsia="ja-JP"/>
        </w:rPr>
        <w:t xml:space="preserve">. </w:t>
      </w:r>
      <w:r w:rsidRPr="00360300">
        <w:rPr>
          <w:rFonts w:asciiTheme="minorHAnsi" w:eastAsia="Times New Roman" w:hAnsiTheme="minorHAnsi" w:cstheme="minorHAnsi"/>
          <w:sz w:val="16"/>
          <w:szCs w:val="16"/>
          <w:lang w:eastAsia="ja-JP"/>
        </w:rPr>
        <w:t>Further</w:t>
      </w:r>
      <w:r w:rsidRPr="00360300">
        <w:rPr>
          <w:rFonts w:asciiTheme="minorHAnsi" w:eastAsia="Times New Roman" w:hAnsiTheme="minorHAnsi" w:cstheme="minorHAnsi"/>
          <w:sz w:val="16"/>
          <w:szCs w:val="16"/>
          <w:u w:val="single"/>
          <w:lang w:eastAsia="ja-JP"/>
        </w:rPr>
        <w:t>,</w:t>
      </w:r>
      <w:r w:rsidRPr="00360300">
        <w:rPr>
          <w:rFonts w:asciiTheme="minorHAnsi" w:eastAsia="Times New Roman" w:hAnsiTheme="minorHAnsi" w:cstheme="minorHAnsi"/>
          <w:u w:val="single"/>
          <w:lang w:eastAsia="ja-JP"/>
        </w:rPr>
        <w:t xml:space="preserve"> it was suggested</w:t>
      </w:r>
      <w:r w:rsidRPr="007D4206">
        <w:rPr>
          <w:rFonts w:asciiTheme="minorHAnsi" w:eastAsia="Times New Roman" w:hAnsiTheme="minorHAnsi" w:cstheme="minorHAnsi"/>
          <w:u w:val="single"/>
          <w:lang w:eastAsia="ja-JP"/>
        </w:rPr>
        <w:t xml:space="preserve"> </w:t>
      </w:r>
      <w:r w:rsidRPr="00360300">
        <w:rPr>
          <w:rFonts w:asciiTheme="minorHAnsi" w:eastAsia="Times New Roman" w:hAnsiTheme="minorHAnsi" w:cstheme="minorHAnsi"/>
          <w:u w:val="single"/>
          <w:lang w:eastAsia="ja-JP"/>
        </w:rPr>
        <w:t xml:space="preserve">that </w:t>
      </w:r>
      <w:r w:rsidRPr="00360300">
        <w:rPr>
          <w:rFonts w:asciiTheme="minorHAnsi" w:eastAsia="Times New Roman" w:hAnsiTheme="minorHAnsi" w:cstheme="minorHAnsi"/>
          <w:highlight w:val="lightGray"/>
          <w:u w:val="single"/>
          <w:lang w:eastAsia="ja-JP"/>
        </w:rPr>
        <w:t>this category of forced migrants was a hidden problem and involved</w:t>
      </w:r>
      <w:r w:rsidRPr="00D05CDC">
        <w:rPr>
          <w:rFonts w:asciiTheme="minorHAnsi" w:eastAsia="Times New Roman" w:hAnsiTheme="minorHAnsi" w:cstheme="minorHAnsi"/>
          <w:highlight w:val="lightGray"/>
          <w:u w:val="single"/>
          <w:lang w:eastAsia="ja-JP"/>
        </w:rPr>
        <w:t xml:space="preserve"> </w:t>
      </w:r>
      <w:r w:rsidRPr="00360300">
        <w:rPr>
          <w:rFonts w:asciiTheme="minorHAnsi" w:eastAsia="Times New Roman" w:hAnsiTheme="minorHAnsi" w:cstheme="minorHAnsi"/>
          <w:highlight w:val="lightGray"/>
          <w:u w:val="single"/>
          <w:lang w:eastAsia="ja-JP"/>
        </w:rPr>
        <w:t>people who needed protection and should be referred to as ‘environmental</w:t>
      </w:r>
      <w:r w:rsidRPr="00D05CDC">
        <w:rPr>
          <w:rFonts w:asciiTheme="minorHAnsi" w:eastAsia="Times New Roman" w:hAnsiTheme="minorHAnsi" w:cstheme="minorHAnsi"/>
          <w:highlight w:val="lightGray"/>
          <w:u w:val="single"/>
          <w:lang w:eastAsia="ja-JP"/>
        </w:rPr>
        <w:t xml:space="preserve"> </w:t>
      </w:r>
      <w:r w:rsidRPr="00360300">
        <w:rPr>
          <w:rFonts w:asciiTheme="minorHAnsi" w:eastAsia="Times New Roman" w:hAnsiTheme="minorHAnsi" w:cstheme="minorHAnsi"/>
          <w:highlight w:val="lightGray"/>
          <w:u w:val="single"/>
          <w:lang w:eastAsia="ja-JP"/>
        </w:rPr>
        <w:t>refugees</w:t>
      </w:r>
      <w:r w:rsidRPr="00360300">
        <w:rPr>
          <w:rFonts w:asciiTheme="minorHAnsi" w:eastAsia="Times New Roman" w:hAnsiTheme="minorHAnsi" w:cstheme="minorHAnsi"/>
          <w:u w:val="single"/>
          <w:lang w:eastAsia="ja-JP"/>
        </w:rPr>
        <w:t>’</w:t>
      </w:r>
      <w:r w:rsidRPr="00360300">
        <w:rPr>
          <w:rFonts w:asciiTheme="minorHAnsi" w:eastAsia="Times New Roman" w:hAnsiTheme="minorHAnsi" w:cstheme="minorHAnsi"/>
          <w:lang w:eastAsia="ja-JP"/>
        </w:rPr>
        <w:t xml:space="preserve"> </w:t>
      </w:r>
      <w:r w:rsidRPr="00360300">
        <w:rPr>
          <w:rFonts w:asciiTheme="minorHAnsi" w:eastAsia="Times New Roman" w:hAnsiTheme="minorHAnsi" w:cstheme="minorHAnsi"/>
          <w:sz w:val="16"/>
          <w:szCs w:val="16"/>
          <w:lang w:eastAsia="ja-JP"/>
        </w:rPr>
        <w:t>(El-Hinnawi, 1985; Jacobson, 1988).</w:t>
      </w:r>
      <w:r w:rsidRPr="00D05CDC">
        <w:rPr>
          <w:rFonts w:asciiTheme="minorHAnsi" w:eastAsia="Times New Roman" w:hAnsiTheme="minorHAnsi" w:cstheme="minorHAnsi"/>
          <w:sz w:val="16"/>
          <w:szCs w:val="16"/>
          <w:lang w:eastAsia="ja-JP"/>
        </w:rPr>
        <w:t xml:space="preserve"> </w:t>
      </w:r>
      <w:r w:rsidRPr="00360300">
        <w:rPr>
          <w:rFonts w:asciiTheme="minorHAnsi" w:eastAsia="Times New Roman" w:hAnsiTheme="minorHAnsi" w:cstheme="minorHAnsi"/>
          <w:sz w:val="16"/>
          <w:szCs w:val="16"/>
          <w:lang w:eastAsia="ja-JP"/>
        </w:rPr>
        <w:t xml:space="preserve">Without further definition, </w:t>
      </w:r>
      <w:r w:rsidRPr="00360300">
        <w:rPr>
          <w:rFonts w:asciiTheme="minorHAnsi" w:eastAsia="Times New Roman" w:hAnsiTheme="minorHAnsi" w:cstheme="minorHAnsi"/>
          <w:highlight w:val="lightGray"/>
          <w:u w:val="single"/>
          <w:lang w:eastAsia="ja-JP"/>
        </w:rPr>
        <w:t>linking concepts relating to the ‘environment’</w:t>
      </w:r>
      <w:r w:rsidRPr="00D05CDC">
        <w:rPr>
          <w:rFonts w:asciiTheme="minorHAnsi" w:eastAsia="Times New Roman" w:hAnsiTheme="minorHAnsi" w:cstheme="minorHAnsi"/>
          <w:highlight w:val="lightGray"/>
          <w:u w:val="single"/>
          <w:lang w:eastAsia="ja-JP"/>
        </w:rPr>
        <w:t xml:space="preserve"> </w:t>
      </w:r>
      <w:r w:rsidRPr="00360300">
        <w:rPr>
          <w:rFonts w:asciiTheme="minorHAnsi" w:eastAsia="Times New Roman" w:hAnsiTheme="minorHAnsi" w:cstheme="minorHAnsi"/>
          <w:highlight w:val="lightGray"/>
          <w:u w:val="single"/>
          <w:lang w:eastAsia="ja-JP"/>
        </w:rPr>
        <w:t>and ‘refugees’ to describe a particular group of forced migrants was</w:t>
      </w:r>
      <w:r w:rsidRPr="00D05CDC">
        <w:rPr>
          <w:rFonts w:asciiTheme="minorHAnsi" w:eastAsia="Times New Roman" w:hAnsiTheme="minorHAnsi" w:cstheme="minorHAnsi"/>
          <w:highlight w:val="lightGray"/>
          <w:u w:val="single"/>
          <w:lang w:eastAsia="ja-JP"/>
        </w:rPr>
        <w:t xml:space="preserve"> </w:t>
      </w:r>
      <w:r w:rsidRPr="00360300">
        <w:rPr>
          <w:rFonts w:asciiTheme="minorHAnsi" w:eastAsia="Times New Roman" w:hAnsiTheme="minorHAnsi" w:cstheme="minorHAnsi"/>
          <w:highlight w:val="lightGray"/>
          <w:u w:val="single"/>
          <w:lang w:eastAsia="ja-JP"/>
        </w:rPr>
        <w:t>regarded by many scholars as conceptually misleading and legally</w:t>
      </w:r>
      <w:r w:rsidRPr="00D05CDC">
        <w:rPr>
          <w:rFonts w:asciiTheme="minorHAnsi" w:eastAsia="Times New Roman" w:hAnsiTheme="minorHAnsi" w:cstheme="minorHAnsi"/>
          <w:highlight w:val="lightGray"/>
          <w:u w:val="single"/>
          <w:lang w:eastAsia="ja-JP"/>
        </w:rPr>
        <w:t xml:space="preserve"> </w:t>
      </w:r>
      <w:r w:rsidRPr="00360300">
        <w:rPr>
          <w:rFonts w:asciiTheme="minorHAnsi" w:eastAsia="Times New Roman" w:hAnsiTheme="minorHAnsi" w:cstheme="minorHAnsi"/>
          <w:highlight w:val="lightGray"/>
          <w:u w:val="single"/>
          <w:lang w:eastAsia="ja-JP"/>
        </w:rPr>
        <w:t>meaningless</w:t>
      </w:r>
      <w:r w:rsidRPr="00360300">
        <w:rPr>
          <w:rFonts w:asciiTheme="minorHAnsi" w:eastAsia="Times New Roman" w:hAnsiTheme="minorHAnsi" w:cstheme="minorHAnsi"/>
          <w:lang w:eastAsia="ja-JP"/>
        </w:rPr>
        <w:t xml:space="preserve"> </w:t>
      </w:r>
      <w:r w:rsidRPr="00360300">
        <w:rPr>
          <w:rFonts w:asciiTheme="minorHAnsi" w:eastAsia="Times New Roman" w:hAnsiTheme="minorHAnsi" w:cstheme="minorHAnsi"/>
          <w:sz w:val="16"/>
          <w:szCs w:val="16"/>
          <w:lang w:eastAsia="ja-JP"/>
        </w:rPr>
        <w:t>(Kibreab, 1997; McGregor, 1993). As Zetter and others</w:t>
      </w:r>
      <w:r w:rsidRPr="007C00E3">
        <w:rPr>
          <w:rFonts w:asciiTheme="minorHAnsi" w:eastAsia="Times New Roman" w:hAnsiTheme="minorHAnsi" w:cstheme="minorHAnsi"/>
          <w:sz w:val="16"/>
          <w:szCs w:val="16"/>
          <w:lang w:eastAsia="ja-JP"/>
        </w:rPr>
        <w:t xml:space="preserve"> </w:t>
      </w:r>
      <w:r w:rsidRPr="00360300">
        <w:rPr>
          <w:rFonts w:asciiTheme="minorHAnsi" w:eastAsia="Times New Roman" w:hAnsiTheme="minorHAnsi" w:cstheme="minorHAnsi"/>
          <w:sz w:val="16"/>
          <w:szCs w:val="16"/>
          <w:lang w:eastAsia="ja-JP"/>
        </w:rPr>
        <w:t>noted, the concept of ‘refugee’ has a clear legal meaning and historical</w:t>
      </w:r>
      <w:r w:rsidRPr="007C00E3">
        <w:rPr>
          <w:rFonts w:asciiTheme="minorHAnsi" w:eastAsia="Times New Roman" w:hAnsiTheme="minorHAnsi" w:cstheme="minorHAnsi"/>
          <w:sz w:val="16"/>
          <w:szCs w:val="16"/>
          <w:lang w:eastAsia="ja-JP"/>
        </w:rPr>
        <w:t xml:space="preserve"> </w:t>
      </w:r>
      <w:r w:rsidRPr="00360300">
        <w:rPr>
          <w:rFonts w:asciiTheme="minorHAnsi" w:eastAsia="Times New Roman" w:hAnsiTheme="minorHAnsi" w:cstheme="minorHAnsi"/>
          <w:sz w:val="16"/>
          <w:szCs w:val="16"/>
          <w:lang w:eastAsia="ja-JP"/>
        </w:rPr>
        <w:t>weight anchored in the Refugee Convention, which remains confined to</w:t>
      </w:r>
      <w:r w:rsidRPr="007C00E3">
        <w:rPr>
          <w:rFonts w:asciiTheme="minorHAnsi" w:eastAsia="Times New Roman" w:hAnsiTheme="minorHAnsi" w:cstheme="minorHAnsi"/>
          <w:sz w:val="16"/>
          <w:szCs w:val="16"/>
          <w:lang w:eastAsia="ja-JP"/>
        </w:rPr>
        <w:t xml:space="preserve"> </w:t>
      </w:r>
      <w:r w:rsidRPr="00360300">
        <w:rPr>
          <w:rFonts w:asciiTheme="minorHAnsi" w:eastAsia="Times New Roman" w:hAnsiTheme="minorHAnsi" w:cstheme="minorHAnsi"/>
          <w:sz w:val="16"/>
          <w:szCs w:val="16"/>
          <w:lang w:eastAsia="ja-JP"/>
        </w:rPr>
        <w:t>the criteria outlined in its original formulation (Castles, 2002; Suhrke,</w:t>
      </w:r>
      <w:r w:rsidRPr="007C00E3">
        <w:rPr>
          <w:rFonts w:asciiTheme="minorHAnsi" w:eastAsia="Times New Roman" w:hAnsiTheme="minorHAnsi" w:cstheme="minorHAnsi"/>
          <w:sz w:val="16"/>
          <w:szCs w:val="16"/>
          <w:lang w:eastAsia="ja-JP"/>
        </w:rPr>
        <w:t xml:space="preserve"> </w:t>
      </w:r>
      <w:r w:rsidRPr="00360300">
        <w:rPr>
          <w:rFonts w:asciiTheme="minorHAnsi" w:eastAsia="Times New Roman" w:hAnsiTheme="minorHAnsi" w:cstheme="minorHAnsi"/>
          <w:sz w:val="16"/>
          <w:szCs w:val="16"/>
          <w:lang w:eastAsia="ja-JP"/>
        </w:rPr>
        <w:t>1992; Zetter, 2007).</w:t>
      </w:r>
      <w:r w:rsidRPr="00360300">
        <w:rPr>
          <w:rFonts w:asciiTheme="minorHAnsi" w:eastAsia="Times New Roman" w:hAnsiTheme="minorHAnsi" w:cstheme="minorHAnsi"/>
          <w:lang w:eastAsia="ja-JP"/>
        </w:rPr>
        <w:t xml:space="preserve"> </w:t>
      </w:r>
      <w:r w:rsidRPr="00360300">
        <w:rPr>
          <w:rFonts w:asciiTheme="minorHAnsi" w:eastAsia="Times New Roman" w:hAnsiTheme="minorHAnsi" w:cstheme="minorHAnsi"/>
          <w:highlight w:val="lightGray"/>
          <w:u w:val="single"/>
          <w:lang w:eastAsia="ja-JP"/>
        </w:rPr>
        <w:t>Attempting to expand the definition to define a particular category</w:t>
      </w:r>
      <w:r w:rsidRPr="007C00E3">
        <w:rPr>
          <w:rFonts w:asciiTheme="minorHAnsi" w:eastAsia="Times New Roman" w:hAnsiTheme="minorHAnsi" w:cstheme="minorHAnsi"/>
          <w:highlight w:val="lightGray"/>
          <w:u w:val="single"/>
          <w:lang w:eastAsia="ja-JP"/>
        </w:rPr>
        <w:t xml:space="preserve"> </w:t>
      </w:r>
      <w:r w:rsidRPr="00360300">
        <w:rPr>
          <w:rFonts w:asciiTheme="minorHAnsi" w:eastAsia="Times New Roman" w:hAnsiTheme="minorHAnsi" w:cstheme="minorHAnsi"/>
          <w:highlight w:val="lightGray"/>
          <w:u w:val="single"/>
          <w:lang w:eastAsia="ja-JP"/>
        </w:rPr>
        <w:t>of forced migrant, a concept that in itself is still evolving, risked</w:t>
      </w:r>
      <w:r w:rsidRPr="007C00E3">
        <w:rPr>
          <w:rFonts w:asciiTheme="minorHAnsi" w:eastAsia="Times New Roman" w:hAnsiTheme="minorHAnsi" w:cstheme="minorHAnsi"/>
          <w:highlight w:val="lightGray"/>
          <w:u w:val="single"/>
          <w:lang w:eastAsia="ja-JP"/>
        </w:rPr>
        <w:t xml:space="preserve"> </w:t>
      </w:r>
      <w:r w:rsidRPr="00360300">
        <w:rPr>
          <w:rFonts w:asciiTheme="minorHAnsi" w:eastAsia="Times New Roman" w:hAnsiTheme="minorHAnsi" w:cstheme="minorHAnsi"/>
          <w:highlight w:val="lightGray"/>
          <w:u w:val="single"/>
          <w:lang w:eastAsia="ja-JP"/>
        </w:rPr>
        <w:t>undermining refugee protection by inflating the numbers and thus</w:t>
      </w:r>
      <w:r w:rsidRPr="007C00E3">
        <w:rPr>
          <w:rFonts w:asciiTheme="minorHAnsi" w:eastAsia="Times New Roman" w:hAnsiTheme="minorHAnsi" w:cstheme="minorHAnsi"/>
          <w:highlight w:val="lightGray"/>
          <w:u w:val="single"/>
          <w:lang w:eastAsia="ja-JP"/>
        </w:rPr>
        <w:t xml:space="preserve"> </w:t>
      </w:r>
      <w:r w:rsidRPr="00360300">
        <w:rPr>
          <w:rFonts w:asciiTheme="minorHAnsi" w:eastAsia="Times New Roman" w:hAnsiTheme="minorHAnsi" w:cstheme="minorHAnsi"/>
          <w:highlight w:val="lightGray"/>
          <w:u w:val="single"/>
          <w:lang w:eastAsia="ja-JP"/>
        </w:rPr>
        <w:t>providing states with further reasons to step away from asylum obligations</w:t>
      </w:r>
      <w:r w:rsidRPr="00360300">
        <w:rPr>
          <w:rFonts w:asciiTheme="minorHAnsi" w:eastAsia="Times New Roman" w:hAnsiTheme="minorHAnsi" w:cstheme="minorHAnsi"/>
          <w:lang w:eastAsia="ja-JP"/>
        </w:rPr>
        <w:t xml:space="preserve"> </w:t>
      </w:r>
      <w:r w:rsidRPr="00360300">
        <w:rPr>
          <w:rFonts w:asciiTheme="minorHAnsi" w:eastAsia="Times New Roman" w:hAnsiTheme="minorHAnsi" w:cstheme="minorHAnsi"/>
          <w:sz w:val="16"/>
          <w:szCs w:val="16"/>
          <w:lang w:eastAsia="ja-JP"/>
        </w:rPr>
        <w:t>(Black, 2001; Dun &amp; Gemenne, 2008; Kibreab, 1997). Further,</w:t>
      </w:r>
      <w:r w:rsidRPr="00360300">
        <w:rPr>
          <w:rFonts w:asciiTheme="minorHAnsi" w:eastAsia="Times New Roman" w:hAnsiTheme="minorHAnsi" w:cstheme="minorHAnsi"/>
          <w:u w:val="single"/>
          <w:lang w:eastAsia="ja-JP"/>
        </w:rPr>
        <w:t xml:space="preserve"> the</w:t>
      </w:r>
      <w:r w:rsidRPr="007C00E3">
        <w:rPr>
          <w:rFonts w:asciiTheme="minorHAnsi" w:eastAsia="Times New Roman" w:hAnsiTheme="minorHAnsi" w:cstheme="minorHAnsi"/>
          <w:u w:val="single"/>
          <w:lang w:eastAsia="ja-JP"/>
        </w:rPr>
        <w:t xml:space="preserve"> </w:t>
      </w:r>
      <w:r w:rsidRPr="00360300">
        <w:rPr>
          <w:rFonts w:asciiTheme="minorHAnsi" w:eastAsia="Times New Roman" w:hAnsiTheme="minorHAnsi" w:cstheme="minorHAnsi"/>
          <w:u w:val="single"/>
          <w:lang w:eastAsia="ja-JP"/>
        </w:rPr>
        <w:t xml:space="preserve">term ‘environmental refugee’ also </w:t>
      </w:r>
      <w:r w:rsidRPr="00360300">
        <w:rPr>
          <w:rFonts w:asciiTheme="minorHAnsi" w:eastAsia="Times New Roman" w:hAnsiTheme="minorHAnsi" w:cstheme="minorHAnsi"/>
          <w:highlight w:val="lightGray"/>
          <w:u w:val="single"/>
          <w:lang w:eastAsia="ja-JP"/>
        </w:rPr>
        <w:t>invoked some inherent assumptions</w:t>
      </w:r>
      <w:r w:rsidRPr="007C00E3">
        <w:rPr>
          <w:rFonts w:asciiTheme="minorHAnsi" w:eastAsia="Times New Roman" w:hAnsiTheme="minorHAnsi" w:cstheme="minorHAnsi"/>
          <w:u w:val="single"/>
          <w:lang w:eastAsia="ja-JP"/>
        </w:rPr>
        <w:t xml:space="preserve"> </w:t>
      </w:r>
      <w:r w:rsidRPr="00360300">
        <w:rPr>
          <w:rFonts w:asciiTheme="minorHAnsi" w:eastAsia="Times New Roman" w:hAnsiTheme="minorHAnsi" w:cstheme="minorHAnsi"/>
          <w:sz w:val="16"/>
          <w:szCs w:val="16"/>
          <w:lang w:eastAsia="ja-JP"/>
        </w:rPr>
        <w:t>about environmentally related migration, including the idea</w:t>
      </w:r>
      <w:r w:rsidRPr="00360300">
        <w:rPr>
          <w:rFonts w:asciiTheme="minorHAnsi" w:eastAsia="Times New Roman" w:hAnsiTheme="minorHAnsi" w:cstheme="minorHAnsi"/>
          <w:u w:val="single"/>
          <w:lang w:eastAsia="ja-JP"/>
        </w:rPr>
        <w:t xml:space="preserve"> </w:t>
      </w:r>
      <w:r w:rsidRPr="00360300">
        <w:rPr>
          <w:rFonts w:asciiTheme="minorHAnsi" w:eastAsia="Times New Roman" w:hAnsiTheme="minorHAnsi" w:cstheme="minorHAnsi"/>
          <w:highlight w:val="lightGray"/>
          <w:u w:val="single"/>
          <w:lang w:eastAsia="ja-JP"/>
        </w:rPr>
        <w:t>that the</w:t>
      </w:r>
      <w:r w:rsidRPr="007C00E3">
        <w:rPr>
          <w:rFonts w:asciiTheme="minorHAnsi" w:eastAsia="Times New Roman" w:hAnsiTheme="minorHAnsi" w:cstheme="minorHAnsi"/>
          <w:highlight w:val="lightGray"/>
          <w:u w:val="single"/>
          <w:lang w:eastAsia="ja-JP"/>
        </w:rPr>
        <w:t xml:space="preserve"> </w:t>
      </w:r>
      <w:r w:rsidRPr="00360300">
        <w:rPr>
          <w:rFonts w:asciiTheme="minorHAnsi" w:eastAsia="Times New Roman" w:hAnsiTheme="minorHAnsi" w:cstheme="minorHAnsi"/>
          <w:highlight w:val="lightGray"/>
          <w:u w:val="single"/>
          <w:lang w:eastAsia="ja-JP"/>
        </w:rPr>
        <w:t>environment was the principal factor driving forced migration, and that</w:t>
      </w:r>
      <w:r w:rsidRPr="007C00E3">
        <w:rPr>
          <w:rFonts w:asciiTheme="minorHAnsi" w:eastAsia="Times New Roman" w:hAnsiTheme="minorHAnsi" w:cstheme="minorHAnsi"/>
          <w:highlight w:val="lightGray"/>
          <w:u w:val="single"/>
          <w:lang w:eastAsia="ja-JP"/>
        </w:rPr>
        <w:t xml:space="preserve"> </w:t>
      </w:r>
      <w:r w:rsidRPr="00360300">
        <w:rPr>
          <w:rFonts w:asciiTheme="minorHAnsi" w:eastAsia="Times New Roman" w:hAnsiTheme="minorHAnsi" w:cstheme="minorHAnsi"/>
          <w:highlight w:val="lightGray"/>
          <w:u w:val="single"/>
          <w:lang w:eastAsia="ja-JP"/>
        </w:rPr>
        <w:t>the migration was cross-border, neither of which had been verified</w:t>
      </w:r>
      <w:r w:rsidRPr="00360300">
        <w:rPr>
          <w:rFonts w:asciiTheme="minorHAnsi" w:eastAsia="Times New Roman" w:hAnsiTheme="minorHAnsi" w:cstheme="minorHAnsi"/>
          <w:u w:val="single"/>
          <w:lang w:eastAsia="ja-JP"/>
        </w:rPr>
        <w:t xml:space="preserve"> or</w:t>
      </w:r>
      <w:r w:rsidRPr="007C00E3">
        <w:rPr>
          <w:rFonts w:asciiTheme="minorHAnsi" w:eastAsia="Times New Roman" w:hAnsiTheme="minorHAnsi" w:cstheme="minorHAnsi"/>
          <w:u w:val="single"/>
          <w:lang w:eastAsia="ja-JP"/>
        </w:rPr>
        <w:t xml:space="preserve"> </w:t>
      </w:r>
      <w:r w:rsidRPr="00360300">
        <w:rPr>
          <w:rFonts w:asciiTheme="minorHAnsi" w:eastAsia="Times New Roman" w:hAnsiTheme="minorHAnsi" w:cstheme="minorHAnsi"/>
          <w:u w:val="single"/>
          <w:lang w:eastAsia="ja-JP"/>
        </w:rPr>
        <w:t>supported by sound empirical evidence</w:t>
      </w:r>
      <w:r w:rsidRPr="00360300">
        <w:rPr>
          <w:rFonts w:asciiTheme="minorHAnsi" w:eastAsia="Times New Roman" w:hAnsiTheme="minorHAnsi" w:cstheme="minorHAnsi"/>
          <w:sz w:val="16"/>
          <w:szCs w:val="16"/>
          <w:u w:val="single"/>
          <w:lang w:eastAsia="ja-JP"/>
        </w:rPr>
        <w:t xml:space="preserve"> </w:t>
      </w:r>
      <w:r w:rsidRPr="00360300">
        <w:rPr>
          <w:rFonts w:asciiTheme="minorHAnsi" w:eastAsia="Times New Roman" w:hAnsiTheme="minorHAnsi" w:cstheme="minorHAnsi"/>
          <w:sz w:val="16"/>
          <w:szCs w:val="16"/>
          <w:lang w:eastAsia="ja-JP"/>
        </w:rPr>
        <w:t>(Castles, 2002; Findlay &amp; Geddes,</w:t>
      </w:r>
      <w:r w:rsidRPr="007C00E3">
        <w:rPr>
          <w:rFonts w:asciiTheme="minorHAnsi" w:eastAsia="Times New Roman" w:hAnsiTheme="minorHAnsi" w:cstheme="minorHAnsi"/>
          <w:sz w:val="16"/>
          <w:szCs w:val="16"/>
          <w:lang w:eastAsia="ja-JP"/>
        </w:rPr>
        <w:t xml:space="preserve"> </w:t>
      </w:r>
      <w:r w:rsidRPr="00360300">
        <w:rPr>
          <w:rFonts w:asciiTheme="minorHAnsi" w:eastAsia="Times New Roman" w:hAnsiTheme="minorHAnsi" w:cstheme="minorHAnsi"/>
          <w:sz w:val="16"/>
          <w:szCs w:val="16"/>
          <w:lang w:eastAsia="ja-JP"/>
        </w:rPr>
        <w:t>2011; Kibreab, 1997; McGregor, 1993).</w:t>
      </w:r>
      <w:r w:rsidRPr="007C00E3">
        <w:rPr>
          <w:rFonts w:asciiTheme="minorHAnsi" w:eastAsia="Times New Roman" w:hAnsiTheme="minorHAnsi" w:cstheme="minorHAnsi"/>
          <w:sz w:val="16"/>
          <w:szCs w:val="16"/>
          <w:lang w:eastAsia="ja-JP"/>
        </w:rPr>
        <w:t xml:space="preserve"> </w:t>
      </w:r>
      <w:r w:rsidRPr="00360300">
        <w:rPr>
          <w:rFonts w:asciiTheme="minorHAnsi" w:eastAsia="Times New Roman" w:hAnsiTheme="minorHAnsi" w:cstheme="minorHAnsi"/>
          <w:sz w:val="16"/>
          <w:szCs w:val="16"/>
          <w:lang w:eastAsia="ja-JP"/>
        </w:rPr>
        <w:t>The challenge of identifying meaningful definitions and categorisations</w:t>
      </w:r>
      <w:r w:rsidRPr="007C00E3">
        <w:rPr>
          <w:rFonts w:asciiTheme="minorHAnsi" w:eastAsia="Times New Roman" w:hAnsiTheme="minorHAnsi" w:cstheme="minorHAnsi"/>
          <w:sz w:val="16"/>
          <w:szCs w:val="16"/>
          <w:lang w:eastAsia="ja-JP"/>
        </w:rPr>
        <w:t xml:space="preserve"> </w:t>
      </w:r>
      <w:r w:rsidRPr="00360300">
        <w:rPr>
          <w:rFonts w:asciiTheme="minorHAnsi" w:eastAsia="Times New Roman" w:hAnsiTheme="minorHAnsi" w:cstheme="minorHAnsi"/>
          <w:sz w:val="16"/>
          <w:szCs w:val="16"/>
          <w:lang w:eastAsia="ja-JP"/>
        </w:rPr>
        <w:t>for migrants, especially those in crisis, was central to discussions at the</w:t>
      </w:r>
      <w:r w:rsidRPr="007C00E3">
        <w:rPr>
          <w:rFonts w:asciiTheme="minorHAnsi" w:eastAsia="Times New Roman" w:hAnsiTheme="minorHAnsi" w:cstheme="minorHAnsi"/>
          <w:sz w:val="16"/>
          <w:szCs w:val="16"/>
          <w:lang w:eastAsia="ja-JP"/>
        </w:rPr>
        <w:t xml:space="preserve"> </w:t>
      </w:r>
      <w:r w:rsidRPr="00360300">
        <w:rPr>
          <w:rFonts w:asciiTheme="minorHAnsi" w:eastAsia="Times New Roman" w:hAnsiTheme="minorHAnsi" w:cstheme="minorHAnsi"/>
          <w:sz w:val="16"/>
          <w:szCs w:val="16"/>
          <w:lang w:eastAsia="ja-JP"/>
        </w:rPr>
        <w:t>recent 2013 United Nations High-Level Dialogue on Migration and</w:t>
      </w:r>
      <w:r w:rsidRPr="007C00E3">
        <w:rPr>
          <w:rFonts w:asciiTheme="minorHAnsi" w:eastAsia="Times New Roman" w:hAnsiTheme="minorHAnsi" w:cstheme="minorHAnsi"/>
          <w:sz w:val="16"/>
          <w:szCs w:val="16"/>
          <w:lang w:eastAsia="ja-JP"/>
        </w:rPr>
        <w:t xml:space="preserve"> </w:t>
      </w:r>
      <w:r w:rsidRPr="00360300">
        <w:rPr>
          <w:rFonts w:asciiTheme="minorHAnsi" w:eastAsia="Times New Roman" w:hAnsiTheme="minorHAnsi" w:cstheme="minorHAnsi"/>
          <w:sz w:val="16"/>
          <w:szCs w:val="16"/>
          <w:lang w:eastAsia="ja-JP"/>
        </w:rPr>
        <w:t>Development. The term ‘migrants in crisis’ was used in an attempt to</w:t>
      </w:r>
      <w:r w:rsidRPr="007C00E3">
        <w:rPr>
          <w:rFonts w:asciiTheme="minorHAnsi" w:eastAsia="Times New Roman" w:hAnsiTheme="minorHAnsi" w:cstheme="minorHAnsi"/>
          <w:sz w:val="16"/>
          <w:szCs w:val="16"/>
          <w:lang w:eastAsia="ja-JP"/>
        </w:rPr>
        <w:t xml:space="preserve"> </w:t>
      </w:r>
      <w:r w:rsidRPr="00360300">
        <w:rPr>
          <w:rFonts w:asciiTheme="minorHAnsi" w:eastAsia="Times New Roman" w:hAnsiTheme="minorHAnsi" w:cstheme="minorHAnsi"/>
          <w:sz w:val="16"/>
          <w:szCs w:val="16"/>
          <w:lang w:eastAsia="ja-JP"/>
        </w:rPr>
        <w:t>‘straddle traditional categories and distinctions’. The aim was to capture</w:t>
      </w:r>
      <w:r w:rsidRPr="007C00E3">
        <w:rPr>
          <w:rFonts w:asciiTheme="minorHAnsi" w:eastAsia="Times New Roman" w:hAnsiTheme="minorHAnsi" w:cstheme="minorHAnsi"/>
          <w:sz w:val="16"/>
          <w:szCs w:val="16"/>
          <w:lang w:eastAsia="ja-JP"/>
        </w:rPr>
        <w:t xml:space="preserve"> </w:t>
      </w:r>
      <w:r w:rsidRPr="00360300">
        <w:rPr>
          <w:rFonts w:asciiTheme="minorHAnsi" w:eastAsia="Times New Roman" w:hAnsiTheme="minorHAnsi" w:cstheme="minorHAnsi"/>
          <w:sz w:val="16"/>
          <w:szCs w:val="16"/>
          <w:lang w:eastAsia="ja-JP"/>
        </w:rPr>
        <w:t>the complexity of mixed migration populations that can include workers,</w:t>
      </w:r>
      <w:r w:rsidRPr="007C00E3">
        <w:rPr>
          <w:rFonts w:asciiTheme="minorHAnsi" w:eastAsia="Times New Roman" w:hAnsiTheme="minorHAnsi" w:cstheme="minorHAnsi"/>
          <w:sz w:val="16"/>
          <w:szCs w:val="16"/>
          <w:lang w:eastAsia="ja-JP"/>
        </w:rPr>
        <w:t xml:space="preserve"> </w:t>
      </w:r>
      <w:r w:rsidRPr="00360300">
        <w:rPr>
          <w:rFonts w:asciiTheme="minorHAnsi" w:eastAsia="Times New Roman" w:hAnsiTheme="minorHAnsi" w:cstheme="minorHAnsi"/>
          <w:sz w:val="16"/>
          <w:szCs w:val="16"/>
          <w:lang w:eastAsia="ja-JP"/>
        </w:rPr>
        <w:t>as well as asylum seekers and refugees, migrating because of political,</w:t>
      </w:r>
      <w:r w:rsidRPr="007C00E3">
        <w:rPr>
          <w:rFonts w:asciiTheme="minorHAnsi" w:eastAsia="Times New Roman" w:hAnsiTheme="minorHAnsi" w:cstheme="minorHAnsi"/>
          <w:sz w:val="16"/>
          <w:szCs w:val="16"/>
          <w:lang w:eastAsia="ja-JP"/>
        </w:rPr>
        <w:t xml:space="preserve"> </w:t>
      </w:r>
      <w:r w:rsidRPr="00360300">
        <w:rPr>
          <w:rFonts w:asciiTheme="minorHAnsi" w:eastAsia="Times New Roman" w:hAnsiTheme="minorHAnsi" w:cstheme="minorHAnsi"/>
          <w:sz w:val="16"/>
          <w:szCs w:val="16"/>
          <w:lang w:eastAsia="ja-JP"/>
        </w:rPr>
        <w:t>conflict related crises and/or natural disasters (Koser, 2013).</w:t>
      </w:r>
    </w:p>
    <w:p w14:paraId="173C58EF" w14:textId="77777777" w:rsidR="009C6A80" w:rsidRPr="002D24A6" w:rsidRDefault="009C6A80" w:rsidP="009C6A80">
      <w:pPr>
        <w:pStyle w:val="Heading4"/>
        <w:rPr>
          <w:rStyle w:val="Style13ptBold"/>
          <w:b/>
        </w:rPr>
      </w:pPr>
      <w:r w:rsidRPr="002D24A6">
        <w:rPr>
          <w:rStyle w:val="Style13ptBold"/>
          <w:b/>
        </w:rPr>
        <w:t xml:space="preserve">Defining environmentally displaced persons as refugees fails-there are too many negative connotations, it creates too many legal obscurities, and it implies that the sending states are responsible for “persecuting” them, instead of the polluting nations. </w:t>
      </w:r>
    </w:p>
    <w:p w14:paraId="012C89B7" w14:textId="77777777" w:rsidR="009C6A80" w:rsidRPr="003A7C89" w:rsidRDefault="009C6A80" w:rsidP="009C6A80">
      <w:r>
        <w:rPr>
          <w:rStyle w:val="Style13ptBold"/>
        </w:rPr>
        <w:t xml:space="preserve">Simonelli 16 </w:t>
      </w:r>
      <w:r w:rsidRPr="003A7C89">
        <w:t>(Andrea C. Simonelli is an independent researcher exploring issues of climate induced displacement and human security with an emphasis on the Maldives. She is a graduate of the United Nations University Environment and Human Security Summer Academy, and also attended the Oxford Refugee Centre's Summer School in Forced Migration., “Governing Climate Induced Migration and Displacement: IGO Expansion and Global Policy Implications”, Chapter 4: Academically Understood Context, 2016, Pages 46-49)//sjp</w:t>
      </w:r>
    </w:p>
    <w:p w14:paraId="119188DE" w14:textId="58B3835D" w:rsidR="009C6A80" w:rsidRDefault="009C6A80" w:rsidP="009C6A80">
      <w:pPr>
        <w:widowControl w:val="0"/>
        <w:autoSpaceDE w:val="0"/>
        <w:autoSpaceDN w:val="0"/>
        <w:adjustRightInd w:val="0"/>
        <w:spacing w:after="240" w:line="280" w:lineRule="atLeast"/>
        <w:rPr>
          <w:rFonts w:asciiTheme="majorHAnsi" w:hAnsiTheme="majorHAnsi" w:cs="Times"/>
          <w:u w:val="single"/>
        </w:rPr>
      </w:pPr>
      <w:r w:rsidRPr="001905B4">
        <w:rPr>
          <w:sz w:val="16"/>
        </w:rPr>
        <w:t xml:space="preserve">Chapter 4: Academically Understood Context 46-49 </w:t>
      </w:r>
      <w:r w:rsidRPr="001905B4">
        <w:rPr>
          <w:rFonts w:asciiTheme="majorHAnsi" w:hAnsiTheme="majorHAnsi" w:cs="Times"/>
          <w:sz w:val="16"/>
        </w:rPr>
        <w:t xml:space="preserve">Labels matter. They recognize a process of identification or identity that has been independently applied and chosen. Bureaucratic measures seek to prevent access to the (refugee) label, and ever decreasing numbers of people are afforded full refugee status (Zetter, 2007). </w:t>
      </w:r>
      <w:r w:rsidRPr="001905B4">
        <w:rPr>
          <w:rFonts w:asciiTheme="majorHAnsi" w:hAnsiTheme="majorHAnsi" w:cs="Times"/>
          <w:u w:val="single"/>
        </w:rPr>
        <w:t>The choice to use the term “climate refugee” is purposeful and imposes an identity</w:t>
      </w:r>
      <w:r w:rsidRPr="001905B4">
        <w:rPr>
          <w:rFonts w:asciiTheme="majorHAnsi" w:hAnsiTheme="majorHAnsi" w:cs="Times"/>
          <w:sz w:val="16"/>
        </w:rPr>
        <w:t xml:space="preserve">. It sug- gests that those affected by climate change are victims of circumstances beyond their own control and thus are deserving of international protec- tion. </w:t>
      </w:r>
      <w:r w:rsidRPr="001905B4">
        <w:rPr>
          <w:rFonts w:asciiTheme="majorHAnsi" w:hAnsiTheme="majorHAnsi" w:cs="Times"/>
          <w:u w:val="single"/>
        </w:rPr>
        <w:t>However, deserving a legal entitlement is not the same as having one. The refugee label can reinforce alienation and divisions within society as well. It can cause an exacerbation of welfare issues as refugees are afforded protections and assistance. More specifically, this label assumes a set of needs and a distributional apparatus (1991) such as food, shelter, protection, and a way to receive them</w:t>
      </w:r>
      <w:r w:rsidRPr="001905B4">
        <w:rPr>
          <w:rFonts w:asciiTheme="majorHAnsi" w:hAnsiTheme="majorHAnsi" w:cs="Times"/>
          <w:sz w:val="16"/>
        </w:rPr>
        <w:t xml:space="preserve">. But “refugee” means much more. Zetter also considers the broad ramifications of refugee labeling. The label originates within the confines of an extreme situation, but over time it becomes a permanent status. </w:t>
      </w:r>
      <w:r w:rsidRPr="001905B4">
        <w:rPr>
          <w:rFonts w:asciiTheme="majorHAnsi" w:hAnsiTheme="majorHAnsi" w:cs="Times"/>
          <w:u w:val="single"/>
        </w:rPr>
        <w:t xml:space="preserve">How long should a refugee be con- sidered a refugee; how long does one have to be resettled or assimilate to be considered a citizen? Many protracted refugee situations encompass generations of “refugees”. Zetter’s work on Greek-Cypriot refugees dem- onstrates generations of assistance even after resettlement. While the label is necessary for assistance, when it becomes significantly longer lasting it can seem like a burden to a host society. In addition, many refugees may not want to be viewed solely as victims in need of “inter- national charity” (Robbins, 1956). Though somewhat controversial, the refugee definition has been argued to be the starting point for every discussion on international refugee law, though often the UN treaty definition is not adequate to meet today’s realities (Helton, 2002). </w:t>
      </w:r>
      <w:r w:rsidRPr="001905B4">
        <w:rPr>
          <w:rFonts w:asciiTheme="majorHAnsi" w:hAnsiTheme="majorHAnsi" w:cs="Times"/>
          <w:sz w:val="16"/>
        </w:rPr>
        <w:t xml:space="preserve">There are many labels which fail the test of the Convention for legal status, some of which articulate very desperate situations: tsunami refugees, development refugees, environmental refugees. No matter who is called a “refugee”, all forced migration labels are ultimately tested against the Convention (Zetter, 2007). Can those being displaced by climate change legitimately receive refugee protection based on the Convention’s estab- lished legal mechanisms and expanded operations? Two short analyses will clarify the situation. </w:t>
      </w:r>
      <w:r w:rsidRPr="001905B4">
        <w:rPr>
          <w:rFonts w:asciiTheme="majorHAnsi" w:hAnsiTheme="majorHAnsi" w:cs="Times"/>
          <w:i/>
          <w:iCs/>
          <w:sz w:val="16"/>
        </w:rPr>
        <w:t xml:space="preserve">Convention analysis: strict definitional </w:t>
      </w:r>
      <w:r w:rsidRPr="001905B4">
        <w:rPr>
          <w:rFonts w:asciiTheme="majorHAnsi" w:hAnsiTheme="majorHAnsi" w:cs="Times"/>
          <w:sz w:val="16"/>
        </w:rPr>
        <w:t xml:space="preserve">The Convention’s definition of a refugee is structured around the concept of persecution, with the only other clearly identified stipulation being that a refugee must cross an international border. A refugee is one who owing to well-founded fear of persecution for reasons of race, reli- gion, nationality, membership in a particular social group or political opinion is outside the country of his own nationality and is unable or, owing to such fear, is unwilling to avail himself of the protection of that country; or who, not having a nationality and being outside the country of his former habitual residence as a result of such events, is unable to or, owing to such fear, is unwilling to return to it. What needs to be established is if “climate change refugees” are being persecuted. The general conception of persecution is an individual threat. It can be a threat to one’s person because of who he/she is, or a threat to one’s safety because of an inclusion in a specific group. </w:t>
      </w:r>
      <w:r w:rsidRPr="001905B4">
        <w:rPr>
          <w:rFonts w:asciiTheme="majorHAnsi" w:hAnsiTheme="majorHAnsi" w:cs="Times"/>
          <w:u w:val="single"/>
        </w:rPr>
        <w:t>Are “climate change refugees” a definable group? They are peoples liv- ing in the many places where the climate is shifting</w:t>
      </w:r>
      <w:r w:rsidRPr="001905B4">
        <w:rPr>
          <w:rFonts w:asciiTheme="majorHAnsi" w:hAnsiTheme="majorHAnsi" w:cs="Times"/>
          <w:sz w:val="16"/>
        </w:rPr>
        <w:t xml:space="preserve">. This can include coastal communities, forest villages, and/or urban areas. It will affect people of varied cultures, societies, and economic conditions. Because climate change affects the entire globe, there will be few, if any areas unaffected. </w:t>
      </w:r>
      <w:r w:rsidRPr="001905B4">
        <w:rPr>
          <w:rFonts w:asciiTheme="majorHAnsi" w:hAnsiTheme="majorHAnsi" w:cs="Times"/>
          <w:u w:val="single"/>
        </w:rPr>
        <w:t>However, the need to flee or become a “refugee” is only apparent in areas most severely affected. Therefore there may be pock- ets of displacees; the only commonality among them will be a dete- rioration of living situations due to environmental degradation. Thus the persecution could only be considered impersonal, as human envi- ronments are indiscriminately threatened in different ways</w:t>
      </w:r>
      <w:r w:rsidRPr="001905B4">
        <w:rPr>
          <w:rFonts w:asciiTheme="majorHAnsi" w:hAnsiTheme="majorHAnsi" w:cs="Times"/>
          <w:sz w:val="16"/>
        </w:rPr>
        <w:t xml:space="preserve">. Climate change does not choose who to affect, but some areas are more vulner- able than others. </w:t>
      </w:r>
      <w:r w:rsidRPr="001905B4">
        <w:rPr>
          <w:rFonts w:asciiTheme="majorHAnsi" w:hAnsiTheme="majorHAnsi" w:cs="Times"/>
          <w:u w:val="single"/>
        </w:rPr>
        <w:t>If impersonal persecution is acceptable, the question becomes, does an Act of God translate into persecution by a non-state actor? In this case, for what reason would nature persecute</w:t>
      </w:r>
      <w:r w:rsidRPr="001905B4">
        <w:rPr>
          <w:rFonts w:asciiTheme="majorHAnsi" w:hAnsiTheme="majorHAnsi" w:cs="Times"/>
          <w:sz w:val="16"/>
        </w:rPr>
        <w:t>? This line of thought is obviously extreme, but the point is simply to show that persons already uprooted by famine and flood are not included in the UN definition (Robbins, 1956), and the Act of God explanation is therefore insuffi- cient to offer any significant international protections. Can a case be made for impersonal persecution by the developed world</w:t>
      </w:r>
      <w:r w:rsidRPr="001905B4">
        <w:rPr>
          <w:rFonts w:asciiTheme="majorHAnsi" w:hAnsiTheme="majorHAnsi" w:cs="Times"/>
          <w:u w:val="single"/>
        </w:rPr>
        <w:t>? Persecution in this case would be equitable to negligence on the part of industri- alized nations. It can be argued that as soon as they understood the damage they were causing, the developed world was complicit in such negligence. However, the 1951 Convention and 1967 Protocol do not conceive of refugees being created by the invisible emissions of indus- trialized nations</w:t>
      </w:r>
      <w:r w:rsidRPr="001905B4">
        <w:rPr>
          <w:rFonts w:asciiTheme="majorHAnsi" w:hAnsiTheme="majorHAnsi" w:cs="Times"/>
          <w:sz w:val="16"/>
        </w:rPr>
        <w:t xml:space="preserve">. At this point, all nations directly contribute to climate change through development and are complicit when buying products produced in damaging ways. Carbon emissions span the globe, and it is unlikely that any particular refugee can be sure of whose carbon caused their predicament. Again, the persecution would still be impersonal and direct causation of any identifiable persecution impossible. It is clear that the predicament of those displaced by climate change cannot sim- ply fit under the legal mandate of the UNHCR as it is currently written. However, UNHCR’s humanitarian approach has expanded its reach to protect and assist those in “refugee like situations”. </w:t>
      </w:r>
      <w:r w:rsidRPr="001905B4">
        <w:rPr>
          <w:rFonts w:asciiTheme="majorHAnsi" w:hAnsiTheme="majorHAnsi" w:cs="Times"/>
          <w:i/>
          <w:iCs/>
          <w:sz w:val="16"/>
        </w:rPr>
        <w:t xml:space="preserve">Conventional analysis: chain reaction </w:t>
      </w:r>
      <w:r w:rsidRPr="001905B4">
        <w:rPr>
          <w:rFonts w:asciiTheme="majorHAnsi" w:hAnsiTheme="majorHAnsi" w:cs="Times"/>
          <w:sz w:val="16"/>
        </w:rPr>
        <w:t>In addition to the legal documents UNHCR relies on, it also provides a Handbook on the Procedures and Criteria for Determining Refugee Status under the 1951 Convention and 1967 Protocol Relating to the Status of Refugees. This document outlines definitions of terms used in each of these agreements and how to interpret a person’s situation into a status</w:t>
      </w:r>
      <w:r w:rsidRPr="001905B4">
        <w:rPr>
          <w:rFonts w:asciiTheme="majorHAnsi" w:hAnsiTheme="majorHAnsi" w:cs="Times"/>
          <w:u w:val="single"/>
        </w:rPr>
        <w:t>. As previously mentioned, the important thing to decipher is whether “climate refugees” are being persecuted. The Handbook states, “There is no universally accepted definition of ‘persecution’, and vari- ous attempts . . . have met with little success.</w:t>
      </w:r>
      <w:r w:rsidRPr="001905B4">
        <w:rPr>
          <w:rFonts w:asciiTheme="majorHAnsi" w:hAnsiTheme="majorHAnsi" w:cs="Times"/>
          <w:sz w:val="16"/>
        </w:rPr>
        <w:t xml:space="preserve">” Because there is no uni- versal definition, UNHCR workers in processing interviews have some room to interpret individual situations and can decide if the reasons for the persecution feared is met. </w:t>
      </w:r>
      <w:r w:rsidRPr="001905B4">
        <w:rPr>
          <w:rFonts w:asciiTheme="majorHAnsi" w:hAnsiTheme="majorHAnsi" w:cs="Times"/>
          <w:u w:val="single"/>
        </w:rPr>
        <w:t>The Handbook also states that per- secution is “normally related to action by the authorities of a coun- try”. Therefore, if the national government cannot protect its citizens from persecution, there is a case for refugeehood. In the case of climate change, and considering an earlier example, is the Maldives at fault for not being able to protect its citizens from the effects of India’s indus- trialization? It may be impossible for any country to protect itself from the combined emissions of the world. Developing nations will also feel the effects of climate change before others; thus are they inadvert- ently persecuting their own people by not being able to protect them</w:t>
      </w:r>
      <w:r w:rsidRPr="001905B4">
        <w:rPr>
          <w:rFonts w:asciiTheme="majorHAnsi" w:hAnsiTheme="majorHAnsi" w:cs="Times"/>
          <w:sz w:val="16"/>
        </w:rPr>
        <w:t xml:space="preserve">? Would all those living in regions susceptible to the worst damage from climate change be allowed prima facie group status as refugees due to this protection inability? </w:t>
      </w:r>
      <w:r w:rsidRPr="001905B4">
        <w:rPr>
          <w:rFonts w:asciiTheme="majorHAnsi" w:hAnsiTheme="majorHAnsi" w:cs="Times"/>
          <w:u w:val="single"/>
        </w:rPr>
        <w:t xml:space="preserve">This is a difficult case to make, because there would have to be agreement as to which areas are most at risk and what, if anything, a country would be expected to have done to protect its people. </w:t>
      </w:r>
    </w:p>
    <w:p w14:paraId="58951DD4" w14:textId="77777777" w:rsidR="005B5111" w:rsidRDefault="005B5111" w:rsidP="005B5111">
      <w:pPr>
        <w:pStyle w:val="Heading4"/>
      </w:pPr>
      <w:r>
        <w:t>Calling climate migrants “refugees” is problematic and bars migrants from receiving any sort of human rights protections, leading to continued violence</w:t>
      </w:r>
    </w:p>
    <w:p w14:paraId="6BA636D7" w14:textId="77777777" w:rsidR="005B5111" w:rsidRPr="00E36B88" w:rsidRDefault="005B5111" w:rsidP="005B5111">
      <w:r w:rsidRPr="00E36B88">
        <w:rPr>
          <w:rStyle w:val="Style13ptBold"/>
        </w:rPr>
        <w:t>Blue 1/1</w:t>
      </w:r>
      <w:r>
        <w:t>—(Abigail, Executive Director of Einhorn &amp; Blue Media, Policy, and Research, has a masters in public policy from Evergreen State, “</w:t>
      </w:r>
      <w:r w:rsidRPr="00E36B88">
        <w:t>Colonial Fences Make Contentious Neighbors: Policy, Law, and Climate Refugees in India</w:t>
      </w:r>
      <w:r>
        <w:t>”,</w:t>
      </w:r>
      <w:r>
        <w:rPr>
          <w:i/>
        </w:rPr>
        <w:t xml:space="preserve"> Hastings Environmental Law Journal,</w:t>
      </w:r>
      <w:r>
        <w:t xml:space="preserve"> Volume 24, No.2, pp 333-334 [E.W])</w:t>
      </w:r>
    </w:p>
    <w:p w14:paraId="79C368B7" w14:textId="70B4832B" w:rsidR="005B5111" w:rsidRPr="005B5111" w:rsidRDefault="005B5111" w:rsidP="005B5111">
      <w:pPr>
        <w:rPr>
          <w:sz w:val="16"/>
        </w:rPr>
      </w:pPr>
      <w:r w:rsidRPr="000A1E81">
        <w:rPr>
          <w:u w:val="single"/>
        </w:rPr>
        <w:t>The international legal status of people forced to leave their homes due to the direct or indirect impacts of climate change—and are then internally displaced or have to cross international boundaries—is a matter of great debate</w:t>
      </w:r>
      <w:r w:rsidRPr="000A1E81">
        <w:rPr>
          <w:sz w:val="16"/>
        </w:rPr>
        <w:t xml:space="preserve">. Currently, </w:t>
      </w:r>
      <w:r w:rsidRPr="000A1E81">
        <w:rPr>
          <w:u w:val="single"/>
        </w:rPr>
        <w:t>competing definitions of this phenomenon preclude designation of climate migrants as “refugees” in international law, excluding them from the protection of international human rights regulations under the Geneva Convention of 1951</w:t>
      </w:r>
      <w:r w:rsidRPr="000A1E81">
        <w:rPr>
          <w:sz w:val="16"/>
        </w:rPr>
        <w:t xml:space="preserve">.8 </w:t>
      </w:r>
      <w:r w:rsidRPr="000A1E81">
        <w:rPr>
          <w:u w:val="single"/>
        </w:rPr>
        <w:t xml:space="preserve">This lack of agreement on refugee qualification in international government remains the primary obstacle to collateral policy strategies. </w:t>
      </w:r>
      <w:r w:rsidRPr="000A1E81">
        <w:rPr>
          <w:sz w:val="16"/>
        </w:rPr>
        <w:t xml:space="preserve">The distinction between forced and voluntary migration is relatively straightforward in the case of extreme environmental events, such as storm and flood disasters. Yet, there remains a </w:t>
      </w:r>
      <w:r w:rsidRPr="000A1E81">
        <w:rPr>
          <w:u w:val="single"/>
        </w:rPr>
        <w:t>substantial lack of empirical data that illustrates the complex causal relationship between climate change and migration.</w:t>
      </w:r>
      <w:r w:rsidRPr="000A1E81">
        <w:rPr>
          <w:sz w:val="16"/>
        </w:rPr>
        <w:t xml:space="preserve"> As a result, this distinction is hard to establish in cases where gradual environmental degradation and climate related, slow-onset events are assumed to drive people to abandon their homes. Examination of some of the prevalent definitions proposed by leading experts in the field is provided below. The United Nations Environmental Programme sought to define “environmental refugees” as: “[</w:t>
      </w:r>
      <w:r w:rsidRPr="000A1E81">
        <w:rPr>
          <w:u w:val="single"/>
        </w:rPr>
        <w:t>P]eople who have been forced to leave their traditional habitat, temporarily or permanently, because of a marked environmental disruption</w:t>
      </w:r>
      <w:r w:rsidRPr="000A1E81">
        <w:rPr>
          <w:sz w:val="16"/>
        </w:rPr>
        <w:t xml:space="preserve"> (natural and/or triggered by people) that jeopardized their existence and/or seriously affected the quality of their life.”9 </w:t>
      </w:r>
      <w:r w:rsidRPr="000A1E81">
        <w:rPr>
          <w:u w:val="single"/>
        </w:rPr>
        <w:t>This definition has been repeatedly rejected</w:t>
      </w:r>
      <w:r w:rsidRPr="000A1E81">
        <w:rPr>
          <w:sz w:val="16"/>
        </w:rPr>
        <w:t xml:space="preserve">, inter alia, by the United Nations High Commissioner on Refugees and the International Organization for Migration. These organizations have since adopted the less controversial category of “environmentally displaced persons,” defined as: </w:t>
      </w:r>
      <w:r w:rsidRPr="000A1E81">
        <w:rPr>
          <w:u w:val="single"/>
        </w:rPr>
        <w:t>“[P]ersons who are displaced within their own country of habitual residence or who have crossed an international border and for whom environmental degradation, deterioration or destruction is a major cause of their displacement, although not necessarily the sole one.</w:t>
      </w:r>
      <w:r w:rsidRPr="000A1E81">
        <w:rPr>
          <w:sz w:val="16"/>
        </w:rPr>
        <w:t xml:space="preserve">”10 Legal scholars and human rights activists argue </w:t>
      </w:r>
      <w:r w:rsidRPr="000A1E81">
        <w:rPr>
          <w:u w:val="single"/>
        </w:rPr>
        <w:t>against using the term “refugee” for three reasons: 1) the requirement to establish a robust and exclusive causal link between specific environmental change and a person’s decision to migrate in order to qualify as a refugee; 2) the specific guarantees granted to refugees proper by the Geneva Convention, specifically those relating to the Status of Refugees of 1951 (and its Protocol of 1967); and 3) the lack of basis in considering empirical phenomena, such as climate change or environmental degradation, as agents of persecution</w:t>
      </w:r>
      <w:r w:rsidRPr="000A1E81">
        <w:rPr>
          <w:sz w:val="16"/>
        </w:rPr>
        <w:t>.11 There are a number of legally binding international laws that may be amended or expanded to encompass climate migrants. One approach is the International Convention on the Protection of the Rights of All Migrant Workers and Members of Their Families, which the UN General Assembly ratified in 1990.</w:t>
      </w:r>
    </w:p>
    <w:p w14:paraId="497FAF9D" w14:textId="77777777" w:rsidR="0042047E" w:rsidRDefault="0042047E" w:rsidP="0042047E">
      <w:pPr>
        <w:pStyle w:val="Heading1"/>
      </w:pPr>
      <w:r>
        <w:t>DAs</w:t>
      </w:r>
    </w:p>
    <w:p w14:paraId="4280F213" w14:textId="1FDFFCAA" w:rsidR="0042047E" w:rsidRDefault="00BC7AAE" w:rsidP="00BC7AAE">
      <w:pPr>
        <w:pStyle w:val="Heading2"/>
      </w:pPr>
      <w:r>
        <w:t>Ptx Link</w:t>
      </w:r>
      <w:r w:rsidR="00B86AB0">
        <w:t>s</w:t>
      </w:r>
    </w:p>
    <w:p w14:paraId="639AB92E" w14:textId="587BC922" w:rsidR="00B86AB0" w:rsidRPr="00B86AB0" w:rsidRDefault="00B86AB0" w:rsidP="00B86AB0">
      <w:pPr>
        <w:pStyle w:val="Heading3"/>
      </w:pPr>
      <w:r>
        <w:t>Plan Controversial</w:t>
      </w:r>
    </w:p>
    <w:p w14:paraId="4F8BDECC" w14:textId="77777777" w:rsidR="00BC7AAE" w:rsidRPr="00B407DF" w:rsidRDefault="00BC7AAE" w:rsidP="00BC7AAE">
      <w:pPr>
        <w:pStyle w:val="Heading4"/>
      </w:pPr>
      <w:r>
        <w:t>Climate immigration policy is controversial</w:t>
      </w:r>
    </w:p>
    <w:p w14:paraId="43EF0942" w14:textId="77777777" w:rsidR="00BC7AAE" w:rsidRPr="00580416" w:rsidRDefault="00BC7AAE" w:rsidP="00BC7AAE">
      <w:pPr>
        <w:rPr>
          <w:sz w:val="16"/>
        </w:rPr>
      </w:pPr>
      <w:r w:rsidRPr="00580416">
        <w:rPr>
          <w:sz w:val="16"/>
        </w:rPr>
        <w:t xml:space="preserve">Carey </w:t>
      </w:r>
      <w:r w:rsidRPr="000050F6">
        <w:rPr>
          <w:rStyle w:val="Style13ptBold"/>
        </w:rPr>
        <w:t>DeGenaro ‘15</w:t>
      </w:r>
      <w:r w:rsidRPr="00580416">
        <w:rPr>
          <w:sz w:val="16"/>
        </w:rPr>
        <w:t>, J.D. Candidate at Colorado Law,  “Looking Inward: Domestic Policy for Climate Change Refugees in the United States and beyond” University of Colorado Law Review 86 (2015): 991–1048.</w:t>
      </w:r>
    </w:p>
    <w:p w14:paraId="72B2C711" w14:textId="6A9FA66B" w:rsidR="00BC7AAE" w:rsidRDefault="00BC7AAE" w:rsidP="00BC7AAE">
      <w:pPr>
        <w:rPr>
          <w:u w:val="single"/>
        </w:rPr>
      </w:pPr>
      <w:r w:rsidRPr="00B407DF">
        <w:rPr>
          <w:u w:val="single"/>
        </w:rPr>
        <w:t xml:space="preserve">It will not be easy to pass such legislation. Congress continues to struggle to pass any kind of meaningful legislation, and immigration reform is particularly controversial. 290 There was no indication as to why Senator Schatz's proposed amendment was not incorporated into the final immigration bill passed by the Senate, but public reactions illuminate possible objections. 291 Nevertheless, this Comment's proposal serves as a starting point for examining not just the big picture, but also the particular details of a legislative approach to climate migrants in the United States, and continues the discussion that Senator Schatz started.   [*1045] </w:t>
      </w:r>
    </w:p>
    <w:p w14:paraId="09C05009" w14:textId="5A3FE626" w:rsidR="00054E29" w:rsidRDefault="00054E29" w:rsidP="00054E29">
      <w:pPr>
        <w:pStyle w:val="Heading3"/>
      </w:pPr>
      <w:r>
        <w:t>Trump Flip-Flop</w:t>
      </w:r>
    </w:p>
    <w:p w14:paraId="56B3E723" w14:textId="65819471" w:rsidR="00054E29" w:rsidRDefault="00054E29" w:rsidP="00054E29">
      <w:pPr>
        <w:pStyle w:val="Heading4"/>
      </w:pPr>
      <w:r>
        <w:t>Trump should hate the aff- literally a combination of his two least favorite things- climate and immigration – the plan would be seen as a massive flip-flop</w:t>
      </w:r>
    </w:p>
    <w:p w14:paraId="7B934E6E" w14:textId="77777777" w:rsidR="00054E29" w:rsidRDefault="00054E29" w:rsidP="00054E29">
      <w:pPr>
        <w:rPr>
          <w:rStyle w:val="Style13ptBold"/>
        </w:rPr>
      </w:pPr>
      <w:r w:rsidRPr="006F1B9F">
        <w:rPr>
          <w:rStyle w:val="Style13ptBold"/>
        </w:rPr>
        <w:t>Rosane</w:t>
      </w:r>
      <w:r>
        <w:rPr>
          <w:rStyle w:val="Style13ptBold"/>
        </w:rPr>
        <w:t xml:space="preserve"> 6/21 </w:t>
      </w:r>
    </w:p>
    <w:p w14:paraId="4EB6FCE2" w14:textId="5EDDBC72" w:rsidR="00054E29" w:rsidRPr="00054E29" w:rsidRDefault="00054E29" w:rsidP="00054E29">
      <w:r w:rsidRPr="00054E29">
        <w:t xml:space="preserve">(Olivia, they are a freelance writer for Ecowatch, 6/21/18, “Trump Penalizes Migrants Fleeing Climate Crisis He Ignores”, </w:t>
      </w:r>
      <w:hyperlink r:id="rId61" w:history="1">
        <w:r w:rsidRPr="00054E29">
          <w:rPr>
            <w:rStyle w:val="Hyperlink"/>
          </w:rPr>
          <w:t>https://www.ecowatch.com/climate-refugees-trump-2580057839.html</w:t>
        </w:r>
      </w:hyperlink>
      <w:r w:rsidRPr="00054E29">
        <w:t xml:space="preserve"> @CaseoutweighsT)</w:t>
      </w:r>
    </w:p>
    <w:p w14:paraId="5D105BC4" w14:textId="77777777" w:rsidR="00054E29" w:rsidRPr="00B64695" w:rsidRDefault="00054E29" w:rsidP="00054E29">
      <w:pPr>
        <w:rPr>
          <w:sz w:val="16"/>
        </w:rPr>
      </w:pPr>
      <w:r w:rsidRPr="006F1B9F">
        <w:rPr>
          <w:u w:val="single"/>
        </w:rPr>
        <w:t xml:space="preserve">The climate connection adds an extra barb to the cruelty of Trump's hardline immigration policy that, beginning in April, mandated criminally prosecuting migrants crossing the border and separating children from their parents. </w:t>
      </w:r>
      <w:r w:rsidRPr="00B64695">
        <w:rPr>
          <w:sz w:val="16"/>
        </w:rPr>
        <w:t>After public outcry, an executive order signed Wednesday said parents and children would be detained together, but it may still result in family separations, since children can only legally be detained in the U.S. for 20 days, CNN reported.</w:t>
      </w:r>
    </w:p>
    <w:p w14:paraId="579D5D19" w14:textId="77777777" w:rsidR="00054E29" w:rsidRPr="006F1B9F" w:rsidRDefault="00054E29" w:rsidP="00054E29">
      <w:pPr>
        <w:rPr>
          <w:u w:val="single"/>
        </w:rPr>
      </w:pPr>
      <w:r w:rsidRPr="00B64695">
        <w:rPr>
          <w:sz w:val="16"/>
        </w:rPr>
        <w:t xml:space="preserve">Since </w:t>
      </w:r>
      <w:r w:rsidRPr="006F1B9F">
        <w:rPr>
          <w:u w:val="single"/>
        </w:rPr>
        <w:t>many of the families caught up in these policies are fleeing climate change, it means that they are being doubly punished for a problem the president has washed his hands of, through actions such as withdrawing the U.S. from the Paris agreement.</w:t>
      </w:r>
    </w:p>
    <w:p w14:paraId="4B095B54" w14:textId="77777777" w:rsidR="00054E29" w:rsidRPr="00B64695" w:rsidRDefault="00054E29" w:rsidP="00054E29">
      <w:pPr>
        <w:rPr>
          <w:sz w:val="16"/>
        </w:rPr>
      </w:pPr>
      <w:r w:rsidRPr="006F1B9F">
        <w:rPr>
          <w:u w:val="single"/>
        </w:rPr>
        <w:t>The policy also sets a troubling precedent for how the U.S. may deal with even greater climate migrations to come,</w:t>
      </w:r>
      <w:r w:rsidRPr="00B64695">
        <w:rPr>
          <w:sz w:val="16"/>
        </w:rPr>
        <w:t xml:space="preserve"> as Kate Aronoff points out in a piece for In these Times. She cited a 2010 study that estimated that climate change could cause up to 6.7 million people from Mexico alone to migrate elsewhere. Overall, she wrote, scientists estimate that climate change could displace between 25 million and one billion people in the coming decades.</w:t>
      </w:r>
    </w:p>
    <w:p w14:paraId="410177CA" w14:textId="1CC78F42" w:rsidR="00054E29" w:rsidRDefault="00054E29" w:rsidP="00054E29">
      <w:pPr>
        <w:pStyle w:val="Heading4"/>
      </w:pPr>
      <w:r>
        <w:t>Trump shut down measures to help climate migrants last year- he would be against the aff</w:t>
      </w:r>
    </w:p>
    <w:p w14:paraId="48903212" w14:textId="77777777" w:rsidR="00054E29" w:rsidRDefault="00054E29" w:rsidP="00054E29">
      <w:pPr>
        <w:rPr>
          <w:rStyle w:val="Style13ptBold"/>
        </w:rPr>
      </w:pPr>
      <w:r>
        <w:rPr>
          <w:rStyle w:val="Style13ptBold"/>
        </w:rPr>
        <w:t xml:space="preserve">Mandel 17 </w:t>
      </w:r>
    </w:p>
    <w:p w14:paraId="705D44CA" w14:textId="37DA30D5" w:rsidR="00054E29" w:rsidRPr="00054E29" w:rsidRDefault="00054E29" w:rsidP="00054E29">
      <w:r w:rsidRPr="00054E29">
        <w:t>(Kyla, Kyla Mandel is an environmental journalist with a penchant for investigations and policy analysis, 10/17/17, “Trump abandons Obama-era plan to help climate refugees”, https://grist.org/article/trump-abandons-obama-era-plan-to-help-climate-refugees/)</w:t>
      </w:r>
    </w:p>
    <w:p w14:paraId="4524F35E" w14:textId="77777777" w:rsidR="00054E29" w:rsidRPr="00B64695" w:rsidRDefault="00054E29" w:rsidP="00054E29">
      <w:pPr>
        <w:rPr>
          <w:sz w:val="16"/>
        </w:rPr>
      </w:pPr>
      <w:r w:rsidRPr="00B64695">
        <w:rPr>
          <w:sz w:val="16"/>
        </w:rPr>
        <w:t xml:space="preserve">In the final year of the Obama administration, </w:t>
      </w:r>
      <w:r w:rsidRPr="001D0590">
        <w:rPr>
          <w:u w:val="single"/>
        </w:rPr>
        <w:t xml:space="preserve">nearly a dozen federal agencies — led by the Department of Housing and Urban Development — began laying the groundwork for a cohesive federal approach to the so-called climate refugee problem. In December 2016, a top HUD official signed a memorandum of understanding, </w:t>
      </w:r>
      <w:r w:rsidRPr="00B64695">
        <w:rPr>
          <w:sz w:val="16"/>
        </w:rPr>
        <w:t xml:space="preserve">which would have committed these agencies to work together to develop a strategy for relocating homes, infrastructure, and — in some cases — entire municipalities put at risk by rising seas, melting permafrost, and more dangerous storms. But since then, the group has done nothing, according to current and former officials familiar with the effort. </w:t>
      </w:r>
      <w:r w:rsidRPr="001D0590">
        <w:rPr>
          <w:u w:val="single"/>
        </w:rPr>
        <w:t>No other agency appears to have signed off on HUD’s plan, and it has never gone into effect. It might not be surprising that a president who calls global warming a Chinese hoax would be slow to address its impacts</w:t>
      </w:r>
      <w:r w:rsidRPr="00B64695">
        <w:rPr>
          <w:sz w:val="16"/>
        </w:rPr>
        <w:t>. But for those in the most vulnerable parts of the country, there’s no time to wait. With each severe storm comes the prospect of evacuation and destruction. Thousands are left temporarily displaced or stranded. This cycle, made worse with climate change, is becoming too much for some residents; relocation may soon be their only option. But without a clear government plan to address the problem — and pay for a solution — finding a new home will be all but impossible.</w:t>
      </w:r>
    </w:p>
    <w:p w14:paraId="35992BE6" w14:textId="77777777" w:rsidR="00054E29" w:rsidRDefault="00054E29" w:rsidP="00054E29">
      <w:pPr>
        <w:pStyle w:val="Heading4"/>
      </w:pPr>
      <w:r>
        <w:t>Trump has progressively been dismantling climate migration programs</w:t>
      </w:r>
    </w:p>
    <w:p w14:paraId="07212FDB" w14:textId="77777777" w:rsidR="00054E29" w:rsidRDefault="00054E29" w:rsidP="00054E29">
      <w:pPr>
        <w:rPr>
          <w:rStyle w:val="Style13ptBold"/>
        </w:rPr>
      </w:pPr>
      <w:r w:rsidRPr="00C50975">
        <w:rPr>
          <w:rStyle w:val="Style13ptBold"/>
        </w:rPr>
        <w:t>Lenferna</w:t>
      </w:r>
      <w:r>
        <w:rPr>
          <w:rStyle w:val="Style13ptBold"/>
        </w:rPr>
        <w:t xml:space="preserve"> 3/15 </w:t>
      </w:r>
    </w:p>
    <w:p w14:paraId="5035ECB9" w14:textId="150BF776" w:rsidR="00054E29" w:rsidRPr="00054E29" w:rsidRDefault="00054E29" w:rsidP="00054E29">
      <w:r w:rsidRPr="00054E29">
        <w:t>(Alex, Alex Lenferna is an aspiring climate justice advocate, an Endeavour Research Fellow at the University of New South Wales' Practical Justice Initiative, and a Fulbright Scholar at the University of Washington. Alex grew up in South Africa, and his family hails from the island nation of Mauritius. Alex's research is freely available at: alexlenferna.wordpress.com, “Don’t Celebrate The U.S. For Protecting Climate ‘Refugees’”, https://www.huffingtonpost.com/entry/opinion-lenferna-climate-refugees_us_5aa92f40e4b001c8bf15db8f)</w:t>
      </w:r>
    </w:p>
    <w:p w14:paraId="3FC74AB3" w14:textId="77777777" w:rsidR="00054E29" w:rsidRPr="00B64695" w:rsidRDefault="00054E29" w:rsidP="00054E29">
      <w:pPr>
        <w:rPr>
          <w:sz w:val="16"/>
        </w:rPr>
      </w:pPr>
      <w:r w:rsidRPr="00C50975">
        <w:rPr>
          <w:b/>
          <w:u w:val="single"/>
        </w:rPr>
        <w:t>The Trump administration has been moving to dismantle climate adaptation programs</w:t>
      </w:r>
      <w:r w:rsidRPr="00B64695">
        <w:rPr>
          <w:sz w:val="16"/>
        </w:rPr>
        <w:t>,</w:t>
      </w:r>
      <w:r w:rsidRPr="00C50975">
        <w:rPr>
          <w:u w:val="single"/>
        </w:rPr>
        <w:t xml:space="preserve"> many designed to aid communities being displaced by climate change. The administration’s actions, which are reckless on their own, have also exposed a troubling reality: Though the media has declared them America’s “first climate refugees,” individuals displaced by climate change ― both in the United States and abroad ― have not actually been granted the legal protections that come with refugee status.</w:t>
      </w:r>
    </w:p>
    <w:p w14:paraId="5B899888" w14:textId="77777777" w:rsidR="00054E29" w:rsidRPr="00B64695" w:rsidRDefault="00054E29" w:rsidP="00054E29">
      <w:pPr>
        <w:rPr>
          <w:sz w:val="16"/>
        </w:rPr>
      </w:pPr>
      <w:r w:rsidRPr="00C50975">
        <w:rPr>
          <w:u w:val="single"/>
        </w:rPr>
        <w:t xml:space="preserve">One of the climate adaptation programs the administration is cutting is the Denali Commission, an agency developing plans to safeguard or relocate dozens of Alaskan communities at risk from rising sea levels, storms and melting sea ice. </w:t>
      </w:r>
      <w:r w:rsidRPr="00B64695">
        <w:rPr>
          <w:sz w:val="16"/>
        </w:rPr>
        <w:t xml:space="preserve">This commission was one of the few U.S. programs in place to help communities displaced by climate change, and it helped ensure protection for 31 Alaskan communities that, according to the Army Corps of Engineers, face “existential” threats from climate change. </w:t>
      </w:r>
    </w:p>
    <w:p w14:paraId="48AD7BA3" w14:textId="77777777" w:rsidR="00054E29" w:rsidRPr="00C50975" w:rsidRDefault="00054E29" w:rsidP="00054E29">
      <w:pPr>
        <w:rPr>
          <w:u w:val="single"/>
        </w:rPr>
      </w:pPr>
      <w:r w:rsidRPr="00C50975">
        <w:rPr>
          <w:u w:val="single"/>
        </w:rPr>
        <w:t>As the Trump administration rescinds adaptation and relocation funding ― both at home and abroad ― communities displaced by climate change see themselves in an increasingly precarious position, with little legal recourse upon which to draw for support</w:t>
      </w:r>
    </w:p>
    <w:p w14:paraId="426CFB13" w14:textId="29C864ED" w:rsidR="00054E29" w:rsidRDefault="00054E29" w:rsidP="00054E29">
      <w:pPr>
        <w:pStyle w:val="Heading4"/>
      </w:pPr>
      <w:r>
        <w:t>Trump thinks Climate Change is</w:t>
      </w:r>
      <w:r w:rsidR="008D01B3">
        <w:t xml:space="preserve"> created by</w:t>
      </w:r>
      <w:r>
        <w:t xml:space="preserve"> Chin</w:t>
      </w:r>
      <w:r w:rsidR="008D01B3">
        <w:t>a</w:t>
      </w:r>
    </w:p>
    <w:p w14:paraId="6416B9F6" w14:textId="77777777" w:rsidR="00054E29" w:rsidRDefault="00054E29" w:rsidP="00054E29">
      <w:pPr>
        <w:rPr>
          <w:rStyle w:val="Style13ptBold"/>
        </w:rPr>
      </w:pPr>
      <w:r>
        <w:rPr>
          <w:rStyle w:val="Style13ptBold"/>
        </w:rPr>
        <w:t xml:space="preserve">Trump 12 </w:t>
      </w:r>
    </w:p>
    <w:p w14:paraId="69E8E017" w14:textId="57D595A1" w:rsidR="00054E29" w:rsidRPr="00054E29" w:rsidRDefault="00054E29" w:rsidP="00054E29">
      <w:r w:rsidRPr="00054E29">
        <w:t xml:space="preserve">(Donald, POTUS, 11/6/12, Trump’s twitter page, </w:t>
      </w:r>
      <w:hyperlink r:id="rId62" w:history="1">
        <w:r w:rsidRPr="00054E29">
          <w:rPr>
            <w:rStyle w:val="Hyperlink"/>
          </w:rPr>
          <w:t>https://twitter.com/realdonaldtrump/status/265895292191248385</w:t>
        </w:r>
      </w:hyperlink>
      <w:r w:rsidRPr="00054E29">
        <w:t xml:space="preserve"> @CaseoutweighsT)</w:t>
      </w:r>
    </w:p>
    <w:p w14:paraId="606D2867" w14:textId="10F531FF" w:rsidR="00054E29" w:rsidRDefault="00054E29" w:rsidP="00054E29">
      <w:pPr>
        <w:rPr>
          <w:u w:val="single"/>
        </w:rPr>
      </w:pPr>
      <w:r w:rsidRPr="009F201C">
        <w:rPr>
          <w:u w:val="single"/>
        </w:rPr>
        <w:t>The concept of global warming was created by and for the Chinese in order to make U.S. manufacturing non-competitive.</w:t>
      </w:r>
    </w:p>
    <w:p w14:paraId="298BC98C" w14:textId="130D843F" w:rsidR="00905E00" w:rsidRDefault="00905E00" w:rsidP="00905E00">
      <w:pPr>
        <w:pStyle w:val="Heading3"/>
      </w:pPr>
      <w:r>
        <w:t>Trump Base Hates Plan</w:t>
      </w:r>
    </w:p>
    <w:p w14:paraId="65AA0619" w14:textId="77777777" w:rsidR="00905E00" w:rsidRDefault="00905E00" w:rsidP="00905E00">
      <w:pPr>
        <w:pStyle w:val="Heading4"/>
      </w:pPr>
      <w:r>
        <w:t xml:space="preserve">Trump’s base will hate any immigration reform </w:t>
      </w:r>
    </w:p>
    <w:p w14:paraId="2AA21606" w14:textId="77777777" w:rsidR="00905E00" w:rsidRDefault="00905E00" w:rsidP="00905E00">
      <w:pPr>
        <w:rPr>
          <w:rStyle w:val="Style13ptBold"/>
        </w:rPr>
      </w:pPr>
      <w:r>
        <w:rPr>
          <w:rStyle w:val="Style13ptBold"/>
        </w:rPr>
        <w:t xml:space="preserve">Stopa 2/28 </w:t>
      </w:r>
    </w:p>
    <w:p w14:paraId="46B8E45E" w14:textId="08972CE6" w:rsidR="00905E00" w:rsidRPr="00905E00" w:rsidRDefault="00905E00" w:rsidP="00905E00">
      <w:r w:rsidRPr="00905E00">
        <w:t xml:space="preserve">(Michael, Mike Stopa was a 2013 Republican candidate seeking election to the U.S. House representing the 5th Congressional District of Massachusetts. He was defeated by Frank Addivinola in the Republican primary on October 15, 2013. Stopa began working as a physicist at Harvard in 2004, 2/28/18, “The Trump base is just fine with the immigration stalemate in Congress”, </w:t>
      </w:r>
      <w:hyperlink r:id="rId63" w:history="1">
        <w:r w:rsidRPr="00905E00">
          <w:rPr>
            <w:rStyle w:val="Hyperlink"/>
          </w:rPr>
          <w:t>http://thehill.com/opinion/immigration/375884-the-trump-base-is-just-fine-with-the-immigration-stalemate-in-congress</w:t>
        </w:r>
      </w:hyperlink>
      <w:r w:rsidRPr="00905E00">
        <w:t xml:space="preserve"> @CaseoutweighsT)</w:t>
      </w:r>
    </w:p>
    <w:p w14:paraId="3E1DCA95" w14:textId="77777777" w:rsidR="00905E00" w:rsidRPr="00E34401" w:rsidRDefault="00905E00" w:rsidP="00905E00">
      <w:pPr>
        <w:rPr>
          <w:rStyle w:val="Style13ptBold"/>
          <w:b w:val="0"/>
        </w:rPr>
      </w:pPr>
      <w:r>
        <w:rPr>
          <w:rStyle w:val="Style13ptBold"/>
        </w:rPr>
        <w:t>*WE DO NOT ENDORSE THE NATIVIST LANGUAGE OF THIS CARD*</w:t>
      </w:r>
    </w:p>
    <w:p w14:paraId="17F18734" w14:textId="77777777" w:rsidR="00905E00" w:rsidRPr="00B64695" w:rsidRDefault="00905E00" w:rsidP="00905E00">
      <w:pPr>
        <w:rPr>
          <w:u w:val="single"/>
        </w:rPr>
      </w:pPr>
      <w:r w:rsidRPr="00B64695">
        <w:rPr>
          <w:sz w:val="16"/>
        </w:rPr>
        <w:t xml:space="preserve">Note that this is true despite polls showing large majorities supporting a path to citizenship for Dreamers. Most Americans are sympathetic toward those who find themselves in legal limbo through no fault of their own. But </w:t>
      </w:r>
      <w:r w:rsidRPr="00B64695">
        <w:rPr>
          <w:u w:val="single"/>
        </w:rPr>
        <w:t>the typical Trump voter would not tolerate amnesty for any class of</w:t>
      </w:r>
      <w:r w:rsidRPr="00B64695">
        <w:rPr>
          <w:strike/>
          <w:sz w:val="16"/>
        </w:rPr>
        <w:t xml:space="preserve"> illegal alien</w:t>
      </w:r>
      <w:r w:rsidRPr="00B64695">
        <w:rPr>
          <w:sz w:val="16"/>
        </w:rPr>
        <w:t xml:space="preserve"> [</w:t>
      </w:r>
      <w:r w:rsidRPr="00B64695">
        <w:rPr>
          <w:u w:val="single"/>
        </w:rPr>
        <w:t>undocumented immigrant</w:t>
      </w:r>
      <w:r>
        <w:rPr>
          <w:u w:val="single"/>
        </w:rPr>
        <w:t>s</w:t>
      </w:r>
      <w:r w:rsidRPr="00B64695">
        <w:rPr>
          <w:u w:val="single"/>
        </w:rPr>
        <w:t>]</w:t>
      </w:r>
      <w:r w:rsidRPr="00B64695">
        <w:rPr>
          <w:sz w:val="16"/>
        </w:rPr>
        <w:t xml:space="preserve"> </w:t>
      </w:r>
      <w:r w:rsidRPr="00B64695">
        <w:rPr>
          <w:u w:val="single"/>
        </w:rPr>
        <w:t>if they suspected</w:t>
      </w:r>
      <w:r w:rsidRPr="00B64695">
        <w:rPr>
          <w:sz w:val="16"/>
        </w:rPr>
        <w:t xml:space="preserve"> that it would exacerbate the core problem or worse, as Attorney General Jeff Sessions suggested, “invite </w:t>
      </w:r>
      <w:r w:rsidRPr="00B64695">
        <w:rPr>
          <w:u w:val="single"/>
        </w:rPr>
        <w:t>a</w:t>
      </w:r>
      <w:r w:rsidRPr="00B64695">
        <w:rPr>
          <w:sz w:val="16"/>
        </w:rPr>
        <w:t xml:space="preserve"> mad </w:t>
      </w:r>
      <w:r w:rsidRPr="00B64695">
        <w:rPr>
          <w:u w:val="single"/>
        </w:rPr>
        <w:t>rush</w:t>
      </w:r>
      <w:r w:rsidRPr="00B64695">
        <w:rPr>
          <w:sz w:val="16"/>
        </w:rPr>
        <w:t xml:space="preserve"> of illegality” </w:t>
      </w:r>
      <w:r w:rsidRPr="00B64695">
        <w:rPr>
          <w:u w:val="single"/>
        </w:rPr>
        <w:t>to our southern border.</w:t>
      </w:r>
    </w:p>
    <w:p w14:paraId="27DC9DE6" w14:textId="77777777" w:rsidR="00905E00" w:rsidRPr="00B64695" w:rsidRDefault="00905E00" w:rsidP="00905E00">
      <w:pPr>
        <w:rPr>
          <w:sz w:val="16"/>
        </w:rPr>
      </w:pPr>
      <w:r w:rsidRPr="00B64695">
        <w:rPr>
          <w:u w:val="single"/>
        </w:rPr>
        <w:t>Had even the White House-endorsed bill, which garnered the least support in this month’s voting, been enacted it is likely that the</w:t>
      </w:r>
      <w:r w:rsidRPr="00B64695">
        <w:rPr>
          <w:sz w:val="16"/>
        </w:rPr>
        <w:t xml:space="preserve"> “mad </w:t>
      </w:r>
      <w:r w:rsidRPr="00B64695">
        <w:rPr>
          <w:u w:val="single"/>
        </w:rPr>
        <w:t>rush” would nevertheless have ensued</w:t>
      </w:r>
      <w:r w:rsidRPr="00B64695">
        <w:rPr>
          <w:sz w:val="16"/>
        </w:rPr>
        <w:t>. The plan called for DACA amnesty, a wall that wouldn’t be built for at least several years, and restrictions on family reunification, also known as chain migration, that would have kicked in 10 years hence. Notably absent was the E-Verify system or any enhanced interior enforcement.</w:t>
      </w:r>
    </w:p>
    <w:p w14:paraId="55A24962" w14:textId="77777777" w:rsidR="00905E00" w:rsidRPr="00B64695" w:rsidRDefault="00905E00" w:rsidP="00905E00">
      <w:pPr>
        <w:rPr>
          <w:sz w:val="16"/>
        </w:rPr>
      </w:pPr>
      <w:r w:rsidRPr="00B64695">
        <w:rPr>
          <w:sz w:val="16"/>
        </w:rPr>
        <w:t>Even the prospect of such a “solution” had already registered on the most accurate barometer of border insecurity, which is the number of</w:t>
      </w:r>
      <w:r w:rsidRPr="00B64695">
        <w:rPr>
          <w:strike/>
          <w:sz w:val="16"/>
        </w:rPr>
        <w:t xml:space="preserve"> illegal alien  </w:t>
      </w:r>
      <w:r w:rsidRPr="00B64695">
        <w:rPr>
          <w:sz w:val="16"/>
        </w:rPr>
        <w:t>[Undocumented Immigrant] apprehensions by the U.S. Border Patrol. That monthly statistic, which dipped precipitously in the first six months of the Trump administration to about a third of its average value over the past five years, has surged back to near equality with border apprehensions over the last several years at the rate of roughly 40,000 per month.</w:t>
      </w:r>
    </w:p>
    <w:p w14:paraId="4DE623B8" w14:textId="77777777" w:rsidR="00905E00" w:rsidRPr="00B64695" w:rsidRDefault="00905E00" w:rsidP="00905E00">
      <w:pPr>
        <w:rPr>
          <w:sz w:val="16"/>
        </w:rPr>
      </w:pPr>
      <w:r w:rsidRPr="00B64695">
        <w:rPr>
          <w:u w:val="single"/>
        </w:rPr>
        <w:t>In the absence of any significant legislation to change the immigration landscape then, the picture changes back to the same stalemate of the past 16 years</w:t>
      </w:r>
      <w:r w:rsidRPr="00B64695">
        <w:rPr>
          <w:sz w:val="16"/>
        </w:rPr>
        <w:t>, with one exception: U.S. Immigration and Customs Enforcement (ICE) has now been set free to do its job. In addition, ICE Director Thomas Homan has concluded that workplace enforcement is the key to undermining illegality. He appears to recognize that if we don’t ever summon the will to send those already in the country illegally back to their home countries, then it really won’t matter how big a wall we build.</w:t>
      </w:r>
    </w:p>
    <w:p w14:paraId="57E0C9C9" w14:textId="77777777" w:rsidR="00905E00" w:rsidRPr="00054E29" w:rsidRDefault="00905E00" w:rsidP="00054E29"/>
    <w:p w14:paraId="67D3AD26" w14:textId="77777777" w:rsidR="0042047E" w:rsidRDefault="0042047E" w:rsidP="0042047E">
      <w:pPr>
        <w:pStyle w:val="Heading1"/>
      </w:pPr>
      <w:r>
        <w:t>Ks</w:t>
      </w:r>
    </w:p>
    <w:p w14:paraId="3EA67A60" w14:textId="77DD9652" w:rsidR="0042047E" w:rsidRDefault="00FB5FB8" w:rsidP="00FB5FB8">
      <w:pPr>
        <w:pStyle w:val="Heading2"/>
      </w:pPr>
      <w:r>
        <w:t>Cap</w:t>
      </w:r>
    </w:p>
    <w:p w14:paraId="0ADCBF61" w14:textId="097BC74E" w:rsidR="00FB5FB8" w:rsidRDefault="00FD6C06" w:rsidP="00FB5FB8">
      <w:pPr>
        <w:pStyle w:val="Heading3"/>
      </w:pPr>
      <w:r>
        <w:t>Reform Lin</w:t>
      </w:r>
      <w:r w:rsidR="00FB5FB8">
        <w:t>k</w:t>
      </w:r>
    </w:p>
    <w:p w14:paraId="5376CBDA" w14:textId="385D2E86" w:rsidR="00FB5FB8" w:rsidRDefault="00FB5FB8" w:rsidP="00FB5FB8">
      <w:pPr>
        <w:pStyle w:val="Heading4"/>
      </w:pPr>
      <w:r>
        <w:t xml:space="preserve"> Global capitalism is the reason why marginalized societies are effected the most by climate change. The attempt at reforms occur in a neoliberal framework that controls the way climate change effects different parts of the world</w:t>
      </w:r>
    </w:p>
    <w:p w14:paraId="0F774097" w14:textId="77777777" w:rsidR="00FB5FB8" w:rsidRPr="00EF0C63" w:rsidRDefault="00FB5FB8" w:rsidP="00FB5FB8">
      <w:pPr>
        <w:rPr>
          <w:b/>
          <w:sz w:val="26"/>
        </w:rPr>
      </w:pPr>
      <w:r>
        <w:rPr>
          <w:rStyle w:val="Style13ptBold"/>
        </w:rPr>
        <w:t xml:space="preserve">Faber and Schlegal 17 </w:t>
      </w:r>
      <w:r w:rsidRPr="00F72FE0">
        <w:rPr>
          <w:rStyle w:val="Style13ptBold"/>
          <w:b w:val="0"/>
          <w:sz w:val="16"/>
          <w:szCs w:val="16"/>
        </w:rPr>
        <w:t>(Daniel Faber &amp; Christina Schlegel</w:t>
      </w:r>
      <w:r>
        <w:rPr>
          <w:rStyle w:val="Style13ptBold"/>
          <w:b w:val="0"/>
          <w:sz w:val="16"/>
          <w:szCs w:val="16"/>
        </w:rPr>
        <w:t xml:space="preserve"> </w:t>
      </w:r>
      <w:r w:rsidRPr="00F72FE0">
        <w:rPr>
          <w:rStyle w:val="Style13ptBold"/>
          <w:b w:val="0"/>
          <w:sz w:val="16"/>
          <w:szCs w:val="16"/>
        </w:rPr>
        <w:t xml:space="preserve">Boston Editorial Group of Capitalism Nature Socialism </w:t>
      </w:r>
      <w:r>
        <w:rPr>
          <w:rStyle w:val="Style13ptBold"/>
          <w:b w:val="0"/>
          <w:sz w:val="16"/>
          <w:szCs w:val="16"/>
        </w:rPr>
        <w:t>“</w:t>
      </w:r>
      <w:r w:rsidRPr="00F72FE0">
        <w:rPr>
          <w:rStyle w:val="Style13ptBold"/>
          <w:b w:val="0"/>
          <w:sz w:val="16"/>
          <w:szCs w:val="16"/>
        </w:rPr>
        <w:t>Give Me Shelter from the Storm: Framing the Climate Refugee Crisis in the Context of Neoliberal Capitalism</w:t>
      </w:r>
      <w:r>
        <w:rPr>
          <w:rStyle w:val="Style13ptBold"/>
          <w:b w:val="0"/>
          <w:sz w:val="16"/>
          <w:szCs w:val="16"/>
        </w:rPr>
        <w:t xml:space="preserve">” </w:t>
      </w:r>
      <w:r w:rsidRPr="00F72FE0">
        <w:rPr>
          <w:rStyle w:val="Style13ptBold"/>
          <w:b w:val="0"/>
          <w:i/>
          <w:sz w:val="16"/>
          <w:szCs w:val="16"/>
        </w:rPr>
        <w:t>Capitalism Nature Socialism Vol.</w:t>
      </w:r>
      <w:r w:rsidRPr="00F72FE0">
        <w:rPr>
          <w:rStyle w:val="Style13ptBold"/>
          <w:b w:val="0"/>
          <w:sz w:val="16"/>
          <w:szCs w:val="16"/>
        </w:rPr>
        <w:t xml:space="preserve"> 28, NO. 3, 1–17</w:t>
      </w:r>
      <w:r>
        <w:rPr>
          <w:rStyle w:val="Style13ptBold"/>
          <w:b w:val="0"/>
          <w:sz w:val="16"/>
          <w:szCs w:val="16"/>
        </w:rPr>
        <w:t xml:space="preserve"> pp 1-2. </w:t>
      </w:r>
      <w:r w:rsidRPr="00F72FE0">
        <w:rPr>
          <w:rStyle w:val="Style13ptBold"/>
          <w:b w:val="0"/>
          <w:sz w:val="16"/>
          <w:szCs w:val="16"/>
        </w:rPr>
        <w:t>14 Aug 2017.</w:t>
      </w:r>
      <w:r>
        <w:rPr>
          <w:rStyle w:val="Style13ptBold"/>
          <w:b w:val="0"/>
          <w:sz w:val="16"/>
          <w:szCs w:val="16"/>
        </w:rPr>
        <w:t xml:space="preserve">) [JNFS] </w:t>
      </w:r>
    </w:p>
    <w:p w14:paraId="11857782" w14:textId="1E2B12E7" w:rsidR="00FB5FB8" w:rsidRDefault="00FB5FB8" w:rsidP="00FB5FB8">
      <w:pPr>
        <w:rPr>
          <w:sz w:val="16"/>
        </w:rPr>
      </w:pPr>
      <w:r w:rsidRPr="00F72FE0">
        <w:rPr>
          <w:rStyle w:val="StyleUnderline"/>
        </w:rPr>
        <w:t>The climate justice perspective sees the weight of the climate change impacts borne by a community</w:t>
      </w:r>
      <w:r w:rsidRPr="00546CC1">
        <w:rPr>
          <w:sz w:val="16"/>
        </w:rPr>
        <w:t xml:space="preserve"> (or country</w:t>
      </w:r>
      <w:r w:rsidRPr="00F72FE0">
        <w:rPr>
          <w:rStyle w:val="StyleUnderline"/>
        </w:rPr>
        <w:t>) as depend</w:t>
      </w:r>
      <w:r>
        <w:rPr>
          <w:rStyle w:val="StyleUnderline"/>
        </w:rPr>
        <w:t xml:space="preserve">ent </w:t>
      </w:r>
      <w:r w:rsidRPr="00F72FE0">
        <w:rPr>
          <w:rStyle w:val="Emphasis"/>
        </w:rPr>
        <w:t>upon the balance of political-economic power</w:t>
      </w:r>
      <w:r w:rsidRPr="00546CC1">
        <w:rPr>
          <w:sz w:val="16"/>
        </w:rPr>
        <w:t xml:space="preserve">. </w:t>
      </w:r>
      <w:r w:rsidRPr="00F72FE0">
        <w:rPr>
          <w:rStyle w:val="Emphasis"/>
        </w:rPr>
        <w:t>The less political power a nation-state possesses; the fewer resources a community has to defend itself within a nation-state</w:t>
      </w:r>
      <w:r w:rsidRPr="00546CC1">
        <w:rPr>
          <w:sz w:val="16"/>
        </w:rPr>
        <w:t xml:space="preserve">; </w:t>
      </w:r>
      <w:r w:rsidRPr="00F72FE0">
        <w:rPr>
          <w:rStyle w:val="StyleUnderline"/>
        </w:rPr>
        <w:t>the lower the level of international awareness and mobilization against potential climate threats;</w:t>
      </w:r>
      <w:r w:rsidRPr="00546CC1">
        <w:rPr>
          <w:sz w:val="16"/>
        </w:rPr>
        <w:t xml:space="preserve"> </w:t>
      </w:r>
      <w:r w:rsidRPr="00F72FE0">
        <w:rPr>
          <w:rStyle w:val="StyleUnderline"/>
        </w:rPr>
        <w:t>the more likely the world is to experience arduous climate change- related problems at the hands of the world’s largest carbon emitting corporations and countries</w:t>
      </w:r>
      <w:r w:rsidRPr="00546CC1">
        <w:rPr>
          <w:sz w:val="16"/>
        </w:rPr>
        <w:t xml:space="preserve">. Hence, </w:t>
      </w:r>
      <w:r w:rsidRPr="00F72FE0">
        <w:rPr>
          <w:rStyle w:val="Emphasis"/>
        </w:rPr>
        <w:t>climate-related injustices are manifest as</w:t>
      </w:r>
      <w:r w:rsidRPr="00F72FE0">
        <w:rPr>
          <w:rStyle w:val="StyleUnderline"/>
        </w:rPr>
        <w:t xml:space="preserve">: (1) </w:t>
      </w:r>
      <w:r w:rsidRPr="00F72FE0">
        <w:rPr>
          <w:rStyle w:val="Emphasis"/>
        </w:rPr>
        <w:t>socioeconomic injustices</w:t>
      </w:r>
      <w:r w:rsidRPr="00F72FE0">
        <w:rPr>
          <w:rStyle w:val="StyleUnderline"/>
        </w:rPr>
        <w:t xml:space="preserve"> disproportionately </w:t>
      </w:r>
      <w:r w:rsidRPr="00F72FE0">
        <w:rPr>
          <w:rStyle w:val="Emphasis"/>
        </w:rPr>
        <w:t>displaced by capital</w:t>
      </w:r>
      <w:r w:rsidRPr="00F72FE0">
        <w:rPr>
          <w:rStyle w:val="StyleUnderline"/>
        </w:rPr>
        <w:t xml:space="preserve"> and the state onto the least powerful segments of society; (2) international injustices disproportionately dis- placed by richer capitalist countries in the North onto the global South; and (3) intergenerational injustices disproportionately displaced by current populations onto voiceless future generations (</w:t>
      </w:r>
      <w:r w:rsidRPr="00546CC1">
        <w:rPr>
          <w:sz w:val="16"/>
        </w:rPr>
        <w:t xml:space="preserve">Page 2006; Vanderheiden 2008). </w:t>
      </w:r>
      <w:r w:rsidRPr="00F72FE0">
        <w:rPr>
          <w:rStyle w:val="Emphasis"/>
        </w:rPr>
        <w:t xml:space="preserve">Under global capitalism it is the most marginalized segments of society that are suffering the greatest impacts of climate change, </w:t>
      </w:r>
      <w:r w:rsidRPr="00546CC1">
        <w:rPr>
          <w:sz w:val="16"/>
        </w:rPr>
        <w:t xml:space="preserve">especially in the global South. </w:t>
      </w:r>
      <w:r w:rsidRPr="00F72FE0">
        <w:rPr>
          <w:rStyle w:val="Emphasis"/>
        </w:rPr>
        <w:t>As subaltern peoples experiencing multiple forms of political domination, cultural oppression, economic exploitation, and environmental degradation, their consciousness of the climate crisis is often situated in the context of intersecting class relations, environmental racism, neo-colonialism, caste and ethnic structures,</w:t>
      </w:r>
      <w:r w:rsidRPr="00546CC1">
        <w:rPr>
          <w:sz w:val="16"/>
        </w:rPr>
        <w:t xml:space="preserve"> patriarchy, and/or other forms of oppression (Faber 2008). One of the most profound manifestations of climate injustice is the environ- mental and climate-induced displacement of millions of people all over the world from their traditional homelands (Essam El-Hinnawi 1985). </w:t>
      </w:r>
      <w:r w:rsidRPr="00F72FE0">
        <w:rPr>
          <w:rStyle w:val="StyleUnderline"/>
        </w:rPr>
        <w:t xml:space="preserve">However, such uprooting is not solely the result of climate change and a harsher environ- ment. </w:t>
      </w:r>
      <w:r w:rsidRPr="00F72FE0">
        <w:rPr>
          <w:rStyle w:val="Emphasis"/>
        </w:rPr>
        <w:t>Climate refugees are also victimized by political-economic structures</w:t>
      </w:r>
      <w:r w:rsidRPr="00F72FE0">
        <w:rPr>
          <w:rStyle w:val="StyleUnderline"/>
        </w:rPr>
        <w:t xml:space="preserve"> that serve to reduce resiliency and recovery from climate-related stresses</w:t>
      </w:r>
      <w:r w:rsidRPr="00546CC1">
        <w:rPr>
          <w:sz w:val="16"/>
        </w:rPr>
        <w:t xml:space="preserve">. More specifically, </w:t>
      </w:r>
      <w:r w:rsidRPr="00F72FE0">
        <w:rPr>
          <w:rStyle w:val="StyleUnderline"/>
        </w:rPr>
        <w:t>it is the dynamics of neoliberal capitalism that renders the popular classes of the global South in general, and the subaltern in particular, the most vulnerable to climate change, degrading the viability of their social and natural assets</w:t>
      </w:r>
      <w:r w:rsidRPr="00546CC1">
        <w:rPr>
          <w:sz w:val="16"/>
        </w:rPr>
        <w:t>. When faced with the collapse of these assets, and compelled to move</w:t>
      </w:r>
      <w:r w:rsidRPr="00F72FE0">
        <w:rPr>
          <w:rStyle w:val="StyleUnderline"/>
        </w:rPr>
        <w:t>, we could just as easily speak of these migrants as being “neoliberal refugees” as “climate refugees.”</w:t>
      </w:r>
      <w:r w:rsidRPr="00546CC1">
        <w:rPr>
          <w:sz w:val="16"/>
        </w:rPr>
        <w:t xml:space="preserve"> In this article, we will outline the various mechanisms by which </w:t>
      </w:r>
      <w:r w:rsidRPr="00F72FE0">
        <w:rPr>
          <w:rStyle w:val="StyleUnderline"/>
        </w:rPr>
        <w:t>neoliberal capitalism is creating the climate refugee crisis</w:t>
      </w:r>
      <w:r w:rsidRPr="00546CC1">
        <w:rPr>
          <w:sz w:val="16"/>
        </w:rPr>
        <w:t xml:space="preserve">. We will also examine the manner in which </w:t>
      </w:r>
      <w:r w:rsidRPr="00546CC1">
        <w:rPr>
          <w:rStyle w:val="Emphasis"/>
        </w:rPr>
        <w:t xml:space="preserve">institutions of global political and economic governance are shifting their focus away from a discourse of “climate refugees” as a potential national security threat to a neoliberal variation that presents </w:t>
      </w:r>
      <w:r w:rsidRPr="00546CC1">
        <w:rPr>
          <w:rStyle w:val="StyleUnderline"/>
        </w:rPr>
        <w:t>“climate migration” as an individual adaptive strategy and entrepreneurial opportunity to achieve human security and economic advancement</w:t>
      </w:r>
      <w:r w:rsidRPr="00546CC1">
        <w:rPr>
          <w:sz w:val="16"/>
        </w:rPr>
        <w:t xml:space="preserve"> (Bettini 2014, 180). </w:t>
      </w:r>
      <w:r w:rsidRPr="00546CC1">
        <w:rPr>
          <w:rStyle w:val="Emphasis"/>
        </w:rPr>
        <w:t>This turn toward climate migration management occurs within the governing institutional framework of neoliberal capitalism</w:t>
      </w:r>
      <w:r w:rsidRPr="00546CC1">
        <w:rPr>
          <w:rStyle w:val="StyleUnderline"/>
        </w:rPr>
        <w:t xml:space="preserve"> </w:t>
      </w:r>
      <w:r w:rsidRPr="00546CC1">
        <w:rPr>
          <w:rStyle w:val="Emphasis"/>
        </w:rPr>
        <w:t xml:space="preserve">and is designed to control the insecurities and potential instabilities associated with climate change </w:t>
      </w:r>
      <w:r w:rsidRPr="00546CC1">
        <w:rPr>
          <w:sz w:val="16"/>
        </w:rPr>
        <w:t>(Felli 2013). The Left must unmask the mechanisms by which neoliberal capitalism is creating the climate refugee crisis and provide an eco-socialist vision of a truly democratic, egalitarian, and sustainable society capable of addressing the climate crisis.</w:t>
      </w:r>
    </w:p>
    <w:p w14:paraId="7580E249" w14:textId="715A3ADD" w:rsidR="002517D3" w:rsidRDefault="002517D3" w:rsidP="002517D3">
      <w:pPr>
        <w:pStyle w:val="Heading3"/>
      </w:pPr>
      <w:r>
        <w:t>Masking Link</w:t>
      </w:r>
    </w:p>
    <w:p w14:paraId="2D911F68" w14:textId="69BF5650" w:rsidR="002517D3" w:rsidRPr="002517D3" w:rsidRDefault="002517D3" w:rsidP="002517D3">
      <w:pPr>
        <w:pStyle w:val="Heading4"/>
      </w:pPr>
      <w:r>
        <w:t>The affirmative’s focus on climate change as the sole driver of displacement masks and allows the continued smooth functioning of the ways in which global neoliberalism generates social, political, and economic structures that result in displacement</w:t>
      </w:r>
      <w:r w:rsidR="008B5BB9">
        <w:t>, militarism, and environmental destruction</w:t>
      </w:r>
    </w:p>
    <w:p w14:paraId="17C707EA" w14:textId="77777777" w:rsidR="002517D3" w:rsidRPr="008506DF" w:rsidRDefault="002517D3" w:rsidP="002517D3">
      <w:pPr>
        <w:rPr>
          <w:b/>
          <w:sz w:val="26"/>
        </w:rPr>
      </w:pPr>
      <w:r>
        <w:rPr>
          <w:rStyle w:val="Style13ptBold"/>
        </w:rPr>
        <w:t xml:space="preserve">Faber and Schlegal 17 </w:t>
      </w:r>
      <w:r w:rsidRPr="00F72FE0">
        <w:rPr>
          <w:rStyle w:val="Style13ptBold"/>
          <w:b w:val="0"/>
          <w:sz w:val="16"/>
          <w:szCs w:val="16"/>
        </w:rPr>
        <w:t>(Daniel Faber &amp; Christina Schlegel</w:t>
      </w:r>
      <w:r>
        <w:rPr>
          <w:rStyle w:val="Style13ptBold"/>
          <w:b w:val="0"/>
          <w:sz w:val="16"/>
          <w:szCs w:val="16"/>
        </w:rPr>
        <w:t xml:space="preserve"> </w:t>
      </w:r>
      <w:r w:rsidRPr="00F72FE0">
        <w:rPr>
          <w:rStyle w:val="Style13ptBold"/>
          <w:b w:val="0"/>
          <w:sz w:val="16"/>
          <w:szCs w:val="16"/>
        </w:rPr>
        <w:t xml:space="preserve">Boston Editorial Group of Capitalism Nature Socialism </w:t>
      </w:r>
      <w:r>
        <w:rPr>
          <w:rStyle w:val="Style13ptBold"/>
          <w:b w:val="0"/>
          <w:sz w:val="16"/>
          <w:szCs w:val="16"/>
        </w:rPr>
        <w:t>“</w:t>
      </w:r>
      <w:r w:rsidRPr="00F72FE0">
        <w:rPr>
          <w:rStyle w:val="Style13ptBold"/>
          <w:b w:val="0"/>
          <w:sz w:val="16"/>
          <w:szCs w:val="16"/>
        </w:rPr>
        <w:t>Give Me Shelter from the Storm: Framing the Climate Refugee Crisis in the Context of Neoliberal Capitalism</w:t>
      </w:r>
      <w:r>
        <w:rPr>
          <w:rStyle w:val="Style13ptBold"/>
          <w:b w:val="0"/>
          <w:sz w:val="16"/>
          <w:szCs w:val="16"/>
        </w:rPr>
        <w:t xml:space="preserve">” </w:t>
      </w:r>
      <w:r w:rsidRPr="00F72FE0">
        <w:rPr>
          <w:rStyle w:val="Style13ptBold"/>
          <w:b w:val="0"/>
          <w:i/>
          <w:sz w:val="16"/>
          <w:szCs w:val="16"/>
        </w:rPr>
        <w:t>Capitalism Nature Socialism Vol.</w:t>
      </w:r>
      <w:r w:rsidRPr="00F72FE0">
        <w:rPr>
          <w:rStyle w:val="Style13ptBold"/>
          <w:b w:val="0"/>
          <w:sz w:val="16"/>
          <w:szCs w:val="16"/>
        </w:rPr>
        <w:t xml:space="preserve"> 28, NO. 3, 1–17</w:t>
      </w:r>
      <w:r>
        <w:rPr>
          <w:rStyle w:val="Style13ptBold"/>
          <w:b w:val="0"/>
          <w:sz w:val="16"/>
          <w:szCs w:val="16"/>
        </w:rPr>
        <w:t xml:space="preserve"> pp 3-6. </w:t>
      </w:r>
      <w:r w:rsidRPr="00F72FE0">
        <w:rPr>
          <w:rStyle w:val="Style13ptBold"/>
          <w:b w:val="0"/>
          <w:sz w:val="16"/>
          <w:szCs w:val="16"/>
        </w:rPr>
        <w:t>14 Aug 2017.</w:t>
      </w:r>
      <w:r>
        <w:rPr>
          <w:rStyle w:val="Style13ptBold"/>
          <w:b w:val="0"/>
          <w:sz w:val="16"/>
          <w:szCs w:val="16"/>
        </w:rPr>
        <w:t xml:space="preserve">) [JNFS] </w:t>
      </w:r>
    </w:p>
    <w:p w14:paraId="7B0C0920" w14:textId="42A2849A" w:rsidR="002517D3" w:rsidRDefault="002517D3" w:rsidP="002517D3">
      <w:pPr>
        <w:rPr>
          <w:sz w:val="16"/>
        </w:rPr>
      </w:pPr>
      <w:r w:rsidRPr="008506DF">
        <w:rPr>
          <w:sz w:val="16"/>
        </w:rPr>
        <w:t>Climate refugee projections for the future are even more disturbing. Estimates range from an IPCC prediction of 150 million climate refugees to the displacement of up to 1 billion people by 2050 (Myers and Kenty 1995; Warner et al. 2008, 16–17; and Laczko and Aghazarm 2009, 43). A new Cornell University study goes even further, postulating that by the year 2100 some two billion people—</w:t>
      </w:r>
      <w:r w:rsidRPr="00466FBF">
        <w:rPr>
          <w:rStyle w:val="StyleUnderline"/>
        </w:rPr>
        <w:t>about one fifth of the world’s projected population—could become climate refugees solely due to rising ocean levels and increased storm surges that will push sea water inland</w:t>
      </w:r>
      <w:r w:rsidRPr="008506DF">
        <w:rPr>
          <w:sz w:val="16"/>
        </w:rPr>
        <w:t xml:space="preserve"> (Geisler and Currens 2017). </w:t>
      </w:r>
      <w:r w:rsidRPr="00466FBF">
        <w:rPr>
          <w:rStyle w:val="StyleUnderline"/>
        </w:rPr>
        <w:t>It should be emphasized here that these estimates vary greatly because quantifying displaced populations is itself mired with difficulties, including the use of flawed methods and conceptual models</w:t>
      </w:r>
      <w:r w:rsidRPr="008506DF">
        <w:rPr>
          <w:sz w:val="16"/>
        </w:rPr>
        <w:t xml:space="preserve">. </w:t>
      </w:r>
      <w:r w:rsidRPr="00466FBF">
        <w:rPr>
          <w:rStyle w:val="StyleUnderline"/>
        </w:rPr>
        <w:t>Climate migration is not necessarily unidirectional, as many people move back into their homes once a one-time disaster has passed</w:t>
      </w:r>
      <w:r w:rsidRPr="008506DF">
        <w:rPr>
          <w:sz w:val="16"/>
        </w:rPr>
        <w:t xml:space="preserve"> (Laczko and Aghazarm 2009, 21–33). But even more fundamentally, </w:t>
      </w:r>
      <w:r w:rsidRPr="00466FBF">
        <w:rPr>
          <w:rStyle w:val="Emphasis"/>
        </w:rPr>
        <w:t>viewing refugees solely through the lens of climate change is itself highly problematic</w:t>
      </w:r>
      <w:r w:rsidRPr="008506DF">
        <w:rPr>
          <w:sz w:val="16"/>
        </w:rPr>
        <w:t xml:space="preserve">. As stated by Turhan and Armiero (2017, 2), </w:t>
      </w:r>
      <w:r w:rsidRPr="00466FBF">
        <w:rPr>
          <w:rStyle w:val="Emphasis"/>
        </w:rPr>
        <w:t>... it must be clear that migration is often an externality of military interventions,</w:t>
      </w:r>
      <w:r w:rsidRPr="008506DF">
        <w:rPr>
          <w:sz w:val="16"/>
        </w:rPr>
        <w:t xml:space="preserve"> </w:t>
      </w:r>
      <w:r w:rsidRPr="00466FBF">
        <w:rPr>
          <w:rStyle w:val="StyleUnderline"/>
        </w:rPr>
        <w:t xml:space="preserve">proxy wars, imposition of structural economic reforms, multi-causal destruction of livelihoods both by rapid and slow violence through environ- mental change, establishment of enclosures, </w:t>
      </w:r>
      <w:r w:rsidRPr="00466FBF">
        <w:rPr>
          <w:rStyle w:val="Emphasis"/>
        </w:rPr>
        <w:t>and corporate imperialism</w:t>
      </w:r>
      <w:r w:rsidRPr="00466FBF">
        <w:rPr>
          <w:rStyle w:val="StyleUnderline"/>
        </w:rPr>
        <w:t xml:space="preserve"> that have dispossessed and continue to dispossess people in different corners of the world.</w:t>
      </w:r>
      <w:r w:rsidRPr="008506DF">
        <w:rPr>
          <w:sz w:val="16"/>
        </w:rPr>
        <w:t xml:space="preserve"> All of these factors are often deeply intertwined. As such, </w:t>
      </w:r>
      <w:r w:rsidRPr="00466FBF">
        <w:rPr>
          <w:rStyle w:val="Emphasis"/>
        </w:rPr>
        <w:t>the impacts of climate change and environmental degradation on potential refugees cannot be separated from the social, political, and economic structures of neoliberal capitalism</w:t>
      </w:r>
      <w:r w:rsidRPr="008506DF">
        <w:rPr>
          <w:sz w:val="16"/>
        </w:rPr>
        <w:t xml:space="preserve"> </w:t>
      </w:r>
      <w:r w:rsidRPr="00466FBF">
        <w:rPr>
          <w:rStyle w:val="StyleUnderline"/>
        </w:rPr>
        <w:t>in which people’s daily lives are embedded.</w:t>
      </w:r>
      <w:r>
        <w:rPr>
          <w:rStyle w:val="StyleUnderline"/>
        </w:rPr>
        <w:t xml:space="preserve"> </w:t>
      </w:r>
      <w:r w:rsidRPr="00466FBF">
        <w:rPr>
          <w:rStyle w:val="StyleUnderline"/>
        </w:rPr>
        <w:t>What are the primary processes by which neoliberal capitalism is creating the climate refugee crisis?</w:t>
      </w:r>
      <w:r w:rsidRPr="008506DF">
        <w:rPr>
          <w:sz w:val="16"/>
        </w:rPr>
        <w:t xml:space="preserve"> We outline four mechanisms below. First of all, </w:t>
      </w:r>
      <w:r w:rsidRPr="00466FBF">
        <w:rPr>
          <w:rStyle w:val="Emphasis"/>
        </w:rPr>
        <w:t>global capitalism is rendering climate-related stresses and “natural” disasters more frequent</w:t>
      </w:r>
      <w:r w:rsidRPr="008506DF">
        <w:rPr>
          <w:sz w:val="16"/>
        </w:rPr>
        <w:t xml:space="preserve"> and severe in nature. </w:t>
      </w:r>
      <w:r w:rsidRPr="00E90290">
        <w:rPr>
          <w:rStyle w:val="StyleUnderline"/>
        </w:rPr>
        <w:t>The inability of the global capitalist system to significantly reduce the emission of gre</w:t>
      </w:r>
      <w:r>
        <w:rPr>
          <w:rStyle w:val="StyleUnderline"/>
        </w:rPr>
        <w:t>enhouse gases is causing a pla</w:t>
      </w:r>
      <w:r w:rsidRPr="00E90290">
        <w:rPr>
          <w:rStyle w:val="StyleUnderline"/>
        </w:rPr>
        <w:t>netary crisis</w:t>
      </w:r>
      <w:r w:rsidRPr="008506DF">
        <w:rPr>
          <w:sz w:val="16"/>
        </w:rPr>
        <w:t xml:space="preserve">. According to the National Climate Assessment, </w:t>
      </w:r>
      <w:r w:rsidRPr="00E90290">
        <w:rPr>
          <w:rStyle w:val="Emphasis"/>
        </w:rPr>
        <w:t>global warming is triggering ever more extreme weather and climate events</w:t>
      </w:r>
      <w:r w:rsidRPr="008506DF">
        <w:rPr>
          <w:sz w:val="16"/>
        </w:rPr>
        <w:t xml:space="preserve">. Over the last 50 years much of the U.S. has seen increases in prolonged periods of excessively high temperatures, heavy downpours and, in some regions, severe floods and droughts (US Global Change Research Program 2014). Likewise, the Center for Climate and Energy Solutions has found thousands of record-breaking weather events worldwide, bolstering long-term patterns of increasing heat waves, heavy precipitation, droughts and wildfires. </w:t>
      </w:r>
      <w:r w:rsidRPr="00E90290">
        <w:rPr>
          <w:rStyle w:val="StyleUnderline"/>
        </w:rPr>
        <w:t>A combination of observed trends, theoretical understanding of the climate system, and numerical modeling demon- strates that global warming is increasing the risk of these devastating types of events</w:t>
      </w:r>
      <w:r w:rsidRPr="008506DF">
        <w:rPr>
          <w:sz w:val="16"/>
        </w:rPr>
        <w:t xml:space="preserve"> (Huber and Gulledge 2011; Cornwall 2016). Today </w:t>
      </w:r>
      <w:r w:rsidRPr="00E90290">
        <w:rPr>
          <w:rStyle w:val="StyleUnderline"/>
        </w:rPr>
        <w:t>the vast majority of people affected by natural disasters suffer from climate-related disasters.</w:t>
      </w:r>
      <w:r w:rsidRPr="008506DF">
        <w:rPr>
          <w:sz w:val="16"/>
        </w:rPr>
        <w:t xml:space="preserve"> For instance, between 1980 and 2007, there were 6500 climate-related natural disasters (an average of 343 events per year). During this time some 98 percent of all those affected by natural disasters—243 million people annually—were linked to climate change. This represents a 70- percent increase over the previous decade (1984–1994), which saw an average of 174 million people affected by natural disasters each year (Ganeshan and Diamond 2009). </w:t>
      </w:r>
      <w:r w:rsidRPr="00E90290">
        <w:rPr>
          <w:rStyle w:val="StyleUnderline"/>
        </w:rPr>
        <w:t>Since 2008 natural disasters have displaced an average of 25.4 million people each year—the equivalent of one person per second</w:t>
      </w:r>
      <w:r w:rsidRPr="008506DF">
        <w:rPr>
          <w:sz w:val="16"/>
        </w:rPr>
        <w:t xml:space="preserve">. In 2015 the number of natural disasters rose to 574 and killed over 32,550 people (Sanderson and Sharma 2016). Even more insidious than the spectacular kinds of </w:t>
      </w:r>
      <w:r w:rsidRPr="00E90290">
        <w:rPr>
          <w:rStyle w:val="StyleUnderline"/>
        </w:rPr>
        <w:t>headline natural disasters typically associated with climate change are the often-invisible forms of “slow” or “attritional violence”</w:t>
      </w:r>
      <w:r w:rsidRPr="008506DF">
        <w:rPr>
          <w:sz w:val="16"/>
        </w:rPr>
        <w:t xml:space="preserve"> against nature that is scattered across time and space (Nixon 2010, 2; Parenti 2011). </w:t>
      </w:r>
      <w:r w:rsidRPr="00E90290">
        <w:rPr>
          <w:rStyle w:val="Emphasis"/>
        </w:rPr>
        <w:t xml:space="preserve">The everyday forms of environmental degradation installed by unjust and unsustainable systems of capitalist production are especially vulnerable to the more mundane </w:t>
      </w:r>
      <w:r w:rsidRPr="008506DF">
        <w:rPr>
          <w:sz w:val="16"/>
        </w:rPr>
        <w:t xml:space="preserve">(but just as consequential manifes- tations) </w:t>
      </w:r>
      <w:r w:rsidRPr="00E90290">
        <w:rPr>
          <w:rStyle w:val="Emphasis"/>
        </w:rPr>
        <w:t>of climate change</w:t>
      </w:r>
      <w:r w:rsidRPr="008506DF">
        <w:rPr>
          <w:sz w:val="16"/>
        </w:rPr>
        <w:t xml:space="preserve">. In Syria, where a five-year drought drove 1.5 million rural people and farmers off the parched landscape and into the cities, only to have their needs largely ignored by the Assad regime, climate change may be one factor in the larger civil war that has caused nearly five million refugees to flee the war-torn country (Sanderson and Sharma 2016). Secondly, </w:t>
      </w:r>
      <w:r w:rsidRPr="00E90290">
        <w:rPr>
          <w:rStyle w:val="Emphasis"/>
        </w:rPr>
        <w:t>neoliberal capitalist development is resulting in the increased social and ecological impoverishment of the world’s popu</w:t>
      </w:r>
      <w:r>
        <w:rPr>
          <w:rStyle w:val="Emphasis"/>
        </w:rPr>
        <w:t>lar classes and subaltern popu</w:t>
      </w:r>
      <w:r w:rsidRPr="00E90290">
        <w:rPr>
          <w:rStyle w:val="Emphasis"/>
        </w:rPr>
        <w:t>lations</w:t>
      </w:r>
      <w:r w:rsidRPr="008506DF">
        <w:rPr>
          <w:sz w:val="16"/>
        </w:rPr>
        <w:t xml:space="preserve">, </w:t>
      </w:r>
      <w:r w:rsidRPr="00E90290">
        <w:rPr>
          <w:rStyle w:val="Emphasis"/>
        </w:rPr>
        <w:t>rendering them more vulnerable to the impacts of climate change.</w:t>
      </w:r>
      <w:r w:rsidRPr="008506DF">
        <w:rPr>
          <w:sz w:val="16"/>
        </w:rPr>
        <w:t xml:space="preserve"> </w:t>
      </w:r>
      <w:r w:rsidRPr="00E90290">
        <w:rPr>
          <w:rStyle w:val="Emphasis"/>
        </w:rPr>
        <w:t>The age of globalization has witnessed the triumph of a distinctly hard-nosed brand of neoliberal capitalism</w:t>
      </w:r>
      <w:r w:rsidRPr="008506DF">
        <w:rPr>
          <w:sz w:val="16"/>
        </w:rPr>
        <w:t xml:space="preserve">. Facilitated by the free trade agreements (market liberaliza- tion), an end to most governmental regulatory “interference” with business prac- tices (deregulation), </w:t>
      </w:r>
      <w:r w:rsidRPr="00E90290">
        <w:rPr>
          <w:rStyle w:val="StyleUnderline"/>
        </w:rPr>
        <w:t xml:space="preserve">the takeover of former public services and state agencies by domestic and/or international capital </w:t>
      </w:r>
      <w:r w:rsidRPr="008506DF">
        <w:rPr>
          <w:sz w:val="16"/>
        </w:rPr>
        <w:t>(privatization</w:t>
      </w:r>
      <w:r w:rsidRPr="00E90290">
        <w:rPr>
          <w:rStyle w:val="StyleUnderline"/>
        </w:rPr>
        <w:t>), the growth in foreign</w:t>
      </w:r>
      <w:r w:rsidRPr="008506DF">
        <w:rPr>
          <w:sz w:val="16"/>
        </w:rPr>
        <w:t xml:space="preserve"> direct investment (FDI) and </w:t>
      </w:r>
      <w:r w:rsidRPr="00E90290">
        <w:rPr>
          <w:rStyle w:val="StyleUnderline"/>
        </w:rPr>
        <w:t>finance capital provided by bilateral and multilateral lending agencies</w:t>
      </w:r>
      <w:r w:rsidRPr="008506DF">
        <w:rPr>
          <w:sz w:val="16"/>
        </w:rPr>
        <w:t>, and reductions in social welfare and environmental protection measures in both the global North and South (fiscal conservatism</w:t>
      </w:r>
      <w:r w:rsidRPr="00E90290">
        <w:rPr>
          <w:rStyle w:val="StyleUnderline"/>
        </w:rPr>
        <w:t>), neoliberal capitalism is increasingly facilitating the capitalization of nature and confiscation of environmental space in the global South.</w:t>
      </w:r>
      <w:r w:rsidRPr="008506DF">
        <w:rPr>
          <w:sz w:val="16"/>
        </w:rPr>
        <w:t xml:space="preserve"> In addition to the appropriation of natural resource wealth, </w:t>
      </w:r>
      <w:r w:rsidRPr="00E90290">
        <w:rPr>
          <w:rStyle w:val="Emphasis"/>
        </w:rPr>
        <w:t>globalization is also facilitating the increased displace- ment of pollution and other negative externalities</w:t>
      </w:r>
      <w:r w:rsidRPr="008506DF">
        <w:rPr>
          <w:sz w:val="16"/>
        </w:rPr>
        <w:t>—the export of ecological hazard in all circuits of capital—to historically marginalized communities in the global North and South alike (Faber 2008). World labor forces, natural resources and energy, technology and machinery, biosystems, and other “</w:t>
      </w:r>
      <w:r w:rsidRPr="00E90290">
        <w:rPr>
          <w:rStyle w:val="Emphasis"/>
        </w:rPr>
        <w:t>pro- ductive inputs” are becoming more integrated into the circuits of global capital</w:t>
      </w:r>
      <w:r w:rsidRPr="008506DF">
        <w:rPr>
          <w:sz w:val="16"/>
        </w:rPr>
        <w:t xml:space="preserve"> (economically) and the structures of transnational corporations and banks (organizationally). </w:t>
      </w:r>
      <w:r w:rsidRPr="00E90290">
        <w:rPr>
          <w:rStyle w:val="Emphasis"/>
        </w:rPr>
        <w:t>Laboring in service of this new global order, but receiving few of its benefits, are the popular classes and subaltern populations of the global South—the poor peasants, workers, ethnic minorities, and indigenous peoples.</w:t>
      </w:r>
      <w:r w:rsidRPr="008506DF">
        <w:rPr>
          <w:sz w:val="16"/>
        </w:rPr>
        <w:t xml:space="preserve"> Lacking access to adequate technical and financial assistance from the state, secure land rights, fair price mechanisms for locally produced commodities, and favorable loan packages, </w:t>
      </w:r>
      <w:r w:rsidRPr="00E90290">
        <w:rPr>
          <w:rStyle w:val="Emphasis"/>
        </w:rPr>
        <w:t>their social and ecological impoverishment is the legacy of neo- colonial dependent development, and increases vulnerability to climate change</w:t>
      </w:r>
      <w:r w:rsidRPr="008506DF">
        <w:rPr>
          <w:sz w:val="16"/>
        </w:rPr>
        <w:t xml:space="preserve">. The acquisition of land and natural resources by transnational capital, as well as large landowners, corrupt government officials, security forces, and </w:t>
      </w:r>
      <w:r w:rsidRPr="00E90290">
        <w:rPr>
          <w:rStyle w:val="StyleUnderline"/>
        </w:rPr>
        <w:t>various domestic economic elites allied with multinational corporations and international banks, restricts access to the means of livelihood such as rivers and oceans, agri- cultural and grazing lands, forests, fisheries, and drinking water</w:t>
      </w:r>
      <w:r w:rsidRPr="008506DF">
        <w:rPr>
          <w:sz w:val="16"/>
        </w:rPr>
        <w:t xml:space="preserve">. Utilizing financial assistance provided by multilateral lending agencies, large-scale devel- opment projects typically transfer access and control over natural sources from popular classes at the local level to the state, elite land speculators, or private com- panies and multinational corporations (Shiva 1998). </w:t>
      </w:r>
      <w:r w:rsidRPr="00E90290">
        <w:rPr>
          <w:rStyle w:val="StyleUnderline"/>
        </w:rPr>
        <w:t xml:space="preserve">The displacement and ecological impoverishment of popular classes around the world by global </w:t>
      </w:r>
      <w:r w:rsidRPr="00E90290">
        <w:rPr>
          <w:rStyle w:val="Emphasis"/>
        </w:rPr>
        <w:t>capitalist development is resulting in the relocation of these populations into increasingly precarious and dangerous areas in which to live and work</w:t>
      </w:r>
      <w:r w:rsidRPr="008506DF">
        <w:rPr>
          <w:sz w:val="16"/>
        </w:rPr>
        <w:t xml:space="preserve">. Such areas include the edges of rivers and waterways that can be prone to flash flooding, or steep hillsides subject to landslides, or perhaps arid regions plagued by drought and heat-related stresses. Lacking protections afforded by the state, as well as the forms of capital required for true resiliency, these are among the global populations most vulnerable to climate change stresses. Over 2.8 billion people live in areas of the world that are prone to more than one of the physical manifestations of climate change: severe storms, floods, droughts, or sea level rise (Global Humanitarian Forum 2009). </w:t>
      </w:r>
      <w:r w:rsidRPr="00E90290">
        <w:rPr>
          <w:rStyle w:val="StyleUnderline"/>
        </w:rPr>
        <w:t>Climate change burdens households, communities, and societies that are the most ecologically vulnerable and also lack the political-economic capacity to cope and adapt to ecological disruption</w:t>
      </w:r>
      <w:r w:rsidRPr="008506DF">
        <w:rPr>
          <w:sz w:val="16"/>
        </w:rPr>
        <w:t xml:space="preserve"> (Adger et al. 2016). </w:t>
      </w:r>
      <w:r w:rsidRPr="00E90290">
        <w:rPr>
          <w:rStyle w:val="StyleUnderline"/>
        </w:rPr>
        <w:t xml:space="preserve">Climate change weakens the livelihoods of poor people the most by eroding their scarce assets in the form of physical capital </w:t>
      </w:r>
      <w:r w:rsidRPr="008506DF">
        <w:rPr>
          <w:sz w:val="16"/>
        </w:rPr>
        <w:t xml:space="preserve">(damage to shelter and infrastructure); </w:t>
      </w:r>
      <w:r w:rsidRPr="00E90290">
        <w:rPr>
          <w:rStyle w:val="StyleUnderline"/>
        </w:rPr>
        <w:t>human capital</w:t>
      </w:r>
      <w:r w:rsidRPr="008506DF">
        <w:rPr>
          <w:sz w:val="16"/>
        </w:rPr>
        <w:t xml:space="preserve"> (increased malnutrition and disease); </w:t>
      </w:r>
      <w:r w:rsidRPr="00E90290">
        <w:rPr>
          <w:rStyle w:val="StyleUnderline"/>
        </w:rPr>
        <w:t>social capital</w:t>
      </w:r>
      <w:r w:rsidRPr="008506DF">
        <w:rPr>
          <w:sz w:val="16"/>
        </w:rPr>
        <w:t xml:space="preserve"> (displacement and dis- ruption of beneficial social networks); natural capital (loss of ecosystem pro- ductivity, such as in agriculture and fisheries), and financial capital (loss of income and property). </w:t>
      </w:r>
      <w:r w:rsidRPr="00E90290">
        <w:rPr>
          <w:rStyle w:val="Emphasis"/>
        </w:rPr>
        <w:t>The point here is not to reduce all processes of climate- related displacement to the logic of capital but rather to recognize the importance of the larger political-economic and social context.</w:t>
      </w:r>
      <w:r w:rsidRPr="008506DF">
        <w:rPr>
          <w:sz w:val="16"/>
        </w:rPr>
        <w:t xml:space="preserve"> Because </w:t>
      </w:r>
      <w:r w:rsidRPr="00E90290">
        <w:rPr>
          <w:rStyle w:val="Emphasis"/>
        </w:rPr>
        <w:t>marginalized peoples lack sufficient conditions of resilience and recovery</w:t>
      </w:r>
      <w:r w:rsidRPr="008506DF">
        <w:rPr>
          <w:sz w:val="16"/>
        </w:rPr>
        <w:t xml:space="preserve"> (such as flood insurance) </w:t>
      </w:r>
      <w:r w:rsidRPr="008506DF">
        <w:rPr>
          <w:rStyle w:val="Emphasis"/>
        </w:rPr>
        <w:t xml:space="preserve">and receive little support from the state under neoliberal capitalism, </w:t>
      </w:r>
      <w:r w:rsidRPr="008506DF">
        <w:rPr>
          <w:rStyle w:val="StyleUnderline"/>
        </w:rPr>
        <w:t>their capacity to withstand and recover from shocks and restore these assets is minimal, whether created by conflict, collapse of market prices, land degradation, political oppres- sion, or climate change itself</w:t>
      </w:r>
      <w:r w:rsidRPr="008506DF">
        <w:rPr>
          <w:sz w:val="16"/>
        </w:rPr>
        <w:t xml:space="preserve"> (Smith 2006, 27). When faced with the collapse of these assets and compelled to move, </w:t>
      </w:r>
      <w:r w:rsidRPr="008506DF">
        <w:rPr>
          <w:rStyle w:val="StyleUnderline"/>
        </w:rPr>
        <w:t>we could just as easily speak of these migrants as being “neoliberal refugees” as much as “climate refugees.”</w:t>
      </w:r>
      <w:r>
        <w:rPr>
          <w:rStyle w:val="StyleUnderline"/>
        </w:rPr>
        <w:t xml:space="preserve"> </w:t>
      </w:r>
      <w:r w:rsidRPr="008506DF">
        <w:rPr>
          <w:sz w:val="16"/>
        </w:rPr>
        <w:t xml:space="preserve">Poverty, as manifested in resource scarcity, </w:t>
      </w:r>
      <w:r w:rsidRPr="008506DF">
        <w:rPr>
          <w:rStyle w:val="StyleUnderline"/>
        </w:rPr>
        <w:t>poor living conditions such as overcrowding or lack of sanitation, and insufficient disaster response mechan- isms, arguably has the greatest magnifying effect on disaster risk.</w:t>
      </w:r>
      <w:r w:rsidRPr="008506DF">
        <w:rPr>
          <w:sz w:val="16"/>
        </w:rPr>
        <w:t xml:space="preserve"> This is especially true for poorer women (IPCC 2012, 313–314). </w:t>
      </w:r>
      <w:r w:rsidRPr="008506DF">
        <w:rPr>
          <w:rStyle w:val="Emphasis"/>
        </w:rPr>
        <w:t>The poor and the powerless often have no alternative but to settle in disaster-prone zones and areas more suscep- tible to climate-related stresses</w:t>
      </w:r>
      <w:r w:rsidRPr="008506DF">
        <w:rPr>
          <w:sz w:val="16"/>
        </w:rPr>
        <w:t xml:space="preserve"> </w:t>
      </w:r>
      <w:r w:rsidRPr="008506DF">
        <w:rPr>
          <w:rStyle w:val="Emphasis"/>
        </w:rPr>
        <w:t>where land is cheaper and more plentiful. Lacking the adaptive and financial capabilities of richer communities</w:t>
      </w:r>
      <w:r w:rsidRPr="008506DF">
        <w:rPr>
          <w:sz w:val="16"/>
        </w:rPr>
        <w:t>, the poorest popu- lations and nations in the global South are shouldering the greatest stress: 95 percent of all lives lost from weather-related disasters are in developing nations (IPCC 2012).</w:t>
      </w:r>
    </w:p>
    <w:p w14:paraId="10C9504E" w14:textId="1BF35D0D" w:rsidR="007B71AC" w:rsidRDefault="007B71AC" w:rsidP="006F47BF">
      <w:pPr>
        <w:pStyle w:val="Heading3"/>
      </w:pPr>
      <w:r>
        <w:t>Green Economy Link</w:t>
      </w:r>
    </w:p>
    <w:p w14:paraId="20D85A63" w14:textId="77777777" w:rsidR="007B71AC" w:rsidRDefault="007B71AC" w:rsidP="007B71AC">
      <w:pPr>
        <w:pStyle w:val="Heading4"/>
      </w:pPr>
      <w:r>
        <w:t xml:space="preserve">The green economy will not be able to change the way we think about consumption patterns because the current politic of the state is based off of one that is capitalist </w:t>
      </w:r>
    </w:p>
    <w:p w14:paraId="27103F57" w14:textId="77777777" w:rsidR="007B71AC" w:rsidRPr="004C40FB" w:rsidRDefault="007B71AC" w:rsidP="007B71AC">
      <w:pPr>
        <w:rPr>
          <w:rStyle w:val="Style13ptBold"/>
        </w:rPr>
      </w:pPr>
      <w:r>
        <w:rPr>
          <w:rStyle w:val="Style13ptBold"/>
        </w:rPr>
        <w:t xml:space="preserve">Brand 15 </w:t>
      </w:r>
      <w:r w:rsidRPr="004C40FB">
        <w:rPr>
          <w:rStyle w:val="Style13ptBold"/>
          <w:b w:val="0"/>
          <w:sz w:val="16"/>
          <w:szCs w:val="16"/>
        </w:rPr>
        <w:t>(Ulrich Brand</w:t>
      </w:r>
      <w:r>
        <w:rPr>
          <w:rStyle w:val="Style13ptBold"/>
          <w:b w:val="0"/>
          <w:sz w:val="16"/>
          <w:szCs w:val="16"/>
        </w:rPr>
        <w:t xml:space="preserve"> </w:t>
      </w:r>
      <w:r w:rsidRPr="004C40FB">
        <w:rPr>
          <w:rStyle w:val="Style13ptBold"/>
          <w:b w:val="0"/>
          <w:sz w:val="16"/>
          <w:szCs w:val="16"/>
        </w:rPr>
        <w:t>is Professor of International Politics at the University of Vienna.</w:t>
      </w:r>
      <w:r>
        <w:rPr>
          <w:rStyle w:val="Style13ptBold"/>
          <w:b w:val="0"/>
          <w:sz w:val="16"/>
          <w:szCs w:val="16"/>
        </w:rPr>
        <w:t xml:space="preserve"> “</w:t>
      </w:r>
      <w:r w:rsidRPr="004C40FB">
        <w:rPr>
          <w:rStyle w:val="Style13ptBold"/>
          <w:b w:val="0"/>
          <w:sz w:val="16"/>
          <w:szCs w:val="16"/>
        </w:rPr>
        <w:t>Green Economy, Green Capitalism and the Imperial Mode of Living: Limits to a Prominent Strategy, Contours of a Possible New Capitalist Formation</w:t>
      </w:r>
      <w:r>
        <w:rPr>
          <w:rStyle w:val="Style13ptBold"/>
          <w:b w:val="0"/>
          <w:sz w:val="16"/>
          <w:szCs w:val="16"/>
        </w:rPr>
        <w:t xml:space="preserve">” </w:t>
      </w:r>
      <w:r w:rsidRPr="004C40FB">
        <w:rPr>
          <w:rStyle w:val="Style13ptBold"/>
          <w:b w:val="0"/>
          <w:sz w:val="16"/>
          <w:szCs w:val="16"/>
        </w:rPr>
        <w:t>Soc. Sci.</w:t>
      </w:r>
      <w:r>
        <w:rPr>
          <w:rStyle w:val="Style13ptBold"/>
          <w:b w:val="0"/>
          <w:sz w:val="16"/>
          <w:szCs w:val="16"/>
        </w:rPr>
        <w:t xml:space="preserve"> p.p. 112-114) [JNFS] </w:t>
      </w:r>
    </w:p>
    <w:p w14:paraId="62458A52" w14:textId="49FE030F" w:rsidR="007B71AC" w:rsidRDefault="007B71AC" w:rsidP="007B71AC">
      <w:pPr>
        <w:rPr>
          <w:sz w:val="14"/>
        </w:rPr>
      </w:pPr>
      <w:r w:rsidRPr="0042673E">
        <w:rPr>
          <w:sz w:val="14"/>
        </w:rPr>
        <w:t xml:space="preserve">I am going to formulate some empirically evident skepticism that the stated aims of a </w:t>
      </w:r>
      <w:r w:rsidRPr="00356355">
        <w:rPr>
          <w:rStyle w:val="StyleUnderline"/>
        </w:rPr>
        <w:t>Green Economy cannot be realized</w:t>
      </w:r>
      <w:r w:rsidRPr="0042673E">
        <w:rPr>
          <w:sz w:val="14"/>
        </w:rPr>
        <w:t xml:space="preserve">. </w:t>
      </w:r>
      <w:r w:rsidRPr="00356355">
        <w:rPr>
          <w:rStyle w:val="Emphasis"/>
        </w:rPr>
        <w:t>This has to do with existing</w:t>
      </w:r>
      <w:r w:rsidRPr="0042673E">
        <w:rPr>
          <w:sz w:val="14"/>
        </w:rPr>
        <w:t>—and even slightly changed—</w:t>
      </w:r>
      <w:r w:rsidRPr="00356355">
        <w:rPr>
          <w:rStyle w:val="Emphasis"/>
        </w:rPr>
        <w:t>political institutions</w:t>
      </w:r>
      <w:r w:rsidRPr="0042673E">
        <w:rPr>
          <w:sz w:val="14"/>
        </w:rPr>
        <w:t xml:space="preserve"> like national states </w:t>
      </w:r>
      <w:r w:rsidRPr="00356355">
        <w:rPr>
          <w:rStyle w:val="StyleUnderline"/>
        </w:rPr>
        <w:t>oriented mainly toward global competitiveness and geopolitical interests as well as powerful international institutions promoting free trade, with economic institutions like the capitalist market and profit-driven development of technologies, with dominant societal orientations like growth at any cost and the increasing exploitation of nature, and with power relations under the dominance of elites which aim to maintain their status</w:t>
      </w:r>
      <w:r w:rsidRPr="0042673E">
        <w:rPr>
          <w:sz w:val="14"/>
        </w:rPr>
        <w:t>. Two important parallels exist between the debate at the beginning around sustainable development in the 1990s and today. One important global development was overlooked at the beginning of the 1990s: the growing role of military conflict in the world that, at least in part, is driven by resource competition. Only 16 months before the Rio conference in June 1992, the second gulf war took place, but this was not at all an issue in Rio</w:t>
      </w:r>
      <w:r w:rsidRPr="004C40FB">
        <w:rPr>
          <w:rStyle w:val="StyleUnderline"/>
        </w:rPr>
        <w:t>. The militarization of world politics has deepened</w:t>
      </w:r>
      <w:r w:rsidRPr="0042673E">
        <w:rPr>
          <w:sz w:val="14"/>
        </w:rPr>
        <w:t xml:space="preserve"> since then. Another aspect that was downplayed around 1992 was the </w:t>
      </w:r>
      <w:r w:rsidRPr="004C40FB">
        <w:rPr>
          <w:rStyle w:val="StyleUnderline"/>
        </w:rPr>
        <w:t>intensification of liberal globalization with an enormous increase in the use of resources and the introduction of sinks.</w:t>
      </w:r>
      <w:r w:rsidRPr="0042673E">
        <w:rPr>
          <w:sz w:val="14"/>
        </w:rPr>
        <w:t xml:space="preserve"> The Uruguay Round of the GATT agreements headed toward the consolidation of liberal globalization (and the foundation of the WTO in 1995)—but those developments were also not included in the Rio deliberations. Today, </w:t>
      </w:r>
      <w:r w:rsidRPr="004C40FB">
        <w:rPr>
          <w:rStyle w:val="StyleUnderline"/>
        </w:rPr>
        <w:t>problems of liberal globalization are considered but it remains an open question whether the related economic and political forces can be weakened.</w:t>
      </w:r>
      <w:r>
        <w:rPr>
          <w:rStyle w:val="StyleUnderline"/>
        </w:rPr>
        <w:t xml:space="preserve"> </w:t>
      </w:r>
      <w:r w:rsidRPr="0042673E">
        <w:rPr>
          <w:sz w:val="14"/>
        </w:rPr>
        <w:t>However, as it was already said, w</w:t>
      </w:r>
      <w:r w:rsidRPr="004C40FB">
        <w:rPr>
          <w:rStyle w:val="StyleUnderline"/>
        </w:rPr>
        <w:t>e face a new historical situation which reflects structural constraints to the ambitious proposals of a green economy</w:t>
      </w:r>
      <w:r w:rsidRPr="0042673E">
        <w:rPr>
          <w:sz w:val="14"/>
        </w:rPr>
        <w:t xml:space="preserve">. First, </w:t>
      </w:r>
      <w:r w:rsidRPr="004C40FB">
        <w:rPr>
          <w:rStyle w:val="StyleUnderline"/>
        </w:rPr>
        <w:t>with the emergence of countries like China, India, and Brazil as strong and self-conscious economies, we observe in fact new geopolitical rivalries for scarce resources.</w:t>
      </w:r>
      <w:r w:rsidRPr="0042673E">
        <w:rPr>
          <w:sz w:val="14"/>
        </w:rPr>
        <w:t xml:space="preserve"> The Chinese government, for example, prohibited the export of certain rare minerals in order to use them for production processes in China. The European Commission (2011) refers explicitly to growing resource competition, too. I do not see this as a driver for different societal nature relations facing the problems of environmental degradation.1 Second, </w:t>
      </w:r>
      <w:r w:rsidRPr="004C40FB">
        <w:rPr>
          <w:rStyle w:val="Emphasis"/>
        </w:rPr>
        <w:t>the proposals to promote a Green Economy demand strong regulatory frameworks</w:t>
      </w:r>
      <w:r w:rsidRPr="0042673E">
        <w:rPr>
          <w:sz w:val="14"/>
        </w:rPr>
        <w:t xml:space="preserve">. This is an important precondition of an alternative path, and I am sure that we will come back to this when you evaluate recent Chinese politics. However, particularly from a critical state and governance perspective, it needs to be seen that </w:t>
      </w:r>
      <w:r w:rsidRPr="004C40FB">
        <w:rPr>
          <w:rStyle w:val="StyleUnderline"/>
        </w:rPr>
        <w:t>the existing regulatory frameworks mainly promote unsustainable production and consumption practices.</w:t>
      </w:r>
      <w:r w:rsidRPr="0042673E">
        <w:rPr>
          <w:sz w:val="14"/>
        </w:rPr>
        <w:t xml:space="preserve"> </w:t>
      </w:r>
      <w:r w:rsidRPr="004C40FB">
        <w:rPr>
          <w:rStyle w:val="StyleUnderline"/>
        </w:rPr>
        <w:t>‘‘Politics and states’’</w:t>
      </w:r>
      <w:r w:rsidRPr="0042673E">
        <w:rPr>
          <w:sz w:val="14"/>
        </w:rPr>
        <w:t xml:space="preserve"> usually do not against </w:t>
      </w:r>
      <w:r w:rsidRPr="004C40FB">
        <w:rPr>
          <w:rStyle w:val="StyleUnderline"/>
        </w:rPr>
        <w:t>‘‘markets and capital</w:t>
      </w:r>
      <w:r w:rsidRPr="0042673E">
        <w:rPr>
          <w:sz w:val="14"/>
        </w:rPr>
        <w:t xml:space="preserve">,’’ but they </w:t>
      </w:r>
      <w:r w:rsidRPr="004C40FB">
        <w:rPr>
          <w:rStyle w:val="StyleUnderline"/>
        </w:rPr>
        <w:t>are intrinsically related.</w:t>
      </w:r>
      <w:r w:rsidRPr="0042673E">
        <w:rPr>
          <w:sz w:val="14"/>
        </w:rPr>
        <w:t xml:space="preserve"> As an overall tendency, </w:t>
      </w:r>
      <w:r w:rsidRPr="004C40FB">
        <w:rPr>
          <w:rStyle w:val="StyleUnderline"/>
        </w:rPr>
        <w:t>economic and political strategies focus on the cheap and stable availability of resources</w:t>
      </w:r>
      <w:r w:rsidRPr="0042673E">
        <w:rPr>
          <w:sz w:val="14"/>
        </w:rPr>
        <w:t>. In the case of a conflict</w:t>
      </w:r>
      <w:r w:rsidRPr="004C40FB">
        <w:rPr>
          <w:rStyle w:val="StyleUnderline"/>
        </w:rPr>
        <w:t>, the ministry of environment usually loses against the ministry of finance or the economy where unsustainable economic interests are represented.</w:t>
      </w:r>
      <w:r w:rsidRPr="0042673E">
        <w:rPr>
          <w:sz w:val="14"/>
        </w:rPr>
        <w:t xml:space="preserve"> The same is the case at the international level: </w:t>
      </w:r>
      <w:r w:rsidRPr="004C40FB">
        <w:rPr>
          <w:rStyle w:val="StyleUnderline"/>
        </w:rPr>
        <w:t>Financial and economic policies are usually more powerful than those of sustainability.</w:t>
      </w:r>
      <w:r w:rsidRPr="0042673E">
        <w:rPr>
          <w:sz w:val="14"/>
        </w:rPr>
        <w:t xml:space="preserve"> Up to now, the plea for an adequate regulatory framework seems a bit voluntaristic and blind against dominant power relations. Blind against an emergence of a form of a state which Joachim Hirsch (1997) called the ‘‘national competition state’’ and which today can be called increasingly authoritarian competition states with ever more transnational elements (Oberndorfer 2014; Sandbeck and Schneider 2013). Moreover, in the actual crisis, regulatory frameworks tend to develop in an authoritarian direction to secure access to resources for particular countries or regions. Third, in most analyses and strategy papers </w:t>
      </w:r>
      <w:r w:rsidRPr="004C40FB">
        <w:rPr>
          <w:rStyle w:val="Emphasis"/>
        </w:rPr>
        <w:t xml:space="preserve">the notion of a Green Economy also means ‘‘green’’ growth. </w:t>
      </w:r>
      <w:r w:rsidRPr="0042673E">
        <w:rPr>
          <w:sz w:val="14"/>
        </w:rPr>
        <w:t xml:space="preserve">Especially since 2008, we can observe that </w:t>
      </w:r>
      <w:r w:rsidRPr="004C40FB">
        <w:rPr>
          <w:rStyle w:val="Emphasis"/>
        </w:rPr>
        <w:t>public policies are heavily concerned with the maintenance of economic growth and employment</w:t>
      </w:r>
      <w:r w:rsidRPr="0042673E">
        <w:rPr>
          <w:sz w:val="14"/>
        </w:rPr>
        <w:t xml:space="preserve">. </w:t>
      </w:r>
      <w:r w:rsidRPr="004C40FB">
        <w:rPr>
          <w:rStyle w:val="StyleUnderline"/>
        </w:rPr>
        <w:t>Economic and mainly unsustainable growth in capitalist societies secures not only profits for the owners of assets and jobs for wage earners but it also constitutes the tax basis of the state</w:t>
      </w:r>
      <w:r w:rsidRPr="0042673E">
        <w:rPr>
          <w:sz w:val="14"/>
        </w:rPr>
        <w:t xml:space="preserve">. We saw in 2008/2009 that crisis strategies did not go hand in hand with the profound re-orientation of production and consumption patterns. However, </w:t>
      </w:r>
      <w:r w:rsidRPr="004C40FB">
        <w:rPr>
          <w:rStyle w:val="StyleUnderline"/>
        </w:rPr>
        <w:t>a severe conflict exists due to the fact that business as usual does not function and that the crisis of crisis management becomes increasingly obvious.</w:t>
      </w:r>
      <w:r>
        <w:rPr>
          <w:rStyle w:val="StyleUnderline"/>
        </w:rPr>
        <w:t xml:space="preserve"> </w:t>
      </w:r>
      <w:r w:rsidRPr="0042673E">
        <w:rPr>
          <w:sz w:val="14"/>
        </w:rPr>
        <w:t xml:space="preserve">Fourth, liberal politics of open markets and fierce competition have led to de- industrialization in many countries of the Global South. This development has pushed many countries into the new–old strategy of resource extractivism. In most countries in Latin America, this seems to be the only viable development strategy to alleviate poverty. This is the case even in Brazil where a strong industry still exists. For example, the US-dependent maquiladora industry of Mexico lost its competitive advantage with the accession of China to the WTO in 2000. Today, most economic dynamics in Mexico take place in the mining sector (Veltmeyer 2013; Burchardt and Dietz 2014). Resource extractivism is the other side of the coin for a resource intense economy in industrialized and industrializing countries, and it is the other side of the green economy since precious metals for high tech products also come from countries of the Global South. It used to be called sustainability, but today it is the </w:t>
      </w:r>
      <w:r w:rsidRPr="002C4166">
        <w:rPr>
          <w:rStyle w:val="StyleUnderline"/>
        </w:rPr>
        <w:t>‘ Green Economy’. Sustainability was the promise for the ecological modernisation of crisis-laden capitalism together with few – or plenty – social elements</w:t>
      </w:r>
      <w:r w:rsidRPr="0042673E">
        <w:rPr>
          <w:sz w:val="14"/>
        </w:rPr>
        <w:t xml:space="preserve">. And </w:t>
      </w:r>
      <w:r w:rsidRPr="002C4166">
        <w:rPr>
          <w:rStyle w:val="StyleUnderline"/>
        </w:rPr>
        <w:t>this is what the Green Economy is about.</w:t>
      </w:r>
      <w:r w:rsidRPr="0042673E">
        <w:rPr>
          <w:sz w:val="14"/>
        </w:rPr>
        <w:t xml:space="preserve"> In the following 10 theses we will show why </w:t>
      </w:r>
      <w:r w:rsidRPr="002C4166">
        <w:rPr>
          <w:rStyle w:val="Emphasis"/>
        </w:rPr>
        <w:t>the Green Economy wil</w:t>
      </w:r>
      <w:r w:rsidRPr="0042673E">
        <w:rPr>
          <w:sz w:val="14"/>
        </w:rPr>
        <w:t xml:space="preserve">l have to </w:t>
      </w:r>
      <w:r w:rsidRPr="002C4166">
        <w:rPr>
          <w:rStyle w:val="Emphasis"/>
        </w:rPr>
        <w:t>fail</w:t>
      </w:r>
      <w:r w:rsidRPr="0042673E">
        <w:rPr>
          <w:sz w:val="14"/>
        </w:rPr>
        <w:t xml:space="preserve"> in meeting its claim of greening the economy, </w:t>
      </w:r>
      <w:r w:rsidRPr="002C4166">
        <w:rPr>
          <w:rStyle w:val="Emphasis"/>
        </w:rPr>
        <w:t xml:space="preserve">which is due to the prevailing capitalist and imperialist conditions as well as the unquestioned faith in progress. </w:t>
      </w:r>
      <w:r w:rsidRPr="002C4166">
        <w:rPr>
          <w:rStyle w:val="StyleUnderline"/>
        </w:rPr>
        <w:t>Strategies of the Green Economy will not be able to outweigh the social and ecological contradictions of capitalism, at best the strategies are able to revise these contradictions</w:t>
      </w:r>
      <w:r w:rsidRPr="0042673E">
        <w:rPr>
          <w:sz w:val="14"/>
        </w:rPr>
        <w:t xml:space="preserve">. Put differently: </w:t>
      </w:r>
      <w:r w:rsidRPr="002C4166">
        <w:rPr>
          <w:rStyle w:val="StyleUnderline"/>
        </w:rPr>
        <w:t>capitalist modes of production never operate according to the reproductive needs of humans and nature, who in fact pose limits to the process of production</w:t>
      </w:r>
      <w:r w:rsidRPr="002C4166">
        <w:rPr>
          <w:rStyle w:val="Emphasis"/>
        </w:rPr>
        <w:t>. A Green Economy will only be able to reposition these limits.</w:t>
      </w:r>
      <w:r w:rsidRPr="0042673E">
        <w:rPr>
          <w:sz w:val="14"/>
        </w:rPr>
        <w:t xml:space="preserve"> We therefore argue that </w:t>
      </w:r>
      <w:r w:rsidRPr="002C4166">
        <w:rPr>
          <w:rStyle w:val="StyleUnderline"/>
        </w:rPr>
        <w:t xml:space="preserve">dealing with the current crises in an emancipatory, internationalist and solidarity-based manner has to involve a change in the given economic structures and prevailing power relations. </w:t>
      </w:r>
      <w:r w:rsidRPr="0042673E">
        <w:rPr>
          <w:sz w:val="14"/>
        </w:rPr>
        <w:t xml:space="preserve">We understand this shortened version of our theses as a contribution to discussions about and searches for an emancipatory and socio-ecological transformation of the global modes of productions and ways of life. Similar to the concept of sustainability, the advocates of a Green Economy promise the reconciliation of economics, ecology and society. Accordingly, the Environmental Program of the United Nations (UNEP) headlines its programmatic 2011 report for the Rio+20 conference as ‘Towards a green economy. Pathways to sustainable development and poverty eradication’. Yet the current debate about a Green Economy differs from the discussion and strategies around sustainable development in the early 1990s. Firstly, today the technological base of a Green Economy is much more developed. Secondly, in the capitalist centres the Green Economy is hailed as a solution to the deep-rooted (economic and financial) crises. The Green Economy appears most palatable precisely due to the ‘constructive force of the crisis’. As usual with such debates, the forces responsible for the crisis are identified as the beacon of hope: states and especially markets and capital, as well as the orientation towards growth and competitiveness. With the aid of the Green Economy the driving forces for social and ecological disastrous capitalism are not called into question; on the contrary, they are to be used for a green conversion. </w:t>
      </w:r>
    </w:p>
    <w:p w14:paraId="0A05A32A" w14:textId="77777777" w:rsidR="005B5111" w:rsidRDefault="005B5111" w:rsidP="005B5111">
      <w:pPr>
        <w:pStyle w:val="Heading4"/>
      </w:pPr>
      <w:r>
        <w:t>The so called ‘green economy’ was built in a fashion so that corporations can commodify the natural world for more profits</w:t>
      </w:r>
    </w:p>
    <w:p w14:paraId="15512DF2" w14:textId="77777777" w:rsidR="005B5111" w:rsidRDefault="005B5111" w:rsidP="005B5111">
      <w:r w:rsidRPr="00E477C2">
        <w:rPr>
          <w:rStyle w:val="Style13ptBold"/>
        </w:rPr>
        <w:t>Boehnert 12</w:t>
      </w:r>
      <w:r>
        <w:t xml:space="preserve">—(Joanna, researcher for CREAM, specializes in visual communication design of the environment, “The Green Economy (Not!): Capitalism’s Final Frontier”, </w:t>
      </w:r>
      <w:hyperlink r:id="rId64" w:history="1">
        <w:r w:rsidRPr="008F117B">
          <w:rPr>
            <w:rStyle w:val="Hyperlink"/>
          </w:rPr>
          <w:t>http://climateandcapitalism.com/2012/08/23/the-green-economy-not-capitalisms-final-frontier/</w:t>
        </w:r>
      </w:hyperlink>
      <w:r>
        <w:t xml:space="preserve"> [E.W])</w:t>
      </w:r>
    </w:p>
    <w:p w14:paraId="30C82A25" w14:textId="665C4C6B" w:rsidR="005B5111" w:rsidRPr="007B71AC" w:rsidRDefault="005B5111" w:rsidP="005B5111">
      <w:pPr>
        <w:rPr>
          <w:sz w:val="14"/>
        </w:rPr>
      </w:pPr>
      <w:r w:rsidRPr="003B78A1">
        <w:rPr>
          <w:u w:val="single"/>
        </w:rPr>
        <w:t xml:space="preserve">The so-called “Green Economy” launched at Rio+20 reveals a new approach to sustainable development, based on creating new markets for nature’s processes. </w:t>
      </w:r>
      <w:r w:rsidRPr="003B78A1">
        <w:rPr>
          <w:sz w:val="16"/>
        </w:rPr>
        <w:t xml:space="preserve">The basic provisions of the natural world are now “ecosystem services” (water purification, plant pollination, carbon capture and maintenance of soil fertility, etc.). Presently free and commonly shared, the emerging programme will soon quantify, financialise and marketise them. </w:t>
      </w:r>
      <w:r w:rsidRPr="003B78A1">
        <w:rPr>
          <w:u w:val="single"/>
        </w:rPr>
        <w:t>The commodification of the natural world supposedly aims to protect nature by accounting for “externalities” of environmental damage by industry. According to this logic, once nature’s processes are given a financial value, prices of goods and services will reflect ecological costs and it will no longer make economic sense to produce ecologically harmful products</w:t>
      </w:r>
      <w:r w:rsidRPr="003B78A1">
        <w:rPr>
          <w:sz w:val="16"/>
        </w:rPr>
        <w:t xml:space="preserve">. The problem with the Green Economy starts with the assumption that Nature’s processes can be effectively managed as commodities. </w:t>
      </w:r>
      <w:r w:rsidRPr="003B78A1">
        <w:rPr>
          <w:u w:val="single"/>
        </w:rPr>
        <w:t>The project is built on the staggering philosophical error that assumes that the economy is of greater importance than the ecological system on which the economy depends.</w:t>
      </w:r>
      <w:r w:rsidRPr="003B78A1">
        <w:rPr>
          <w:sz w:val="16"/>
        </w:rPr>
        <w:t xml:space="preserve"> By permitting ecosystem services to be sold to the highest bidder (therefore subject to destruction by industrial processes) it assumes that forests, species, stable climates, etc. are somehow replaceable. Nature’s processes cannot be safely disaggregated. </w:t>
      </w:r>
      <w:r w:rsidRPr="003B78A1">
        <w:rPr>
          <w:u w:val="single"/>
        </w:rPr>
        <w:t>Ecological systems are not fragmented but are complex webs of interconnected and interdependent relations that cannot be effectively understood – much less managed in isolation. Reducing the value of nature to financial terms is an epistemological prelude to exploitation on a material realm. It is no small thing to bring nature into the space where everything must prove its financial worth.</w:t>
      </w:r>
      <w:r w:rsidRPr="003B78A1">
        <w:rPr>
          <w:sz w:val="16"/>
        </w:rPr>
        <w:t xml:space="preserve"> Nature is more complex than what we can capture through financial valuations</w:t>
      </w:r>
      <w:r w:rsidRPr="003B78A1">
        <w:rPr>
          <w:u w:val="single"/>
        </w:rPr>
        <w:t>. It is foolish to over-simplify the processes of a system on which we are entirely dependent.</w:t>
      </w:r>
      <w:r w:rsidRPr="003B78A1">
        <w:rPr>
          <w:sz w:val="16"/>
        </w:rPr>
        <w:t xml:space="preserve"> Philosophical errors spawn further methodological errors in the quantification and financialisation of nature’s processes. </w:t>
      </w:r>
      <w:r w:rsidRPr="003B78A1">
        <w:rPr>
          <w:u w:val="single"/>
        </w:rPr>
        <w:t>We simply do not have the scientific capacity to measure all of the life-sustaining services provided by nature.</w:t>
      </w:r>
      <w:r w:rsidRPr="003B78A1">
        <w:rPr>
          <w:sz w:val="16"/>
        </w:rPr>
        <w:t xml:space="preserve"> What is possible to know for sure is that there will be no financial system to create this human construct we call money without the benefit of a stable climate, clean water and healthy local ecosystems. </w:t>
      </w:r>
      <w:r w:rsidRPr="003B78A1">
        <w:rPr>
          <w:u w:val="single"/>
        </w:rPr>
        <w:t xml:space="preserve">When scientists do fix a price for nature these values are often absurdly low or simply ridiculous. </w:t>
      </w:r>
      <w:r w:rsidRPr="003B78A1">
        <w:rPr>
          <w:sz w:val="16"/>
        </w:rPr>
        <w:t xml:space="preserve">The Economics of Ecosystems and Biodiversity (TEEB) report estimates a total economic value of insect pollination worldwide at €153 billion. It’s a high number, but does this number actually reflect the value of pollinating insects? </w:t>
      </w:r>
      <w:r w:rsidRPr="003B78A1">
        <w:rPr>
          <w:u w:val="single"/>
        </w:rPr>
        <w:t>Considering that we are dependent on these ‘ecosystem services’ and the pollinating insects that are a vital part of these ecosystems, it follows that insects are priceless. Our own survival depends on their</w:t>
      </w:r>
      <w:r w:rsidRPr="003B78A1">
        <w:rPr>
          <w:sz w:val="16"/>
        </w:rPr>
        <w:t xml:space="preserve"> </w:t>
      </w:r>
      <w:r w:rsidRPr="003B78A1">
        <w:rPr>
          <w:u w:val="single"/>
        </w:rPr>
        <w:t>survival. The political problem with the false Green Economy is its ruin of democratic participation in environmental decision-making. In privatising the commons, the conservation of nature becomes yet another aspect of modern life subject to the whims of the market</w:t>
      </w:r>
      <w:r w:rsidRPr="003B78A1">
        <w:rPr>
          <w:sz w:val="16"/>
        </w:rPr>
        <w:t xml:space="preserve">. Democratic control of development agendas will no longer be possible as markets become the space where environmental decisions are made. Those making decisions become those with the financial clout to participate (i.e. corporations and the financial sector). </w:t>
      </w:r>
      <w:r w:rsidRPr="003B78A1">
        <w:rPr>
          <w:u w:val="single"/>
        </w:rPr>
        <w:t>The false”Green Economy” is an intensification of the long trajectory of the enclosures of the commons. This state supported transfer of common land from commoners (i.e. the 99%) to politically powerful elites has occurred over several centuries</w:t>
      </w:r>
      <w:r w:rsidRPr="003B78A1">
        <w:rPr>
          <w:sz w:val="16"/>
        </w:rPr>
        <w:t xml:space="preserve">. The Indigenous People’s </w:t>
      </w:r>
      <w:hyperlink r:id="rId65" w:tgtFrame="_blank" w:history="1">
        <w:r w:rsidRPr="003B78A1">
          <w:rPr>
            <w:rStyle w:val="Hyperlink"/>
            <w:sz w:val="16"/>
          </w:rPr>
          <w:t>Kari-Oca 2 Declaration</w:t>
        </w:r>
      </w:hyperlink>
      <w:r w:rsidRPr="003B78A1">
        <w:rPr>
          <w:sz w:val="16"/>
        </w:rPr>
        <w:t xml:space="preserve"> at Rio+20 describes the </w:t>
      </w:r>
      <w:r w:rsidRPr="003B78A1">
        <w:rPr>
          <w:u w:val="single"/>
        </w:rPr>
        <w:t>Green Economy as “a continuation of colonalism… a perverse attempt by corporations, extractive industries and governments to cash in on Creation by privatizing, commodifying and selling off the Sacred and all forms of life and the sky.” The so-called Green Economy is the commodification of life itself.</w:t>
      </w:r>
      <w:r w:rsidRPr="003B78A1">
        <w:rPr>
          <w:sz w:val="16"/>
        </w:rPr>
        <w:t xml:space="preserve"> We, the people and the earth that we inhabit, are a community – not commodities ripe for exploitation. </w:t>
      </w:r>
      <w:r w:rsidRPr="003B78A1">
        <w:rPr>
          <w:u w:val="single"/>
        </w:rPr>
        <w:t>The false Green Economy is attractive to the financial and corporate sectors as it creates new areas for market growth in the global commons. Contrary to the environmental rhetoric used to sell this project, in no way does this agenda offer a solution to the biodiversity and mass extinction crises. Instead, the project uses the ecological crisis as an opportunity for extracting even greater profit from ecological systems</w:t>
      </w:r>
      <w:r w:rsidRPr="003B78A1">
        <w:rPr>
          <w:sz w:val="16"/>
        </w:rPr>
        <w:t>. Nevertheless, the UN (and especially the UK) is pressing ahead with the commodification of nature</w:t>
      </w:r>
      <w:r w:rsidRPr="003B78A1">
        <w:rPr>
          <w:u w:val="single"/>
        </w:rPr>
        <w:t>. Nature is being redefined as “natural capital” as a prelude for the intensification of its exploitation. The same innovative but opaque financial mechanisms responsible for the economic crisis will be transferred to already endangered ecological system.</w:t>
      </w:r>
      <w:r w:rsidRPr="003B78A1">
        <w:rPr>
          <w:sz w:val="16"/>
        </w:rPr>
        <w:t xml:space="preserve"> The earth – the material, geo-physical context that makes social and economic systems possible – is necessarily the final frontier for capitalism.</w:t>
      </w:r>
    </w:p>
    <w:p w14:paraId="6FC5EE98" w14:textId="1D70F08F" w:rsidR="006F47BF" w:rsidRDefault="006F47BF" w:rsidP="006F47BF">
      <w:pPr>
        <w:pStyle w:val="Heading3"/>
      </w:pPr>
      <w:r>
        <w:t>Visas Link</w:t>
      </w:r>
    </w:p>
    <w:p w14:paraId="16C00A39" w14:textId="22478740" w:rsidR="006F47BF" w:rsidRDefault="006F47BF" w:rsidP="006F47BF">
      <w:pPr>
        <w:pStyle w:val="Heading4"/>
      </w:pPr>
      <w:r>
        <w:t>Creating a category of visas for climate migrants is merely a state tool to reinforce neoliberalism by providing a cheap labor force – this is supercharged by the aff’s discussion of the economic utility of immigrants in the US</w:t>
      </w:r>
    </w:p>
    <w:p w14:paraId="2C79FB74" w14:textId="77777777" w:rsidR="006F47BF" w:rsidRPr="00131E7E" w:rsidRDefault="006F47BF" w:rsidP="006F47BF">
      <w:pPr>
        <w:rPr>
          <w:b/>
          <w:sz w:val="26"/>
        </w:rPr>
      </w:pPr>
      <w:r>
        <w:rPr>
          <w:rStyle w:val="Style13ptBold"/>
        </w:rPr>
        <w:t xml:space="preserve">Faber and Schlegal 17 </w:t>
      </w:r>
      <w:r w:rsidRPr="00F72FE0">
        <w:rPr>
          <w:rStyle w:val="Style13ptBold"/>
          <w:b w:val="0"/>
          <w:sz w:val="16"/>
          <w:szCs w:val="16"/>
        </w:rPr>
        <w:t>(Daniel Faber &amp; Christina Schlegel</w:t>
      </w:r>
      <w:r>
        <w:rPr>
          <w:rStyle w:val="Style13ptBold"/>
          <w:b w:val="0"/>
          <w:sz w:val="16"/>
          <w:szCs w:val="16"/>
        </w:rPr>
        <w:t xml:space="preserve"> </w:t>
      </w:r>
      <w:r w:rsidRPr="00F72FE0">
        <w:rPr>
          <w:rStyle w:val="Style13ptBold"/>
          <w:b w:val="0"/>
          <w:sz w:val="16"/>
          <w:szCs w:val="16"/>
        </w:rPr>
        <w:t xml:space="preserve">Boston Editorial Group of Capitalism Nature Socialism </w:t>
      </w:r>
      <w:r>
        <w:rPr>
          <w:rStyle w:val="Style13ptBold"/>
          <w:b w:val="0"/>
          <w:sz w:val="16"/>
          <w:szCs w:val="16"/>
        </w:rPr>
        <w:t>“</w:t>
      </w:r>
      <w:r w:rsidRPr="00F72FE0">
        <w:rPr>
          <w:rStyle w:val="Style13ptBold"/>
          <w:b w:val="0"/>
          <w:sz w:val="16"/>
          <w:szCs w:val="16"/>
        </w:rPr>
        <w:t>Give Me Shelter from the Storm: Framing the Climate Refugee Crisis in the Context of Neoliberal Capitalism</w:t>
      </w:r>
      <w:r>
        <w:rPr>
          <w:rStyle w:val="Style13ptBold"/>
          <w:b w:val="0"/>
          <w:sz w:val="16"/>
          <w:szCs w:val="16"/>
        </w:rPr>
        <w:t xml:space="preserve">” </w:t>
      </w:r>
      <w:r w:rsidRPr="00F72FE0">
        <w:rPr>
          <w:rStyle w:val="Style13ptBold"/>
          <w:b w:val="0"/>
          <w:i/>
          <w:sz w:val="16"/>
          <w:szCs w:val="16"/>
        </w:rPr>
        <w:t>Capitalism Nature Socialism Vol.</w:t>
      </w:r>
      <w:r w:rsidRPr="00F72FE0">
        <w:rPr>
          <w:rStyle w:val="Style13ptBold"/>
          <w:b w:val="0"/>
          <w:sz w:val="16"/>
          <w:szCs w:val="16"/>
        </w:rPr>
        <w:t xml:space="preserve"> 28, NO. 3, 1–17</w:t>
      </w:r>
      <w:r>
        <w:rPr>
          <w:rStyle w:val="Style13ptBold"/>
          <w:b w:val="0"/>
          <w:sz w:val="16"/>
          <w:szCs w:val="16"/>
        </w:rPr>
        <w:t xml:space="preserve"> pp 6-7. </w:t>
      </w:r>
      <w:r w:rsidRPr="00F72FE0">
        <w:rPr>
          <w:rStyle w:val="Style13ptBold"/>
          <w:b w:val="0"/>
          <w:sz w:val="16"/>
          <w:szCs w:val="16"/>
        </w:rPr>
        <w:t>14 Aug 2017.</w:t>
      </w:r>
      <w:r>
        <w:rPr>
          <w:rStyle w:val="Style13ptBold"/>
          <w:b w:val="0"/>
          <w:sz w:val="16"/>
          <w:szCs w:val="16"/>
        </w:rPr>
        <w:t xml:space="preserve">) [JNFS] </w:t>
      </w:r>
    </w:p>
    <w:p w14:paraId="5EB0521A" w14:textId="77777777" w:rsidR="006F47BF" w:rsidRPr="00131E7E" w:rsidRDefault="006F47BF" w:rsidP="006F47BF">
      <w:pPr>
        <w:rPr>
          <w:sz w:val="16"/>
        </w:rPr>
      </w:pPr>
      <w:r w:rsidRPr="00131E7E">
        <w:rPr>
          <w:sz w:val="16"/>
        </w:rPr>
        <w:t xml:space="preserve">Thirdly, </w:t>
      </w:r>
      <w:r w:rsidRPr="006B5572">
        <w:rPr>
          <w:rStyle w:val="Emphasis"/>
        </w:rPr>
        <w:t>corporate-led globalization is creating increasingly degraded and denuded landscapes, reducing the resiliency of existing ecosystems and therefore magnifying the impacts of climate change</w:t>
      </w:r>
      <w:r w:rsidRPr="00131E7E">
        <w:rPr>
          <w:sz w:val="16"/>
        </w:rPr>
        <w:t xml:space="preserve">. The full integration of </w:t>
      </w:r>
      <w:r w:rsidRPr="006B5572">
        <w:rPr>
          <w:rStyle w:val="StyleUnderline"/>
        </w:rPr>
        <w:t>the global South into the world economy as a supplier of cheap raw materials and consumer goods has led and is leading to the colonization and ecological devastation of lands and natural resources on which hundreds of millions of people depend.</w:t>
      </w:r>
      <w:r w:rsidRPr="00131E7E">
        <w:rPr>
          <w:sz w:val="16"/>
        </w:rPr>
        <w:t xml:space="preserve"> Those peoples in the South who draw their livelihood directly from communal access to land, water, forests, coastal mangroves, and other ecosystems are being hit the hardest by the construction of large dams, mining and oil industry operations, and the capitalization of agriculture and fisheries (Guha 2000; Marti- nez-Alier 2002). </w:t>
      </w:r>
      <w:r w:rsidRPr="006B5572">
        <w:rPr>
          <w:rStyle w:val="Emphasis"/>
        </w:rPr>
        <w:t>Forcibly removed off their land by government policies, economic acquisition or military force, the displaced masses of the global South migrate to ecologically fragile areas, including rugged hillsides prone to erosion, barren desert regions lacking in water, and pristine tropical rainforests</w:t>
      </w:r>
      <w:r w:rsidRPr="00131E7E">
        <w:rPr>
          <w:sz w:val="16"/>
        </w:rPr>
        <w:t xml:space="preserve"> (Peet and Watts 2004). Once resettled, they try to eke out an existence by exploiting the limited resource base to which they have access. After a few years of abuse, the resource base even- tually collapses, as in much of Central America. In the fragile highlands of El Sal- vador, for instance, hundreds of thousands of desperately poor family farmers displaced by the expansion of export coffee estates are attempting to survive in a landscape already irreversibly destroyed by erosion, gully formation, and deforestation. </w:t>
      </w:r>
      <w:r w:rsidRPr="006B5572">
        <w:rPr>
          <w:rStyle w:val="Emphasis"/>
        </w:rPr>
        <w:t xml:space="preserve">Coupled with the overexploitation of land by capitalist export agriculture and the mining sector </w:t>
      </w:r>
      <w:r w:rsidRPr="00131E7E">
        <w:rPr>
          <w:sz w:val="16"/>
        </w:rPr>
        <w:t xml:space="preserve">(just recently banned), </w:t>
      </w:r>
      <w:r w:rsidRPr="006B5572">
        <w:rPr>
          <w:rStyle w:val="StyleUnderline"/>
        </w:rPr>
        <w:t>more than 77 percent of the country suffers serious soil erosion</w:t>
      </w:r>
      <w:r w:rsidRPr="00131E7E">
        <w:rPr>
          <w:sz w:val="16"/>
        </w:rPr>
        <w:t xml:space="preserve"> (Faber 1993). Denuded watersheds and degraded land- scapes of </w:t>
      </w:r>
      <w:r w:rsidRPr="006B5572">
        <w:rPr>
          <w:rStyle w:val="Emphasis"/>
        </w:rPr>
        <w:t>this sort typically magnify the impacts of climate change, converting what would have been a heavy but harmless rainstorm into a devastating flood</w:t>
      </w:r>
      <w:r w:rsidRPr="00131E7E">
        <w:rPr>
          <w:sz w:val="16"/>
        </w:rPr>
        <w:t>. All around the world, n</w:t>
      </w:r>
      <w:r w:rsidRPr="006B5572">
        <w:rPr>
          <w:rStyle w:val="Emphasis"/>
        </w:rPr>
        <w:t>eoliberal capitalist development is resulting in the severe degradation of ecosystems and social structures that would normally offer greater protections against the manifestations of climate change and extreme weather events, especially for the most vulnerable.</w:t>
      </w:r>
      <w:r>
        <w:rPr>
          <w:rStyle w:val="Emphasis"/>
        </w:rPr>
        <w:t xml:space="preserve"> </w:t>
      </w:r>
      <w:r w:rsidRPr="00131E7E">
        <w:rPr>
          <w:sz w:val="16"/>
        </w:rPr>
        <w:t xml:space="preserve">Fourthly, </w:t>
      </w:r>
      <w:r w:rsidRPr="006B5572">
        <w:rPr>
          <w:rStyle w:val="Emphasis"/>
        </w:rPr>
        <w:t>climate change is serving as a tool of social control and displacement by policy makers,</w:t>
      </w:r>
      <w:r w:rsidRPr="00131E7E">
        <w:rPr>
          <w:sz w:val="16"/>
        </w:rPr>
        <w:t xml:space="preserve"> </w:t>
      </w:r>
      <w:r w:rsidRPr="006B5572">
        <w:rPr>
          <w:rStyle w:val="Emphasis"/>
        </w:rPr>
        <w:t>especially those in the service of global capital and the national security state. In the current neoliberal era, climate change itself is becoming a means of social control and appropriation of ecological space by capital.</w:t>
      </w:r>
      <w:r w:rsidRPr="00131E7E">
        <w:rPr>
          <w:sz w:val="16"/>
        </w:rPr>
        <w:t xml:space="preserve"> For those unable to support themselves on the land due to environmental degradation and climate change, </w:t>
      </w:r>
      <w:r w:rsidRPr="00131E7E">
        <w:rPr>
          <w:rStyle w:val="StyleUnderline"/>
        </w:rPr>
        <w:t>many migrate to the cities to live in the vast ghettos sur- rounding the major cities, hoping to find work as cheap wage laborers in the bur- geoning factories producing cheap consumer goods for capital to export on the world market</w:t>
      </w:r>
      <w:r w:rsidRPr="00131E7E">
        <w:rPr>
          <w:sz w:val="16"/>
        </w:rPr>
        <w:t>. In this sense social and ecological impoverishment of the popular classes, exacerbated by climate change</w:t>
      </w:r>
      <w:r w:rsidRPr="00131E7E">
        <w:rPr>
          <w:rStyle w:val="Emphasis"/>
        </w:rPr>
        <w:t>, is advantageous for both domestic and transnational capital, as it functions to create a vast supply of cheap labor for the agricultural plantations, mining and logging operations, and manufacturing facilities producing shoes, electronics, toys, clothing, and countless other com- modities for the world export</w:t>
      </w:r>
      <w:r w:rsidRPr="00131E7E">
        <w:rPr>
          <w:sz w:val="16"/>
        </w:rPr>
        <w:t xml:space="preserve">. </w:t>
      </w:r>
      <w:r w:rsidRPr="00131E7E">
        <w:rPr>
          <w:rStyle w:val="Emphasis"/>
        </w:rPr>
        <w:t>The exercise of social control via climate change comes in many forms</w:t>
      </w:r>
      <w:r w:rsidRPr="00131E7E">
        <w:rPr>
          <w:sz w:val="16"/>
        </w:rPr>
        <w:t>. The displacement of low-income African-Americans from New Orleans after Hurri- cane Katrina, for instance, served to promote gentrification and urban redevelop- ment by various real estate interests. Some 175,000 black residents left New Orleans in the year after the storm; more than 75,000 never returned (Casselman 2015). While Katrina was certainly a trigger event in this relocation, the real causes of displacement were grounded in “a long-term, sedimented pattern of radicalized infrastructural neglect by the Bush administration and its predeces- sors at urban, state and federal levels” (McKee 2011, 321).</w:t>
      </w:r>
    </w:p>
    <w:p w14:paraId="6DBE87BC" w14:textId="0E88BE80" w:rsidR="00007E5D" w:rsidRDefault="00007E5D" w:rsidP="003A3B76">
      <w:pPr>
        <w:pStyle w:val="Heading3"/>
      </w:pPr>
      <w:r>
        <w:t>A2: Immigration Link Turn</w:t>
      </w:r>
    </w:p>
    <w:p w14:paraId="5190CAD4" w14:textId="77777777" w:rsidR="00007E5D" w:rsidRDefault="00007E5D" w:rsidP="00007E5D">
      <w:pPr>
        <w:pStyle w:val="Heading4"/>
      </w:pPr>
      <w:r>
        <w:t>No you don’t – your calls for regulated immigration only enable control of immigrant populations by corporations – an open border politic for the free movement of people, not capital, is key in the resistance to capitalism</w:t>
      </w:r>
    </w:p>
    <w:p w14:paraId="3AC1F8D7" w14:textId="77777777" w:rsidR="00007E5D" w:rsidRDefault="00007E5D" w:rsidP="00007E5D">
      <w:pPr>
        <w:rPr>
          <w:rStyle w:val="Style13ptBold"/>
        </w:rPr>
      </w:pPr>
      <w:r>
        <w:rPr>
          <w:rStyle w:val="Style13ptBold"/>
        </w:rPr>
        <w:t>Henaway, ‘17</w:t>
      </w:r>
    </w:p>
    <w:p w14:paraId="3E741112" w14:textId="77777777" w:rsidR="00007E5D" w:rsidRPr="00F05367" w:rsidRDefault="00007E5D" w:rsidP="00007E5D">
      <w:r w:rsidRPr="00F05367">
        <w:t xml:space="preserve">(Mostafa, long time organizer at the Immigrant Workers Centre in Montreal, and was a member of the Ontario Coalition Against Poverty (OCAP), and the Toronto Coalition of Concerned Taxi Drivers, “Migration and Capitalism, in the Age of Trump”, Socialist Project: The Bullet, May 15, </w:t>
      </w:r>
      <w:hyperlink r:id="rId66" w:history="1">
        <w:r w:rsidRPr="00F05367">
          <w:rPr>
            <w:rStyle w:val="Hyperlink"/>
          </w:rPr>
          <w:t>https://socialistproject.ca/2017/05/b1414/</w:t>
        </w:r>
      </w:hyperlink>
      <w:r w:rsidRPr="00F05367">
        <w:t>, accessed 7/23/18, ZW)</w:t>
      </w:r>
    </w:p>
    <w:p w14:paraId="05BFA587" w14:textId="77777777" w:rsidR="00007E5D" w:rsidRPr="00F05367" w:rsidRDefault="00007E5D" w:rsidP="00007E5D">
      <w:pPr>
        <w:rPr>
          <w:rStyle w:val="StyleUnderline"/>
        </w:rPr>
      </w:pPr>
      <w:r w:rsidRPr="00F05367">
        <w:rPr>
          <w:rStyle w:val="StyleUnderline"/>
        </w:rPr>
        <w:t>Under Trump, as capital becomes more mobile and more power is given to finance through deregulation, and borders become increasingly tightened – the call for open borders is not simply a humanitarian demand or one that may seem simply an impossible one, it is very much a necessary one in our moment, and at its heart a working-class demand.</w:t>
      </w:r>
      <w:r w:rsidRPr="00F05367">
        <w:rPr>
          <w:sz w:val="16"/>
        </w:rPr>
        <w:t xml:space="preserve"> That is if our conception of working class is a truly international one, and we aim to root our struggles with all of those who are dispossessed by global capital from their land, and their livelihoods. </w:t>
      </w:r>
      <w:r w:rsidRPr="00F05367">
        <w:rPr>
          <w:rStyle w:val="StyleUnderline"/>
        </w:rPr>
        <w:t>Where we can be the most effective now is not to call for regulated migration but to actually call for open borders, and to be vigorous in our support for migrant workers in their organizing, not just against employers but their struggles for immigration status, and freedom of movement.</w:t>
      </w:r>
      <w:r w:rsidRPr="00F05367">
        <w:rPr>
          <w:sz w:val="16"/>
        </w:rPr>
        <w:t xml:space="preserve"> As a Left, </w:t>
      </w:r>
      <w:r w:rsidRPr="00F05367">
        <w:rPr>
          <w:rStyle w:val="StyleUnderline"/>
        </w:rPr>
        <w:t>we also need to find the commonalities in terms of their struggles with those having their livelihoods displaced, whether it be in the rust belts in the U.S., or those having their livelihoods displaced in Mexico, the Philippines, or Syria.</w:t>
      </w:r>
      <w:r w:rsidRPr="00F05367">
        <w:rPr>
          <w:sz w:val="16"/>
        </w:rPr>
        <w:t xml:space="preserve"> They all have had their livelihoods and dignity displaced by the same common enemy – global capitalism and imperialism. </w:t>
      </w:r>
      <w:r w:rsidRPr="00F05367">
        <w:rPr>
          <w:rStyle w:val="StyleUnderline"/>
        </w:rPr>
        <w:t>This is where we can build the common struggle against the tensions, and build working-class struggles based on solidarity and internationalism. We must, as the Left, call for freedom of movement for people, not for capital.</w:t>
      </w:r>
    </w:p>
    <w:p w14:paraId="2F00ECFF" w14:textId="77777777" w:rsidR="00007E5D" w:rsidRPr="00007E5D" w:rsidRDefault="00007E5D" w:rsidP="00007E5D"/>
    <w:p w14:paraId="33E9D415" w14:textId="082E27EE" w:rsidR="006F47BF" w:rsidRDefault="00916CEC" w:rsidP="003A3B76">
      <w:pPr>
        <w:pStyle w:val="Heading3"/>
      </w:pPr>
      <w:r>
        <w:t>Productive Migrant Rhetoric Link</w:t>
      </w:r>
    </w:p>
    <w:p w14:paraId="5352C97F" w14:textId="7623C108" w:rsidR="00916CEC" w:rsidRDefault="00916CEC" w:rsidP="00916CEC">
      <w:pPr>
        <w:pStyle w:val="Heading4"/>
      </w:pPr>
      <w:r>
        <w:t xml:space="preserve">The aff’s attempt to assuage the fear of the “invading migrant” through constructing migrants as adaptable subjects able to assimilate into and bolster the US economy reifies the forms of neoliberal governance in the US that produce socio-ecological </w:t>
      </w:r>
      <w:r w:rsidR="00515EF9">
        <w:t>inequalities in the first place</w:t>
      </w:r>
    </w:p>
    <w:p w14:paraId="17883A45" w14:textId="77777777" w:rsidR="00916CEC" w:rsidRPr="00E30970" w:rsidRDefault="00916CEC" w:rsidP="00916CEC">
      <w:pPr>
        <w:rPr>
          <w:b/>
          <w:sz w:val="26"/>
        </w:rPr>
      </w:pPr>
      <w:r>
        <w:rPr>
          <w:rStyle w:val="Style13ptBold"/>
        </w:rPr>
        <w:t xml:space="preserve">Faber and Schlegal 17 </w:t>
      </w:r>
      <w:r w:rsidRPr="00F72FE0">
        <w:rPr>
          <w:rStyle w:val="Style13ptBold"/>
          <w:b w:val="0"/>
          <w:sz w:val="16"/>
          <w:szCs w:val="16"/>
        </w:rPr>
        <w:t>(Daniel Faber &amp; Christina Schlegel</w:t>
      </w:r>
      <w:r>
        <w:rPr>
          <w:rStyle w:val="Style13ptBold"/>
          <w:b w:val="0"/>
          <w:sz w:val="16"/>
          <w:szCs w:val="16"/>
        </w:rPr>
        <w:t xml:space="preserve"> </w:t>
      </w:r>
      <w:r w:rsidRPr="00F72FE0">
        <w:rPr>
          <w:rStyle w:val="Style13ptBold"/>
          <w:b w:val="0"/>
          <w:sz w:val="16"/>
          <w:szCs w:val="16"/>
        </w:rPr>
        <w:t xml:space="preserve">Boston Editorial Group of Capitalism Nature Socialism </w:t>
      </w:r>
      <w:r>
        <w:rPr>
          <w:rStyle w:val="Style13ptBold"/>
          <w:b w:val="0"/>
          <w:sz w:val="16"/>
          <w:szCs w:val="16"/>
        </w:rPr>
        <w:t>“</w:t>
      </w:r>
      <w:r w:rsidRPr="00F72FE0">
        <w:rPr>
          <w:rStyle w:val="Style13ptBold"/>
          <w:b w:val="0"/>
          <w:sz w:val="16"/>
          <w:szCs w:val="16"/>
        </w:rPr>
        <w:t>Give Me Shelter from the Storm: Framing the Climate Refugee Crisis in the Context of Neoliberal Capitalism</w:t>
      </w:r>
      <w:r>
        <w:rPr>
          <w:rStyle w:val="Style13ptBold"/>
          <w:b w:val="0"/>
          <w:sz w:val="16"/>
          <w:szCs w:val="16"/>
        </w:rPr>
        <w:t xml:space="preserve">” </w:t>
      </w:r>
      <w:r w:rsidRPr="00F72FE0">
        <w:rPr>
          <w:rStyle w:val="Style13ptBold"/>
          <w:b w:val="0"/>
          <w:i/>
          <w:sz w:val="16"/>
          <w:szCs w:val="16"/>
        </w:rPr>
        <w:t>Capitalism Nature Socialism Vol.</w:t>
      </w:r>
      <w:r w:rsidRPr="00F72FE0">
        <w:rPr>
          <w:rStyle w:val="Style13ptBold"/>
          <w:b w:val="0"/>
          <w:sz w:val="16"/>
          <w:szCs w:val="16"/>
        </w:rPr>
        <w:t xml:space="preserve"> 28, NO. 3, 1–17</w:t>
      </w:r>
      <w:r>
        <w:rPr>
          <w:rStyle w:val="Style13ptBold"/>
          <w:b w:val="0"/>
          <w:sz w:val="16"/>
          <w:szCs w:val="16"/>
        </w:rPr>
        <w:t xml:space="preserve"> pp 11-13. </w:t>
      </w:r>
      <w:r w:rsidRPr="00F72FE0">
        <w:rPr>
          <w:rStyle w:val="Style13ptBold"/>
          <w:b w:val="0"/>
          <w:sz w:val="16"/>
          <w:szCs w:val="16"/>
        </w:rPr>
        <w:t>14 Aug 2017.</w:t>
      </w:r>
      <w:r>
        <w:rPr>
          <w:rStyle w:val="Style13ptBold"/>
          <w:b w:val="0"/>
          <w:sz w:val="16"/>
          <w:szCs w:val="16"/>
        </w:rPr>
        <w:t xml:space="preserve">) [JNFS] </w:t>
      </w:r>
    </w:p>
    <w:p w14:paraId="5B69AD6F" w14:textId="37BA24AE" w:rsidR="00916CEC" w:rsidRDefault="00916CEC" w:rsidP="00916CEC">
      <w:pPr>
        <w:rPr>
          <w:sz w:val="16"/>
        </w:rPr>
      </w:pPr>
      <w:r w:rsidRPr="00F06436">
        <w:rPr>
          <w:rStyle w:val="Emphasis"/>
        </w:rPr>
        <w:t>The view of climate migrants as fully “adaptable subjects”</w:t>
      </w:r>
      <w:r w:rsidRPr="00F06436">
        <w:rPr>
          <w:rStyle w:val="StyleUnderline"/>
        </w:rPr>
        <w:t xml:space="preserve"> capable of spurring economic development </w:t>
      </w:r>
      <w:r w:rsidRPr="00F06436">
        <w:rPr>
          <w:rStyle w:val="Emphasis"/>
        </w:rPr>
        <w:t>is</w:t>
      </w:r>
      <w:r w:rsidRPr="00F06436">
        <w:rPr>
          <w:rStyle w:val="StyleUnderline"/>
        </w:rPr>
        <w:t xml:space="preserve"> now </w:t>
      </w:r>
      <w:r w:rsidRPr="00F06436">
        <w:rPr>
          <w:rStyle w:val="Emphasis"/>
        </w:rPr>
        <w:t xml:space="preserve">dominant in </w:t>
      </w:r>
      <w:r w:rsidRPr="00F06436">
        <w:rPr>
          <w:rStyle w:val="StyleUnderline"/>
        </w:rPr>
        <w:t xml:space="preserve">many </w:t>
      </w:r>
      <w:r w:rsidRPr="00F06436">
        <w:rPr>
          <w:rStyle w:val="Emphasis"/>
        </w:rPr>
        <w:t>international bodies</w:t>
      </w:r>
      <w:r w:rsidRPr="00916CEC">
        <w:rPr>
          <w:sz w:val="16"/>
        </w:rPr>
        <w:t xml:space="preserve">, including the International Organization for Migration (IOM), the Global Commission on International Migration, and the High Commissioner for Refugees (McNamara 2007). </w:t>
      </w:r>
      <w:r w:rsidRPr="00F06436">
        <w:rPr>
          <w:rStyle w:val="StyleUnderline"/>
        </w:rPr>
        <w:t>The IOM has especially promoted adaption strategies to be managed by institutions of global governance to the benefit of neoliberal capitalism</w:t>
      </w:r>
      <w:r w:rsidRPr="00916CEC">
        <w:rPr>
          <w:sz w:val="16"/>
        </w:rPr>
        <w:t xml:space="preserve">. At the insistence of the U.S., the United Nations Framework Convention on Climate Change (UNFCCC) substituted the term “climate refugees” with the phrase “climate change induced displacement, migration and planned relocation” at the Cancun Conferences of the Parties (COP) in 2010 (Warner 2011, 9). Likewise, the World Bank (2010) and Asian Development Bank (ADB 2012, 47) have endorsed </w:t>
      </w:r>
      <w:r w:rsidRPr="00F06436">
        <w:rPr>
          <w:rStyle w:val="Emphasis"/>
        </w:rPr>
        <w:t>the potential economic benefits of “climate migration,” as long as it is carefully planned and assisted by these institutions of global governance.</w:t>
      </w:r>
      <w:r>
        <w:rPr>
          <w:rStyle w:val="Emphasis"/>
        </w:rPr>
        <w:t xml:space="preserve"> </w:t>
      </w:r>
      <w:r w:rsidRPr="005A1C0E">
        <w:rPr>
          <w:rStyle w:val="StyleUnderline"/>
        </w:rPr>
        <w:t>Neoliberal regimes of global migration management and control are attempting to imprint biopolitical subjectivities onto climate-impacted populations all over the world</w:t>
      </w:r>
      <w:r w:rsidRPr="00916CEC">
        <w:rPr>
          <w:sz w:val="16"/>
        </w:rPr>
        <w:t xml:space="preserve"> (Bettini 2014, 180). </w:t>
      </w:r>
      <w:r w:rsidRPr="005A1C0E">
        <w:rPr>
          <w:rStyle w:val="StyleUnderline"/>
        </w:rPr>
        <w:t>In this context, adaptation no longer refers to a collective social transformation of the political-economic conditions shaping the climate crisis but rather to a transformation of the “individuals them- selves to become more suitable to adaptation”</w:t>
      </w:r>
      <w:r w:rsidRPr="00916CEC">
        <w:rPr>
          <w:sz w:val="16"/>
        </w:rPr>
        <w:t xml:space="preserve"> (Felli 2013, 351). Australia has provided migration assistance through programs such as the Kiribati-Australia Nursing Initiative, which ran from 2006 to 2014. It was a scholarship program funded through the Australian Agency for International Development (AUAID) for climate endangered I-Kiribati to come to Australia and participate in a nursing program at Griffith University in Brisbane and was funded through the Australian Agency for International Development (AUSAID). Though not a migration program per se, it provided a way for younger I-Kiribati to earn a degree, which in turn made them more eligible for permanent migration (Faber and Schlegel 2012). </w:t>
      </w:r>
      <w:r w:rsidRPr="005A1C0E">
        <w:rPr>
          <w:rStyle w:val="Emphasis"/>
        </w:rPr>
        <w:t>This post-political public discourse around climate change impacts naturalizes perceptions of capitalism and negates an examination of the role capitalist social relations perform in the forced migration of climate refugees</w:t>
      </w:r>
      <w:r w:rsidRPr="00916CEC">
        <w:rPr>
          <w:sz w:val="16"/>
        </w:rPr>
        <w:t xml:space="preserve"> (Berglez and Olaus- son 2014, 54). The Foresight report, for example, argues that “</w:t>
      </w:r>
      <w:r w:rsidRPr="005A1C0E">
        <w:rPr>
          <w:rStyle w:val="Emphasis"/>
        </w:rPr>
        <w:t>with future migration influenced by environmental change, development policies must recognize the benefits of migration to economic development and individual welfare</w:t>
      </w:r>
      <w:r w:rsidRPr="00916CEC">
        <w:rPr>
          <w:sz w:val="16"/>
        </w:rPr>
        <w:t xml:space="preserve">” and the potential to secure better paying, climate appropriate jobs (Fore- sight 2011, 181). </w:t>
      </w:r>
      <w:r w:rsidRPr="005A1C0E">
        <w:rPr>
          <w:rStyle w:val="StyleUnderline"/>
        </w:rPr>
        <w:t xml:space="preserve">Such regimes reflect a broader role of climate, trade, and </w:t>
      </w:r>
      <w:r w:rsidRPr="005A1C0E">
        <w:rPr>
          <w:rStyle w:val="Emphasis"/>
        </w:rPr>
        <w:t>devel- opment policies in favor of neoliberal capitalism</w:t>
      </w:r>
      <w:r w:rsidRPr="00916CEC">
        <w:rPr>
          <w:sz w:val="16"/>
        </w:rPr>
        <w:t xml:space="preserve">, </w:t>
      </w:r>
      <w:r w:rsidRPr="005A1C0E">
        <w:rPr>
          <w:rStyle w:val="StyleUnderline"/>
        </w:rPr>
        <w:t>especially with respect to the capitalization of nature and the proletarianization of human nature on a global scale</w:t>
      </w:r>
      <w:r w:rsidRPr="00916CEC">
        <w:rPr>
          <w:sz w:val="16"/>
        </w:rPr>
        <w:t xml:space="preserve"> (Faber 2008). </w:t>
      </w:r>
      <w:r w:rsidRPr="005A1C0E">
        <w:rPr>
          <w:rStyle w:val="StyleUnderline"/>
        </w:rPr>
        <w:t>The neoliberal vision of a docile, highly mobile and adaptable worker, malleable to capitalist control, and resilient to climate change, is pervasive</w:t>
      </w:r>
      <w:r w:rsidRPr="00916CEC">
        <w:rPr>
          <w:sz w:val="16"/>
        </w:rPr>
        <w:t xml:space="preserve"> (Bettini 2014, 191). </w:t>
      </w:r>
      <w:r w:rsidRPr="005A1C0E">
        <w:rPr>
          <w:rStyle w:val="StyleUnderline"/>
        </w:rPr>
        <w:t xml:space="preserve">The promotion of “migration as adaptation” strategies could actually </w:t>
      </w:r>
      <w:r w:rsidRPr="005A1C0E">
        <w:rPr>
          <w:rStyle w:val="Emphasis"/>
        </w:rPr>
        <w:t>signal a broader trend toward</w:t>
      </w:r>
      <w:r w:rsidRPr="005A1C0E">
        <w:rPr>
          <w:rStyle w:val="StyleUnderline"/>
        </w:rPr>
        <w:t xml:space="preserve"> the widespread </w:t>
      </w:r>
      <w:r w:rsidRPr="005A1C0E">
        <w:rPr>
          <w:rStyle w:val="Emphasis"/>
        </w:rPr>
        <w:t>adoption of neoliberal approaches</w:t>
      </w:r>
      <w:r w:rsidRPr="005A1C0E">
        <w:rPr>
          <w:rStyle w:val="StyleUnderline"/>
        </w:rPr>
        <w:t xml:space="preserve"> to all forms of ecological crisis</w:t>
      </w:r>
      <w:r w:rsidRPr="00916CEC">
        <w:rPr>
          <w:sz w:val="16"/>
        </w:rPr>
        <w:t xml:space="preserve"> (Bettini and Gioli 2016, 183; Felli 2013, 350). In the final analysis, </w:t>
      </w:r>
      <w:r w:rsidRPr="005A1C0E">
        <w:rPr>
          <w:rStyle w:val="Emphasis"/>
        </w:rPr>
        <w:t xml:space="preserve">the neoliberal minimalist </w:t>
      </w:r>
      <w:r>
        <w:rPr>
          <w:rStyle w:val="Emphasis"/>
        </w:rPr>
        <w:t>position ignores the contradic</w:t>
      </w:r>
      <w:r w:rsidRPr="005A1C0E">
        <w:rPr>
          <w:rStyle w:val="Emphasis"/>
        </w:rPr>
        <w:t>tions and structural inequalities that (re)produce socio-ecological vulnerabilities</w:t>
      </w:r>
      <w:r w:rsidRPr="00916CEC">
        <w:rPr>
          <w:sz w:val="16"/>
        </w:rPr>
        <w:t xml:space="preserve">, impeding the mobility of some while forcing others into displacement (Hugo 2010, 29). The Left must step into this political vacuum and make the connections between the imposition of neoliberal policies in the global South which fuel the creation of climate (and other kinds of) refugees, </w:t>
      </w:r>
      <w:r w:rsidRPr="005A1C0E">
        <w:rPr>
          <w:rStyle w:val="StyleUnderline"/>
        </w:rPr>
        <w:t>and the connections these  same policies have in deepening inequality and social/environmental injustices in the global North</w:t>
      </w:r>
      <w:r w:rsidRPr="00916CEC">
        <w:rPr>
          <w:sz w:val="16"/>
        </w:rPr>
        <w:t xml:space="preserve">. In </w:t>
      </w:r>
      <w:r w:rsidRPr="005A1C0E">
        <w:rPr>
          <w:rStyle w:val="Emphasis"/>
        </w:rPr>
        <w:t>the Trump era many of the advanced capitalist countries are witnessing the scapegoating of immigrants by the Right for the broader failures of neoliberal capitalism</w:t>
      </w:r>
      <w:r w:rsidRPr="00916CEC">
        <w:rPr>
          <w:sz w:val="16"/>
        </w:rPr>
        <w:t xml:space="preserve">, making this task all the more urgent. Fortunately, as seen in the World People’s Conference in Cochabamba, Bolivia in 2010, and the more recent </w:t>
      </w:r>
      <w:r w:rsidRPr="005A1C0E">
        <w:rPr>
          <w:rStyle w:val="StyleUnderline"/>
        </w:rPr>
        <w:t>People’s Climate Marches in New York and Washington, DC, we are witnessing the birth of what may become a powerful global mass movement for climate justice</w:t>
      </w:r>
      <w:r w:rsidRPr="00916CEC">
        <w:rPr>
          <w:sz w:val="16"/>
        </w:rPr>
        <w:t xml:space="preserve">. </w:t>
      </w:r>
      <w:r w:rsidRPr="005A1C0E">
        <w:rPr>
          <w:rStyle w:val="Emphasis"/>
        </w:rPr>
        <w:t>System change ... a transformation of the anti-ecological dynamics embedded in global capitalism ... is a fundamental prerequisite for combating climate change</w:t>
      </w:r>
      <w:r w:rsidRPr="00916CEC">
        <w:rPr>
          <w:sz w:val="16"/>
        </w:rPr>
        <w:t xml:space="preserve"> (Turner 2010). </w:t>
      </w:r>
      <w:r w:rsidRPr="005A1C0E">
        <w:rPr>
          <w:rStyle w:val="StyleUnderline"/>
        </w:rPr>
        <w:t>For the global struggle for climate justice and efforts to craft international accords that truly protect and empower climate refugees are serving as “beacons of hope for what is arguably the defining struggle of our age—the battle to stave off the destruction of the planetary support systems upon which life on Earth depends</w:t>
      </w:r>
      <w:r w:rsidRPr="00916CEC">
        <w:rPr>
          <w:sz w:val="16"/>
        </w:rPr>
        <w:t>” (Dawson 2013, 34).</w:t>
      </w:r>
    </w:p>
    <w:p w14:paraId="7B1DFC24" w14:textId="3DA7F6B4" w:rsidR="008D53D6" w:rsidRDefault="008D53D6" w:rsidP="008D53D6">
      <w:pPr>
        <w:pStyle w:val="Heading3"/>
      </w:pPr>
      <w:r>
        <w:t>Bioregions Alt</w:t>
      </w:r>
    </w:p>
    <w:p w14:paraId="52C2941C" w14:textId="77777777" w:rsidR="008D53D6" w:rsidRDefault="008D53D6" w:rsidP="008D53D6">
      <w:pPr>
        <w:pStyle w:val="Heading4"/>
      </w:pPr>
      <w:r>
        <w:t>The alternative is to establish bioregions- These create self-reliant communities that are energy and resource efficient and self-sustainable- That solves cap and the root cause of climate migration</w:t>
      </w:r>
    </w:p>
    <w:p w14:paraId="0738026A" w14:textId="05FBC25E" w:rsidR="005E5FE2" w:rsidRDefault="005E5FE2" w:rsidP="008D53D6">
      <w:pPr>
        <w:rPr>
          <w:rStyle w:val="Style13ptBold"/>
        </w:rPr>
      </w:pPr>
      <w:r>
        <w:rPr>
          <w:rStyle w:val="Style13ptBold"/>
        </w:rPr>
        <w:t>James and Cato 17</w:t>
      </w:r>
    </w:p>
    <w:p w14:paraId="0DB8CCB8" w14:textId="0AC14DBD" w:rsidR="008D53D6" w:rsidRPr="005B06C3" w:rsidRDefault="005E5FE2" w:rsidP="008D53D6">
      <w:pPr>
        <w:rPr>
          <w:rStyle w:val="Style13ptBold"/>
          <w:b w:val="0"/>
          <w:bCs w:val="0"/>
        </w:rPr>
      </w:pPr>
      <w:r w:rsidRPr="005E5FE2">
        <w:t>(</w:t>
      </w:r>
      <w:r w:rsidR="008D53D6">
        <w:t>Rhydian Fôn and Molly Scott, Rhydian was an academic who wrote on bioregional and green economics. After graduating with a degree in Mathematics from Warwick University in 2006, he undertook postgraduate training at Manchester University and was awarded a Master’s Degree in Economics in 2008. His interest in the role that geography plays in economics culminated in his doctoral research on the spatial geography of the economy of North West Wales, resulting in his being awarded a PhD from Aberystwyth University (Wales) in 2012, Molly</w:t>
      </w:r>
      <w:r w:rsidR="008D53D6" w:rsidRPr="005B06C3">
        <w:t xml:space="preserve"> Scott Cato is a British Green politician, academic, environmental and community activist, and green economist who is the current Member of the European Parliament (MEP) for the South West England</w:t>
      </w:r>
      <w:r w:rsidR="008D53D6">
        <w:t xml:space="preserve"> </w:t>
      </w:r>
      <w:r w:rsidR="008D53D6" w:rsidRPr="005B06C3">
        <w:t>electoral region for the Green Party. She was elected in May 2014, and is the first Green Party MEP to represent the region. From 2012, until her election as an MEP, she was Professor of Strategy and Sustainability at the University of Roehampton. Scott Cato speaks for the Green Party on finance issues,[4] and is known for her work in the field of co-operative studies. She has published on green economics, localism and anti-capitalism, and has contributed to works on the risks of nuclear power, the use of which she strongly opposes</w:t>
      </w:r>
      <w:r w:rsidR="008D53D6">
        <w:t xml:space="preserve">, 2017, “A Green Post-capitalist Alternative to a System of Accumulation: A Bioregional Economy”, </w:t>
      </w:r>
      <w:r w:rsidR="0000598F">
        <w:rPr>
          <w:i/>
        </w:rPr>
        <w:t>Capitalism Nature Socialism</w:t>
      </w:r>
      <w:r w:rsidR="0000598F">
        <w:t xml:space="preserve">, Vol. 28, No. 4, pp. 33-38, </w:t>
      </w:r>
      <w:r w:rsidR="008D53D6" w:rsidRPr="0000598F">
        <w:rPr>
          <w:rStyle w:val="Hyperlink"/>
        </w:rPr>
        <w:t>https://www.tandfonline.com/doi/pdf/10.1080/10455752.2017.1393093?needAccess=true</w:t>
      </w:r>
      <w:r w:rsidR="008D53D6">
        <w:t>, accessed 7/20/18, @caseoutweighsT)</w:t>
      </w:r>
    </w:p>
    <w:p w14:paraId="6FB01FD8" w14:textId="0A0E187C" w:rsidR="008D53D6" w:rsidRDefault="008D53D6" w:rsidP="008D53D6">
      <w:pPr>
        <w:rPr>
          <w:sz w:val="14"/>
        </w:rPr>
      </w:pPr>
      <w:r w:rsidRPr="007F0249">
        <w:rPr>
          <w:u w:val="single"/>
        </w:rPr>
        <w:t>Bioregions are “areas within which there is spatial coincidence in characteristics of geographical phenomena associated with differences in the quality, health, and integrity of ecosystems”</w:t>
      </w:r>
      <w:r w:rsidRPr="00285080">
        <w:rPr>
          <w:sz w:val="14"/>
        </w:rPr>
        <w:t xml:space="preserve"> (Omernik 2004). This means that the bioregion is defined by natural boundaries and shares similar geographical features or ecological dynamics. Furthermore, </w:t>
      </w:r>
      <w:r w:rsidRPr="007F0249">
        <w:rPr>
          <w:u w:val="single"/>
        </w:rPr>
        <w:t>the bioregion’s human population must enable the long-term well-being of the region as an ecological whole.</w:t>
      </w:r>
      <w:r w:rsidRPr="00285080">
        <w:rPr>
          <w:sz w:val="14"/>
        </w:rPr>
        <w:t xml:space="preserve"> This technical definition has been incorporated into bioregionalism, a political and cultural movement, that is, based on the naturally defined bioregion, but also recognises the involvement of cultural and social phenomena in the determination of a bioregion (Alexander 1996), so that </w:t>
      </w:r>
      <w:r w:rsidRPr="007F0249">
        <w:rPr>
          <w:u w:val="single"/>
        </w:rPr>
        <w:t>the bioregion’s population must have common social or cultural ties, such as shared language, art and religion, enabling localisation of provisioning</w:t>
      </w:r>
      <w:r w:rsidRPr="00285080">
        <w:rPr>
          <w:sz w:val="14"/>
        </w:rPr>
        <w:t xml:space="preserve">. As natural social units, </w:t>
      </w:r>
      <w:r w:rsidRPr="007F0249">
        <w:rPr>
          <w:u w:val="single"/>
        </w:rPr>
        <w:t>they are determined by their ecology rather than arbitrary human design</w:t>
      </w:r>
      <w:r w:rsidRPr="00285080">
        <w:rPr>
          <w:sz w:val="14"/>
        </w:rPr>
        <w:t xml:space="preserve"> (McGinnis 1999), </w:t>
      </w:r>
      <w:r w:rsidRPr="007F0249">
        <w:rPr>
          <w:u w:val="single"/>
        </w:rPr>
        <w:t>and structured around ecological and cultural diversity rather than political parameters</w:t>
      </w:r>
      <w:r w:rsidRPr="00285080">
        <w:rPr>
          <w:sz w:val="14"/>
        </w:rPr>
        <w:t xml:space="preserve"> (Sale 2000). </w:t>
      </w:r>
      <w:r w:rsidRPr="007F0249">
        <w:rPr>
          <w:u w:val="single"/>
        </w:rPr>
        <w:t>The inherent logic of bioregionalism is to localise and respect natural limits for ecological and environmental benefit. This respect for natural limits and local ecological contexts is known as biocentricity</w:t>
      </w:r>
      <w:r w:rsidRPr="00285080">
        <w:rPr>
          <w:sz w:val="14"/>
        </w:rPr>
        <w:t xml:space="preserve">. A bioregional economy would be oriented towards meeting people’s needs efficiently, so as to enable a high quality of life for all. As such, </w:t>
      </w:r>
      <w:r w:rsidRPr="007F0249">
        <w:rPr>
          <w:u w:val="single"/>
        </w:rPr>
        <w:t xml:space="preserve">economic activity would be based on the criteria of satisfying needs, and production would be carried out directly for use rather than to perpetuate the accumulation of capital, making the bioregion a post-capitalist economy </w:t>
      </w:r>
      <w:r w:rsidRPr="00285080">
        <w:rPr>
          <w:sz w:val="14"/>
        </w:rPr>
        <w:t>(Cato 2006). From an economic perspective</w:t>
      </w:r>
      <w:r w:rsidRPr="007F0249">
        <w:rPr>
          <w:u w:val="single"/>
        </w:rPr>
        <w:t xml:space="preserve">, bioregional boundaries are flexible, guided by the principle of subsidiarity. In the case of any individual resource or service, “the local” </w:t>
      </w:r>
      <w:r w:rsidRPr="00285080">
        <w:rPr>
          <w:sz w:val="14"/>
        </w:rPr>
        <w:t>[ed</w:t>
      </w:r>
      <w:r w:rsidRPr="007F0249">
        <w:rPr>
          <w:u w:val="single"/>
        </w:rPr>
        <w:t>.] is a principle that trumps principles such as price or choice</w:t>
      </w:r>
      <w:r w:rsidRPr="00285080">
        <w:rPr>
          <w:sz w:val="14"/>
        </w:rPr>
        <w:t xml:space="preserve"> (Cato 2007</w:t>
      </w:r>
      <w:r w:rsidRPr="007F0249">
        <w:rPr>
          <w:u w:val="single"/>
        </w:rPr>
        <w:t>). Bioregions are also self-reliant economies in the sense that imports are treated as a last resort</w:t>
      </w:r>
      <w:r w:rsidRPr="00285080">
        <w:rPr>
          <w:sz w:val="14"/>
        </w:rPr>
        <w:t xml:space="preserve">. </w:t>
      </w:r>
      <w:r w:rsidRPr="007F0249">
        <w:rPr>
          <w:u w:val="single"/>
        </w:rPr>
        <w:t>Bioregions are designed to be largely self-sufficient in basic resources, so that only goods that cannot be produced within the bioregion due to their complexity or specific climate requirements are imported.</w:t>
      </w:r>
      <w:r w:rsidRPr="00285080">
        <w:rPr>
          <w:sz w:val="14"/>
        </w:rPr>
        <w:t xml:space="preserve"> The ideal bioregion would be an area with the exact amount of resources and energy necessary to support its population, </w:t>
      </w:r>
      <w:r w:rsidRPr="007F0249">
        <w:rPr>
          <w:u w:val="single"/>
        </w:rPr>
        <w:t>enabling it to be completely self-sufficient</w:t>
      </w:r>
      <w:r w:rsidRPr="00285080">
        <w:rPr>
          <w:sz w:val="14"/>
        </w:rPr>
        <w:t xml:space="preserve">. Such a region does not exist, of course—the earth is made up of fertile and resource-rich areas as well as and infertile and resource-poor areas. Furthermore, the locations of specific resources and fertile soil do not necessarily overlap. This means that it is impossible for a region to be totally self-sustaining whilst maintaining a 21st-century standard of life. A more realistic goal is for </w:t>
      </w:r>
      <w:r w:rsidRPr="007F0249">
        <w:rPr>
          <w:u w:val="single"/>
        </w:rPr>
        <w:t>each bioregion to become self-sufficient in the area or areas where it has good resource stocks, and self-reliant in the production of some complex goods. Key to this would be developing a circular metabolic model of resource use and consumption, in which the bioregion recycles its own waste and sees wastes as possible resources, within sensible limits for energy intensity and byproducts (</w:t>
      </w:r>
      <w:r w:rsidRPr="00285080">
        <w:rPr>
          <w:sz w:val="14"/>
        </w:rPr>
        <w:t xml:space="preserve">Newman 1999). This extended self-reliance arises from the subsidiarity principle, </w:t>
      </w:r>
      <w:r w:rsidRPr="007F0249">
        <w:rPr>
          <w:u w:val="single"/>
        </w:rPr>
        <w:t>meaning that the means to meet any given need are sought close to hand and within the bioregion in the first instance. If that is not possible to find them there, then</w:t>
      </w:r>
      <w:r w:rsidRPr="00285080">
        <w:rPr>
          <w:sz w:val="14"/>
        </w:rPr>
        <w:t xml:space="preserve"> </w:t>
      </w:r>
      <w:r w:rsidRPr="007F0249">
        <w:rPr>
          <w:u w:val="single"/>
        </w:rPr>
        <w:t>the next move is to look in neighbouring bioregions and so on, in an outward spiral</w:t>
      </w:r>
      <w:r w:rsidRPr="00285080">
        <w:rPr>
          <w:sz w:val="14"/>
        </w:rPr>
        <w:t xml:space="preserve"> (Cato 2011</w:t>
      </w:r>
      <w:r w:rsidRPr="007F0249">
        <w:rPr>
          <w:u w:val="single"/>
        </w:rPr>
        <w:t>). A bioregional economy should also be uniquely suited to its economic context in the sense that it is geared to meet local need and local demand from local production.</w:t>
      </w:r>
      <w:r w:rsidRPr="00285080">
        <w:rPr>
          <w:sz w:val="14"/>
        </w:rPr>
        <w:t xml:space="preserve"> </w:t>
      </w:r>
      <w:r w:rsidRPr="007F0249">
        <w:rPr>
          <w:u w:val="single"/>
        </w:rPr>
        <w:t>The definition of an economic bioregion as a combined environmental, social and economic entity marks bioregional thought as part of green economics</w:t>
      </w:r>
      <w:r w:rsidRPr="00285080">
        <w:rPr>
          <w:sz w:val="14"/>
        </w:rPr>
        <w:t xml:space="preserve"> (Ott 2003). However, the practical obstacles to creating a network of regions are numerous. Foremost is the fact that bioregions are easy to theorise but difficult to define in practice. The boundaries of a regional economy, the zone of subsidiarity, the boundaries of socially and culturally homogeneous areas, the boundaries of geographically similar areas and of zones of administrative practicality may not—and often do not—overlap. Bearing this in mind, we can define a bioregion as a geographical unit where the demand for goods is in a near-equilibrium state with the planet’s ability to supply the resources to produce those goods and services. The size and population of the region does not matter in itself—a metropolis such as London could be a bioregion if the resources existed within its land area to bring it into equilibrium. Hence, the definition of a bioregion relates to both the supply of resources and the demand for products. Of course, no existing city can be considered to be a bioregion—to have the mineral resources, capacity for energy and water, and the suitable available land to grow the food it requires. Whilst a city could function as the central hub of a wider bioregion, it lacks the resources to function as a bioregion in its own right. For example, Girardet (2006) has calculated that London currently has a footprint equivalent to 80 percent of the entire UK landmass. Perhaps a more severe limiting factor in terms of a city like London would be its need to dispose of all its own waste within the bioregional boundary. Productive Bioregions and the Transcendence of the Problem of Accumulation Within a bioregional economy decisions on </w:t>
      </w:r>
      <w:r w:rsidRPr="007F0249">
        <w:rPr>
          <w:u w:val="single"/>
        </w:rPr>
        <w:t>production, distribution and investment would be made through a non-market allocation system. Such a non-market solution would utilise direct economic democracy</w:t>
      </w:r>
      <w:r w:rsidRPr="00285080">
        <w:rPr>
          <w:sz w:val="14"/>
        </w:rPr>
        <w:t xml:space="preserve"> (Gunn 2012), </w:t>
      </w:r>
      <w:r w:rsidRPr="007F0249">
        <w:rPr>
          <w:u w:val="single"/>
        </w:rPr>
        <w:t xml:space="preserve">encompassing all bioregional citizens to make macroeconomic policy and some form of participatory decision-making to deal with microeconomic issues, transcending market decision-making without resorting to a state-controlled economy where the bioregional council, or other system of governance, decides on economic issues. </w:t>
      </w:r>
      <w:r w:rsidRPr="00285080">
        <w:rPr>
          <w:sz w:val="14"/>
        </w:rPr>
        <w:t>For example,</w:t>
      </w:r>
      <w:r w:rsidRPr="007F0249">
        <w:rPr>
          <w:u w:val="single"/>
        </w:rPr>
        <w:t xml:space="preserve"> participatory planning could be used to make important decisions on what to produce, how much to invest and where to distribute</w:t>
      </w:r>
      <w:r w:rsidRPr="00285080">
        <w:rPr>
          <w:sz w:val="14"/>
        </w:rPr>
        <w:t xml:space="preserve"> (Hahnel 2005), as well as whether anything should be imported or whether to export any surplus, starting with a discussion of needs and wants, framed to minimise required work time (Gorz 1973). These decisions would be made according to need and the principles of bioregionalism, so that </w:t>
      </w:r>
      <w:r w:rsidRPr="007F0249">
        <w:rPr>
          <w:u w:val="single"/>
        </w:rPr>
        <w:t>no would bioregion import more than needed, overproduce for export, or undertake competitive behaviour. Market allocation would be reserved for consumer goods and other final goods, where enterprise managers would be directed through economic democracy to set prices equal to marginal cost in order to achieve Pareto efficiency.</w:t>
      </w:r>
      <w:r w:rsidRPr="00285080">
        <w:rPr>
          <w:sz w:val="14"/>
        </w:rPr>
        <w:t xml:space="preserve"> </w:t>
      </w:r>
      <w:r w:rsidRPr="007F0249">
        <w:rPr>
          <w:u w:val="single"/>
        </w:rPr>
        <w:t>The principles of bioregionalism</w:t>
      </w:r>
      <w:r w:rsidRPr="00285080">
        <w:rPr>
          <w:sz w:val="14"/>
        </w:rPr>
        <w:t>—biocentricity, subsidiarity and extended self-reliance—</w:t>
      </w:r>
      <w:r w:rsidRPr="007F0249">
        <w:rPr>
          <w:u w:val="single"/>
        </w:rPr>
        <w:t>form a triple lock on the accumulation of capital</w:t>
      </w:r>
      <w:r w:rsidRPr="00285080">
        <w:rPr>
          <w:sz w:val="14"/>
        </w:rPr>
        <w:t xml:space="preserve">. </w:t>
      </w:r>
      <w:r w:rsidRPr="007F0249">
        <w:rPr>
          <w:b/>
          <w:u w:val="single"/>
        </w:rPr>
        <w:t>Biocentricity would mean the restriction of ecologically harmful activity including all production externalities, and would thus inhibit capital accumulation</w:t>
      </w:r>
      <w:r w:rsidRPr="00285080">
        <w:rPr>
          <w:sz w:val="14"/>
        </w:rPr>
        <w:t xml:space="preserve">. Subsidiarity would restrict the possibility of profit-making through interregional trade, and would encourage local production. </w:t>
      </w:r>
      <w:r w:rsidRPr="007F0249">
        <w:rPr>
          <w:u w:val="single"/>
        </w:rPr>
        <w:t>Extended self-reliance would ensure that this local production was carried out directly for use and planned to satiate local need</w:t>
      </w:r>
      <w:r w:rsidRPr="00285080">
        <w:rPr>
          <w:sz w:val="14"/>
        </w:rPr>
        <w:t xml:space="preserve">. The latter principle amounts to the creation of what Mellor (2009) refers to as a “sufficiency economy”: </w:t>
      </w:r>
      <w:r w:rsidRPr="007F0249">
        <w:rPr>
          <w:u w:val="single"/>
        </w:rPr>
        <w:t>an economy that aims to provide enough goods and services on a sustainable basis to maintain a good quality of life.</w:t>
      </w:r>
      <w:r w:rsidRPr="00285080">
        <w:rPr>
          <w:sz w:val="14"/>
        </w:rPr>
        <w:t xml:space="preserve"> Moreover</w:t>
      </w:r>
      <w:r w:rsidRPr="007F0249">
        <w:rPr>
          <w:u w:val="single"/>
        </w:rPr>
        <w:t>, where the former two principles inhibit the accumulation of capital, the latter embraces the transcendence of accumulation, enabling a model of production that is not feasible in a competitive, market-driven econom</w:t>
      </w:r>
      <w:r w:rsidRPr="00285080">
        <w:rPr>
          <w:sz w:val="14"/>
        </w:rPr>
        <w:t xml:space="preserve">y. It is possible that some oversight or regulatory body may be required to ensure that no bioregion renews valorisation, commodification and competition, but we envisage that </w:t>
      </w:r>
      <w:r w:rsidRPr="007F0249">
        <w:rPr>
          <w:u w:val="single"/>
        </w:rPr>
        <w:t>bioregions will mostly be self-regulating through participatory politics on a micro-level</w:t>
      </w:r>
      <w:r w:rsidRPr="00285080">
        <w:rPr>
          <w:sz w:val="14"/>
        </w:rPr>
        <w:t>. The role of participatory planning ensures citizen control of the economy (Bookchin 1999) rather than worker control, as in socialist economies which can recreate the problems of economic competition and disregard of public needs</w:t>
      </w:r>
      <w:r w:rsidRPr="007F0249">
        <w:rPr>
          <w:u w:val="single"/>
        </w:rPr>
        <w:t>. Bioregionalism gives workers the control of production decisions, but ensures that the production facilities, the land and the resources (capital) in the bioregion</w:t>
      </w:r>
      <w:r w:rsidRPr="00285080">
        <w:rPr>
          <w:sz w:val="14"/>
        </w:rPr>
        <w:t xml:space="preserve"> CAPITALISM NATURE SOCIALISM 35 </w:t>
      </w:r>
      <w:r w:rsidRPr="007F0249">
        <w:rPr>
          <w:u w:val="single"/>
        </w:rPr>
        <w:t>remain under citizen control</w:t>
      </w:r>
      <w:r w:rsidRPr="00285080">
        <w:rPr>
          <w:sz w:val="14"/>
        </w:rPr>
        <w:t xml:space="preserve">. Co-ordination between bioregions could be formalised in a system of municipal confederalism (Biehl 1997; Forstater 2009) where policy is made locally through a participatory democratic process, but representative confederal councils are responsible for administration, oversight and regulation on a democratic basis. Green economists concur that </w:t>
      </w:r>
      <w:r w:rsidRPr="007F0249">
        <w:rPr>
          <w:u w:val="single"/>
        </w:rPr>
        <w:t>the extraction of surplus value leads to a waste of resources that cannot be countenanced in a sustainable future</w:t>
      </w:r>
      <w:r w:rsidRPr="00285080">
        <w:rPr>
          <w:sz w:val="14"/>
        </w:rPr>
        <w:t xml:space="preserve"> (Milani 2000), hence their support for principles of mutualism within systems of production (Mellor 2012). </w:t>
      </w:r>
      <w:r w:rsidRPr="007F0249">
        <w:rPr>
          <w:u w:val="single"/>
        </w:rPr>
        <w:t>A bioregion characterised by mutualism is one where every individual has a right to engage in productive labour and receive appropriate compensation, with the cost of goods reflecting the labour required to produce them</w:t>
      </w:r>
      <w:r w:rsidRPr="00285080">
        <w:rPr>
          <w:sz w:val="14"/>
        </w:rPr>
        <w:t xml:space="preserve"> (Swartz 1927), one which combines an emphasis on collectivism and social justice with pluralism and a more equal distribution of power (Sale 2006; Forstater 2009). </w:t>
      </w:r>
      <w:r w:rsidRPr="007F0249">
        <w:rPr>
          <w:u w:val="single"/>
        </w:rPr>
        <w:t>A bioregional economy informed by mutual values would imply the encouragement and support of cooperative free associations in both productive and services sectors, thus operating a post-capitalist mode of production where the capitalist objective of the accumulation of capital is voided by worker control of the means of production</w:t>
      </w:r>
      <w:r w:rsidRPr="00285080">
        <w:rPr>
          <w:sz w:val="14"/>
        </w:rPr>
        <w:t xml:space="preserve">. Both Marx (1894) and Gramsci (1919–1920) believed that a system of cooperative firms could function as a post-capitalist mode of production where wage labour is replaced by common ownership (Jossa 2009). However, these theorists also saw cooperatives as incapable of transforming the capitalist mode of production (Luxemburg 1900) due to the contradictory necessity of governing themselves as part of the capitalist world (Gunn 2006). This would account “for the usual failure of production cooperatives which either become pure capitalist enterprises or, if the workers’ interests continue to predominate, end by dissolving” (Luxemburg 1900, ch. 7) so that cooperatives only work in a truly post-capitalist environment, that is: “The system of producer cooperatives envisaged by Marx is a market system where workers become ‘their own masters’ (Mill 1871, 739) and where owners of capital are deprived of decision-making power concerning production activity” (Jossa 2005, 5). In a mutual economy production decisions on the firm-level, involving work conditions and remuneration, would be made through a process of economic democracy by workers’ councils, giving workers control of the means of production, especially of clean en 1992). Worker control of these operational production decisions offers a counterbalance to the more general participatory planning of production, ensuring that production decisions are not forced on workers and that workers are really in control of, not merely participating in, the decisions which affect them (Gunn 2011). </w:t>
      </w:r>
      <w:r w:rsidRPr="00D1799F">
        <w:rPr>
          <w:u w:val="single"/>
        </w:rPr>
        <w:t xml:space="preserve">Worker-owners could then share equally any dividends from their labour, or could be remunerated proportionally to effort and sacrifice as suggested by participatory economics, bearing the advantages in terms of equity and fairness. </w:t>
      </w:r>
      <w:r w:rsidRPr="00285080">
        <w:rPr>
          <w:sz w:val="14"/>
        </w:rPr>
        <w:t xml:space="preserve">The workers’ councils would be fully participatory, directly involving all workers in decisions on their labour, with the sections of the workforce most affected by a particular decision having their opinion appropriately weighted. </w:t>
      </w:r>
      <w:r w:rsidRPr="00D1799F">
        <w:rPr>
          <w:u w:val="single"/>
        </w:rPr>
        <w:t>This would negate the possibility of a management elite pushing policies for capital accumulation at the expense of other workers</w:t>
      </w:r>
      <w:r w:rsidRPr="00285080">
        <w:rPr>
          <w:sz w:val="14"/>
        </w:rPr>
        <w:t xml:space="preserve">. Another feature of participatory economics is that of balanced job complexes, in the sense that all workers share their labour in various aspects of their job—some management, some policy-work and some cleaning, as in the example of the UK food retail business Suma (Cannell 2006), thus removing the culture of management elites imposing decisions on others, or the situation of a manual worker being made to feel that their job is inferior and having no role in decision-making. A possible complement to production through worker control is a system of peer production (Moore and Karatzogianni 2009), which allows voluntary agglomerations consisting of thousands of individuals to effectively cooperate (Bauwens 2009) to create a non-exclusive given outcome. Peer production is a way of producing goods and services—presently in the knowledge economy with software and digital creations (Orsi 2009) such as Wikipedia and the open-source operating system Linux—that relies on self-organising communities of individuals who come together to produce a shared outcome. </w:t>
      </w:r>
      <w:r w:rsidRPr="00D1799F">
        <w:rPr>
          <w:u w:val="single"/>
        </w:rPr>
        <w:t>Bioregions would cooperate in peer production on all information—and knowledge-based activities—from academic work and medical research to software development. This cooperation on intellectual projects can be extended between bioregions with the maintenance of digital and telecommunications links, ensuring freedom of information and the sharing of technological and scientific advances</w:t>
      </w:r>
      <w:r w:rsidRPr="00285080">
        <w:rPr>
          <w:sz w:val="14"/>
        </w:rPr>
        <w:t>. “Motivation for peer-to-peer is intrinsically positive, i.e. deriving from passion rather than from ‘extrinsic positives’” (Bauwens 2009), so that the reduction in work hours (Gorz 1994) resulting from worker control of production would lead to more involvement in peer production. “</w:t>
      </w:r>
      <w:r w:rsidRPr="00D1799F">
        <w:rPr>
          <w:u w:val="single"/>
        </w:rPr>
        <w:t>The reduction of working hours … is an end in itself in so far as … it expands the space for self-determined activities, both individual and collective</w:t>
      </w:r>
      <w:r w:rsidRPr="00285080">
        <w:rPr>
          <w:sz w:val="14"/>
        </w:rPr>
        <w:t xml:space="preserve">” (Gorz 1994, 61). </w:t>
      </w:r>
      <w:r w:rsidRPr="00D1799F">
        <w:rPr>
          <w:u w:val="single"/>
        </w:rPr>
        <w:t>There are many questions arising from our work that we do not answer here, and ideas that can be extended or introduced to our bioregional economy. This article has not sought to pursue such practical issues and has focused on sketching a theoretical vision of a post-capitalist economy</w:t>
      </w:r>
      <w:r w:rsidRPr="00285080">
        <w:rPr>
          <w:sz w:val="14"/>
        </w:rPr>
        <w:t>. CAPITALISM NATURE SOCIALISM 37 Future papers on bioregionalism will need to use example regions from the real world as proto-bioregions and sketch a “roadmap to bioregionalism,” as well as deal with broader theoretical questions not addressed in this paper, such as alternative monetary systems</w:t>
      </w:r>
      <w:r w:rsidR="0000598F">
        <w:rPr>
          <w:sz w:val="14"/>
        </w:rPr>
        <w:t>.</w:t>
      </w:r>
    </w:p>
    <w:p w14:paraId="59CE00D2" w14:textId="4F0265D5" w:rsidR="00780EEB" w:rsidRDefault="00780EEB" w:rsidP="008D53D6">
      <w:pPr>
        <w:rPr>
          <w:sz w:val="14"/>
        </w:rPr>
      </w:pPr>
    </w:p>
    <w:p w14:paraId="18E4D4FE" w14:textId="77777777" w:rsidR="00780EEB" w:rsidRPr="00E11CDE" w:rsidRDefault="00780EEB" w:rsidP="00780EEB">
      <w:pPr>
        <w:pStyle w:val="Heading3"/>
      </w:pPr>
      <w:r>
        <w:t>Rejection solvency</w:t>
      </w:r>
    </w:p>
    <w:p w14:paraId="1DCBD7F0" w14:textId="77777777" w:rsidR="00780EEB" w:rsidRDefault="00780EEB" w:rsidP="00780EEB">
      <w:pPr>
        <w:pStyle w:val="Heading4"/>
      </w:pPr>
      <w:r>
        <w:t>The aff’s discourse of environmentally displaced persons posit them as inferior and deficient – the alt is a crucial crack within the victimizing discourse in which the aff participates and says that migrants have their own agency</w:t>
      </w:r>
    </w:p>
    <w:p w14:paraId="3027C67D" w14:textId="77777777" w:rsidR="00780EEB" w:rsidRPr="005C5778" w:rsidRDefault="00780EEB" w:rsidP="00780EEB">
      <w:pPr>
        <w:rPr>
          <w:rStyle w:val="Style13ptBold"/>
        </w:rPr>
      </w:pPr>
      <w:r>
        <w:rPr>
          <w:rStyle w:val="Style13ptBold"/>
        </w:rPr>
        <w:t xml:space="preserve">Methmann, 2014 </w:t>
      </w:r>
      <w:r w:rsidRPr="005C5778">
        <w:rPr>
          <w:rStyle w:val="Style13ptBold"/>
          <w:b w:val="0"/>
          <w:sz w:val="16"/>
          <w:szCs w:val="16"/>
        </w:rPr>
        <w:t xml:space="preserve">(Chris- University of Hamburg, Institute of Political Science, “Visualizing Climate-Refugees: Race, Vulnerability, and Resilience in Global Liberal Politics”, </w:t>
      </w:r>
      <w:r w:rsidRPr="005C5778">
        <w:rPr>
          <w:rStyle w:val="Style13ptBold"/>
          <w:b w:val="0"/>
          <w:i/>
          <w:sz w:val="16"/>
          <w:szCs w:val="16"/>
        </w:rPr>
        <w:t xml:space="preserve">International Political Sociology, </w:t>
      </w:r>
      <w:r w:rsidRPr="005C5778">
        <w:rPr>
          <w:rStyle w:val="Style13ptBold"/>
          <w:b w:val="0"/>
          <w:sz w:val="16"/>
          <w:szCs w:val="16"/>
        </w:rPr>
        <w:t>Vol. 8,</w:t>
      </w:r>
      <w:r>
        <w:rPr>
          <w:rStyle w:val="Style13ptBold"/>
          <w:b w:val="0"/>
          <w:sz w:val="16"/>
          <w:szCs w:val="16"/>
        </w:rPr>
        <w:t xml:space="preserve"> PP. 421-422, </w:t>
      </w:r>
      <w:r w:rsidRPr="005C5778">
        <w:rPr>
          <w:rStyle w:val="Style13ptBold"/>
          <w:b w:val="0"/>
          <w:sz w:val="16"/>
          <w:szCs w:val="16"/>
        </w:rPr>
        <w:t xml:space="preserve"> DOI: 10.1111/ips.12071, accessed on 7/24/18) [SP] </w:t>
      </w:r>
    </w:p>
    <w:p w14:paraId="00F67B03" w14:textId="77777777" w:rsidR="00780EEB" w:rsidRDefault="00780EEB" w:rsidP="00780EEB">
      <w:pPr>
        <w:rPr>
          <w:sz w:val="16"/>
        </w:rPr>
      </w:pPr>
      <w:r w:rsidRPr="00B8030D">
        <w:rPr>
          <w:u w:val="single"/>
        </w:rPr>
        <w:t>Racialization is the most easily discernible pattern in the visual discourse about climate-induced migration.</w:t>
      </w:r>
      <w:r w:rsidRPr="00B8030D">
        <w:rPr>
          <w:sz w:val="16"/>
        </w:rPr>
        <w:t xml:space="preserve"> It associates being a climate migrant/refugee with not being White and attaches a number of racializing tropes to it by drawing on deeply ingrained stereotypes about poor Southern populations. On the one hand, stating the obvious, the climate migrant/refugee is obviously not White. Only five of the 135 pictures do not show People of Color. Even the pictured victims of the 2004 Hurricane Katrina that hit New Orleans are Black. This might correspond to the ambition of the analyzed reports to portray climate change as a matter of global justice. </w:t>
      </w:r>
      <w:r w:rsidRPr="00B8030D">
        <w:rPr>
          <w:u w:val="single"/>
        </w:rPr>
        <w:t>Nonetheless, it associates being a climate migrant/refugee with not being White, thereby mobilizing the whole range of stereotypes about Southern populations.</w:t>
      </w:r>
      <w:r w:rsidRPr="00B8030D">
        <w:rPr>
          <w:sz w:val="16"/>
        </w:rPr>
        <w:t xml:space="preserve"> On the other hand, as Andrew Baldwin points out, the characteristics of this group are also “arrived at by implication” (Baldwin 2013:4). The field of visibility presents the climate migrants/refugees in their supposed natural environments. </w:t>
      </w:r>
      <w:r w:rsidRPr="00B8030D">
        <w:rPr>
          <w:u w:val="single"/>
        </w:rPr>
        <w:t>There are 34 images showing people in entirely natural environments, another 27 locate them in a rural environment, even though the majority of people on the planet</w:t>
      </w:r>
      <w:r w:rsidRPr="00B8030D">
        <w:rPr>
          <w:sz w:val="16"/>
        </w:rPr>
        <w:t xml:space="preserve"> live in cities and many impacts of global warming will hit the urban poor. </w:t>
      </w:r>
      <w:r w:rsidRPr="00B8030D">
        <w:rPr>
          <w:u w:val="single"/>
        </w:rPr>
        <w:t xml:space="preserve">However, it seems that the visual discourse of climate-refugees downplays urban environments as only 18 images refer to urban contexts. In other words, the discourse sticks to the image of the South as a place of primordial lifestyles and modes of production. This corresponds with the usual charity adverts. They portray Southern populations as inferior, primordial, and deficient </w:t>
      </w:r>
      <w:r w:rsidRPr="00B8030D">
        <w:rPr>
          <w:sz w:val="16"/>
        </w:rPr>
        <w:t xml:space="preserve">(Kiesel and Bendix 2010:486; Manzo 2010). </w:t>
      </w:r>
      <w:r w:rsidRPr="00B8030D">
        <w:rPr>
          <w:u w:val="single"/>
        </w:rPr>
        <w:t>The “colonial gaze” of such adverts is marked by an “absence of culture” and a “focus on nature, naturalness, and nativeness”</w:t>
      </w:r>
      <w:r w:rsidRPr="00B8030D">
        <w:rPr>
          <w:sz w:val="16"/>
        </w:rPr>
        <w:t xml:space="preserve"> (Kiesel and Bendix 2010:486; own translation). Moreover, by putting the South at the center of attention, such a pictorial strategy runs the risk of turning people into “victims” of climate change without any capacity for action. It is “recycling Western visions of a temp perate world that exercises dominion over tropical realms” (Manzo 2010:1003).</w:t>
      </w:r>
    </w:p>
    <w:p w14:paraId="0AD9CE27" w14:textId="77777777" w:rsidR="00780EEB" w:rsidRDefault="00780EEB" w:rsidP="00780EEB">
      <w:pPr>
        <w:pStyle w:val="Heading3"/>
      </w:pPr>
      <w:r>
        <w:t>Alt Solvency – Environment</w:t>
      </w:r>
    </w:p>
    <w:p w14:paraId="60C65A26" w14:textId="77777777" w:rsidR="00780EEB" w:rsidRDefault="00780EEB" w:rsidP="00780EEB">
      <w:pPr>
        <w:pStyle w:val="Heading4"/>
      </w:pPr>
      <w:r>
        <w:t>The alt is key to consolidate solidarity to help foster a respect for the environments that we live in and strengthen local governance so that it is not susceptible to international intervention</w:t>
      </w:r>
    </w:p>
    <w:p w14:paraId="347D610C" w14:textId="77777777" w:rsidR="00780EEB" w:rsidRPr="006D2AE6" w:rsidRDefault="00780EEB" w:rsidP="00780EEB">
      <w:pPr>
        <w:rPr>
          <w:rStyle w:val="Style13ptBold"/>
        </w:rPr>
      </w:pPr>
      <w:r>
        <w:rPr>
          <w:rStyle w:val="Style13ptBold"/>
        </w:rPr>
        <w:t xml:space="preserve">Freyfogle, 7/1/18 </w:t>
      </w:r>
      <w:r w:rsidRPr="006D2AE6">
        <w:rPr>
          <w:rStyle w:val="Style13ptBold"/>
          <w:b w:val="0"/>
          <w:sz w:val="16"/>
          <w:szCs w:val="16"/>
        </w:rPr>
        <w:t xml:space="preserve">(Eric T- Swanlund Chair Emeritus at the University of Illinois at Urbana-Champaign, received JD summa cum laude from the University of Michigan Law School, “The Climate-Change Challenge to Human-Drawn Boundaries”, </w:t>
      </w:r>
      <w:r w:rsidRPr="006D2AE6">
        <w:rPr>
          <w:rStyle w:val="Style13ptBold"/>
          <w:b w:val="0"/>
          <w:i/>
          <w:sz w:val="16"/>
          <w:szCs w:val="16"/>
        </w:rPr>
        <w:t>Climate Change and Its Impacts,</w:t>
      </w:r>
      <w:r w:rsidRPr="006D2AE6">
        <w:rPr>
          <w:rStyle w:val="Style13ptBold"/>
          <w:b w:val="0"/>
          <w:sz w:val="16"/>
          <w:szCs w:val="16"/>
        </w:rPr>
        <w:t xml:space="preserve"> July 1, 2018</w:t>
      </w:r>
      <w:r w:rsidRPr="006D2AE6">
        <w:rPr>
          <w:rStyle w:val="Style13ptBold"/>
          <w:b w:val="0"/>
          <w:i/>
          <w:sz w:val="16"/>
          <w:szCs w:val="16"/>
        </w:rPr>
        <w:t>,</w:t>
      </w:r>
      <w:r w:rsidRPr="006D2AE6">
        <w:rPr>
          <w:rStyle w:val="Style13ptBold"/>
          <w:b w:val="0"/>
          <w:sz w:val="16"/>
          <w:szCs w:val="16"/>
        </w:rPr>
        <w:t xml:space="preserve"> pp. 211-232, book) [SP]</w:t>
      </w:r>
    </w:p>
    <w:p w14:paraId="4900E778" w14:textId="77777777" w:rsidR="00780EEB" w:rsidRPr="00EC394E" w:rsidRDefault="00780EEB" w:rsidP="00780EEB">
      <w:pPr>
        <w:rPr>
          <w:sz w:val="16"/>
        </w:rPr>
      </w:pPr>
      <w:r w:rsidRPr="00EA31C1">
        <w:rPr>
          <w:sz w:val="16"/>
        </w:rPr>
        <w:t>These various statements and stances, conclusory but essential, supply a background for thinking about borders, about climate change, and about the plight of migrants</w:t>
      </w:r>
      <w:r w:rsidRPr="00EA31C1">
        <w:rPr>
          <w:u w:val="single"/>
        </w:rPr>
        <w:t>. The starting point is to consider what it will take to help people live well in place, economically, politically, and culturally. Many of the needed components should be rather easy to list</w:t>
      </w:r>
      <w:r w:rsidRPr="00EA31C1">
        <w:rPr>
          <w:sz w:val="16"/>
        </w:rPr>
        <w:t xml:space="preserve">, however challenging they would be to bring about. </w:t>
      </w:r>
      <w:r w:rsidRPr="00EA31C1">
        <w:rPr>
          <w:u w:val="single"/>
        </w:rPr>
        <w:t>It is hard to imagine people taking good care of their lands unless</w:t>
      </w:r>
      <w:r w:rsidRPr="00EA31C1">
        <w:rPr>
          <w:sz w:val="16"/>
        </w:rPr>
        <w:t xml:space="preserve"> they enjoy a sense of community among themselves; unless </w:t>
      </w:r>
      <w:r w:rsidRPr="00EA31C1">
        <w:rPr>
          <w:u w:val="single"/>
        </w:rPr>
        <w:t>they feel a kind of solidarity and civic-mindedness that motivates them to discuss the common good</w:t>
      </w:r>
      <w:r w:rsidRPr="00EA31C1">
        <w:rPr>
          <w:sz w:val="16"/>
        </w:rPr>
        <w:t xml:space="preserve">, to view uses of nature as public business, </w:t>
      </w:r>
      <w:r w:rsidRPr="00EA31C1">
        <w:rPr>
          <w:u w:val="single"/>
        </w:rPr>
        <w:t xml:space="preserve">and to set expectations for behavior that respect nature.26 </w:t>
      </w:r>
      <w:r w:rsidRPr="00EA31C1">
        <w:rPr>
          <w:sz w:val="16"/>
        </w:rPr>
        <w:t>Good land use, as previously noted, must be economically feasible. Market competition and related forces cannot be allowed to drive land-users by necessity to degrade. Further, this economic feasibility needs to be sufficiently secure—and users need to perceive it as secure—to encourage people to embrace a long-term perspective in their land uses. This will likely mean confidence that lands can be passed along to later generations, who can also survive if not flourish while using them well. The challenge here is substantial given global interdependence and may require, for instance, trade barriers to protect domestic producers</w:t>
      </w:r>
      <w:r w:rsidRPr="00EA31C1">
        <w:rPr>
          <w:u w:val="single"/>
        </w:rPr>
        <w:t>. This kind of community-centered commitment to the long-term will not help much unless land-users collectively in a region can take charge of the landscape to the extent needed to encourage good land uses and discourage bad ones</w:t>
      </w:r>
      <w:r w:rsidRPr="00EA31C1">
        <w:rPr>
          <w:sz w:val="16"/>
        </w:rPr>
        <w:t xml:space="preserve">. </w:t>
      </w:r>
      <w:r w:rsidRPr="00EA31C1">
        <w:rPr>
          <w:u w:val="single"/>
        </w:rPr>
        <w:t>This means, in some fashion, power wielded at the collective level to contain unwanted land uses</w:t>
      </w:r>
      <w:r w:rsidRPr="00EA31C1">
        <w:rPr>
          <w:sz w:val="16"/>
        </w:rPr>
        <w:t xml:space="preserve">. Necessarily this includes the power to define the meaning of property ownership in terms of the rights and responsibilities that go with it.27 </w:t>
      </w:r>
      <w:r w:rsidRPr="00EA31C1">
        <w:rPr>
          <w:b/>
          <w:u w:val="single"/>
        </w:rPr>
        <w:t>This core need, in turn, implies a governance system that is responsive to community sentiment and not guided or overpowered by agents (domestic or foreign) interested solely in short-term profits.</w:t>
      </w:r>
      <w:r w:rsidRPr="00EA31C1">
        <w:rPr>
          <w:sz w:val="16"/>
        </w:rPr>
        <w:t xml:space="preserve">28 The above requirements, especially those in the last bullet point, highlight </w:t>
      </w:r>
      <w:r w:rsidRPr="00EA31C1">
        <w:rPr>
          <w:u w:val="single"/>
        </w:rPr>
        <w:t>the need for local people to be able to resist outside forces and interests that would push them in bad directions</w:t>
      </w:r>
      <w:r w:rsidRPr="00EA31C1">
        <w:rPr>
          <w:sz w:val="16"/>
        </w:rPr>
        <w:t xml:space="preserve">. The work of common-property scholarships has amply highlighted how </w:t>
      </w:r>
      <w:r w:rsidRPr="00EA31C1">
        <w:rPr>
          <w:u w:val="single"/>
        </w:rPr>
        <w:t>users of a commons must be able to exclude outsiders who interfere with their governance systems; for instance, outsiders who manipulate local governance to facilitate their land degrading activities.</w:t>
      </w:r>
      <w:r w:rsidRPr="00EA31C1">
        <w:rPr>
          <w:sz w:val="16"/>
        </w:rPr>
        <w:t>29 Even more, this would likely mean the ability to counter competitive market pressures that leave local land users economically unable themselves to act responsibly.30 Free-trade practices have their benefits, but they come at great cost when they frustrate good land use at the local level. The biggest need for reform will likely be in international trade in commodities taken directly from the land, from farms, forests, and mines. Here is where free-trade rules can directly frustrate good land use while at the same time, practically speaking, limiting the ability of local governing institutions to design systems to reward good land use. To be sure</w:t>
      </w:r>
      <w:r w:rsidRPr="00EA31C1">
        <w:rPr>
          <w:u w:val="single"/>
        </w:rPr>
        <w:t>, local power can be used in bad ways, harmful to the land, so accountability to higher levels of governance (as noted next) remains vital</w:t>
      </w:r>
      <w:r w:rsidRPr="00EA31C1">
        <w:rPr>
          <w:sz w:val="16"/>
        </w:rPr>
        <w:t xml:space="preserve">. But </w:t>
      </w:r>
      <w:r w:rsidRPr="00EA31C1">
        <w:rPr>
          <w:u w:val="single"/>
        </w:rPr>
        <w:t>local people inclined to use their lands well need the freedom to do so</w:t>
      </w:r>
      <w:r w:rsidRPr="00EA31C1">
        <w:rPr>
          <w:sz w:val="16"/>
        </w:rPr>
        <w:t xml:space="preserve">. Too often today they lack that power. These various points all have to do with steps to help local people engage in better land uses. But </w:t>
      </w:r>
      <w:r w:rsidRPr="00EA31C1">
        <w:rPr>
          <w:u w:val="single"/>
        </w:rPr>
        <w:t>these local users, as noted, exist within larger scales, and it is important that they take into account the ecological needs of these larger scales. For these larger scales to be in shape—ecologically healthy, resilient, biologically diverse—local actors may well need to adjust their activities.</w:t>
      </w:r>
      <w:r w:rsidRPr="00EA31C1">
        <w:rPr>
          <w:sz w:val="16"/>
        </w:rPr>
        <w:t xml:space="preserve"> We can again think of the migrating wildlife, of the rivers of Bangladesh, and climate change. Even as local people think of themselves as a distinct law-making community, out to promote local ecological health, they also need to see that they help compose larger-scale communities. This awareness, too, is a cultural element, already present here and there but in need of much growth. </w:t>
      </w:r>
    </w:p>
    <w:p w14:paraId="2A098BA6" w14:textId="77777777" w:rsidR="00780EEB" w:rsidRPr="00217DAC" w:rsidRDefault="00780EEB" w:rsidP="008D53D6">
      <w:pPr>
        <w:rPr>
          <w:sz w:val="14"/>
        </w:rPr>
      </w:pPr>
    </w:p>
    <w:p w14:paraId="5907EAFD" w14:textId="48C42E15" w:rsidR="00256A66" w:rsidRDefault="00256A66" w:rsidP="0028192F">
      <w:pPr>
        <w:pStyle w:val="Heading2"/>
      </w:pPr>
      <w:r>
        <w:t>Colonialism</w:t>
      </w:r>
    </w:p>
    <w:p w14:paraId="2928C8CD" w14:textId="6914D688" w:rsidR="00256A66" w:rsidRPr="00256A66" w:rsidRDefault="00256A66" w:rsidP="00256A66">
      <w:pPr>
        <w:pStyle w:val="Heading3"/>
      </w:pPr>
      <w:r>
        <w:t>Climate Change LInk</w:t>
      </w:r>
    </w:p>
    <w:p w14:paraId="659E2281" w14:textId="77777777" w:rsidR="00256A66" w:rsidRDefault="00256A66" w:rsidP="00256A66">
      <w:pPr>
        <w:pStyle w:val="Heading4"/>
      </w:pPr>
      <w:r>
        <w:t>International agreements to mitigate human impacts stem from colonialism</w:t>
      </w:r>
    </w:p>
    <w:p w14:paraId="7E9EA2EC" w14:textId="77777777" w:rsidR="00256A66" w:rsidRDefault="00256A66" w:rsidP="00256A66">
      <w:r w:rsidRPr="0029676E">
        <w:rPr>
          <w:b/>
          <w:sz w:val="24"/>
        </w:rPr>
        <w:t>Arogyaswamy 17</w:t>
      </w:r>
      <w:r>
        <w:t xml:space="preserve"> (Bernard, a professor at the </w:t>
      </w:r>
      <w:r w:rsidRPr="007C5ED1">
        <w:t>Madden School of Business LeMoyne College,</w:t>
      </w:r>
      <w:r>
        <w:t xml:space="preserve"> “</w:t>
      </w:r>
      <w:r w:rsidRPr="007C5ED1">
        <w:t>Energy Sustainability and Pope Francis’ Encyclical on Care for our Common Home National</w:t>
      </w:r>
      <w:r>
        <w:t xml:space="preserve"> </w:t>
      </w:r>
      <w:r w:rsidRPr="007C5ED1">
        <w:t>Policies and Corporations as Change Agents</w:t>
      </w:r>
      <w:r>
        <w:t>”, Journal, p. 12-13, 2017, accessed on 7/17/18) // DC</w:t>
      </w:r>
    </w:p>
    <w:p w14:paraId="26DD45CD" w14:textId="77777777" w:rsidR="00256A66" w:rsidRPr="00535987" w:rsidRDefault="00256A66" w:rsidP="00256A66">
      <w:pPr>
        <w:spacing w:after="0" w:line="240" w:lineRule="auto"/>
        <w:rPr>
          <w:rFonts w:asciiTheme="minorHAnsi" w:eastAsia="Times New Roman" w:hAnsiTheme="minorHAnsi" w:cstheme="minorHAnsi"/>
          <w:u w:val="single"/>
          <w:lang w:eastAsia="ja-JP"/>
        </w:rPr>
      </w:pPr>
      <w:r w:rsidRPr="005E2D13">
        <w:rPr>
          <w:rFonts w:asciiTheme="minorHAnsi" w:eastAsia="Times New Roman" w:hAnsiTheme="minorHAnsi" w:cstheme="minorHAnsi"/>
          <w:highlight w:val="lightGray"/>
          <w:u w:val="single"/>
          <w:lang w:eastAsia="ja-JP"/>
        </w:rPr>
        <w:t>An obstacle to achieving international agreement on a common approach to minimize human impacts on the planet may be found in the residual effects of the colonial era</w:t>
      </w:r>
      <w:r w:rsidRPr="009F50F3">
        <w:rPr>
          <w:rFonts w:asciiTheme="minorHAnsi" w:eastAsia="Times New Roman" w:hAnsiTheme="minorHAnsi" w:cstheme="minorHAnsi"/>
          <w:lang w:eastAsia="ja-JP"/>
        </w:rPr>
        <w:t xml:space="preserve">. </w:t>
      </w:r>
      <w:r w:rsidRPr="007C5ED1">
        <w:rPr>
          <w:rFonts w:asciiTheme="minorHAnsi" w:eastAsia="Times New Roman" w:hAnsiTheme="minorHAnsi" w:cstheme="minorHAnsi"/>
          <w:sz w:val="16"/>
          <w:szCs w:val="16"/>
          <w:lang w:eastAsia="ja-JP"/>
        </w:rPr>
        <w:t>In addition to</w:t>
      </w:r>
      <w:r w:rsidRPr="009F50F3">
        <w:rPr>
          <w:rFonts w:asciiTheme="minorHAnsi" w:eastAsia="Times New Roman" w:hAnsiTheme="minorHAnsi" w:cstheme="minorHAnsi"/>
          <w:sz w:val="16"/>
          <w:szCs w:val="16"/>
          <w:lang w:eastAsia="ja-JP"/>
        </w:rPr>
        <w:t xml:space="preserve"> </w:t>
      </w:r>
      <w:r w:rsidRPr="007C5ED1">
        <w:rPr>
          <w:rFonts w:asciiTheme="minorHAnsi" w:eastAsia="Times New Roman" w:hAnsiTheme="minorHAnsi" w:cstheme="minorHAnsi"/>
          <w:sz w:val="16"/>
          <w:szCs w:val="16"/>
          <w:lang w:eastAsia="ja-JP"/>
        </w:rPr>
        <w:t>a</w:t>
      </w:r>
      <w:r w:rsidRPr="009F50F3">
        <w:rPr>
          <w:rFonts w:asciiTheme="minorHAnsi" w:eastAsia="Times New Roman" w:hAnsiTheme="minorHAnsi" w:cstheme="minorHAnsi"/>
          <w:sz w:val="16"/>
          <w:szCs w:val="16"/>
          <w:lang w:eastAsia="ja-JP"/>
        </w:rPr>
        <w:t xml:space="preserve"> </w:t>
      </w:r>
      <w:r w:rsidRPr="007C5ED1">
        <w:rPr>
          <w:rFonts w:asciiTheme="minorHAnsi" w:eastAsia="Times New Roman" w:hAnsiTheme="minorHAnsi" w:cstheme="minorHAnsi"/>
          <w:sz w:val="16"/>
          <w:szCs w:val="16"/>
          <w:lang w:eastAsia="ja-JP"/>
        </w:rPr>
        <w:t xml:space="preserve">reluctance to apply the brakes on </w:t>
      </w:r>
      <w:r w:rsidRPr="00535987">
        <w:rPr>
          <w:rFonts w:asciiTheme="minorHAnsi" w:eastAsia="Times New Roman" w:hAnsiTheme="minorHAnsi" w:cstheme="minorHAnsi"/>
          <w:sz w:val="16"/>
          <w:szCs w:val="16"/>
          <w:lang w:eastAsia="ja-JP"/>
        </w:rPr>
        <w:t>growth,</w:t>
      </w:r>
      <w:r w:rsidRPr="007C5ED1">
        <w:rPr>
          <w:rFonts w:asciiTheme="minorHAnsi" w:eastAsia="Times New Roman" w:hAnsiTheme="minorHAnsi" w:cstheme="minorHAnsi"/>
          <w:u w:val="single"/>
          <w:lang w:eastAsia="ja-JP"/>
        </w:rPr>
        <w:t xml:space="preserve"> countries like China, India, Brazil, and Indonesia, with their large populations and rising incomes, are unlikely to deviate from the path to industrial growth, in part because that would mean submitting to the will of their colonial masters all over again.</w:t>
      </w:r>
      <w:r w:rsidRPr="009F50F3">
        <w:rPr>
          <w:rFonts w:asciiTheme="minorHAnsi" w:eastAsia="Times New Roman" w:hAnsiTheme="minorHAnsi" w:cstheme="minorHAnsi"/>
          <w:lang w:eastAsia="ja-JP"/>
        </w:rPr>
        <w:t xml:space="preserve"> </w:t>
      </w:r>
      <w:r w:rsidRPr="007C5ED1">
        <w:rPr>
          <w:rFonts w:asciiTheme="minorHAnsi" w:eastAsia="Times New Roman" w:hAnsiTheme="minorHAnsi" w:cstheme="minorHAnsi"/>
          <w:highlight w:val="lightGray"/>
          <w:u w:val="single"/>
          <w:lang w:eastAsia="ja-JP"/>
        </w:rPr>
        <w:t>Globalization</w:t>
      </w:r>
      <w:r w:rsidRPr="009F50F3">
        <w:rPr>
          <w:rFonts w:asciiTheme="minorHAnsi" w:eastAsia="Times New Roman" w:hAnsiTheme="minorHAnsi" w:cstheme="minorHAnsi"/>
          <w:highlight w:val="lightGray"/>
          <w:u w:val="single"/>
          <w:lang w:eastAsia="ja-JP"/>
        </w:rPr>
        <w:t xml:space="preserve"> </w:t>
      </w:r>
      <w:r w:rsidRPr="007C5ED1">
        <w:rPr>
          <w:rFonts w:asciiTheme="minorHAnsi" w:eastAsia="Times New Roman" w:hAnsiTheme="minorHAnsi" w:cstheme="minorHAnsi"/>
          <w:highlight w:val="lightGray"/>
          <w:u w:val="single"/>
          <w:lang w:eastAsia="ja-JP"/>
        </w:rPr>
        <w:t>has</w:t>
      </w:r>
      <w:r w:rsidRPr="009F50F3">
        <w:rPr>
          <w:rFonts w:asciiTheme="minorHAnsi" w:eastAsia="Times New Roman" w:hAnsiTheme="minorHAnsi" w:cstheme="minorHAnsi"/>
          <w:highlight w:val="lightGray"/>
          <w:u w:val="single"/>
          <w:lang w:eastAsia="ja-JP"/>
        </w:rPr>
        <w:t xml:space="preserve"> </w:t>
      </w:r>
      <w:r w:rsidRPr="007C5ED1">
        <w:rPr>
          <w:rFonts w:asciiTheme="minorHAnsi" w:eastAsia="Times New Roman" w:hAnsiTheme="minorHAnsi" w:cstheme="minorHAnsi"/>
          <w:highlight w:val="lightGray"/>
          <w:u w:val="single"/>
          <w:lang w:eastAsia="ja-JP"/>
        </w:rPr>
        <w:t>set</w:t>
      </w:r>
      <w:r w:rsidRPr="009F50F3">
        <w:rPr>
          <w:rFonts w:asciiTheme="minorHAnsi" w:eastAsia="Times New Roman" w:hAnsiTheme="minorHAnsi" w:cstheme="minorHAnsi"/>
          <w:highlight w:val="lightGray"/>
          <w:u w:val="single"/>
          <w:lang w:eastAsia="ja-JP"/>
        </w:rPr>
        <w:t xml:space="preserve"> </w:t>
      </w:r>
      <w:r w:rsidRPr="007C5ED1">
        <w:rPr>
          <w:rFonts w:asciiTheme="minorHAnsi" w:eastAsia="Times New Roman" w:hAnsiTheme="minorHAnsi" w:cstheme="minorHAnsi"/>
          <w:highlight w:val="lightGray"/>
          <w:u w:val="single"/>
          <w:lang w:eastAsia="ja-JP"/>
        </w:rPr>
        <w:t>off a race for economic</w:t>
      </w:r>
      <w:r w:rsidRPr="009F50F3">
        <w:rPr>
          <w:rFonts w:asciiTheme="minorHAnsi" w:eastAsia="Times New Roman" w:hAnsiTheme="minorHAnsi" w:cstheme="minorHAnsi"/>
          <w:highlight w:val="lightGray"/>
          <w:u w:val="single"/>
          <w:lang w:eastAsia="ja-JP"/>
        </w:rPr>
        <w:t xml:space="preserve"> </w:t>
      </w:r>
      <w:r w:rsidRPr="007C5ED1">
        <w:rPr>
          <w:rFonts w:asciiTheme="minorHAnsi" w:eastAsia="Times New Roman" w:hAnsiTheme="minorHAnsi" w:cstheme="minorHAnsi"/>
          <w:highlight w:val="lightGray"/>
          <w:u w:val="single"/>
          <w:lang w:eastAsia="ja-JP"/>
        </w:rPr>
        <w:t>growth. However,</w:t>
      </w:r>
      <w:r w:rsidRPr="009F50F3">
        <w:rPr>
          <w:rFonts w:asciiTheme="minorHAnsi" w:eastAsia="Times New Roman" w:hAnsiTheme="minorHAnsi" w:cstheme="minorHAnsi"/>
          <w:highlight w:val="lightGray"/>
          <w:u w:val="single"/>
          <w:lang w:eastAsia="ja-JP"/>
        </w:rPr>
        <w:t xml:space="preserve"> </w:t>
      </w:r>
      <w:r w:rsidRPr="007C5ED1">
        <w:rPr>
          <w:rFonts w:asciiTheme="minorHAnsi" w:eastAsia="Times New Roman" w:hAnsiTheme="minorHAnsi" w:cstheme="minorHAnsi"/>
          <w:highlight w:val="lightGray"/>
          <w:u w:val="single"/>
          <w:lang w:eastAsia="ja-JP"/>
        </w:rPr>
        <w:t>it has not erased memories of domination by</w:t>
      </w:r>
      <w:r w:rsidRPr="009F50F3">
        <w:rPr>
          <w:rFonts w:asciiTheme="minorHAnsi" w:eastAsia="Times New Roman" w:hAnsiTheme="minorHAnsi" w:cstheme="minorHAnsi"/>
          <w:highlight w:val="lightGray"/>
          <w:u w:val="single"/>
          <w:lang w:eastAsia="ja-JP"/>
        </w:rPr>
        <w:t xml:space="preserve"> </w:t>
      </w:r>
      <w:r w:rsidRPr="007C5ED1">
        <w:rPr>
          <w:rFonts w:asciiTheme="minorHAnsi" w:eastAsia="Times New Roman" w:hAnsiTheme="minorHAnsi" w:cstheme="minorHAnsi"/>
          <w:highlight w:val="lightGray"/>
          <w:u w:val="single"/>
          <w:lang w:eastAsia="ja-JP"/>
        </w:rPr>
        <w:t>European powers</w:t>
      </w:r>
      <w:r w:rsidRPr="007C5ED1">
        <w:rPr>
          <w:rFonts w:asciiTheme="minorHAnsi" w:eastAsia="Times New Roman" w:hAnsiTheme="minorHAnsi" w:cstheme="minorHAnsi"/>
          <w:u w:val="single"/>
          <w:lang w:eastAsia="ja-JP"/>
        </w:rPr>
        <w:t xml:space="preserve"> (and by the US in its sphere of influence</w:t>
      </w:r>
      <w:r w:rsidRPr="009F50F3">
        <w:rPr>
          <w:rFonts w:asciiTheme="minorHAnsi" w:eastAsia="Times New Roman" w:hAnsiTheme="minorHAnsi" w:cstheme="minorHAnsi"/>
          <w:u w:val="single"/>
          <w:lang w:eastAsia="ja-JP"/>
        </w:rPr>
        <w:t>),</w:t>
      </w:r>
      <w:r w:rsidRPr="007C5ED1">
        <w:rPr>
          <w:rFonts w:asciiTheme="minorHAnsi" w:eastAsia="Times New Roman" w:hAnsiTheme="minorHAnsi" w:cstheme="minorHAnsi"/>
          <w:u w:val="single"/>
          <w:lang w:eastAsia="ja-JP"/>
        </w:rPr>
        <w:t xml:space="preserve"> in part</w:t>
      </w:r>
      <w:r w:rsidRPr="009F50F3">
        <w:rPr>
          <w:rFonts w:asciiTheme="minorHAnsi" w:eastAsia="Times New Roman" w:hAnsiTheme="minorHAnsi" w:cstheme="minorHAnsi"/>
          <w:u w:val="single"/>
          <w:lang w:eastAsia="ja-JP"/>
        </w:rPr>
        <w:t xml:space="preserve"> </w:t>
      </w:r>
      <w:r w:rsidRPr="007C5ED1">
        <w:rPr>
          <w:rFonts w:asciiTheme="minorHAnsi" w:eastAsia="Times New Roman" w:hAnsiTheme="minorHAnsi" w:cstheme="minorHAnsi"/>
          <w:highlight w:val="lightGray"/>
          <w:u w:val="single"/>
          <w:lang w:eastAsia="ja-JP"/>
        </w:rPr>
        <w:t>because the rules</w:t>
      </w:r>
      <w:r w:rsidRPr="009F50F3">
        <w:rPr>
          <w:rFonts w:asciiTheme="minorHAnsi" w:eastAsia="Times New Roman" w:hAnsiTheme="minorHAnsi" w:cstheme="minorHAnsi"/>
          <w:highlight w:val="lightGray"/>
          <w:u w:val="single"/>
          <w:lang w:eastAsia="ja-JP"/>
        </w:rPr>
        <w:t xml:space="preserve"> </w:t>
      </w:r>
      <w:r w:rsidRPr="007C5ED1">
        <w:rPr>
          <w:rFonts w:asciiTheme="minorHAnsi" w:eastAsia="Times New Roman" w:hAnsiTheme="minorHAnsi" w:cstheme="minorHAnsi"/>
          <w:highlight w:val="lightGray"/>
          <w:u w:val="single"/>
          <w:lang w:eastAsia="ja-JP"/>
        </w:rPr>
        <w:t>of the game were framed by developed nations</w:t>
      </w:r>
      <w:r w:rsidRPr="009F50F3">
        <w:rPr>
          <w:rFonts w:asciiTheme="minorHAnsi" w:eastAsia="Times New Roman" w:hAnsiTheme="minorHAnsi" w:cstheme="minorHAnsi"/>
          <w:highlight w:val="lightGray"/>
          <w:u w:val="single"/>
          <w:lang w:eastAsia="ja-JP"/>
        </w:rPr>
        <w:t xml:space="preserve"> </w:t>
      </w:r>
      <w:r w:rsidRPr="007C5ED1">
        <w:rPr>
          <w:rFonts w:asciiTheme="minorHAnsi" w:eastAsia="Times New Roman" w:hAnsiTheme="minorHAnsi" w:cstheme="minorHAnsi"/>
          <w:highlight w:val="lightGray"/>
          <w:u w:val="single"/>
          <w:lang w:eastAsia="ja-JP"/>
        </w:rPr>
        <w:t>whose multinationals</w:t>
      </w:r>
      <w:r w:rsidRPr="007C5ED1">
        <w:rPr>
          <w:rFonts w:asciiTheme="minorHAnsi" w:eastAsia="Times New Roman" w:hAnsiTheme="minorHAnsi" w:cstheme="minorHAnsi"/>
          <w:lang w:eastAsia="ja-JP"/>
        </w:rPr>
        <w:t xml:space="preserve"> (and their shareholders) </w:t>
      </w:r>
      <w:r w:rsidRPr="00535987">
        <w:rPr>
          <w:rFonts w:asciiTheme="minorHAnsi" w:eastAsia="Times New Roman" w:hAnsiTheme="minorHAnsi" w:cstheme="minorHAnsi"/>
          <w:highlight w:val="lightGray"/>
          <w:u w:val="single"/>
          <w:lang w:eastAsia="ja-JP"/>
        </w:rPr>
        <w:t>benefited greatly from</w:t>
      </w:r>
      <w:r w:rsidRPr="004653BC">
        <w:rPr>
          <w:rFonts w:asciiTheme="minorHAnsi" w:eastAsia="Times New Roman" w:hAnsiTheme="minorHAnsi" w:cstheme="minorHAnsi"/>
          <w:u w:val="single"/>
          <w:lang w:eastAsia="ja-JP"/>
        </w:rPr>
        <w:t xml:space="preserve"> the</w:t>
      </w:r>
      <w:r w:rsidRPr="009F50F3">
        <w:rPr>
          <w:rFonts w:asciiTheme="minorHAnsi" w:eastAsia="Times New Roman" w:hAnsiTheme="minorHAnsi" w:cstheme="minorHAnsi"/>
          <w:u w:val="single"/>
          <w:lang w:eastAsia="ja-JP"/>
        </w:rPr>
        <w:t xml:space="preserve"> </w:t>
      </w:r>
      <w:r w:rsidRPr="007C5ED1">
        <w:rPr>
          <w:rFonts w:asciiTheme="minorHAnsi" w:eastAsia="Times New Roman" w:hAnsiTheme="minorHAnsi" w:cstheme="minorHAnsi"/>
          <w:u w:val="single"/>
          <w:lang w:eastAsia="ja-JP"/>
        </w:rPr>
        <w:t xml:space="preserve">low cost production, </w:t>
      </w:r>
      <w:r w:rsidRPr="004653BC">
        <w:rPr>
          <w:rFonts w:asciiTheme="minorHAnsi" w:eastAsia="Times New Roman" w:hAnsiTheme="minorHAnsi" w:cstheme="minorHAnsi"/>
          <w:highlight w:val="lightGray"/>
          <w:u w:val="single"/>
          <w:lang w:eastAsia="ja-JP"/>
        </w:rPr>
        <w:t>marketing expansion, and</w:t>
      </w:r>
      <w:r w:rsidRPr="007C5ED1">
        <w:rPr>
          <w:rFonts w:asciiTheme="minorHAnsi" w:eastAsia="Times New Roman" w:hAnsiTheme="minorHAnsi" w:cstheme="minorHAnsi"/>
          <w:u w:val="single"/>
          <w:lang w:eastAsia="ja-JP"/>
        </w:rPr>
        <w:t xml:space="preserve"> </w:t>
      </w:r>
      <w:r w:rsidRPr="00535987">
        <w:rPr>
          <w:rFonts w:asciiTheme="minorHAnsi" w:eastAsia="Times New Roman" w:hAnsiTheme="minorHAnsi" w:cstheme="minorHAnsi"/>
          <w:highlight w:val="lightGray"/>
          <w:u w:val="single"/>
          <w:lang w:eastAsia="ja-JP"/>
        </w:rPr>
        <w:t>knowledge - sharing</w:t>
      </w:r>
      <w:r w:rsidRPr="007C5ED1">
        <w:rPr>
          <w:rFonts w:asciiTheme="minorHAnsi" w:eastAsia="Times New Roman" w:hAnsiTheme="minorHAnsi" w:cstheme="minorHAnsi"/>
          <w:u w:val="single"/>
          <w:lang w:eastAsia="ja-JP"/>
        </w:rPr>
        <w:t xml:space="preserve"> </w:t>
      </w:r>
      <w:r w:rsidRPr="007C5ED1">
        <w:rPr>
          <w:rFonts w:asciiTheme="minorHAnsi" w:eastAsia="Times New Roman" w:hAnsiTheme="minorHAnsi" w:cstheme="minorHAnsi"/>
          <w:sz w:val="16"/>
          <w:szCs w:val="16"/>
          <w:lang w:eastAsia="ja-JP"/>
        </w:rPr>
        <w:t>(Izaak,</w:t>
      </w:r>
      <w:r w:rsidRPr="009F50F3">
        <w:rPr>
          <w:rFonts w:asciiTheme="minorHAnsi" w:eastAsia="Times New Roman" w:hAnsiTheme="minorHAnsi" w:cstheme="minorHAnsi"/>
          <w:sz w:val="16"/>
          <w:szCs w:val="16"/>
          <w:lang w:eastAsia="ja-JP"/>
        </w:rPr>
        <w:t xml:space="preserve"> </w:t>
      </w:r>
      <w:r w:rsidRPr="007C5ED1">
        <w:rPr>
          <w:rFonts w:asciiTheme="minorHAnsi" w:eastAsia="Times New Roman" w:hAnsiTheme="minorHAnsi" w:cstheme="minorHAnsi"/>
          <w:sz w:val="16"/>
          <w:szCs w:val="16"/>
          <w:lang w:eastAsia="ja-JP"/>
        </w:rPr>
        <w:t>2005; Steyngart, 2008; Stiglitz</w:t>
      </w:r>
      <w:r w:rsidRPr="00535987">
        <w:rPr>
          <w:rFonts w:asciiTheme="minorHAnsi" w:eastAsia="Times New Roman" w:hAnsiTheme="minorHAnsi" w:cstheme="minorHAnsi"/>
          <w:sz w:val="16"/>
          <w:szCs w:val="16"/>
          <w:lang w:eastAsia="ja-JP"/>
        </w:rPr>
        <w:t>, 2006). In fact,</w:t>
      </w:r>
      <w:r w:rsidRPr="007C5ED1">
        <w:rPr>
          <w:rFonts w:asciiTheme="minorHAnsi" w:eastAsia="Times New Roman" w:hAnsiTheme="minorHAnsi" w:cstheme="minorHAnsi"/>
          <w:lang w:eastAsia="ja-JP"/>
        </w:rPr>
        <w:t xml:space="preserve"> </w:t>
      </w:r>
      <w:r w:rsidRPr="00535987">
        <w:rPr>
          <w:rFonts w:asciiTheme="minorHAnsi" w:eastAsia="Times New Roman" w:hAnsiTheme="minorHAnsi" w:cstheme="minorHAnsi"/>
          <w:u w:val="single"/>
          <w:lang w:eastAsia="ja-JP"/>
        </w:rPr>
        <w:t>Klein (2014) argues that globalization is merely an extension of colonialism— or, to put it in current terminology, colonialism 2.0.</w:t>
      </w:r>
      <w:r w:rsidRPr="007C5ED1">
        <w:rPr>
          <w:rFonts w:asciiTheme="minorHAnsi" w:eastAsia="Times New Roman" w:hAnsiTheme="minorHAnsi" w:cstheme="minorHAnsi"/>
          <w:lang w:eastAsia="ja-JP"/>
        </w:rPr>
        <w:t xml:space="preserve"> </w:t>
      </w:r>
      <w:r w:rsidRPr="00FE21B3">
        <w:rPr>
          <w:rFonts w:asciiTheme="minorHAnsi" w:eastAsia="Times New Roman" w:hAnsiTheme="minorHAnsi" w:cstheme="minorHAnsi"/>
          <w:highlight w:val="lightGray"/>
          <w:u w:val="single"/>
          <w:lang w:eastAsia="ja-JP"/>
        </w:rPr>
        <w:t>If any progress is to be achieved in sustainable development, the first move has to come from the advanced nations which</w:t>
      </w:r>
      <w:r w:rsidRPr="00FE21B3">
        <w:rPr>
          <w:rFonts w:asciiTheme="minorHAnsi" w:eastAsia="Times New Roman" w:hAnsiTheme="minorHAnsi" w:cstheme="minorHAnsi"/>
          <w:u w:val="single"/>
          <w:lang w:eastAsia="ja-JP"/>
        </w:rPr>
        <w:t xml:space="preserve">, rightly or wrongly, </w:t>
      </w:r>
      <w:r w:rsidRPr="00FE21B3">
        <w:rPr>
          <w:rFonts w:asciiTheme="minorHAnsi" w:eastAsia="Times New Roman" w:hAnsiTheme="minorHAnsi" w:cstheme="minorHAnsi"/>
          <w:highlight w:val="lightGray"/>
          <w:u w:val="single"/>
          <w:lang w:eastAsia="ja-JP"/>
        </w:rPr>
        <w:t>have the tag of colonialism attached to them</w:t>
      </w:r>
      <w:r w:rsidRPr="007C5ED1">
        <w:rPr>
          <w:rFonts w:asciiTheme="minorHAnsi" w:eastAsia="Times New Roman" w:hAnsiTheme="minorHAnsi" w:cstheme="minorHAnsi"/>
          <w:lang w:eastAsia="ja-JP"/>
        </w:rPr>
        <w:t xml:space="preserve">. </w:t>
      </w:r>
      <w:r w:rsidRPr="007C5ED1">
        <w:rPr>
          <w:rFonts w:asciiTheme="minorHAnsi" w:eastAsia="Times New Roman" w:hAnsiTheme="minorHAnsi" w:cstheme="minorHAnsi"/>
          <w:highlight w:val="lightGray"/>
          <w:u w:val="single"/>
          <w:lang w:eastAsia="ja-JP"/>
        </w:rPr>
        <w:t>One might</w:t>
      </w:r>
      <w:r w:rsidRPr="009F50F3">
        <w:rPr>
          <w:rFonts w:asciiTheme="minorHAnsi" w:eastAsia="Times New Roman" w:hAnsiTheme="minorHAnsi" w:cstheme="minorHAnsi"/>
          <w:highlight w:val="lightGray"/>
          <w:u w:val="single"/>
          <w:lang w:eastAsia="ja-JP"/>
        </w:rPr>
        <w:t xml:space="preserve"> </w:t>
      </w:r>
      <w:r w:rsidRPr="007C5ED1">
        <w:rPr>
          <w:rFonts w:asciiTheme="minorHAnsi" w:eastAsia="Times New Roman" w:hAnsiTheme="minorHAnsi" w:cstheme="minorHAnsi"/>
          <w:highlight w:val="lightGray"/>
          <w:u w:val="single"/>
          <w:lang w:eastAsia="ja-JP"/>
        </w:rPr>
        <w:t>imagine that, with more than half a century having elapsed since</w:t>
      </w:r>
      <w:r w:rsidRPr="009F50F3">
        <w:rPr>
          <w:rFonts w:asciiTheme="minorHAnsi" w:eastAsia="Times New Roman" w:hAnsiTheme="minorHAnsi" w:cstheme="minorHAnsi"/>
          <w:highlight w:val="lightGray"/>
          <w:u w:val="single"/>
          <w:lang w:eastAsia="ja-JP"/>
        </w:rPr>
        <w:t xml:space="preserve"> </w:t>
      </w:r>
      <w:r w:rsidRPr="007C5ED1">
        <w:rPr>
          <w:rFonts w:asciiTheme="minorHAnsi" w:eastAsia="Times New Roman" w:hAnsiTheme="minorHAnsi" w:cstheme="minorHAnsi"/>
          <w:highlight w:val="lightGray"/>
          <w:u w:val="single"/>
          <w:lang w:eastAsia="ja-JP"/>
        </w:rPr>
        <w:t>many of the large developing nations achieved independence,</w:t>
      </w:r>
      <w:r w:rsidRPr="009F50F3">
        <w:rPr>
          <w:rFonts w:asciiTheme="minorHAnsi" w:eastAsia="Times New Roman" w:hAnsiTheme="minorHAnsi" w:cstheme="minorHAnsi"/>
          <w:highlight w:val="lightGray"/>
          <w:u w:val="single"/>
          <w:lang w:eastAsia="ja-JP"/>
        </w:rPr>
        <w:t xml:space="preserve"> </w:t>
      </w:r>
      <w:r w:rsidRPr="007C5ED1">
        <w:rPr>
          <w:rFonts w:asciiTheme="minorHAnsi" w:eastAsia="Times New Roman" w:hAnsiTheme="minorHAnsi" w:cstheme="minorHAnsi"/>
          <w:highlight w:val="lightGray"/>
          <w:u w:val="single"/>
          <w:lang w:eastAsia="ja-JP"/>
        </w:rPr>
        <w:t>memories of foreign aggression or oppression would have faded</w:t>
      </w:r>
      <w:r w:rsidRPr="007C5ED1">
        <w:rPr>
          <w:rFonts w:asciiTheme="minorHAnsi" w:eastAsia="Times New Roman" w:hAnsiTheme="minorHAnsi" w:cstheme="minorHAnsi"/>
          <w:lang w:eastAsia="ja-JP"/>
        </w:rPr>
        <w:t xml:space="preserve">. </w:t>
      </w:r>
      <w:r w:rsidRPr="004653BC">
        <w:rPr>
          <w:rFonts w:asciiTheme="minorHAnsi" w:eastAsia="Times New Roman" w:hAnsiTheme="minorHAnsi" w:cstheme="minorHAnsi"/>
          <w:sz w:val="16"/>
          <w:szCs w:val="16"/>
          <w:lang w:eastAsia="ja-JP"/>
        </w:rPr>
        <w:t>However, while many countries have adopted capitalist growth models of the former colonial powers (Coyle, 2014), feelings of suspicion and distrust linger. This contributes to the glacial pace at which agreement on and implementation of strategies to moderate resource depletion, atmospheric and water pollution, carbon emissions, and so on, is being reached. The irony of the situation is that , having persuaded poorer nations to adopt free market economics (or variations thereof) and having espoused globalization as a means to achieving more rapid growth, many people in the rich world are disenchanted with free trade (due to jobs lost, decline in middle class incomes, investment flows to emerging countries) .</w:t>
      </w:r>
      <w:r w:rsidRPr="00535987">
        <w:rPr>
          <w:rFonts w:asciiTheme="minorHAnsi" w:eastAsia="Times New Roman" w:hAnsiTheme="minorHAnsi" w:cstheme="minorHAnsi"/>
          <w:lang w:eastAsia="ja-JP"/>
        </w:rPr>
        <w:t xml:space="preserve"> </w:t>
      </w:r>
      <w:r w:rsidRPr="004653BC">
        <w:rPr>
          <w:rFonts w:asciiTheme="minorHAnsi" w:eastAsia="Times New Roman" w:hAnsiTheme="minorHAnsi" w:cstheme="minorHAnsi"/>
          <w:highlight w:val="lightGray"/>
          <w:u w:val="single"/>
          <w:lang w:eastAsia="ja-JP"/>
        </w:rPr>
        <w:t>Reversing the process of globalization and asking developing countries to undertake “planet -saving” measures to restore an ecological balance</w:t>
      </w:r>
      <w:r w:rsidRPr="00535987">
        <w:rPr>
          <w:rFonts w:asciiTheme="minorHAnsi" w:eastAsia="Times New Roman" w:hAnsiTheme="minorHAnsi" w:cstheme="minorHAnsi"/>
          <w:u w:val="single"/>
          <w:lang w:eastAsia="ja-JP"/>
        </w:rPr>
        <w:t xml:space="preserve"> , both of </w:t>
      </w:r>
      <w:r w:rsidRPr="004653BC">
        <w:rPr>
          <w:rFonts w:asciiTheme="minorHAnsi" w:eastAsia="Times New Roman" w:hAnsiTheme="minorHAnsi" w:cstheme="minorHAnsi"/>
          <w:highlight w:val="lightGray"/>
          <w:u w:val="single"/>
          <w:lang w:eastAsia="ja-JP"/>
        </w:rPr>
        <w:t>which are Western initiatives</w:t>
      </w:r>
      <w:r w:rsidRPr="00535987">
        <w:rPr>
          <w:rFonts w:asciiTheme="minorHAnsi" w:eastAsia="Times New Roman" w:hAnsiTheme="minorHAnsi" w:cstheme="minorHAnsi"/>
          <w:u w:val="single"/>
          <w:lang w:eastAsia="ja-JP"/>
        </w:rPr>
        <w:t xml:space="preserve">, is proving to be a difficult undertaking as noted by Porter (2015) </w:t>
      </w:r>
      <w:r w:rsidRPr="004653BC">
        <w:rPr>
          <w:rFonts w:asciiTheme="minorHAnsi" w:eastAsia="Times New Roman" w:hAnsiTheme="minorHAnsi" w:cstheme="minorHAnsi"/>
          <w:highlight w:val="lightGray"/>
          <w:u w:val="single"/>
          <w:lang w:eastAsia="ja-JP"/>
        </w:rPr>
        <w:t xml:space="preserve">and may </w:t>
      </w:r>
      <w:r w:rsidRPr="004653BC">
        <w:rPr>
          <w:rFonts w:asciiTheme="minorHAnsi" w:eastAsia="Times New Roman" w:hAnsiTheme="minorHAnsi" w:cstheme="minorHAnsi"/>
          <w:u w:val="single"/>
          <w:lang w:eastAsia="ja-JP"/>
        </w:rPr>
        <w:t xml:space="preserve">even </w:t>
      </w:r>
      <w:r w:rsidRPr="004653BC">
        <w:rPr>
          <w:rFonts w:asciiTheme="minorHAnsi" w:eastAsia="Times New Roman" w:hAnsiTheme="minorHAnsi" w:cstheme="minorHAnsi"/>
          <w:highlight w:val="lightGray"/>
          <w:u w:val="single"/>
          <w:lang w:eastAsia="ja-JP"/>
        </w:rPr>
        <w:t>be viewed as Colonialism 3.0.</w:t>
      </w:r>
      <w:r w:rsidRPr="00535987">
        <w:rPr>
          <w:rFonts w:asciiTheme="minorHAnsi" w:eastAsia="Times New Roman" w:hAnsiTheme="minorHAnsi" w:cstheme="minorHAnsi"/>
          <w:u w:val="single"/>
          <w:lang w:eastAsia="ja-JP"/>
        </w:rPr>
        <w:t xml:space="preserve"> </w:t>
      </w:r>
    </w:p>
    <w:p w14:paraId="5062492D" w14:textId="6890E8F8" w:rsidR="00256A66" w:rsidRDefault="007A4D8B" w:rsidP="007A4D8B">
      <w:pPr>
        <w:pStyle w:val="Heading3"/>
      </w:pPr>
      <w:r>
        <w:t>Root Cause – Migration</w:t>
      </w:r>
    </w:p>
    <w:p w14:paraId="1A466DF4" w14:textId="77777777" w:rsidR="007A4D8B" w:rsidRDefault="007A4D8B" w:rsidP="007A4D8B">
      <w:pPr>
        <w:pStyle w:val="Heading4"/>
      </w:pPr>
      <w:r>
        <w:t>The refugee crisis the aff claims to ameliorate is sustained by the capitalist system that the aff’s neoliberal investments uphold, making crisis inevitable without the alternative</w:t>
      </w:r>
    </w:p>
    <w:p w14:paraId="1AF4E6C9" w14:textId="77777777" w:rsidR="007A4D8B" w:rsidRDefault="007A4D8B" w:rsidP="007A4D8B">
      <w:pPr>
        <w:rPr>
          <w:rStyle w:val="Style13ptBold"/>
        </w:rPr>
      </w:pPr>
      <w:r>
        <w:rPr>
          <w:rStyle w:val="Style13ptBold"/>
        </w:rPr>
        <w:t>Tran, ‘16</w:t>
      </w:r>
    </w:p>
    <w:p w14:paraId="404668E3" w14:textId="77777777" w:rsidR="007A4D8B" w:rsidRPr="00962E03" w:rsidRDefault="007A4D8B" w:rsidP="007A4D8B">
      <w:r w:rsidRPr="00962E03">
        <w:t xml:space="preserve">(Tim, editor for The Socialist, “Capitalism at heart of refugee crisis”, The Socialist, May 18, </w:t>
      </w:r>
      <w:r w:rsidRPr="00EE6B54">
        <w:t>https://thesocialist.org.au/capitalism-at-heart-of-refugee-crisis/</w:t>
      </w:r>
      <w:r w:rsidRPr="00962E03">
        <w:t>, accessed 7/22/18, ZW)</w:t>
      </w:r>
    </w:p>
    <w:p w14:paraId="07312D9F" w14:textId="01006CCB" w:rsidR="007A4D8B" w:rsidRPr="007A4D8B" w:rsidRDefault="007A4D8B" w:rsidP="007A4D8B">
      <w:pPr>
        <w:rPr>
          <w:sz w:val="16"/>
        </w:rPr>
      </w:pPr>
      <w:r w:rsidRPr="00901302">
        <w:rPr>
          <w:sz w:val="16"/>
        </w:rPr>
        <w:t xml:space="preserve">The fact is that </w:t>
      </w:r>
      <w:r w:rsidRPr="00901302">
        <w:rPr>
          <w:rStyle w:val="StyleUnderline"/>
        </w:rPr>
        <w:t xml:space="preserve">capitalist governments like those in Germany and Australia are only exacerbating the refugee problem. Through their support and participation in imperialist wars they have contributed to the instability that exists in the Middle East and beyond. </w:t>
      </w:r>
      <w:r w:rsidRPr="00901302">
        <w:rPr>
          <w:sz w:val="16"/>
        </w:rPr>
        <w:t xml:space="preserve">In an attempt to exercise influence over the region and plunder its resources </w:t>
      </w:r>
      <w:r w:rsidRPr="00901302">
        <w:rPr>
          <w:rStyle w:val="StyleUnderline"/>
        </w:rPr>
        <w:t>capitalist interests create the conditions whereby people are forced to flee their homes in the first place.</w:t>
      </w:r>
      <w:r w:rsidRPr="00901302">
        <w:rPr>
          <w:sz w:val="16"/>
        </w:rPr>
        <w:t xml:space="preserve"> These same profit interests are responsible for the world economic crisis which has thrown millions out of work and cut vital social programs for ordinary people. </w:t>
      </w:r>
      <w:r w:rsidRPr="00901302">
        <w:rPr>
          <w:rStyle w:val="StyleUnderline"/>
        </w:rPr>
        <w:t>Dealing with the refugee problem requires dealing with the system that creates refugees.</w:t>
      </w:r>
      <w:r>
        <w:rPr>
          <w:rStyle w:val="StyleUnderline"/>
        </w:rPr>
        <w:t xml:space="preserve"> </w:t>
      </w:r>
      <w:r w:rsidRPr="00901302">
        <w:rPr>
          <w:rStyle w:val="StyleUnderline"/>
        </w:rPr>
        <w:t>The only way to stop the carnage of people dying at sea is to fight to replace capitalism with a system that democratically distributes society’s wealth</w:t>
      </w:r>
      <w:r w:rsidRPr="00901302">
        <w:rPr>
          <w:sz w:val="16"/>
        </w:rPr>
        <w:t xml:space="preserve"> in a planned and rational way. </w:t>
      </w:r>
      <w:r w:rsidRPr="00901302">
        <w:rPr>
          <w:rStyle w:val="StyleUnderline"/>
        </w:rPr>
        <w:t>Such a system</w:t>
      </w:r>
      <w:r w:rsidRPr="00901302">
        <w:rPr>
          <w:sz w:val="16"/>
        </w:rPr>
        <w:t xml:space="preserve">, based on international co-operation and solidarity, </w:t>
      </w:r>
      <w:r w:rsidRPr="00901302">
        <w:rPr>
          <w:rStyle w:val="StyleUnderline"/>
        </w:rPr>
        <w:t>would remove the basis for imperialist conflict and use the world’s resources to ensure that nobody was forced to flee in fear of war or persecution.</w:t>
      </w:r>
    </w:p>
    <w:p w14:paraId="52FA7AFF" w14:textId="44A7161B" w:rsidR="0028192F" w:rsidRDefault="0028192F" w:rsidP="0028192F">
      <w:pPr>
        <w:pStyle w:val="Heading2"/>
      </w:pPr>
      <w:r>
        <w:t>Settler Colonialism</w:t>
      </w:r>
    </w:p>
    <w:p w14:paraId="2F910EB2" w14:textId="013F6053" w:rsidR="00CC2CE1" w:rsidRPr="00CC2CE1" w:rsidRDefault="00CC2CE1" w:rsidP="00CC2CE1">
      <w:pPr>
        <w:pStyle w:val="Heading3"/>
      </w:pPr>
      <w:r>
        <w:t>Climate Migrants Link</w:t>
      </w:r>
    </w:p>
    <w:p w14:paraId="2A769A92" w14:textId="242E30C3" w:rsidR="0028192F" w:rsidRDefault="0028192F" w:rsidP="0028192F">
      <w:pPr>
        <w:pStyle w:val="Heading4"/>
      </w:pPr>
      <w:r>
        <w:t xml:space="preserve">The aff’s focus on the harms of migration emerges from the process of settler colonialism and the </w:t>
      </w:r>
      <w:r w:rsidR="00FA18D4">
        <w:t>process of relocating migrants continues the cyclical settler project</w:t>
      </w:r>
    </w:p>
    <w:p w14:paraId="23148D09" w14:textId="481D3541" w:rsidR="0028192F" w:rsidRDefault="0028192F" w:rsidP="0028192F">
      <w:pPr>
        <w:rPr>
          <w:rStyle w:val="Style13ptBold"/>
          <w:b w:val="0"/>
          <w:sz w:val="16"/>
          <w:szCs w:val="16"/>
        </w:rPr>
      </w:pPr>
      <w:r w:rsidRPr="00A15664">
        <w:rPr>
          <w:rStyle w:val="Style13ptBold"/>
        </w:rPr>
        <w:t>Whyte</w:t>
      </w:r>
      <w:r>
        <w:rPr>
          <w:rStyle w:val="Style13ptBold"/>
        </w:rPr>
        <w:t xml:space="preserve"> 16 </w:t>
      </w:r>
      <w:r w:rsidRPr="00A15664">
        <w:rPr>
          <w:rStyle w:val="Style13ptBold"/>
          <w:b w:val="0"/>
          <w:sz w:val="16"/>
          <w:szCs w:val="16"/>
        </w:rPr>
        <w:t>(Kyle Powys Whyte, Michigan State University</w:t>
      </w:r>
      <w:r>
        <w:rPr>
          <w:rStyle w:val="Style13ptBold"/>
          <w:b w:val="0"/>
          <w:sz w:val="16"/>
          <w:szCs w:val="16"/>
        </w:rPr>
        <w:t xml:space="preserve"> </w:t>
      </w:r>
      <w:r w:rsidRPr="00A15664">
        <w:rPr>
          <w:rStyle w:val="Style13ptBold"/>
          <w:b w:val="0"/>
          <w:sz w:val="16"/>
          <w:szCs w:val="16"/>
        </w:rPr>
        <w:t>Timnick Chair in the Humanities, Associate Professor of</w:t>
      </w:r>
      <w:r>
        <w:rPr>
          <w:rStyle w:val="Style13ptBold"/>
          <w:b w:val="0"/>
          <w:sz w:val="16"/>
          <w:szCs w:val="16"/>
        </w:rPr>
        <w:t xml:space="preserve"> </w:t>
      </w:r>
      <w:r w:rsidRPr="00A15664">
        <w:rPr>
          <w:rStyle w:val="Style13ptBold"/>
          <w:b w:val="0"/>
          <w:sz w:val="16"/>
          <w:szCs w:val="16"/>
        </w:rPr>
        <w:t>Philosophy and Community Sustainability</w:t>
      </w:r>
      <w:r>
        <w:rPr>
          <w:rStyle w:val="Style13ptBold"/>
          <w:b w:val="0"/>
          <w:sz w:val="16"/>
          <w:szCs w:val="16"/>
        </w:rPr>
        <w:t xml:space="preserve"> “</w:t>
      </w:r>
      <w:r w:rsidRPr="00A15664">
        <w:rPr>
          <w:rStyle w:val="Style13ptBold"/>
          <w:b w:val="0"/>
          <w:sz w:val="16"/>
          <w:szCs w:val="16"/>
        </w:rPr>
        <w:t>Is it Colonial Déjà Vu? Indigenous Peoples and Climate</w:t>
      </w:r>
      <w:r>
        <w:rPr>
          <w:rStyle w:val="Style13ptBold"/>
          <w:b w:val="0"/>
          <w:sz w:val="16"/>
          <w:szCs w:val="16"/>
        </w:rPr>
        <w:t xml:space="preserve"> </w:t>
      </w:r>
      <w:r w:rsidRPr="00A15664">
        <w:rPr>
          <w:rStyle w:val="Style13ptBold"/>
          <w:b w:val="0"/>
          <w:sz w:val="16"/>
          <w:szCs w:val="16"/>
        </w:rPr>
        <w:t>Injustice</w:t>
      </w:r>
      <w:r>
        <w:rPr>
          <w:rStyle w:val="Style13ptBold"/>
          <w:b w:val="0"/>
          <w:sz w:val="16"/>
          <w:szCs w:val="16"/>
        </w:rPr>
        <w:t xml:space="preserve">” </w:t>
      </w:r>
      <w:r w:rsidRPr="00A15664">
        <w:rPr>
          <w:rStyle w:val="Style13ptBold"/>
          <w:b w:val="0"/>
          <w:i/>
          <w:sz w:val="16"/>
          <w:szCs w:val="16"/>
        </w:rPr>
        <w:t>Earthscan Publications</w:t>
      </w:r>
      <w:r w:rsidRPr="00A15664">
        <w:rPr>
          <w:rStyle w:val="Style13ptBold"/>
          <w:b w:val="0"/>
          <w:sz w:val="16"/>
          <w:szCs w:val="16"/>
        </w:rPr>
        <w:t xml:space="preserve"> November 2016 publication</w:t>
      </w:r>
      <w:r>
        <w:rPr>
          <w:rStyle w:val="Style13ptBold"/>
          <w:b w:val="0"/>
          <w:sz w:val="16"/>
          <w:szCs w:val="16"/>
        </w:rPr>
        <w:t xml:space="preserve">) [JNFS] </w:t>
      </w:r>
    </w:p>
    <w:p w14:paraId="66735C5F" w14:textId="42174F03" w:rsidR="0028192F" w:rsidRDefault="0028192F" w:rsidP="0028192F">
      <w:pPr>
        <w:rPr>
          <w:rStyle w:val="Emphasis"/>
        </w:rPr>
      </w:pPr>
      <w:r w:rsidRPr="0028192F">
        <w:rPr>
          <w:sz w:val="16"/>
        </w:rPr>
        <w:t xml:space="preserve">Consider one example in detail, that of Marino’s work with the Kigiqitamiut people, who live in Shishmaref, Alaska, a small Inupiat island community in the Bering Sea. The community’s cultural and political systems are located at the central convergence of animal migration routes that support Inuit subsistence hunting. Because they live so far north, to most people in the world, Shishmaref is largely unknown or considered somehow spatially separate from all other societies. For this reason, the climate injustice being experienced by community members is also largely unacknowledged by the rest of the world. A community member, Fred Eningowuk, cited by Marino, says, “Shishmaref is in the middle of a circle of subsistence.” (377). </w:t>
      </w:r>
      <w:r w:rsidRPr="00B92371">
        <w:rPr>
          <w:rStyle w:val="StyleUnderline"/>
        </w:rPr>
        <w:t>Impacts such as increases in windiness, storminess and erosion and diminished sea ice threaten the lowlying island with habitual flooding and eroding Oceanside bluffs, risking a life-threatening disaster</w:t>
      </w:r>
      <w:r w:rsidRPr="0028192F">
        <w:rPr>
          <w:sz w:val="16"/>
        </w:rPr>
        <w:t xml:space="preserve"> (Marino). </w:t>
      </w:r>
      <w:r w:rsidRPr="00B92371">
        <w:rPr>
          <w:rStyle w:val="StyleUnderline"/>
        </w:rPr>
        <w:t>Globally, these changes are associated with anthropogenic climate change</w:t>
      </w:r>
      <w:r w:rsidRPr="0028192F">
        <w:rPr>
          <w:sz w:val="16"/>
        </w:rPr>
        <w:t xml:space="preserve">. But locally, Shishmaref is grappling with the immediate problem of not having the required mobility to shift and adapt in response to these impacts. </w:t>
      </w:r>
      <w:r w:rsidRPr="00B92371">
        <w:rPr>
          <w:rStyle w:val="StyleUnderline"/>
        </w:rPr>
        <w:t>Prior to settler colonisation, the community was quite mobile, with multiple adaptive institutions as part of their cultural and political systems</w:t>
      </w:r>
      <w:r w:rsidRPr="0028192F">
        <w:rPr>
          <w:sz w:val="16"/>
        </w:rPr>
        <w:t xml:space="preserve">. As Marino claims, “Previous flexibility to environmental shifts and unexpected hazards allowed the community to adapt to abrupt changes” (374). Yet </w:t>
      </w:r>
      <w:r w:rsidRPr="00B92371">
        <w:rPr>
          <w:rStyle w:val="StyleUnderline"/>
        </w:rPr>
        <w:t>now a “relatively immobile infrastructure and development requires people to stay in place in order to carry out their daily lives.”</w:t>
      </w:r>
      <w:r w:rsidRPr="0028192F">
        <w:rPr>
          <w:sz w:val="16"/>
        </w:rPr>
        <w:t xml:space="preserve"> (Marino 374). </w:t>
      </w:r>
      <w:r w:rsidRPr="00B92371">
        <w:rPr>
          <w:rStyle w:val="StyleUnderline"/>
        </w:rPr>
        <w:t>The community’s immobility</w:t>
      </w:r>
      <w:r w:rsidRPr="0028192F">
        <w:rPr>
          <w:sz w:val="16"/>
        </w:rPr>
        <w:t xml:space="preserve">—a </w:t>
      </w:r>
      <w:r w:rsidRPr="00B92371">
        <w:rPr>
          <w:rStyle w:val="StyleUnderline"/>
        </w:rPr>
        <w:t>key reason for why they are vulnerable—results from colonial strategies that sought to missionise, educate, and render sedentary Indigenous peoples</w:t>
      </w:r>
      <w:r w:rsidRPr="0028192F">
        <w:rPr>
          <w:sz w:val="16"/>
        </w:rPr>
        <w:t xml:space="preserve"> in the Arctic, </w:t>
      </w:r>
      <w:r w:rsidRPr="00B92371">
        <w:rPr>
          <w:rStyle w:val="Emphasis"/>
        </w:rPr>
        <w:t>replacing the Indigenous institutions with settler ones.</w:t>
      </w:r>
      <w:r w:rsidRPr="0028192F">
        <w:rPr>
          <w:sz w:val="16"/>
        </w:rPr>
        <w:t xml:space="preserve"> </w:t>
      </w:r>
      <w:r w:rsidRPr="00B92371">
        <w:rPr>
          <w:rStyle w:val="Emphasis"/>
        </w:rPr>
        <w:t>These policies were likely pursued out of diverse motivations</w:t>
      </w:r>
      <w:r w:rsidRPr="0028192F">
        <w:rPr>
          <w:sz w:val="16"/>
        </w:rPr>
        <w:t xml:space="preserve">, but they subsequently facilitated resource extractive industries, from fishing to the oil industry. For example, at the turn of the 19th and 20th centuries, one strategy of settler colonialism was to consolidate mobile family groups to sedentary villages with central nodes, such as a post office, government school and a mission. The last 100 years then, is one in which the “previously mobile Kigiqitamiut have become intimately tied to this infrastructure for school, work, life, and livelihood. Development and ‘sedentarization’ policies rapidly decreased the ease of mobility.... Lives and work became rooted in specific, new, critical infrastructure. Thus, traditional strategies became less practical.” (Marino 378). In light of this history, Marino argues that the village is particularly vulnerable to climate change owing to a number of key factors: (1) procedural injustice, or a lack of input into development decisions, which led to the building of infrastructure in already marginal and increasingly exposed locations (such as flood prone areas); (2) containment, or the ending of high mobility as an adaptive strategy (via sedentarisation) “without replacing it with other readily identifiable adaptation strategies;” and (3) </w:t>
      </w:r>
      <w:r w:rsidRPr="00B92371">
        <w:rPr>
          <w:rStyle w:val="StyleUnderline"/>
        </w:rPr>
        <w:t>settler centralisation, that is, decision-making and political power were shifted outside the local community</w:t>
      </w:r>
      <w:r w:rsidRPr="0028192F">
        <w:rPr>
          <w:sz w:val="16"/>
        </w:rPr>
        <w:t xml:space="preserve"> to the state of Alaska, </w:t>
      </w:r>
      <w:r w:rsidRPr="00B92371">
        <w:rPr>
          <w:rStyle w:val="StyleUnderline"/>
        </w:rPr>
        <w:t xml:space="preserve">exposing the village to distant political and economic fluctuations. </w:t>
      </w:r>
      <w:r w:rsidRPr="0028192F">
        <w:rPr>
          <w:sz w:val="16"/>
        </w:rPr>
        <w:t xml:space="preserve">“In Shishmaref, the colonial history and inequities inherent in colonizing decisions contributes heavily to current vulnerabilities to flooding, in the ways we observe here, among others.” (Marino 379) I interpret Marino’s work as suggesting three different strategies of </w:t>
      </w:r>
      <w:r w:rsidRPr="00B92371">
        <w:rPr>
          <w:rStyle w:val="Emphasis"/>
        </w:rPr>
        <w:t>settler colonialism to erase the way of life</w:t>
      </w:r>
      <w:r w:rsidRPr="0028192F">
        <w:rPr>
          <w:sz w:val="16"/>
        </w:rPr>
        <w:t xml:space="preserve"> of Kigiqitamiut </w:t>
      </w:r>
      <w:r w:rsidRPr="00B92371">
        <w:rPr>
          <w:rStyle w:val="Emphasis"/>
        </w:rPr>
        <w:t>as a way of creating a U.S. homeland based on carbon-intensive economic activities</w:t>
      </w:r>
      <w:r w:rsidRPr="0028192F">
        <w:rPr>
          <w:sz w:val="16"/>
        </w:rPr>
        <w:t xml:space="preserve">. Each strategy curtails the community’s capacity to adapt to environmental change. </w:t>
      </w:r>
      <w:r w:rsidRPr="00B92371">
        <w:rPr>
          <w:rStyle w:val="Emphasis"/>
        </w:rPr>
        <w:t>Today, we see the cycle again. Relocation is very expensive, and the policies governing relocation are highly problematic</w:t>
      </w:r>
      <w:r w:rsidRPr="0028192F">
        <w:rPr>
          <w:sz w:val="16"/>
        </w:rPr>
        <w:t xml:space="preserve">. The Federal Emergency Management Agency, who would share responsibility for the relocation, is governed by 1988 Stafford Act, which requires rebuilding “in place” and “without improvement” (378) as the way to respond to disasters. </w:t>
      </w:r>
      <w:r w:rsidRPr="00B92371">
        <w:rPr>
          <w:rStyle w:val="StyleUnderline"/>
        </w:rPr>
        <w:t>This fails to adequately protect the community. Moreover, since there is no agency that works with communities on “preemptive disaster planning or risk reduction in these cases where erosion increases exposure to flooding hazards</w:t>
      </w:r>
      <w:r w:rsidRPr="0028192F">
        <w:rPr>
          <w:sz w:val="16"/>
        </w:rPr>
        <w:t xml:space="preserve">,” the solution requires herding the cats that are multiple federal agencies and their budgets (Marino 378). According to Marino, the U.S. interferes with Shishmaref’s capacity to adapt to environmental change, </w:t>
      </w:r>
      <w:r w:rsidRPr="00B92371">
        <w:rPr>
          <w:rStyle w:val="StyleUnderline"/>
        </w:rPr>
        <w:t>and has done so multiple times throughout its settler colonial history</w:t>
      </w:r>
      <w:r w:rsidRPr="0028192F">
        <w:rPr>
          <w:sz w:val="16"/>
        </w:rPr>
        <w:t xml:space="preserve">. </w:t>
      </w:r>
      <w:r w:rsidRPr="00B92371">
        <w:rPr>
          <w:rStyle w:val="StyleUnderline"/>
        </w:rPr>
        <w:t xml:space="preserve">The settler colonial strategies that impede adaptation today are the ones that were originally designed to facilitate carbon-intensive economic activities </w:t>
      </w:r>
      <w:r w:rsidRPr="0028192F">
        <w:rPr>
          <w:sz w:val="16"/>
        </w:rPr>
        <w:t xml:space="preserve">in the Arctic. Again, as with the Potawatomi, </w:t>
      </w:r>
      <w:r w:rsidRPr="00B92371">
        <w:rPr>
          <w:rStyle w:val="Emphasis"/>
        </w:rPr>
        <w:t>these recountings of cyclical history in relation to climate change are not unique to Indigenous peoples</w:t>
      </w:r>
      <w:r w:rsidRPr="0028192F">
        <w:rPr>
          <w:sz w:val="16"/>
        </w:rPr>
        <w:t xml:space="preserve">—though there will certainly always be exceptions given the diversity of Indigenous experiences globally. </w:t>
      </w:r>
      <w:r w:rsidRPr="00B92371">
        <w:rPr>
          <w:rStyle w:val="Emphasis"/>
        </w:rPr>
        <w:t>This cyclical history locates colonialism at the heart of the problem of both vulnerability and climate change mitigation</w:t>
      </w:r>
      <w:r w:rsidRPr="0028192F">
        <w:rPr>
          <w:sz w:val="16"/>
        </w:rPr>
        <w:t xml:space="preserve">. There is no bad luck. </w:t>
      </w:r>
      <w:r w:rsidRPr="00B92371">
        <w:rPr>
          <w:rStyle w:val="Emphasis"/>
        </w:rPr>
        <w:t>Climate injustice against Indigenous peoples, then, refers to the vulnerability caused by settler and other forms of colonialism ‘both’ because colonial institutions facilitate carbon-intensive economic activities that produce adverse impacts while at the same time interfering with Indigenous peoples’ capacity to adapt to the adverse impacts</w:t>
      </w:r>
      <w:r>
        <w:rPr>
          <w:rStyle w:val="Emphasis"/>
        </w:rPr>
        <w:t>.</w:t>
      </w:r>
    </w:p>
    <w:p w14:paraId="76A109F0" w14:textId="77777777" w:rsidR="0028192F" w:rsidRPr="00CA0EC9" w:rsidRDefault="0028192F" w:rsidP="0028192F">
      <w:pPr>
        <w:pStyle w:val="Heading4"/>
      </w:pPr>
      <w:r>
        <w:t xml:space="preserve">Climate injustice is a cyclical of history that has been caused by settler and other colonial institutions that made it harder for indigenous group to adapt to climate change </w:t>
      </w:r>
    </w:p>
    <w:p w14:paraId="1B072278" w14:textId="77777777" w:rsidR="0028192F" w:rsidRPr="000B45C7" w:rsidRDefault="0028192F" w:rsidP="0028192F">
      <w:pPr>
        <w:rPr>
          <w:b/>
          <w:sz w:val="26"/>
        </w:rPr>
      </w:pPr>
      <w:r w:rsidRPr="00A15664">
        <w:rPr>
          <w:rStyle w:val="Style13ptBold"/>
        </w:rPr>
        <w:t>Whyte</w:t>
      </w:r>
      <w:r>
        <w:rPr>
          <w:rStyle w:val="Style13ptBold"/>
        </w:rPr>
        <w:t xml:space="preserve"> 16 </w:t>
      </w:r>
      <w:r w:rsidRPr="00A15664">
        <w:rPr>
          <w:rStyle w:val="Style13ptBold"/>
          <w:b w:val="0"/>
          <w:sz w:val="16"/>
          <w:szCs w:val="16"/>
        </w:rPr>
        <w:t>(Kyle Powys Whyte, Michigan State University</w:t>
      </w:r>
      <w:r>
        <w:rPr>
          <w:rStyle w:val="Style13ptBold"/>
          <w:b w:val="0"/>
          <w:sz w:val="16"/>
          <w:szCs w:val="16"/>
        </w:rPr>
        <w:t xml:space="preserve"> </w:t>
      </w:r>
      <w:r w:rsidRPr="00A15664">
        <w:rPr>
          <w:rStyle w:val="Style13ptBold"/>
          <w:b w:val="0"/>
          <w:sz w:val="16"/>
          <w:szCs w:val="16"/>
        </w:rPr>
        <w:t>Timnick Chair in the Humanities, Associate Professor of</w:t>
      </w:r>
      <w:r>
        <w:rPr>
          <w:rStyle w:val="Style13ptBold"/>
          <w:b w:val="0"/>
          <w:sz w:val="16"/>
          <w:szCs w:val="16"/>
        </w:rPr>
        <w:t xml:space="preserve"> </w:t>
      </w:r>
      <w:r w:rsidRPr="00A15664">
        <w:rPr>
          <w:rStyle w:val="Style13ptBold"/>
          <w:b w:val="0"/>
          <w:sz w:val="16"/>
          <w:szCs w:val="16"/>
        </w:rPr>
        <w:t>Philosophy and Community Sustainability</w:t>
      </w:r>
      <w:r>
        <w:rPr>
          <w:rStyle w:val="Style13ptBold"/>
          <w:b w:val="0"/>
          <w:sz w:val="16"/>
          <w:szCs w:val="16"/>
        </w:rPr>
        <w:t xml:space="preserve"> “</w:t>
      </w:r>
      <w:r w:rsidRPr="00A15664">
        <w:rPr>
          <w:rStyle w:val="Style13ptBold"/>
          <w:b w:val="0"/>
          <w:sz w:val="16"/>
          <w:szCs w:val="16"/>
        </w:rPr>
        <w:t>Is it Colonial Déjà Vu? Indigenous Peoples and Climate</w:t>
      </w:r>
      <w:r>
        <w:rPr>
          <w:rStyle w:val="Style13ptBold"/>
          <w:b w:val="0"/>
          <w:sz w:val="16"/>
          <w:szCs w:val="16"/>
        </w:rPr>
        <w:t xml:space="preserve"> </w:t>
      </w:r>
      <w:r w:rsidRPr="00A15664">
        <w:rPr>
          <w:rStyle w:val="Style13ptBold"/>
          <w:b w:val="0"/>
          <w:sz w:val="16"/>
          <w:szCs w:val="16"/>
        </w:rPr>
        <w:t>Injustice</w:t>
      </w:r>
      <w:r>
        <w:rPr>
          <w:rStyle w:val="Style13ptBold"/>
          <w:b w:val="0"/>
          <w:sz w:val="16"/>
          <w:szCs w:val="16"/>
        </w:rPr>
        <w:t xml:space="preserve">” </w:t>
      </w:r>
      <w:r w:rsidRPr="00A15664">
        <w:rPr>
          <w:rStyle w:val="Style13ptBold"/>
          <w:b w:val="0"/>
          <w:i/>
          <w:sz w:val="16"/>
          <w:szCs w:val="16"/>
        </w:rPr>
        <w:t>Earthscan Publications</w:t>
      </w:r>
      <w:r w:rsidRPr="00A15664">
        <w:rPr>
          <w:rStyle w:val="Style13ptBold"/>
          <w:b w:val="0"/>
          <w:sz w:val="16"/>
          <w:szCs w:val="16"/>
        </w:rPr>
        <w:t xml:space="preserve"> November 2016 publication</w:t>
      </w:r>
      <w:r>
        <w:rPr>
          <w:rStyle w:val="Style13ptBold"/>
          <w:b w:val="0"/>
          <w:sz w:val="16"/>
          <w:szCs w:val="16"/>
        </w:rPr>
        <w:t xml:space="preserve">) [JNFS] </w:t>
      </w:r>
    </w:p>
    <w:p w14:paraId="7BC206D1" w14:textId="77777777" w:rsidR="0028192F" w:rsidRPr="00CA0EC9" w:rsidRDefault="0028192F" w:rsidP="0028192F">
      <w:pPr>
        <w:rPr>
          <w:sz w:val="16"/>
        </w:rPr>
      </w:pPr>
      <w:r w:rsidRPr="00CA0EC9">
        <w:rPr>
          <w:rStyle w:val="StyleUnderline"/>
        </w:rPr>
        <w:t>For many Indigenous peoples, climate injustice does not involve, simply, an ‘age of the human’</w:t>
      </w:r>
      <w:r w:rsidRPr="00CA0EC9">
        <w:rPr>
          <w:sz w:val="16"/>
        </w:rPr>
        <w:t xml:space="preserve"> dated to industrial development. </w:t>
      </w:r>
      <w:r w:rsidRPr="00CA0EC9">
        <w:rPr>
          <w:rStyle w:val="StyleUnderline"/>
        </w:rPr>
        <w:t>Indigenous peoples often see themselves as participating in cultural and political systems that, from hundreds even thousands of years of experience, are explicitly designed to adapt to environmental change;</w:t>
      </w:r>
      <w:r w:rsidRPr="00CA0EC9">
        <w:rPr>
          <w:rStyle w:val="Emphasis"/>
        </w:rPr>
        <w:t xml:space="preserve"> climate injustice emerges as an issue more recently that is part of a cyclical history of disruptive anthropogenic environmental change caused by settler and other colonial institutions that paved the way for extractive industries and deforestation.</w:t>
      </w:r>
      <w:r w:rsidRPr="00CA0EC9">
        <w:rPr>
          <w:sz w:val="16"/>
        </w:rPr>
        <w:t xml:space="preserve"> </w:t>
      </w:r>
      <w:r w:rsidRPr="00CA0EC9">
        <w:rPr>
          <w:rStyle w:val="Emphasis"/>
        </w:rPr>
        <w:t>Colonial institutional strategies that historically made it harder for Indigenous groups to adapt to climate change from the 1500s to the mid-1800s, continue to complicate abilities to adapt to accelerating climate change today.</w:t>
      </w:r>
      <w:r w:rsidRPr="00CA0EC9">
        <w:rPr>
          <w:sz w:val="16"/>
        </w:rPr>
        <w:t xml:space="preserve"> We will understand the nature of </w:t>
      </w:r>
      <w:r w:rsidRPr="00CA0EC9">
        <w:rPr>
          <w:rStyle w:val="StyleUnderline"/>
        </w:rPr>
        <w:t>climate injustice against Indigenous peoples better—and perhaps its solutions too—the more we see it as more like the experience of déjà vu</w:t>
      </w:r>
      <w:r w:rsidRPr="00CA0EC9">
        <w:rPr>
          <w:sz w:val="16"/>
        </w:rPr>
        <w:t>.</w:t>
      </w:r>
    </w:p>
    <w:p w14:paraId="1ACA3ECC" w14:textId="77777777" w:rsidR="0020106A" w:rsidRDefault="0020106A" w:rsidP="0020106A">
      <w:pPr>
        <w:pStyle w:val="Heading4"/>
      </w:pPr>
      <w:r>
        <w:t>All new “policy” manifestations about climate migrants is just an attempt to mask settler colonialist goals and drive</w:t>
      </w:r>
    </w:p>
    <w:p w14:paraId="5BD7D181" w14:textId="77777777" w:rsidR="0020106A" w:rsidRDefault="0020106A" w:rsidP="0020106A">
      <w:r w:rsidRPr="000D0E97">
        <w:rPr>
          <w:rStyle w:val="Style13ptBold"/>
        </w:rPr>
        <w:t>Scott</w:t>
      </w:r>
      <w:r>
        <w:rPr>
          <w:rStyle w:val="Style13ptBold"/>
        </w:rPr>
        <w:t xml:space="preserve"> &amp; Smith</w:t>
      </w:r>
      <w:r w:rsidRPr="000D0E97">
        <w:rPr>
          <w:rStyle w:val="Style13ptBold"/>
        </w:rPr>
        <w:t xml:space="preserve"> 17</w:t>
      </w:r>
      <w:r>
        <w:t>—(Dayna-</w:t>
      </w:r>
      <w:r w:rsidRPr="000D0E97">
        <w:t>Associate Professor, Osgoode Hall Law School, York University</w:t>
      </w:r>
      <w:r>
        <w:t>, Adrian-</w:t>
      </w:r>
      <w:r w:rsidRPr="000D0E97">
        <w:t>Associate Professor, Department of Law and Legal Studies, Carleton University</w:t>
      </w:r>
      <w:r>
        <w:t>, “</w:t>
      </w:r>
      <w:r w:rsidRPr="000D0E97">
        <w:t>The abstract subject of the climate migrant: displaced by the rising tides of the green energy economy</w:t>
      </w:r>
      <w:r w:rsidRPr="000D0E97">
        <w:rPr>
          <w:i/>
        </w:rPr>
        <w:t>”, Journal of Human Rights and the Environment</w:t>
      </w:r>
      <w:r>
        <w:t xml:space="preserve">, </w:t>
      </w:r>
      <w:r w:rsidRPr="000D0E97">
        <w:t>Vol. 8</w:t>
      </w:r>
      <w:r>
        <w:t>,</w:t>
      </w:r>
      <w:r w:rsidRPr="000D0E97">
        <w:t xml:space="preserve"> No. 1</w:t>
      </w:r>
      <w:r>
        <w:t>,</w:t>
      </w:r>
      <w:r w:rsidRPr="000D0E97">
        <w:rPr>
          <w:i/>
        </w:rPr>
        <w:t xml:space="preserve"> </w:t>
      </w:r>
      <w:r>
        <w:t>Pp 49-50, [E.W])</w:t>
      </w:r>
    </w:p>
    <w:p w14:paraId="292C7AFA" w14:textId="018D20F4" w:rsidR="0028192F" w:rsidRPr="0028192F" w:rsidRDefault="0020106A" w:rsidP="0020106A">
      <w:r w:rsidRPr="00815AA3">
        <w:rPr>
          <w:sz w:val="16"/>
        </w:rPr>
        <w:t>Our aim here has been to make visible the connections that the contemporary managed migration approach erases</w:t>
      </w:r>
      <w:r w:rsidRPr="000D0E97">
        <w:rPr>
          <w:u w:val="single"/>
        </w:rPr>
        <w:t>: those that run through and across bodies, through ecosystems and between generations. We insist that people are social beings embedded in ecological contexts, material contexts, with bio-physical elements as critical actors in unfolding histories</w:t>
      </w:r>
      <w:r w:rsidRPr="00815AA3">
        <w:rPr>
          <w:sz w:val="16"/>
        </w:rPr>
        <w:t xml:space="preserve">. As Leanne Betasamosake Simpson states, </w:t>
      </w:r>
      <w:r w:rsidRPr="000D0E97">
        <w:rPr>
          <w:u w:val="single"/>
        </w:rPr>
        <w:t>‘being tied to land also means being tied to an unwritten, unseen history of resistance’</w:t>
      </w:r>
      <w:r w:rsidRPr="00815AA3">
        <w:rPr>
          <w:sz w:val="16"/>
        </w:rPr>
        <w:t xml:space="preserve">.115 With this in mind, and in the Canadian context, it is impossible to </w:t>
      </w:r>
      <w:r w:rsidRPr="000D0E97">
        <w:rPr>
          <w:u w:val="single"/>
        </w:rPr>
        <w:t xml:space="preserve">ignore the synergies between the effect of the climate migration management approach’s prescription for planned relocation and the imperatives of ongoing processes of settler colonialism. </w:t>
      </w:r>
      <w:r w:rsidRPr="00815AA3">
        <w:rPr>
          <w:sz w:val="16"/>
        </w:rPr>
        <w:t xml:space="preserve">Planned relocation in the climate context – especially in the context of climate-mitigation-driven displacements – </w:t>
      </w:r>
      <w:r w:rsidRPr="000D0E97">
        <w:rPr>
          <w:u w:val="single"/>
        </w:rPr>
        <w:t>has the effect of converting landlabour to ‘higher’ and more productive uses,</w:t>
      </w:r>
      <w:r w:rsidRPr="00815AA3">
        <w:rPr>
          <w:sz w:val="16"/>
        </w:rPr>
        <w:t xml:space="preserve"> understood in Lockean terms.116 In fact, in repositioning relocation and resettlement within a longer history, </w:t>
      </w:r>
      <w:r w:rsidRPr="000D0E97">
        <w:rPr>
          <w:u w:val="single"/>
        </w:rPr>
        <w:t>McAdam contends that a ‘core premise’ was that if ‘populations could be transferred from high-density “danger zones” to low-density areas, then land could be used more efficiently</w:t>
      </w:r>
      <w:r w:rsidRPr="00815AA3">
        <w:rPr>
          <w:sz w:val="16"/>
        </w:rPr>
        <w:t xml:space="preserve"> …’.117 </w:t>
      </w:r>
      <w:r w:rsidRPr="000D0E97">
        <w:rPr>
          <w:u w:val="single"/>
        </w:rPr>
        <w:t>This makes climate mitigation a new plank of the settler-colonial capitalist platform in Canada</w:t>
      </w:r>
      <w:r w:rsidRPr="00815AA3">
        <w:rPr>
          <w:sz w:val="16"/>
        </w:rPr>
        <w:t xml:space="preserve">. The severing of land-labour-livelihood connections that will flow from the Site C dam is a </w:t>
      </w:r>
      <w:r w:rsidRPr="000D0E97">
        <w:rPr>
          <w:u w:val="single"/>
        </w:rPr>
        <w:t>clear instantiation of how the settlercolonial imperative of erasing Indigenous presence on the land presses on in the contemporary moment</w:t>
      </w:r>
      <w:r w:rsidRPr="00815AA3">
        <w:rPr>
          <w:sz w:val="16"/>
        </w:rPr>
        <w:t xml:space="preserve">.118 Further, we have demonstrated that the </w:t>
      </w:r>
      <w:r w:rsidRPr="000D0E97">
        <w:rPr>
          <w:u w:val="single"/>
        </w:rPr>
        <w:t>dominant international legal order on climate migration management, specifically the prescription of planned relocation, undermines the lived experience of affected people. Planned relocation is devoid of meaningful consideration of ongoing, embodied practices of living on the land, and, as such, in the context of the global North, serves to further entrench patterns of climate injustice</w:t>
      </w:r>
      <w:r w:rsidRPr="00815AA3">
        <w:rPr>
          <w:sz w:val="16"/>
        </w:rPr>
        <w:t>. Planned relocation deploys abstract and universalist conceptions of land, labour and livelihoods that deny the possibility of people’s meaningful relations with specific places. This state of affairs does not bode well for the future of the so-called green energy economy</w:t>
      </w:r>
      <w:r w:rsidRPr="00815AA3">
        <w:rPr>
          <w:u w:val="single"/>
        </w:rPr>
        <w:t>. It gives rise to the reasonable expectation that a policy emphasis on renewable energy development as climate ‘mitigation’ will continue to produce burdens on marginalized communities – will distribute benefits and burdens along the same familiar axes as climate change itself</w:t>
      </w:r>
      <w:r w:rsidRPr="00815AA3">
        <w:rPr>
          <w:sz w:val="16"/>
        </w:rPr>
        <w:t xml:space="preserve"> – because the underlying structural relations of power remain unchanged. This should not come as a surprise for, as Turner argues, ‘</w:t>
      </w:r>
      <w:r w:rsidRPr="00815AA3">
        <w:rPr>
          <w:u w:val="single"/>
        </w:rPr>
        <w:t>the very design of the law itself is fundamentally predisposed to environmental degradation and forms part of a dysfunctional global legal architecture which cannot achieve environmental sustainability’</w:t>
      </w:r>
      <w:r w:rsidRPr="00815AA3">
        <w:rPr>
          <w:sz w:val="16"/>
        </w:rPr>
        <w:t xml:space="preserve">.119 </w:t>
      </w:r>
      <w:r w:rsidRPr="00815AA3">
        <w:rPr>
          <w:u w:val="single"/>
        </w:rPr>
        <w:t>What we have demonstrated in this article is that the dominant international legal order, even when it embraces and engages with the principles of human rights and human dignity, produces solutions that continue to protect and advance the interests of settler-colonial capitalism.</w:t>
      </w:r>
      <w:r w:rsidRPr="00815AA3">
        <w:rPr>
          <w:sz w:val="16"/>
        </w:rPr>
        <w:t xml:space="preserve"> ‘It is the poorest people and nations of the earth, and the most socio-economically vulnerable members of societies – including in the [g]lobal North – </w:t>
      </w:r>
      <w:r w:rsidRPr="00815AA3">
        <w:rPr>
          <w:u w:val="single"/>
        </w:rPr>
        <w:t>who face the fall out of long-standing exploitation of “nature” in the name of “progress”–including the social and environmental fall outs now manifesting as climate crisis’;120 and, as we demonstrate, now also manifesting as ‘legitimate’ policy reactions to the climate crisis.</w:t>
      </w:r>
    </w:p>
    <w:sectPr w:rsidR="0028192F" w:rsidRPr="0028192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10B3"/>
    <w:multiLevelType w:val="hybridMultilevel"/>
    <w:tmpl w:val="BE7C4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513A59"/>
    <w:multiLevelType w:val="hybridMultilevel"/>
    <w:tmpl w:val="E83246CC"/>
    <w:lvl w:ilvl="0" w:tplc="A8B25EEC">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F72E1F"/>
    <w:multiLevelType w:val="hybridMultilevel"/>
    <w:tmpl w:val="4B9023F4"/>
    <w:lvl w:ilvl="0" w:tplc="AED00D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494E04"/>
    <w:multiLevelType w:val="hybridMultilevel"/>
    <w:tmpl w:val="B140529C"/>
    <w:lvl w:ilvl="0" w:tplc="E8C46D9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A71F89"/>
    <w:multiLevelType w:val="multilevel"/>
    <w:tmpl w:val="1FD0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1"/>
  </w:num>
  <w:num w:numId="14">
    <w:abstractNumId w:val="15"/>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0467F"/>
    <w:rsid w:val="000029E3"/>
    <w:rsid w:val="000029E8"/>
    <w:rsid w:val="00004225"/>
    <w:rsid w:val="0000598F"/>
    <w:rsid w:val="000066CA"/>
    <w:rsid w:val="00007264"/>
    <w:rsid w:val="000076A9"/>
    <w:rsid w:val="00007E5D"/>
    <w:rsid w:val="00012B9F"/>
    <w:rsid w:val="00014FAD"/>
    <w:rsid w:val="00015D2A"/>
    <w:rsid w:val="0002352D"/>
    <w:rsid w:val="0002490B"/>
    <w:rsid w:val="00026465"/>
    <w:rsid w:val="00030204"/>
    <w:rsid w:val="000312A0"/>
    <w:rsid w:val="0003396C"/>
    <w:rsid w:val="00035337"/>
    <w:rsid w:val="00044FF3"/>
    <w:rsid w:val="00052FB1"/>
    <w:rsid w:val="00054276"/>
    <w:rsid w:val="000547B1"/>
    <w:rsid w:val="00054E29"/>
    <w:rsid w:val="0006091E"/>
    <w:rsid w:val="000638C1"/>
    <w:rsid w:val="00065FEE"/>
    <w:rsid w:val="00066E3C"/>
    <w:rsid w:val="00072718"/>
    <w:rsid w:val="0007381E"/>
    <w:rsid w:val="00073995"/>
    <w:rsid w:val="00076094"/>
    <w:rsid w:val="000828CA"/>
    <w:rsid w:val="0008785F"/>
    <w:rsid w:val="00090CBE"/>
    <w:rsid w:val="00094DEC"/>
    <w:rsid w:val="000A2D8A"/>
    <w:rsid w:val="000A6EBD"/>
    <w:rsid w:val="000B439A"/>
    <w:rsid w:val="000C1983"/>
    <w:rsid w:val="000D26A6"/>
    <w:rsid w:val="000D2B90"/>
    <w:rsid w:val="000D6ED8"/>
    <w:rsid w:val="000D717B"/>
    <w:rsid w:val="000E5F16"/>
    <w:rsid w:val="000F146D"/>
    <w:rsid w:val="00100B28"/>
    <w:rsid w:val="00117316"/>
    <w:rsid w:val="001209B4"/>
    <w:rsid w:val="00131A10"/>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106A"/>
    <w:rsid w:val="00203DD8"/>
    <w:rsid w:val="00204E1D"/>
    <w:rsid w:val="002059BD"/>
    <w:rsid w:val="00207FD8"/>
    <w:rsid w:val="00210FAF"/>
    <w:rsid w:val="00213B1E"/>
    <w:rsid w:val="00215284"/>
    <w:rsid w:val="002168F2"/>
    <w:rsid w:val="002173F8"/>
    <w:rsid w:val="00217DAC"/>
    <w:rsid w:val="00220B7F"/>
    <w:rsid w:val="0022589F"/>
    <w:rsid w:val="002343FE"/>
    <w:rsid w:val="00235F7B"/>
    <w:rsid w:val="00244355"/>
    <w:rsid w:val="002502CF"/>
    <w:rsid w:val="002517D3"/>
    <w:rsid w:val="00256A66"/>
    <w:rsid w:val="00263583"/>
    <w:rsid w:val="00267EBB"/>
    <w:rsid w:val="0027023B"/>
    <w:rsid w:val="00272F3F"/>
    <w:rsid w:val="00274EDB"/>
    <w:rsid w:val="0027729E"/>
    <w:rsid w:val="0028192F"/>
    <w:rsid w:val="002843B2"/>
    <w:rsid w:val="00284ED6"/>
    <w:rsid w:val="00290C5A"/>
    <w:rsid w:val="00290C92"/>
    <w:rsid w:val="0029647A"/>
    <w:rsid w:val="00296504"/>
    <w:rsid w:val="002B5511"/>
    <w:rsid w:val="002B7ACF"/>
    <w:rsid w:val="002E0643"/>
    <w:rsid w:val="002E392E"/>
    <w:rsid w:val="002E6BBC"/>
    <w:rsid w:val="002F1BA9"/>
    <w:rsid w:val="002F67C3"/>
    <w:rsid w:val="002F6E74"/>
    <w:rsid w:val="00306DD5"/>
    <w:rsid w:val="003106B3"/>
    <w:rsid w:val="00313700"/>
    <w:rsid w:val="0031385D"/>
    <w:rsid w:val="003171AB"/>
    <w:rsid w:val="003223B2"/>
    <w:rsid w:val="00322A67"/>
    <w:rsid w:val="00330E13"/>
    <w:rsid w:val="00335A23"/>
    <w:rsid w:val="00340707"/>
    <w:rsid w:val="00341C61"/>
    <w:rsid w:val="00343E79"/>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5EAF"/>
    <w:rsid w:val="00396557"/>
    <w:rsid w:val="00397316"/>
    <w:rsid w:val="003A248F"/>
    <w:rsid w:val="003A3B76"/>
    <w:rsid w:val="003A4D9C"/>
    <w:rsid w:val="003B1668"/>
    <w:rsid w:val="003C5F4C"/>
    <w:rsid w:val="003D5EA8"/>
    <w:rsid w:val="003D6791"/>
    <w:rsid w:val="003D7B28"/>
    <w:rsid w:val="003E305E"/>
    <w:rsid w:val="003E34DB"/>
    <w:rsid w:val="003E5302"/>
    <w:rsid w:val="003E5BF1"/>
    <w:rsid w:val="003F2452"/>
    <w:rsid w:val="003F41EA"/>
    <w:rsid w:val="003F7DF0"/>
    <w:rsid w:val="004039AF"/>
    <w:rsid w:val="0040467F"/>
    <w:rsid w:val="00407AFF"/>
    <w:rsid w:val="0041155D"/>
    <w:rsid w:val="004170BF"/>
    <w:rsid w:val="0042047E"/>
    <w:rsid w:val="004270E3"/>
    <w:rsid w:val="004348DC"/>
    <w:rsid w:val="00434921"/>
    <w:rsid w:val="00442018"/>
    <w:rsid w:val="00446567"/>
    <w:rsid w:val="00447B10"/>
    <w:rsid w:val="00452EE4"/>
    <w:rsid w:val="00452F0B"/>
    <w:rsid w:val="004536D6"/>
    <w:rsid w:val="00457224"/>
    <w:rsid w:val="00466840"/>
    <w:rsid w:val="0047482C"/>
    <w:rsid w:val="00475436"/>
    <w:rsid w:val="0048047E"/>
    <w:rsid w:val="00482AF9"/>
    <w:rsid w:val="00496BB2"/>
    <w:rsid w:val="004A780F"/>
    <w:rsid w:val="004B37B4"/>
    <w:rsid w:val="004B5C5F"/>
    <w:rsid w:val="004B72B4"/>
    <w:rsid w:val="004C0314"/>
    <w:rsid w:val="004C0D3D"/>
    <w:rsid w:val="004C213E"/>
    <w:rsid w:val="004C376C"/>
    <w:rsid w:val="004C657F"/>
    <w:rsid w:val="004D17D8"/>
    <w:rsid w:val="004D52D8"/>
    <w:rsid w:val="004E355B"/>
    <w:rsid w:val="004E4A90"/>
    <w:rsid w:val="00500DF5"/>
    <w:rsid w:val="005028E5"/>
    <w:rsid w:val="00503735"/>
    <w:rsid w:val="00505CC5"/>
    <w:rsid w:val="00515EF9"/>
    <w:rsid w:val="00516A88"/>
    <w:rsid w:val="00522065"/>
    <w:rsid w:val="005224F2"/>
    <w:rsid w:val="00531CDD"/>
    <w:rsid w:val="00533F1C"/>
    <w:rsid w:val="00536D8B"/>
    <w:rsid w:val="005379C3"/>
    <w:rsid w:val="0054380E"/>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5111"/>
    <w:rsid w:val="005B6EE8"/>
    <w:rsid w:val="005B7731"/>
    <w:rsid w:val="005C4515"/>
    <w:rsid w:val="005C5602"/>
    <w:rsid w:val="005C74A6"/>
    <w:rsid w:val="005D3B4D"/>
    <w:rsid w:val="005D615C"/>
    <w:rsid w:val="005E1860"/>
    <w:rsid w:val="005E1CD4"/>
    <w:rsid w:val="005E5FE2"/>
    <w:rsid w:val="005F063B"/>
    <w:rsid w:val="005F192D"/>
    <w:rsid w:val="005F24C8"/>
    <w:rsid w:val="005F26AF"/>
    <w:rsid w:val="005F63C5"/>
    <w:rsid w:val="00607D6C"/>
    <w:rsid w:val="0061383D"/>
    <w:rsid w:val="00614D69"/>
    <w:rsid w:val="00617030"/>
    <w:rsid w:val="00621301"/>
    <w:rsid w:val="0062173F"/>
    <w:rsid w:val="006235FB"/>
    <w:rsid w:val="00626A15"/>
    <w:rsid w:val="006379E9"/>
    <w:rsid w:val="00641AFA"/>
    <w:rsid w:val="006438CB"/>
    <w:rsid w:val="006529B9"/>
    <w:rsid w:val="00654695"/>
    <w:rsid w:val="0065500A"/>
    <w:rsid w:val="00655217"/>
    <w:rsid w:val="0065727C"/>
    <w:rsid w:val="0067153D"/>
    <w:rsid w:val="00674A78"/>
    <w:rsid w:val="006933C1"/>
    <w:rsid w:val="00696A16"/>
    <w:rsid w:val="006A4840"/>
    <w:rsid w:val="006A52A0"/>
    <w:rsid w:val="006A7E1D"/>
    <w:rsid w:val="006C3A56"/>
    <w:rsid w:val="006C6DFF"/>
    <w:rsid w:val="006D07C1"/>
    <w:rsid w:val="006D13F4"/>
    <w:rsid w:val="006D6AED"/>
    <w:rsid w:val="006E6D0B"/>
    <w:rsid w:val="006F126E"/>
    <w:rsid w:val="006F32C9"/>
    <w:rsid w:val="006F3834"/>
    <w:rsid w:val="006F47BF"/>
    <w:rsid w:val="006F5693"/>
    <w:rsid w:val="006F5D4C"/>
    <w:rsid w:val="00717B01"/>
    <w:rsid w:val="00717B2D"/>
    <w:rsid w:val="007227D9"/>
    <w:rsid w:val="0072491F"/>
    <w:rsid w:val="00725598"/>
    <w:rsid w:val="00736275"/>
    <w:rsid w:val="007374A1"/>
    <w:rsid w:val="00752712"/>
    <w:rsid w:val="00753A84"/>
    <w:rsid w:val="00760D0D"/>
    <w:rsid w:val="007611F5"/>
    <w:rsid w:val="007619E4"/>
    <w:rsid w:val="00761E75"/>
    <w:rsid w:val="0076495E"/>
    <w:rsid w:val="00765FC8"/>
    <w:rsid w:val="00773727"/>
    <w:rsid w:val="007745A3"/>
    <w:rsid w:val="00775694"/>
    <w:rsid w:val="00776117"/>
    <w:rsid w:val="00780EEB"/>
    <w:rsid w:val="0078671D"/>
    <w:rsid w:val="00793F46"/>
    <w:rsid w:val="007A1325"/>
    <w:rsid w:val="007A1A18"/>
    <w:rsid w:val="007A3BAF"/>
    <w:rsid w:val="007A4D8B"/>
    <w:rsid w:val="007B53D8"/>
    <w:rsid w:val="007B71AC"/>
    <w:rsid w:val="007C22C5"/>
    <w:rsid w:val="007C57B8"/>
    <w:rsid w:val="007C57E1"/>
    <w:rsid w:val="007C5811"/>
    <w:rsid w:val="007D2DF5"/>
    <w:rsid w:val="007D451A"/>
    <w:rsid w:val="007D5E3E"/>
    <w:rsid w:val="007D7596"/>
    <w:rsid w:val="007E116E"/>
    <w:rsid w:val="007E242C"/>
    <w:rsid w:val="007E6631"/>
    <w:rsid w:val="007E6E49"/>
    <w:rsid w:val="00803A12"/>
    <w:rsid w:val="00804E49"/>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5BB9"/>
    <w:rsid w:val="008C0FA2"/>
    <w:rsid w:val="008C2342"/>
    <w:rsid w:val="008C3247"/>
    <w:rsid w:val="008C68EC"/>
    <w:rsid w:val="008C77B6"/>
    <w:rsid w:val="008D01B3"/>
    <w:rsid w:val="008D1B91"/>
    <w:rsid w:val="008D26B9"/>
    <w:rsid w:val="008D53D6"/>
    <w:rsid w:val="008D724A"/>
    <w:rsid w:val="008E7A3E"/>
    <w:rsid w:val="008F41FD"/>
    <w:rsid w:val="008F4479"/>
    <w:rsid w:val="008F44E8"/>
    <w:rsid w:val="008F4BA0"/>
    <w:rsid w:val="00901726"/>
    <w:rsid w:val="00905E00"/>
    <w:rsid w:val="00916CEC"/>
    <w:rsid w:val="00920E6A"/>
    <w:rsid w:val="00931816"/>
    <w:rsid w:val="00932C71"/>
    <w:rsid w:val="009509D5"/>
    <w:rsid w:val="009538F5"/>
    <w:rsid w:val="00957187"/>
    <w:rsid w:val="00960255"/>
    <w:rsid w:val="009603E1"/>
    <w:rsid w:val="00961C9D"/>
    <w:rsid w:val="00963065"/>
    <w:rsid w:val="0097151F"/>
    <w:rsid w:val="00972AE2"/>
    <w:rsid w:val="00973777"/>
    <w:rsid w:val="00976E78"/>
    <w:rsid w:val="009775C0"/>
    <w:rsid w:val="00981F23"/>
    <w:rsid w:val="00990634"/>
    <w:rsid w:val="00991733"/>
    <w:rsid w:val="00992078"/>
    <w:rsid w:val="00992BE3"/>
    <w:rsid w:val="009A1467"/>
    <w:rsid w:val="009A6464"/>
    <w:rsid w:val="009B69F5"/>
    <w:rsid w:val="009C15B3"/>
    <w:rsid w:val="009C18BA"/>
    <w:rsid w:val="009C5FF7"/>
    <w:rsid w:val="009C6292"/>
    <w:rsid w:val="009C6A80"/>
    <w:rsid w:val="009D15DB"/>
    <w:rsid w:val="009D3133"/>
    <w:rsid w:val="009E160D"/>
    <w:rsid w:val="009E2F8D"/>
    <w:rsid w:val="009F1CBB"/>
    <w:rsid w:val="009F3305"/>
    <w:rsid w:val="009F6FB2"/>
    <w:rsid w:val="00A0214B"/>
    <w:rsid w:val="00A071C0"/>
    <w:rsid w:val="00A07F31"/>
    <w:rsid w:val="00A10962"/>
    <w:rsid w:val="00A22670"/>
    <w:rsid w:val="00A24B35"/>
    <w:rsid w:val="00A271BA"/>
    <w:rsid w:val="00A27F86"/>
    <w:rsid w:val="00A42572"/>
    <w:rsid w:val="00A431C6"/>
    <w:rsid w:val="00A54315"/>
    <w:rsid w:val="00A60FBC"/>
    <w:rsid w:val="00A65C0B"/>
    <w:rsid w:val="00A776BA"/>
    <w:rsid w:val="00A80B4B"/>
    <w:rsid w:val="00A81FD2"/>
    <w:rsid w:val="00A83CD2"/>
    <w:rsid w:val="00A8441A"/>
    <w:rsid w:val="00A8674A"/>
    <w:rsid w:val="00A90F8B"/>
    <w:rsid w:val="00A96E24"/>
    <w:rsid w:val="00AA6F6E"/>
    <w:rsid w:val="00AB122B"/>
    <w:rsid w:val="00AB21B0"/>
    <w:rsid w:val="00AB48D3"/>
    <w:rsid w:val="00AC6E9C"/>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10F8"/>
    <w:rsid w:val="00B24662"/>
    <w:rsid w:val="00B3569C"/>
    <w:rsid w:val="00B43676"/>
    <w:rsid w:val="00B5602D"/>
    <w:rsid w:val="00B60125"/>
    <w:rsid w:val="00B6656B"/>
    <w:rsid w:val="00B71625"/>
    <w:rsid w:val="00B75726"/>
    <w:rsid w:val="00B75C54"/>
    <w:rsid w:val="00B86AB0"/>
    <w:rsid w:val="00B8710E"/>
    <w:rsid w:val="00B92A93"/>
    <w:rsid w:val="00BA17A8"/>
    <w:rsid w:val="00BA3C33"/>
    <w:rsid w:val="00BB0878"/>
    <w:rsid w:val="00BB1879"/>
    <w:rsid w:val="00BB45E9"/>
    <w:rsid w:val="00BC0ABE"/>
    <w:rsid w:val="00BC30DB"/>
    <w:rsid w:val="00BC64FF"/>
    <w:rsid w:val="00BC7AAE"/>
    <w:rsid w:val="00BC7C37"/>
    <w:rsid w:val="00BD2244"/>
    <w:rsid w:val="00BE6472"/>
    <w:rsid w:val="00BF29B8"/>
    <w:rsid w:val="00BF46EA"/>
    <w:rsid w:val="00C07769"/>
    <w:rsid w:val="00C07D05"/>
    <w:rsid w:val="00C10856"/>
    <w:rsid w:val="00C203FA"/>
    <w:rsid w:val="00C23650"/>
    <w:rsid w:val="00C244F5"/>
    <w:rsid w:val="00C24AC2"/>
    <w:rsid w:val="00C3164F"/>
    <w:rsid w:val="00C31B5E"/>
    <w:rsid w:val="00C34D3E"/>
    <w:rsid w:val="00C35B37"/>
    <w:rsid w:val="00C3747A"/>
    <w:rsid w:val="00C37F29"/>
    <w:rsid w:val="00C56DCC"/>
    <w:rsid w:val="00C57075"/>
    <w:rsid w:val="00C72AFE"/>
    <w:rsid w:val="00C81619"/>
    <w:rsid w:val="00C93293"/>
    <w:rsid w:val="00CA013C"/>
    <w:rsid w:val="00CA6D6D"/>
    <w:rsid w:val="00CC2CE1"/>
    <w:rsid w:val="00CC4B14"/>
    <w:rsid w:val="00CC7A4E"/>
    <w:rsid w:val="00CD1359"/>
    <w:rsid w:val="00CD4C83"/>
    <w:rsid w:val="00D01EDC"/>
    <w:rsid w:val="00D03D24"/>
    <w:rsid w:val="00D03DE0"/>
    <w:rsid w:val="00D03E71"/>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52A6"/>
    <w:rsid w:val="00D92077"/>
    <w:rsid w:val="00D951E2"/>
    <w:rsid w:val="00D9565A"/>
    <w:rsid w:val="00DA3088"/>
    <w:rsid w:val="00DB2337"/>
    <w:rsid w:val="00DB5F87"/>
    <w:rsid w:val="00DB600A"/>
    <w:rsid w:val="00DB699B"/>
    <w:rsid w:val="00DC0376"/>
    <w:rsid w:val="00DC099B"/>
    <w:rsid w:val="00DC2BE5"/>
    <w:rsid w:val="00DD4241"/>
    <w:rsid w:val="00DD4C74"/>
    <w:rsid w:val="00DD4CD4"/>
    <w:rsid w:val="00DD65A2"/>
    <w:rsid w:val="00DD6770"/>
    <w:rsid w:val="00DE0749"/>
    <w:rsid w:val="00DE1CE2"/>
    <w:rsid w:val="00DF1210"/>
    <w:rsid w:val="00DF31E9"/>
    <w:rsid w:val="00DF400D"/>
    <w:rsid w:val="00DF5C23"/>
    <w:rsid w:val="00DF6564"/>
    <w:rsid w:val="00E00E57"/>
    <w:rsid w:val="00E01DAD"/>
    <w:rsid w:val="00E021DC"/>
    <w:rsid w:val="00E03F91"/>
    <w:rsid w:val="00E064EF"/>
    <w:rsid w:val="00E064F2"/>
    <w:rsid w:val="00E0717B"/>
    <w:rsid w:val="00E15598"/>
    <w:rsid w:val="00E20D65"/>
    <w:rsid w:val="00E353A2"/>
    <w:rsid w:val="00E36881"/>
    <w:rsid w:val="00E406BB"/>
    <w:rsid w:val="00E42E4C"/>
    <w:rsid w:val="00E47013"/>
    <w:rsid w:val="00E541F9"/>
    <w:rsid w:val="00E57B79"/>
    <w:rsid w:val="00E63419"/>
    <w:rsid w:val="00E64496"/>
    <w:rsid w:val="00E72115"/>
    <w:rsid w:val="00E7558D"/>
    <w:rsid w:val="00E8322E"/>
    <w:rsid w:val="00E903E0"/>
    <w:rsid w:val="00E9481F"/>
    <w:rsid w:val="00EA1115"/>
    <w:rsid w:val="00EA25E8"/>
    <w:rsid w:val="00EA39EB"/>
    <w:rsid w:val="00EA58CE"/>
    <w:rsid w:val="00EB33FF"/>
    <w:rsid w:val="00EB3D1A"/>
    <w:rsid w:val="00EC2759"/>
    <w:rsid w:val="00EC63DB"/>
    <w:rsid w:val="00EC7106"/>
    <w:rsid w:val="00ED0120"/>
    <w:rsid w:val="00ED3BBA"/>
    <w:rsid w:val="00ED4CD0"/>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D16"/>
    <w:rsid w:val="00F57FFB"/>
    <w:rsid w:val="00F601E6"/>
    <w:rsid w:val="00F73954"/>
    <w:rsid w:val="00F806A7"/>
    <w:rsid w:val="00F94060"/>
    <w:rsid w:val="00FA18D4"/>
    <w:rsid w:val="00FA56F6"/>
    <w:rsid w:val="00FB329D"/>
    <w:rsid w:val="00FB5FB8"/>
    <w:rsid w:val="00FC27E3"/>
    <w:rsid w:val="00FC74C7"/>
    <w:rsid w:val="00FD451D"/>
    <w:rsid w:val="00FD5B22"/>
    <w:rsid w:val="00FD6C06"/>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657B8"/>
  <w14:defaultImageDpi w14:val="300"/>
  <w15:docId w15:val="{BD579A27-D780-0545-BB42-756AD99FD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C93293"/>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C932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unhideWhenUsed/>
    <w:qFormat/>
    <w:rsid w:val="00C932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Foldover,3: Cite,Heading 3 Char1 Char Char,Citation Char Char Char Char,Citation Char1 Char Char,Bold Cite,Tag Char Char,Cite 1,Read Char,Heading 3 Char Char1 Char Char,Read Char Ch,Text 7,no,Cite ,Char1 Char,n"/>
    <w:basedOn w:val="Normal"/>
    <w:next w:val="Normal"/>
    <w:link w:val="Heading3Char"/>
    <w:uiPriority w:val="9"/>
    <w:unhideWhenUsed/>
    <w:qFormat/>
    <w:rsid w:val="00C932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Ch,Big card,body,small text,Normal Tag,small space,no read,No Spacing211,No Spacing12,No Spacing2111,T,ta,t,Ta,CD - Cite,No Spacing4,No Spacing5, Ch"/>
    <w:basedOn w:val="Normal"/>
    <w:next w:val="Normal"/>
    <w:link w:val="Heading4Char"/>
    <w:uiPriority w:val="9"/>
    <w:unhideWhenUsed/>
    <w:qFormat/>
    <w:rsid w:val="00C9329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C932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9"/>
    <w:rsid w:val="00C93293"/>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Foldover Char,3: Cite Char,Heading 3 Char1 Char Char Char,Citation Char Char Char Char Char,Citation Char1 Char Char Char,Bold Cite Char,Tag Char Char Char,Cite 1 Char,Read Char Char,no Char"/>
    <w:basedOn w:val="DefaultParagraphFont"/>
    <w:link w:val="Heading3"/>
    <w:uiPriority w:val="9"/>
    <w:rsid w:val="00C93293"/>
    <w:rPr>
      <w:rFonts w:ascii="Calibri" w:eastAsiaTheme="majorEastAsia" w:hAnsi="Calibri" w:cstheme="majorBidi"/>
      <w:b/>
      <w:sz w:val="32"/>
      <w:u w:val="single"/>
    </w:rPr>
  </w:style>
  <w:style w:type="character" w:customStyle="1" w:styleId="Heading4Char">
    <w:name w:val="Heading 4 Char"/>
    <w:aliases w:val="Tag Char,heading 2 Char,Heading 2 Char2 Char Char,Heading 2 Char1 Char Char Char,Heading 2 Char Char Char Char Char,TAG Char,Ch Char,Big card Char,body Char,small text Char,Normal Tag Char,small space Char,no read Char,No Spacing211 Char"/>
    <w:basedOn w:val="DefaultParagraphFont"/>
    <w:link w:val="Heading4"/>
    <w:uiPriority w:val="9"/>
    <w:rsid w:val="00C93293"/>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1"/>
    <w:qFormat/>
    <w:rsid w:val="00C93293"/>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Intense Emphasis111,Intense Emphasis1111,Intense Emphasis3,Intense Emphasis11111,ci"/>
    <w:basedOn w:val="DefaultParagraphFont"/>
    <w:uiPriority w:val="1"/>
    <w:qFormat/>
    <w:rsid w:val="00C93293"/>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C9329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93293"/>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C93293"/>
    <w:rPr>
      <w:color w:val="auto"/>
      <w:u w:val="none"/>
    </w:rPr>
  </w:style>
  <w:style w:type="paragraph" w:styleId="DocumentMap">
    <w:name w:val="Document Map"/>
    <w:basedOn w:val="Normal"/>
    <w:link w:val="DocumentMapChar"/>
    <w:uiPriority w:val="99"/>
    <w:semiHidden/>
    <w:unhideWhenUsed/>
    <w:rsid w:val="00D03E7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03E71"/>
    <w:rPr>
      <w:rFonts w:ascii="Lucida Grande" w:hAnsi="Lucida Grande" w:cs="Lucida Grande"/>
    </w:rPr>
  </w:style>
  <w:style w:type="character" w:styleId="UnresolvedMention">
    <w:name w:val="Unresolved Mention"/>
    <w:basedOn w:val="DefaultParagraphFont"/>
    <w:uiPriority w:val="99"/>
    <w:rsid w:val="008F44E8"/>
    <w:rPr>
      <w:color w:val="605E5C"/>
      <w:shd w:val="clear" w:color="auto" w:fill="E1DFDD"/>
    </w:rPr>
  </w:style>
  <w:style w:type="character" w:styleId="CommentReference">
    <w:name w:val="annotation reference"/>
    <w:basedOn w:val="DefaultParagraphFont"/>
    <w:uiPriority w:val="99"/>
    <w:semiHidden/>
    <w:unhideWhenUsed/>
    <w:rsid w:val="004A780F"/>
    <w:rPr>
      <w:sz w:val="16"/>
      <w:szCs w:val="16"/>
    </w:rPr>
  </w:style>
  <w:style w:type="paragraph" w:styleId="CommentText">
    <w:name w:val="annotation text"/>
    <w:basedOn w:val="Normal"/>
    <w:link w:val="CommentTextChar"/>
    <w:uiPriority w:val="99"/>
    <w:unhideWhenUsed/>
    <w:rsid w:val="004A780F"/>
    <w:pPr>
      <w:spacing w:line="240" w:lineRule="auto"/>
    </w:pPr>
    <w:rPr>
      <w:sz w:val="20"/>
      <w:szCs w:val="20"/>
    </w:rPr>
  </w:style>
  <w:style w:type="character" w:customStyle="1" w:styleId="CommentTextChar">
    <w:name w:val="Comment Text Char"/>
    <w:basedOn w:val="DefaultParagraphFont"/>
    <w:link w:val="CommentText"/>
    <w:uiPriority w:val="99"/>
    <w:rsid w:val="004A780F"/>
    <w:rPr>
      <w:rFonts w:ascii="Calibri" w:hAnsi="Calibri"/>
      <w:sz w:val="20"/>
      <w:szCs w:val="20"/>
    </w:rPr>
  </w:style>
  <w:style w:type="paragraph" w:styleId="BalloonText">
    <w:name w:val="Balloon Text"/>
    <w:basedOn w:val="Normal"/>
    <w:link w:val="BalloonTextChar"/>
    <w:uiPriority w:val="99"/>
    <w:semiHidden/>
    <w:unhideWhenUsed/>
    <w:rsid w:val="004A780F"/>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A780F"/>
    <w:rPr>
      <w:rFonts w:ascii="Times New Roman" w:hAnsi="Times New Roman" w:cs="Times New Roman"/>
      <w:sz w:val="18"/>
      <w:szCs w:val="18"/>
    </w:rPr>
  </w:style>
  <w:style w:type="paragraph" w:styleId="NormalWeb">
    <w:name w:val="Normal (Web)"/>
    <w:basedOn w:val="Normal"/>
    <w:uiPriority w:val="99"/>
    <w:semiHidden/>
    <w:unhideWhenUsed/>
    <w:rsid w:val="000E5F16"/>
    <w:pPr>
      <w:spacing w:before="100" w:beforeAutospacing="1" w:after="100" w:afterAutospacing="1"/>
    </w:pPr>
    <w:rPr>
      <w:rFonts w:eastAsia="Times New Roman" w:cs="Times New Roman"/>
    </w:rPr>
  </w:style>
  <w:style w:type="paragraph" w:customStyle="1" w:styleId="textbold">
    <w:name w:val="text bold"/>
    <w:basedOn w:val="Normal"/>
    <w:link w:val="Emphasis"/>
    <w:uiPriority w:val="20"/>
    <w:qFormat/>
    <w:rsid w:val="00B210F8"/>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paragraph" w:customStyle="1" w:styleId="Emphasize">
    <w:name w:val="Emphasize"/>
    <w:basedOn w:val="Normal"/>
    <w:uiPriority w:val="20"/>
    <w:qFormat/>
    <w:rsid w:val="00B210F8"/>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eastAsiaTheme="minorEastAsia" w:hAnsi="Times New Roman" w:cstheme="minorBidi"/>
      <w:b/>
      <w:iCs/>
      <w:sz w:val="24"/>
      <w:szCs w:val="24"/>
      <w:u w:val="single"/>
    </w:rPr>
  </w:style>
  <w:style w:type="character" w:customStyle="1" w:styleId="apple-converted-space">
    <w:name w:val="apple-converted-space"/>
    <w:basedOn w:val="DefaultParagraphFont"/>
    <w:rsid w:val="00B210F8"/>
  </w:style>
  <w:style w:type="paragraph" w:customStyle="1" w:styleId="paragraph">
    <w:name w:val="paragraph"/>
    <w:basedOn w:val="Normal"/>
    <w:rsid w:val="00B210F8"/>
    <w:pPr>
      <w:spacing w:before="100" w:beforeAutospacing="1" w:after="100" w:afterAutospacing="1" w:line="240" w:lineRule="auto"/>
      <w:jc w:val="both"/>
    </w:pPr>
    <w:rPr>
      <w:rFonts w:ascii="Times New Roman" w:eastAsia="Times New Roman" w:hAnsi="Times New Roman"/>
      <w:sz w:val="24"/>
    </w:rPr>
  </w:style>
  <w:style w:type="character" w:customStyle="1" w:styleId="normaltextrun">
    <w:name w:val="normaltextrun"/>
    <w:basedOn w:val="DefaultParagraphFont"/>
    <w:rsid w:val="00B210F8"/>
  </w:style>
  <w:style w:type="character" w:customStyle="1" w:styleId="eop">
    <w:name w:val="eop"/>
    <w:basedOn w:val="DefaultParagraphFont"/>
    <w:rsid w:val="00B210F8"/>
  </w:style>
  <w:style w:type="character" w:customStyle="1" w:styleId="spellingerror">
    <w:name w:val="spellingerror"/>
    <w:basedOn w:val="DefaultParagraphFont"/>
    <w:rsid w:val="00B210F8"/>
  </w:style>
  <w:style w:type="character" w:customStyle="1" w:styleId="TitleChar">
    <w:name w:val="Title Char"/>
    <w:basedOn w:val="DefaultParagraphFont"/>
    <w:link w:val="Title"/>
    <w:uiPriority w:val="6"/>
    <w:qFormat/>
    <w:rsid w:val="00B210F8"/>
    <w:rPr>
      <w:rFonts w:ascii="Times New Roman" w:hAnsi="Times New Roman"/>
      <w:b/>
      <w:u w:val="single"/>
    </w:rPr>
  </w:style>
  <w:style w:type="paragraph" w:styleId="Title">
    <w:name w:val="Title"/>
    <w:basedOn w:val="Normal"/>
    <w:next w:val="Normal"/>
    <w:link w:val="TitleChar"/>
    <w:uiPriority w:val="6"/>
    <w:qFormat/>
    <w:rsid w:val="00B210F8"/>
    <w:pPr>
      <w:pBdr>
        <w:bottom w:val="single" w:sz="8" w:space="4" w:color="4F81BD"/>
      </w:pBdr>
      <w:spacing w:after="300" w:line="240" w:lineRule="auto"/>
      <w:contextualSpacing/>
      <w:jc w:val="both"/>
    </w:pPr>
    <w:rPr>
      <w:rFonts w:ascii="Times New Roman" w:eastAsiaTheme="minorEastAsia" w:hAnsi="Times New Roman" w:cstheme="minorBidi"/>
      <w:b/>
      <w:sz w:val="24"/>
      <w:szCs w:val="24"/>
      <w:u w:val="single"/>
    </w:rPr>
  </w:style>
  <w:style w:type="character" w:customStyle="1" w:styleId="TitleChar1">
    <w:name w:val="Title Char1"/>
    <w:basedOn w:val="DefaultParagraphFont"/>
    <w:uiPriority w:val="10"/>
    <w:rsid w:val="00B210F8"/>
    <w:rPr>
      <w:rFonts w:asciiTheme="majorHAnsi" w:eastAsiaTheme="majorEastAsia" w:hAnsiTheme="majorHAnsi" w:cstheme="majorBidi"/>
      <w:spacing w:val="-10"/>
      <w:kern w:val="28"/>
      <w:sz w:val="56"/>
      <w:szCs w:val="56"/>
    </w:rPr>
  </w:style>
  <w:style w:type="paragraph" w:styleId="ListParagraph">
    <w:name w:val="List Paragraph"/>
    <w:aliases w:val="6 font"/>
    <w:basedOn w:val="Normal"/>
    <w:uiPriority w:val="34"/>
    <w:qFormat/>
    <w:rsid w:val="00B210F8"/>
    <w:pPr>
      <w:spacing w:after="0" w:line="240" w:lineRule="auto"/>
      <w:ind w:left="720"/>
      <w:contextualSpacing/>
      <w:jc w:val="both"/>
    </w:pPr>
    <w:rPr>
      <w:rFonts w:ascii="Times New Roman" w:eastAsiaTheme="minorEastAsia" w:hAnsi="Times New Roman" w:cstheme="minorBidi"/>
      <w:sz w:val="24"/>
      <w:szCs w:val="24"/>
    </w:rPr>
  </w:style>
  <w:style w:type="paragraph" w:customStyle="1" w:styleId="p1">
    <w:name w:val="p1"/>
    <w:basedOn w:val="Normal"/>
    <w:rsid w:val="00B210F8"/>
    <w:pPr>
      <w:spacing w:after="0" w:line="240" w:lineRule="auto"/>
    </w:pPr>
    <w:rPr>
      <w:rFonts w:ascii="Helvetica Neue" w:eastAsiaTheme="minorEastAsia" w:hAnsi="Helvetica Neue" w:cs="Times New Roman"/>
      <w:color w:val="454545"/>
      <w:sz w:val="18"/>
      <w:szCs w:val="18"/>
    </w:rPr>
  </w:style>
  <w:style w:type="paragraph" w:customStyle="1" w:styleId="p2">
    <w:name w:val="p2"/>
    <w:basedOn w:val="Normal"/>
    <w:rsid w:val="00B210F8"/>
    <w:pPr>
      <w:spacing w:after="0" w:line="240" w:lineRule="auto"/>
    </w:pPr>
    <w:rPr>
      <w:rFonts w:ascii="Helvetica Neue" w:eastAsiaTheme="minorEastAsia" w:hAnsi="Helvetica Neue" w:cs="Times New Roman"/>
      <w:color w:val="454545"/>
      <w:sz w:val="18"/>
      <w:szCs w:val="18"/>
    </w:rPr>
  </w:style>
  <w:style w:type="character" w:customStyle="1" w:styleId="s1">
    <w:name w:val="s1"/>
    <w:basedOn w:val="DefaultParagraphFont"/>
    <w:rsid w:val="00B210F8"/>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98443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is.gov.uk/foresight/our-work/projects/published-projects/global-migration/reports-publications%20" TargetMode="External"/><Relationship Id="rId21" Type="http://schemas.openxmlformats.org/officeDocument/2006/relationships/hyperlink" Target="http://www.unicef.org/infobycountry/philippines_71516.html" TargetMode="External"/><Relationship Id="rId34" Type="http://schemas.openxmlformats.org/officeDocument/2006/relationships/image" Target="media/image2.png"/><Relationship Id="rId42" Type="http://schemas.openxmlformats.org/officeDocument/2006/relationships/hyperlink" Target="https://www.nationalreview.com/2012/04/carbon-emissions-are-good-robert-zubrin/" TargetMode="External"/><Relationship Id="rId47" Type="http://schemas.openxmlformats.org/officeDocument/2006/relationships/hyperlink" Target="https://www.express.co.uk/news/science/897472/ice-age-global-warming-climate-change-solar-minimum" TargetMode="External"/><Relationship Id="rId50" Type="http://schemas.openxmlformats.org/officeDocument/2006/relationships/hyperlink" Target="https://www.unilad.co.uk/science/scientists-predict-new-ice-age-by-2019-as-sun-goes-blank/" TargetMode="External"/><Relationship Id="rId55" Type="http://schemas.openxmlformats.org/officeDocument/2006/relationships/hyperlink" Target="https://insideclimatenews.org/news/25072018/republican-carbon-tax-bill-carlos-curbelo-congress-climate-change-regulation-highway-funding-gas-trade-offs" TargetMode="External"/><Relationship Id="rId63" Type="http://schemas.openxmlformats.org/officeDocument/2006/relationships/hyperlink" Target="http://thehill.com/opinion/immigration/375884-the-trump-base-is-just-fine-with-the-immigration-stalemate-in-congress"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washingtonpost.com/news/wonk/wp/2018/02/16/u-s-immigration-is-less-welcoming-than-24-major-nations-trumps-plan-would-put-us-behind-28/?noredirect=on&amp;utm_term=.3ac4eb5108da" TargetMode="External"/><Relationship Id="rId29" Type="http://schemas.openxmlformats.org/officeDocument/2006/relationships/hyperlink" Target="http://www.pnas.org/content/111/6/2100.short?rss=1" TargetMode="External"/><Relationship Id="rId11" Type="http://schemas.openxmlformats.org/officeDocument/2006/relationships/hyperlink" Target="https://www.washingtonpost.com/news/theworldpost/wp/2017/11/03/paris-agreement/?utm_term=.07e59730b77b)" TargetMode="External"/><Relationship Id="rId24" Type="http://schemas.openxmlformats.org/officeDocument/2006/relationships/hyperlink" Target="http://pubs.iied.org/pdfs/10590IIED.pdf" TargetMode="External"/><Relationship Id="rId32" Type="http://schemas.openxmlformats.org/officeDocument/2006/relationships/hyperlink" Target="https://onlinelibrary.wiley.com/doi/full/10.1111/1758-5899.12404" TargetMode="External"/><Relationship Id="rId37" Type="http://schemas.openxmlformats.org/officeDocument/2006/relationships/hyperlink" Target="http://www.thegwpf.org/content/uploads/2015/10/benefits1.pdf" TargetMode="External"/><Relationship Id="rId40" Type="http://schemas.openxmlformats.org/officeDocument/2006/relationships/hyperlink" Target="https://www.theguardian.com/environment/2018/apr/26/were-doomed-mayer-hillman-on-the-climate-reality-no-one-else-will-dare-mention" TargetMode="External"/><Relationship Id="rId45" Type="http://schemas.openxmlformats.org/officeDocument/2006/relationships/hyperlink" Target="https://www.independent.co.uk/environment/climate-change/climate-change-co2-emissions-will-delay-next-ice-age-by-100000-years-a6810436.html" TargetMode="External"/><Relationship Id="rId53" Type="http://schemas.openxmlformats.org/officeDocument/2006/relationships/hyperlink" Target="http://www.abc.net.au/news/science/2016-06-15/what-is-an-ice-age-explainer/7185002?scrlybrkr=2fe62216" TargetMode="External"/><Relationship Id="rId58" Type="http://schemas.openxmlformats.org/officeDocument/2006/relationships/hyperlink" Target="https://www.nytimes.com/2014/12/19/us/mastering-the-art-of-secret-negotiations.html" TargetMode="External"/><Relationship Id="rId66" Type="http://schemas.openxmlformats.org/officeDocument/2006/relationships/hyperlink" Target="https://socialistproject.ca/2017/05/b1414/" TargetMode="External"/><Relationship Id="rId5" Type="http://schemas.openxmlformats.org/officeDocument/2006/relationships/numbering" Target="numbering.xml"/><Relationship Id="rId61" Type="http://schemas.openxmlformats.org/officeDocument/2006/relationships/hyperlink" Target="https://www.ecowatch.com/climate-refugees-trump-2580057839.html" TargetMode="External"/><Relationship Id="rId19" Type="http://schemas.openxmlformats.org/officeDocument/2006/relationships/hyperlink" Target="https://onlinelibrary.wiley.com/doi/full/10.1111/1758-5899.12404" TargetMode="External"/><Relationship Id="rId14" Type="http://schemas.openxmlformats.org/officeDocument/2006/relationships/hyperlink" Target="https://www.politico.com/magazine/story/2018/03/19/how-america-fell-behind-the-world-on-immigration-217658" TargetMode="External"/><Relationship Id="rId22" Type="http://schemas.openxmlformats.org/officeDocument/2006/relationships/hyperlink" Target="http://www.nrc.no/?aid=9661151" TargetMode="External"/><Relationship Id="rId27" Type="http://schemas.openxmlformats.org/officeDocument/2006/relationships/hyperlink" Target="http://www.sciencemag.org/content/341/6151/1235367.abstract" TargetMode="External"/><Relationship Id="rId30" Type="http://schemas.openxmlformats.org/officeDocument/2006/relationships/hyperlink" Target="https://ssrn.com/abstract=3055415" TargetMode="External"/><Relationship Id="rId35" Type="http://schemas.openxmlformats.org/officeDocument/2006/relationships/image" Target="media/image3.png"/><Relationship Id="rId43" Type="http://schemas.openxmlformats.org/officeDocument/2006/relationships/hyperlink" Target="http://www.rationaloptimist.com/blog/the-benefits-of-carbon-dioxide/" TargetMode="External"/><Relationship Id="rId48" Type="http://schemas.openxmlformats.org/officeDocument/2006/relationships/hyperlink" Target="https://news.nationalgeographic.com/news/2005/11/1130_051130_ice_age.html" TargetMode="External"/><Relationship Id="rId56" Type="http://schemas.openxmlformats.org/officeDocument/2006/relationships/hyperlink" Target="http://studentorgs.law.unc.edu/documents/elp/2016/m_gauthier.pdf" TargetMode="External"/><Relationship Id="rId64" Type="http://schemas.openxmlformats.org/officeDocument/2006/relationships/hyperlink" Target="http://climateandcapitalism.com/2012/08/23/the-green-economy-not-capitalisms-final-frontier/" TargetMode="External"/><Relationship Id="rId8" Type="http://schemas.openxmlformats.org/officeDocument/2006/relationships/webSettings" Target="webSettings.xml"/><Relationship Id="rId51" Type="http://schemas.openxmlformats.org/officeDocument/2006/relationships/hyperlink" Target="https://www.thenewamerican.com/tech/environment/item/27814-from-nice-age-to-ice-age-drastic-global-cool-down-predicted" TargetMode="External"/><Relationship Id="rId3" Type="http://schemas.openxmlformats.org/officeDocument/2006/relationships/customXml" Target="../customXml/item3.xml"/><Relationship Id="rId12" Type="http://schemas.openxmlformats.org/officeDocument/2006/relationships/hyperlink" Target="https://doi.org/10.1111/1758-5899.12404)" TargetMode="External"/><Relationship Id="rId17" Type="http://schemas.openxmlformats.org/officeDocument/2006/relationships/hyperlink" Target="https://www.washingtonpost.com/world/europe/germany-used-to-be-the-promised-land-for-migrants-now-its-turning-back-more-of-them/2016/09/27/6b5c7a7a-7a7c-11e6-8064-c1ddc8a724bb_story.html?utm_term=.069ade9af40c&amp;tid=a_mcntx" TargetMode="External"/><Relationship Id="rId25" Type="http://schemas.openxmlformats.org/officeDocument/2006/relationships/hyperlink" Target="http://www.tandfonline.com/doi/abs/10.1080/17565529.2013.835707" TargetMode="External"/><Relationship Id="rId33" Type="http://schemas.openxmlformats.org/officeDocument/2006/relationships/image" Target="media/image1.png"/><Relationship Id="rId38" Type="http://schemas.openxmlformats.org/officeDocument/2006/relationships/hyperlink" Target="http://www.thegwpf.org/content/uploads/2015/12/Truth-about-China.pdf" TargetMode="External"/><Relationship Id="rId46" Type="http://schemas.openxmlformats.org/officeDocument/2006/relationships/hyperlink" Target="https://business.financialpost.com/opinion/lawrence-solomon-proof-that-a-new-ice-age-has-already-started-is-stronger-than-ever-and-we-couldnt-be-less-prepared" TargetMode="External"/><Relationship Id="rId59" Type="http://schemas.openxmlformats.org/officeDocument/2006/relationships/hyperlink" Target="http://climatescience.oxfordre.com/view/10.1093/acrefore/9780190228620.001.0001/acrefore-9780190228620-e-42)" TargetMode="External"/><Relationship Id="rId67" Type="http://schemas.openxmlformats.org/officeDocument/2006/relationships/fontTable" Target="fontTable.xml"/><Relationship Id="rId20" Type="http://schemas.openxmlformats.org/officeDocument/2006/relationships/hyperlink" Target="http://reliefweb.int/disaster/ff-2012-000148-pak" TargetMode="External"/><Relationship Id="rId41" Type="http://schemas.openxmlformats.org/officeDocument/2006/relationships/hyperlink" Target="https://grist.org/climate-energy/climate-scientists-its-basically-too-late-to-stop-warming/" TargetMode="External"/><Relationship Id="rId54" Type="http://schemas.openxmlformats.org/officeDocument/2006/relationships/hyperlink" Target="https://www.audubon.org/news/republican-carlos-curbelo-ready-unite-congress-against-climate-change" TargetMode="External"/><Relationship Id="rId62" Type="http://schemas.openxmlformats.org/officeDocument/2006/relationships/hyperlink" Target="https://twitter.com/realdonaldtrump/status/26589529219124838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crossroads.earth/" TargetMode="External"/><Relationship Id="rId23" Type="http://schemas.openxmlformats.org/officeDocument/2006/relationships/hyperlink" Target="http://www.internal-displacement.org/publications/global-overview-2012" TargetMode="External"/><Relationship Id="rId28" Type="http://schemas.openxmlformats.org/officeDocument/2006/relationships/hyperlink" Target="http://www.newsecuritybeat.org/2013/09/climate-lead-conflict-provocative-study-leaves-questions/" TargetMode="External"/><Relationship Id="rId36" Type="http://schemas.openxmlformats.org/officeDocument/2006/relationships/hyperlink" Target="http://www.jonatasmuller.com/x-risks.pdf" TargetMode="External"/><Relationship Id="rId49" Type="http://schemas.openxmlformats.org/officeDocument/2006/relationships/hyperlink" Target="https://www.outerplaces.com/science/item/17410-mini-ice-age-will-hit-the-earth-in-five-years" TargetMode="External"/><Relationship Id="rId57" Type="http://schemas.openxmlformats.org/officeDocument/2006/relationships/hyperlink" Target="https://www.nytimes.com/2014/12/19/us/mastering-the-art-of-secret-negotiations.html" TargetMode="External"/><Relationship Id="rId10" Type="http://schemas.openxmlformats.org/officeDocument/2006/relationships/hyperlink" Target="https://doi.org/10.1111/1758-5899.12404)" TargetMode="External"/><Relationship Id="rId31" Type="http://schemas.openxmlformats.org/officeDocument/2006/relationships/hyperlink" Target="https://www.newsecuritybeat.org/2016/08/left-behind-fully-incorporating-gender-climate-discourse/" TargetMode="External"/><Relationship Id="rId44" Type="http://schemas.openxmlformats.org/officeDocument/2006/relationships/hyperlink" Target="https://www.express.co.uk/news/science/729767/Ice-age-prediction-sun-hibernates-global-cooling-climate-change" TargetMode="External"/><Relationship Id="rId52" Type="http://schemas.openxmlformats.org/officeDocument/2006/relationships/hyperlink" Target="https://www.thenewamerican.com/tech/environment/item/27814-from-nice-age-to-ice-age-drastic-global-cool-down-predicted" TargetMode="External"/><Relationship Id="rId60" Type="http://schemas.openxmlformats.org/officeDocument/2006/relationships/hyperlink" Target="https://deepblue.lib.umich.edu/bitstream/handle/2027.42/139659/soods.pdf?sequence=1&amp;isAllowed=y" TargetMode="External"/><Relationship Id="rId65" Type="http://schemas.openxmlformats.org/officeDocument/2006/relationships/hyperlink" Target="http://climateandcapitalism.com/2012/06/19/kari-oca-2-declaration/" TargetMode="External"/><Relationship Id="rId4" Type="http://schemas.openxmlformats.org/officeDocument/2006/relationships/customXml" Target="../customXml/item4.xml"/><Relationship Id="rId9" Type="http://schemas.openxmlformats.org/officeDocument/2006/relationships/hyperlink" Target="https://www.greenpeace.de/sites/www.greenpeace.de/files/20170524-greenpeace-studie-climate-change-migration-displacement-engl.pdf" TargetMode="External"/><Relationship Id="rId13" Type="http://schemas.openxmlformats.org/officeDocument/2006/relationships/hyperlink" Target="https://onlinelibrary.wiley.com/doi/full/10.1111/1758-5899.12404" TargetMode="External"/><Relationship Id="rId18" Type="http://schemas.openxmlformats.org/officeDocument/2006/relationships/hyperlink" Target="http://www.cavalierdaily.com/article/2017/09/asch-america-first-is-making-america-fall-behind" TargetMode="External"/><Relationship Id="rId39" Type="http://schemas.openxmlformats.org/officeDocument/2006/relationships/hyperlink" Target="https://www.independent.co.uk/news/science/donald-trump-climate-change-policy-global-warming-expert-thomas-crowther-a7450236.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D1101DE-090D-D44B-876B-EF255D494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C:\Users\David\AppData\Roaming\Microsoft\Templates\Debate.dotm</Template>
  <TotalTime>110</TotalTime>
  <Pages>1</Pages>
  <Words>84528</Words>
  <Characters>481814</Characters>
  <Application>Microsoft Office Word</Application>
  <DocSecurity>0</DocSecurity>
  <Lines>4015</Lines>
  <Paragraphs>1130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565212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Watts, Zachary J</dc:creator>
  <cp:keywords>5.2</cp:keywords>
  <dc:description/>
  <cp:lastModifiedBy>Richard A. Garner</cp:lastModifiedBy>
  <cp:revision>103</cp:revision>
  <dcterms:created xsi:type="dcterms:W3CDTF">2018-07-20T15:45:00Z</dcterms:created>
  <dcterms:modified xsi:type="dcterms:W3CDTF">2018-07-26T02:10:00Z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